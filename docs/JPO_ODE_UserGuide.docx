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431257" w14:textId="5657D980" w:rsidR="00314B85" w:rsidRPr="00AC61F8" w:rsidRDefault="00314B85" w:rsidP="00314B85">
      <w:pPr>
        <w:pStyle w:val="NormalArial11"/>
        <w:ind w:left="2880"/>
        <w:jc w:val="left"/>
        <w:rPr>
          <w:b/>
        </w:rPr>
      </w:pPr>
      <w:r w:rsidRPr="00AC61F8">
        <w:rPr>
          <w:b/>
          <w:noProof/>
        </w:rPr>
        <w:drawing>
          <wp:anchor distT="0" distB="0" distL="114300" distR="114300" simplePos="0" relativeHeight="251659264" behindDoc="0" locked="0" layoutInCell="1" allowOverlap="1" wp14:anchorId="2B549F13" wp14:editId="68676DDF">
            <wp:simplePos x="0" y="0"/>
            <wp:positionH relativeFrom="column">
              <wp:posOffset>-914400</wp:posOffset>
            </wp:positionH>
            <wp:positionV relativeFrom="paragraph">
              <wp:posOffset>-923924</wp:posOffset>
            </wp:positionV>
            <wp:extent cx="2130425" cy="10077450"/>
            <wp:effectExtent l="0" t="0" r="3175" b="0"/>
            <wp:wrapNone/>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uecove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130425" cy="10077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C61F8">
        <w:rPr>
          <w:b/>
          <w:noProof/>
        </w:rPr>
        <mc:AlternateContent>
          <mc:Choice Requires="wps">
            <w:drawing>
              <wp:anchor distT="0" distB="0" distL="114300" distR="114300" simplePos="0" relativeHeight="251661312" behindDoc="0" locked="0" layoutInCell="1" allowOverlap="1" wp14:anchorId="62EEF946" wp14:editId="04DDD68A">
                <wp:simplePos x="0" y="0"/>
                <wp:positionH relativeFrom="page">
                  <wp:posOffset>2133600</wp:posOffset>
                </wp:positionH>
                <wp:positionV relativeFrom="page">
                  <wp:posOffset>-9525</wp:posOffset>
                </wp:positionV>
                <wp:extent cx="0" cy="10067925"/>
                <wp:effectExtent l="19050" t="0" r="38100" b="9525"/>
                <wp:wrapNone/>
                <wp:docPr id="18" name="Straight Connector 18"/>
                <wp:cNvGraphicFramePr/>
                <a:graphic xmlns:a="http://schemas.openxmlformats.org/drawingml/2006/main">
                  <a:graphicData uri="http://schemas.microsoft.com/office/word/2010/wordprocessingShape">
                    <wps:wsp>
                      <wps:cNvCnPr/>
                      <wps:spPr>
                        <a:xfrm>
                          <a:off x="0" y="0"/>
                          <a:ext cx="0" cy="10067925"/>
                        </a:xfrm>
                        <a:prstGeom prst="line">
                          <a:avLst/>
                        </a:prstGeom>
                        <a:ln w="571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w14:anchorId="15F1B9D4" id="Straight Connector 18"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68pt,-.75pt" to="168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" strokecolor="#002060" strokeweight="4.5pt">
                <w10:wrap anchorx="page" anchory="page"/>
              </v:line>
            </w:pict>
          </mc:Fallback>
        </mc:AlternateContent>
      </w:r>
    </w:p>
    <w:p w14:paraId="64238ABD" w14:textId="5B96BC24" w:rsidR="00314B85" w:rsidRPr="00AC61F8" w:rsidRDefault="00314B85" w:rsidP="00314B85">
      <w:pPr>
        <w:pStyle w:val="NormalArial11"/>
        <w:ind w:left="2880"/>
        <w:jc w:val="left"/>
        <w:rPr>
          <w:b/>
        </w:rPr>
      </w:pPr>
    </w:p>
    <w:p w14:paraId="428E6DAB" w14:textId="77777777" w:rsidR="00314B85" w:rsidRPr="00961C9B" w:rsidRDefault="00314B85" w:rsidP="00314B85">
      <w:pPr>
        <w:pStyle w:val="NormalArial11"/>
        <w:ind w:left="2880"/>
        <w:jc w:val="left"/>
      </w:pPr>
    </w:p>
    <w:p w14:paraId="6D12205F" w14:textId="77777777" w:rsidR="00314B85" w:rsidRPr="00961C9B" w:rsidRDefault="00314B85" w:rsidP="00314B85">
      <w:pPr>
        <w:pStyle w:val="NormalArial11"/>
        <w:ind w:left="2880"/>
        <w:jc w:val="left"/>
      </w:pPr>
    </w:p>
    <w:p w14:paraId="6B70C1E3" w14:textId="77777777" w:rsidR="00314B85" w:rsidRPr="00961C9B" w:rsidRDefault="00314B85" w:rsidP="00314B85">
      <w:pPr>
        <w:pStyle w:val="NormalArial11"/>
        <w:ind w:left="2880"/>
        <w:jc w:val="left"/>
      </w:pPr>
    </w:p>
    <w:p w14:paraId="5FCB1886" w14:textId="77777777" w:rsidR="00314B85" w:rsidRPr="00961C9B" w:rsidRDefault="00314B85" w:rsidP="00314B85">
      <w:pPr>
        <w:pStyle w:val="NormalArial11"/>
        <w:ind w:left="2880"/>
        <w:jc w:val="left"/>
      </w:pPr>
    </w:p>
    <w:p w14:paraId="0D78BEA6" w14:textId="77777777" w:rsidR="00314B85" w:rsidRPr="00AC61F8" w:rsidRDefault="00314B85" w:rsidP="00314B85">
      <w:pPr>
        <w:pStyle w:val="NormalArial11"/>
        <w:spacing w:before="0" w:after="0"/>
        <w:ind w:left="2880"/>
        <w:jc w:val="left"/>
        <w:rPr>
          <w:rFonts w:ascii="Arial Black" w:hAnsi="Arial Black"/>
          <w:b/>
          <w:color w:val="0070C0"/>
          <w:sz w:val="48"/>
          <w:szCs w:val="48"/>
        </w:rPr>
      </w:pPr>
      <w:r w:rsidRPr="00AC61F8">
        <w:rPr>
          <w:rFonts w:ascii="Arial Black" w:hAnsi="Arial Black"/>
          <w:b/>
          <w:color w:val="0070C0"/>
          <w:sz w:val="48"/>
          <w:szCs w:val="48"/>
        </w:rPr>
        <w:t>JPO</w:t>
      </w:r>
    </w:p>
    <w:p w14:paraId="6C36A458" w14:textId="77777777" w:rsidR="00314B85" w:rsidRPr="00AC61F8" w:rsidRDefault="00314B85" w:rsidP="00314B85">
      <w:pPr>
        <w:pStyle w:val="NormalArial11"/>
        <w:spacing w:before="0" w:after="0"/>
        <w:ind w:left="2880"/>
        <w:jc w:val="left"/>
        <w:rPr>
          <w:sz w:val="36"/>
          <w:szCs w:val="36"/>
        </w:rPr>
      </w:pPr>
      <w:r w:rsidRPr="00AC61F8">
        <w:rPr>
          <w:sz w:val="36"/>
          <w:szCs w:val="36"/>
        </w:rPr>
        <w:t xml:space="preserve">Operational Data Environment </w:t>
      </w:r>
    </w:p>
    <w:p w14:paraId="074BAD19" w14:textId="79576E4B" w:rsidR="00314B85" w:rsidRPr="00AC61F8" w:rsidRDefault="00C26C45" w:rsidP="00314B85">
      <w:pPr>
        <w:pStyle w:val="NormalArial11"/>
        <w:spacing w:before="0" w:after="0"/>
        <w:ind w:left="2880"/>
        <w:jc w:val="left"/>
        <w:rPr>
          <w:b/>
          <w:color w:val="0070C0"/>
          <w:sz w:val="48"/>
          <w:szCs w:val="48"/>
        </w:rPr>
      </w:pPr>
      <w:r>
        <w:rPr>
          <w:b/>
          <w:color w:val="0070C0"/>
          <w:sz w:val="48"/>
          <w:szCs w:val="48"/>
        </w:rPr>
        <w:t>User Guide</w:t>
      </w:r>
    </w:p>
    <w:p w14:paraId="7D3C458F" w14:textId="77777777" w:rsidR="00314B85" w:rsidRPr="00961C9B" w:rsidRDefault="00314B85" w:rsidP="00314B85">
      <w:pPr>
        <w:pStyle w:val="NormalArial11"/>
        <w:ind w:left="2880"/>
        <w:jc w:val="left"/>
      </w:pPr>
    </w:p>
    <w:p w14:paraId="0C4588F8" w14:textId="77777777" w:rsidR="00314B85" w:rsidRPr="00961C9B" w:rsidRDefault="00314B85" w:rsidP="00314B85">
      <w:pPr>
        <w:pStyle w:val="NormalArial11"/>
        <w:ind w:left="2880"/>
        <w:jc w:val="left"/>
      </w:pPr>
    </w:p>
    <w:p w14:paraId="62A45C0C" w14:textId="77777777" w:rsidR="00314B85" w:rsidRPr="00961C9B" w:rsidRDefault="00314B85" w:rsidP="00314B85">
      <w:pPr>
        <w:pStyle w:val="NormalArial11"/>
        <w:ind w:left="2880"/>
        <w:jc w:val="left"/>
      </w:pPr>
    </w:p>
    <w:p w14:paraId="566C1CE9" w14:textId="77777777" w:rsidR="00314B85" w:rsidRPr="00AC61F8" w:rsidRDefault="00314B85" w:rsidP="00314B85">
      <w:pPr>
        <w:pStyle w:val="NormalArial11"/>
        <w:ind w:left="2880"/>
        <w:jc w:val="left"/>
        <w:rPr>
          <w:b/>
        </w:rPr>
      </w:pPr>
      <w:r w:rsidRPr="00AC61F8">
        <w:rPr>
          <w:b/>
        </w:rPr>
        <w:t xml:space="preserve">Submitted to: </w:t>
      </w:r>
    </w:p>
    <w:p w14:paraId="0C9E0DB6" w14:textId="77777777" w:rsidR="00314B85" w:rsidRPr="00AC61F8" w:rsidRDefault="00314B85" w:rsidP="00314B85">
      <w:pPr>
        <w:pStyle w:val="NormalArial11"/>
        <w:ind w:left="2880"/>
        <w:jc w:val="left"/>
        <w:rPr>
          <w:color w:val="000000" w:themeColor="text1"/>
        </w:rPr>
      </w:pPr>
      <w:r w:rsidRPr="00AC61F8">
        <w:rPr>
          <w:color w:val="000000" w:themeColor="text1"/>
        </w:rPr>
        <w:t xml:space="preserve">U.S. Department of Transportation (USDOT) </w:t>
      </w:r>
    </w:p>
    <w:p w14:paraId="2680A449" w14:textId="77777777" w:rsidR="00314B85" w:rsidRPr="00AC61F8" w:rsidRDefault="00314B85" w:rsidP="00314B85">
      <w:pPr>
        <w:pStyle w:val="NormalArial11"/>
        <w:ind w:left="2880"/>
        <w:jc w:val="left"/>
        <w:rPr>
          <w:color w:val="000000" w:themeColor="text1"/>
        </w:rPr>
      </w:pPr>
      <w:r w:rsidRPr="00AC61F8">
        <w:rPr>
          <w:color w:val="000000" w:themeColor="text1"/>
        </w:rPr>
        <w:t>Federal Highway Administration ITS JPO</w:t>
      </w:r>
    </w:p>
    <w:p w14:paraId="302B3B98" w14:textId="77777777" w:rsidR="00314B85" w:rsidRPr="00961C9B" w:rsidRDefault="00314B85" w:rsidP="00314B85">
      <w:pPr>
        <w:pStyle w:val="NormalArial11"/>
        <w:ind w:left="2880"/>
        <w:jc w:val="left"/>
      </w:pPr>
    </w:p>
    <w:p w14:paraId="0599FD1B" w14:textId="77777777" w:rsidR="00314B85" w:rsidRPr="00961C9B" w:rsidRDefault="00314B85" w:rsidP="00314B85">
      <w:pPr>
        <w:pStyle w:val="NormalArial11"/>
        <w:ind w:left="2880"/>
        <w:jc w:val="left"/>
      </w:pPr>
    </w:p>
    <w:p w14:paraId="7F8FA1D6" w14:textId="77777777" w:rsidR="00314B85" w:rsidRPr="00961C9B" w:rsidRDefault="00314B85" w:rsidP="00314B85">
      <w:pPr>
        <w:pStyle w:val="NormalArial11"/>
        <w:ind w:left="2880"/>
        <w:jc w:val="left"/>
      </w:pPr>
    </w:p>
    <w:p w14:paraId="44409550" w14:textId="7336586B" w:rsidR="00314B85" w:rsidRPr="00AC61F8" w:rsidRDefault="002C2917" w:rsidP="00314B85">
      <w:pPr>
        <w:pStyle w:val="NormalArial11"/>
        <w:ind w:left="2880"/>
        <w:jc w:val="left"/>
        <w:rPr>
          <w:b/>
          <w:color w:val="0070C0"/>
        </w:rPr>
      </w:pPr>
      <w:r>
        <w:rPr>
          <w:b/>
          <w:color w:val="0070C0"/>
        </w:rPr>
        <w:fldChar w:fldCharType="begin"/>
      </w:r>
      <w:r>
        <w:rPr>
          <w:b/>
          <w:color w:val="0070C0"/>
        </w:rPr>
        <w:instrText xml:space="preserve"> DATE \@ "MMMM d, yyyy" </w:instrText>
      </w:r>
      <w:r>
        <w:rPr>
          <w:b/>
          <w:color w:val="0070C0"/>
        </w:rPr>
        <w:fldChar w:fldCharType="separate"/>
      </w:r>
      <w:r w:rsidR="00D27ECE">
        <w:rPr>
          <w:b/>
          <w:noProof/>
          <w:color w:val="0070C0"/>
        </w:rPr>
        <w:t>February 5, 2019</w:t>
      </w:r>
      <w:r>
        <w:rPr>
          <w:b/>
          <w:color w:val="0070C0"/>
        </w:rPr>
        <w:fldChar w:fldCharType="end"/>
      </w:r>
    </w:p>
    <w:p w14:paraId="7CAD0097" w14:textId="77777777" w:rsidR="00314B85" w:rsidRPr="00961C9B" w:rsidRDefault="00314B85" w:rsidP="00314B85">
      <w:pPr>
        <w:pStyle w:val="NormalArial11"/>
        <w:ind w:left="2880"/>
        <w:jc w:val="left"/>
      </w:pPr>
    </w:p>
    <w:p w14:paraId="13FC9B97" w14:textId="77777777" w:rsidR="00314B85" w:rsidRPr="00AC61F8" w:rsidRDefault="00314B85" w:rsidP="00314B85">
      <w:pPr>
        <w:pStyle w:val="NormalArial11"/>
        <w:ind w:left="2880"/>
        <w:jc w:val="left"/>
        <w:rPr>
          <w:b/>
        </w:rPr>
      </w:pPr>
      <w:r w:rsidRPr="00AC61F8">
        <w:rPr>
          <w:b/>
        </w:rPr>
        <w:t xml:space="preserve">Prepared by: </w:t>
      </w:r>
    </w:p>
    <w:p w14:paraId="5CE9B7B6" w14:textId="77777777" w:rsidR="002A65E2" w:rsidRDefault="00314B85" w:rsidP="00314B85">
      <w:pPr>
        <w:pStyle w:val="NormalArial11"/>
        <w:ind w:left="2880"/>
        <w:jc w:val="left"/>
      </w:pPr>
      <w:r w:rsidRPr="00961C9B">
        <w:t>Booz Allen Hamilton</w:t>
      </w:r>
      <w:r w:rsidRPr="00961C9B">
        <w:br/>
        <w:t>8283 Greensboro Drive</w:t>
      </w:r>
      <w:r w:rsidRPr="00961C9B">
        <w:br/>
        <w:t xml:space="preserve">McLean, VA 22102 </w:t>
      </w:r>
    </w:p>
    <w:p w14:paraId="0D39A261" w14:textId="77777777" w:rsidR="002A65E2" w:rsidRDefault="002A65E2" w:rsidP="002A65E2"/>
    <w:p w14:paraId="77170DDF" w14:textId="77777777" w:rsidR="002A65E2" w:rsidRDefault="002A65E2" w:rsidP="002A65E2"/>
    <w:p w14:paraId="4A7C0B6A" w14:textId="77777777" w:rsidR="002A65E2" w:rsidRDefault="002A65E2" w:rsidP="002A65E2"/>
    <w:p w14:paraId="13CEAE76" w14:textId="77777777" w:rsidR="002A65E2" w:rsidRPr="002A65E2" w:rsidRDefault="002A65E2" w:rsidP="002A65E2">
      <w:pPr>
        <w:jc w:val="center"/>
        <w:rPr>
          <w:rFonts w:ascii="Arial" w:hAnsi="Arial" w:cs="Arial"/>
          <w:color w:val="002060"/>
          <w:lang w:eastAsia="en-US"/>
        </w:rPr>
      </w:pPr>
      <w:r w:rsidRPr="002A65E2">
        <w:rPr>
          <w:color w:val="002060"/>
        </w:rPr>
        <w:t>This page intentionally blank</w:t>
      </w:r>
    </w:p>
    <w:p w14:paraId="7B07AD3F" w14:textId="77777777" w:rsidR="00314B85" w:rsidRPr="00961C9B" w:rsidRDefault="00314B85" w:rsidP="00314B85">
      <w:pPr>
        <w:pStyle w:val="NormalArial11"/>
        <w:ind w:left="2880"/>
        <w:jc w:val="left"/>
      </w:pPr>
    </w:p>
    <w:p w14:paraId="708E358E" w14:textId="77777777" w:rsidR="00314B85" w:rsidRPr="00C4441E" w:rsidRDefault="00314B85" w:rsidP="00314B85">
      <w:pPr>
        <w:ind w:left="2880"/>
        <w:rPr>
          <w:color w:val="FFFFFF"/>
        </w:rPr>
        <w:sectPr w:rsidR="00314B85" w:rsidRPr="00C4441E" w:rsidSect="00D47340">
          <w:headerReference w:type="default" r:id="rId12"/>
          <w:footerReference w:type="default" r:id="rId13"/>
          <w:headerReference w:type="first" r:id="rId14"/>
          <w:pgSz w:w="12240" w:h="15840"/>
          <w:pgMar w:top="1440" w:right="1440" w:bottom="1440" w:left="1440" w:header="720" w:footer="720" w:gutter="0"/>
          <w:pgNumType w:start="1"/>
          <w:cols w:space="720"/>
          <w:titlePg/>
          <w:docGrid w:linePitch="360"/>
        </w:sectPr>
      </w:pPr>
      <w:r w:rsidRPr="00C4441E">
        <w:rPr>
          <w:noProof/>
          <w:lang w:eastAsia="en-US"/>
        </w:rPr>
        <mc:AlternateContent>
          <mc:Choice Requires="wps">
            <w:drawing>
              <wp:anchor distT="0" distB="0" distL="114300" distR="114300" simplePos="0" relativeHeight="251660288" behindDoc="0" locked="0" layoutInCell="1" allowOverlap="1" wp14:anchorId="4D7C1305" wp14:editId="2BF28B12">
                <wp:simplePos x="0" y="0"/>
                <wp:positionH relativeFrom="column">
                  <wp:posOffset>-2280285</wp:posOffset>
                </wp:positionH>
                <wp:positionV relativeFrom="paragraph">
                  <wp:posOffset>4742815</wp:posOffset>
                </wp:positionV>
                <wp:extent cx="1187450" cy="921385"/>
                <wp:effectExtent l="0" t="0" r="0" b="0"/>
                <wp:wrapNone/>
                <wp:docPr id="4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0" cy="921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DAD0B" w14:textId="77777777" w:rsidR="00D27ECE" w:rsidRDefault="00D27ECE" w:rsidP="00314B85">
                            <w:pPr>
                              <w:pStyle w:val="BAHOfficeAddressBAH"/>
                              <w:rPr>
                                <w:b/>
                                <w:bCs/>
                              </w:rPr>
                            </w:pPr>
                            <w:r>
                              <w:rPr>
                                <w:b/>
                                <w:bCs/>
                              </w:rPr>
                              <w:t>Booz Allen Hamilton</w:t>
                            </w:r>
                          </w:p>
                          <w:p w14:paraId="5FB437CA" w14:textId="77777777" w:rsidR="00D27ECE" w:rsidRDefault="00D27ECE" w:rsidP="00314B85">
                            <w:pPr>
                              <w:pStyle w:val="BAHOfficeAddressBAH"/>
                            </w:pPr>
                            <w:r>
                              <w:t>8283 Greensboro Drive</w:t>
                            </w:r>
                          </w:p>
                          <w:p w14:paraId="1FCD3473" w14:textId="77777777" w:rsidR="00D27ECE" w:rsidRDefault="00D27ECE" w:rsidP="00314B85">
                            <w:pPr>
                              <w:pStyle w:val="BAHOfficeAddressBAH"/>
                            </w:pPr>
                            <w:r>
                              <w:t>McLean, VA 22102-3838</w:t>
                            </w:r>
                          </w:p>
                          <w:p w14:paraId="1E61E11E" w14:textId="77777777" w:rsidR="00D27ECE" w:rsidRDefault="00D27ECE" w:rsidP="00314B85">
                            <w:pPr>
                              <w:pStyle w:val="BAHOfficeAddressBAH"/>
                            </w:pPr>
                            <w:r>
                              <w:t>Tel 703-902-5000</w:t>
                            </w:r>
                          </w:p>
                          <w:p w14:paraId="2C05FE5D" w14:textId="77777777" w:rsidR="00D27ECE" w:rsidRDefault="00D27ECE" w:rsidP="00314B85">
                            <w:pPr>
                              <w:pStyle w:val="BAHOfficeAddressLastBAH"/>
                            </w:pPr>
                            <w:r>
                              <w:t>Fax 703-902-3333</w:t>
                            </w:r>
                          </w:p>
                          <w:p w14:paraId="7CFBEDAE" w14:textId="77777777" w:rsidR="00D27ECE" w:rsidRDefault="00D27ECE" w:rsidP="00314B85">
                            <w:pPr>
                              <w:pStyle w:val="BAHURLBAH"/>
                              <w:spacing w:after="120"/>
                              <w:rPr>
                                <w:i/>
                                <w:iCs/>
                              </w:rPr>
                            </w:pPr>
                            <w:hyperlink r:id="rId15" w:history="1">
                              <w:r>
                                <w:rPr>
                                  <w:rStyle w:val="Hyperlink"/>
                                </w:rPr>
                                <w:t>www.boozallen.com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7C1305" id="_x0000_t202" coordsize="21600,21600" o:spt="202" path="m,l,21600r21600,l21600,xe">
                <v:stroke joinstyle="miter"/>
                <v:path gradientshapeok="t" o:connecttype="rect"/>
              </v:shapetype>
              <v:shape id="Text Box 22" o:spid="_x0000_s1026" type="#_x0000_t202" style="position:absolute;left:0;text-align:left;margin-left:-179.55pt;margin-top:373.45pt;width:93.5pt;height:7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" filled="f" stroked="f">
                <v:textbox>
                  <w:txbxContent>
                    <w:p w14:paraId="180DAD0B" w14:textId="77777777" w:rsidR="00D27ECE" w:rsidRDefault="00D27ECE" w:rsidP="00314B85">
                      <w:pPr>
                        <w:pStyle w:val="BAHOfficeAddressBAH"/>
                        <w:rPr>
                          <w:b/>
                          <w:bCs/>
                        </w:rPr>
                      </w:pPr>
                      <w:r>
                        <w:rPr>
                          <w:b/>
                          <w:bCs/>
                        </w:rPr>
                        <w:t>Booz Allen Hamilton</w:t>
                      </w:r>
                    </w:p>
                    <w:p w14:paraId="5FB437CA" w14:textId="77777777" w:rsidR="00D27ECE" w:rsidRDefault="00D27ECE" w:rsidP="00314B85">
                      <w:pPr>
                        <w:pStyle w:val="BAHOfficeAddressBAH"/>
                      </w:pPr>
                      <w:r>
                        <w:t>8283 Greensboro Drive</w:t>
                      </w:r>
                    </w:p>
                    <w:p w14:paraId="1FCD3473" w14:textId="77777777" w:rsidR="00D27ECE" w:rsidRDefault="00D27ECE" w:rsidP="00314B85">
                      <w:pPr>
                        <w:pStyle w:val="BAHOfficeAddressBAH"/>
                      </w:pPr>
                      <w:r>
                        <w:t>McLean, VA 22102-3838</w:t>
                      </w:r>
                    </w:p>
                    <w:p w14:paraId="1E61E11E" w14:textId="77777777" w:rsidR="00D27ECE" w:rsidRDefault="00D27ECE" w:rsidP="00314B85">
                      <w:pPr>
                        <w:pStyle w:val="BAHOfficeAddressBAH"/>
                      </w:pPr>
                      <w:r>
                        <w:t>Tel 703-902-5000</w:t>
                      </w:r>
                    </w:p>
                    <w:p w14:paraId="2C05FE5D" w14:textId="77777777" w:rsidR="00D27ECE" w:rsidRDefault="00D27ECE" w:rsidP="00314B85">
                      <w:pPr>
                        <w:pStyle w:val="BAHOfficeAddressLastBAH"/>
                      </w:pPr>
                      <w:r>
                        <w:t>Fax 703-902-3333</w:t>
                      </w:r>
                    </w:p>
                    <w:p w14:paraId="7CFBEDAE" w14:textId="77777777" w:rsidR="00D27ECE" w:rsidRDefault="00D27ECE" w:rsidP="00314B85">
                      <w:pPr>
                        <w:pStyle w:val="BAHURLBAH"/>
                        <w:spacing w:after="120"/>
                        <w:rPr>
                          <w:i/>
                          <w:iCs/>
                        </w:rPr>
                      </w:pPr>
                      <w:hyperlink r:id="rId16" w:history="1">
                        <w:r>
                          <w:rPr>
                            <w:rStyle w:val="Hyperlink"/>
                          </w:rPr>
                          <w:t>www.boozallen.com</w:t>
                        </w:r>
                      </w:hyperlink>
                    </w:p>
                  </w:txbxContent>
                </v:textbox>
              </v:shape>
            </w:pict>
          </mc:Fallback>
        </mc:AlternateContent>
      </w:r>
    </w:p>
    <w:sdt>
      <w:sdtPr>
        <w:rPr>
          <w:rFonts w:asciiTheme="minorHAnsi" w:eastAsiaTheme="minorEastAsia" w:hAnsiTheme="minorHAnsi" w:cstheme="minorBidi"/>
          <w:b w:val="0"/>
          <w:caps/>
          <w:color w:val="auto"/>
          <w:spacing w:val="0"/>
          <w:sz w:val="22"/>
          <w:szCs w:val="22"/>
        </w:rPr>
        <w:id w:val="756867915"/>
        <w:docPartObj>
          <w:docPartGallery w:val="Table of Contents"/>
          <w:docPartUnique/>
        </w:docPartObj>
      </w:sdtPr>
      <w:sdtEndPr>
        <w:rPr>
          <w:bCs/>
          <w:caps w:val="0"/>
          <w:noProof/>
        </w:rPr>
      </w:sdtEndPr>
      <w:sdtContent>
        <w:p w14:paraId="1AA9898A" w14:textId="77777777" w:rsidR="002A65E2" w:rsidRDefault="002A65E2" w:rsidP="002A65E2">
          <w:pPr>
            <w:pStyle w:val="TOCHeading"/>
            <w:numPr>
              <w:ilvl w:val="0"/>
              <w:numId w:val="0"/>
            </w:numPr>
            <w:rPr>
              <w:b w:val="0"/>
              <w:caps/>
            </w:rPr>
          </w:pPr>
        </w:p>
        <w:p w14:paraId="750E3DD5" w14:textId="77777777" w:rsidR="00CE5487" w:rsidRDefault="00CE5487" w:rsidP="00CE5487">
          <w:pPr>
            <w:pStyle w:val="TOCHeading"/>
            <w:numPr>
              <w:ilvl w:val="0"/>
              <w:numId w:val="0"/>
            </w:numPr>
          </w:pPr>
          <w:r>
            <w:t>Contents</w:t>
          </w:r>
        </w:p>
        <w:p w14:paraId="75A02813" w14:textId="1CFC374F" w:rsidR="007D081B" w:rsidRDefault="00CE5487">
          <w:pPr>
            <w:pStyle w:val="TOC1"/>
            <w:tabs>
              <w:tab w:val="right" w:leader="dot" w:pos="9350"/>
            </w:tabs>
            <w:rPr>
              <w:noProof/>
              <w:lang w:eastAsia="en-US"/>
            </w:rPr>
          </w:pPr>
          <w:r>
            <w:fldChar w:fldCharType="begin"/>
          </w:r>
          <w:r>
            <w:instrText xml:space="preserve"> TOC \o "1-3" \h \z \u </w:instrText>
          </w:r>
          <w:r>
            <w:fldChar w:fldCharType="separate"/>
          </w:r>
          <w:hyperlink w:anchor="_Toc181285" w:history="1">
            <w:r w:rsidR="007D081B" w:rsidRPr="008D7D75">
              <w:rPr>
                <w:rStyle w:val="Hyperlink"/>
                <w:noProof/>
              </w:rPr>
              <w:t>Version History</w:t>
            </w:r>
            <w:r w:rsidR="007D081B">
              <w:rPr>
                <w:noProof/>
                <w:webHidden/>
              </w:rPr>
              <w:tab/>
            </w:r>
            <w:r w:rsidR="007D081B">
              <w:rPr>
                <w:noProof/>
                <w:webHidden/>
              </w:rPr>
              <w:fldChar w:fldCharType="begin"/>
            </w:r>
            <w:r w:rsidR="007D081B">
              <w:rPr>
                <w:noProof/>
                <w:webHidden/>
              </w:rPr>
              <w:instrText xml:space="preserve"> PAGEREF _Toc181285 \h </w:instrText>
            </w:r>
            <w:r w:rsidR="007D081B">
              <w:rPr>
                <w:noProof/>
                <w:webHidden/>
              </w:rPr>
            </w:r>
            <w:r w:rsidR="007D081B">
              <w:rPr>
                <w:noProof/>
                <w:webHidden/>
              </w:rPr>
              <w:fldChar w:fldCharType="separate"/>
            </w:r>
            <w:r w:rsidR="007D081B">
              <w:rPr>
                <w:noProof/>
                <w:webHidden/>
              </w:rPr>
              <w:t>6</w:t>
            </w:r>
            <w:r w:rsidR="007D081B">
              <w:rPr>
                <w:noProof/>
                <w:webHidden/>
              </w:rPr>
              <w:fldChar w:fldCharType="end"/>
            </w:r>
          </w:hyperlink>
        </w:p>
        <w:p w14:paraId="1C2E56EB" w14:textId="64CFC1B9" w:rsidR="007D081B" w:rsidRDefault="00D27ECE">
          <w:pPr>
            <w:pStyle w:val="TOC1"/>
            <w:tabs>
              <w:tab w:val="left" w:pos="480"/>
              <w:tab w:val="right" w:leader="dot" w:pos="9350"/>
            </w:tabs>
            <w:rPr>
              <w:noProof/>
              <w:lang w:eastAsia="en-US"/>
            </w:rPr>
          </w:pPr>
          <w:hyperlink w:anchor="_Toc181286" w:history="1">
            <w:r w:rsidR="007D081B" w:rsidRPr="008D7D75">
              <w:rPr>
                <w:rStyle w:val="Hyperlink"/>
                <w:noProof/>
              </w:rPr>
              <w:t>1</w:t>
            </w:r>
            <w:r w:rsidR="007D081B">
              <w:rPr>
                <w:noProof/>
                <w:lang w:eastAsia="en-US"/>
              </w:rPr>
              <w:tab/>
            </w:r>
            <w:r w:rsidR="007D081B" w:rsidRPr="008D7D75">
              <w:rPr>
                <w:rStyle w:val="Hyperlink"/>
                <w:noProof/>
              </w:rPr>
              <w:t>Introduction</w:t>
            </w:r>
            <w:r w:rsidR="007D081B">
              <w:rPr>
                <w:noProof/>
                <w:webHidden/>
              </w:rPr>
              <w:tab/>
            </w:r>
            <w:r w:rsidR="007D081B">
              <w:rPr>
                <w:noProof/>
                <w:webHidden/>
              </w:rPr>
              <w:fldChar w:fldCharType="begin"/>
            </w:r>
            <w:r w:rsidR="007D081B">
              <w:rPr>
                <w:noProof/>
                <w:webHidden/>
              </w:rPr>
              <w:instrText xml:space="preserve"> PAGEREF _Toc181286 \h </w:instrText>
            </w:r>
            <w:r w:rsidR="007D081B">
              <w:rPr>
                <w:noProof/>
                <w:webHidden/>
              </w:rPr>
            </w:r>
            <w:r w:rsidR="007D081B">
              <w:rPr>
                <w:noProof/>
                <w:webHidden/>
              </w:rPr>
              <w:fldChar w:fldCharType="separate"/>
            </w:r>
            <w:r w:rsidR="007D081B">
              <w:rPr>
                <w:noProof/>
                <w:webHidden/>
              </w:rPr>
              <w:t>8</w:t>
            </w:r>
            <w:r w:rsidR="007D081B">
              <w:rPr>
                <w:noProof/>
                <w:webHidden/>
              </w:rPr>
              <w:fldChar w:fldCharType="end"/>
            </w:r>
          </w:hyperlink>
        </w:p>
        <w:p w14:paraId="38C92C25" w14:textId="52E59432" w:rsidR="007D081B" w:rsidRDefault="00D27ECE">
          <w:pPr>
            <w:pStyle w:val="TOC1"/>
            <w:tabs>
              <w:tab w:val="left" w:pos="480"/>
              <w:tab w:val="right" w:leader="dot" w:pos="9350"/>
            </w:tabs>
            <w:rPr>
              <w:noProof/>
              <w:lang w:eastAsia="en-US"/>
            </w:rPr>
          </w:pPr>
          <w:hyperlink w:anchor="_Toc181287" w:history="1">
            <w:r w:rsidR="007D081B" w:rsidRPr="008D7D75">
              <w:rPr>
                <w:rStyle w:val="Hyperlink"/>
                <w:noProof/>
              </w:rPr>
              <w:t>2</w:t>
            </w:r>
            <w:r w:rsidR="007D081B">
              <w:rPr>
                <w:noProof/>
                <w:lang w:eastAsia="en-US"/>
              </w:rPr>
              <w:tab/>
            </w:r>
            <w:r w:rsidR="007D081B" w:rsidRPr="008D7D75">
              <w:rPr>
                <w:rStyle w:val="Hyperlink"/>
                <w:noProof/>
              </w:rPr>
              <w:t>Project Overview</w:t>
            </w:r>
            <w:r w:rsidR="007D081B">
              <w:rPr>
                <w:noProof/>
                <w:webHidden/>
              </w:rPr>
              <w:tab/>
            </w:r>
            <w:r w:rsidR="007D081B">
              <w:rPr>
                <w:noProof/>
                <w:webHidden/>
              </w:rPr>
              <w:fldChar w:fldCharType="begin"/>
            </w:r>
            <w:r w:rsidR="007D081B">
              <w:rPr>
                <w:noProof/>
                <w:webHidden/>
              </w:rPr>
              <w:instrText xml:space="preserve"> PAGEREF _Toc181287 \h </w:instrText>
            </w:r>
            <w:r w:rsidR="007D081B">
              <w:rPr>
                <w:noProof/>
                <w:webHidden/>
              </w:rPr>
            </w:r>
            <w:r w:rsidR="007D081B">
              <w:rPr>
                <w:noProof/>
                <w:webHidden/>
              </w:rPr>
              <w:fldChar w:fldCharType="separate"/>
            </w:r>
            <w:r w:rsidR="007D081B">
              <w:rPr>
                <w:noProof/>
                <w:webHidden/>
              </w:rPr>
              <w:t>8</w:t>
            </w:r>
            <w:r w:rsidR="007D081B">
              <w:rPr>
                <w:noProof/>
                <w:webHidden/>
              </w:rPr>
              <w:fldChar w:fldCharType="end"/>
            </w:r>
          </w:hyperlink>
        </w:p>
        <w:p w14:paraId="18AF58D1" w14:textId="359EF13A" w:rsidR="007D081B" w:rsidRDefault="00D27ECE">
          <w:pPr>
            <w:pStyle w:val="TOC1"/>
            <w:tabs>
              <w:tab w:val="left" w:pos="480"/>
              <w:tab w:val="right" w:leader="dot" w:pos="9350"/>
            </w:tabs>
            <w:rPr>
              <w:noProof/>
              <w:lang w:eastAsia="en-US"/>
            </w:rPr>
          </w:pPr>
          <w:hyperlink w:anchor="_Toc181288" w:history="1">
            <w:r w:rsidR="007D081B" w:rsidRPr="008D7D75">
              <w:rPr>
                <w:rStyle w:val="Hyperlink"/>
                <w:noProof/>
              </w:rPr>
              <w:t>3</w:t>
            </w:r>
            <w:r w:rsidR="007D081B">
              <w:rPr>
                <w:noProof/>
                <w:lang w:eastAsia="en-US"/>
              </w:rPr>
              <w:tab/>
            </w:r>
            <w:r w:rsidR="007D081B" w:rsidRPr="008D7D75">
              <w:rPr>
                <w:rStyle w:val="Hyperlink"/>
                <w:noProof/>
              </w:rPr>
              <w:t>System Overview</w:t>
            </w:r>
            <w:r w:rsidR="007D081B">
              <w:rPr>
                <w:noProof/>
                <w:webHidden/>
              </w:rPr>
              <w:tab/>
            </w:r>
            <w:r w:rsidR="007D081B">
              <w:rPr>
                <w:noProof/>
                <w:webHidden/>
              </w:rPr>
              <w:fldChar w:fldCharType="begin"/>
            </w:r>
            <w:r w:rsidR="007D081B">
              <w:rPr>
                <w:noProof/>
                <w:webHidden/>
              </w:rPr>
              <w:instrText xml:space="preserve"> PAGEREF _Toc181288 \h </w:instrText>
            </w:r>
            <w:r w:rsidR="007D081B">
              <w:rPr>
                <w:noProof/>
                <w:webHidden/>
              </w:rPr>
            </w:r>
            <w:r w:rsidR="007D081B">
              <w:rPr>
                <w:noProof/>
                <w:webHidden/>
              </w:rPr>
              <w:fldChar w:fldCharType="separate"/>
            </w:r>
            <w:r w:rsidR="007D081B">
              <w:rPr>
                <w:noProof/>
                <w:webHidden/>
              </w:rPr>
              <w:t>9</w:t>
            </w:r>
            <w:r w:rsidR="007D081B">
              <w:rPr>
                <w:noProof/>
                <w:webHidden/>
              </w:rPr>
              <w:fldChar w:fldCharType="end"/>
            </w:r>
          </w:hyperlink>
        </w:p>
        <w:p w14:paraId="19EF0772" w14:textId="04E41390" w:rsidR="007D081B" w:rsidRDefault="00D27ECE">
          <w:pPr>
            <w:pStyle w:val="TOC1"/>
            <w:tabs>
              <w:tab w:val="left" w:pos="480"/>
              <w:tab w:val="right" w:leader="dot" w:pos="9350"/>
            </w:tabs>
            <w:rPr>
              <w:noProof/>
              <w:lang w:eastAsia="en-US"/>
            </w:rPr>
          </w:pPr>
          <w:hyperlink w:anchor="_Toc181289" w:history="1">
            <w:r w:rsidR="007D081B" w:rsidRPr="008D7D75">
              <w:rPr>
                <w:rStyle w:val="Hyperlink"/>
                <w:noProof/>
              </w:rPr>
              <w:t>4</w:t>
            </w:r>
            <w:r w:rsidR="007D081B">
              <w:rPr>
                <w:noProof/>
                <w:lang w:eastAsia="en-US"/>
              </w:rPr>
              <w:tab/>
            </w:r>
            <w:r w:rsidR="007D081B" w:rsidRPr="008D7D75">
              <w:rPr>
                <w:rStyle w:val="Hyperlink"/>
                <w:noProof/>
              </w:rPr>
              <w:t>Audience</w:t>
            </w:r>
            <w:r w:rsidR="007D081B">
              <w:rPr>
                <w:noProof/>
                <w:webHidden/>
              </w:rPr>
              <w:tab/>
            </w:r>
            <w:r w:rsidR="007D081B">
              <w:rPr>
                <w:noProof/>
                <w:webHidden/>
              </w:rPr>
              <w:fldChar w:fldCharType="begin"/>
            </w:r>
            <w:r w:rsidR="007D081B">
              <w:rPr>
                <w:noProof/>
                <w:webHidden/>
              </w:rPr>
              <w:instrText xml:space="preserve"> PAGEREF _Toc181289 \h </w:instrText>
            </w:r>
            <w:r w:rsidR="007D081B">
              <w:rPr>
                <w:noProof/>
                <w:webHidden/>
              </w:rPr>
            </w:r>
            <w:r w:rsidR="007D081B">
              <w:rPr>
                <w:noProof/>
                <w:webHidden/>
              </w:rPr>
              <w:fldChar w:fldCharType="separate"/>
            </w:r>
            <w:r w:rsidR="007D081B">
              <w:rPr>
                <w:noProof/>
                <w:webHidden/>
              </w:rPr>
              <w:t>9</w:t>
            </w:r>
            <w:r w:rsidR="007D081B">
              <w:rPr>
                <w:noProof/>
                <w:webHidden/>
              </w:rPr>
              <w:fldChar w:fldCharType="end"/>
            </w:r>
          </w:hyperlink>
        </w:p>
        <w:p w14:paraId="01FD58C4" w14:textId="512C0033" w:rsidR="007D081B" w:rsidRDefault="00D27ECE">
          <w:pPr>
            <w:pStyle w:val="TOC1"/>
            <w:tabs>
              <w:tab w:val="left" w:pos="480"/>
              <w:tab w:val="right" w:leader="dot" w:pos="9350"/>
            </w:tabs>
            <w:rPr>
              <w:noProof/>
              <w:lang w:eastAsia="en-US"/>
            </w:rPr>
          </w:pPr>
          <w:hyperlink w:anchor="_Toc181290" w:history="1">
            <w:r w:rsidR="007D081B" w:rsidRPr="008D7D75">
              <w:rPr>
                <w:rStyle w:val="Hyperlink"/>
                <w:noProof/>
              </w:rPr>
              <w:t>5</w:t>
            </w:r>
            <w:r w:rsidR="007D081B">
              <w:rPr>
                <w:noProof/>
                <w:lang w:eastAsia="en-US"/>
              </w:rPr>
              <w:tab/>
            </w:r>
            <w:r w:rsidR="007D081B" w:rsidRPr="008D7D75">
              <w:rPr>
                <w:rStyle w:val="Hyperlink"/>
                <w:noProof/>
              </w:rPr>
              <w:t>Glossary</w:t>
            </w:r>
            <w:r w:rsidR="007D081B">
              <w:rPr>
                <w:noProof/>
                <w:webHidden/>
              </w:rPr>
              <w:tab/>
            </w:r>
            <w:r w:rsidR="007D081B">
              <w:rPr>
                <w:noProof/>
                <w:webHidden/>
              </w:rPr>
              <w:fldChar w:fldCharType="begin"/>
            </w:r>
            <w:r w:rsidR="007D081B">
              <w:rPr>
                <w:noProof/>
                <w:webHidden/>
              </w:rPr>
              <w:instrText xml:space="preserve"> PAGEREF _Toc181290 \h </w:instrText>
            </w:r>
            <w:r w:rsidR="007D081B">
              <w:rPr>
                <w:noProof/>
                <w:webHidden/>
              </w:rPr>
            </w:r>
            <w:r w:rsidR="007D081B">
              <w:rPr>
                <w:noProof/>
                <w:webHidden/>
              </w:rPr>
              <w:fldChar w:fldCharType="separate"/>
            </w:r>
            <w:r w:rsidR="007D081B">
              <w:rPr>
                <w:noProof/>
                <w:webHidden/>
              </w:rPr>
              <w:t>9</w:t>
            </w:r>
            <w:r w:rsidR="007D081B">
              <w:rPr>
                <w:noProof/>
                <w:webHidden/>
              </w:rPr>
              <w:fldChar w:fldCharType="end"/>
            </w:r>
          </w:hyperlink>
        </w:p>
        <w:p w14:paraId="6F42FB17" w14:textId="3B634B71" w:rsidR="007D081B" w:rsidRDefault="00D27ECE">
          <w:pPr>
            <w:pStyle w:val="TOC1"/>
            <w:tabs>
              <w:tab w:val="left" w:pos="480"/>
              <w:tab w:val="right" w:leader="dot" w:pos="9350"/>
            </w:tabs>
            <w:rPr>
              <w:noProof/>
              <w:lang w:eastAsia="en-US"/>
            </w:rPr>
          </w:pPr>
          <w:hyperlink w:anchor="_Toc181291" w:history="1">
            <w:r w:rsidR="007D081B" w:rsidRPr="008D7D75">
              <w:rPr>
                <w:rStyle w:val="Hyperlink"/>
                <w:noProof/>
              </w:rPr>
              <w:t>6</w:t>
            </w:r>
            <w:r w:rsidR="007D081B">
              <w:rPr>
                <w:noProof/>
                <w:lang w:eastAsia="en-US"/>
              </w:rPr>
              <w:tab/>
            </w:r>
            <w:r w:rsidR="007D081B" w:rsidRPr="008D7D75">
              <w:rPr>
                <w:rStyle w:val="Hyperlink"/>
                <w:noProof/>
              </w:rPr>
              <w:t>ODE DEVELOPMENT ENVIRONMENT</w:t>
            </w:r>
            <w:r w:rsidR="007D081B">
              <w:rPr>
                <w:noProof/>
                <w:webHidden/>
              </w:rPr>
              <w:tab/>
            </w:r>
            <w:r w:rsidR="007D081B">
              <w:rPr>
                <w:noProof/>
                <w:webHidden/>
              </w:rPr>
              <w:fldChar w:fldCharType="begin"/>
            </w:r>
            <w:r w:rsidR="007D081B">
              <w:rPr>
                <w:noProof/>
                <w:webHidden/>
              </w:rPr>
              <w:instrText xml:space="preserve"> PAGEREF _Toc181291 \h </w:instrText>
            </w:r>
            <w:r w:rsidR="007D081B">
              <w:rPr>
                <w:noProof/>
                <w:webHidden/>
              </w:rPr>
            </w:r>
            <w:r w:rsidR="007D081B">
              <w:rPr>
                <w:noProof/>
                <w:webHidden/>
              </w:rPr>
              <w:fldChar w:fldCharType="separate"/>
            </w:r>
            <w:r w:rsidR="007D081B">
              <w:rPr>
                <w:noProof/>
                <w:webHidden/>
              </w:rPr>
              <w:t>12</w:t>
            </w:r>
            <w:r w:rsidR="007D081B">
              <w:rPr>
                <w:noProof/>
                <w:webHidden/>
              </w:rPr>
              <w:fldChar w:fldCharType="end"/>
            </w:r>
          </w:hyperlink>
        </w:p>
        <w:p w14:paraId="77A7A1C8" w14:textId="32044277" w:rsidR="007D081B" w:rsidRDefault="00D27ECE">
          <w:pPr>
            <w:pStyle w:val="TOC2"/>
            <w:tabs>
              <w:tab w:val="left" w:pos="1080"/>
              <w:tab w:val="right" w:leader="dot" w:pos="9350"/>
            </w:tabs>
            <w:rPr>
              <w:noProof/>
              <w:lang w:eastAsia="en-US"/>
            </w:rPr>
          </w:pPr>
          <w:hyperlink w:anchor="_Toc181292" w:history="1">
            <w:r w:rsidR="007D081B" w:rsidRPr="008D7D75">
              <w:rPr>
                <w:rStyle w:val="Hyperlink"/>
                <w:noProof/>
              </w:rPr>
              <w:t>6.1</w:t>
            </w:r>
            <w:r w:rsidR="007D081B">
              <w:rPr>
                <w:noProof/>
                <w:lang w:eastAsia="en-US"/>
              </w:rPr>
              <w:tab/>
            </w:r>
            <w:r w:rsidR="007D081B" w:rsidRPr="008D7D75">
              <w:rPr>
                <w:rStyle w:val="Hyperlink"/>
                <w:noProof/>
              </w:rPr>
              <w:t>Java Development Tools</w:t>
            </w:r>
            <w:r w:rsidR="007D081B">
              <w:rPr>
                <w:noProof/>
                <w:webHidden/>
              </w:rPr>
              <w:tab/>
            </w:r>
            <w:r w:rsidR="007D081B">
              <w:rPr>
                <w:noProof/>
                <w:webHidden/>
              </w:rPr>
              <w:fldChar w:fldCharType="begin"/>
            </w:r>
            <w:r w:rsidR="007D081B">
              <w:rPr>
                <w:noProof/>
                <w:webHidden/>
              </w:rPr>
              <w:instrText xml:space="preserve"> PAGEREF _Toc181292 \h </w:instrText>
            </w:r>
            <w:r w:rsidR="007D081B">
              <w:rPr>
                <w:noProof/>
                <w:webHidden/>
              </w:rPr>
            </w:r>
            <w:r w:rsidR="007D081B">
              <w:rPr>
                <w:noProof/>
                <w:webHidden/>
              </w:rPr>
              <w:fldChar w:fldCharType="separate"/>
            </w:r>
            <w:r w:rsidR="007D081B">
              <w:rPr>
                <w:noProof/>
                <w:webHidden/>
              </w:rPr>
              <w:t>12</w:t>
            </w:r>
            <w:r w:rsidR="007D081B">
              <w:rPr>
                <w:noProof/>
                <w:webHidden/>
              </w:rPr>
              <w:fldChar w:fldCharType="end"/>
            </w:r>
          </w:hyperlink>
        </w:p>
        <w:p w14:paraId="74F6734F" w14:textId="30E0780D" w:rsidR="007D081B" w:rsidRDefault="00D27ECE">
          <w:pPr>
            <w:pStyle w:val="TOC2"/>
            <w:tabs>
              <w:tab w:val="left" w:pos="1080"/>
              <w:tab w:val="right" w:leader="dot" w:pos="9350"/>
            </w:tabs>
            <w:rPr>
              <w:noProof/>
              <w:lang w:eastAsia="en-US"/>
            </w:rPr>
          </w:pPr>
          <w:hyperlink w:anchor="_Toc181293" w:history="1">
            <w:r w:rsidR="007D081B" w:rsidRPr="008D7D75">
              <w:rPr>
                <w:rStyle w:val="Hyperlink"/>
                <w:noProof/>
              </w:rPr>
              <w:t>6.2</w:t>
            </w:r>
            <w:r w:rsidR="007D081B">
              <w:rPr>
                <w:noProof/>
                <w:lang w:eastAsia="en-US"/>
              </w:rPr>
              <w:tab/>
            </w:r>
            <w:r w:rsidR="007D081B" w:rsidRPr="008D7D75">
              <w:rPr>
                <w:rStyle w:val="Hyperlink"/>
                <w:noProof/>
              </w:rPr>
              <w:t>Java</w:t>
            </w:r>
            <w:r w:rsidR="007D081B">
              <w:rPr>
                <w:noProof/>
                <w:webHidden/>
              </w:rPr>
              <w:tab/>
            </w:r>
            <w:r w:rsidR="007D081B">
              <w:rPr>
                <w:noProof/>
                <w:webHidden/>
              </w:rPr>
              <w:fldChar w:fldCharType="begin"/>
            </w:r>
            <w:r w:rsidR="007D081B">
              <w:rPr>
                <w:noProof/>
                <w:webHidden/>
              </w:rPr>
              <w:instrText xml:space="preserve"> PAGEREF _Toc181293 \h </w:instrText>
            </w:r>
            <w:r w:rsidR="007D081B">
              <w:rPr>
                <w:noProof/>
                <w:webHidden/>
              </w:rPr>
            </w:r>
            <w:r w:rsidR="007D081B">
              <w:rPr>
                <w:noProof/>
                <w:webHidden/>
              </w:rPr>
              <w:fldChar w:fldCharType="separate"/>
            </w:r>
            <w:r w:rsidR="007D081B">
              <w:rPr>
                <w:noProof/>
                <w:webHidden/>
              </w:rPr>
              <w:t>12</w:t>
            </w:r>
            <w:r w:rsidR="007D081B">
              <w:rPr>
                <w:noProof/>
                <w:webHidden/>
              </w:rPr>
              <w:fldChar w:fldCharType="end"/>
            </w:r>
          </w:hyperlink>
        </w:p>
        <w:p w14:paraId="2DB28F11" w14:textId="7B206CB2" w:rsidR="007D081B" w:rsidRDefault="00D27ECE">
          <w:pPr>
            <w:pStyle w:val="TOC2"/>
            <w:tabs>
              <w:tab w:val="left" w:pos="1080"/>
              <w:tab w:val="right" w:leader="dot" w:pos="9350"/>
            </w:tabs>
            <w:rPr>
              <w:noProof/>
              <w:lang w:eastAsia="en-US"/>
            </w:rPr>
          </w:pPr>
          <w:hyperlink w:anchor="_Toc181294" w:history="1">
            <w:r w:rsidR="007D081B" w:rsidRPr="008D7D75">
              <w:rPr>
                <w:rStyle w:val="Hyperlink"/>
                <w:noProof/>
              </w:rPr>
              <w:t>6.3</w:t>
            </w:r>
            <w:r w:rsidR="007D081B">
              <w:rPr>
                <w:noProof/>
                <w:lang w:eastAsia="en-US"/>
              </w:rPr>
              <w:tab/>
            </w:r>
            <w:r w:rsidR="007D081B" w:rsidRPr="008D7D75">
              <w:rPr>
                <w:rStyle w:val="Hyperlink"/>
                <w:noProof/>
              </w:rPr>
              <w:t>Eclipse IDE</w:t>
            </w:r>
            <w:r w:rsidR="007D081B">
              <w:rPr>
                <w:noProof/>
                <w:webHidden/>
              </w:rPr>
              <w:tab/>
            </w:r>
            <w:r w:rsidR="007D081B">
              <w:rPr>
                <w:noProof/>
                <w:webHidden/>
              </w:rPr>
              <w:fldChar w:fldCharType="begin"/>
            </w:r>
            <w:r w:rsidR="007D081B">
              <w:rPr>
                <w:noProof/>
                <w:webHidden/>
              </w:rPr>
              <w:instrText xml:space="preserve"> PAGEREF _Toc181294 \h </w:instrText>
            </w:r>
            <w:r w:rsidR="007D081B">
              <w:rPr>
                <w:noProof/>
                <w:webHidden/>
              </w:rPr>
            </w:r>
            <w:r w:rsidR="007D081B">
              <w:rPr>
                <w:noProof/>
                <w:webHidden/>
              </w:rPr>
              <w:fldChar w:fldCharType="separate"/>
            </w:r>
            <w:r w:rsidR="007D081B">
              <w:rPr>
                <w:noProof/>
                <w:webHidden/>
              </w:rPr>
              <w:t>12</w:t>
            </w:r>
            <w:r w:rsidR="007D081B">
              <w:rPr>
                <w:noProof/>
                <w:webHidden/>
              </w:rPr>
              <w:fldChar w:fldCharType="end"/>
            </w:r>
          </w:hyperlink>
        </w:p>
        <w:p w14:paraId="36275246" w14:textId="2CE10201" w:rsidR="007D081B" w:rsidRDefault="00D27ECE">
          <w:pPr>
            <w:pStyle w:val="TOC2"/>
            <w:tabs>
              <w:tab w:val="left" w:pos="1080"/>
              <w:tab w:val="right" w:leader="dot" w:pos="9350"/>
            </w:tabs>
            <w:rPr>
              <w:noProof/>
              <w:lang w:eastAsia="en-US"/>
            </w:rPr>
          </w:pPr>
          <w:hyperlink w:anchor="_Toc181295" w:history="1">
            <w:r w:rsidR="007D081B" w:rsidRPr="008D7D75">
              <w:rPr>
                <w:rStyle w:val="Hyperlink"/>
                <w:noProof/>
              </w:rPr>
              <w:t>6.4</w:t>
            </w:r>
            <w:r w:rsidR="007D081B">
              <w:rPr>
                <w:noProof/>
                <w:lang w:eastAsia="en-US"/>
              </w:rPr>
              <w:tab/>
            </w:r>
            <w:r w:rsidR="007D081B" w:rsidRPr="008D7D75">
              <w:rPr>
                <w:rStyle w:val="Hyperlink"/>
                <w:noProof/>
              </w:rPr>
              <w:t>Maven</w:t>
            </w:r>
            <w:r w:rsidR="007D081B">
              <w:rPr>
                <w:noProof/>
                <w:webHidden/>
              </w:rPr>
              <w:tab/>
            </w:r>
            <w:r w:rsidR="007D081B">
              <w:rPr>
                <w:noProof/>
                <w:webHidden/>
              </w:rPr>
              <w:fldChar w:fldCharType="begin"/>
            </w:r>
            <w:r w:rsidR="007D081B">
              <w:rPr>
                <w:noProof/>
                <w:webHidden/>
              </w:rPr>
              <w:instrText xml:space="preserve"> PAGEREF _Toc181295 \h </w:instrText>
            </w:r>
            <w:r w:rsidR="007D081B">
              <w:rPr>
                <w:noProof/>
                <w:webHidden/>
              </w:rPr>
            </w:r>
            <w:r w:rsidR="007D081B">
              <w:rPr>
                <w:noProof/>
                <w:webHidden/>
              </w:rPr>
              <w:fldChar w:fldCharType="separate"/>
            </w:r>
            <w:r w:rsidR="007D081B">
              <w:rPr>
                <w:noProof/>
                <w:webHidden/>
              </w:rPr>
              <w:t>12</w:t>
            </w:r>
            <w:r w:rsidR="007D081B">
              <w:rPr>
                <w:noProof/>
                <w:webHidden/>
              </w:rPr>
              <w:fldChar w:fldCharType="end"/>
            </w:r>
          </w:hyperlink>
        </w:p>
        <w:p w14:paraId="1D8C0BC4" w14:textId="719836EC" w:rsidR="007D081B" w:rsidRDefault="00D27ECE">
          <w:pPr>
            <w:pStyle w:val="TOC2"/>
            <w:tabs>
              <w:tab w:val="left" w:pos="1080"/>
              <w:tab w:val="right" w:leader="dot" w:pos="9350"/>
            </w:tabs>
            <w:rPr>
              <w:noProof/>
              <w:lang w:eastAsia="en-US"/>
            </w:rPr>
          </w:pPr>
          <w:hyperlink w:anchor="_Toc181296" w:history="1">
            <w:r w:rsidR="007D081B" w:rsidRPr="008D7D75">
              <w:rPr>
                <w:rStyle w:val="Hyperlink"/>
                <w:noProof/>
              </w:rPr>
              <w:t>6.5</w:t>
            </w:r>
            <w:r w:rsidR="007D081B">
              <w:rPr>
                <w:noProof/>
                <w:lang w:eastAsia="en-US"/>
              </w:rPr>
              <w:tab/>
            </w:r>
            <w:r w:rsidR="007D081B" w:rsidRPr="008D7D75">
              <w:rPr>
                <w:rStyle w:val="Hyperlink"/>
                <w:noProof/>
              </w:rPr>
              <w:t>Git Version Control</w:t>
            </w:r>
            <w:r w:rsidR="007D081B">
              <w:rPr>
                <w:noProof/>
                <w:webHidden/>
              </w:rPr>
              <w:tab/>
            </w:r>
            <w:r w:rsidR="007D081B">
              <w:rPr>
                <w:noProof/>
                <w:webHidden/>
              </w:rPr>
              <w:fldChar w:fldCharType="begin"/>
            </w:r>
            <w:r w:rsidR="007D081B">
              <w:rPr>
                <w:noProof/>
                <w:webHidden/>
              </w:rPr>
              <w:instrText xml:space="preserve"> PAGEREF _Toc181296 \h </w:instrText>
            </w:r>
            <w:r w:rsidR="007D081B">
              <w:rPr>
                <w:noProof/>
                <w:webHidden/>
              </w:rPr>
            </w:r>
            <w:r w:rsidR="007D081B">
              <w:rPr>
                <w:noProof/>
                <w:webHidden/>
              </w:rPr>
              <w:fldChar w:fldCharType="separate"/>
            </w:r>
            <w:r w:rsidR="007D081B">
              <w:rPr>
                <w:noProof/>
                <w:webHidden/>
              </w:rPr>
              <w:t>12</w:t>
            </w:r>
            <w:r w:rsidR="007D081B">
              <w:rPr>
                <w:noProof/>
                <w:webHidden/>
              </w:rPr>
              <w:fldChar w:fldCharType="end"/>
            </w:r>
          </w:hyperlink>
        </w:p>
        <w:p w14:paraId="20AC2ADB" w14:textId="771DE246" w:rsidR="007D081B" w:rsidRDefault="00D27ECE">
          <w:pPr>
            <w:pStyle w:val="TOC2"/>
            <w:tabs>
              <w:tab w:val="left" w:pos="1080"/>
              <w:tab w:val="right" w:leader="dot" w:pos="9350"/>
            </w:tabs>
            <w:rPr>
              <w:noProof/>
              <w:lang w:eastAsia="en-US"/>
            </w:rPr>
          </w:pPr>
          <w:hyperlink w:anchor="_Toc181297" w:history="1">
            <w:r w:rsidR="007D081B" w:rsidRPr="008D7D75">
              <w:rPr>
                <w:rStyle w:val="Hyperlink"/>
                <w:noProof/>
              </w:rPr>
              <w:t>6.6</w:t>
            </w:r>
            <w:r w:rsidR="007D081B">
              <w:rPr>
                <w:noProof/>
                <w:lang w:eastAsia="en-US"/>
              </w:rPr>
              <w:tab/>
            </w:r>
            <w:r w:rsidR="007D081B" w:rsidRPr="008D7D75">
              <w:rPr>
                <w:rStyle w:val="Hyperlink"/>
                <w:noProof/>
              </w:rPr>
              <w:t>Building ODE Software Artifacts</w:t>
            </w:r>
            <w:r w:rsidR="007D081B">
              <w:rPr>
                <w:noProof/>
                <w:webHidden/>
              </w:rPr>
              <w:tab/>
            </w:r>
            <w:r w:rsidR="007D081B">
              <w:rPr>
                <w:noProof/>
                <w:webHidden/>
              </w:rPr>
              <w:fldChar w:fldCharType="begin"/>
            </w:r>
            <w:r w:rsidR="007D081B">
              <w:rPr>
                <w:noProof/>
                <w:webHidden/>
              </w:rPr>
              <w:instrText xml:space="preserve"> PAGEREF _Toc181297 \h </w:instrText>
            </w:r>
            <w:r w:rsidR="007D081B">
              <w:rPr>
                <w:noProof/>
                <w:webHidden/>
              </w:rPr>
            </w:r>
            <w:r w:rsidR="007D081B">
              <w:rPr>
                <w:noProof/>
                <w:webHidden/>
              </w:rPr>
              <w:fldChar w:fldCharType="separate"/>
            </w:r>
            <w:r w:rsidR="007D081B">
              <w:rPr>
                <w:noProof/>
                <w:webHidden/>
              </w:rPr>
              <w:t>13</w:t>
            </w:r>
            <w:r w:rsidR="007D081B">
              <w:rPr>
                <w:noProof/>
                <w:webHidden/>
              </w:rPr>
              <w:fldChar w:fldCharType="end"/>
            </w:r>
          </w:hyperlink>
        </w:p>
        <w:p w14:paraId="07F4E66F" w14:textId="6D0DBB51" w:rsidR="007D081B" w:rsidRDefault="00D27ECE">
          <w:pPr>
            <w:pStyle w:val="TOC3"/>
            <w:tabs>
              <w:tab w:val="left" w:pos="1440"/>
              <w:tab w:val="right" w:leader="dot" w:pos="9350"/>
            </w:tabs>
            <w:rPr>
              <w:rFonts w:asciiTheme="minorHAnsi" w:eastAsiaTheme="minorEastAsia" w:hAnsiTheme="minorHAnsi" w:cstheme="minorBidi"/>
              <w:noProof/>
              <w:sz w:val="22"/>
              <w:szCs w:val="22"/>
            </w:rPr>
          </w:pPr>
          <w:hyperlink w:anchor="_Toc181298" w:history="1">
            <w:r w:rsidR="007D081B" w:rsidRPr="008D7D75">
              <w:rPr>
                <w:rStyle w:val="Hyperlink"/>
                <w:noProof/>
              </w:rPr>
              <w:t>6.6.1</w:t>
            </w:r>
            <w:r w:rsidR="007D081B">
              <w:rPr>
                <w:rFonts w:asciiTheme="minorHAnsi" w:eastAsiaTheme="minorEastAsia" w:hAnsiTheme="minorHAnsi" w:cstheme="minorBidi"/>
                <w:noProof/>
                <w:sz w:val="22"/>
                <w:szCs w:val="22"/>
              </w:rPr>
              <w:tab/>
            </w:r>
            <w:r w:rsidR="007D081B" w:rsidRPr="008D7D75">
              <w:rPr>
                <w:rStyle w:val="Hyperlink"/>
                <w:noProof/>
              </w:rPr>
              <w:t>Open-Source Repository</w:t>
            </w:r>
            <w:r w:rsidR="007D081B">
              <w:rPr>
                <w:noProof/>
                <w:webHidden/>
              </w:rPr>
              <w:tab/>
            </w:r>
            <w:r w:rsidR="007D081B">
              <w:rPr>
                <w:noProof/>
                <w:webHidden/>
              </w:rPr>
              <w:fldChar w:fldCharType="begin"/>
            </w:r>
            <w:r w:rsidR="007D081B">
              <w:rPr>
                <w:noProof/>
                <w:webHidden/>
              </w:rPr>
              <w:instrText xml:space="preserve"> PAGEREF _Toc181298 \h </w:instrText>
            </w:r>
            <w:r w:rsidR="007D081B">
              <w:rPr>
                <w:noProof/>
                <w:webHidden/>
              </w:rPr>
            </w:r>
            <w:r w:rsidR="007D081B">
              <w:rPr>
                <w:noProof/>
                <w:webHidden/>
              </w:rPr>
              <w:fldChar w:fldCharType="separate"/>
            </w:r>
            <w:r w:rsidR="007D081B">
              <w:rPr>
                <w:noProof/>
                <w:webHidden/>
              </w:rPr>
              <w:t>13</w:t>
            </w:r>
            <w:r w:rsidR="007D081B">
              <w:rPr>
                <w:noProof/>
                <w:webHidden/>
              </w:rPr>
              <w:fldChar w:fldCharType="end"/>
            </w:r>
          </w:hyperlink>
        </w:p>
        <w:p w14:paraId="5938DFC1" w14:textId="2403F960" w:rsidR="007D081B" w:rsidRDefault="00D27ECE">
          <w:pPr>
            <w:pStyle w:val="TOC3"/>
            <w:tabs>
              <w:tab w:val="left" w:pos="1440"/>
              <w:tab w:val="right" w:leader="dot" w:pos="9350"/>
            </w:tabs>
            <w:rPr>
              <w:rFonts w:asciiTheme="minorHAnsi" w:eastAsiaTheme="minorEastAsia" w:hAnsiTheme="minorHAnsi" w:cstheme="minorBidi"/>
              <w:noProof/>
              <w:sz w:val="22"/>
              <w:szCs w:val="22"/>
            </w:rPr>
          </w:pPr>
          <w:hyperlink w:anchor="_Toc181299" w:history="1">
            <w:r w:rsidR="007D081B" w:rsidRPr="008D7D75">
              <w:rPr>
                <w:rStyle w:val="Hyperlink"/>
                <w:b/>
                <w:noProof/>
              </w:rPr>
              <w:t>6.6.2</w:t>
            </w:r>
            <w:r w:rsidR="007D081B">
              <w:rPr>
                <w:rFonts w:asciiTheme="minorHAnsi" w:eastAsiaTheme="minorEastAsia" w:hAnsiTheme="minorHAnsi" w:cstheme="minorBidi"/>
                <w:noProof/>
                <w:sz w:val="22"/>
                <w:szCs w:val="22"/>
              </w:rPr>
              <w:tab/>
            </w:r>
            <w:r w:rsidR="007D081B" w:rsidRPr="008D7D75">
              <w:rPr>
                <w:rStyle w:val="Hyperlink"/>
                <w:noProof/>
              </w:rPr>
              <w:t>ASN.1 Java API</w:t>
            </w:r>
            <w:r w:rsidR="007D081B">
              <w:rPr>
                <w:noProof/>
                <w:webHidden/>
              </w:rPr>
              <w:tab/>
            </w:r>
            <w:r w:rsidR="007D081B">
              <w:rPr>
                <w:noProof/>
                <w:webHidden/>
              </w:rPr>
              <w:fldChar w:fldCharType="begin"/>
            </w:r>
            <w:r w:rsidR="007D081B">
              <w:rPr>
                <w:noProof/>
                <w:webHidden/>
              </w:rPr>
              <w:instrText xml:space="preserve"> PAGEREF _Toc181299 \h </w:instrText>
            </w:r>
            <w:r w:rsidR="007D081B">
              <w:rPr>
                <w:noProof/>
                <w:webHidden/>
              </w:rPr>
            </w:r>
            <w:r w:rsidR="007D081B">
              <w:rPr>
                <w:noProof/>
                <w:webHidden/>
              </w:rPr>
              <w:fldChar w:fldCharType="separate"/>
            </w:r>
            <w:r w:rsidR="007D081B">
              <w:rPr>
                <w:noProof/>
                <w:webHidden/>
              </w:rPr>
              <w:t>14</w:t>
            </w:r>
            <w:r w:rsidR="007D081B">
              <w:rPr>
                <w:noProof/>
                <w:webHidden/>
              </w:rPr>
              <w:fldChar w:fldCharType="end"/>
            </w:r>
          </w:hyperlink>
        </w:p>
        <w:p w14:paraId="75ECC820" w14:textId="10ACF473" w:rsidR="007D081B" w:rsidRDefault="00D27ECE">
          <w:pPr>
            <w:pStyle w:val="TOC3"/>
            <w:tabs>
              <w:tab w:val="left" w:pos="1440"/>
              <w:tab w:val="right" w:leader="dot" w:pos="9350"/>
            </w:tabs>
            <w:rPr>
              <w:rFonts w:asciiTheme="minorHAnsi" w:eastAsiaTheme="minorEastAsia" w:hAnsiTheme="minorHAnsi" w:cstheme="minorBidi"/>
              <w:noProof/>
              <w:sz w:val="22"/>
              <w:szCs w:val="22"/>
            </w:rPr>
          </w:pPr>
          <w:hyperlink w:anchor="_Toc181300" w:history="1">
            <w:r w:rsidR="007D081B" w:rsidRPr="008D7D75">
              <w:rPr>
                <w:rStyle w:val="Hyperlink"/>
                <w:noProof/>
              </w:rPr>
              <w:t>6.6.3</w:t>
            </w:r>
            <w:r w:rsidR="007D081B">
              <w:rPr>
                <w:rFonts w:asciiTheme="minorHAnsi" w:eastAsiaTheme="minorEastAsia" w:hAnsiTheme="minorHAnsi" w:cstheme="minorBidi"/>
                <w:noProof/>
                <w:sz w:val="22"/>
                <w:szCs w:val="22"/>
              </w:rPr>
              <w:tab/>
            </w:r>
            <w:r w:rsidR="007D081B" w:rsidRPr="008D7D75">
              <w:rPr>
                <w:rStyle w:val="Hyperlink"/>
                <w:noProof/>
              </w:rPr>
              <w:t>Build and Deploy Procedure</w:t>
            </w:r>
            <w:r w:rsidR="007D081B">
              <w:rPr>
                <w:noProof/>
                <w:webHidden/>
              </w:rPr>
              <w:tab/>
            </w:r>
            <w:r w:rsidR="007D081B">
              <w:rPr>
                <w:noProof/>
                <w:webHidden/>
              </w:rPr>
              <w:fldChar w:fldCharType="begin"/>
            </w:r>
            <w:r w:rsidR="007D081B">
              <w:rPr>
                <w:noProof/>
                <w:webHidden/>
              </w:rPr>
              <w:instrText xml:space="preserve"> PAGEREF _Toc181300 \h </w:instrText>
            </w:r>
            <w:r w:rsidR="007D081B">
              <w:rPr>
                <w:noProof/>
                <w:webHidden/>
              </w:rPr>
            </w:r>
            <w:r w:rsidR="007D081B">
              <w:rPr>
                <w:noProof/>
                <w:webHidden/>
              </w:rPr>
              <w:fldChar w:fldCharType="separate"/>
            </w:r>
            <w:r w:rsidR="007D081B">
              <w:rPr>
                <w:noProof/>
                <w:webHidden/>
              </w:rPr>
              <w:t>14</w:t>
            </w:r>
            <w:r w:rsidR="007D081B">
              <w:rPr>
                <w:noProof/>
                <w:webHidden/>
              </w:rPr>
              <w:fldChar w:fldCharType="end"/>
            </w:r>
          </w:hyperlink>
        </w:p>
        <w:p w14:paraId="17C66BBD" w14:textId="40D8E35A" w:rsidR="007D081B" w:rsidRDefault="00D27ECE">
          <w:pPr>
            <w:pStyle w:val="TOC3"/>
            <w:tabs>
              <w:tab w:val="left" w:pos="1440"/>
              <w:tab w:val="right" w:leader="dot" w:pos="9350"/>
            </w:tabs>
            <w:rPr>
              <w:rFonts w:asciiTheme="minorHAnsi" w:eastAsiaTheme="minorEastAsia" w:hAnsiTheme="minorHAnsi" w:cstheme="minorBidi"/>
              <w:noProof/>
              <w:sz w:val="22"/>
              <w:szCs w:val="22"/>
            </w:rPr>
          </w:pPr>
          <w:hyperlink w:anchor="_Toc181301" w:history="1">
            <w:r w:rsidR="007D081B" w:rsidRPr="008D7D75">
              <w:rPr>
                <w:rStyle w:val="Hyperlink"/>
                <w:b/>
                <w:noProof/>
              </w:rPr>
              <w:t>6.6.4</w:t>
            </w:r>
            <w:r w:rsidR="007D081B">
              <w:rPr>
                <w:rFonts w:asciiTheme="minorHAnsi" w:eastAsiaTheme="minorEastAsia" w:hAnsiTheme="minorHAnsi" w:cstheme="minorBidi"/>
                <w:noProof/>
                <w:sz w:val="22"/>
                <w:szCs w:val="22"/>
              </w:rPr>
              <w:tab/>
            </w:r>
            <w:r w:rsidR="007D081B" w:rsidRPr="008D7D75">
              <w:rPr>
                <w:rStyle w:val="Hyperlink"/>
                <w:noProof/>
              </w:rPr>
              <w:t>ODE Application Properties</w:t>
            </w:r>
            <w:r w:rsidR="007D081B">
              <w:rPr>
                <w:noProof/>
                <w:webHidden/>
              </w:rPr>
              <w:tab/>
            </w:r>
            <w:r w:rsidR="007D081B">
              <w:rPr>
                <w:noProof/>
                <w:webHidden/>
              </w:rPr>
              <w:fldChar w:fldCharType="begin"/>
            </w:r>
            <w:r w:rsidR="007D081B">
              <w:rPr>
                <w:noProof/>
                <w:webHidden/>
              </w:rPr>
              <w:instrText xml:space="preserve"> PAGEREF _Toc181301 \h </w:instrText>
            </w:r>
            <w:r w:rsidR="007D081B">
              <w:rPr>
                <w:noProof/>
                <w:webHidden/>
              </w:rPr>
            </w:r>
            <w:r w:rsidR="007D081B">
              <w:rPr>
                <w:noProof/>
                <w:webHidden/>
              </w:rPr>
              <w:fldChar w:fldCharType="separate"/>
            </w:r>
            <w:r w:rsidR="007D081B">
              <w:rPr>
                <w:noProof/>
                <w:webHidden/>
              </w:rPr>
              <w:t>14</w:t>
            </w:r>
            <w:r w:rsidR="007D081B">
              <w:rPr>
                <w:noProof/>
                <w:webHidden/>
              </w:rPr>
              <w:fldChar w:fldCharType="end"/>
            </w:r>
          </w:hyperlink>
        </w:p>
        <w:p w14:paraId="321FEBBB" w14:textId="7272C7B7" w:rsidR="007D081B" w:rsidRDefault="00D27ECE">
          <w:pPr>
            <w:pStyle w:val="TOC3"/>
            <w:tabs>
              <w:tab w:val="left" w:pos="1440"/>
              <w:tab w:val="right" w:leader="dot" w:pos="9350"/>
            </w:tabs>
            <w:rPr>
              <w:rFonts w:asciiTheme="minorHAnsi" w:eastAsiaTheme="minorEastAsia" w:hAnsiTheme="minorHAnsi" w:cstheme="minorBidi"/>
              <w:noProof/>
              <w:sz w:val="22"/>
              <w:szCs w:val="22"/>
            </w:rPr>
          </w:pPr>
          <w:hyperlink w:anchor="_Toc181302" w:history="1">
            <w:r w:rsidR="007D081B" w:rsidRPr="008D7D75">
              <w:rPr>
                <w:rStyle w:val="Hyperlink"/>
                <w:noProof/>
              </w:rPr>
              <w:t>6.6.5</w:t>
            </w:r>
            <w:r w:rsidR="007D081B">
              <w:rPr>
                <w:rFonts w:asciiTheme="minorHAnsi" w:eastAsiaTheme="minorEastAsia" w:hAnsiTheme="minorHAnsi" w:cstheme="minorBidi"/>
                <w:noProof/>
                <w:sz w:val="22"/>
                <w:szCs w:val="22"/>
              </w:rPr>
              <w:tab/>
            </w:r>
            <w:r w:rsidR="007D081B" w:rsidRPr="008D7D75">
              <w:rPr>
                <w:rStyle w:val="Hyperlink"/>
                <w:noProof/>
              </w:rPr>
              <w:t>ODE Logging Properties</w:t>
            </w:r>
            <w:r w:rsidR="007D081B">
              <w:rPr>
                <w:noProof/>
                <w:webHidden/>
              </w:rPr>
              <w:tab/>
            </w:r>
            <w:r w:rsidR="007D081B">
              <w:rPr>
                <w:noProof/>
                <w:webHidden/>
              </w:rPr>
              <w:fldChar w:fldCharType="begin"/>
            </w:r>
            <w:r w:rsidR="007D081B">
              <w:rPr>
                <w:noProof/>
                <w:webHidden/>
              </w:rPr>
              <w:instrText xml:space="preserve"> PAGEREF _Toc181302 \h </w:instrText>
            </w:r>
            <w:r w:rsidR="007D081B">
              <w:rPr>
                <w:noProof/>
                <w:webHidden/>
              </w:rPr>
            </w:r>
            <w:r w:rsidR="007D081B">
              <w:rPr>
                <w:noProof/>
                <w:webHidden/>
              </w:rPr>
              <w:fldChar w:fldCharType="separate"/>
            </w:r>
            <w:r w:rsidR="007D081B">
              <w:rPr>
                <w:noProof/>
                <w:webHidden/>
              </w:rPr>
              <w:t>17</w:t>
            </w:r>
            <w:r w:rsidR="007D081B">
              <w:rPr>
                <w:noProof/>
                <w:webHidden/>
              </w:rPr>
              <w:fldChar w:fldCharType="end"/>
            </w:r>
          </w:hyperlink>
        </w:p>
        <w:p w14:paraId="0DA33602" w14:textId="02690F1D" w:rsidR="007D081B" w:rsidRDefault="00D27ECE">
          <w:pPr>
            <w:pStyle w:val="TOC1"/>
            <w:tabs>
              <w:tab w:val="left" w:pos="480"/>
              <w:tab w:val="right" w:leader="dot" w:pos="9350"/>
            </w:tabs>
            <w:rPr>
              <w:noProof/>
              <w:lang w:eastAsia="en-US"/>
            </w:rPr>
          </w:pPr>
          <w:hyperlink w:anchor="_Toc181303" w:history="1">
            <w:r w:rsidR="007D081B" w:rsidRPr="008D7D75">
              <w:rPr>
                <w:rStyle w:val="Hyperlink"/>
                <w:noProof/>
              </w:rPr>
              <w:t>7</w:t>
            </w:r>
            <w:r w:rsidR="007D081B">
              <w:rPr>
                <w:noProof/>
                <w:lang w:eastAsia="en-US"/>
              </w:rPr>
              <w:tab/>
            </w:r>
            <w:r w:rsidR="007D081B" w:rsidRPr="008D7D75">
              <w:rPr>
                <w:rStyle w:val="Hyperlink"/>
                <w:noProof/>
              </w:rPr>
              <w:t>ODE Features</w:t>
            </w:r>
            <w:r w:rsidR="007D081B">
              <w:rPr>
                <w:noProof/>
                <w:webHidden/>
              </w:rPr>
              <w:tab/>
            </w:r>
            <w:r w:rsidR="007D081B">
              <w:rPr>
                <w:noProof/>
                <w:webHidden/>
              </w:rPr>
              <w:fldChar w:fldCharType="begin"/>
            </w:r>
            <w:r w:rsidR="007D081B">
              <w:rPr>
                <w:noProof/>
                <w:webHidden/>
              </w:rPr>
              <w:instrText xml:space="preserve"> PAGEREF _Toc181303 \h </w:instrText>
            </w:r>
            <w:r w:rsidR="007D081B">
              <w:rPr>
                <w:noProof/>
                <w:webHidden/>
              </w:rPr>
            </w:r>
            <w:r w:rsidR="007D081B">
              <w:rPr>
                <w:noProof/>
                <w:webHidden/>
              </w:rPr>
              <w:fldChar w:fldCharType="separate"/>
            </w:r>
            <w:r w:rsidR="007D081B">
              <w:rPr>
                <w:noProof/>
                <w:webHidden/>
              </w:rPr>
              <w:t>18</w:t>
            </w:r>
            <w:r w:rsidR="007D081B">
              <w:rPr>
                <w:noProof/>
                <w:webHidden/>
              </w:rPr>
              <w:fldChar w:fldCharType="end"/>
            </w:r>
          </w:hyperlink>
        </w:p>
        <w:p w14:paraId="495BB2BB" w14:textId="10173156" w:rsidR="007D081B" w:rsidRDefault="00D27ECE">
          <w:pPr>
            <w:pStyle w:val="TOC2"/>
            <w:tabs>
              <w:tab w:val="left" w:pos="1080"/>
              <w:tab w:val="right" w:leader="dot" w:pos="9350"/>
            </w:tabs>
            <w:rPr>
              <w:noProof/>
              <w:lang w:eastAsia="en-US"/>
            </w:rPr>
          </w:pPr>
          <w:hyperlink w:anchor="_Toc181304" w:history="1">
            <w:r w:rsidR="007D081B" w:rsidRPr="008D7D75">
              <w:rPr>
                <w:rStyle w:val="Hyperlink"/>
                <w:noProof/>
              </w:rPr>
              <w:t>7.1</w:t>
            </w:r>
            <w:r w:rsidR="007D081B">
              <w:rPr>
                <w:noProof/>
                <w:lang w:eastAsia="en-US"/>
              </w:rPr>
              <w:tab/>
            </w:r>
            <w:r w:rsidR="007D081B" w:rsidRPr="008D7D75">
              <w:rPr>
                <w:rStyle w:val="Hyperlink"/>
                <w:noProof/>
              </w:rPr>
              <w:t>Managing SNMP Devices</w:t>
            </w:r>
            <w:r w:rsidR="007D081B">
              <w:rPr>
                <w:noProof/>
                <w:webHidden/>
              </w:rPr>
              <w:tab/>
            </w:r>
            <w:r w:rsidR="007D081B">
              <w:rPr>
                <w:noProof/>
                <w:webHidden/>
              </w:rPr>
              <w:fldChar w:fldCharType="begin"/>
            </w:r>
            <w:r w:rsidR="007D081B">
              <w:rPr>
                <w:noProof/>
                <w:webHidden/>
              </w:rPr>
              <w:instrText xml:space="preserve"> PAGEREF _Toc181304 \h </w:instrText>
            </w:r>
            <w:r w:rsidR="007D081B">
              <w:rPr>
                <w:noProof/>
                <w:webHidden/>
              </w:rPr>
            </w:r>
            <w:r w:rsidR="007D081B">
              <w:rPr>
                <w:noProof/>
                <w:webHidden/>
              </w:rPr>
              <w:fldChar w:fldCharType="separate"/>
            </w:r>
            <w:r w:rsidR="007D081B">
              <w:rPr>
                <w:noProof/>
                <w:webHidden/>
              </w:rPr>
              <w:t>18</w:t>
            </w:r>
            <w:r w:rsidR="007D081B">
              <w:rPr>
                <w:noProof/>
                <w:webHidden/>
              </w:rPr>
              <w:fldChar w:fldCharType="end"/>
            </w:r>
          </w:hyperlink>
        </w:p>
        <w:p w14:paraId="5DE49F20" w14:textId="04FD2E96" w:rsidR="007D081B" w:rsidRDefault="00D27ECE">
          <w:pPr>
            <w:pStyle w:val="TOC3"/>
            <w:tabs>
              <w:tab w:val="left" w:pos="1440"/>
              <w:tab w:val="right" w:leader="dot" w:pos="9350"/>
            </w:tabs>
            <w:rPr>
              <w:rFonts w:asciiTheme="minorHAnsi" w:eastAsiaTheme="minorEastAsia" w:hAnsiTheme="minorHAnsi" w:cstheme="minorBidi"/>
              <w:noProof/>
              <w:sz w:val="22"/>
              <w:szCs w:val="22"/>
            </w:rPr>
          </w:pPr>
          <w:hyperlink w:anchor="_Toc181305" w:history="1">
            <w:r w:rsidR="007D081B" w:rsidRPr="008D7D75">
              <w:rPr>
                <w:rStyle w:val="Hyperlink"/>
                <w:noProof/>
              </w:rPr>
              <w:t>7.1.1</w:t>
            </w:r>
            <w:r w:rsidR="007D081B">
              <w:rPr>
                <w:rFonts w:asciiTheme="minorHAnsi" w:eastAsiaTheme="minorEastAsia" w:hAnsiTheme="minorHAnsi" w:cstheme="minorBidi"/>
                <w:noProof/>
                <w:sz w:val="22"/>
                <w:szCs w:val="22"/>
              </w:rPr>
              <w:tab/>
            </w:r>
            <w:r w:rsidR="007D081B" w:rsidRPr="008D7D75">
              <w:rPr>
                <w:rStyle w:val="Hyperlink"/>
                <w:noProof/>
              </w:rPr>
              <w:t>Query Parameters</w:t>
            </w:r>
            <w:r w:rsidR="007D081B">
              <w:rPr>
                <w:noProof/>
                <w:webHidden/>
              </w:rPr>
              <w:tab/>
            </w:r>
            <w:r w:rsidR="007D081B">
              <w:rPr>
                <w:noProof/>
                <w:webHidden/>
              </w:rPr>
              <w:fldChar w:fldCharType="begin"/>
            </w:r>
            <w:r w:rsidR="007D081B">
              <w:rPr>
                <w:noProof/>
                <w:webHidden/>
              </w:rPr>
              <w:instrText xml:space="preserve"> PAGEREF _Toc181305 \h </w:instrText>
            </w:r>
            <w:r w:rsidR="007D081B">
              <w:rPr>
                <w:noProof/>
                <w:webHidden/>
              </w:rPr>
            </w:r>
            <w:r w:rsidR="007D081B">
              <w:rPr>
                <w:noProof/>
                <w:webHidden/>
              </w:rPr>
              <w:fldChar w:fldCharType="separate"/>
            </w:r>
            <w:r w:rsidR="007D081B">
              <w:rPr>
                <w:noProof/>
                <w:webHidden/>
              </w:rPr>
              <w:t>18</w:t>
            </w:r>
            <w:r w:rsidR="007D081B">
              <w:rPr>
                <w:noProof/>
                <w:webHidden/>
              </w:rPr>
              <w:fldChar w:fldCharType="end"/>
            </w:r>
          </w:hyperlink>
        </w:p>
        <w:p w14:paraId="26B97DBF" w14:textId="3F79DF90" w:rsidR="007D081B" w:rsidRDefault="00D27ECE">
          <w:pPr>
            <w:pStyle w:val="TOC3"/>
            <w:tabs>
              <w:tab w:val="left" w:pos="1440"/>
              <w:tab w:val="right" w:leader="dot" w:pos="9350"/>
            </w:tabs>
            <w:rPr>
              <w:rFonts w:asciiTheme="minorHAnsi" w:eastAsiaTheme="minorEastAsia" w:hAnsiTheme="minorHAnsi" w:cstheme="minorBidi"/>
              <w:noProof/>
              <w:sz w:val="22"/>
              <w:szCs w:val="22"/>
            </w:rPr>
          </w:pPr>
          <w:hyperlink w:anchor="_Toc181306" w:history="1">
            <w:r w:rsidR="007D081B" w:rsidRPr="008D7D75">
              <w:rPr>
                <w:rStyle w:val="Hyperlink"/>
                <w:noProof/>
              </w:rPr>
              <w:t>7.1.2</w:t>
            </w:r>
            <w:r w:rsidR="007D081B">
              <w:rPr>
                <w:rFonts w:asciiTheme="minorHAnsi" w:eastAsiaTheme="minorEastAsia" w:hAnsiTheme="minorHAnsi" w:cstheme="minorBidi"/>
                <w:noProof/>
                <w:sz w:val="22"/>
                <w:szCs w:val="22"/>
              </w:rPr>
              <w:tab/>
            </w:r>
            <w:r w:rsidR="007D081B" w:rsidRPr="008D7D75">
              <w:rPr>
                <w:rStyle w:val="Hyperlink"/>
                <w:noProof/>
              </w:rPr>
              <w:t>API Details</w:t>
            </w:r>
            <w:r w:rsidR="007D081B">
              <w:rPr>
                <w:noProof/>
                <w:webHidden/>
              </w:rPr>
              <w:tab/>
            </w:r>
            <w:r w:rsidR="007D081B">
              <w:rPr>
                <w:noProof/>
                <w:webHidden/>
              </w:rPr>
              <w:fldChar w:fldCharType="begin"/>
            </w:r>
            <w:r w:rsidR="007D081B">
              <w:rPr>
                <w:noProof/>
                <w:webHidden/>
              </w:rPr>
              <w:instrText xml:space="preserve"> PAGEREF _Toc181306 \h </w:instrText>
            </w:r>
            <w:r w:rsidR="007D081B">
              <w:rPr>
                <w:noProof/>
                <w:webHidden/>
              </w:rPr>
            </w:r>
            <w:r w:rsidR="007D081B">
              <w:rPr>
                <w:noProof/>
                <w:webHidden/>
              </w:rPr>
              <w:fldChar w:fldCharType="separate"/>
            </w:r>
            <w:r w:rsidR="007D081B">
              <w:rPr>
                <w:noProof/>
                <w:webHidden/>
              </w:rPr>
              <w:t>19</w:t>
            </w:r>
            <w:r w:rsidR="007D081B">
              <w:rPr>
                <w:noProof/>
                <w:webHidden/>
              </w:rPr>
              <w:fldChar w:fldCharType="end"/>
            </w:r>
          </w:hyperlink>
        </w:p>
        <w:p w14:paraId="3519CA2D" w14:textId="38D35D0B" w:rsidR="007D081B" w:rsidRDefault="00D27ECE">
          <w:pPr>
            <w:pStyle w:val="TOC3"/>
            <w:tabs>
              <w:tab w:val="left" w:pos="1440"/>
              <w:tab w:val="right" w:leader="dot" w:pos="9350"/>
            </w:tabs>
            <w:rPr>
              <w:rFonts w:asciiTheme="minorHAnsi" w:eastAsiaTheme="minorEastAsia" w:hAnsiTheme="minorHAnsi" w:cstheme="minorBidi"/>
              <w:noProof/>
              <w:sz w:val="22"/>
              <w:szCs w:val="22"/>
            </w:rPr>
          </w:pPr>
          <w:hyperlink w:anchor="_Toc181307" w:history="1">
            <w:r w:rsidR="007D081B" w:rsidRPr="008D7D75">
              <w:rPr>
                <w:rStyle w:val="Hyperlink"/>
                <w:noProof/>
              </w:rPr>
              <w:t>7.1.3</w:t>
            </w:r>
            <w:r w:rsidR="007D081B">
              <w:rPr>
                <w:rFonts w:asciiTheme="minorHAnsi" w:eastAsiaTheme="minorEastAsia" w:hAnsiTheme="minorHAnsi" w:cstheme="minorBidi"/>
                <w:noProof/>
                <w:sz w:val="22"/>
                <w:szCs w:val="22"/>
              </w:rPr>
              <w:tab/>
            </w:r>
            <w:r w:rsidR="007D081B" w:rsidRPr="008D7D75">
              <w:rPr>
                <w:rStyle w:val="Hyperlink"/>
                <w:noProof/>
              </w:rPr>
              <w:t>Web Based View</w:t>
            </w:r>
            <w:r w:rsidR="007D081B">
              <w:rPr>
                <w:noProof/>
                <w:webHidden/>
              </w:rPr>
              <w:tab/>
            </w:r>
            <w:r w:rsidR="007D081B">
              <w:rPr>
                <w:noProof/>
                <w:webHidden/>
              </w:rPr>
              <w:fldChar w:fldCharType="begin"/>
            </w:r>
            <w:r w:rsidR="007D081B">
              <w:rPr>
                <w:noProof/>
                <w:webHidden/>
              </w:rPr>
              <w:instrText xml:space="preserve"> PAGEREF _Toc181307 \h </w:instrText>
            </w:r>
            <w:r w:rsidR="007D081B">
              <w:rPr>
                <w:noProof/>
                <w:webHidden/>
              </w:rPr>
            </w:r>
            <w:r w:rsidR="007D081B">
              <w:rPr>
                <w:noProof/>
                <w:webHidden/>
              </w:rPr>
              <w:fldChar w:fldCharType="separate"/>
            </w:r>
            <w:r w:rsidR="007D081B">
              <w:rPr>
                <w:noProof/>
                <w:webHidden/>
              </w:rPr>
              <w:t>19</w:t>
            </w:r>
            <w:r w:rsidR="007D081B">
              <w:rPr>
                <w:noProof/>
                <w:webHidden/>
              </w:rPr>
              <w:fldChar w:fldCharType="end"/>
            </w:r>
          </w:hyperlink>
        </w:p>
        <w:p w14:paraId="396DE642" w14:textId="566A8DA7" w:rsidR="007D081B" w:rsidRDefault="00D27ECE">
          <w:pPr>
            <w:pStyle w:val="TOC3"/>
            <w:tabs>
              <w:tab w:val="left" w:pos="1440"/>
              <w:tab w:val="right" w:leader="dot" w:pos="9350"/>
            </w:tabs>
            <w:rPr>
              <w:rFonts w:asciiTheme="minorHAnsi" w:eastAsiaTheme="minorEastAsia" w:hAnsiTheme="minorHAnsi" w:cstheme="minorBidi"/>
              <w:noProof/>
              <w:sz w:val="22"/>
              <w:szCs w:val="22"/>
            </w:rPr>
          </w:pPr>
          <w:hyperlink w:anchor="_Toc181308" w:history="1">
            <w:r w:rsidR="007D081B" w:rsidRPr="008D7D75">
              <w:rPr>
                <w:rStyle w:val="Hyperlink"/>
                <w:noProof/>
              </w:rPr>
              <w:t>7.1.4</w:t>
            </w:r>
            <w:r w:rsidR="007D081B">
              <w:rPr>
                <w:rFonts w:asciiTheme="minorHAnsi" w:eastAsiaTheme="minorEastAsia" w:hAnsiTheme="minorHAnsi" w:cstheme="minorBidi"/>
                <w:noProof/>
                <w:sz w:val="22"/>
                <w:szCs w:val="22"/>
              </w:rPr>
              <w:tab/>
            </w:r>
            <w:r w:rsidR="007D081B" w:rsidRPr="008D7D75">
              <w:rPr>
                <w:rStyle w:val="Hyperlink"/>
                <w:noProof/>
              </w:rPr>
              <w:t>Additional Features/ Discussion Points</w:t>
            </w:r>
            <w:r w:rsidR="007D081B">
              <w:rPr>
                <w:noProof/>
                <w:webHidden/>
              </w:rPr>
              <w:tab/>
            </w:r>
            <w:r w:rsidR="007D081B">
              <w:rPr>
                <w:noProof/>
                <w:webHidden/>
              </w:rPr>
              <w:fldChar w:fldCharType="begin"/>
            </w:r>
            <w:r w:rsidR="007D081B">
              <w:rPr>
                <w:noProof/>
                <w:webHidden/>
              </w:rPr>
              <w:instrText xml:space="preserve"> PAGEREF _Toc181308 \h </w:instrText>
            </w:r>
            <w:r w:rsidR="007D081B">
              <w:rPr>
                <w:noProof/>
                <w:webHidden/>
              </w:rPr>
            </w:r>
            <w:r w:rsidR="007D081B">
              <w:rPr>
                <w:noProof/>
                <w:webHidden/>
              </w:rPr>
              <w:fldChar w:fldCharType="separate"/>
            </w:r>
            <w:r w:rsidR="007D081B">
              <w:rPr>
                <w:noProof/>
                <w:webHidden/>
              </w:rPr>
              <w:t>19</w:t>
            </w:r>
            <w:r w:rsidR="007D081B">
              <w:rPr>
                <w:noProof/>
                <w:webHidden/>
              </w:rPr>
              <w:fldChar w:fldCharType="end"/>
            </w:r>
          </w:hyperlink>
        </w:p>
        <w:p w14:paraId="48273783" w14:textId="4E4CEA37" w:rsidR="007D081B" w:rsidRDefault="00D27ECE">
          <w:pPr>
            <w:pStyle w:val="TOC2"/>
            <w:tabs>
              <w:tab w:val="left" w:pos="1080"/>
              <w:tab w:val="right" w:leader="dot" w:pos="9350"/>
            </w:tabs>
            <w:rPr>
              <w:noProof/>
              <w:lang w:eastAsia="en-US"/>
            </w:rPr>
          </w:pPr>
          <w:hyperlink w:anchor="_Toc181309" w:history="1">
            <w:r w:rsidR="007D081B" w:rsidRPr="008D7D75">
              <w:rPr>
                <w:rStyle w:val="Hyperlink"/>
                <w:noProof/>
              </w:rPr>
              <w:t>7.2</w:t>
            </w:r>
            <w:r w:rsidR="007D081B">
              <w:rPr>
                <w:noProof/>
                <w:lang w:eastAsia="en-US"/>
              </w:rPr>
              <w:tab/>
            </w:r>
            <w:r w:rsidR="007D081B" w:rsidRPr="008D7D75">
              <w:rPr>
                <w:rStyle w:val="Hyperlink"/>
                <w:noProof/>
              </w:rPr>
              <w:t>Logging Events</w:t>
            </w:r>
            <w:r w:rsidR="007D081B">
              <w:rPr>
                <w:noProof/>
                <w:webHidden/>
              </w:rPr>
              <w:tab/>
            </w:r>
            <w:r w:rsidR="007D081B">
              <w:rPr>
                <w:noProof/>
                <w:webHidden/>
              </w:rPr>
              <w:fldChar w:fldCharType="begin"/>
            </w:r>
            <w:r w:rsidR="007D081B">
              <w:rPr>
                <w:noProof/>
                <w:webHidden/>
              </w:rPr>
              <w:instrText xml:space="preserve"> PAGEREF _Toc181309 \h </w:instrText>
            </w:r>
            <w:r w:rsidR="007D081B">
              <w:rPr>
                <w:noProof/>
                <w:webHidden/>
              </w:rPr>
            </w:r>
            <w:r w:rsidR="007D081B">
              <w:rPr>
                <w:noProof/>
                <w:webHidden/>
              </w:rPr>
              <w:fldChar w:fldCharType="separate"/>
            </w:r>
            <w:r w:rsidR="007D081B">
              <w:rPr>
                <w:noProof/>
                <w:webHidden/>
              </w:rPr>
              <w:t>19</w:t>
            </w:r>
            <w:r w:rsidR="007D081B">
              <w:rPr>
                <w:noProof/>
                <w:webHidden/>
              </w:rPr>
              <w:fldChar w:fldCharType="end"/>
            </w:r>
          </w:hyperlink>
        </w:p>
        <w:p w14:paraId="238965A6" w14:textId="6E29177F" w:rsidR="007D081B" w:rsidRDefault="00D27ECE">
          <w:pPr>
            <w:pStyle w:val="TOC3"/>
            <w:tabs>
              <w:tab w:val="left" w:pos="1440"/>
              <w:tab w:val="right" w:leader="dot" w:pos="9350"/>
            </w:tabs>
            <w:rPr>
              <w:rFonts w:asciiTheme="minorHAnsi" w:eastAsiaTheme="minorEastAsia" w:hAnsiTheme="minorHAnsi" w:cstheme="minorBidi"/>
              <w:noProof/>
              <w:sz w:val="22"/>
              <w:szCs w:val="22"/>
            </w:rPr>
          </w:pPr>
          <w:hyperlink w:anchor="_Toc181310" w:history="1">
            <w:r w:rsidR="007D081B" w:rsidRPr="008D7D75">
              <w:rPr>
                <w:rStyle w:val="Hyperlink"/>
                <w:noProof/>
              </w:rPr>
              <w:t>7.2.1</w:t>
            </w:r>
            <w:r w:rsidR="007D081B">
              <w:rPr>
                <w:rFonts w:asciiTheme="minorHAnsi" w:eastAsiaTheme="minorEastAsia" w:hAnsiTheme="minorHAnsi" w:cstheme="minorBidi"/>
                <w:noProof/>
                <w:sz w:val="22"/>
                <w:szCs w:val="22"/>
              </w:rPr>
              <w:tab/>
            </w:r>
            <w:r w:rsidR="007D081B" w:rsidRPr="008D7D75">
              <w:rPr>
                <w:rStyle w:val="Hyperlink"/>
                <w:noProof/>
              </w:rPr>
              <w:t>Log Levels</w:t>
            </w:r>
            <w:r w:rsidR="007D081B">
              <w:rPr>
                <w:noProof/>
                <w:webHidden/>
              </w:rPr>
              <w:tab/>
            </w:r>
            <w:r w:rsidR="007D081B">
              <w:rPr>
                <w:noProof/>
                <w:webHidden/>
              </w:rPr>
              <w:fldChar w:fldCharType="begin"/>
            </w:r>
            <w:r w:rsidR="007D081B">
              <w:rPr>
                <w:noProof/>
                <w:webHidden/>
              </w:rPr>
              <w:instrText xml:space="preserve"> PAGEREF _Toc181310 \h </w:instrText>
            </w:r>
            <w:r w:rsidR="007D081B">
              <w:rPr>
                <w:noProof/>
                <w:webHidden/>
              </w:rPr>
            </w:r>
            <w:r w:rsidR="007D081B">
              <w:rPr>
                <w:noProof/>
                <w:webHidden/>
              </w:rPr>
              <w:fldChar w:fldCharType="separate"/>
            </w:r>
            <w:r w:rsidR="007D081B">
              <w:rPr>
                <w:noProof/>
                <w:webHidden/>
              </w:rPr>
              <w:t>19</w:t>
            </w:r>
            <w:r w:rsidR="007D081B">
              <w:rPr>
                <w:noProof/>
                <w:webHidden/>
              </w:rPr>
              <w:fldChar w:fldCharType="end"/>
            </w:r>
          </w:hyperlink>
        </w:p>
        <w:p w14:paraId="690D4899" w14:textId="4F8D8458" w:rsidR="007D081B" w:rsidRDefault="00D27ECE">
          <w:pPr>
            <w:pStyle w:val="TOC3"/>
            <w:tabs>
              <w:tab w:val="left" w:pos="1440"/>
              <w:tab w:val="right" w:leader="dot" w:pos="9350"/>
            </w:tabs>
            <w:rPr>
              <w:rFonts w:asciiTheme="minorHAnsi" w:eastAsiaTheme="minorEastAsia" w:hAnsiTheme="minorHAnsi" w:cstheme="minorBidi"/>
              <w:noProof/>
              <w:sz w:val="22"/>
              <w:szCs w:val="22"/>
            </w:rPr>
          </w:pPr>
          <w:hyperlink w:anchor="_Toc181311" w:history="1">
            <w:r w:rsidR="007D081B" w:rsidRPr="008D7D75">
              <w:rPr>
                <w:rStyle w:val="Hyperlink"/>
                <w:noProof/>
              </w:rPr>
              <w:t>7.2.2</w:t>
            </w:r>
            <w:r w:rsidR="007D081B">
              <w:rPr>
                <w:rFonts w:asciiTheme="minorHAnsi" w:eastAsiaTheme="minorEastAsia" w:hAnsiTheme="minorHAnsi" w:cstheme="minorBidi"/>
                <w:noProof/>
                <w:sz w:val="22"/>
                <w:szCs w:val="22"/>
              </w:rPr>
              <w:tab/>
            </w:r>
            <w:r w:rsidR="007D081B" w:rsidRPr="008D7D75">
              <w:rPr>
                <w:rStyle w:val="Hyperlink"/>
                <w:noProof/>
              </w:rPr>
              <w:t>Logging setup</w:t>
            </w:r>
            <w:r w:rsidR="007D081B">
              <w:rPr>
                <w:noProof/>
                <w:webHidden/>
              </w:rPr>
              <w:tab/>
            </w:r>
            <w:r w:rsidR="007D081B">
              <w:rPr>
                <w:noProof/>
                <w:webHidden/>
              </w:rPr>
              <w:fldChar w:fldCharType="begin"/>
            </w:r>
            <w:r w:rsidR="007D081B">
              <w:rPr>
                <w:noProof/>
                <w:webHidden/>
              </w:rPr>
              <w:instrText xml:space="preserve"> PAGEREF _Toc181311 \h </w:instrText>
            </w:r>
            <w:r w:rsidR="007D081B">
              <w:rPr>
                <w:noProof/>
                <w:webHidden/>
              </w:rPr>
            </w:r>
            <w:r w:rsidR="007D081B">
              <w:rPr>
                <w:noProof/>
                <w:webHidden/>
              </w:rPr>
              <w:fldChar w:fldCharType="separate"/>
            </w:r>
            <w:r w:rsidR="007D081B">
              <w:rPr>
                <w:noProof/>
                <w:webHidden/>
              </w:rPr>
              <w:t>20</w:t>
            </w:r>
            <w:r w:rsidR="007D081B">
              <w:rPr>
                <w:noProof/>
                <w:webHidden/>
              </w:rPr>
              <w:fldChar w:fldCharType="end"/>
            </w:r>
          </w:hyperlink>
        </w:p>
        <w:p w14:paraId="3DA717BC" w14:textId="34A0E806" w:rsidR="007D081B" w:rsidRDefault="00D27ECE">
          <w:pPr>
            <w:pStyle w:val="TOC3"/>
            <w:tabs>
              <w:tab w:val="left" w:pos="1440"/>
              <w:tab w:val="right" w:leader="dot" w:pos="9350"/>
            </w:tabs>
            <w:rPr>
              <w:rFonts w:asciiTheme="minorHAnsi" w:eastAsiaTheme="minorEastAsia" w:hAnsiTheme="minorHAnsi" w:cstheme="minorBidi"/>
              <w:noProof/>
              <w:sz w:val="22"/>
              <w:szCs w:val="22"/>
            </w:rPr>
          </w:pPr>
          <w:hyperlink w:anchor="_Toc181312" w:history="1">
            <w:r w:rsidR="007D081B" w:rsidRPr="008D7D75">
              <w:rPr>
                <w:rStyle w:val="Hyperlink"/>
                <w:noProof/>
              </w:rPr>
              <w:t>7.2.3</w:t>
            </w:r>
            <w:r w:rsidR="007D081B">
              <w:rPr>
                <w:rFonts w:asciiTheme="minorHAnsi" w:eastAsiaTheme="minorEastAsia" w:hAnsiTheme="minorHAnsi" w:cstheme="minorBidi"/>
                <w:noProof/>
                <w:sz w:val="22"/>
                <w:szCs w:val="22"/>
              </w:rPr>
              <w:tab/>
            </w:r>
            <w:r w:rsidR="007D081B" w:rsidRPr="008D7D75">
              <w:rPr>
                <w:rStyle w:val="Hyperlink"/>
                <w:noProof/>
              </w:rPr>
              <w:t>Steps to turn on/off logging during application runtime.</w:t>
            </w:r>
            <w:r w:rsidR="007D081B">
              <w:rPr>
                <w:noProof/>
                <w:webHidden/>
              </w:rPr>
              <w:tab/>
            </w:r>
            <w:r w:rsidR="007D081B">
              <w:rPr>
                <w:noProof/>
                <w:webHidden/>
              </w:rPr>
              <w:fldChar w:fldCharType="begin"/>
            </w:r>
            <w:r w:rsidR="007D081B">
              <w:rPr>
                <w:noProof/>
                <w:webHidden/>
              </w:rPr>
              <w:instrText xml:space="preserve"> PAGEREF _Toc181312 \h </w:instrText>
            </w:r>
            <w:r w:rsidR="007D081B">
              <w:rPr>
                <w:noProof/>
                <w:webHidden/>
              </w:rPr>
            </w:r>
            <w:r w:rsidR="007D081B">
              <w:rPr>
                <w:noProof/>
                <w:webHidden/>
              </w:rPr>
              <w:fldChar w:fldCharType="separate"/>
            </w:r>
            <w:r w:rsidR="007D081B">
              <w:rPr>
                <w:noProof/>
                <w:webHidden/>
              </w:rPr>
              <w:t>20</w:t>
            </w:r>
            <w:r w:rsidR="007D081B">
              <w:rPr>
                <w:noProof/>
                <w:webHidden/>
              </w:rPr>
              <w:fldChar w:fldCharType="end"/>
            </w:r>
          </w:hyperlink>
        </w:p>
        <w:p w14:paraId="4E464E54" w14:textId="7768C45D" w:rsidR="007D081B" w:rsidRDefault="00D27ECE">
          <w:pPr>
            <w:pStyle w:val="TOC2"/>
            <w:tabs>
              <w:tab w:val="left" w:pos="1080"/>
              <w:tab w:val="right" w:leader="dot" w:pos="9350"/>
            </w:tabs>
            <w:rPr>
              <w:noProof/>
              <w:lang w:eastAsia="en-US"/>
            </w:rPr>
          </w:pPr>
          <w:hyperlink w:anchor="_Toc181313" w:history="1">
            <w:r w:rsidR="007D081B" w:rsidRPr="008D7D75">
              <w:rPr>
                <w:rStyle w:val="Hyperlink"/>
                <w:noProof/>
              </w:rPr>
              <w:t>7.3</w:t>
            </w:r>
            <w:r w:rsidR="007D081B">
              <w:rPr>
                <w:noProof/>
                <w:lang w:eastAsia="en-US"/>
              </w:rPr>
              <w:tab/>
            </w:r>
            <w:r w:rsidR="007D081B" w:rsidRPr="008D7D75">
              <w:rPr>
                <w:rStyle w:val="Hyperlink"/>
                <w:noProof/>
              </w:rPr>
              <w:t>IEEE 1609.2 Compliance</w:t>
            </w:r>
            <w:r w:rsidR="007D081B">
              <w:rPr>
                <w:noProof/>
                <w:webHidden/>
              </w:rPr>
              <w:tab/>
            </w:r>
            <w:r w:rsidR="007D081B">
              <w:rPr>
                <w:noProof/>
                <w:webHidden/>
              </w:rPr>
              <w:fldChar w:fldCharType="begin"/>
            </w:r>
            <w:r w:rsidR="007D081B">
              <w:rPr>
                <w:noProof/>
                <w:webHidden/>
              </w:rPr>
              <w:instrText xml:space="preserve"> PAGEREF _Toc181313 \h </w:instrText>
            </w:r>
            <w:r w:rsidR="007D081B">
              <w:rPr>
                <w:noProof/>
                <w:webHidden/>
              </w:rPr>
            </w:r>
            <w:r w:rsidR="007D081B">
              <w:rPr>
                <w:noProof/>
                <w:webHidden/>
              </w:rPr>
              <w:fldChar w:fldCharType="separate"/>
            </w:r>
            <w:r w:rsidR="007D081B">
              <w:rPr>
                <w:noProof/>
                <w:webHidden/>
              </w:rPr>
              <w:t>21</w:t>
            </w:r>
            <w:r w:rsidR="007D081B">
              <w:rPr>
                <w:noProof/>
                <w:webHidden/>
              </w:rPr>
              <w:fldChar w:fldCharType="end"/>
            </w:r>
          </w:hyperlink>
        </w:p>
        <w:p w14:paraId="7A37CDD8" w14:textId="0CF3FA05" w:rsidR="007D081B" w:rsidRDefault="00D27ECE">
          <w:pPr>
            <w:pStyle w:val="TOC2"/>
            <w:tabs>
              <w:tab w:val="left" w:pos="1080"/>
              <w:tab w:val="right" w:leader="dot" w:pos="9350"/>
            </w:tabs>
            <w:rPr>
              <w:noProof/>
              <w:lang w:eastAsia="en-US"/>
            </w:rPr>
          </w:pPr>
          <w:hyperlink w:anchor="_Toc181314" w:history="1">
            <w:r w:rsidR="007D081B" w:rsidRPr="008D7D75">
              <w:rPr>
                <w:rStyle w:val="Hyperlink"/>
                <w:noProof/>
              </w:rPr>
              <w:t>7.4</w:t>
            </w:r>
            <w:r w:rsidR="007D081B">
              <w:rPr>
                <w:noProof/>
                <w:lang w:eastAsia="en-US"/>
              </w:rPr>
              <w:tab/>
            </w:r>
            <w:r w:rsidR="007D081B" w:rsidRPr="008D7D75">
              <w:rPr>
                <w:rStyle w:val="Hyperlink"/>
                <w:noProof/>
              </w:rPr>
              <w:t>SCMS Certificate Management</w:t>
            </w:r>
            <w:r w:rsidR="007D081B">
              <w:rPr>
                <w:noProof/>
                <w:webHidden/>
              </w:rPr>
              <w:tab/>
            </w:r>
            <w:r w:rsidR="007D081B">
              <w:rPr>
                <w:noProof/>
                <w:webHidden/>
              </w:rPr>
              <w:fldChar w:fldCharType="begin"/>
            </w:r>
            <w:r w:rsidR="007D081B">
              <w:rPr>
                <w:noProof/>
                <w:webHidden/>
              </w:rPr>
              <w:instrText xml:space="preserve"> PAGEREF _Toc181314 \h </w:instrText>
            </w:r>
            <w:r w:rsidR="007D081B">
              <w:rPr>
                <w:noProof/>
                <w:webHidden/>
              </w:rPr>
            </w:r>
            <w:r w:rsidR="007D081B">
              <w:rPr>
                <w:noProof/>
                <w:webHidden/>
              </w:rPr>
              <w:fldChar w:fldCharType="separate"/>
            </w:r>
            <w:r w:rsidR="007D081B">
              <w:rPr>
                <w:noProof/>
                <w:webHidden/>
              </w:rPr>
              <w:t>21</w:t>
            </w:r>
            <w:r w:rsidR="007D081B">
              <w:rPr>
                <w:noProof/>
                <w:webHidden/>
              </w:rPr>
              <w:fldChar w:fldCharType="end"/>
            </w:r>
          </w:hyperlink>
        </w:p>
        <w:p w14:paraId="49E0D5CC" w14:textId="0CFF156B" w:rsidR="007D081B" w:rsidRDefault="00D27ECE">
          <w:pPr>
            <w:pStyle w:val="TOC2"/>
            <w:tabs>
              <w:tab w:val="left" w:pos="1080"/>
              <w:tab w:val="right" w:leader="dot" w:pos="9350"/>
            </w:tabs>
            <w:rPr>
              <w:noProof/>
              <w:lang w:eastAsia="en-US"/>
            </w:rPr>
          </w:pPr>
          <w:hyperlink w:anchor="_Toc181315" w:history="1">
            <w:r w:rsidR="007D081B" w:rsidRPr="008D7D75">
              <w:rPr>
                <w:rStyle w:val="Hyperlink"/>
                <w:noProof/>
              </w:rPr>
              <w:t>7.5</w:t>
            </w:r>
            <w:r w:rsidR="007D081B">
              <w:rPr>
                <w:noProof/>
                <w:lang w:eastAsia="en-US"/>
              </w:rPr>
              <w:tab/>
            </w:r>
            <w:r w:rsidR="007D081B" w:rsidRPr="008D7D75">
              <w:rPr>
                <w:rStyle w:val="Hyperlink"/>
                <w:noProof/>
              </w:rPr>
              <w:t>Inbound Data Distribution</w:t>
            </w:r>
            <w:r w:rsidR="007D081B">
              <w:rPr>
                <w:noProof/>
                <w:webHidden/>
              </w:rPr>
              <w:tab/>
            </w:r>
            <w:r w:rsidR="007D081B">
              <w:rPr>
                <w:noProof/>
                <w:webHidden/>
              </w:rPr>
              <w:fldChar w:fldCharType="begin"/>
            </w:r>
            <w:r w:rsidR="007D081B">
              <w:rPr>
                <w:noProof/>
                <w:webHidden/>
              </w:rPr>
              <w:instrText xml:space="preserve"> PAGEREF _Toc181315 \h </w:instrText>
            </w:r>
            <w:r w:rsidR="007D081B">
              <w:rPr>
                <w:noProof/>
                <w:webHidden/>
              </w:rPr>
            </w:r>
            <w:r w:rsidR="007D081B">
              <w:rPr>
                <w:noProof/>
                <w:webHidden/>
              </w:rPr>
              <w:fldChar w:fldCharType="separate"/>
            </w:r>
            <w:r w:rsidR="007D081B">
              <w:rPr>
                <w:noProof/>
                <w:webHidden/>
              </w:rPr>
              <w:t>21</w:t>
            </w:r>
            <w:r w:rsidR="007D081B">
              <w:rPr>
                <w:noProof/>
                <w:webHidden/>
              </w:rPr>
              <w:fldChar w:fldCharType="end"/>
            </w:r>
          </w:hyperlink>
        </w:p>
        <w:p w14:paraId="5176D68A" w14:textId="5D2DB454" w:rsidR="007D081B" w:rsidRDefault="00D27ECE">
          <w:pPr>
            <w:pStyle w:val="TOC3"/>
            <w:tabs>
              <w:tab w:val="left" w:pos="1440"/>
              <w:tab w:val="right" w:leader="dot" w:pos="9350"/>
            </w:tabs>
            <w:rPr>
              <w:rFonts w:asciiTheme="minorHAnsi" w:eastAsiaTheme="minorEastAsia" w:hAnsiTheme="minorHAnsi" w:cstheme="minorBidi"/>
              <w:noProof/>
              <w:sz w:val="22"/>
              <w:szCs w:val="22"/>
            </w:rPr>
          </w:pPr>
          <w:hyperlink w:anchor="_Toc181316" w:history="1">
            <w:r w:rsidR="007D081B" w:rsidRPr="008D7D75">
              <w:rPr>
                <w:rStyle w:val="Hyperlink"/>
                <w:noProof/>
              </w:rPr>
              <w:t>7.5.1</w:t>
            </w:r>
            <w:r w:rsidR="007D081B">
              <w:rPr>
                <w:rFonts w:asciiTheme="minorHAnsi" w:eastAsiaTheme="minorEastAsia" w:hAnsiTheme="minorHAnsi" w:cstheme="minorBidi"/>
                <w:noProof/>
                <w:sz w:val="22"/>
                <w:szCs w:val="22"/>
              </w:rPr>
              <w:tab/>
            </w:r>
            <w:r w:rsidR="007D081B" w:rsidRPr="008D7D75">
              <w:rPr>
                <w:rStyle w:val="Hyperlink"/>
                <w:noProof/>
              </w:rPr>
              <w:t>Inbound BSM Log File Processing and Distribution</w:t>
            </w:r>
            <w:r w:rsidR="007D081B">
              <w:rPr>
                <w:noProof/>
                <w:webHidden/>
              </w:rPr>
              <w:tab/>
            </w:r>
            <w:r w:rsidR="007D081B">
              <w:rPr>
                <w:noProof/>
                <w:webHidden/>
              </w:rPr>
              <w:fldChar w:fldCharType="begin"/>
            </w:r>
            <w:r w:rsidR="007D081B">
              <w:rPr>
                <w:noProof/>
                <w:webHidden/>
              </w:rPr>
              <w:instrText xml:space="preserve"> PAGEREF _Toc181316 \h </w:instrText>
            </w:r>
            <w:r w:rsidR="007D081B">
              <w:rPr>
                <w:noProof/>
                <w:webHidden/>
              </w:rPr>
            </w:r>
            <w:r w:rsidR="007D081B">
              <w:rPr>
                <w:noProof/>
                <w:webHidden/>
              </w:rPr>
              <w:fldChar w:fldCharType="separate"/>
            </w:r>
            <w:r w:rsidR="007D081B">
              <w:rPr>
                <w:noProof/>
                <w:webHidden/>
              </w:rPr>
              <w:t>22</w:t>
            </w:r>
            <w:r w:rsidR="007D081B">
              <w:rPr>
                <w:noProof/>
                <w:webHidden/>
              </w:rPr>
              <w:fldChar w:fldCharType="end"/>
            </w:r>
          </w:hyperlink>
        </w:p>
        <w:p w14:paraId="57114765" w14:textId="541001F8" w:rsidR="007D081B" w:rsidRDefault="00D27ECE">
          <w:pPr>
            <w:pStyle w:val="TOC3"/>
            <w:tabs>
              <w:tab w:val="left" w:pos="1440"/>
              <w:tab w:val="right" w:leader="dot" w:pos="9350"/>
            </w:tabs>
            <w:rPr>
              <w:rFonts w:asciiTheme="minorHAnsi" w:eastAsiaTheme="minorEastAsia" w:hAnsiTheme="minorHAnsi" w:cstheme="minorBidi"/>
              <w:noProof/>
              <w:sz w:val="22"/>
              <w:szCs w:val="22"/>
            </w:rPr>
          </w:pPr>
          <w:hyperlink w:anchor="_Toc181317" w:history="1">
            <w:r w:rsidR="007D081B" w:rsidRPr="008D7D75">
              <w:rPr>
                <w:rStyle w:val="Hyperlink"/>
                <w:noProof/>
              </w:rPr>
              <w:t>7.5.2</w:t>
            </w:r>
            <w:r w:rsidR="007D081B">
              <w:rPr>
                <w:rFonts w:asciiTheme="minorHAnsi" w:eastAsiaTheme="minorEastAsia" w:hAnsiTheme="minorHAnsi" w:cstheme="minorBidi"/>
                <w:noProof/>
                <w:sz w:val="22"/>
                <w:szCs w:val="22"/>
              </w:rPr>
              <w:tab/>
            </w:r>
            <w:r w:rsidR="007D081B" w:rsidRPr="008D7D75">
              <w:rPr>
                <w:rStyle w:val="Hyperlink"/>
                <w:noProof/>
              </w:rPr>
              <w:t>Inbound TIM Log File Processing and Distribution</w:t>
            </w:r>
            <w:r w:rsidR="007D081B">
              <w:rPr>
                <w:noProof/>
                <w:webHidden/>
              </w:rPr>
              <w:tab/>
            </w:r>
            <w:r w:rsidR="007D081B">
              <w:rPr>
                <w:noProof/>
                <w:webHidden/>
              </w:rPr>
              <w:fldChar w:fldCharType="begin"/>
            </w:r>
            <w:r w:rsidR="007D081B">
              <w:rPr>
                <w:noProof/>
                <w:webHidden/>
              </w:rPr>
              <w:instrText xml:space="preserve"> PAGEREF _Toc181317 \h </w:instrText>
            </w:r>
            <w:r w:rsidR="007D081B">
              <w:rPr>
                <w:noProof/>
                <w:webHidden/>
              </w:rPr>
            </w:r>
            <w:r w:rsidR="007D081B">
              <w:rPr>
                <w:noProof/>
                <w:webHidden/>
              </w:rPr>
              <w:fldChar w:fldCharType="separate"/>
            </w:r>
            <w:r w:rsidR="007D081B">
              <w:rPr>
                <w:noProof/>
                <w:webHidden/>
              </w:rPr>
              <w:t>22</w:t>
            </w:r>
            <w:r w:rsidR="007D081B">
              <w:rPr>
                <w:noProof/>
                <w:webHidden/>
              </w:rPr>
              <w:fldChar w:fldCharType="end"/>
            </w:r>
          </w:hyperlink>
        </w:p>
        <w:p w14:paraId="4CECD0AC" w14:textId="713D6F76" w:rsidR="007D081B" w:rsidRDefault="00D27ECE">
          <w:pPr>
            <w:pStyle w:val="TOC3"/>
            <w:tabs>
              <w:tab w:val="left" w:pos="1440"/>
              <w:tab w:val="right" w:leader="dot" w:pos="9350"/>
            </w:tabs>
            <w:rPr>
              <w:rFonts w:asciiTheme="minorHAnsi" w:eastAsiaTheme="minorEastAsia" w:hAnsiTheme="minorHAnsi" w:cstheme="minorBidi"/>
              <w:noProof/>
              <w:sz w:val="22"/>
              <w:szCs w:val="22"/>
            </w:rPr>
          </w:pPr>
          <w:hyperlink w:anchor="_Toc181318" w:history="1">
            <w:r w:rsidR="007D081B" w:rsidRPr="008D7D75">
              <w:rPr>
                <w:rStyle w:val="Hyperlink"/>
                <w:noProof/>
              </w:rPr>
              <w:t>7.5.3</w:t>
            </w:r>
            <w:r w:rsidR="007D081B">
              <w:rPr>
                <w:rFonts w:asciiTheme="minorHAnsi" w:eastAsiaTheme="minorEastAsia" w:hAnsiTheme="minorHAnsi" w:cstheme="minorBidi"/>
                <w:noProof/>
                <w:sz w:val="22"/>
                <w:szCs w:val="22"/>
              </w:rPr>
              <w:tab/>
            </w:r>
            <w:r w:rsidR="007D081B" w:rsidRPr="008D7D75">
              <w:rPr>
                <w:rStyle w:val="Hyperlink"/>
                <w:noProof/>
              </w:rPr>
              <w:t>Inbound Other Log File Processing and Distribution</w:t>
            </w:r>
            <w:r w:rsidR="007D081B">
              <w:rPr>
                <w:noProof/>
                <w:webHidden/>
              </w:rPr>
              <w:tab/>
            </w:r>
            <w:r w:rsidR="007D081B">
              <w:rPr>
                <w:noProof/>
                <w:webHidden/>
              </w:rPr>
              <w:fldChar w:fldCharType="begin"/>
            </w:r>
            <w:r w:rsidR="007D081B">
              <w:rPr>
                <w:noProof/>
                <w:webHidden/>
              </w:rPr>
              <w:instrText xml:space="preserve"> PAGEREF _Toc181318 \h </w:instrText>
            </w:r>
            <w:r w:rsidR="007D081B">
              <w:rPr>
                <w:noProof/>
                <w:webHidden/>
              </w:rPr>
            </w:r>
            <w:r w:rsidR="007D081B">
              <w:rPr>
                <w:noProof/>
                <w:webHidden/>
              </w:rPr>
              <w:fldChar w:fldCharType="separate"/>
            </w:r>
            <w:r w:rsidR="007D081B">
              <w:rPr>
                <w:noProof/>
                <w:webHidden/>
              </w:rPr>
              <w:t>23</w:t>
            </w:r>
            <w:r w:rsidR="007D081B">
              <w:rPr>
                <w:noProof/>
                <w:webHidden/>
              </w:rPr>
              <w:fldChar w:fldCharType="end"/>
            </w:r>
          </w:hyperlink>
        </w:p>
        <w:p w14:paraId="340E2E4D" w14:textId="34801EAF" w:rsidR="007D081B" w:rsidRDefault="00D27ECE">
          <w:pPr>
            <w:pStyle w:val="TOC3"/>
            <w:tabs>
              <w:tab w:val="left" w:pos="1440"/>
              <w:tab w:val="right" w:leader="dot" w:pos="9350"/>
            </w:tabs>
            <w:rPr>
              <w:rFonts w:asciiTheme="minorHAnsi" w:eastAsiaTheme="minorEastAsia" w:hAnsiTheme="minorHAnsi" w:cstheme="minorBidi"/>
              <w:noProof/>
              <w:sz w:val="22"/>
              <w:szCs w:val="22"/>
            </w:rPr>
          </w:pPr>
          <w:hyperlink w:anchor="_Toc181319" w:history="1">
            <w:r w:rsidR="007D081B" w:rsidRPr="008D7D75">
              <w:rPr>
                <w:rStyle w:val="Hyperlink"/>
                <w:noProof/>
              </w:rPr>
              <w:t>7.5.4</w:t>
            </w:r>
            <w:r w:rsidR="007D081B">
              <w:rPr>
                <w:rFonts w:asciiTheme="minorHAnsi" w:eastAsiaTheme="minorEastAsia" w:hAnsiTheme="minorHAnsi" w:cstheme="minorBidi"/>
                <w:noProof/>
                <w:sz w:val="22"/>
                <w:szCs w:val="22"/>
              </w:rPr>
              <w:tab/>
            </w:r>
            <w:r w:rsidR="007D081B" w:rsidRPr="008D7D75">
              <w:rPr>
                <w:rStyle w:val="Hyperlink"/>
                <w:noProof/>
              </w:rPr>
              <w:t>Inbound BSM - Test File Processing (HEX and JSON)</w:t>
            </w:r>
            <w:r w:rsidR="007D081B">
              <w:rPr>
                <w:noProof/>
                <w:webHidden/>
              </w:rPr>
              <w:tab/>
            </w:r>
            <w:r w:rsidR="007D081B">
              <w:rPr>
                <w:noProof/>
                <w:webHidden/>
              </w:rPr>
              <w:fldChar w:fldCharType="begin"/>
            </w:r>
            <w:r w:rsidR="007D081B">
              <w:rPr>
                <w:noProof/>
                <w:webHidden/>
              </w:rPr>
              <w:instrText xml:space="preserve"> PAGEREF _Toc181319 \h </w:instrText>
            </w:r>
            <w:r w:rsidR="007D081B">
              <w:rPr>
                <w:noProof/>
                <w:webHidden/>
              </w:rPr>
            </w:r>
            <w:r w:rsidR="007D081B">
              <w:rPr>
                <w:noProof/>
                <w:webHidden/>
              </w:rPr>
              <w:fldChar w:fldCharType="separate"/>
            </w:r>
            <w:r w:rsidR="007D081B">
              <w:rPr>
                <w:noProof/>
                <w:webHidden/>
              </w:rPr>
              <w:t>24</w:t>
            </w:r>
            <w:r w:rsidR="007D081B">
              <w:rPr>
                <w:noProof/>
                <w:webHidden/>
              </w:rPr>
              <w:fldChar w:fldCharType="end"/>
            </w:r>
          </w:hyperlink>
        </w:p>
        <w:p w14:paraId="1F131551" w14:textId="540E71C7" w:rsidR="007D081B" w:rsidRDefault="00D27ECE">
          <w:pPr>
            <w:pStyle w:val="TOC2"/>
            <w:tabs>
              <w:tab w:val="left" w:pos="1080"/>
              <w:tab w:val="right" w:leader="dot" w:pos="9350"/>
            </w:tabs>
            <w:rPr>
              <w:noProof/>
              <w:lang w:eastAsia="en-US"/>
            </w:rPr>
          </w:pPr>
          <w:hyperlink w:anchor="_Toc181320" w:history="1">
            <w:r w:rsidR="007D081B" w:rsidRPr="008D7D75">
              <w:rPr>
                <w:rStyle w:val="Hyperlink"/>
                <w:noProof/>
              </w:rPr>
              <w:t>7.6</w:t>
            </w:r>
            <w:r w:rsidR="007D081B">
              <w:rPr>
                <w:noProof/>
                <w:lang w:eastAsia="en-US"/>
              </w:rPr>
              <w:tab/>
            </w:r>
            <w:r w:rsidR="007D081B" w:rsidRPr="008D7D75">
              <w:rPr>
                <w:rStyle w:val="Hyperlink"/>
                <w:noProof/>
              </w:rPr>
              <w:t>Probe Data Management</w:t>
            </w:r>
            <w:r w:rsidR="007D081B">
              <w:rPr>
                <w:noProof/>
                <w:webHidden/>
              </w:rPr>
              <w:tab/>
            </w:r>
            <w:r w:rsidR="007D081B">
              <w:rPr>
                <w:noProof/>
                <w:webHidden/>
              </w:rPr>
              <w:fldChar w:fldCharType="begin"/>
            </w:r>
            <w:r w:rsidR="007D081B">
              <w:rPr>
                <w:noProof/>
                <w:webHidden/>
              </w:rPr>
              <w:instrText xml:space="preserve"> PAGEREF _Toc181320 \h </w:instrText>
            </w:r>
            <w:r w:rsidR="007D081B">
              <w:rPr>
                <w:noProof/>
                <w:webHidden/>
              </w:rPr>
            </w:r>
            <w:r w:rsidR="007D081B">
              <w:rPr>
                <w:noProof/>
                <w:webHidden/>
              </w:rPr>
              <w:fldChar w:fldCharType="separate"/>
            </w:r>
            <w:r w:rsidR="007D081B">
              <w:rPr>
                <w:noProof/>
                <w:webHidden/>
              </w:rPr>
              <w:t>24</w:t>
            </w:r>
            <w:r w:rsidR="007D081B">
              <w:rPr>
                <w:noProof/>
                <w:webHidden/>
              </w:rPr>
              <w:fldChar w:fldCharType="end"/>
            </w:r>
          </w:hyperlink>
        </w:p>
        <w:p w14:paraId="3A2599FF" w14:textId="447131E8" w:rsidR="007D081B" w:rsidRDefault="00D27ECE">
          <w:pPr>
            <w:pStyle w:val="TOC3"/>
            <w:tabs>
              <w:tab w:val="left" w:pos="1440"/>
              <w:tab w:val="right" w:leader="dot" w:pos="9350"/>
            </w:tabs>
            <w:rPr>
              <w:rFonts w:asciiTheme="minorHAnsi" w:eastAsiaTheme="minorEastAsia" w:hAnsiTheme="minorHAnsi" w:cstheme="minorBidi"/>
              <w:noProof/>
              <w:sz w:val="22"/>
              <w:szCs w:val="22"/>
            </w:rPr>
          </w:pPr>
          <w:hyperlink w:anchor="_Toc181321" w:history="1">
            <w:r w:rsidR="007D081B" w:rsidRPr="008D7D75">
              <w:rPr>
                <w:rStyle w:val="Hyperlink"/>
                <w:noProof/>
              </w:rPr>
              <w:t>7.6.1</w:t>
            </w:r>
            <w:r w:rsidR="007D081B">
              <w:rPr>
                <w:rFonts w:asciiTheme="minorHAnsi" w:eastAsiaTheme="minorEastAsia" w:hAnsiTheme="minorHAnsi" w:cstheme="minorBidi"/>
                <w:noProof/>
                <w:sz w:val="22"/>
                <w:szCs w:val="22"/>
              </w:rPr>
              <w:tab/>
            </w:r>
            <w:r w:rsidR="007D081B" w:rsidRPr="008D7D75">
              <w:rPr>
                <w:rStyle w:val="Hyperlink"/>
                <w:noProof/>
              </w:rPr>
              <w:t>PDM Broadcast Request Quick Start Guide</w:t>
            </w:r>
            <w:r w:rsidR="007D081B">
              <w:rPr>
                <w:noProof/>
                <w:webHidden/>
              </w:rPr>
              <w:tab/>
            </w:r>
            <w:r w:rsidR="007D081B">
              <w:rPr>
                <w:noProof/>
                <w:webHidden/>
              </w:rPr>
              <w:fldChar w:fldCharType="begin"/>
            </w:r>
            <w:r w:rsidR="007D081B">
              <w:rPr>
                <w:noProof/>
                <w:webHidden/>
              </w:rPr>
              <w:instrText xml:space="preserve"> PAGEREF _Toc181321 \h </w:instrText>
            </w:r>
            <w:r w:rsidR="007D081B">
              <w:rPr>
                <w:noProof/>
                <w:webHidden/>
              </w:rPr>
            </w:r>
            <w:r w:rsidR="007D081B">
              <w:rPr>
                <w:noProof/>
                <w:webHidden/>
              </w:rPr>
              <w:fldChar w:fldCharType="separate"/>
            </w:r>
            <w:r w:rsidR="007D081B">
              <w:rPr>
                <w:noProof/>
                <w:webHidden/>
              </w:rPr>
              <w:t>24</w:t>
            </w:r>
            <w:r w:rsidR="007D081B">
              <w:rPr>
                <w:noProof/>
                <w:webHidden/>
              </w:rPr>
              <w:fldChar w:fldCharType="end"/>
            </w:r>
          </w:hyperlink>
        </w:p>
        <w:p w14:paraId="4F918FBF" w14:textId="213BDA0D" w:rsidR="007D081B" w:rsidRDefault="00D27ECE">
          <w:pPr>
            <w:pStyle w:val="TOC2"/>
            <w:tabs>
              <w:tab w:val="left" w:pos="1080"/>
              <w:tab w:val="right" w:leader="dot" w:pos="9350"/>
            </w:tabs>
            <w:rPr>
              <w:noProof/>
              <w:lang w:eastAsia="en-US"/>
            </w:rPr>
          </w:pPr>
          <w:hyperlink w:anchor="_Toc181322" w:history="1">
            <w:r w:rsidR="007D081B" w:rsidRPr="008D7D75">
              <w:rPr>
                <w:rStyle w:val="Hyperlink"/>
                <w:noProof/>
              </w:rPr>
              <w:t>7.7</w:t>
            </w:r>
            <w:r w:rsidR="007D081B">
              <w:rPr>
                <w:noProof/>
                <w:lang w:eastAsia="en-US"/>
              </w:rPr>
              <w:tab/>
            </w:r>
            <w:r w:rsidR="007D081B" w:rsidRPr="008D7D75">
              <w:rPr>
                <w:rStyle w:val="Hyperlink"/>
                <w:noProof/>
              </w:rPr>
              <w:t>Outbound TIM Broadcast</w:t>
            </w:r>
            <w:r w:rsidR="007D081B">
              <w:rPr>
                <w:noProof/>
                <w:webHidden/>
              </w:rPr>
              <w:tab/>
            </w:r>
            <w:r w:rsidR="007D081B">
              <w:rPr>
                <w:noProof/>
                <w:webHidden/>
              </w:rPr>
              <w:fldChar w:fldCharType="begin"/>
            </w:r>
            <w:r w:rsidR="007D081B">
              <w:rPr>
                <w:noProof/>
                <w:webHidden/>
              </w:rPr>
              <w:instrText xml:space="preserve"> PAGEREF _Toc181322 \h </w:instrText>
            </w:r>
            <w:r w:rsidR="007D081B">
              <w:rPr>
                <w:noProof/>
                <w:webHidden/>
              </w:rPr>
            </w:r>
            <w:r w:rsidR="007D081B">
              <w:rPr>
                <w:noProof/>
                <w:webHidden/>
              </w:rPr>
              <w:fldChar w:fldCharType="separate"/>
            </w:r>
            <w:r w:rsidR="007D081B">
              <w:rPr>
                <w:noProof/>
                <w:webHidden/>
              </w:rPr>
              <w:t>25</w:t>
            </w:r>
            <w:r w:rsidR="007D081B">
              <w:rPr>
                <w:noProof/>
                <w:webHidden/>
              </w:rPr>
              <w:fldChar w:fldCharType="end"/>
            </w:r>
          </w:hyperlink>
        </w:p>
        <w:p w14:paraId="1E447080" w14:textId="1378620C" w:rsidR="007D081B" w:rsidRDefault="00D27ECE">
          <w:pPr>
            <w:pStyle w:val="TOC3"/>
            <w:tabs>
              <w:tab w:val="left" w:pos="1440"/>
              <w:tab w:val="right" w:leader="dot" w:pos="9350"/>
            </w:tabs>
            <w:rPr>
              <w:rFonts w:asciiTheme="minorHAnsi" w:eastAsiaTheme="minorEastAsia" w:hAnsiTheme="minorHAnsi" w:cstheme="minorBidi"/>
              <w:noProof/>
              <w:sz w:val="22"/>
              <w:szCs w:val="22"/>
            </w:rPr>
          </w:pPr>
          <w:hyperlink w:anchor="_Toc181323" w:history="1">
            <w:r w:rsidR="007D081B" w:rsidRPr="008D7D75">
              <w:rPr>
                <w:rStyle w:val="Hyperlink"/>
                <w:noProof/>
              </w:rPr>
              <w:t>7.7.1</w:t>
            </w:r>
            <w:r w:rsidR="007D081B">
              <w:rPr>
                <w:rFonts w:asciiTheme="minorHAnsi" w:eastAsiaTheme="minorEastAsia" w:hAnsiTheme="minorHAnsi" w:cstheme="minorBidi"/>
                <w:noProof/>
                <w:sz w:val="22"/>
                <w:szCs w:val="22"/>
              </w:rPr>
              <w:tab/>
            </w:r>
            <w:r w:rsidR="007D081B" w:rsidRPr="008D7D75">
              <w:rPr>
                <w:rStyle w:val="Hyperlink"/>
                <w:noProof/>
              </w:rPr>
              <w:t>Outbound TIM to SDW Websocket Setup</w:t>
            </w:r>
            <w:r w:rsidR="007D081B">
              <w:rPr>
                <w:noProof/>
                <w:webHidden/>
              </w:rPr>
              <w:tab/>
            </w:r>
            <w:r w:rsidR="007D081B">
              <w:rPr>
                <w:noProof/>
                <w:webHidden/>
              </w:rPr>
              <w:fldChar w:fldCharType="begin"/>
            </w:r>
            <w:r w:rsidR="007D081B">
              <w:rPr>
                <w:noProof/>
                <w:webHidden/>
              </w:rPr>
              <w:instrText xml:space="preserve"> PAGEREF _Toc181323 \h </w:instrText>
            </w:r>
            <w:r w:rsidR="007D081B">
              <w:rPr>
                <w:noProof/>
                <w:webHidden/>
              </w:rPr>
            </w:r>
            <w:r w:rsidR="007D081B">
              <w:rPr>
                <w:noProof/>
                <w:webHidden/>
              </w:rPr>
              <w:fldChar w:fldCharType="separate"/>
            </w:r>
            <w:r w:rsidR="007D081B">
              <w:rPr>
                <w:noProof/>
                <w:webHidden/>
              </w:rPr>
              <w:t>25</w:t>
            </w:r>
            <w:r w:rsidR="007D081B">
              <w:rPr>
                <w:noProof/>
                <w:webHidden/>
              </w:rPr>
              <w:fldChar w:fldCharType="end"/>
            </w:r>
          </w:hyperlink>
        </w:p>
        <w:p w14:paraId="429C975F" w14:textId="1B349C56" w:rsidR="007D081B" w:rsidRDefault="00D27ECE">
          <w:pPr>
            <w:pStyle w:val="TOC3"/>
            <w:tabs>
              <w:tab w:val="left" w:pos="1440"/>
              <w:tab w:val="right" w:leader="dot" w:pos="9350"/>
            </w:tabs>
            <w:rPr>
              <w:rFonts w:asciiTheme="minorHAnsi" w:eastAsiaTheme="minorEastAsia" w:hAnsiTheme="minorHAnsi" w:cstheme="minorBidi"/>
              <w:noProof/>
              <w:sz w:val="22"/>
              <w:szCs w:val="22"/>
            </w:rPr>
          </w:pPr>
          <w:hyperlink w:anchor="_Toc181324" w:history="1">
            <w:r w:rsidR="007D081B" w:rsidRPr="008D7D75">
              <w:rPr>
                <w:rStyle w:val="Hyperlink"/>
                <w:noProof/>
              </w:rPr>
              <w:t>7.7.2</w:t>
            </w:r>
            <w:r w:rsidR="007D081B">
              <w:rPr>
                <w:rFonts w:asciiTheme="minorHAnsi" w:eastAsiaTheme="minorEastAsia" w:hAnsiTheme="minorHAnsi" w:cstheme="minorBidi"/>
                <w:noProof/>
                <w:sz w:val="22"/>
                <w:szCs w:val="22"/>
              </w:rPr>
              <w:tab/>
            </w:r>
            <w:r w:rsidR="007D081B" w:rsidRPr="008D7D75">
              <w:rPr>
                <w:rStyle w:val="Hyperlink"/>
                <w:noProof/>
              </w:rPr>
              <w:t>Outbound TIM to S3 Bucket Setup</w:t>
            </w:r>
            <w:r w:rsidR="007D081B">
              <w:rPr>
                <w:noProof/>
                <w:webHidden/>
              </w:rPr>
              <w:tab/>
            </w:r>
            <w:r w:rsidR="007D081B">
              <w:rPr>
                <w:noProof/>
                <w:webHidden/>
              </w:rPr>
              <w:fldChar w:fldCharType="begin"/>
            </w:r>
            <w:r w:rsidR="007D081B">
              <w:rPr>
                <w:noProof/>
                <w:webHidden/>
              </w:rPr>
              <w:instrText xml:space="preserve"> PAGEREF _Toc181324 \h </w:instrText>
            </w:r>
            <w:r w:rsidR="007D081B">
              <w:rPr>
                <w:noProof/>
                <w:webHidden/>
              </w:rPr>
            </w:r>
            <w:r w:rsidR="007D081B">
              <w:rPr>
                <w:noProof/>
                <w:webHidden/>
              </w:rPr>
              <w:fldChar w:fldCharType="separate"/>
            </w:r>
            <w:r w:rsidR="007D081B">
              <w:rPr>
                <w:noProof/>
                <w:webHidden/>
              </w:rPr>
              <w:t>25</w:t>
            </w:r>
            <w:r w:rsidR="007D081B">
              <w:rPr>
                <w:noProof/>
                <w:webHidden/>
              </w:rPr>
              <w:fldChar w:fldCharType="end"/>
            </w:r>
          </w:hyperlink>
        </w:p>
        <w:p w14:paraId="0C67EC2F" w14:textId="624275AD" w:rsidR="007D081B" w:rsidRDefault="00D27ECE">
          <w:pPr>
            <w:pStyle w:val="TOC3"/>
            <w:tabs>
              <w:tab w:val="left" w:pos="1440"/>
              <w:tab w:val="right" w:leader="dot" w:pos="9350"/>
            </w:tabs>
            <w:rPr>
              <w:rFonts w:asciiTheme="minorHAnsi" w:eastAsiaTheme="minorEastAsia" w:hAnsiTheme="minorHAnsi" w:cstheme="minorBidi"/>
              <w:noProof/>
              <w:sz w:val="22"/>
              <w:szCs w:val="22"/>
            </w:rPr>
          </w:pPr>
          <w:hyperlink w:anchor="_Toc181325" w:history="1">
            <w:r w:rsidR="007D081B" w:rsidRPr="008D7D75">
              <w:rPr>
                <w:rStyle w:val="Hyperlink"/>
                <w:noProof/>
              </w:rPr>
              <w:t>7.7.3</w:t>
            </w:r>
            <w:r w:rsidR="007D081B">
              <w:rPr>
                <w:rFonts w:asciiTheme="minorHAnsi" w:eastAsiaTheme="minorEastAsia" w:hAnsiTheme="minorHAnsi" w:cstheme="minorBidi"/>
                <w:noProof/>
                <w:sz w:val="22"/>
                <w:szCs w:val="22"/>
              </w:rPr>
              <w:tab/>
            </w:r>
            <w:r w:rsidR="007D081B" w:rsidRPr="008D7D75">
              <w:rPr>
                <w:rStyle w:val="Hyperlink"/>
                <w:noProof/>
              </w:rPr>
              <w:t>TIM Broadcast Request Quick Start Guide</w:t>
            </w:r>
            <w:r w:rsidR="007D081B">
              <w:rPr>
                <w:noProof/>
                <w:webHidden/>
              </w:rPr>
              <w:tab/>
            </w:r>
            <w:r w:rsidR="007D081B">
              <w:rPr>
                <w:noProof/>
                <w:webHidden/>
              </w:rPr>
              <w:fldChar w:fldCharType="begin"/>
            </w:r>
            <w:r w:rsidR="007D081B">
              <w:rPr>
                <w:noProof/>
                <w:webHidden/>
              </w:rPr>
              <w:instrText xml:space="preserve"> PAGEREF _Toc181325 \h </w:instrText>
            </w:r>
            <w:r w:rsidR="007D081B">
              <w:rPr>
                <w:noProof/>
                <w:webHidden/>
              </w:rPr>
            </w:r>
            <w:r w:rsidR="007D081B">
              <w:rPr>
                <w:noProof/>
                <w:webHidden/>
              </w:rPr>
              <w:fldChar w:fldCharType="separate"/>
            </w:r>
            <w:r w:rsidR="007D081B">
              <w:rPr>
                <w:noProof/>
                <w:webHidden/>
              </w:rPr>
              <w:t>26</w:t>
            </w:r>
            <w:r w:rsidR="007D081B">
              <w:rPr>
                <w:noProof/>
                <w:webHidden/>
              </w:rPr>
              <w:fldChar w:fldCharType="end"/>
            </w:r>
          </w:hyperlink>
        </w:p>
        <w:p w14:paraId="09DC844B" w14:textId="6A021B89" w:rsidR="007D081B" w:rsidRDefault="00D27ECE">
          <w:pPr>
            <w:pStyle w:val="TOC2"/>
            <w:tabs>
              <w:tab w:val="left" w:pos="1080"/>
              <w:tab w:val="right" w:leader="dot" w:pos="9350"/>
            </w:tabs>
            <w:rPr>
              <w:noProof/>
              <w:lang w:eastAsia="en-US"/>
            </w:rPr>
          </w:pPr>
          <w:hyperlink w:anchor="_Toc181326" w:history="1">
            <w:r w:rsidR="007D081B" w:rsidRPr="008D7D75">
              <w:rPr>
                <w:rStyle w:val="Hyperlink"/>
                <w:noProof/>
              </w:rPr>
              <w:t>7.8</w:t>
            </w:r>
            <w:r w:rsidR="007D081B">
              <w:rPr>
                <w:noProof/>
                <w:lang w:eastAsia="en-US"/>
              </w:rPr>
              <w:tab/>
            </w:r>
            <w:r w:rsidR="007D081B" w:rsidRPr="008D7D75">
              <w:rPr>
                <w:rStyle w:val="Hyperlink"/>
                <w:noProof/>
              </w:rPr>
              <w:t>Privacy Protection Module (PPM)</w:t>
            </w:r>
            <w:r w:rsidR="007D081B">
              <w:rPr>
                <w:noProof/>
                <w:webHidden/>
              </w:rPr>
              <w:tab/>
            </w:r>
            <w:r w:rsidR="007D081B">
              <w:rPr>
                <w:noProof/>
                <w:webHidden/>
              </w:rPr>
              <w:fldChar w:fldCharType="begin"/>
            </w:r>
            <w:r w:rsidR="007D081B">
              <w:rPr>
                <w:noProof/>
                <w:webHidden/>
              </w:rPr>
              <w:instrText xml:space="preserve"> PAGEREF _Toc181326 \h </w:instrText>
            </w:r>
            <w:r w:rsidR="007D081B">
              <w:rPr>
                <w:noProof/>
                <w:webHidden/>
              </w:rPr>
            </w:r>
            <w:r w:rsidR="007D081B">
              <w:rPr>
                <w:noProof/>
                <w:webHidden/>
              </w:rPr>
              <w:fldChar w:fldCharType="separate"/>
            </w:r>
            <w:r w:rsidR="007D081B">
              <w:rPr>
                <w:noProof/>
                <w:webHidden/>
              </w:rPr>
              <w:t>27</w:t>
            </w:r>
            <w:r w:rsidR="007D081B">
              <w:rPr>
                <w:noProof/>
                <w:webHidden/>
              </w:rPr>
              <w:fldChar w:fldCharType="end"/>
            </w:r>
          </w:hyperlink>
        </w:p>
        <w:p w14:paraId="6BCBF414" w14:textId="1EBAEF2C" w:rsidR="007D081B" w:rsidRDefault="00D27ECE">
          <w:pPr>
            <w:pStyle w:val="TOC2"/>
            <w:tabs>
              <w:tab w:val="left" w:pos="1080"/>
              <w:tab w:val="right" w:leader="dot" w:pos="9350"/>
            </w:tabs>
            <w:rPr>
              <w:noProof/>
              <w:lang w:eastAsia="en-US"/>
            </w:rPr>
          </w:pPr>
          <w:hyperlink w:anchor="_Toc181327" w:history="1">
            <w:r w:rsidR="007D081B" w:rsidRPr="008D7D75">
              <w:rPr>
                <w:rStyle w:val="Hyperlink"/>
                <w:noProof/>
              </w:rPr>
              <w:t>7.9</w:t>
            </w:r>
            <w:r w:rsidR="007D081B">
              <w:rPr>
                <w:noProof/>
                <w:lang w:eastAsia="en-US"/>
              </w:rPr>
              <w:tab/>
            </w:r>
            <w:r w:rsidR="007D081B" w:rsidRPr="008D7D75">
              <w:rPr>
                <w:rStyle w:val="Hyperlink"/>
                <w:noProof/>
              </w:rPr>
              <w:t>Data validation</w:t>
            </w:r>
            <w:r w:rsidR="007D081B">
              <w:rPr>
                <w:noProof/>
                <w:webHidden/>
              </w:rPr>
              <w:tab/>
            </w:r>
            <w:r w:rsidR="007D081B">
              <w:rPr>
                <w:noProof/>
                <w:webHidden/>
              </w:rPr>
              <w:fldChar w:fldCharType="begin"/>
            </w:r>
            <w:r w:rsidR="007D081B">
              <w:rPr>
                <w:noProof/>
                <w:webHidden/>
              </w:rPr>
              <w:instrText xml:space="preserve"> PAGEREF _Toc181327 \h </w:instrText>
            </w:r>
            <w:r w:rsidR="007D081B">
              <w:rPr>
                <w:noProof/>
                <w:webHidden/>
              </w:rPr>
            </w:r>
            <w:r w:rsidR="007D081B">
              <w:rPr>
                <w:noProof/>
                <w:webHidden/>
              </w:rPr>
              <w:fldChar w:fldCharType="separate"/>
            </w:r>
            <w:r w:rsidR="007D081B">
              <w:rPr>
                <w:noProof/>
                <w:webHidden/>
              </w:rPr>
              <w:t>27</w:t>
            </w:r>
            <w:r w:rsidR="007D081B">
              <w:rPr>
                <w:noProof/>
                <w:webHidden/>
              </w:rPr>
              <w:fldChar w:fldCharType="end"/>
            </w:r>
          </w:hyperlink>
        </w:p>
        <w:p w14:paraId="0A5FA45F" w14:textId="3D945B3E" w:rsidR="007D081B" w:rsidRDefault="00D27ECE">
          <w:pPr>
            <w:pStyle w:val="TOC2"/>
            <w:tabs>
              <w:tab w:val="left" w:pos="1080"/>
              <w:tab w:val="right" w:leader="dot" w:pos="9350"/>
            </w:tabs>
            <w:rPr>
              <w:noProof/>
              <w:lang w:eastAsia="en-US"/>
            </w:rPr>
          </w:pPr>
          <w:hyperlink w:anchor="_Toc181328" w:history="1">
            <w:r w:rsidR="007D081B" w:rsidRPr="008D7D75">
              <w:rPr>
                <w:rStyle w:val="Hyperlink"/>
                <w:noProof/>
              </w:rPr>
              <w:t>7.10</w:t>
            </w:r>
            <w:r w:rsidR="007D081B">
              <w:rPr>
                <w:noProof/>
                <w:lang w:eastAsia="en-US"/>
              </w:rPr>
              <w:tab/>
            </w:r>
            <w:r w:rsidR="007D081B" w:rsidRPr="008D7D75">
              <w:rPr>
                <w:rStyle w:val="Hyperlink"/>
                <w:noProof/>
              </w:rPr>
              <w:t>String S3 Depositor</w:t>
            </w:r>
            <w:r w:rsidR="007D081B">
              <w:rPr>
                <w:noProof/>
                <w:webHidden/>
              </w:rPr>
              <w:tab/>
            </w:r>
            <w:r w:rsidR="007D081B">
              <w:rPr>
                <w:noProof/>
                <w:webHidden/>
              </w:rPr>
              <w:fldChar w:fldCharType="begin"/>
            </w:r>
            <w:r w:rsidR="007D081B">
              <w:rPr>
                <w:noProof/>
                <w:webHidden/>
              </w:rPr>
              <w:instrText xml:space="preserve"> PAGEREF _Toc181328 \h </w:instrText>
            </w:r>
            <w:r w:rsidR="007D081B">
              <w:rPr>
                <w:noProof/>
                <w:webHidden/>
              </w:rPr>
            </w:r>
            <w:r w:rsidR="007D081B">
              <w:rPr>
                <w:noProof/>
                <w:webHidden/>
              </w:rPr>
              <w:fldChar w:fldCharType="separate"/>
            </w:r>
            <w:r w:rsidR="007D081B">
              <w:rPr>
                <w:noProof/>
                <w:webHidden/>
              </w:rPr>
              <w:t>27</w:t>
            </w:r>
            <w:r w:rsidR="007D081B">
              <w:rPr>
                <w:noProof/>
                <w:webHidden/>
              </w:rPr>
              <w:fldChar w:fldCharType="end"/>
            </w:r>
          </w:hyperlink>
        </w:p>
        <w:p w14:paraId="123182CB" w14:textId="58F64F91" w:rsidR="007D081B" w:rsidRDefault="00D27ECE">
          <w:pPr>
            <w:pStyle w:val="TOC2"/>
            <w:tabs>
              <w:tab w:val="left" w:pos="1080"/>
              <w:tab w:val="right" w:leader="dot" w:pos="9350"/>
            </w:tabs>
            <w:rPr>
              <w:noProof/>
              <w:lang w:eastAsia="en-US"/>
            </w:rPr>
          </w:pPr>
          <w:hyperlink w:anchor="_Toc181329" w:history="1">
            <w:r w:rsidR="007D081B" w:rsidRPr="008D7D75">
              <w:rPr>
                <w:rStyle w:val="Hyperlink"/>
                <w:noProof/>
              </w:rPr>
              <w:t>7.11</w:t>
            </w:r>
            <w:r w:rsidR="007D081B">
              <w:rPr>
                <w:noProof/>
                <w:lang w:eastAsia="en-US"/>
              </w:rPr>
              <w:tab/>
            </w:r>
            <w:r w:rsidR="007D081B" w:rsidRPr="008D7D75">
              <w:rPr>
                <w:rStyle w:val="Hyperlink"/>
                <w:noProof/>
              </w:rPr>
              <w:t>VSD to SDC UDP Deposit Service</w:t>
            </w:r>
            <w:r w:rsidR="007D081B">
              <w:rPr>
                <w:noProof/>
                <w:webHidden/>
              </w:rPr>
              <w:tab/>
            </w:r>
            <w:r w:rsidR="007D081B">
              <w:rPr>
                <w:noProof/>
                <w:webHidden/>
              </w:rPr>
              <w:fldChar w:fldCharType="begin"/>
            </w:r>
            <w:r w:rsidR="007D081B">
              <w:rPr>
                <w:noProof/>
                <w:webHidden/>
              </w:rPr>
              <w:instrText xml:space="preserve"> PAGEREF _Toc181329 \h </w:instrText>
            </w:r>
            <w:r w:rsidR="007D081B">
              <w:rPr>
                <w:noProof/>
                <w:webHidden/>
              </w:rPr>
            </w:r>
            <w:r w:rsidR="007D081B">
              <w:rPr>
                <w:noProof/>
                <w:webHidden/>
              </w:rPr>
              <w:fldChar w:fldCharType="separate"/>
            </w:r>
            <w:r w:rsidR="007D081B">
              <w:rPr>
                <w:noProof/>
                <w:webHidden/>
              </w:rPr>
              <w:t>27</w:t>
            </w:r>
            <w:r w:rsidR="007D081B">
              <w:rPr>
                <w:noProof/>
                <w:webHidden/>
              </w:rPr>
              <w:fldChar w:fldCharType="end"/>
            </w:r>
          </w:hyperlink>
        </w:p>
        <w:p w14:paraId="107354A8" w14:textId="485D4C55" w:rsidR="007D081B" w:rsidRDefault="00D27ECE">
          <w:pPr>
            <w:pStyle w:val="TOC3"/>
            <w:tabs>
              <w:tab w:val="left" w:pos="1440"/>
              <w:tab w:val="right" w:leader="dot" w:pos="9350"/>
            </w:tabs>
            <w:rPr>
              <w:rFonts w:asciiTheme="minorHAnsi" w:eastAsiaTheme="minorEastAsia" w:hAnsiTheme="minorHAnsi" w:cstheme="minorBidi"/>
              <w:noProof/>
              <w:sz w:val="22"/>
              <w:szCs w:val="22"/>
            </w:rPr>
          </w:pPr>
          <w:hyperlink w:anchor="_Toc181330" w:history="1">
            <w:r w:rsidR="007D081B" w:rsidRPr="008D7D75">
              <w:rPr>
                <w:rStyle w:val="Hyperlink"/>
                <w:noProof/>
              </w:rPr>
              <w:t>7.11.1</w:t>
            </w:r>
            <w:r w:rsidR="007D081B">
              <w:rPr>
                <w:rFonts w:asciiTheme="minorHAnsi" w:eastAsiaTheme="minorEastAsia" w:hAnsiTheme="minorHAnsi" w:cstheme="minorBidi"/>
                <w:noProof/>
                <w:sz w:val="22"/>
                <w:szCs w:val="22"/>
              </w:rPr>
              <w:tab/>
            </w:r>
            <w:r w:rsidR="007D081B" w:rsidRPr="008D7D75">
              <w:rPr>
                <w:rStyle w:val="Hyperlink"/>
                <w:noProof/>
              </w:rPr>
              <w:t>VSD Deposit Service Messages and Alerts</w:t>
            </w:r>
            <w:r w:rsidR="007D081B">
              <w:rPr>
                <w:noProof/>
                <w:webHidden/>
              </w:rPr>
              <w:tab/>
            </w:r>
            <w:r w:rsidR="007D081B">
              <w:rPr>
                <w:noProof/>
                <w:webHidden/>
              </w:rPr>
              <w:fldChar w:fldCharType="begin"/>
            </w:r>
            <w:r w:rsidR="007D081B">
              <w:rPr>
                <w:noProof/>
                <w:webHidden/>
              </w:rPr>
              <w:instrText xml:space="preserve"> PAGEREF _Toc181330 \h </w:instrText>
            </w:r>
            <w:r w:rsidR="007D081B">
              <w:rPr>
                <w:noProof/>
                <w:webHidden/>
              </w:rPr>
            </w:r>
            <w:r w:rsidR="007D081B">
              <w:rPr>
                <w:noProof/>
                <w:webHidden/>
              </w:rPr>
              <w:fldChar w:fldCharType="separate"/>
            </w:r>
            <w:r w:rsidR="007D081B">
              <w:rPr>
                <w:noProof/>
                <w:webHidden/>
              </w:rPr>
              <w:t>28</w:t>
            </w:r>
            <w:r w:rsidR="007D081B">
              <w:rPr>
                <w:noProof/>
                <w:webHidden/>
              </w:rPr>
              <w:fldChar w:fldCharType="end"/>
            </w:r>
          </w:hyperlink>
        </w:p>
        <w:p w14:paraId="33835945" w14:textId="0858557A" w:rsidR="007D081B" w:rsidRDefault="00D27ECE">
          <w:pPr>
            <w:pStyle w:val="TOC2"/>
            <w:tabs>
              <w:tab w:val="left" w:pos="1080"/>
              <w:tab w:val="right" w:leader="dot" w:pos="9350"/>
            </w:tabs>
            <w:rPr>
              <w:noProof/>
              <w:lang w:eastAsia="en-US"/>
            </w:rPr>
          </w:pPr>
          <w:hyperlink w:anchor="_Toc181331" w:history="1">
            <w:r w:rsidR="007D081B" w:rsidRPr="008D7D75">
              <w:rPr>
                <w:rStyle w:val="Hyperlink"/>
                <w:noProof/>
              </w:rPr>
              <w:t>7.12</w:t>
            </w:r>
            <w:r w:rsidR="007D081B">
              <w:rPr>
                <w:noProof/>
                <w:lang w:eastAsia="en-US"/>
              </w:rPr>
              <w:tab/>
            </w:r>
            <w:r w:rsidR="007D081B" w:rsidRPr="008D7D75">
              <w:rPr>
                <w:rStyle w:val="Hyperlink"/>
                <w:noProof/>
              </w:rPr>
              <w:t>VSD Receiver Service</w:t>
            </w:r>
            <w:r w:rsidR="007D081B">
              <w:rPr>
                <w:noProof/>
                <w:webHidden/>
              </w:rPr>
              <w:tab/>
            </w:r>
            <w:r w:rsidR="007D081B">
              <w:rPr>
                <w:noProof/>
                <w:webHidden/>
              </w:rPr>
              <w:fldChar w:fldCharType="begin"/>
            </w:r>
            <w:r w:rsidR="007D081B">
              <w:rPr>
                <w:noProof/>
                <w:webHidden/>
              </w:rPr>
              <w:instrText xml:space="preserve"> PAGEREF _Toc181331 \h </w:instrText>
            </w:r>
            <w:r w:rsidR="007D081B">
              <w:rPr>
                <w:noProof/>
                <w:webHidden/>
              </w:rPr>
            </w:r>
            <w:r w:rsidR="007D081B">
              <w:rPr>
                <w:noProof/>
                <w:webHidden/>
              </w:rPr>
              <w:fldChar w:fldCharType="separate"/>
            </w:r>
            <w:r w:rsidR="007D081B">
              <w:rPr>
                <w:noProof/>
                <w:webHidden/>
              </w:rPr>
              <w:t>29</w:t>
            </w:r>
            <w:r w:rsidR="007D081B">
              <w:rPr>
                <w:noProof/>
                <w:webHidden/>
              </w:rPr>
              <w:fldChar w:fldCharType="end"/>
            </w:r>
          </w:hyperlink>
        </w:p>
        <w:p w14:paraId="5104744C" w14:textId="640A8FF8" w:rsidR="007D081B" w:rsidRDefault="00D27ECE">
          <w:pPr>
            <w:pStyle w:val="TOC3"/>
            <w:tabs>
              <w:tab w:val="left" w:pos="1440"/>
              <w:tab w:val="right" w:leader="dot" w:pos="9350"/>
            </w:tabs>
            <w:rPr>
              <w:rFonts w:asciiTheme="minorHAnsi" w:eastAsiaTheme="minorEastAsia" w:hAnsiTheme="minorHAnsi" w:cstheme="minorBidi"/>
              <w:noProof/>
              <w:sz w:val="22"/>
              <w:szCs w:val="22"/>
            </w:rPr>
          </w:pPr>
          <w:hyperlink w:anchor="_Toc181332" w:history="1">
            <w:r w:rsidR="007D081B" w:rsidRPr="008D7D75">
              <w:rPr>
                <w:rStyle w:val="Hyperlink"/>
                <w:noProof/>
              </w:rPr>
              <w:t>7.12.1</w:t>
            </w:r>
            <w:r w:rsidR="007D081B">
              <w:rPr>
                <w:rFonts w:asciiTheme="minorHAnsi" w:eastAsiaTheme="minorEastAsia" w:hAnsiTheme="minorHAnsi" w:cstheme="minorBidi"/>
                <w:noProof/>
                <w:sz w:val="22"/>
                <w:szCs w:val="22"/>
              </w:rPr>
              <w:tab/>
            </w:r>
            <w:r w:rsidR="007D081B" w:rsidRPr="008D7D75">
              <w:rPr>
                <w:rStyle w:val="Hyperlink"/>
                <w:noProof/>
              </w:rPr>
              <w:t>VSD Receiver Service Messages and Alerts</w:t>
            </w:r>
            <w:r w:rsidR="007D081B">
              <w:rPr>
                <w:noProof/>
                <w:webHidden/>
              </w:rPr>
              <w:tab/>
            </w:r>
            <w:r w:rsidR="007D081B">
              <w:rPr>
                <w:noProof/>
                <w:webHidden/>
              </w:rPr>
              <w:fldChar w:fldCharType="begin"/>
            </w:r>
            <w:r w:rsidR="007D081B">
              <w:rPr>
                <w:noProof/>
                <w:webHidden/>
              </w:rPr>
              <w:instrText xml:space="preserve"> PAGEREF _Toc181332 \h </w:instrText>
            </w:r>
            <w:r w:rsidR="007D081B">
              <w:rPr>
                <w:noProof/>
                <w:webHidden/>
              </w:rPr>
            </w:r>
            <w:r w:rsidR="007D081B">
              <w:rPr>
                <w:noProof/>
                <w:webHidden/>
              </w:rPr>
              <w:fldChar w:fldCharType="separate"/>
            </w:r>
            <w:r w:rsidR="007D081B">
              <w:rPr>
                <w:noProof/>
                <w:webHidden/>
              </w:rPr>
              <w:t>30</w:t>
            </w:r>
            <w:r w:rsidR="007D081B">
              <w:rPr>
                <w:noProof/>
                <w:webHidden/>
              </w:rPr>
              <w:fldChar w:fldCharType="end"/>
            </w:r>
          </w:hyperlink>
        </w:p>
        <w:p w14:paraId="32EE6559" w14:textId="778EC488" w:rsidR="007D081B" w:rsidRDefault="00D27ECE">
          <w:pPr>
            <w:pStyle w:val="TOC2"/>
            <w:tabs>
              <w:tab w:val="left" w:pos="1080"/>
              <w:tab w:val="right" w:leader="dot" w:pos="9350"/>
            </w:tabs>
            <w:rPr>
              <w:noProof/>
              <w:lang w:eastAsia="en-US"/>
            </w:rPr>
          </w:pPr>
          <w:hyperlink w:anchor="_Toc181333" w:history="1">
            <w:r w:rsidR="007D081B" w:rsidRPr="008D7D75">
              <w:rPr>
                <w:rStyle w:val="Hyperlink"/>
                <w:noProof/>
              </w:rPr>
              <w:t>7.13</w:t>
            </w:r>
            <w:r w:rsidR="007D081B">
              <w:rPr>
                <w:noProof/>
                <w:lang w:eastAsia="en-US"/>
              </w:rPr>
              <w:tab/>
            </w:r>
            <w:r w:rsidR="007D081B" w:rsidRPr="008D7D75">
              <w:rPr>
                <w:rStyle w:val="Hyperlink"/>
                <w:noProof/>
              </w:rPr>
              <w:t>BSM Receive Service via UDP</w:t>
            </w:r>
            <w:r w:rsidR="007D081B">
              <w:rPr>
                <w:noProof/>
                <w:webHidden/>
              </w:rPr>
              <w:tab/>
            </w:r>
            <w:r w:rsidR="007D081B">
              <w:rPr>
                <w:noProof/>
                <w:webHidden/>
              </w:rPr>
              <w:fldChar w:fldCharType="begin"/>
            </w:r>
            <w:r w:rsidR="007D081B">
              <w:rPr>
                <w:noProof/>
                <w:webHidden/>
              </w:rPr>
              <w:instrText xml:space="preserve"> PAGEREF _Toc181333 \h </w:instrText>
            </w:r>
            <w:r w:rsidR="007D081B">
              <w:rPr>
                <w:noProof/>
                <w:webHidden/>
              </w:rPr>
            </w:r>
            <w:r w:rsidR="007D081B">
              <w:rPr>
                <w:noProof/>
                <w:webHidden/>
              </w:rPr>
              <w:fldChar w:fldCharType="separate"/>
            </w:r>
            <w:r w:rsidR="007D081B">
              <w:rPr>
                <w:noProof/>
                <w:webHidden/>
              </w:rPr>
              <w:t>32</w:t>
            </w:r>
            <w:r w:rsidR="007D081B">
              <w:rPr>
                <w:noProof/>
                <w:webHidden/>
              </w:rPr>
              <w:fldChar w:fldCharType="end"/>
            </w:r>
          </w:hyperlink>
        </w:p>
        <w:p w14:paraId="7EB2C3B9" w14:textId="51238932" w:rsidR="007D081B" w:rsidRDefault="00D27ECE">
          <w:pPr>
            <w:pStyle w:val="TOC3"/>
            <w:tabs>
              <w:tab w:val="left" w:pos="1440"/>
              <w:tab w:val="right" w:leader="dot" w:pos="9350"/>
            </w:tabs>
            <w:rPr>
              <w:rFonts w:asciiTheme="minorHAnsi" w:eastAsiaTheme="minorEastAsia" w:hAnsiTheme="minorHAnsi" w:cstheme="minorBidi"/>
              <w:noProof/>
              <w:sz w:val="22"/>
              <w:szCs w:val="22"/>
            </w:rPr>
          </w:pPr>
          <w:hyperlink w:anchor="_Toc181334" w:history="1">
            <w:r w:rsidR="007D081B" w:rsidRPr="008D7D75">
              <w:rPr>
                <w:rStyle w:val="Hyperlink"/>
                <w:noProof/>
              </w:rPr>
              <w:t>7.13.1</w:t>
            </w:r>
            <w:r w:rsidR="007D081B">
              <w:rPr>
                <w:rFonts w:asciiTheme="minorHAnsi" w:eastAsiaTheme="minorEastAsia" w:hAnsiTheme="minorHAnsi" w:cstheme="minorBidi"/>
                <w:noProof/>
                <w:sz w:val="22"/>
                <w:szCs w:val="22"/>
              </w:rPr>
              <w:tab/>
            </w:r>
            <w:r w:rsidR="007D081B" w:rsidRPr="008D7D75">
              <w:rPr>
                <w:rStyle w:val="Hyperlink"/>
                <w:noProof/>
              </w:rPr>
              <w:t>BSM Receiver Service Messages and Alerts</w:t>
            </w:r>
            <w:r w:rsidR="007D081B">
              <w:rPr>
                <w:noProof/>
                <w:webHidden/>
              </w:rPr>
              <w:tab/>
            </w:r>
            <w:r w:rsidR="007D081B">
              <w:rPr>
                <w:noProof/>
                <w:webHidden/>
              </w:rPr>
              <w:fldChar w:fldCharType="begin"/>
            </w:r>
            <w:r w:rsidR="007D081B">
              <w:rPr>
                <w:noProof/>
                <w:webHidden/>
              </w:rPr>
              <w:instrText xml:space="preserve"> PAGEREF _Toc181334 \h </w:instrText>
            </w:r>
            <w:r w:rsidR="007D081B">
              <w:rPr>
                <w:noProof/>
                <w:webHidden/>
              </w:rPr>
            </w:r>
            <w:r w:rsidR="007D081B">
              <w:rPr>
                <w:noProof/>
                <w:webHidden/>
              </w:rPr>
              <w:fldChar w:fldCharType="separate"/>
            </w:r>
            <w:r w:rsidR="007D081B">
              <w:rPr>
                <w:noProof/>
                <w:webHidden/>
              </w:rPr>
              <w:t>32</w:t>
            </w:r>
            <w:r w:rsidR="007D081B">
              <w:rPr>
                <w:noProof/>
                <w:webHidden/>
              </w:rPr>
              <w:fldChar w:fldCharType="end"/>
            </w:r>
          </w:hyperlink>
        </w:p>
        <w:p w14:paraId="2B0B797C" w14:textId="50F7F557" w:rsidR="007D081B" w:rsidRDefault="00D27ECE">
          <w:pPr>
            <w:pStyle w:val="TOC2"/>
            <w:tabs>
              <w:tab w:val="left" w:pos="1080"/>
              <w:tab w:val="right" w:leader="dot" w:pos="9350"/>
            </w:tabs>
            <w:rPr>
              <w:noProof/>
              <w:lang w:eastAsia="en-US"/>
            </w:rPr>
          </w:pPr>
          <w:hyperlink w:anchor="_Toc181335" w:history="1">
            <w:r w:rsidR="007D081B" w:rsidRPr="008D7D75">
              <w:rPr>
                <w:rStyle w:val="Hyperlink"/>
                <w:noProof/>
              </w:rPr>
              <w:t>7.14</w:t>
            </w:r>
            <w:r w:rsidR="007D081B">
              <w:rPr>
                <w:noProof/>
                <w:lang w:eastAsia="en-US"/>
              </w:rPr>
              <w:tab/>
            </w:r>
            <w:r w:rsidR="007D081B" w:rsidRPr="008D7D75">
              <w:rPr>
                <w:rStyle w:val="Hyperlink"/>
                <w:noProof/>
              </w:rPr>
              <w:t>Security Services Module</w:t>
            </w:r>
            <w:r w:rsidR="007D081B">
              <w:rPr>
                <w:noProof/>
                <w:webHidden/>
              </w:rPr>
              <w:tab/>
            </w:r>
            <w:r w:rsidR="007D081B">
              <w:rPr>
                <w:noProof/>
                <w:webHidden/>
              </w:rPr>
              <w:fldChar w:fldCharType="begin"/>
            </w:r>
            <w:r w:rsidR="007D081B">
              <w:rPr>
                <w:noProof/>
                <w:webHidden/>
              </w:rPr>
              <w:instrText xml:space="preserve"> PAGEREF _Toc181335 \h </w:instrText>
            </w:r>
            <w:r w:rsidR="007D081B">
              <w:rPr>
                <w:noProof/>
                <w:webHidden/>
              </w:rPr>
            </w:r>
            <w:r w:rsidR="007D081B">
              <w:rPr>
                <w:noProof/>
                <w:webHidden/>
              </w:rPr>
              <w:fldChar w:fldCharType="separate"/>
            </w:r>
            <w:r w:rsidR="007D081B">
              <w:rPr>
                <w:noProof/>
                <w:webHidden/>
              </w:rPr>
              <w:t>33</w:t>
            </w:r>
            <w:r w:rsidR="007D081B">
              <w:rPr>
                <w:noProof/>
                <w:webHidden/>
              </w:rPr>
              <w:fldChar w:fldCharType="end"/>
            </w:r>
          </w:hyperlink>
        </w:p>
        <w:p w14:paraId="72404576" w14:textId="01845148" w:rsidR="007D081B" w:rsidRDefault="00D27ECE">
          <w:pPr>
            <w:pStyle w:val="TOC1"/>
            <w:tabs>
              <w:tab w:val="left" w:pos="480"/>
              <w:tab w:val="right" w:leader="dot" w:pos="9350"/>
            </w:tabs>
            <w:rPr>
              <w:noProof/>
              <w:lang w:eastAsia="en-US"/>
            </w:rPr>
          </w:pPr>
          <w:hyperlink w:anchor="_Toc181336" w:history="1">
            <w:r w:rsidR="007D081B" w:rsidRPr="008D7D75">
              <w:rPr>
                <w:rStyle w:val="Hyperlink"/>
                <w:noProof/>
              </w:rPr>
              <w:t>8</w:t>
            </w:r>
            <w:r w:rsidR="007D081B">
              <w:rPr>
                <w:noProof/>
                <w:lang w:eastAsia="en-US"/>
              </w:rPr>
              <w:tab/>
            </w:r>
            <w:r w:rsidR="007D081B" w:rsidRPr="008D7D75">
              <w:rPr>
                <w:rStyle w:val="Hyperlink"/>
                <w:noProof/>
              </w:rPr>
              <w:t>Appendix A: ODE Interface Specification</w:t>
            </w:r>
            <w:r w:rsidR="007D081B">
              <w:rPr>
                <w:noProof/>
                <w:webHidden/>
              </w:rPr>
              <w:tab/>
            </w:r>
            <w:r w:rsidR="007D081B">
              <w:rPr>
                <w:noProof/>
                <w:webHidden/>
              </w:rPr>
              <w:fldChar w:fldCharType="begin"/>
            </w:r>
            <w:r w:rsidR="007D081B">
              <w:rPr>
                <w:noProof/>
                <w:webHidden/>
              </w:rPr>
              <w:instrText xml:space="preserve"> PAGEREF _Toc181336 \h </w:instrText>
            </w:r>
            <w:r w:rsidR="007D081B">
              <w:rPr>
                <w:noProof/>
                <w:webHidden/>
              </w:rPr>
            </w:r>
            <w:r w:rsidR="007D081B">
              <w:rPr>
                <w:noProof/>
                <w:webHidden/>
              </w:rPr>
              <w:fldChar w:fldCharType="separate"/>
            </w:r>
            <w:r w:rsidR="007D081B">
              <w:rPr>
                <w:noProof/>
                <w:webHidden/>
              </w:rPr>
              <w:t>33</w:t>
            </w:r>
            <w:r w:rsidR="007D081B">
              <w:rPr>
                <w:noProof/>
                <w:webHidden/>
              </w:rPr>
              <w:fldChar w:fldCharType="end"/>
            </w:r>
          </w:hyperlink>
        </w:p>
        <w:p w14:paraId="26B5C1A5" w14:textId="3679EF84" w:rsidR="007D081B" w:rsidRDefault="00D27ECE">
          <w:pPr>
            <w:pStyle w:val="TOC2"/>
            <w:tabs>
              <w:tab w:val="left" w:pos="1080"/>
              <w:tab w:val="right" w:leader="dot" w:pos="9350"/>
            </w:tabs>
            <w:rPr>
              <w:noProof/>
              <w:lang w:eastAsia="en-US"/>
            </w:rPr>
          </w:pPr>
          <w:hyperlink w:anchor="_Toc181337" w:history="1">
            <w:r w:rsidR="007D081B" w:rsidRPr="008D7D75">
              <w:rPr>
                <w:rStyle w:val="Hyperlink"/>
                <w:noProof/>
              </w:rPr>
              <w:t>8.1</w:t>
            </w:r>
            <w:r w:rsidR="007D081B">
              <w:rPr>
                <w:noProof/>
                <w:lang w:eastAsia="en-US"/>
              </w:rPr>
              <w:tab/>
            </w:r>
            <w:r w:rsidR="007D081B" w:rsidRPr="008D7D75">
              <w:rPr>
                <w:rStyle w:val="Hyperlink"/>
                <w:noProof/>
              </w:rPr>
              <w:t>File Copy Data Deposit</w:t>
            </w:r>
            <w:r w:rsidR="007D081B">
              <w:rPr>
                <w:noProof/>
                <w:webHidden/>
              </w:rPr>
              <w:tab/>
            </w:r>
            <w:r w:rsidR="007D081B">
              <w:rPr>
                <w:noProof/>
                <w:webHidden/>
              </w:rPr>
              <w:fldChar w:fldCharType="begin"/>
            </w:r>
            <w:r w:rsidR="007D081B">
              <w:rPr>
                <w:noProof/>
                <w:webHidden/>
              </w:rPr>
              <w:instrText xml:space="preserve"> PAGEREF _Toc181337 \h </w:instrText>
            </w:r>
            <w:r w:rsidR="007D081B">
              <w:rPr>
                <w:noProof/>
                <w:webHidden/>
              </w:rPr>
            </w:r>
            <w:r w:rsidR="007D081B">
              <w:rPr>
                <w:noProof/>
                <w:webHidden/>
              </w:rPr>
              <w:fldChar w:fldCharType="separate"/>
            </w:r>
            <w:r w:rsidR="007D081B">
              <w:rPr>
                <w:noProof/>
                <w:webHidden/>
              </w:rPr>
              <w:t>34</w:t>
            </w:r>
            <w:r w:rsidR="007D081B">
              <w:rPr>
                <w:noProof/>
                <w:webHidden/>
              </w:rPr>
              <w:fldChar w:fldCharType="end"/>
            </w:r>
          </w:hyperlink>
        </w:p>
        <w:p w14:paraId="25D2A17F" w14:textId="63E8F6EB" w:rsidR="007D081B" w:rsidRDefault="00D27ECE">
          <w:pPr>
            <w:pStyle w:val="TOC3"/>
            <w:tabs>
              <w:tab w:val="left" w:pos="1440"/>
              <w:tab w:val="right" w:leader="dot" w:pos="9350"/>
            </w:tabs>
            <w:rPr>
              <w:rFonts w:asciiTheme="minorHAnsi" w:eastAsiaTheme="minorEastAsia" w:hAnsiTheme="minorHAnsi" w:cstheme="minorBidi"/>
              <w:noProof/>
              <w:sz w:val="22"/>
              <w:szCs w:val="22"/>
            </w:rPr>
          </w:pPr>
          <w:hyperlink w:anchor="_Toc181338" w:history="1">
            <w:r w:rsidR="007D081B" w:rsidRPr="008D7D75">
              <w:rPr>
                <w:rStyle w:val="Hyperlink"/>
                <w:noProof/>
              </w:rPr>
              <w:t>8.1.1</w:t>
            </w:r>
            <w:r w:rsidR="007D081B">
              <w:rPr>
                <w:rFonts w:asciiTheme="minorHAnsi" w:eastAsiaTheme="minorEastAsia" w:hAnsiTheme="minorHAnsi" w:cstheme="minorBidi"/>
                <w:noProof/>
                <w:sz w:val="22"/>
                <w:szCs w:val="22"/>
              </w:rPr>
              <w:tab/>
            </w:r>
            <w:r w:rsidR="007D081B" w:rsidRPr="008D7D75">
              <w:rPr>
                <w:rStyle w:val="Hyperlink"/>
                <w:noProof/>
              </w:rPr>
              <w:t>Messages and Alerts</w:t>
            </w:r>
            <w:r w:rsidR="007D081B">
              <w:rPr>
                <w:noProof/>
                <w:webHidden/>
              </w:rPr>
              <w:tab/>
            </w:r>
            <w:r w:rsidR="007D081B">
              <w:rPr>
                <w:noProof/>
                <w:webHidden/>
              </w:rPr>
              <w:fldChar w:fldCharType="begin"/>
            </w:r>
            <w:r w:rsidR="007D081B">
              <w:rPr>
                <w:noProof/>
                <w:webHidden/>
              </w:rPr>
              <w:instrText xml:space="preserve"> PAGEREF _Toc181338 \h </w:instrText>
            </w:r>
            <w:r w:rsidR="007D081B">
              <w:rPr>
                <w:noProof/>
                <w:webHidden/>
              </w:rPr>
            </w:r>
            <w:r w:rsidR="007D081B">
              <w:rPr>
                <w:noProof/>
                <w:webHidden/>
              </w:rPr>
              <w:fldChar w:fldCharType="separate"/>
            </w:r>
            <w:r w:rsidR="007D081B">
              <w:rPr>
                <w:noProof/>
                <w:webHidden/>
              </w:rPr>
              <w:t>37</w:t>
            </w:r>
            <w:r w:rsidR="007D081B">
              <w:rPr>
                <w:noProof/>
                <w:webHidden/>
              </w:rPr>
              <w:fldChar w:fldCharType="end"/>
            </w:r>
          </w:hyperlink>
        </w:p>
        <w:p w14:paraId="1C8A54B7" w14:textId="6DD33233" w:rsidR="007D081B" w:rsidRDefault="00D27ECE">
          <w:pPr>
            <w:pStyle w:val="TOC2"/>
            <w:tabs>
              <w:tab w:val="left" w:pos="1080"/>
              <w:tab w:val="right" w:leader="dot" w:pos="9350"/>
            </w:tabs>
            <w:rPr>
              <w:noProof/>
              <w:lang w:eastAsia="en-US"/>
            </w:rPr>
          </w:pPr>
          <w:hyperlink w:anchor="_Toc181339" w:history="1">
            <w:r w:rsidR="007D081B" w:rsidRPr="008D7D75">
              <w:rPr>
                <w:rStyle w:val="Hyperlink"/>
                <w:noProof/>
              </w:rPr>
              <w:t>8.2</w:t>
            </w:r>
            <w:r w:rsidR="007D081B">
              <w:rPr>
                <w:noProof/>
                <w:lang w:eastAsia="en-US"/>
              </w:rPr>
              <w:tab/>
            </w:r>
            <w:r w:rsidR="007D081B" w:rsidRPr="008D7D75">
              <w:rPr>
                <w:rStyle w:val="Hyperlink"/>
                <w:noProof/>
              </w:rPr>
              <w:t>ODE REST API</w:t>
            </w:r>
            <w:r w:rsidR="007D081B">
              <w:rPr>
                <w:noProof/>
                <w:webHidden/>
              </w:rPr>
              <w:tab/>
            </w:r>
            <w:r w:rsidR="007D081B">
              <w:rPr>
                <w:noProof/>
                <w:webHidden/>
              </w:rPr>
              <w:fldChar w:fldCharType="begin"/>
            </w:r>
            <w:r w:rsidR="007D081B">
              <w:rPr>
                <w:noProof/>
                <w:webHidden/>
              </w:rPr>
              <w:instrText xml:space="preserve"> PAGEREF _Toc181339 \h </w:instrText>
            </w:r>
            <w:r w:rsidR="007D081B">
              <w:rPr>
                <w:noProof/>
                <w:webHidden/>
              </w:rPr>
            </w:r>
            <w:r w:rsidR="007D081B">
              <w:rPr>
                <w:noProof/>
                <w:webHidden/>
              </w:rPr>
              <w:fldChar w:fldCharType="separate"/>
            </w:r>
            <w:r w:rsidR="007D081B">
              <w:rPr>
                <w:noProof/>
                <w:webHidden/>
              </w:rPr>
              <w:t>40</w:t>
            </w:r>
            <w:r w:rsidR="007D081B">
              <w:rPr>
                <w:noProof/>
                <w:webHidden/>
              </w:rPr>
              <w:fldChar w:fldCharType="end"/>
            </w:r>
          </w:hyperlink>
        </w:p>
        <w:p w14:paraId="01E0A037" w14:textId="4A7CEA1D" w:rsidR="007D081B" w:rsidRDefault="00D27ECE">
          <w:pPr>
            <w:pStyle w:val="TOC3"/>
            <w:tabs>
              <w:tab w:val="left" w:pos="1440"/>
              <w:tab w:val="right" w:leader="dot" w:pos="9350"/>
            </w:tabs>
            <w:rPr>
              <w:rFonts w:asciiTheme="minorHAnsi" w:eastAsiaTheme="minorEastAsia" w:hAnsiTheme="minorHAnsi" w:cstheme="minorBidi"/>
              <w:noProof/>
              <w:sz w:val="22"/>
              <w:szCs w:val="22"/>
            </w:rPr>
          </w:pPr>
          <w:hyperlink w:anchor="_Toc181340" w:history="1">
            <w:r w:rsidR="007D081B" w:rsidRPr="008D7D75">
              <w:rPr>
                <w:rStyle w:val="Hyperlink"/>
                <w:noProof/>
              </w:rPr>
              <w:t>8.2.1</w:t>
            </w:r>
            <w:r w:rsidR="007D081B">
              <w:rPr>
                <w:rFonts w:asciiTheme="minorHAnsi" w:eastAsiaTheme="minorEastAsia" w:hAnsiTheme="minorHAnsi" w:cstheme="minorBidi"/>
                <w:noProof/>
                <w:sz w:val="22"/>
                <w:szCs w:val="22"/>
              </w:rPr>
              <w:tab/>
            </w:r>
            <w:r w:rsidR="007D081B" w:rsidRPr="008D7D75">
              <w:rPr>
                <w:rStyle w:val="Hyperlink"/>
                <w:noProof/>
              </w:rPr>
              <w:t>Upload BSM File</w:t>
            </w:r>
            <w:r w:rsidR="007D081B">
              <w:rPr>
                <w:noProof/>
                <w:webHidden/>
              </w:rPr>
              <w:tab/>
            </w:r>
            <w:r w:rsidR="007D081B">
              <w:rPr>
                <w:noProof/>
                <w:webHidden/>
              </w:rPr>
              <w:fldChar w:fldCharType="begin"/>
            </w:r>
            <w:r w:rsidR="007D081B">
              <w:rPr>
                <w:noProof/>
                <w:webHidden/>
              </w:rPr>
              <w:instrText xml:space="preserve"> PAGEREF _Toc181340 \h </w:instrText>
            </w:r>
            <w:r w:rsidR="007D081B">
              <w:rPr>
                <w:noProof/>
                <w:webHidden/>
              </w:rPr>
            </w:r>
            <w:r w:rsidR="007D081B">
              <w:rPr>
                <w:noProof/>
                <w:webHidden/>
              </w:rPr>
              <w:fldChar w:fldCharType="separate"/>
            </w:r>
            <w:r w:rsidR="007D081B">
              <w:rPr>
                <w:noProof/>
                <w:webHidden/>
              </w:rPr>
              <w:t>42</w:t>
            </w:r>
            <w:r w:rsidR="007D081B">
              <w:rPr>
                <w:noProof/>
                <w:webHidden/>
              </w:rPr>
              <w:fldChar w:fldCharType="end"/>
            </w:r>
          </w:hyperlink>
        </w:p>
        <w:p w14:paraId="216F0625" w14:textId="31C9D1A1" w:rsidR="007D081B" w:rsidRDefault="00D27ECE">
          <w:pPr>
            <w:pStyle w:val="TOC3"/>
            <w:tabs>
              <w:tab w:val="left" w:pos="1440"/>
              <w:tab w:val="right" w:leader="dot" w:pos="9350"/>
            </w:tabs>
            <w:rPr>
              <w:rFonts w:asciiTheme="minorHAnsi" w:eastAsiaTheme="minorEastAsia" w:hAnsiTheme="minorHAnsi" w:cstheme="minorBidi"/>
              <w:noProof/>
              <w:sz w:val="22"/>
              <w:szCs w:val="22"/>
            </w:rPr>
          </w:pPr>
          <w:hyperlink w:anchor="_Toc181341" w:history="1">
            <w:r w:rsidR="007D081B" w:rsidRPr="008D7D75">
              <w:rPr>
                <w:rStyle w:val="Hyperlink"/>
                <w:noProof/>
              </w:rPr>
              <w:t>8.2.2</w:t>
            </w:r>
            <w:r w:rsidR="007D081B">
              <w:rPr>
                <w:rFonts w:asciiTheme="minorHAnsi" w:eastAsiaTheme="minorEastAsia" w:hAnsiTheme="minorHAnsi" w:cstheme="minorBidi"/>
                <w:noProof/>
                <w:sz w:val="22"/>
                <w:szCs w:val="22"/>
              </w:rPr>
              <w:tab/>
            </w:r>
            <w:r w:rsidR="007D081B" w:rsidRPr="008D7D75">
              <w:rPr>
                <w:rStyle w:val="Hyperlink"/>
                <w:noProof/>
              </w:rPr>
              <w:t>MANAGE SNMP API</w:t>
            </w:r>
            <w:r w:rsidR="007D081B">
              <w:rPr>
                <w:noProof/>
                <w:webHidden/>
              </w:rPr>
              <w:tab/>
            </w:r>
            <w:r w:rsidR="007D081B">
              <w:rPr>
                <w:noProof/>
                <w:webHidden/>
              </w:rPr>
              <w:fldChar w:fldCharType="begin"/>
            </w:r>
            <w:r w:rsidR="007D081B">
              <w:rPr>
                <w:noProof/>
                <w:webHidden/>
              </w:rPr>
              <w:instrText xml:space="preserve"> PAGEREF _Toc181341 \h </w:instrText>
            </w:r>
            <w:r w:rsidR="007D081B">
              <w:rPr>
                <w:noProof/>
                <w:webHidden/>
              </w:rPr>
            </w:r>
            <w:r w:rsidR="007D081B">
              <w:rPr>
                <w:noProof/>
                <w:webHidden/>
              </w:rPr>
              <w:fldChar w:fldCharType="separate"/>
            </w:r>
            <w:r w:rsidR="007D081B">
              <w:rPr>
                <w:noProof/>
                <w:webHidden/>
              </w:rPr>
              <w:t>42</w:t>
            </w:r>
            <w:r w:rsidR="007D081B">
              <w:rPr>
                <w:noProof/>
                <w:webHidden/>
              </w:rPr>
              <w:fldChar w:fldCharType="end"/>
            </w:r>
          </w:hyperlink>
        </w:p>
        <w:p w14:paraId="3B4B7AB5" w14:textId="6960A913" w:rsidR="007D081B" w:rsidRDefault="00D27ECE">
          <w:pPr>
            <w:pStyle w:val="TOC3"/>
            <w:tabs>
              <w:tab w:val="left" w:pos="1440"/>
              <w:tab w:val="right" w:leader="dot" w:pos="9350"/>
            </w:tabs>
            <w:rPr>
              <w:rFonts w:asciiTheme="minorHAnsi" w:eastAsiaTheme="minorEastAsia" w:hAnsiTheme="minorHAnsi" w:cstheme="minorBidi"/>
              <w:noProof/>
              <w:sz w:val="22"/>
              <w:szCs w:val="22"/>
            </w:rPr>
          </w:pPr>
          <w:hyperlink w:anchor="_Toc181342" w:history="1">
            <w:r w:rsidR="007D081B" w:rsidRPr="008D7D75">
              <w:rPr>
                <w:rStyle w:val="Hyperlink"/>
                <w:noProof/>
              </w:rPr>
              <w:t>8.2.3</w:t>
            </w:r>
            <w:r w:rsidR="007D081B">
              <w:rPr>
                <w:rFonts w:asciiTheme="minorHAnsi" w:eastAsiaTheme="minorEastAsia" w:hAnsiTheme="minorHAnsi" w:cstheme="minorBidi"/>
                <w:noProof/>
                <w:sz w:val="22"/>
                <w:szCs w:val="22"/>
              </w:rPr>
              <w:tab/>
            </w:r>
            <w:r w:rsidR="007D081B" w:rsidRPr="008D7D75">
              <w:rPr>
                <w:rStyle w:val="Hyperlink"/>
                <w:noProof/>
              </w:rPr>
              <w:t>Traveler Information Message (TIM) Interface</w:t>
            </w:r>
            <w:r w:rsidR="007D081B">
              <w:rPr>
                <w:noProof/>
                <w:webHidden/>
              </w:rPr>
              <w:tab/>
            </w:r>
            <w:r w:rsidR="007D081B">
              <w:rPr>
                <w:noProof/>
                <w:webHidden/>
              </w:rPr>
              <w:fldChar w:fldCharType="begin"/>
            </w:r>
            <w:r w:rsidR="007D081B">
              <w:rPr>
                <w:noProof/>
                <w:webHidden/>
              </w:rPr>
              <w:instrText xml:space="preserve"> PAGEREF _Toc181342 \h </w:instrText>
            </w:r>
            <w:r w:rsidR="007D081B">
              <w:rPr>
                <w:noProof/>
                <w:webHidden/>
              </w:rPr>
            </w:r>
            <w:r w:rsidR="007D081B">
              <w:rPr>
                <w:noProof/>
                <w:webHidden/>
              </w:rPr>
              <w:fldChar w:fldCharType="separate"/>
            </w:r>
            <w:r w:rsidR="007D081B">
              <w:rPr>
                <w:noProof/>
                <w:webHidden/>
              </w:rPr>
              <w:t>43</w:t>
            </w:r>
            <w:r w:rsidR="007D081B">
              <w:rPr>
                <w:noProof/>
                <w:webHidden/>
              </w:rPr>
              <w:fldChar w:fldCharType="end"/>
            </w:r>
          </w:hyperlink>
        </w:p>
        <w:p w14:paraId="59AF4440" w14:textId="1461D785" w:rsidR="007D081B" w:rsidRDefault="00D27ECE">
          <w:pPr>
            <w:pStyle w:val="TOC3"/>
            <w:tabs>
              <w:tab w:val="left" w:pos="1440"/>
              <w:tab w:val="right" w:leader="dot" w:pos="9350"/>
            </w:tabs>
            <w:rPr>
              <w:rFonts w:asciiTheme="minorHAnsi" w:eastAsiaTheme="minorEastAsia" w:hAnsiTheme="minorHAnsi" w:cstheme="minorBidi"/>
              <w:noProof/>
              <w:sz w:val="22"/>
              <w:szCs w:val="22"/>
            </w:rPr>
          </w:pPr>
          <w:hyperlink w:anchor="_Toc181343" w:history="1">
            <w:r w:rsidR="007D081B" w:rsidRPr="008D7D75">
              <w:rPr>
                <w:rStyle w:val="Hyperlink"/>
                <w:noProof/>
              </w:rPr>
              <w:t>8.2.4</w:t>
            </w:r>
            <w:r w:rsidR="007D081B">
              <w:rPr>
                <w:rFonts w:asciiTheme="minorHAnsi" w:eastAsiaTheme="minorEastAsia" w:hAnsiTheme="minorHAnsi" w:cstheme="minorBidi"/>
                <w:noProof/>
                <w:sz w:val="22"/>
                <w:szCs w:val="22"/>
              </w:rPr>
              <w:tab/>
            </w:r>
            <w:r w:rsidR="007D081B" w:rsidRPr="008D7D75">
              <w:rPr>
                <w:rStyle w:val="Hyperlink"/>
                <w:noProof/>
              </w:rPr>
              <w:t>Probe Data Management Messages (PDM) Interface</w:t>
            </w:r>
            <w:r w:rsidR="007D081B">
              <w:rPr>
                <w:noProof/>
                <w:webHidden/>
              </w:rPr>
              <w:tab/>
            </w:r>
            <w:r w:rsidR="007D081B">
              <w:rPr>
                <w:noProof/>
                <w:webHidden/>
              </w:rPr>
              <w:fldChar w:fldCharType="begin"/>
            </w:r>
            <w:r w:rsidR="007D081B">
              <w:rPr>
                <w:noProof/>
                <w:webHidden/>
              </w:rPr>
              <w:instrText xml:space="preserve"> PAGEREF _Toc181343 \h </w:instrText>
            </w:r>
            <w:r w:rsidR="007D081B">
              <w:rPr>
                <w:noProof/>
                <w:webHidden/>
              </w:rPr>
            </w:r>
            <w:r w:rsidR="007D081B">
              <w:rPr>
                <w:noProof/>
                <w:webHidden/>
              </w:rPr>
              <w:fldChar w:fldCharType="separate"/>
            </w:r>
            <w:r w:rsidR="007D081B">
              <w:rPr>
                <w:noProof/>
                <w:webHidden/>
              </w:rPr>
              <w:t>43</w:t>
            </w:r>
            <w:r w:rsidR="007D081B">
              <w:rPr>
                <w:noProof/>
                <w:webHidden/>
              </w:rPr>
              <w:fldChar w:fldCharType="end"/>
            </w:r>
          </w:hyperlink>
        </w:p>
        <w:p w14:paraId="33DA2491" w14:textId="49C897D8" w:rsidR="007D081B" w:rsidRDefault="00D27ECE">
          <w:pPr>
            <w:pStyle w:val="TOC2"/>
            <w:tabs>
              <w:tab w:val="left" w:pos="1080"/>
              <w:tab w:val="right" w:leader="dot" w:pos="9350"/>
            </w:tabs>
            <w:rPr>
              <w:noProof/>
              <w:lang w:eastAsia="en-US"/>
            </w:rPr>
          </w:pPr>
          <w:hyperlink w:anchor="_Toc181344" w:history="1">
            <w:r w:rsidR="007D081B" w:rsidRPr="008D7D75">
              <w:rPr>
                <w:rStyle w:val="Hyperlink"/>
                <w:noProof/>
              </w:rPr>
              <w:t>8.3</w:t>
            </w:r>
            <w:r w:rsidR="007D081B">
              <w:rPr>
                <w:noProof/>
                <w:lang w:eastAsia="en-US"/>
              </w:rPr>
              <w:tab/>
            </w:r>
            <w:r w:rsidR="007D081B" w:rsidRPr="008D7D75">
              <w:rPr>
                <w:rStyle w:val="Hyperlink"/>
                <w:noProof/>
              </w:rPr>
              <w:t>ODE Streaming API</w:t>
            </w:r>
            <w:r w:rsidR="007D081B">
              <w:rPr>
                <w:noProof/>
                <w:webHidden/>
              </w:rPr>
              <w:tab/>
            </w:r>
            <w:r w:rsidR="007D081B">
              <w:rPr>
                <w:noProof/>
                <w:webHidden/>
              </w:rPr>
              <w:fldChar w:fldCharType="begin"/>
            </w:r>
            <w:r w:rsidR="007D081B">
              <w:rPr>
                <w:noProof/>
                <w:webHidden/>
              </w:rPr>
              <w:instrText xml:space="preserve"> PAGEREF _Toc181344 \h </w:instrText>
            </w:r>
            <w:r w:rsidR="007D081B">
              <w:rPr>
                <w:noProof/>
                <w:webHidden/>
              </w:rPr>
            </w:r>
            <w:r w:rsidR="007D081B">
              <w:rPr>
                <w:noProof/>
                <w:webHidden/>
              </w:rPr>
              <w:fldChar w:fldCharType="separate"/>
            </w:r>
            <w:r w:rsidR="007D081B">
              <w:rPr>
                <w:noProof/>
                <w:webHidden/>
              </w:rPr>
              <w:t>44</w:t>
            </w:r>
            <w:r w:rsidR="007D081B">
              <w:rPr>
                <w:noProof/>
                <w:webHidden/>
              </w:rPr>
              <w:fldChar w:fldCharType="end"/>
            </w:r>
          </w:hyperlink>
        </w:p>
        <w:p w14:paraId="52B995EF" w14:textId="6D92F41D" w:rsidR="007D081B" w:rsidRDefault="00D27ECE">
          <w:pPr>
            <w:pStyle w:val="TOC3"/>
            <w:tabs>
              <w:tab w:val="left" w:pos="1440"/>
              <w:tab w:val="right" w:leader="dot" w:pos="9350"/>
            </w:tabs>
            <w:rPr>
              <w:rFonts w:asciiTheme="minorHAnsi" w:eastAsiaTheme="minorEastAsia" w:hAnsiTheme="minorHAnsi" w:cstheme="minorBidi"/>
              <w:noProof/>
              <w:sz w:val="22"/>
              <w:szCs w:val="22"/>
            </w:rPr>
          </w:pPr>
          <w:hyperlink w:anchor="_Toc181345" w:history="1">
            <w:r w:rsidR="007D081B" w:rsidRPr="008D7D75">
              <w:rPr>
                <w:rStyle w:val="Hyperlink"/>
                <w:noProof/>
              </w:rPr>
              <w:t>8.3.1</w:t>
            </w:r>
            <w:r w:rsidR="007D081B">
              <w:rPr>
                <w:rFonts w:asciiTheme="minorHAnsi" w:eastAsiaTheme="minorEastAsia" w:hAnsiTheme="minorHAnsi" w:cstheme="minorBidi"/>
                <w:noProof/>
                <w:sz w:val="22"/>
                <w:szCs w:val="22"/>
              </w:rPr>
              <w:tab/>
            </w:r>
            <w:r w:rsidR="007D081B" w:rsidRPr="008D7D75">
              <w:rPr>
                <w:rStyle w:val="Hyperlink"/>
                <w:noProof/>
              </w:rPr>
              <w:t>Direct Kafka Interface</w:t>
            </w:r>
            <w:r w:rsidR="007D081B">
              <w:rPr>
                <w:noProof/>
                <w:webHidden/>
              </w:rPr>
              <w:tab/>
            </w:r>
            <w:r w:rsidR="007D081B">
              <w:rPr>
                <w:noProof/>
                <w:webHidden/>
              </w:rPr>
              <w:fldChar w:fldCharType="begin"/>
            </w:r>
            <w:r w:rsidR="007D081B">
              <w:rPr>
                <w:noProof/>
                <w:webHidden/>
              </w:rPr>
              <w:instrText xml:space="preserve"> PAGEREF _Toc181345 \h </w:instrText>
            </w:r>
            <w:r w:rsidR="007D081B">
              <w:rPr>
                <w:noProof/>
                <w:webHidden/>
              </w:rPr>
            </w:r>
            <w:r w:rsidR="007D081B">
              <w:rPr>
                <w:noProof/>
                <w:webHidden/>
              </w:rPr>
              <w:fldChar w:fldCharType="separate"/>
            </w:r>
            <w:r w:rsidR="007D081B">
              <w:rPr>
                <w:noProof/>
                <w:webHidden/>
              </w:rPr>
              <w:t>44</w:t>
            </w:r>
            <w:r w:rsidR="007D081B">
              <w:rPr>
                <w:noProof/>
                <w:webHidden/>
              </w:rPr>
              <w:fldChar w:fldCharType="end"/>
            </w:r>
          </w:hyperlink>
        </w:p>
        <w:p w14:paraId="34B9C1B3" w14:textId="315DE3EF" w:rsidR="007D081B" w:rsidRDefault="00D27ECE">
          <w:pPr>
            <w:pStyle w:val="TOC3"/>
            <w:tabs>
              <w:tab w:val="left" w:pos="1440"/>
              <w:tab w:val="right" w:leader="dot" w:pos="9350"/>
            </w:tabs>
            <w:rPr>
              <w:rFonts w:asciiTheme="minorHAnsi" w:eastAsiaTheme="minorEastAsia" w:hAnsiTheme="minorHAnsi" w:cstheme="minorBidi"/>
              <w:noProof/>
              <w:sz w:val="22"/>
              <w:szCs w:val="22"/>
            </w:rPr>
          </w:pPr>
          <w:hyperlink w:anchor="_Toc181346" w:history="1">
            <w:r w:rsidR="007D081B" w:rsidRPr="008D7D75">
              <w:rPr>
                <w:rStyle w:val="Hyperlink"/>
                <w:noProof/>
              </w:rPr>
              <w:t>8.3.2</w:t>
            </w:r>
            <w:r w:rsidR="007D081B">
              <w:rPr>
                <w:rFonts w:asciiTheme="minorHAnsi" w:eastAsiaTheme="minorEastAsia" w:hAnsiTheme="minorHAnsi" w:cstheme="minorBidi"/>
                <w:noProof/>
                <w:sz w:val="22"/>
                <w:szCs w:val="22"/>
              </w:rPr>
              <w:tab/>
            </w:r>
            <w:r w:rsidR="007D081B" w:rsidRPr="008D7D75">
              <w:rPr>
                <w:rStyle w:val="Hyperlink"/>
                <w:noProof/>
              </w:rPr>
              <w:t>ODE Output Schema Reference</w:t>
            </w:r>
            <w:r w:rsidR="007D081B">
              <w:rPr>
                <w:noProof/>
                <w:webHidden/>
              </w:rPr>
              <w:tab/>
            </w:r>
            <w:r w:rsidR="007D081B">
              <w:rPr>
                <w:noProof/>
                <w:webHidden/>
              </w:rPr>
              <w:fldChar w:fldCharType="begin"/>
            </w:r>
            <w:r w:rsidR="007D081B">
              <w:rPr>
                <w:noProof/>
                <w:webHidden/>
              </w:rPr>
              <w:instrText xml:space="preserve"> PAGEREF _Toc181346 \h </w:instrText>
            </w:r>
            <w:r w:rsidR="007D081B">
              <w:rPr>
                <w:noProof/>
                <w:webHidden/>
              </w:rPr>
            </w:r>
            <w:r w:rsidR="007D081B">
              <w:rPr>
                <w:noProof/>
                <w:webHidden/>
              </w:rPr>
              <w:fldChar w:fldCharType="separate"/>
            </w:r>
            <w:r w:rsidR="007D081B">
              <w:rPr>
                <w:noProof/>
                <w:webHidden/>
              </w:rPr>
              <w:t>44</w:t>
            </w:r>
            <w:r w:rsidR="007D081B">
              <w:rPr>
                <w:noProof/>
                <w:webHidden/>
              </w:rPr>
              <w:fldChar w:fldCharType="end"/>
            </w:r>
          </w:hyperlink>
        </w:p>
        <w:p w14:paraId="5548BBA1" w14:textId="11A25856" w:rsidR="007D081B" w:rsidRDefault="00D27ECE">
          <w:pPr>
            <w:pStyle w:val="TOC1"/>
            <w:tabs>
              <w:tab w:val="left" w:pos="480"/>
              <w:tab w:val="right" w:leader="dot" w:pos="9350"/>
            </w:tabs>
            <w:rPr>
              <w:noProof/>
              <w:lang w:eastAsia="en-US"/>
            </w:rPr>
          </w:pPr>
          <w:hyperlink w:anchor="_Toc181347" w:history="1">
            <w:r w:rsidR="007D081B" w:rsidRPr="008D7D75">
              <w:rPr>
                <w:rStyle w:val="Hyperlink"/>
                <w:noProof/>
              </w:rPr>
              <w:t>9</w:t>
            </w:r>
            <w:r w:rsidR="007D081B">
              <w:rPr>
                <w:noProof/>
                <w:lang w:eastAsia="en-US"/>
              </w:rPr>
              <w:tab/>
            </w:r>
            <w:r w:rsidR="007D081B" w:rsidRPr="008D7D75">
              <w:rPr>
                <w:rStyle w:val="Hyperlink"/>
                <w:noProof/>
              </w:rPr>
              <w:t>References</w:t>
            </w:r>
            <w:r w:rsidR="007D081B">
              <w:rPr>
                <w:noProof/>
                <w:webHidden/>
              </w:rPr>
              <w:tab/>
            </w:r>
            <w:r w:rsidR="007D081B">
              <w:rPr>
                <w:noProof/>
                <w:webHidden/>
              </w:rPr>
              <w:fldChar w:fldCharType="begin"/>
            </w:r>
            <w:r w:rsidR="007D081B">
              <w:rPr>
                <w:noProof/>
                <w:webHidden/>
              </w:rPr>
              <w:instrText xml:space="preserve"> PAGEREF _Toc181347 \h </w:instrText>
            </w:r>
            <w:r w:rsidR="007D081B">
              <w:rPr>
                <w:noProof/>
                <w:webHidden/>
              </w:rPr>
            </w:r>
            <w:r w:rsidR="007D081B">
              <w:rPr>
                <w:noProof/>
                <w:webHidden/>
              </w:rPr>
              <w:fldChar w:fldCharType="separate"/>
            </w:r>
            <w:r w:rsidR="007D081B">
              <w:rPr>
                <w:noProof/>
                <w:webHidden/>
              </w:rPr>
              <w:t>44</w:t>
            </w:r>
            <w:r w:rsidR="007D081B">
              <w:rPr>
                <w:noProof/>
                <w:webHidden/>
              </w:rPr>
              <w:fldChar w:fldCharType="end"/>
            </w:r>
          </w:hyperlink>
        </w:p>
        <w:p w14:paraId="779BBBDA" w14:textId="2EB5202D" w:rsidR="00CE5487" w:rsidRDefault="00CE5487">
          <w:r>
            <w:rPr>
              <w:b/>
              <w:bCs/>
              <w:noProof/>
            </w:rPr>
            <w:lastRenderedPageBreak/>
            <w:fldChar w:fldCharType="end"/>
          </w:r>
        </w:p>
      </w:sdtContent>
    </w:sdt>
    <w:p w14:paraId="2C82978D" w14:textId="77777777" w:rsidR="00CE5487" w:rsidRDefault="00CE5487" w:rsidP="00314B85">
      <w:pPr>
        <w:pStyle w:val="Header1"/>
      </w:pPr>
    </w:p>
    <w:p w14:paraId="28FCD1B8" w14:textId="77777777" w:rsidR="00314B85" w:rsidRDefault="00314B85" w:rsidP="00314B85">
      <w:pPr>
        <w:rPr>
          <w:rFonts w:ascii="Calibri" w:hAnsi="Calibri"/>
          <w:sz w:val="18"/>
          <w:szCs w:val="18"/>
        </w:rPr>
      </w:pPr>
      <w:r>
        <w:br w:type="page"/>
      </w:r>
    </w:p>
    <w:p w14:paraId="06063CFD" w14:textId="77777777" w:rsidR="00314B85" w:rsidRDefault="00314B85" w:rsidP="00314B85">
      <w:pPr>
        <w:pStyle w:val="Header1"/>
      </w:pPr>
    </w:p>
    <w:p w14:paraId="385E71C7" w14:textId="77777777" w:rsidR="00314B85" w:rsidRPr="0027246B" w:rsidRDefault="00314B85" w:rsidP="00CE5487">
      <w:pPr>
        <w:pStyle w:val="Heading1"/>
        <w:numPr>
          <w:ilvl w:val="0"/>
          <w:numId w:val="0"/>
        </w:numPr>
      </w:pPr>
      <w:bookmarkStart w:id="0" w:name="_Toc464836201"/>
      <w:bookmarkStart w:id="1" w:name="_Toc181285"/>
      <w:r w:rsidRPr="0027246B">
        <w:t>V</w:t>
      </w:r>
      <w:r w:rsidR="00CE5487">
        <w:t>ersion History</w:t>
      </w:r>
      <w:bookmarkEnd w:id="0"/>
      <w:bookmarkEnd w:id="1"/>
    </w:p>
    <w:tbl>
      <w:tblPr>
        <w:tblStyle w:val="MediumGrid3-Accent1"/>
        <w:tblpPr w:leftFromText="180" w:rightFromText="180" w:vertAnchor="text" w:horzAnchor="margin" w:tblpY="97"/>
        <w:tblW w:w="9350" w:type="dxa"/>
        <w:tblLayout w:type="fixed"/>
        <w:tblLook w:val="04A0" w:firstRow="1" w:lastRow="0" w:firstColumn="1" w:lastColumn="0" w:noHBand="0" w:noVBand="1"/>
      </w:tblPr>
      <w:tblGrid>
        <w:gridCol w:w="1160"/>
        <w:gridCol w:w="1820"/>
        <w:gridCol w:w="1529"/>
        <w:gridCol w:w="4841"/>
      </w:tblGrid>
      <w:tr w:rsidR="00314B85" w14:paraId="7F9006E9" w14:textId="77777777" w:rsidTr="00886E1A">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160" w:type="dxa"/>
            <w:hideMark/>
          </w:tcPr>
          <w:p w14:paraId="1A3FBE28" w14:textId="0622720B" w:rsidR="00314B85" w:rsidRPr="00314B85" w:rsidRDefault="00314B85" w:rsidP="002C2917">
            <w:pPr>
              <w:pStyle w:val="NormalArial11"/>
              <w:rPr>
                <w:sz w:val="20"/>
                <w:szCs w:val="20"/>
              </w:rPr>
            </w:pPr>
            <w:r w:rsidRPr="00314B85">
              <w:rPr>
                <w:sz w:val="20"/>
                <w:szCs w:val="20"/>
              </w:rPr>
              <w:t>Version</w:t>
            </w:r>
            <w:r w:rsidR="002C2917">
              <w:rPr>
                <w:sz w:val="20"/>
                <w:szCs w:val="20"/>
              </w:rPr>
              <w:t xml:space="preserve"> </w:t>
            </w:r>
            <w:r w:rsidRPr="00314B85">
              <w:rPr>
                <w:sz w:val="20"/>
                <w:szCs w:val="20"/>
              </w:rPr>
              <w:t>#</w:t>
            </w:r>
          </w:p>
        </w:tc>
        <w:tc>
          <w:tcPr>
            <w:tcW w:w="1820" w:type="dxa"/>
            <w:hideMark/>
          </w:tcPr>
          <w:p w14:paraId="2456B93F" w14:textId="5E4AC46B" w:rsidR="00314B85" w:rsidRPr="00314B85" w:rsidRDefault="00314B85" w:rsidP="001108C8">
            <w:pPr>
              <w:pStyle w:val="NormalArial11"/>
              <w:jc w:val="left"/>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Implemented</w:t>
            </w:r>
            <w:r w:rsidR="002C2917">
              <w:rPr>
                <w:sz w:val="20"/>
                <w:szCs w:val="20"/>
              </w:rPr>
              <w:t xml:space="preserve"> </w:t>
            </w:r>
            <w:r w:rsidRPr="00314B85">
              <w:rPr>
                <w:sz w:val="20"/>
                <w:szCs w:val="20"/>
              </w:rPr>
              <w:t>By</w:t>
            </w:r>
          </w:p>
        </w:tc>
        <w:tc>
          <w:tcPr>
            <w:tcW w:w="1529" w:type="dxa"/>
            <w:hideMark/>
          </w:tcPr>
          <w:p w14:paraId="532F7F2D" w14:textId="3A685E70"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Revision</w:t>
            </w:r>
            <w:r w:rsidR="002C2917">
              <w:rPr>
                <w:sz w:val="20"/>
                <w:szCs w:val="20"/>
              </w:rPr>
              <w:t xml:space="preserve"> </w:t>
            </w:r>
            <w:r w:rsidRPr="00314B85">
              <w:rPr>
                <w:sz w:val="20"/>
                <w:szCs w:val="20"/>
              </w:rPr>
              <w:t>Date</w:t>
            </w:r>
          </w:p>
        </w:tc>
        <w:tc>
          <w:tcPr>
            <w:tcW w:w="4841" w:type="dxa"/>
          </w:tcPr>
          <w:p w14:paraId="602ED436" w14:textId="77777777" w:rsidR="00314B85" w:rsidRPr="00314B85" w:rsidRDefault="00314B85" w:rsidP="004E2E31">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What Changed?</w:t>
            </w:r>
          </w:p>
        </w:tc>
      </w:tr>
      <w:tr w:rsidR="00314B85" w14:paraId="20C953BA" w14:textId="77777777" w:rsidTr="00886E1A">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14:paraId="53661D0B" w14:textId="7B482FC0" w:rsidR="00314B85" w:rsidRPr="00314B85" w:rsidRDefault="00443E64" w:rsidP="004E2E31">
            <w:pPr>
              <w:pStyle w:val="NormalArial11"/>
              <w:rPr>
                <w:sz w:val="20"/>
                <w:szCs w:val="20"/>
              </w:rPr>
            </w:pPr>
            <w:r>
              <w:rPr>
                <w:sz w:val="20"/>
                <w:szCs w:val="20"/>
              </w:rPr>
              <w:t>0.1</w:t>
            </w:r>
          </w:p>
        </w:tc>
        <w:tc>
          <w:tcPr>
            <w:tcW w:w="1820" w:type="dxa"/>
          </w:tcPr>
          <w:p w14:paraId="0F750757" w14:textId="6EFB1E5A" w:rsidR="002C2917" w:rsidRPr="00314B85" w:rsidRDefault="002C2917" w:rsidP="001108C8">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Hamid </w:t>
            </w:r>
            <w:proofErr w:type="spellStart"/>
            <w:r>
              <w:rPr>
                <w:sz w:val="20"/>
                <w:szCs w:val="20"/>
              </w:rPr>
              <w:t>Musavi</w:t>
            </w:r>
            <w:proofErr w:type="spellEnd"/>
          </w:p>
        </w:tc>
        <w:tc>
          <w:tcPr>
            <w:tcW w:w="1529" w:type="dxa"/>
          </w:tcPr>
          <w:p w14:paraId="17A74E01" w14:textId="32C84959" w:rsidR="00314B85" w:rsidRPr="00314B85" w:rsidRDefault="00314B85" w:rsidP="00314B85">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841" w:type="dxa"/>
          </w:tcPr>
          <w:p w14:paraId="08683516" w14:textId="24D2D8BB" w:rsidR="00314B85" w:rsidRPr="00314B85" w:rsidRDefault="00C26C4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Initial draft</w:t>
            </w:r>
          </w:p>
        </w:tc>
      </w:tr>
      <w:tr w:rsidR="00314B85" w14:paraId="7B3DEF0D" w14:textId="77777777" w:rsidTr="00886E1A">
        <w:trPr>
          <w:trHeight w:val="311"/>
        </w:trPr>
        <w:tc>
          <w:tcPr>
            <w:cnfStyle w:val="001000000000" w:firstRow="0" w:lastRow="0" w:firstColumn="1" w:lastColumn="0" w:oddVBand="0" w:evenVBand="0" w:oddHBand="0" w:evenHBand="0" w:firstRowFirstColumn="0" w:firstRowLastColumn="0" w:lastRowFirstColumn="0" w:lastRowLastColumn="0"/>
            <w:tcW w:w="1160" w:type="dxa"/>
          </w:tcPr>
          <w:p w14:paraId="669DCC07" w14:textId="72008BA4" w:rsidR="00314B85" w:rsidRPr="00314B85" w:rsidRDefault="00443E64" w:rsidP="004E2E31">
            <w:pPr>
              <w:pStyle w:val="NormalArial11"/>
              <w:rPr>
                <w:sz w:val="20"/>
                <w:szCs w:val="20"/>
              </w:rPr>
            </w:pPr>
            <w:r>
              <w:rPr>
                <w:sz w:val="20"/>
                <w:szCs w:val="20"/>
              </w:rPr>
              <w:t>0.2</w:t>
            </w:r>
          </w:p>
        </w:tc>
        <w:tc>
          <w:tcPr>
            <w:tcW w:w="1820" w:type="dxa"/>
          </w:tcPr>
          <w:p w14:paraId="4EA910FE" w14:textId="3A570BC2" w:rsidR="00314B85" w:rsidRPr="00314B85" w:rsidRDefault="00A956BC" w:rsidP="001108C8">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Hamid </w:t>
            </w:r>
            <w:proofErr w:type="spellStart"/>
            <w:r>
              <w:rPr>
                <w:sz w:val="20"/>
                <w:szCs w:val="20"/>
              </w:rPr>
              <w:t>Musavi</w:t>
            </w:r>
            <w:proofErr w:type="spellEnd"/>
          </w:p>
        </w:tc>
        <w:tc>
          <w:tcPr>
            <w:tcW w:w="1529" w:type="dxa"/>
          </w:tcPr>
          <w:p w14:paraId="46FDC20E" w14:textId="386AE4B9"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3/6/2017</w:t>
            </w:r>
          </w:p>
        </w:tc>
        <w:tc>
          <w:tcPr>
            <w:tcW w:w="4841" w:type="dxa"/>
          </w:tcPr>
          <w:p w14:paraId="100A6E80" w14:textId="77D55F7A"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Updated document for </w:t>
            </w:r>
            <w:hyperlink r:id="rId17" w:tooltip="View this issue" w:history="1">
              <w:r>
                <w:rPr>
                  <w:rStyle w:val="Hyperlink"/>
                  <w:color w:val="3B73AF"/>
                  <w:sz w:val="21"/>
                  <w:szCs w:val="21"/>
                  <w:shd w:val="clear" w:color="auto" w:fill="FFFFFF"/>
                </w:rPr>
                <w:t>ODE-146</w:t>
              </w:r>
            </w:hyperlink>
          </w:p>
        </w:tc>
      </w:tr>
      <w:tr w:rsidR="00314B85" w14:paraId="47CB5EC8" w14:textId="77777777" w:rsidTr="00886E1A">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160" w:type="dxa"/>
          </w:tcPr>
          <w:p w14:paraId="1208BBAA" w14:textId="7A003313" w:rsidR="00314B85" w:rsidRPr="00314B85" w:rsidRDefault="00443E64" w:rsidP="004E2E31">
            <w:pPr>
              <w:pStyle w:val="NormalArial11"/>
              <w:rPr>
                <w:sz w:val="20"/>
                <w:szCs w:val="20"/>
              </w:rPr>
            </w:pPr>
            <w:r>
              <w:rPr>
                <w:sz w:val="20"/>
                <w:szCs w:val="20"/>
              </w:rPr>
              <w:t>0.3</w:t>
            </w:r>
          </w:p>
        </w:tc>
        <w:tc>
          <w:tcPr>
            <w:tcW w:w="1820" w:type="dxa"/>
          </w:tcPr>
          <w:p w14:paraId="741418A2" w14:textId="7AEECCAB" w:rsidR="00314B85" w:rsidRPr="00314B85" w:rsidRDefault="00443E64" w:rsidP="001108C8">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ODE Team</w:t>
            </w:r>
          </w:p>
        </w:tc>
        <w:tc>
          <w:tcPr>
            <w:tcW w:w="1529" w:type="dxa"/>
          </w:tcPr>
          <w:p w14:paraId="420201AD" w14:textId="199B33C1" w:rsidR="00314B85" w:rsidRPr="00314B85" w:rsidRDefault="00443E64"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3/14/2017</w:t>
            </w:r>
          </w:p>
        </w:tc>
        <w:tc>
          <w:tcPr>
            <w:tcW w:w="4841" w:type="dxa"/>
          </w:tcPr>
          <w:p w14:paraId="62072961" w14:textId="0A937B94" w:rsidR="00314B85" w:rsidRPr="00314B85" w:rsidRDefault="00443E64"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Added outbound TIM documentation</w:t>
            </w:r>
          </w:p>
        </w:tc>
      </w:tr>
      <w:tr w:rsidR="00314B85" w14:paraId="6020700A" w14:textId="77777777" w:rsidTr="00886E1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FFFF1C0" w14:textId="5569B5B1" w:rsidR="00314B85" w:rsidRPr="00314B85" w:rsidRDefault="00443E64" w:rsidP="004E2E31">
            <w:pPr>
              <w:pStyle w:val="NormalArial11"/>
              <w:rPr>
                <w:sz w:val="20"/>
                <w:szCs w:val="20"/>
              </w:rPr>
            </w:pPr>
            <w:r>
              <w:rPr>
                <w:sz w:val="20"/>
                <w:szCs w:val="20"/>
              </w:rPr>
              <w:t>0.4</w:t>
            </w:r>
          </w:p>
        </w:tc>
        <w:tc>
          <w:tcPr>
            <w:tcW w:w="1820" w:type="dxa"/>
          </w:tcPr>
          <w:p w14:paraId="78EA3D72" w14:textId="6AD139C9" w:rsidR="00314B85" w:rsidRPr="00314B85" w:rsidRDefault="00443E64" w:rsidP="001108C8">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4D44316E" w14:textId="5E61B47D" w:rsidR="00314B85" w:rsidRPr="00314B85" w:rsidRDefault="00443E64"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3/28/2017</w:t>
            </w:r>
          </w:p>
        </w:tc>
        <w:tc>
          <w:tcPr>
            <w:tcW w:w="4841" w:type="dxa"/>
          </w:tcPr>
          <w:p w14:paraId="4C291BE8" w14:textId="1B522982" w:rsidR="00314B85" w:rsidRPr="00314B85" w:rsidRDefault="00443E64"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Added PDM documentation</w:t>
            </w:r>
          </w:p>
        </w:tc>
      </w:tr>
      <w:tr w:rsidR="00443E64" w14:paraId="2166CA2F" w14:textId="77777777" w:rsidTr="00886E1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60" w:type="dxa"/>
          </w:tcPr>
          <w:p w14:paraId="4E65D512" w14:textId="0CAB6E22" w:rsidR="00443E64" w:rsidRPr="00314B85" w:rsidRDefault="00443E64" w:rsidP="004E2E31">
            <w:pPr>
              <w:pStyle w:val="NormalArial11"/>
              <w:rPr>
                <w:sz w:val="20"/>
                <w:szCs w:val="20"/>
              </w:rPr>
            </w:pPr>
            <w:r>
              <w:rPr>
                <w:sz w:val="20"/>
                <w:szCs w:val="20"/>
              </w:rPr>
              <w:t>0.5</w:t>
            </w:r>
          </w:p>
        </w:tc>
        <w:tc>
          <w:tcPr>
            <w:tcW w:w="1820" w:type="dxa"/>
          </w:tcPr>
          <w:p w14:paraId="33ABFA91" w14:textId="7B94A581" w:rsidR="00443E64" w:rsidRPr="00314B85" w:rsidRDefault="00443E64" w:rsidP="001108C8">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Hamid </w:t>
            </w:r>
            <w:proofErr w:type="spellStart"/>
            <w:r>
              <w:rPr>
                <w:sz w:val="20"/>
                <w:szCs w:val="20"/>
              </w:rPr>
              <w:t>Musavi</w:t>
            </w:r>
            <w:proofErr w:type="spellEnd"/>
          </w:p>
        </w:tc>
        <w:tc>
          <w:tcPr>
            <w:tcW w:w="1529" w:type="dxa"/>
          </w:tcPr>
          <w:p w14:paraId="67B85D26" w14:textId="6291553C" w:rsidR="00443E64" w:rsidRDefault="00443E64"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5/9/207</w:t>
            </w:r>
          </w:p>
        </w:tc>
        <w:tc>
          <w:tcPr>
            <w:tcW w:w="4841" w:type="dxa"/>
          </w:tcPr>
          <w:p w14:paraId="26DA57CB" w14:textId="4E0353D7" w:rsidR="00443E64" w:rsidRDefault="00443E64"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Added support for System Design Documentation</w:t>
            </w:r>
          </w:p>
        </w:tc>
      </w:tr>
      <w:tr w:rsidR="00C802D1" w14:paraId="2DC5B426" w14:textId="77777777" w:rsidTr="00886E1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24E3F315" w14:textId="16F1BD27" w:rsidR="00C802D1" w:rsidRDefault="00C802D1" w:rsidP="004E2E31">
            <w:pPr>
              <w:pStyle w:val="NormalArial11"/>
              <w:rPr>
                <w:sz w:val="20"/>
                <w:szCs w:val="20"/>
              </w:rPr>
            </w:pPr>
            <w:r>
              <w:rPr>
                <w:sz w:val="20"/>
                <w:szCs w:val="20"/>
              </w:rPr>
              <w:t>0.6</w:t>
            </w:r>
          </w:p>
        </w:tc>
        <w:tc>
          <w:tcPr>
            <w:tcW w:w="1820" w:type="dxa"/>
          </w:tcPr>
          <w:p w14:paraId="57F12606" w14:textId="011DDA46" w:rsidR="00C802D1" w:rsidRDefault="00C802D1" w:rsidP="001108C8">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594C9343" w14:textId="6DA9DAF8" w:rsidR="00C802D1" w:rsidRDefault="00C802D1"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5/23/2017</w:t>
            </w:r>
          </w:p>
        </w:tc>
        <w:tc>
          <w:tcPr>
            <w:tcW w:w="4841" w:type="dxa"/>
          </w:tcPr>
          <w:p w14:paraId="69BA5E6F" w14:textId="391F7D0D" w:rsidR="00C802D1" w:rsidRDefault="00C802D1"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Added PPM Documentation</w:t>
            </w:r>
          </w:p>
        </w:tc>
      </w:tr>
      <w:tr w:rsidR="00FB7FD7" w14:paraId="0202020D" w14:textId="77777777" w:rsidTr="00832DF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60" w:type="dxa"/>
          </w:tcPr>
          <w:p w14:paraId="05B89749" w14:textId="76261930" w:rsidR="00FB7FD7" w:rsidRDefault="00FB7FD7" w:rsidP="00832DFA">
            <w:pPr>
              <w:pStyle w:val="NormalArial11"/>
              <w:rPr>
                <w:sz w:val="20"/>
                <w:szCs w:val="20"/>
              </w:rPr>
            </w:pPr>
            <w:r>
              <w:rPr>
                <w:sz w:val="20"/>
                <w:szCs w:val="20"/>
              </w:rPr>
              <w:t>0.</w:t>
            </w:r>
            <w:r w:rsidR="00C802D1">
              <w:rPr>
                <w:sz w:val="20"/>
                <w:szCs w:val="20"/>
              </w:rPr>
              <w:t>7</w:t>
            </w:r>
          </w:p>
        </w:tc>
        <w:tc>
          <w:tcPr>
            <w:tcW w:w="1820" w:type="dxa"/>
          </w:tcPr>
          <w:p w14:paraId="15908631" w14:textId="32F477B8" w:rsidR="00FB7FD7" w:rsidRDefault="00514A2A" w:rsidP="00832DFA">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ODE Team</w:t>
            </w:r>
            <w:r w:rsidR="00FB7FD7" w:rsidRPr="00443E64">
              <w:rPr>
                <w:sz w:val="20"/>
                <w:szCs w:val="20"/>
              </w:rPr>
              <w:t xml:space="preserve"> </w:t>
            </w:r>
          </w:p>
        </w:tc>
        <w:tc>
          <w:tcPr>
            <w:tcW w:w="1529" w:type="dxa"/>
          </w:tcPr>
          <w:p w14:paraId="6478C1E4" w14:textId="63A1706A" w:rsidR="00FB7FD7" w:rsidRDefault="00FB7FD7" w:rsidP="00832DF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w:t>
            </w:r>
            <w:r w:rsidR="00514A2A">
              <w:rPr>
                <w:sz w:val="20"/>
                <w:szCs w:val="20"/>
              </w:rPr>
              <w:t>30</w:t>
            </w:r>
            <w:r>
              <w:rPr>
                <w:sz w:val="20"/>
                <w:szCs w:val="20"/>
              </w:rPr>
              <w:t>/2017</w:t>
            </w:r>
          </w:p>
        </w:tc>
        <w:tc>
          <w:tcPr>
            <w:tcW w:w="4841" w:type="dxa"/>
          </w:tcPr>
          <w:p w14:paraId="07B33B99" w14:textId="77777777" w:rsidR="00FB7FD7" w:rsidRDefault="00FB7FD7" w:rsidP="00514A2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Added </w:t>
            </w:r>
            <w:r w:rsidR="00514A2A">
              <w:rPr>
                <w:sz w:val="20"/>
                <w:szCs w:val="20"/>
              </w:rPr>
              <w:t xml:space="preserve">VSD </w:t>
            </w:r>
            <w:r>
              <w:rPr>
                <w:sz w:val="20"/>
                <w:szCs w:val="20"/>
              </w:rPr>
              <w:t>documentation</w:t>
            </w:r>
          </w:p>
        </w:tc>
      </w:tr>
      <w:tr w:rsidR="0002436A" w14:paraId="702B555F" w14:textId="77777777" w:rsidTr="00832DF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8B63CCB" w14:textId="49770CA1" w:rsidR="0002436A" w:rsidRDefault="0002436A" w:rsidP="00832DFA">
            <w:pPr>
              <w:pStyle w:val="NormalArial11"/>
              <w:rPr>
                <w:sz w:val="20"/>
                <w:szCs w:val="20"/>
              </w:rPr>
            </w:pPr>
            <w:r>
              <w:rPr>
                <w:sz w:val="20"/>
                <w:szCs w:val="20"/>
              </w:rPr>
              <w:t>0.8</w:t>
            </w:r>
          </w:p>
        </w:tc>
        <w:tc>
          <w:tcPr>
            <w:tcW w:w="1820" w:type="dxa"/>
          </w:tcPr>
          <w:p w14:paraId="6247182D" w14:textId="64DBC3FB" w:rsidR="0002436A" w:rsidRDefault="0002436A" w:rsidP="00832DFA">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5C776DC8" w14:textId="5DFA71FD" w:rsidR="0002436A" w:rsidRDefault="0002436A" w:rsidP="00832DF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6/02/2017</w:t>
            </w:r>
          </w:p>
        </w:tc>
        <w:tc>
          <w:tcPr>
            <w:tcW w:w="4841" w:type="dxa"/>
          </w:tcPr>
          <w:p w14:paraId="6CBB8006" w14:textId="6BF3CFC6" w:rsidR="0002436A" w:rsidRDefault="0002436A" w:rsidP="00514A2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Added BSM documentation</w:t>
            </w:r>
          </w:p>
        </w:tc>
      </w:tr>
      <w:tr w:rsidR="00AD4163" w14:paraId="05C8FD9D" w14:textId="77777777" w:rsidTr="00832DF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394E92C" w14:textId="0AB62F34" w:rsidR="00AD4163" w:rsidRDefault="00AD4163" w:rsidP="00832DFA">
            <w:pPr>
              <w:pStyle w:val="NormalArial11"/>
              <w:rPr>
                <w:sz w:val="20"/>
                <w:szCs w:val="20"/>
              </w:rPr>
            </w:pPr>
            <w:r>
              <w:rPr>
                <w:sz w:val="20"/>
                <w:szCs w:val="20"/>
              </w:rPr>
              <w:t>0.9</w:t>
            </w:r>
          </w:p>
        </w:tc>
        <w:tc>
          <w:tcPr>
            <w:tcW w:w="1820" w:type="dxa"/>
          </w:tcPr>
          <w:p w14:paraId="12C213D4" w14:textId="0A3D9617" w:rsidR="00AD4163" w:rsidRDefault="00AD4163" w:rsidP="00832DFA">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ODE Team</w:t>
            </w:r>
          </w:p>
        </w:tc>
        <w:tc>
          <w:tcPr>
            <w:tcW w:w="1529" w:type="dxa"/>
          </w:tcPr>
          <w:p w14:paraId="3A7F737F" w14:textId="77B3ACAB" w:rsidR="00AD4163" w:rsidRDefault="00AD4163" w:rsidP="00832DF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8/28/2017</w:t>
            </w:r>
          </w:p>
        </w:tc>
        <w:tc>
          <w:tcPr>
            <w:tcW w:w="4841" w:type="dxa"/>
          </w:tcPr>
          <w:p w14:paraId="467EB3EA" w14:textId="194A115D" w:rsidR="00AD4163" w:rsidRDefault="00AD4163" w:rsidP="00514A2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Updated properties table</w:t>
            </w:r>
            <w:r w:rsidR="00810E84">
              <w:rPr>
                <w:sz w:val="20"/>
                <w:szCs w:val="20"/>
              </w:rPr>
              <w:t>. TIM/PDM REST details moved to Swagger document.</w:t>
            </w:r>
          </w:p>
        </w:tc>
      </w:tr>
      <w:tr w:rsidR="00395137" w14:paraId="153296D1" w14:textId="77777777" w:rsidTr="00832DF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6044D4E7" w14:textId="4FEC1A61" w:rsidR="00395137" w:rsidRDefault="00395137" w:rsidP="00832DFA">
            <w:pPr>
              <w:pStyle w:val="NormalArial11"/>
              <w:rPr>
                <w:sz w:val="20"/>
                <w:szCs w:val="20"/>
              </w:rPr>
            </w:pPr>
            <w:r>
              <w:rPr>
                <w:sz w:val="20"/>
                <w:szCs w:val="20"/>
              </w:rPr>
              <w:t>0.10</w:t>
            </w:r>
          </w:p>
        </w:tc>
        <w:tc>
          <w:tcPr>
            <w:tcW w:w="1820" w:type="dxa"/>
          </w:tcPr>
          <w:p w14:paraId="4BA881D3" w14:textId="0243E1D7" w:rsidR="00395137" w:rsidRDefault="00395137" w:rsidP="00832DFA">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1A8968AD" w14:textId="5D778AF1" w:rsidR="00395137" w:rsidRDefault="00395137" w:rsidP="00832DF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9/1/2017</w:t>
            </w:r>
          </w:p>
        </w:tc>
        <w:tc>
          <w:tcPr>
            <w:tcW w:w="4841" w:type="dxa"/>
          </w:tcPr>
          <w:p w14:paraId="24817357" w14:textId="336AF040" w:rsidR="00395137" w:rsidRDefault="00395137" w:rsidP="00514A2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Added BSM log file handling</w:t>
            </w:r>
          </w:p>
        </w:tc>
      </w:tr>
      <w:tr w:rsidR="00E533B4" w14:paraId="2596C3F6" w14:textId="77777777" w:rsidTr="00832DF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60" w:type="dxa"/>
          </w:tcPr>
          <w:p w14:paraId="0B47B520" w14:textId="6D1D1993" w:rsidR="00E533B4" w:rsidRDefault="00E533B4" w:rsidP="00832DFA">
            <w:pPr>
              <w:pStyle w:val="NormalArial11"/>
              <w:rPr>
                <w:sz w:val="20"/>
                <w:szCs w:val="20"/>
              </w:rPr>
            </w:pPr>
            <w:r>
              <w:rPr>
                <w:sz w:val="20"/>
                <w:szCs w:val="20"/>
              </w:rPr>
              <w:t>0.11</w:t>
            </w:r>
          </w:p>
        </w:tc>
        <w:tc>
          <w:tcPr>
            <w:tcW w:w="1820" w:type="dxa"/>
          </w:tcPr>
          <w:p w14:paraId="58FC3144" w14:textId="74F5811E" w:rsidR="00E533B4" w:rsidRDefault="00E533B4" w:rsidP="00832DFA">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ODE Team</w:t>
            </w:r>
          </w:p>
        </w:tc>
        <w:tc>
          <w:tcPr>
            <w:tcW w:w="1529" w:type="dxa"/>
          </w:tcPr>
          <w:p w14:paraId="5DFAD0B9" w14:textId="0B7A91AD" w:rsidR="00E533B4" w:rsidRDefault="00E533B4" w:rsidP="00832DF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10/31/2017</w:t>
            </w:r>
          </w:p>
        </w:tc>
        <w:tc>
          <w:tcPr>
            <w:tcW w:w="4841" w:type="dxa"/>
          </w:tcPr>
          <w:p w14:paraId="7A262CEF" w14:textId="3B2D0AD0" w:rsidR="00E533B4" w:rsidRDefault="00E533B4" w:rsidP="00514A2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Updated for open-ode</w:t>
            </w:r>
          </w:p>
        </w:tc>
      </w:tr>
      <w:tr w:rsidR="001308FA" w14:paraId="31DC3F8F" w14:textId="77777777" w:rsidTr="00832DF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3BCB072F" w14:textId="23F7504F" w:rsidR="001308FA" w:rsidRDefault="001308FA" w:rsidP="00832DFA">
            <w:pPr>
              <w:pStyle w:val="NormalArial11"/>
              <w:rPr>
                <w:sz w:val="20"/>
                <w:szCs w:val="20"/>
              </w:rPr>
            </w:pPr>
            <w:r>
              <w:rPr>
                <w:sz w:val="20"/>
                <w:szCs w:val="20"/>
              </w:rPr>
              <w:t>0.12</w:t>
            </w:r>
          </w:p>
        </w:tc>
        <w:tc>
          <w:tcPr>
            <w:tcW w:w="1820" w:type="dxa"/>
          </w:tcPr>
          <w:p w14:paraId="76DF6BA4" w14:textId="017AE0A2" w:rsidR="001308FA" w:rsidRDefault="001308FA" w:rsidP="00832DFA">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74315D0C" w14:textId="6B27D6C4" w:rsidR="001308FA" w:rsidRDefault="001308FA" w:rsidP="00832DF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1/10/2018</w:t>
            </w:r>
          </w:p>
        </w:tc>
        <w:tc>
          <w:tcPr>
            <w:tcW w:w="4841" w:type="dxa"/>
          </w:tcPr>
          <w:p w14:paraId="24CB99E9" w14:textId="560B682C" w:rsidR="001308FA" w:rsidRDefault="001308FA" w:rsidP="00514A2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Updated SDC/SDW </w:t>
            </w:r>
            <w:proofErr w:type="spellStart"/>
            <w:r>
              <w:rPr>
                <w:sz w:val="20"/>
                <w:szCs w:val="20"/>
              </w:rPr>
              <w:t>WebSockets</w:t>
            </w:r>
            <w:proofErr w:type="spellEnd"/>
            <w:r>
              <w:rPr>
                <w:sz w:val="20"/>
                <w:szCs w:val="20"/>
              </w:rPr>
              <w:t xml:space="preserve"> end-point</w:t>
            </w:r>
          </w:p>
        </w:tc>
      </w:tr>
      <w:tr w:rsidR="00B61686" w14:paraId="5D2B3F10" w14:textId="77777777" w:rsidTr="00832DF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60" w:type="dxa"/>
          </w:tcPr>
          <w:p w14:paraId="1555BD8C" w14:textId="65E9F0EA" w:rsidR="00B61686" w:rsidRDefault="00B61686" w:rsidP="00832DFA">
            <w:pPr>
              <w:pStyle w:val="NormalArial11"/>
              <w:rPr>
                <w:sz w:val="20"/>
                <w:szCs w:val="20"/>
              </w:rPr>
            </w:pPr>
            <w:r>
              <w:rPr>
                <w:sz w:val="20"/>
                <w:szCs w:val="20"/>
              </w:rPr>
              <w:t>0.13</w:t>
            </w:r>
          </w:p>
        </w:tc>
        <w:tc>
          <w:tcPr>
            <w:tcW w:w="1820" w:type="dxa"/>
          </w:tcPr>
          <w:p w14:paraId="155556E3" w14:textId="073F0E88" w:rsidR="00B61686" w:rsidRDefault="00B61686" w:rsidP="00832DFA">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ODE Team</w:t>
            </w:r>
          </w:p>
        </w:tc>
        <w:tc>
          <w:tcPr>
            <w:tcW w:w="1529" w:type="dxa"/>
          </w:tcPr>
          <w:p w14:paraId="05F310B2" w14:textId="4C0A42C4" w:rsidR="00B61686" w:rsidRDefault="00B61686" w:rsidP="00832DF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1/23/2018</w:t>
            </w:r>
          </w:p>
        </w:tc>
        <w:tc>
          <w:tcPr>
            <w:tcW w:w="4841" w:type="dxa"/>
          </w:tcPr>
          <w:p w14:paraId="58D4220D" w14:textId="2789D1BA" w:rsidR="00B61686" w:rsidRDefault="00B61686" w:rsidP="00514A2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Documented changes related to </w:t>
            </w:r>
            <w:proofErr w:type="spellStart"/>
            <w:r>
              <w:rPr>
                <w:sz w:val="20"/>
                <w:szCs w:val="20"/>
              </w:rPr>
              <w:t>schemaVersion</w:t>
            </w:r>
            <w:proofErr w:type="spellEnd"/>
            <w:r>
              <w:rPr>
                <w:sz w:val="20"/>
                <w:szCs w:val="20"/>
              </w:rPr>
              <w:t xml:space="preserve"> 4</w:t>
            </w:r>
          </w:p>
        </w:tc>
      </w:tr>
      <w:tr w:rsidR="000901B3" w14:paraId="5511878C" w14:textId="77777777" w:rsidTr="00832DF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21577C1C" w14:textId="1C89E851" w:rsidR="000901B3" w:rsidRDefault="000901B3" w:rsidP="00832DFA">
            <w:pPr>
              <w:pStyle w:val="NormalArial11"/>
              <w:rPr>
                <w:sz w:val="20"/>
                <w:szCs w:val="20"/>
              </w:rPr>
            </w:pPr>
            <w:r>
              <w:rPr>
                <w:sz w:val="20"/>
                <w:szCs w:val="20"/>
              </w:rPr>
              <w:t>0.14</w:t>
            </w:r>
          </w:p>
        </w:tc>
        <w:tc>
          <w:tcPr>
            <w:tcW w:w="1820" w:type="dxa"/>
          </w:tcPr>
          <w:p w14:paraId="344104C1" w14:textId="71A238D3" w:rsidR="000901B3" w:rsidRDefault="000901B3" w:rsidP="00832DFA">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3D603E00" w14:textId="776AE8D7" w:rsidR="000901B3" w:rsidRDefault="000901B3" w:rsidP="00832DF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2/14/2018</w:t>
            </w:r>
          </w:p>
        </w:tc>
        <w:tc>
          <w:tcPr>
            <w:tcW w:w="4841" w:type="dxa"/>
          </w:tcPr>
          <w:p w14:paraId="30375055" w14:textId="5B73796A" w:rsidR="000901B3" w:rsidRDefault="000901B3" w:rsidP="00514A2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Added GZIP documentation</w:t>
            </w:r>
          </w:p>
        </w:tc>
      </w:tr>
      <w:tr w:rsidR="00265340" w14:paraId="7933FE1D" w14:textId="77777777" w:rsidTr="00832DF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60" w:type="dxa"/>
          </w:tcPr>
          <w:p w14:paraId="07ACE859" w14:textId="034EFF85" w:rsidR="00265340" w:rsidRDefault="00265340" w:rsidP="00832DFA">
            <w:pPr>
              <w:pStyle w:val="NormalArial11"/>
              <w:rPr>
                <w:sz w:val="20"/>
                <w:szCs w:val="20"/>
              </w:rPr>
            </w:pPr>
            <w:r>
              <w:rPr>
                <w:sz w:val="20"/>
                <w:szCs w:val="20"/>
              </w:rPr>
              <w:t>0.15</w:t>
            </w:r>
          </w:p>
        </w:tc>
        <w:tc>
          <w:tcPr>
            <w:tcW w:w="1820" w:type="dxa"/>
          </w:tcPr>
          <w:p w14:paraId="0F5A6418" w14:textId="7DE96D43" w:rsidR="00265340" w:rsidRDefault="00265340" w:rsidP="00832DFA">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ODE Team</w:t>
            </w:r>
          </w:p>
        </w:tc>
        <w:tc>
          <w:tcPr>
            <w:tcW w:w="1529" w:type="dxa"/>
          </w:tcPr>
          <w:p w14:paraId="19BEA451" w14:textId="48DDCC91" w:rsidR="00265340" w:rsidRDefault="00265340" w:rsidP="00832DF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12/18/2018</w:t>
            </w:r>
          </w:p>
        </w:tc>
        <w:tc>
          <w:tcPr>
            <w:tcW w:w="4841" w:type="dxa"/>
          </w:tcPr>
          <w:p w14:paraId="41B288B9" w14:textId="0A8EE1F9" w:rsidR="00265340" w:rsidRDefault="00265340" w:rsidP="00514A2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Added </w:t>
            </w:r>
            <w:proofErr w:type="spellStart"/>
            <w:r>
              <w:rPr>
                <w:sz w:val="20"/>
                <w:szCs w:val="20"/>
              </w:rPr>
              <w:t>rsuUsername</w:t>
            </w:r>
            <w:proofErr w:type="spellEnd"/>
            <w:r>
              <w:rPr>
                <w:sz w:val="20"/>
                <w:szCs w:val="20"/>
              </w:rPr>
              <w:t xml:space="preserve"> and </w:t>
            </w:r>
            <w:proofErr w:type="spellStart"/>
            <w:r>
              <w:rPr>
                <w:sz w:val="20"/>
                <w:szCs w:val="20"/>
              </w:rPr>
              <w:t>rsuPassword</w:t>
            </w:r>
            <w:proofErr w:type="spellEnd"/>
            <w:r>
              <w:rPr>
                <w:sz w:val="20"/>
                <w:szCs w:val="20"/>
              </w:rPr>
              <w:t xml:space="preserve"> </w:t>
            </w:r>
            <w:r w:rsidR="00BD1C19">
              <w:rPr>
                <w:sz w:val="20"/>
                <w:szCs w:val="20"/>
              </w:rPr>
              <w:t>properties</w:t>
            </w:r>
          </w:p>
        </w:tc>
      </w:tr>
      <w:tr w:rsidR="007D081B" w14:paraId="58EF349B" w14:textId="77777777" w:rsidTr="00832DF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5B96B90" w14:textId="666CCD8F" w:rsidR="007D081B" w:rsidRDefault="007D081B" w:rsidP="00832DFA">
            <w:pPr>
              <w:pStyle w:val="NormalArial11"/>
              <w:rPr>
                <w:sz w:val="20"/>
                <w:szCs w:val="20"/>
              </w:rPr>
            </w:pPr>
            <w:r>
              <w:rPr>
                <w:sz w:val="20"/>
                <w:szCs w:val="20"/>
              </w:rPr>
              <w:lastRenderedPageBreak/>
              <w:t>0.16</w:t>
            </w:r>
          </w:p>
        </w:tc>
        <w:tc>
          <w:tcPr>
            <w:tcW w:w="1820" w:type="dxa"/>
          </w:tcPr>
          <w:p w14:paraId="45605E9C" w14:textId="02E3E3FB" w:rsidR="007D081B" w:rsidRDefault="007D081B" w:rsidP="00832DFA">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1D1A64B6" w14:textId="1AAAAC0F" w:rsidR="007D081B" w:rsidRDefault="007D081B" w:rsidP="00832DF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2/4/2019</w:t>
            </w:r>
          </w:p>
        </w:tc>
        <w:tc>
          <w:tcPr>
            <w:tcW w:w="4841" w:type="dxa"/>
          </w:tcPr>
          <w:p w14:paraId="18964C06" w14:textId="0E47F174" w:rsidR="007D081B" w:rsidRDefault="007D081B" w:rsidP="00514A2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Removed deprecated properties. Added </w:t>
            </w:r>
            <w:proofErr w:type="spellStart"/>
            <w:proofErr w:type="gramStart"/>
            <w:r>
              <w:rPr>
                <w:sz w:val="20"/>
                <w:szCs w:val="20"/>
              </w:rPr>
              <w:t>ode.kafkaDisabledTopics</w:t>
            </w:r>
            <w:proofErr w:type="spellEnd"/>
            <w:proofErr w:type="gramEnd"/>
          </w:p>
        </w:tc>
      </w:tr>
    </w:tbl>
    <w:p w14:paraId="57772AE4" w14:textId="2B343F36" w:rsidR="00314B85" w:rsidRDefault="00FB7FD7" w:rsidP="00314B85">
      <w:pPr>
        <w:rPr>
          <w:rFonts w:eastAsia="Calibri"/>
        </w:rPr>
      </w:pPr>
      <w:r>
        <w:t xml:space="preserve"> </w:t>
      </w:r>
      <w:r w:rsidR="00314B85">
        <w:br w:type="page"/>
      </w:r>
    </w:p>
    <w:p w14:paraId="11B53EF4" w14:textId="77777777" w:rsidR="00314B85" w:rsidRDefault="00314B85" w:rsidP="004E1AED">
      <w:pPr>
        <w:pStyle w:val="Title"/>
        <w:rPr>
          <w:rFonts w:asciiTheme="minorHAnsi" w:hAnsiTheme="minorHAnsi" w:cstheme="minorHAnsi"/>
          <w:b/>
          <w:color w:val="000000" w:themeColor="text1"/>
          <w:sz w:val="36"/>
          <w:szCs w:val="36"/>
        </w:rPr>
      </w:pPr>
    </w:p>
    <w:p w14:paraId="713CCD1C" w14:textId="77777777" w:rsidR="00314B85" w:rsidRPr="00314B85" w:rsidRDefault="00314B85" w:rsidP="00D359EF">
      <w:pPr>
        <w:pStyle w:val="Heading1"/>
      </w:pPr>
      <w:bookmarkStart w:id="2" w:name="_Toc464836202"/>
      <w:bookmarkStart w:id="3" w:name="_Toc181286"/>
      <w:r w:rsidRPr="00314B85">
        <w:t>Introduction</w:t>
      </w:r>
      <w:bookmarkEnd w:id="2"/>
      <w:bookmarkEnd w:id="3"/>
    </w:p>
    <w:p w14:paraId="4495AD66" w14:textId="6853A0E2" w:rsidR="00893F6B" w:rsidRDefault="00314B85" w:rsidP="00314B85">
      <w:pPr>
        <w:pStyle w:val="NormalArial11"/>
      </w:pPr>
      <w:r w:rsidRPr="00314B85">
        <w:t>The JPO Operational Data Environment (ODE) product is being developed under Agile Development Methodologies, using an open architecture approach,</w:t>
      </w:r>
      <w:r w:rsidR="006444D9">
        <w:t xml:space="preserve"> in an open source environment. </w:t>
      </w:r>
      <w:r>
        <w:t xml:space="preserve">This document describes </w:t>
      </w:r>
      <w:r w:rsidR="003E264F">
        <w:t>the preliminary architectural design of the JPO ODE and its interfaces with external systems including the TMC applications, field devices and center services.</w:t>
      </w:r>
    </w:p>
    <w:p w14:paraId="7A4E5E66" w14:textId="0225743B" w:rsidR="003819EC" w:rsidRDefault="00B76EF8" w:rsidP="003819EC">
      <w:pPr>
        <w:pStyle w:val="NormalArial11"/>
      </w:pPr>
      <w:r>
        <w:t>Note: This is a living document and will be updated throughout the life of the JPO ODE project to reflect the most recent changes in the ODE design and stakeholder feedback.</w:t>
      </w:r>
      <w:r w:rsidR="003819EC">
        <w:t xml:space="preserve"> All stakeholders are invited to provide input to this document. Stakeholders may direct all input to the JPO Product Owner at DOT, FHWA, JPO. To provide feedback, we recommend that you create an “</w:t>
      </w:r>
      <w:hyperlink r:id="rId18" w:history="1">
        <w:r w:rsidR="003819EC" w:rsidRPr="00553903">
          <w:rPr>
            <w:rStyle w:val="Hyperlink"/>
          </w:rPr>
          <w:t>issue</w:t>
        </w:r>
      </w:hyperlink>
      <w:r w:rsidR="003819EC">
        <w:t>” in the project’s GitHub repository (</w:t>
      </w:r>
      <w:hyperlink r:id="rId19" w:history="1">
        <w:r w:rsidR="003819EC" w:rsidRPr="001210B5">
          <w:rPr>
            <w:rStyle w:val="Hyperlink"/>
          </w:rPr>
          <w:t>https://github.com/usdot-jpo-ode/jpo-ode/issues</w:t>
        </w:r>
      </w:hyperlink>
      <w:r w:rsidR="003819EC">
        <w:t>). You will need a GitHub account to create an issue. If you don’t have an account, a dialog will be presented to you to create one at no cost.</w:t>
      </w:r>
    </w:p>
    <w:p w14:paraId="47CB2BFF" w14:textId="4DDDEE35" w:rsidR="00F65242" w:rsidRPr="000E1350" w:rsidRDefault="00D83260" w:rsidP="00D359EF">
      <w:pPr>
        <w:pStyle w:val="Heading1"/>
      </w:pPr>
      <w:bookmarkStart w:id="4" w:name="_Toc181287"/>
      <w:r>
        <w:t xml:space="preserve">Project </w:t>
      </w:r>
      <w:r w:rsidR="00F65242">
        <w:t>Overview</w:t>
      </w:r>
      <w:bookmarkEnd w:id="4"/>
    </w:p>
    <w:p w14:paraId="5863A8CE" w14:textId="77777777" w:rsidR="00F65242" w:rsidRDefault="00F65242" w:rsidP="00F65242">
      <w:r>
        <w:t>A</w:t>
      </w:r>
      <w:r w:rsidRPr="006455A3">
        <w:t xml:space="preserve">n Operational Data Environment is a real-time data acquisition and distribution software system that processes and routes data from Connected-X devices – including connected vehicles (CV), personal mobile devices, infrastructure components, and sensors – to subscribing applications to support the operation, maintenance, and use of the transportation system, as well as related research and development efforts. </w:t>
      </w:r>
    </w:p>
    <w:p w14:paraId="024FD882" w14:textId="54F127CD" w:rsidR="00F65242" w:rsidRPr="00481BBA" w:rsidRDefault="00F65242" w:rsidP="00F65242">
      <w:pPr>
        <w:rPr>
          <w:rFonts w:ascii="Times" w:hAnsi="Times" w:cs="Times"/>
        </w:rPr>
      </w:pPr>
      <w:r>
        <w:t xml:space="preserve">The ODE is intended to complement a connected vehicle infrastructure by brokering, processing and routing data from various data sources, including connected vehicles, field devices, Transportation Management Center (TMC) applications and a variety of other data users. Data users include but not limited to transportation software applications, Research Data Exchange (RDE), US DOT Situation Data Warehouse.  </w:t>
      </w:r>
    </w:p>
    <w:p w14:paraId="709893A3" w14:textId="0FCDF375" w:rsidR="001420F5" w:rsidRDefault="00F65242" w:rsidP="00F65242">
      <w:r>
        <w:t xml:space="preserve">As a data provisioning service, the ODE can provision data from disparate data sources to software applications that have placed data subscription requests to the ODE. </w:t>
      </w:r>
      <w:r w:rsidR="001420F5">
        <w:t>On the other direction, the ODE can accept data from CV applications and broadcast them to field devices through Road Side Units (RSU) and US DOT Situation Data Warehouse which in turn will transmit the data to Sirius XM satellites for delivery to the connected vehicles in the field.</w:t>
      </w:r>
    </w:p>
    <w:p w14:paraId="4C319565" w14:textId="2E013AA8" w:rsidR="00F65242" w:rsidRDefault="00F65242" w:rsidP="00F65242">
      <w:pPr>
        <w:rPr>
          <w:rFonts w:ascii="Times" w:hAnsi="Times" w:cs="Times"/>
        </w:rPr>
      </w:pPr>
      <w:r>
        <w:t xml:space="preserve">While provisioning data from data sources </w:t>
      </w:r>
      <w:r w:rsidR="006A6114">
        <w:t>to</w:t>
      </w:r>
      <w:r>
        <w:t xml:space="preserve"> data users, the ODE also will perform necessary security / credential checks and, as needed, data </w:t>
      </w:r>
      <w:r w:rsidR="001332C3">
        <w:t>validation</w:t>
      </w:r>
      <w:r>
        <w:t xml:space="preserve"> </w:t>
      </w:r>
      <w:r w:rsidR="001332C3">
        <w:t xml:space="preserve">and </w:t>
      </w:r>
      <w:r>
        <w:t xml:space="preserve">sanitization. </w:t>
      </w:r>
    </w:p>
    <w:p w14:paraId="253D16F1" w14:textId="17D05C44" w:rsidR="00F65242" w:rsidRPr="00F103A6" w:rsidRDefault="00F65242" w:rsidP="006820F5">
      <w:pPr>
        <w:pStyle w:val="ListParagraph"/>
        <w:numPr>
          <w:ilvl w:val="0"/>
          <w:numId w:val="3"/>
        </w:numPr>
        <w:spacing w:before="0" w:after="0" w:line="240" w:lineRule="auto"/>
        <w:rPr>
          <w:rFonts w:ascii="Times" w:hAnsi="Times" w:cs="Times"/>
        </w:rPr>
      </w:pPr>
      <w:r>
        <w:t>D</w:t>
      </w:r>
      <w:r w:rsidRPr="005D56B4">
        <w:t xml:space="preserve">ata </w:t>
      </w:r>
      <w:r w:rsidR="001332C3">
        <w:t>validation</w:t>
      </w:r>
      <w:r w:rsidRPr="005D56B4">
        <w:t xml:space="preserve"> is the process of making a judgment about the quality of the data</w:t>
      </w:r>
      <w:r w:rsidR="001332C3">
        <w:t xml:space="preserve"> and handling invalid data as prescribed by the system owners.</w:t>
      </w:r>
    </w:p>
    <w:p w14:paraId="7D543692" w14:textId="50104C91" w:rsidR="00F65242" w:rsidRPr="00F103A6" w:rsidRDefault="00F65242" w:rsidP="006820F5">
      <w:pPr>
        <w:pStyle w:val="ListParagraph"/>
        <w:numPr>
          <w:ilvl w:val="0"/>
          <w:numId w:val="3"/>
        </w:numPr>
        <w:spacing w:before="0" w:after="0" w:line="240" w:lineRule="auto"/>
        <w:rPr>
          <w:rFonts w:ascii="Times" w:hAnsi="Times" w:cs="Times"/>
        </w:rPr>
      </w:pPr>
      <w:r>
        <w:t>D</w:t>
      </w:r>
      <w:r w:rsidRPr="005D56B4">
        <w:t>ata sanitization is the modification of data as originally received to reduce or eliminate the possibility that the data can be used to compromise the privacy of the individual(s) that might be linked to the data</w:t>
      </w:r>
      <w:r w:rsidR="001332C3">
        <w:rPr>
          <w:rFonts w:ascii="MS Mincho" w:eastAsia="MS Mincho" w:hAnsi="MS Mincho" w:cs="MS Mincho"/>
        </w:rPr>
        <w:t>.</w:t>
      </w:r>
    </w:p>
    <w:p w14:paraId="62CE524B" w14:textId="1ACAC948" w:rsidR="00F65242" w:rsidRPr="00481BBA" w:rsidRDefault="00F65242" w:rsidP="001420F5"/>
    <w:p w14:paraId="4416D78E" w14:textId="1623427B" w:rsidR="00F65242" w:rsidRDefault="00F65242" w:rsidP="00F65242">
      <w:pPr>
        <w:pStyle w:val="Heading1"/>
        <w:keepNext/>
        <w:keepLines/>
        <w:spacing w:before="240" w:line="259" w:lineRule="auto"/>
        <w:ind w:left="720" w:hanging="720"/>
      </w:pPr>
      <w:bookmarkStart w:id="5" w:name="_Toc181288"/>
      <w:r>
        <w:t xml:space="preserve">System </w:t>
      </w:r>
      <w:r w:rsidR="00D83260">
        <w:t>Overview</w:t>
      </w:r>
      <w:bookmarkEnd w:id="5"/>
    </w:p>
    <w:p w14:paraId="3B5836F5" w14:textId="07D1F1C7" w:rsidR="00F65242" w:rsidRDefault="00F65242" w:rsidP="00F65242">
      <w:r>
        <w:t xml:space="preserve">JPO ODE is an open-sourced software </w:t>
      </w:r>
      <w:r w:rsidR="00D83260">
        <w:t>application</w:t>
      </w:r>
      <w:r>
        <w:t xml:space="preserve"> that will enable the transfer </w:t>
      </w:r>
      <w:r w:rsidR="00D83260">
        <w:t xml:space="preserve">of data </w:t>
      </w:r>
      <w:r>
        <w:t xml:space="preserve">between field </w:t>
      </w:r>
      <w:r w:rsidR="00D83260">
        <w:t>devices</w:t>
      </w:r>
      <w:r>
        <w:t xml:space="preserve"> and backend </w:t>
      </w:r>
      <w:r w:rsidR="00D83260">
        <w:t xml:space="preserve">TMC </w:t>
      </w:r>
      <w:r>
        <w:t xml:space="preserve">systems for operational, monitoring, and research purposes. The system will enable applications to submit data through a variety </w:t>
      </w:r>
      <w:r w:rsidR="00D83260">
        <w:t xml:space="preserve">standard interfaces as </w:t>
      </w:r>
      <w:r>
        <w:t>illustrated in the figure below.</w:t>
      </w:r>
    </w:p>
    <w:p w14:paraId="42411CB6" w14:textId="77777777" w:rsidR="00F65242" w:rsidRDefault="00F65242" w:rsidP="00F65242">
      <w:r>
        <w:t>The mechanisms chosen for a specific deployment will depend on the infrastructure, technical resources, and applications available to an ODE environment.</w:t>
      </w:r>
    </w:p>
    <w:p w14:paraId="4E1A8F2B" w14:textId="534EFC0F" w:rsidR="0087489C" w:rsidRDefault="0087489C" w:rsidP="00F65242">
      <w:r>
        <w:t xml:space="preserve">The JPO-ODE will be designed to support the producers and consumers of CV data as illustrated in </w:t>
      </w:r>
      <w:r>
        <w:fldChar w:fldCharType="begin"/>
      </w:r>
      <w:r>
        <w:instrText xml:space="preserve"> REF _Ref470259075 \h </w:instrText>
      </w:r>
      <w:r>
        <w:fldChar w:fldCharType="separate"/>
      </w:r>
      <w:r w:rsidR="00244E15">
        <w:t xml:space="preserve">Figure </w:t>
      </w:r>
      <w:r w:rsidR="00244E15">
        <w:rPr>
          <w:noProof/>
        </w:rPr>
        <w:t>1</w:t>
      </w:r>
      <w:r>
        <w:fldChar w:fldCharType="end"/>
      </w:r>
      <w:r>
        <w:t xml:space="preserve"> </w:t>
      </w:r>
      <w:r>
        <w:fldChar w:fldCharType="begin"/>
      </w:r>
      <w:r>
        <w:instrText xml:space="preserve"> REF _Ref470259081 \p \h </w:instrText>
      </w:r>
      <w:r>
        <w:fldChar w:fldCharType="separate"/>
      </w:r>
      <w:r w:rsidR="00244E15">
        <w:t>below</w:t>
      </w:r>
      <w:r>
        <w:fldChar w:fldCharType="end"/>
      </w:r>
      <w:r>
        <w:t xml:space="preserve">. </w:t>
      </w:r>
      <w:r w:rsidRPr="0087489C">
        <w:rPr>
          <w:b/>
          <w:i/>
        </w:rPr>
        <w:t xml:space="preserve">The implementation </w:t>
      </w:r>
      <w:r>
        <w:rPr>
          <w:b/>
          <w:i/>
        </w:rPr>
        <w:t xml:space="preserve">timeline for </w:t>
      </w:r>
      <w:r w:rsidRPr="0087489C">
        <w:rPr>
          <w:b/>
          <w:i/>
        </w:rPr>
        <w:t>the identified interfaces will depend on the needs of the JPO ODE customers (Wyoming CV Pilot site, initially) and the priority of these capabilities to the JPO-ODE product owner.</w:t>
      </w:r>
    </w:p>
    <w:p w14:paraId="56F74570" w14:textId="77777777" w:rsidR="00F65242" w:rsidRPr="00DA32BB" w:rsidRDefault="00F65242" w:rsidP="00F65242"/>
    <w:p w14:paraId="625F20ED" w14:textId="4525D1C1" w:rsidR="00453261" w:rsidRDefault="00E533B4" w:rsidP="00B473AE">
      <w:pPr>
        <w:keepNext/>
        <w:jc w:val="center"/>
      </w:pPr>
      <w:r>
        <w:rPr>
          <w:noProof/>
          <w:lang w:eastAsia="en-US"/>
        </w:rPr>
        <w:drawing>
          <wp:inline distT="0" distB="0" distL="0" distR="0" wp14:anchorId="21E7B412" wp14:editId="12064EB8">
            <wp:extent cx="5943600" cy="25266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_flow_v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526665"/>
                    </a:xfrm>
                    <a:prstGeom prst="rect">
                      <a:avLst/>
                    </a:prstGeom>
                  </pic:spPr>
                </pic:pic>
              </a:graphicData>
            </a:graphic>
          </wp:inline>
        </w:drawing>
      </w:r>
    </w:p>
    <w:p w14:paraId="767F147D" w14:textId="4E42E502" w:rsidR="00453261" w:rsidRDefault="00453261" w:rsidP="00B473AE">
      <w:pPr>
        <w:pStyle w:val="Caption"/>
        <w:jc w:val="center"/>
      </w:pPr>
      <w:bookmarkStart w:id="6" w:name="_Ref470259075"/>
      <w:bookmarkStart w:id="7" w:name="_Ref470259081"/>
      <w:r>
        <w:t xml:space="preserve">Figure </w:t>
      </w:r>
      <w:r w:rsidR="00D7429F">
        <w:rPr>
          <w:noProof/>
        </w:rPr>
        <w:fldChar w:fldCharType="begin"/>
      </w:r>
      <w:r w:rsidR="00D7429F">
        <w:rPr>
          <w:noProof/>
        </w:rPr>
        <w:instrText xml:space="preserve"> SEQ Figure \* ARABIC </w:instrText>
      </w:r>
      <w:r w:rsidR="00D7429F">
        <w:rPr>
          <w:noProof/>
        </w:rPr>
        <w:fldChar w:fldCharType="separate"/>
      </w:r>
      <w:r w:rsidR="003D1E97">
        <w:rPr>
          <w:noProof/>
        </w:rPr>
        <w:t>1</w:t>
      </w:r>
      <w:r w:rsidR="00D7429F">
        <w:rPr>
          <w:noProof/>
        </w:rPr>
        <w:fldChar w:fldCharType="end"/>
      </w:r>
      <w:bookmarkEnd w:id="6"/>
      <w:r>
        <w:t xml:space="preserve"> - ODE System Data Producers and Consumers</w:t>
      </w:r>
      <w:bookmarkEnd w:id="7"/>
    </w:p>
    <w:p w14:paraId="672FB2ED" w14:textId="369DE4CB" w:rsidR="00F65242" w:rsidRDefault="00F65242" w:rsidP="00D83260">
      <w:r>
        <w:tab/>
      </w:r>
    </w:p>
    <w:p w14:paraId="5A741DA3" w14:textId="77777777" w:rsidR="00C26C45" w:rsidRDefault="00C26C45" w:rsidP="00C26C45"/>
    <w:p w14:paraId="76478E70" w14:textId="77777777" w:rsidR="00C26C45" w:rsidRDefault="00C26C45" w:rsidP="00C26C45">
      <w:pPr>
        <w:pStyle w:val="Heading1"/>
      </w:pPr>
      <w:bookmarkStart w:id="8" w:name="_Toc462052213"/>
      <w:bookmarkStart w:id="9" w:name="_Toc181289"/>
      <w:r w:rsidRPr="00116242">
        <w:t>Audience</w:t>
      </w:r>
      <w:bookmarkEnd w:id="8"/>
      <w:bookmarkEnd w:id="9"/>
    </w:p>
    <w:p w14:paraId="447878FF" w14:textId="1E2D6DCE" w:rsidR="00C26C45" w:rsidRDefault="00C26C45" w:rsidP="00C26C45">
      <w:r>
        <w:t>This document is intended for use by the ODE client applications.</w:t>
      </w:r>
    </w:p>
    <w:p w14:paraId="5CC6A8C6" w14:textId="77777777" w:rsidR="00C26C45" w:rsidRPr="00116242" w:rsidRDefault="00C26C45" w:rsidP="00C26C45">
      <w:pPr>
        <w:pStyle w:val="Heading1"/>
      </w:pPr>
      <w:bookmarkStart w:id="10" w:name="_Toc462052214"/>
      <w:bookmarkStart w:id="11" w:name="_Toc181290"/>
      <w:r w:rsidRPr="00116242">
        <w:t>Glossary</w:t>
      </w:r>
      <w:bookmarkEnd w:id="10"/>
      <w:bookmarkEnd w:id="11"/>
    </w:p>
    <w:tbl>
      <w:tblPr>
        <w:tblStyle w:val="GridTable4-Accent11"/>
        <w:tblW w:w="9558" w:type="dxa"/>
        <w:tblLook w:val="04A0" w:firstRow="1" w:lastRow="0" w:firstColumn="1" w:lastColumn="0" w:noHBand="0" w:noVBand="1"/>
      </w:tblPr>
      <w:tblGrid>
        <w:gridCol w:w="2178"/>
        <w:gridCol w:w="7380"/>
      </w:tblGrid>
      <w:tr w:rsidR="00C26C45" w:rsidRPr="00BD73CD" w14:paraId="7B6D16CA" w14:textId="77777777" w:rsidTr="00C26C4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4C45A179" w14:textId="77777777" w:rsidR="00C26C45" w:rsidRPr="00BD73CD" w:rsidRDefault="00C26C45" w:rsidP="00C26C45">
            <w:pPr>
              <w:rPr>
                <w:rFonts w:ascii="Calibri" w:hAnsi="Calibri"/>
                <w:color w:val="000000"/>
              </w:rPr>
            </w:pPr>
            <w:r>
              <w:rPr>
                <w:rFonts w:ascii="Calibri" w:hAnsi="Calibri"/>
                <w:color w:val="000000"/>
              </w:rPr>
              <w:t>Term</w:t>
            </w:r>
          </w:p>
        </w:tc>
        <w:tc>
          <w:tcPr>
            <w:tcW w:w="7380" w:type="dxa"/>
            <w:noWrap/>
          </w:tcPr>
          <w:p w14:paraId="26508E3A" w14:textId="77777777" w:rsidR="00C26C45" w:rsidRPr="00BD73CD" w:rsidRDefault="00C26C45" w:rsidP="00C26C45">
            <w:pPr>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Description</w:t>
            </w:r>
          </w:p>
        </w:tc>
      </w:tr>
      <w:tr w:rsidR="00C26C45" w:rsidRPr="00BD73CD" w14:paraId="47F51184"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5BEC300" w14:textId="77777777" w:rsidR="00C26C45" w:rsidRPr="00BD73CD" w:rsidRDefault="00C26C45" w:rsidP="00C26C45">
            <w:pPr>
              <w:rPr>
                <w:rFonts w:ascii="Calibri" w:hAnsi="Calibri"/>
                <w:color w:val="000000"/>
              </w:rPr>
            </w:pPr>
            <w:r>
              <w:rPr>
                <w:rFonts w:ascii="Calibri" w:hAnsi="Calibri"/>
                <w:color w:val="000000"/>
              </w:rPr>
              <w:t>API</w:t>
            </w:r>
          </w:p>
        </w:tc>
        <w:tc>
          <w:tcPr>
            <w:tcW w:w="7380" w:type="dxa"/>
            <w:noWrap/>
          </w:tcPr>
          <w:p w14:paraId="224B908C" w14:textId="77777777" w:rsidR="00C26C45"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Application Program Interface</w:t>
            </w:r>
          </w:p>
        </w:tc>
      </w:tr>
      <w:tr w:rsidR="00C26C45" w:rsidRPr="00BD73CD" w14:paraId="19DB973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FADD9CF" w14:textId="77777777" w:rsidR="00C26C45" w:rsidRPr="00BD73CD" w:rsidRDefault="00C26C45" w:rsidP="00C26C45">
            <w:pPr>
              <w:rPr>
                <w:rFonts w:ascii="Calibri" w:hAnsi="Calibri"/>
                <w:color w:val="000000"/>
              </w:rPr>
            </w:pPr>
            <w:r w:rsidRPr="00BD73CD">
              <w:rPr>
                <w:rFonts w:ascii="Calibri" w:hAnsi="Calibri"/>
                <w:color w:val="000000"/>
              </w:rPr>
              <w:lastRenderedPageBreak/>
              <w:t>ASN.1</w:t>
            </w:r>
          </w:p>
        </w:tc>
        <w:tc>
          <w:tcPr>
            <w:tcW w:w="7380" w:type="dxa"/>
            <w:noWrap/>
          </w:tcPr>
          <w:p w14:paraId="6B89A06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57AC">
              <w:rPr>
                <w:rFonts w:ascii="Calibri" w:hAnsi="Calibri"/>
                <w:color w:val="000000"/>
              </w:rPr>
              <w:t>Abstract Syntax Notation One (ASN.1) is a standard and notation that describes rules and structures for representing, encoding, transmitting, and decoding data in telecommunications and computer networking</w:t>
            </w:r>
          </w:p>
        </w:tc>
      </w:tr>
      <w:tr w:rsidR="00C26C45" w:rsidRPr="00BD73CD" w14:paraId="1966B18A"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56B206F" w14:textId="77777777" w:rsidR="00C26C45" w:rsidRPr="00BD73CD" w:rsidRDefault="00C26C45" w:rsidP="00C26C45">
            <w:pPr>
              <w:rPr>
                <w:rFonts w:ascii="Calibri" w:hAnsi="Calibri"/>
                <w:color w:val="000000"/>
              </w:rPr>
            </w:pPr>
            <w:r w:rsidRPr="00BD73CD">
              <w:rPr>
                <w:rFonts w:ascii="Calibri" w:hAnsi="Calibri"/>
                <w:color w:val="000000"/>
              </w:rPr>
              <w:t>Git</w:t>
            </w:r>
          </w:p>
        </w:tc>
        <w:tc>
          <w:tcPr>
            <w:tcW w:w="7380" w:type="dxa"/>
            <w:noWrap/>
            <w:hideMark/>
          </w:tcPr>
          <w:p w14:paraId="49C804A3"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680932">
              <w:rPr>
                <w:rFonts w:ascii="Calibri" w:hAnsi="Calibri"/>
                <w:color w:val="000000"/>
              </w:rPr>
              <w:t xml:space="preserve">Git is a free and open source distributed version control system designed to handle everything from small to very large projects with speed and efficiency. </w:t>
            </w:r>
            <w:r>
              <w:rPr>
                <w:rFonts w:ascii="Calibri" w:hAnsi="Calibri"/>
                <w:color w:val="000000"/>
              </w:rPr>
              <w:t xml:space="preserve"> </w:t>
            </w:r>
            <w:hyperlink r:id="rId21" w:history="1">
              <w:r w:rsidRPr="00E609F1">
                <w:rPr>
                  <w:rStyle w:val="Hyperlink"/>
                  <w:rFonts w:ascii="Calibri" w:hAnsi="Calibri"/>
                </w:rPr>
                <w:t>https://git-scm.com/</w:t>
              </w:r>
            </w:hyperlink>
            <w:r>
              <w:rPr>
                <w:rFonts w:ascii="Calibri" w:hAnsi="Calibri"/>
                <w:color w:val="000000"/>
              </w:rPr>
              <w:t xml:space="preserve"> </w:t>
            </w:r>
          </w:p>
        </w:tc>
      </w:tr>
      <w:tr w:rsidR="00C26C45" w:rsidRPr="00BD73CD" w14:paraId="41F6C4CB"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DE5CE7" w14:textId="77777777" w:rsidR="00C26C45" w:rsidRPr="00BD73CD" w:rsidRDefault="00C26C45" w:rsidP="00C26C45">
            <w:pPr>
              <w:rPr>
                <w:rFonts w:ascii="Calibri" w:hAnsi="Calibri"/>
                <w:color w:val="000000"/>
              </w:rPr>
            </w:pPr>
            <w:r w:rsidRPr="00BD73CD">
              <w:rPr>
                <w:rFonts w:ascii="Calibri" w:hAnsi="Calibri"/>
                <w:color w:val="000000"/>
              </w:rPr>
              <w:t>JDK</w:t>
            </w:r>
          </w:p>
        </w:tc>
        <w:tc>
          <w:tcPr>
            <w:tcW w:w="7380" w:type="dxa"/>
            <w:noWrap/>
            <w:hideMark/>
          </w:tcPr>
          <w:p w14:paraId="179ECBA2"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Development Kit</w:t>
            </w:r>
          </w:p>
        </w:tc>
      </w:tr>
      <w:tr w:rsidR="00C26C45" w:rsidRPr="00BD73CD" w14:paraId="09A06945"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E86967" w14:textId="77777777" w:rsidR="00C26C45" w:rsidRPr="00BD73CD" w:rsidRDefault="00C26C45" w:rsidP="00C26C45">
            <w:pPr>
              <w:rPr>
                <w:rFonts w:ascii="Calibri" w:hAnsi="Calibri"/>
                <w:color w:val="000000"/>
              </w:rPr>
            </w:pPr>
            <w:r w:rsidRPr="00BD73CD">
              <w:rPr>
                <w:rFonts w:ascii="Calibri" w:hAnsi="Calibri"/>
                <w:color w:val="000000"/>
              </w:rPr>
              <w:t>JPO</w:t>
            </w:r>
          </w:p>
        </w:tc>
        <w:tc>
          <w:tcPr>
            <w:tcW w:w="7380" w:type="dxa"/>
            <w:noWrap/>
            <w:hideMark/>
          </w:tcPr>
          <w:p w14:paraId="19205D1A"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Joint Program Office</w:t>
            </w:r>
          </w:p>
        </w:tc>
      </w:tr>
      <w:tr w:rsidR="00C26C45" w:rsidRPr="00BD73CD" w14:paraId="5B8A3914"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9F31FBB" w14:textId="77777777" w:rsidR="00C26C45" w:rsidRPr="00BD73CD" w:rsidRDefault="00C26C45" w:rsidP="00C26C45">
            <w:pPr>
              <w:rPr>
                <w:rFonts w:ascii="Calibri" w:hAnsi="Calibri"/>
                <w:color w:val="000000"/>
              </w:rPr>
            </w:pPr>
            <w:r w:rsidRPr="00BD73CD">
              <w:rPr>
                <w:rFonts w:ascii="Calibri" w:hAnsi="Calibri"/>
                <w:color w:val="000000"/>
              </w:rPr>
              <w:t>JRE</w:t>
            </w:r>
          </w:p>
        </w:tc>
        <w:tc>
          <w:tcPr>
            <w:tcW w:w="7380" w:type="dxa"/>
            <w:noWrap/>
            <w:hideMark/>
          </w:tcPr>
          <w:p w14:paraId="2F153475"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Runtime Environment</w:t>
            </w:r>
          </w:p>
        </w:tc>
      </w:tr>
      <w:tr w:rsidR="00C26C45" w:rsidRPr="00BD73CD" w14:paraId="7999E76D"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0BCA688" w14:textId="77777777" w:rsidR="00C26C45" w:rsidRPr="00BD73CD" w:rsidRDefault="00C26C45" w:rsidP="00C26C45">
            <w:pPr>
              <w:rPr>
                <w:rFonts w:ascii="Calibri" w:hAnsi="Calibri"/>
                <w:color w:val="000000"/>
              </w:rPr>
            </w:pPr>
            <w:r w:rsidRPr="00BD73CD">
              <w:rPr>
                <w:rFonts w:ascii="Calibri" w:hAnsi="Calibri"/>
                <w:color w:val="000000"/>
              </w:rPr>
              <w:t>JVM</w:t>
            </w:r>
          </w:p>
        </w:tc>
        <w:tc>
          <w:tcPr>
            <w:tcW w:w="7380" w:type="dxa"/>
            <w:noWrap/>
            <w:hideMark/>
          </w:tcPr>
          <w:p w14:paraId="404D895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Java Virtual Machine</w:t>
            </w:r>
          </w:p>
        </w:tc>
      </w:tr>
      <w:tr w:rsidR="00C26C45" w:rsidRPr="00BD73CD" w14:paraId="07E04B3F"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20503C3B" w14:textId="77777777" w:rsidR="00C26C45" w:rsidRPr="00BD73CD" w:rsidRDefault="00C26C45" w:rsidP="00C26C45">
            <w:pPr>
              <w:rPr>
                <w:rFonts w:ascii="Calibri" w:hAnsi="Calibri"/>
                <w:color w:val="000000"/>
              </w:rPr>
            </w:pPr>
            <w:r w:rsidRPr="00BD73CD">
              <w:rPr>
                <w:rFonts w:ascii="Calibri" w:hAnsi="Calibri"/>
                <w:color w:val="000000"/>
              </w:rPr>
              <w:t>Kafka</w:t>
            </w:r>
          </w:p>
        </w:tc>
        <w:tc>
          <w:tcPr>
            <w:tcW w:w="7380" w:type="dxa"/>
            <w:noWrap/>
            <w:hideMark/>
          </w:tcPr>
          <w:p w14:paraId="4123722F"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1A7F9B">
              <w:rPr>
                <w:rFonts w:ascii="Calibri" w:hAnsi="Calibri"/>
                <w:color w:val="000000"/>
              </w:rPr>
              <w:t>Apache Kafka is publish-subscribe messaging rethought as a distributed commit log.</w:t>
            </w:r>
          </w:p>
        </w:tc>
      </w:tr>
      <w:tr w:rsidR="00C26C45" w:rsidRPr="00BD73CD" w14:paraId="07B87F6C"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4BABA8BB" w14:textId="77777777" w:rsidR="00C26C45" w:rsidRPr="00BD73CD" w:rsidRDefault="00C26C45" w:rsidP="00C26C45">
            <w:pPr>
              <w:rPr>
                <w:rFonts w:ascii="Calibri" w:hAnsi="Calibri"/>
                <w:color w:val="000000"/>
              </w:rPr>
            </w:pPr>
            <w:r w:rsidRPr="00BD73CD">
              <w:rPr>
                <w:rFonts w:ascii="Calibri" w:hAnsi="Calibri"/>
                <w:color w:val="000000"/>
              </w:rPr>
              <w:t>POJO</w:t>
            </w:r>
          </w:p>
        </w:tc>
        <w:tc>
          <w:tcPr>
            <w:tcW w:w="7380" w:type="dxa"/>
            <w:noWrap/>
            <w:hideMark/>
          </w:tcPr>
          <w:p w14:paraId="1374ED1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Plain Old Java Object</w:t>
            </w:r>
          </w:p>
        </w:tc>
      </w:tr>
      <w:tr w:rsidR="00C26C45" w:rsidRPr="00BD73CD" w14:paraId="70664030"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C7DAB" w14:textId="77777777" w:rsidR="00C26C45" w:rsidRPr="00BD73CD" w:rsidRDefault="00C26C45" w:rsidP="00C26C45">
            <w:pPr>
              <w:rPr>
                <w:rFonts w:ascii="Calibri" w:hAnsi="Calibri"/>
                <w:color w:val="000000"/>
              </w:rPr>
            </w:pPr>
            <w:r>
              <w:rPr>
                <w:rFonts w:ascii="Calibri" w:hAnsi="Calibri"/>
                <w:color w:val="000000"/>
              </w:rPr>
              <w:t>SAE</w:t>
            </w:r>
          </w:p>
        </w:tc>
        <w:tc>
          <w:tcPr>
            <w:tcW w:w="7380" w:type="dxa"/>
            <w:noWrap/>
          </w:tcPr>
          <w:p w14:paraId="632DD58C" w14:textId="77777777" w:rsidR="00C26C45"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SAE International is a global association of more than 128,000 engineers and related technical experts in the aerospace, automotive and commercial-vehicle industries.</w:t>
            </w:r>
          </w:p>
        </w:tc>
      </w:tr>
      <w:tr w:rsidR="00C26C45" w:rsidRPr="00BD73CD" w14:paraId="566ABC39"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95399" w14:textId="77777777" w:rsidR="00C26C45" w:rsidRPr="00BD73CD" w:rsidRDefault="00C26C45" w:rsidP="00C26C45">
            <w:pPr>
              <w:rPr>
                <w:rFonts w:ascii="Calibri" w:hAnsi="Calibri"/>
                <w:color w:val="000000"/>
              </w:rPr>
            </w:pPr>
            <w:r>
              <w:rPr>
                <w:rFonts w:ascii="Calibri" w:hAnsi="Calibri"/>
                <w:color w:val="000000"/>
              </w:rPr>
              <w:t>J</w:t>
            </w:r>
            <w:r w:rsidRPr="00BD73CD">
              <w:rPr>
                <w:rFonts w:ascii="Calibri" w:hAnsi="Calibri"/>
                <w:color w:val="000000"/>
              </w:rPr>
              <w:t xml:space="preserve">2735 </w:t>
            </w:r>
          </w:p>
        </w:tc>
        <w:tc>
          <w:tcPr>
            <w:tcW w:w="7380" w:type="dxa"/>
            <w:noWrap/>
          </w:tcPr>
          <w:p w14:paraId="69C8C642" w14:textId="06A3B935"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DF5D15">
              <w:rPr>
                <w:rFonts w:ascii="Calibri" w:hAnsi="Calibri"/>
                <w:color w:val="000000"/>
              </w:rPr>
              <w:t>This SAE Standard specifies a message set, and its data frames and data elements specifically for use by applications intended to utilize the 5.9 GHz Dedicated Short Range Communications for Wireless Access in Vehicular Environments (DSRC/WAVE, referenced in this document simply as “DSRC”), communications systems.</w:t>
            </w:r>
            <w:sdt>
              <w:sdtPr>
                <w:rPr>
                  <w:rFonts w:ascii="Calibri" w:hAnsi="Calibri"/>
                  <w:color w:val="000000"/>
                </w:rPr>
                <w:id w:val="-1549983546"/>
                <w:citation/>
              </w:sdtPr>
              <w:sdtContent>
                <w:r w:rsidR="00992D26">
                  <w:rPr>
                    <w:rFonts w:ascii="Calibri" w:hAnsi="Calibri"/>
                    <w:color w:val="000000"/>
                  </w:rPr>
                  <w:fldChar w:fldCharType="begin"/>
                </w:r>
                <w:r w:rsidR="00992D26">
                  <w:rPr>
                    <w:rFonts w:ascii="Calibri" w:hAnsi="Calibri"/>
                    <w:color w:val="000000"/>
                  </w:rPr>
                  <w:instrText xml:space="preserve"> CITATION J2735_201603 \l 1033 </w:instrText>
                </w:r>
                <w:r w:rsidR="00992D26">
                  <w:rPr>
                    <w:rFonts w:ascii="Calibri" w:hAnsi="Calibri"/>
                    <w:color w:val="000000"/>
                  </w:rPr>
                  <w:fldChar w:fldCharType="separate"/>
                </w:r>
                <w:r w:rsidR="00992D26">
                  <w:rPr>
                    <w:rFonts w:ascii="Calibri" w:hAnsi="Calibri"/>
                    <w:noProof/>
                    <w:color w:val="000000"/>
                  </w:rPr>
                  <w:t xml:space="preserve"> </w:t>
                </w:r>
                <w:r w:rsidR="00992D26" w:rsidRPr="00992D26">
                  <w:rPr>
                    <w:rFonts w:ascii="Calibri" w:hAnsi="Calibri"/>
                    <w:noProof/>
                    <w:color w:val="000000"/>
                  </w:rPr>
                  <w:t>(SAE International 2016)</w:t>
                </w:r>
                <w:r w:rsidR="00992D26">
                  <w:rPr>
                    <w:rFonts w:ascii="Calibri" w:hAnsi="Calibri"/>
                    <w:color w:val="000000"/>
                  </w:rPr>
                  <w:fldChar w:fldCharType="end"/>
                </w:r>
              </w:sdtContent>
            </w:sdt>
          </w:p>
        </w:tc>
      </w:tr>
      <w:tr w:rsidR="00C26C45" w:rsidRPr="00BD73CD" w14:paraId="18097B17"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57C3C646" w14:textId="77777777" w:rsidR="00C26C45" w:rsidRPr="00BD73CD" w:rsidRDefault="00C26C45" w:rsidP="00C26C45">
            <w:pPr>
              <w:rPr>
                <w:rFonts w:ascii="Calibri" w:hAnsi="Calibri"/>
                <w:color w:val="000000"/>
              </w:rPr>
            </w:pPr>
            <w:r w:rsidRPr="00BD73CD">
              <w:rPr>
                <w:rFonts w:ascii="Calibri" w:hAnsi="Calibri"/>
                <w:color w:val="000000"/>
              </w:rPr>
              <w:t>SCP</w:t>
            </w:r>
          </w:p>
        </w:tc>
        <w:tc>
          <w:tcPr>
            <w:tcW w:w="7380" w:type="dxa"/>
            <w:noWrap/>
            <w:hideMark/>
          </w:tcPr>
          <w:p w14:paraId="0C9A570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Secure Copy</w:t>
            </w:r>
          </w:p>
        </w:tc>
      </w:tr>
      <w:tr w:rsidR="00C26C45" w:rsidRPr="00BD73CD" w14:paraId="3CC43A00"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3860AA6" w14:textId="77777777" w:rsidR="00C26C45" w:rsidRPr="00BD73CD" w:rsidRDefault="00C26C45" w:rsidP="00C26C45">
            <w:pPr>
              <w:rPr>
                <w:rFonts w:ascii="Calibri" w:hAnsi="Calibri"/>
                <w:color w:val="000000"/>
              </w:rPr>
            </w:pPr>
            <w:r w:rsidRPr="00BD73CD">
              <w:rPr>
                <w:rFonts w:ascii="Calibri" w:hAnsi="Calibri"/>
                <w:color w:val="000000"/>
              </w:rPr>
              <w:t>SDW</w:t>
            </w:r>
          </w:p>
        </w:tc>
        <w:tc>
          <w:tcPr>
            <w:tcW w:w="7380" w:type="dxa"/>
            <w:noWrap/>
            <w:hideMark/>
          </w:tcPr>
          <w:p w14:paraId="48533FD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Situation Data Warehouse</w:t>
            </w:r>
          </w:p>
        </w:tc>
      </w:tr>
      <w:tr w:rsidR="00C26C45" w:rsidRPr="00BD73CD" w14:paraId="28028B86"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0A1D859" w14:textId="04039C77" w:rsidR="00C26C45" w:rsidRPr="00BD73CD" w:rsidRDefault="00C26C45" w:rsidP="00C26C45">
            <w:pPr>
              <w:rPr>
                <w:rFonts w:ascii="Calibri" w:hAnsi="Calibri"/>
                <w:color w:val="000000"/>
              </w:rPr>
            </w:pPr>
            <w:r>
              <w:rPr>
                <w:rFonts w:ascii="Calibri" w:hAnsi="Calibri"/>
                <w:color w:val="000000"/>
              </w:rPr>
              <w:t>TIM</w:t>
            </w:r>
          </w:p>
        </w:tc>
        <w:tc>
          <w:tcPr>
            <w:tcW w:w="7380" w:type="dxa"/>
            <w:noWrap/>
            <w:hideMark/>
          </w:tcPr>
          <w:p w14:paraId="4BF5992F" w14:textId="32C9F16B"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Traveler Information Message</w:t>
            </w:r>
          </w:p>
        </w:tc>
      </w:tr>
      <w:tr w:rsidR="00C26C45" w:rsidRPr="00BD73CD" w14:paraId="08640CD3"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4AF594B" w14:textId="77777777" w:rsidR="00C26C45" w:rsidRPr="00BD73CD" w:rsidRDefault="00C26C45" w:rsidP="00C26C45">
            <w:pPr>
              <w:rPr>
                <w:rFonts w:ascii="Calibri" w:hAnsi="Calibri"/>
                <w:color w:val="000000"/>
              </w:rPr>
            </w:pPr>
            <w:r w:rsidRPr="00BD73CD">
              <w:rPr>
                <w:rFonts w:ascii="Calibri" w:hAnsi="Calibri"/>
                <w:color w:val="000000"/>
              </w:rPr>
              <w:t>US</w:t>
            </w:r>
            <w:r>
              <w:rPr>
                <w:rFonts w:ascii="Calibri" w:hAnsi="Calibri"/>
                <w:color w:val="000000"/>
              </w:rPr>
              <w:t xml:space="preserve"> </w:t>
            </w:r>
            <w:r w:rsidRPr="00BD73CD">
              <w:rPr>
                <w:rFonts w:ascii="Calibri" w:hAnsi="Calibri"/>
                <w:color w:val="000000"/>
              </w:rPr>
              <w:t>DOT</w:t>
            </w:r>
          </w:p>
        </w:tc>
        <w:tc>
          <w:tcPr>
            <w:tcW w:w="7380" w:type="dxa"/>
            <w:noWrap/>
            <w:hideMark/>
          </w:tcPr>
          <w:p w14:paraId="56013BE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Unites States Department of Transportation</w:t>
            </w:r>
          </w:p>
        </w:tc>
      </w:tr>
      <w:tr w:rsidR="00C26C45" w:rsidRPr="00BD73CD" w14:paraId="354616B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7374D51" w14:textId="77777777" w:rsidR="00C26C45" w:rsidRPr="00BD73CD" w:rsidRDefault="00C26C45" w:rsidP="00C26C45">
            <w:pPr>
              <w:rPr>
                <w:rFonts w:ascii="Calibri" w:hAnsi="Calibri"/>
                <w:color w:val="000000"/>
              </w:rPr>
            </w:pPr>
            <w:r w:rsidRPr="00BD73CD">
              <w:rPr>
                <w:rFonts w:ascii="Calibri" w:hAnsi="Calibri"/>
                <w:color w:val="000000"/>
              </w:rPr>
              <w:t>WebSocket</w:t>
            </w:r>
          </w:p>
        </w:tc>
        <w:tc>
          <w:tcPr>
            <w:tcW w:w="7380" w:type="dxa"/>
            <w:noWrap/>
          </w:tcPr>
          <w:p w14:paraId="0F9DD6CC"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WebSocket is designed to be implemented in web browsers and web servers, but it can be used by any client or server application. The WebSocket Protocol is an independent TCP-based protocol. Its only relationship to HTTP is that its handshake is interpreted by HTTP servers as an Upgrade request.</w:t>
            </w:r>
          </w:p>
        </w:tc>
      </w:tr>
      <w:tr w:rsidR="00C26C45" w:rsidRPr="00BD73CD" w14:paraId="412CA948"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31E51D41" w14:textId="77777777" w:rsidR="00C26C45" w:rsidRPr="00BD73CD" w:rsidRDefault="00C26C45" w:rsidP="00C26C45">
            <w:pPr>
              <w:rPr>
                <w:rFonts w:ascii="Calibri" w:hAnsi="Calibri"/>
                <w:color w:val="000000"/>
              </w:rPr>
            </w:pPr>
            <w:proofErr w:type="spellStart"/>
            <w:r w:rsidRPr="00BD73CD">
              <w:rPr>
                <w:rFonts w:ascii="Calibri" w:hAnsi="Calibri"/>
                <w:color w:val="000000"/>
              </w:rPr>
              <w:t>ZooKeeper</w:t>
            </w:r>
            <w:proofErr w:type="spellEnd"/>
          </w:p>
        </w:tc>
        <w:tc>
          <w:tcPr>
            <w:tcW w:w="7380" w:type="dxa"/>
            <w:noWrap/>
          </w:tcPr>
          <w:p w14:paraId="3DA01404"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7F295B">
              <w:rPr>
                <w:rFonts w:ascii="Calibri" w:hAnsi="Calibri"/>
                <w:color w:val="000000"/>
              </w:rPr>
              <w:t xml:space="preserve">Apache </w:t>
            </w:r>
            <w:proofErr w:type="spellStart"/>
            <w:r w:rsidRPr="007F295B">
              <w:rPr>
                <w:rFonts w:ascii="Calibri" w:hAnsi="Calibri"/>
                <w:color w:val="000000"/>
              </w:rPr>
              <w:t>ZooKeeper</w:t>
            </w:r>
            <w:proofErr w:type="spellEnd"/>
            <w:r>
              <w:rPr>
                <w:rFonts w:ascii="Calibri" w:hAnsi="Calibri"/>
                <w:color w:val="000000"/>
              </w:rPr>
              <w:t xml:space="preserve"> </w:t>
            </w:r>
            <w:r w:rsidRPr="007F295B">
              <w:rPr>
                <w:rFonts w:ascii="Calibri" w:hAnsi="Calibri"/>
                <w:color w:val="000000"/>
              </w:rPr>
              <w:t>is a centralized service for maintaining configuration information, naming, providing distributed synchronization, and providing group services.</w:t>
            </w:r>
          </w:p>
        </w:tc>
      </w:tr>
    </w:tbl>
    <w:p w14:paraId="6967021A" w14:textId="77777777" w:rsidR="00C26C45" w:rsidRDefault="00C26C45" w:rsidP="00C26C45">
      <w:pPr>
        <w:spacing w:before="4320" w:line="276" w:lineRule="auto"/>
        <w:jc w:val="center"/>
      </w:pPr>
    </w:p>
    <w:p w14:paraId="2FC87C35" w14:textId="77777777" w:rsidR="00C26C45" w:rsidRDefault="00C26C45" w:rsidP="00C26C45">
      <w:pPr>
        <w:spacing w:before="4320" w:line="276" w:lineRule="auto"/>
        <w:jc w:val="center"/>
      </w:pPr>
    </w:p>
    <w:p w14:paraId="3951D226" w14:textId="77777777" w:rsidR="00C26C45" w:rsidRPr="00F422B3" w:rsidRDefault="00C26C45" w:rsidP="00C26C45">
      <w:pPr>
        <w:spacing w:before="4320" w:line="276" w:lineRule="auto"/>
        <w:jc w:val="center"/>
      </w:pPr>
      <w:r w:rsidRPr="00F422B3">
        <w:t>This page intentionally left blank</w:t>
      </w:r>
    </w:p>
    <w:p w14:paraId="12F7CDEE" w14:textId="77777777" w:rsidR="00C26C45" w:rsidRPr="00F73ACA" w:rsidRDefault="00C26C45" w:rsidP="00C26C45"/>
    <w:p w14:paraId="47A3D9EF" w14:textId="77777777" w:rsidR="00C26C45" w:rsidRDefault="00C26C45" w:rsidP="00C26C45"/>
    <w:p w14:paraId="73EC81AF" w14:textId="77777777" w:rsidR="00C26C45" w:rsidRDefault="00C26C45" w:rsidP="00C26C45"/>
    <w:p w14:paraId="53380AF0" w14:textId="77777777" w:rsidR="00C26C45" w:rsidRDefault="00C26C45" w:rsidP="00C26C45"/>
    <w:p w14:paraId="2808767A" w14:textId="77777777" w:rsidR="00C26C45" w:rsidRDefault="00C26C45" w:rsidP="00C26C45"/>
    <w:p w14:paraId="67B5DF44" w14:textId="77777777" w:rsidR="00C26C45" w:rsidRDefault="00C26C45" w:rsidP="00C26C45"/>
    <w:p w14:paraId="47430F57" w14:textId="77777777" w:rsidR="00C26C45" w:rsidRDefault="00C26C45" w:rsidP="00C26C45"/>
    <w:p w14:paraId="72B05C10" w14:textId="77777777" w:rsidR="00C26C45" w:rsidRDefault="00C26C45" w:rsidP="00C26C45"/>
    <w:p w14:paraId="72C8BB62" w14:textId="77777777" w:rsidR="00C26C45" w:rsidRPr="00F73ACA" w:rsidRDefault="00C26C45" w:rsidP="00C26C45"/>
    <w:p w14:paraId="19C99C42" w14:textId="68DCF873" w:rsidR="00C26C45" w:rsidRDefault="00C26C45" w:rsidP="00C26C45">
      <w:pPr>
        <w:pStyle w:val="Heading1"/>
      </w:pPr>
      <w:bookmarkStart w:id="12" w:name="_Toc462052215"/>
      <w:bookmarkStart w:id="13" w:name="_Toc181291"/>
      <w:r>
        <w:t xml:space="preserve">ODE </w:t>
      </w:r>
      <w:r w:rsidRPr="008F6528">
        <w:t>DEVELOPMENT ENVIRONMENT</w:t>
      </w:r>
      <w:bookmarkEnd w:id="12"/>
      <w:bookmarkEnd w:id="13"/>
    </w:p>
    <w:p w14:paraId="667C5AFA" w14:textId="52EF58AC" w:rsidR="00C26C45" w:rsidRPr="006222B8" w:rsidRDefault="00C26C45" w:rsidP="00C26C45">
      <w:pPr>
        <w:pStyle w:val="Heading2"/>
      </w:pPr>
      <w:bookmarkStart w:id="14" w:name="_Toc462052216"/>
      <w:bookmarkStart w:id="15" w:name="_Toc181292"/>
      <w:r>
        <w:t>J</w:t>
      </w:r>
      <w:r w:rsidRPr="002F7470">
        <w:t>ava Development Tools</w:t>
      </w:r>
      <w:bookmarkEnd w:id="14"/>
      <w:bookmarkEnd w:id="15"/>
    </w:p>
    <w:p w14:paraId="4BBB2234" w14:textId="77777777" w:rsidR="00C26C45" w:rsidRDefault="00C26C45" w:rsidP="00C26C45">
      <w:r>
        <w:t xml:space="preserve">The ODE </w:t>
      </w:r>
      <w:r w:rsidRPr="00A72BA0">
        <w:t>team</w:t>
      </w:r>
      <w:r>
        <w:t xml:space="preserve"> uses Java as the primary programming language. </w:t>
      </w:r>
    </w:p>
    <w:p w14:paraId="651C089E" w14:textId="77777777" w:rsidR="00C26C45" w:rsidRDefault="00C26C45" w:rsidP="00C26C45">
      <w:r w:rsidRPr="006E0AB4">
        <w:t>Tools</w:t>
      </w:r>
      <w:r>
        <w:t>: </w:t>
      </w:r>
    </w:p>
    <w:p w14:paraId="7F838C88" w14:textId="77777777" w:rsidR="00C26C45" w:rsidRDefault="00C26C45" w:rsidP="006820F5">
      <w:pPr>
        <w:numPr>
          <w:ilvl w:val="0"/>
          <w:numId w:val="5"/>
        </w:numPr>
        <w:spacing w:before="100" w:beforeAutospacing="1" w:after="100" w:afterAutospacing="1" w:line="240" w:lineRule="auto"/>
      </w:pPr>
      <w:r>
        <w:t>Java</w:t>
      </w:r>
    </w:p>
    <w:p w14:paraId="74B33643" w14:textId="77777777" w:rsidR="00C26C45" w:rsidRDefault="00C26C45" w:rsidP="006820F5">
      <w:pPr>
        <w:numPr>
          <w:ilvl w:val="0"/>
          <w:numId w:val="5"/>
        </w:numPr>
        <w:spacing w:before="100" w:beforeAutospacing="1" w:after="100" w:afterAutospacing="1" w:line="240" w:lineRule="auto"/>
      </w:pPr>
      <w:r>
        <w:t>Eclipse IDE</w:t>
      </w:r>
    </w:p>
    <w:p w14:paraId="17208378" w14:textId="55604CD0" w:rsidR="00C26C45" w:rsidRDefault="00C26C45" w:rsidP="006820F5">
      <w:pPr>
        <w:numPr>
          <w:ilvl w:val="0"/>
          <w:numId w:val="5"/>
        </w:numPr>
        <w:spacing w:before="100" w:beforeAutospacing="1" w:after="100" w:afterAutospacing="1" w:line="240" w:lineRule="auto"/>
      </w:pPr>
      <w:r>
        <w:t>Git</w:t>
      </w:r>
    </w:p>
    <w:p w14:paraId="1A35A818" w14:textId="77777777" w:rsidR="00C26C45" w:rsidRDefault="00C26C45" w:rsidP="006820F5">
      <w:pPr>
        <w:numPr>
          <w:ilvl w:val="0"/>
          <w:numId w:val="5"/>
        </w:numPr>
        <w:spacing w:before="100" w:beforeAutospacing="1" w:after="100" w:afterAutospacing="1" w:line="240" w:lineRule="auto"/>
      </w:pPr>
      <w:r>
        <w:t>Maven</w:t>
      </w:r>
    </w:p>
    <w:p w14:paraId="71C61534" w14:textId="18E25F4D" w:rsidR="00C26C45" w:rsidRDefault="00C26C45" w:rsidP="006820F5">
      <w:pPr>
        <w:numPr>
          <w:ilvl w:val="0"/>
          <w:numId w:val="5"/>
        </w:numPr>
        <w:spacing w:before="100" w:beforeAutospacing="1" w:after="100" w:afterAutospacing="1" w:line="240" w:lineRule="auto"/>
      </w:pPr>
      <w:r>
        <w:t xml:space="preserve">GitHub: </w:t>
      </w:r>
      <w:hyperlink r:id="rId22" w:history="1">
        <w:r w:rsidRPr="00F14CE2">
          <w:rPr>
            <w:rStyle w:val="Hyperlink"/>
          </w:rPr>
          <w:t>https://github.com/usdot-jpo-ode/jpo-ode</w:t>
        </w:r>
      </w:hyperlink>
    </w:p>
    <w:p w14:paraId="177E6F06" w14:textId="40EE1ECA" w:rsidR="00C26C45" w:rsidRPr="00176E93" w:rsidRDefault="00C26C45" w:rsidP="00C26C45">
      <w:pPr>
        <w:pStyle w:val="Heading2"/>
      </w:pPr>
      <w:bookmarkStart w:id="16" w:name="_Toc462052217"/>
      <w:bookmarkStart w:id="17" w:name="_Toc181293"/>
      <w:r w:rsidRPr="00176E93">
        <w:t>Java</w:t>
      </w:r>
      <w:bookmarkEnd w:id="16"/>
      <w:bookmarkEnd w:id="17"/>
    </w:p>
    <w:p w14:paraId="6875E589" w14:textId="77777777" w:rsidR="00C26C45" w:rsidRDefault="00C26C45" w:rsidP="00C26C45">
      <w:r>
        <w:t>Install Java Development Kit (JDK) 1.8</w:t>
      </w:r>
    </w:p>
    <w:p w14:paraId="0DF3A6FE" w14:textId="77777777" w:rsidR="00C26C45" w:rsidRDefault="00D27ECE" w:rsidP="00C26C45">
      <w:pPr>
        <w:pStyle w:val="NormalWeb"/>
      </w:pPr>
      <w:hyperlink r:id="rId23" w:history="1">
        <w:r w:rsidR="00C26C45" w:rsidRPr="00201694">
          <w:rPr>
            <w:rStyle w:val="Hyperlink"/>
          </w:rPr>
          <w:t>http://www.oracle.com/technetwork/java/javase/downloads/jdk8-downloads-2133151.html</w:t>
        </w:r>
      </w:hyperlink>
    </w:p>
    <w:p w14:paraId="575A192A" w14:textId="6DDBBE0E" w:rsidR="00C26C45" w:rsidRPr="00176E93" w:rsidRDefault="00C26C45" w:rsidP="00C26C45">
      <w:pPr>
        <w:pStyle w:val="Heading2"/>
      </w:pPr>
      <w:bookmarkStart w:id="18" w:name="_Toc462052218"/>
      <w:bookmarkStart w:id="19" w:name="_Toc181294"/>
      <w:r w:rsidRPr="00176E93">
        <w:t>Eclipse IDE</w:t>
      </w:r>
      <w:bookmarkEnd w:id="18"/>
      <w:bookmarkEnd w:id="19"/>
    </w:p>
    <w:p w14:paraId="3684579F" w14:textId="77777777" w:rsidR="00C26C45" w:rsidRDefault="00C26C45" w:rsidP="00C26C45">
      <w:r>
        <w:t xml:space="preserve">Download and install Eclipse. </w:t>
      </w:r>
    </w:p>
    <w:p w14:paraId="0E222FCE" w14:textId="77777777" w:rsidR="00C26C45" w:rsidRDefault="00D27ECE" w:rsidP="00C26C45">
      <w:pPr>
        <w:pStyle w:val="NormalWeb"/>
      </w:pPr>
      <w:hyperlink r:id="rId24" w:history="1">
        <w:r w:rsidR="00C26C45" w:rsidRPr="00201694">
          <w:rPr>
            <w:rStyle w:val="Hyperlink"/>
          </w:rPr>
          <w:t>https://eclipse.org</w:t>
        </w:r>
      </w:hyperlink>
    </w:p>
    <w:p w14:paraId="5090986C" w14:textId="77777777" w:rsidR="00C26C45" w:rsidRDefault="00C26C45" w:rsidP="00C26C45">
      <w:r>
        <w:t>Configure Eclipse to use Java 1.8 JDK. Local installation of Tomcat can integrate with Eclipse and can help with prototyping or debugging the application. </w:t>
      </w:r>
    </w:p>
    <w:p w14:paraId="563455FA" w14:textId="7D6A2316" w:rsidR="00C26C45" w:rsidRPr="00176E93" w:rsidRDefault="00C26C45" w:rsidP="00C26C45">
      <w:pPr>
        <w:pStyle w:val="Heading2"/>
      </w:pPr>
      <w:bookmarkStart w:id="20" w:name="_Toc462052219"/>
      <w:bookmarkStart w:id="21" w:name="_Toc181295"/>
      <w:r>
        <w:t>M</w:t>
      </w:r>
      <w:r w:rsidRPr="00176E93">
        <w:t>aven</w:t>
      </w:r>
      <w:bookmarkEnd w:id="20"/>
      <w:bookmarkEnd w:id="21"/>
    </w:p>
    <w:p w14:paraId="4562954F" w14:textId="16FBA4F9" w:rsidR="00C26C45" w:rsidRPr="00936659" w:rsidRDefault="00C26C45" w:rsidP="00C26C45">
      <w:r>
        <w:t>Maven is a build and dependency management tool. </w:t>
      </w:r>
      <w:r w:rsidR="00C27C89">
        <w:t>It is recommended that a Maven plug-in is installed with your IDE so that your IDE is Maven "aware". Newer versions of eclipse (Luna and later versions) comes pre-installed with a Maven plug-in. </w:t>
      </w:r>
    </w:p>
    <w:p w14:paraId="30D3437E" w14:textId="77777777" w:rsidR="00C26C45" w:rsidRPr="004244BE" w:rsidRDefault="00C26C45" w:rsidP="00C26C45">
      <w:r w:rsidRPr="004244BE">
        <w:t xml:space="preserve">Download and install Maven: </w:t>
      </w:r>
      <w:hyperlink r:id="rId25" w:history="1">
        <w:r w:rsidRPr="004244BE">
          <w:rPr>
            <w:rStyle w:val="Hyperlink"/>
          </w:rPr>
          <w:t>https://maven.apache.org/</w:t>
        </w:r>
      </w:hyperlink>
    </w:p>
    <w:p w14:paraId="59ADFF38" w14:textId="74DDA926" w:rsidR="00C26C45" w:rsidRDefault="00ED0E13" w:rsidP="00C26C45">
      <w:pPr>
        <w:pStyle w:val="Heading2"/>
      </w:pPr>
      <w:bookmarkStart w:id="22" w:name="_Toc462052236"/>
      <w:bookmarkStart w:id="23" w:name="_Toc181296"/>
      <w:r>
        <w:t>Git</w:t>
      </w:r>
      <w:r w:rsidR="00C26C45" w:rsidRPr="00D76B4F">
        <w:t xml:space="preserve"> Version Control</w:t>
      </w:r>
      <w:bookmarkEnd w:id="22"/>
      <w:bookmarkEnd w:id="23"/>
    </w:p>
    <w:p w14:paraId="0324E874" w14:textId="77777777" w:rsidR="00C26C45" w:rsidRDefault="00C26C45" w:rsidP="00C26C45">
      <w:r>
        <w:t xml:space="preserve">The ODE software is </w:t>
      </w:r>
      <w:proofErr w:type="gramStart"/>
      <w:r>
        <w:t>maintained</w:t>
      </w:r>
      <w:proofErr w:type="gramEnd"/>
      <w:r>
        <w:t xml:space="preserve"> and version controlled using GIT version control system. </w:t>
      </w:r>
    </w:p>
    <w:p w14:paraId="39F66D34" w14:textId="77777777" w:rsidR="00C26C45" w:rsidRDefault="00C26C45" w:rsidP="00C26C45">
      <w:r>
        <w:t>Recommend clients:</w:t>
      </w:r>
    </w:p>
    <w:p w14:paraId="3DC82D2C" w14:textId="77777777" w:rsidR="00C26C45" w:rsidRDefault="00C26C45" w:rsidP="006820F5">
      <w:pPr>
        <w:numPr>
          <w:ilvl w:val="0"/>
          <w:numId w:val="7"/>
        </w:numPr>
        <w:spacing w:before="100" w:beforeAutospacing="1" w:after="100" w:afterAutospacing="1" w:line="240" w:lineRule="auto"/>
      </w:pPr>
      <w:r>
        <w:t>Tortoise Git</w:t>
      </w:r>
    </w:p>
    <w:p w14:paraId="4379D431" w14:textId="77777777" w:rsidR="00C26C45" w:rsidRDefault="00C26C45" w:rsidP="006820F5">
      <w:pPr>
        <w:numPr>
          <w:ilvl w:val="0"/>
          <w:numId w:val="7"/>
        </w:numPr>
        <w:spacing w:before="100" w:beforeAutospacing="1" w:after="100" w:afterAutospacing="1" w:line="240" w:lineRule="auto"/>
      </w:pPr>
      <w:r>
        <w:lastRenderedPageBreak/>
        <w:t>Source Tree</w:t>
      </w:r>
    </w:p>
    <w:p w14:paraId="33CE2229" w14:textId="6F338C7D" w:rsidR="00C26C45" w:rsidRDefault="00C26C45" w:rsidP="006820F5">
      <w:pPr>
        <w:numPr>
          <w:ilvl w:val="0"/>
          <w:numId w:val="7"/>
        </w:numPr>
        <w:spacing w:before="100" w:beforeAutospacing="1" w:after="100" w:afterAutospacing="1" w:line="240" w:lineRule="auto"/>
      </w:pPr>
      <w:r>
        <w:t xml:space="preserve">GitHub Windows </w:t>
      </w:r>
      <w:r w:rsidR="00C27C89">
        <w:t xml:space="preserve">Desktop </w:t>
      </w:r>
      <w:r>
        <w:t>App</w:t>
      </w:r>
      <w:r w:rsidR="00C27C89">
        <w:t>lication</w:t>
      </w:r>
    </w:p>
    <w:p w14:paraId="060147E1" w14:textId="77777777" w:rsidR="00C26C45" w:rsidRDefault="00C26C45" w:rsidP="006820F5">
      <w:pPr>
        <w:numPr>
          <w:ilvl w:val="0"/>
          <w:numId w:val="7"/>
        </w:numPr>
        <w:spacing w:before="100" w:beforeAutospacing="1" w:after="100" w:afterAutospacing="1" w:line="240" w:lineRule="auto"/>
      </w:pPr>
      <w:r>
        <w:t>Git Extensions</w:t>
      </w:r>
    </w:p>
    <w:p w14:paraId="7A2F3310" w14:textId="11223535" w:rsidR="00C26C45" w:rsidRDefault="00C26C45" w:rsidP="00C26C45">
      <w:r>
        <w:t xml:space="preserve">It is recommended that GIT plug-ins are installed with </w:t>
      </w:r>
      <w:r w:rsidR="00C27C89">
        <w:t>your IDE so that your IDE is Git</w:t>
      </w:r>
      <w:r>
        <w:t xml:space="preserve"> "aware". </w:t>
      </w:r>
      <w:r w:rsidR="00C27C89">
        <w:t>Newer versions of eclipse (Luna and later versions) comes pre-installed with a Git plug-in. </w:t>
      </w:r>
    </w:p>
    <w:p w14:paraId="66C1D469" w14:textId="1610E01E" w:rsidR="00C26C45" w:rsidRDefault="00C26C45" w:rsidP="00A91E21">
      <w:pPr>
        <w:pStyle w:val="Heading2"/>
      </w:pPr>
      <w:bookmarkStart w:id="24" w:name="_Toc462052238"/>
      <w:bookmarkStart w:id="25" w:name="_Toc181297"/>
      <w:r w:rsidRPr="003213A4">
        <w:t>Build</w:t>
      </w:r>
      <w:r w:rsidR="00ED0E13">
        <w:t>ing</w:t>
      </w:r>
      <w:r w:rsidRPr="003213A4">
        <w:t xml:space="preserve"> </w:t>
      </w:r>
      <w:bookmarkEnd w:id="24"/>
      <w:r w:rsidR="00C110E9">
        <w:t xml:space="preserve">ODE </w:t>
      </w:r>
      <w:r w:rsidR="00ED0E13">
        <w:t>Software Artifacts</w:t>
      </w:r>
      <w:bookmarkEnd w:id="25"/>
    </w:p>
    <w:p w14:paraId="520F1036" w14:textId="396C200A" w:rsidR="00263948" w:rsidRDefault="00C110E9" w:rsidP="00C26C45">
      <w:r>
        <w:t xml:space="preserve">The ODE source code is maintained in </w:t>
      </w:r>
      <w:r w:rsidR="00260A38">
        <w:t xml:space="preserve">several </w:t>
      </w:r>
      <w:r>
        <w:t>separate Git repositories</w:t>
      </w:r>
      <w:r w:rsidR="00263948">
        <w:t>. Instructions for obtaining and installing the following repositories can be found in the jpo-ode/README.md document:</w:t>
      </w:r>
    </w:p>
    <w:tbl>
      <w:tblPr>
        <w:tblStyle w:val="TableGrid"/>
        <w:tblW w:w="9535" w:type="dxa"/>
        <w:tblLook w:val="04A0" w:firstRow="1" w:lastRow="0" w:firstColumn="1" w:lastColumn="0" w:noHBand="0" w:noVBand="1"/>
      </w:tblPr>
      <w:tblGrid>
        <w:gridCol w:w="1763"/>
        <w:gridCol w:w="1176"/>
        <w:gridCol w:w="2375"/>
        <w:gridCol w:w="4221"/>
      </w:tblGrid>
      <w:tr w:rsidR="00263948" w14:paraId="0D17863D" w14:textId="387B4DA6" w:rsidTr="006A5B50">
        <w:tc>
          <w:tcPr>
            <w:tcW w:w="1763" w:type="dxa"/>
          </w:tcPr>
          <w:p w14:paraId="2D510307" w14:textId="64A953AB" w:rsidR="00263948" w:rsidRDefault="00263948" w:rsidP="00C26C45">
            <w:r>
              <w:t>Repository</w:t>
            </w:r>
          </w:p>
        </w:tc>
        <w:tc>
          <w:tcPr>
            <w:tcW w:w="1176" w:type="dxa"/>
          </w:tcPr>
          <w:p w14:paraId="17EDF2D2" w14:textId="7ED32C83" w:rsidR="00263948" w:rsidRDefault="00263948" w:rsidP="00C26C45">
            <w:r>
              <w:t>Visibility</w:t>
            </w:r>
          </w:p>
        </w:tc>
        <w:tc>
          <w:tcPr>
            <w:tcW w:w="2375" w:type="dxa"/>
          </w:tcPr>
          <w:p w14:paraId="1E891C83" w14:textId="078181FA" w:rsidR="00263948" w:rsidRDefault="00263948" w:rsidP="00C26C45">
            <w:r>
              <w:t>Description</w:t>
            </w:r>
          </w:p>
        </w:tc>
        <w:tc>
          <w:tcPr>
            <w:tcW w:w="4221" w:type="dxa"/>
          </w:tcPr>
          <w:p w14:paraId="6D5EB4DD" w14:textId="5D497592" w:rsidR="00263948" w:rsidRDefault="00263948" w:rsidP="00C26C45">
            <w:r>
              <w:t>Source</w:t>
            </w:r>
          </w:p>
        </w:tc>
      </w:tr>
      <w:tr w:rsidR="00263948" w14:paraId="516C9109" w14:textId="654D8123" w:rsidTr="006A5B50">
        <w:tc>
          <w:tcPr>
            <w:tcW w:w="1763" w:type="dxa"/>
          </w:tcPr>
          <w:p w14:paraId="5A8591EC" w14:textId="3742E435" w:rsidR="00263948" w:rsidRDefault="00263948" w:rsidP="00C26C45">
            <w:proofErr w:type="spellStart"/>
            <w:r w:rsidRPr="00263948">
              <w:t>jpo</w:t>
            </w:r>
            <w:proofErr w:type="spellEnd"/>
            <w:r w:rsidRPr="00263948">
              <w:t>-ode</w:t>
            </w:r>
          </w:p>
        </w:tc>
        <w:tc>
          <w:tcPr>
            <w:tcW w:w="1176" w:type="dxa"/>
          </w:tcPr>
          <w:p w14:paraId="513BFAAD" w14:textId="0EB4C3D3" w:rsidR="00263948" w:rsidRDefault="00263948" w:rsidP="00C26C45">
            <w:r>
              <w:t>public</w:t>
            </w:r>
          </w:p>
        </w:tc>
        <w:tc>
          <w:tcPr>
            <w:tcW w:w="2375" w:type="dxa"/>
          </w:tcPr>
          <w:p w14:paraId="050CA6ED" w14:textId="273CA1CD" w:rsidR="00263948" w:rsidRDefault="00263948" w:rsidP="00C26C45">
            <w:r>
              <w:t>Main repository</w:t>
            </w:r>
          </w:p>
        </w:tc>
        <w:tc>
          <w:tcPr>
            <w:tcW w:w="4221" w:type="dxa"/>
          </w:tcPr>
          <w:p w14:paraId="6960097C" w14:textId="435DDD7D" w:rsidR="00263948" w:rsidRDefault="00263948" w:rsidP="00C26C45">
            <w:r w:rsidRPr="00263948">
              <w:t>https://github.com/usdot-jpo-ode/jpo-ode</w:t>
            </w:r>
          </w:p>
        </w:tc>
      </w:tr>
      <w:tr w:rsidR="00263948" w14:paraId="7DAC382A" w14:textId="2458B7DC" w:rsidTr="006A5B50">
        <w:tc>
          <w:tcPr>
            <w:tcW w:w="1763" w:type="dxa"/>
          </w:tcPr>
          <w:p w14:paraId="4D04F649" w14:textId="0B861E60" w:rsidR="00263948" w:rsidRDefault="00263948" w:rsidP="00C26C45">
            <w:r w:rsidRPr="00263948">
              <w:t>jpo-s3-deposit</w:t>
            </w:r>
          </w:p>
        </w:tc>
        <w:tc>
          <w:tcPr>
            <w:tcW w:w="1176" w:type="dxa"/>
          </w:tcPr>
          <w:p w14:paraId="52693D90" w14:textId="7772B476" w:rsidR="00263948" w:rsidRDefault="00263948" w:rsidP="00C26C45">
            <w:r>
              <w:t>public</w:t>
            </w:r>
          </w:p>
        </w:tc>
        <w:tc>
          <w:tcPr>
            <w:tcW w:w="2375" w:type="dxa"/>
          </w:tcPr>
          <w:p w14:paraId="2A6B9E7F" w14:textId="324D40A5" w:rsidR="00263948" w:rsidRDefault="00263948" w:rsidP="00C26C45">
            <w:r>
              <w:t>S3 depositor service</w:t>
            </w:r>
          </w:p>
        </w:tc>
        <w:tc>
          <w:tcPr>
            <w:tcW w:w="4221" w:type="dxa"/>
          </w:tcPr>
          <w:p w14:paraId="7A923647" w14:textId="5BF377E8" w:rsidR="00263948" w:rsidRDefault="00D27ECE" w:rsidP="00C26C45">
            <w:hyperlink r:id="rId26" w:history="1">
              <w:r w:rsidR="00263948" w:rsidRPr="0054118F">
                <w:rPr>
                  <w:rStyle w:val="Hyperlink"/>
                </w:rPr>
                <w:t>https://github.com/usdot-jpo-ode/jpo-s3-deposit</w:t>
              </w:r>
            </w:hyperlink>
          </w:p>
        </w:tc>
      </w:tr>
      <w:tr w:rsidR="00263948" w14:paraId="09A4E087" w14:textId="77777777" w:rsidTr="00263948">
        <w:tc>
          <w:tcPr>
            <w:tcW w:w="1763" w:type="dxa"/>
          </w:tcPr>
          <w:p w14:paraId="2405A270" w14:textId="0A38D7B6" w:rsidR="00263948" w:rsidRPr="00263948" w:rsidRDefault="00263948" w:rsidP="00C26C45">
            <w:proofErr w:type="spellStart"/>
            <w:r w:rsidRPr="00263948">
              <w:t>jpo-</w:t>
            </w:r>
            <w:r>
              <w:t>cvdp</w:t>
            </w:r>
            <w:proofErr w:type="spellEnd"/>
          </w:p>
        </w:tc>
        <w:tc>
          <w:tcPr>
            <w:tcW w:w="1176" w:type="dxa"/>
          </w:tcPr>
          <w:p w14:paraId="07355E56" w14:textId="141DB201" w:rsidR="00263948" w:rsidRDefault="00263948" w:rsidP="00C26C45">
            <w:r>
              <w:t>public</w:t>
            </w:r>
          </w:p>
        </w:tc>
        <w:tc>
          <w:tcPr>
            <w:tcW w:w="2375" w:type="dxa"/>
          </w:tcPr>
          <w:p w14:paraId="2570ACD6" w14:textId="48A135FB" w:rsidR="00263948" w:rsidRDefault="00263948" w:rsidP="00263948">
            <w:r>
              <w:t>PII sanitization module</w:t>
            </w:r>
          </w:p>
        </w:tc>
        <w:tc>
          <w:tcPr>
            <w:tcW w:w="4221" w:type="dxa"/>
          </w:tcPr>
          <w:p w14:paraId="6EA34BEE" w14:textId="4BDB4732" w:rsidR="00263948" w:rsidRDefault="00263948" w:rsidP="00C26C45">
            <w:r w:rsidRPr="00263948">
              <w:t>https://github.com/usdot-jpo-ode/jpo-cvdp</w:t>
            </w:r>
          </w:p>
        </w:tc>
      </w:tr>
      <w:tr w:rsidR="00395137" w14:paraId="54CA7521" w14:textId="77777777" w:rsidTr="00263948">
        <w:tc>
          <w:tcPr>
            <w:tcW w:w="1763" w:type="dxa"/>
          </w:tcPr>
          <w:p w14:paraId="359E1D14" w14:textId="2A22ADA0" w:rsidR="00395137" w:rsidRDefault="00395137" w:rsidP="00C26C45">
            <w:r>
              <w:t>asn1_codec</w:t>
            </w:r>
          </w:p>
        </w:tc>
        <w:tc>
          <w:tcPr>
            <w:tcW w:w="1176" w:type="dxa"/>
          </w:tcPr>
          <w:p w14:paraId="0DCE4722" w14:textId="75E0D09C" w:rsidR="00395137" w:rsidRDefault="00395137" w:rsidP="00C26C45">
            <w:r>
              <w:t>public</w:t>
            </w:r>
          </w:p>
        </w:tc>
        <w:tc>
          <w:tcPr>
            <w:tcW w:w="2375" w:type="dxa"/>
          </w:tcPr>
          <w:p w14:paraId="3D8BA60A" w14:textId="5AE01295" w:rsidR="00395137" w:rsidRDefault="00395137" w:rsidP="00C26C45">
            <w:r>
              <w:t xml:space="preserve">ASN.1 </w:t>
            </w:r>
            <w:r w:rsidR="00E533B4">
              <w:t>en</w:t>
            </w:r>
            <w:r>
              <w:t>coder/decoder</w:t>
            </w:r>
          </w:p>
        </w:tc>
        <w:tc>
          <w:tcPr>
            <w:tcW w:w="4221" w:type="dxa"/>
          </w:tcPr>
          <w:p w14:paraId="316D9A6F" w14:textId="66831A5A" w:rsidR="00395137" w:rsidRDefault="00D27ECE" w:rsidP="00C26C45">
            <w:hyperlink r:id="rId27" w:history="1">
              <w:r w:rsidR="00395137" w:rsidRPr="000213DD">
                <w:rPr>
                  <w:rStyle w:val="Hyperlink"/>
                </w:rPr>
                <w:t>https://github.com/usdot-jpo-ode/asn1_codec</w:t>
              </w:r>
            </w:hyperlink>
            <w:r w:rsidR="00395137">
              <w:t xml:space="preserve"> </w:t>
            </w:r>
          </w:p>
        </w:tc>
      </w:tr>
    </w:tbl>
    <w:p w14:paraId="510E9854" w14:textId="0BC2D50F" w:rsidR="00C26C45" w:rsidRDefault="008E2CCA" w:rsidP="008E2CCA">
      <w:pPr>
        <w:pStyle w:val="Heading3"/>
      </w:pPr>
      <w:bookmarkStart w:id="26" w:name="_Toc181298"/>
      <w:r>
        <w:t xml:space="preserve">Open-Source </w:t>
      </w:r>
      <w:r w:rsidR="007038D0">
        <w:t>Repository</w:t>
      </w:r>
      <w:bookmarkEnd w:id="26"/>
    </w:p>
    <w:p w14:paraId="6F3A1C39" w14:textId="354862D7" w:rsidR="00C26C45" w:rsidRDefault="00C26C45" w:rsidP="00C26C45">
      <w:r>
        <w:t>The ODE deployment artifact</w:t>
      </w:r>
      <w:r w:rsidR="0007235D">
        <w:t xml:space="preserve"> </w:t>
      </w:r>
      <w:r w:rsidR="008E2CCA">
        <w:t xml:space="preserve">consists of </w:t>
      </w:r>
      <w:r w:rsidR="0007235D">
        <w:t xml:space="preserve">one of more jar files </w:t>
      </w:r>
      <w:r w:rsidR="008E2CCA">
        <w:t>that make up the collection of software modules and service components</w:t>
      </w:r>
      <w:r w:rsidR="0007235D">
        <w:t xml:space="preserve">. Initially, there will be only one </w:t>
      </w:r>
      <w:r w:rsidR="008E2CCA">
        <w:t xml:space="preserve">executable </w:t>
      </w:r>
      <w:r w:rsidR="0007235D">
        <w:t xml:space="preserve">jar file </w:t>
      </w:r>
      <w:r w:rsidR="008E2CCA">
        <w:t xml:space="preserve">(one micros service) </w:t>
      </w:r>
      <w:r w:rsidR="0007235D">
        <w:t xml:space="preserve">but in the future as the ODE functionality expands it is envisioned that additional services be introduced in separate jar files. </w:t>
      </w:r>
      <w:r w:rsidR="008E2CCA">
        <w:t xml:space="preserve">Each service component jar file will be a standalone “uber-jar” that contains all necessary dependent jar files. </w:t>
      </w:r>
      <w:r w:rsidR="0007235D">
        <w:t>The jar file will be deployable to a physical or virtual server as well as within a Docker container.</w:t>
      </w:r>
    </w:p>
    <w:p w14:paraId="0A54F6FF" w14:textId="69FE84F5" w:rsidR="002534D5" w:rsidRDefault="002534D5" w:rsidP="00C26C45">
      <w:r>
        <w:t>The following components make up the JPO ODE software:</w:t>
      </w:r>
    </w:p>
    <w:p w14:paraId="78943D3F" w14:textId="52C30670" w:rsidR="002534D5" w:rsidRDefault="002534D5" w:rsidP="006820F5">
      <w:pPr>
        <w:pStyle w:val="ListParagraph"/>
        <w:numPr>
          <w:ilvl w:val="0"/>
          <w:numId w:val="16"/>
        </w:numPr>
      </w:pPr>
      <w:proofErr w:type="spellStart"/>
      <w:r>
        <w:t>jpo</w:t>
      </w:r>
      <w:proofErr w:type="spellEnd"/>
      <w:r>
        <w:t xml:space="preserve">-ode-common: this component contains all the common classes used by other </w:t>
      </w:r>
      <w:proofErr w:type="spellStart"/>
      <w:r>
        <w:t>jpo</w:t>
      </w:r>
      <w:proofErr w:type="spellEnd"/>
      <w:r>
        <w:t>-ode component</w:t>
      </w:r>
      <w:r w:rsidR="00671FAC">
        <w:t xml:space="preserve">s. </w:t>
      </w:r>
      <w:r w:rsidR="00671FAC" w:rsidRPr="00671FAC">
        <w:rPr>
          <w:i/>
        </w:rPr>
        <w:t>This component is the lowest common denominator and never depend</w:t>
      </w:r>
      <w:r w:rsidR="00671FAC">
        <w:rPr>
          <w:i/>
        </w:rPr>
        <w:t>s</w:t>
      </w:r>
      <w:r w:rsidR="00671FAC" w:rsidRPr="00671FAC">
        <w:rPr>
          <w:i/>
        </w:rPr>
        <w:t xml:space="preserve"> on any other </w:t>
      </w:r>
      <w:proofErr w:type="spellStart"/>
      <w:r w:rsidR="00671FAC" w:rsidRPr="00671FAC">
        <w:rPr>
          <w:i/>
        </w:rPr>
        <w:t>jpo</w:t>
      </w:r>
      <w:proofErr w:type="spellEnd"/>
      <w:r w:rsidR="00671FAC" w:rsidRPr="00671FAC">
        <w:rPr>
          <w:i/>
        </w:rPr>
        <w:t>-ode component.</w:t>
      </w:r>
    </w:p>
    <w:p w14:paraId="56216276" w14:textId="440ED425" w:rsidR="00671FAC" w:rsidRDefault="00671FAC" w:rsidP="006820F5">
      <w:pPr>
        <w:pStyle w:val="ListParagraph"/>
        <w:numPr>
          <w:ilvl w:val="0"/>
          <w:numId w:val="16"/>
        </w:numPr>
      </w:pPr>
      <w:proofErr w:type="spellStart"/>
      <w:r>
        <w:t>jpo</w:t>
      </w:r>
      <w:proofErr w:type="spellEnd"/>
      <w:r>
        <w:t xml:space="preserve">-ode-core: this component contains the core functions carried out by the </w:t>
      </w:r>
      <w:proofErr w:type="spellStart"/>
      <w:r>
        <w:t>jpo</w:t>
      </w:r>
      <w:proofErr w:type="spellEnd"/>
      <w:r>
        <w:t>-ode.</w:t>
      </w:r>
    </w:p>
    <w:p w14:paraId="31C89F02" w14:textId="2A167634" w:rsidR="00671FAC" w:rsidRDefault="00671FAC" w:rsidP="006820F5">
      <w:pPr>
        <w:pStyle w:val="ListParagraph"/>
        <w:numPr>
          <w:ilvl w:val="0"/>
          <w:numId w:val="16"/>
        </w:numPr>
      </w:pPr>
      <w:proofErr w:type="spellStart"/>
      <w:r>
        <w:t>jpo</w:t>
      </w:r>
      <w:proofErr w:type="spellEnd"/>
      <w:r>
        <w:t>-ode-plugins: this component contains the plug-in modules.</w:t>
      </w:r>
    </w:p>
    <w:p w14:paraId="3F689485" w14:textId="353995B3" w:rsidR="00671FAC" w:rsidRDefault="00671FAC" w:rsidP="006820F5">
      <w:pPr>
        <w:pStyle w:val="ListParagraph"/>
        <w:numPr>
          <w:ilvl w:val="0"/>
          <w:numId w:val="16"/>
        </w:numPr>
      </w:pPr>
      <w:proofErr w:type="spellStart"/>
      <w:r>
        <w:t>jpo</w:t>
      </w:r>
      <w:proofErr w:type="spellEnd"/>
      <w:r>
        <w:t>-ode-</w:t>
      </w:r>
      <w:proofErr w:type="spellStart"/>
      <w:r>
        <w:t>svcs</w:t>
      </w:r>
      <w:proofErr w:type="spellEnd"/>
      <w:r>
        <w:t xml:space="preserve">: </w:t>
      </w:r>
      <w:proofErr w:type="gramStart"/>
      <w:r>
        <w:t>this component and similar future components</w:t>
      </w:r>
      <w:proofErr w:type="gramEnd"/>
      <w:r>
        <w:t xml:space="preserve"> are the actual service components. This component is always a Spring Framework application and implements a specific service.</w:t>
      </w:r>
    </w:p>
    <w:p w14:paraId="7D30D5E1" w14:textId="1888DEDD" w:rsidR="00395137" w:rsidRDefault="00021523" w:rsidP="006820F5">
      <w:pPr>
        <w:pStyle w:val="ListParagraph"/>
        <w:numPr>
          <w:ilvl w:val="0"/>
          <w:numId w:val="16"/>
        </w:numPr>
      </w:pPr>
      <w:r>
        <w:t>a</w:t>
      </w:r>
      <w:r w:rsidR="00395137">
        <w:t xml:space="preserve">sn1_codec: this component is a standalone module able to </w:t>
      </w:r>
      <w:proofErr w:type="gramStart"/>
      <w:r w:rsidR="00395137">
        <w:t>subscribing</w:t>
      </w:r>
      <w:proofErr w:type="gramEnd"/>
      <w:r w:rsidR="00395137">
        <w:t xml:space="preserve"> to encoded</w:t>
      </w:r>
      <w:r>
        <w:t xml:space="preserve"> </w:t>
      </w:r>
      <w:r w:rsidR="00395137">
        <w:t>ASN.1 messages and pub</w:t>
      </w:r>
      <w:r>
        <w:t>lishing decoded data.</w:t>
      </w:r>
      <w:r w:rsidR="00395137">
        <w:t xml:space="preserve"> </w:t>
      </w:r>
      <w:r>
        <w:t xml:space="preserve">The component is also capable of </w:t>
      </w:r>
      <w:r>
        <w:lastRenderedPageBreak/>
        <w:t>encoding and publishing them to the ODE and other applications.</w:t>
      </w:r>
      <w:r w:rsidR="004C5056">
        <w:t xml:space="preserve"> This module will replace the private repository </w:t>
      </w:r>
      <w:proofErr w:type="spellStart"/>
      <w:r w:rsidR="004C5056">
        <w:t>jpo</w:t>
      </w:r>
      <w:proofErr w:type="spellEnd"/>
      <w:r w:rsidR="004C5056">
        <w:t>-ode-private.</w:t>
      </w:r>
    </w:p>
    <w:p w14:paraId="3CDCB03A" w14:textId="77777777" w:rsidR="00C110E9" w:rsidRDefault="00C110E9" w:rsidP="00D43580">
      <w:pPr>
        <w:pStyle w:val="Heading3"/>
        <w:rPr>
          <w:b/>
        </w:rPr>
      </w:pPr>
      <w:bookmarkStart w:id="27" w:name="_Toc462052239"/>
      <w:bookmarkStart w:id="28" w:name="_Ref471486364"/>
      <w:bookmarkStart w:id="29" w:name="_Ref471486373"/>
      <w:bookmarkStart w:id="30" w:name="_Toc181299"/>
      <w:bookmarkStart w:id="31" w:name="_Toc462052247"/>
      <w:r>
        <w:t xml:space="preserve">ASN.1 </w:t>
      </w:r>
      <w:r w:rsidRPr="003213A4">
        <w:t>Java API</w:t>
      </w:r>
      <w:bookmarkEnd w:id="27"/>
      <w:bookmarkEnd w:id="28"/>
      <w:bookmarkEnd w:id="29"/>
      <w:bookmarkEnd w:id="30"/>
    </w:p>
    <w:p w14:paraId="796167CD" w14:textId="0AF3C638" w:rsidR="00C110E9" w:rsidRDefault="00C110E9" w:rsidP="00C110E9">
      <w:r>
        <w:t xml:space="preserve">The data uploaded or deposited to the ODE from the connected vehicles (CV) and the road-side units (RSU) is encoded in ASN.1 format. In order for the ODE to utilize the data, it must be able to decode the data from ASN.1 format into a more generic format, in this case Plain Old Java Objects (POJOs). </w:t>
      </w:r>
      <w:r w:rsidR="00E533B4">
        <w:t xml:space="preserve">ODE utilizes an open-source ASN.1 codec library provided on GitHub at </w:t>
      </w:r>
      <w:hyperlink r:id="rId28" w:history="1">
        <w:r w:rsidR="00E533B4" w:rsidRPr="00E438C9">
          <w:rPr>
            <w:rStyle w:val="Hyperlink"/>
          </w:rPr>
          <w:t>https://github.com/vlm/asn1c</w:t>
        </w:r>
      </w:hyperlink>
      <w:r w:rsidR="00E533B4">
        <w:t xml:space="preserve"> . ODE team has built a standalone C/C++ module that uses this library to perform all required encoding and decoding needs of the application. The module is a submodule of ODE, also provided on GitHub: </w:t>
      </w:r>
      <w:hyperlink r:id="rId29" w:history="1">
        <w:r w:rsidR="00E533B4" w:rsidRPr="00E438C9">
          <w:rPr>
            <w:rStyle w:val="Hyperlink"/>
          </w:rPr>
          <w:t>https://github.com/usdot-jpo-ode/asn1_codec</w:t>
        </w:r>
      </w:hyperlink>
      <w:r w:rsidR="00E533B4">
        <w:t xml:space="preserve"> </w:t>
      </w:r>
    </w:p>
    <w:p w14:paraId="2D262D1C" w14:textId="2E5823F7" w:rsidR="00C110E9" w:rsidRDefault="00C110E9" w:rsidP="006A5B50">
      <w:pPr>
        <w:pStyle w:val="Heading3"/>
      </w:pPr>
      <w:bookmarkStart w:id="32" w:name="_Toc462052243"/>
      <w:bookmarkStart w:id="33" w:name="_Toc181300"/>
      <w:r w:rsidRPr="00211532">
        <w:t>Build</w:t>
      </w:r>
      <w:r w:rsidR="00671FAC">
        <w:t xml:space="preserve"> and Deploy</w:t>
      </w:r>
      <w:r w:rsidRPr="00211532">
        <w:t xml:space="preserve"> Procedure</w:t>
      </w:r>
      <w:bookmarkEnd w:id="32"/>
      <w:bookmarkEnd w:id="33"/>
    </w:p>
    <w:p w14:paraId="1142C3CA" w14:textId="543C9146" w:rsidR="00671FAC" w:rsidRPr="00671FAC" w:rsidRDefault="00671FAC" w:rsidP="00671FAC">
      <w:r>
        <w:t>Follow the steps in jpo-ode/README.md Getting Started guide for building and deploying the JPO-ODE services.</w:t>
      </w:r>
    </w:p>
    <w:p w14:paraId="65F448AD" w14:textId="40ECED32" w:rsidR="00C26C45" w:rsidRDefault="0088060F" w:rsidP="0088060F">
      <w:pPr>
        <w:pStyle w:val="Heading3"/>
        <w:rPr>
          <w:b/>
        </w:rPr>
      </w:pPr>
      <w:bookmarkStart w:id="34" w:name="_Toc462052259"/>
      <w:bookmarkStart w:id="35" w:name="_Ref489003471"/>
      <w:bookmarkStart w:id="36" w:name="_Toc181301"/>
      <w:bookmarkEnd w:id="31"/>
      <w:r>
        <w:t xml:space="preserve">ODE </w:t>
      </w:r>
      <w:bookmarkEnd w:id="34"/>
      <w:r>
        <w:t>Application Properties</w:t>
      </w:r>
      <w:bookmarkEnd w:id="35"/>
      <w:bookmarkEnd w:id="36"/>
    </w:p>
    <w:p w14:paraId="4E098C32" w14:textId="51D86BEA" w:rsidR="00C26C45" w:rsidRDefault="0088060F" w:rsidP="00C26C45">
      <w:r>
        <w:t>JPO ODE configuration can be modified in a number of ways.</w:t>
      </w:r>
    </w:p>
    <w:p w14:paraId="21ABAB54" w14:textId="31B209C5" w:rsidR="0088060F" w:rsidRDefault="0088060F" w:rsidP="006820F5">
      <w:pPr>
        <w:pStyle w:val="ListParagraph"/>
        <w:numPr>
          <w:ilvl w:val="0"/>
          <w:numId w:val="17"/>
        </w:numPr>
      </w:pPr>
      <w:r>
        <w:t xml:space="preserve">You can </w:t>
      </w:r>
      <w:r w:rsidR="00CA712F">
        <w:t>specify the configur</w:t>
      </w:r>
      <w:r w:rsidR="00E916A3">
        <w:t>ation parameters in a file named</w:t>
      </w:r>
      <w:r w:rsidR="00CA712F">
        <w:t xml:space="preserve"> </w:t>
      </w:r>
      <w:proofErr w:type="spellStart"/>
      <w:proofErr w:type="gramStart"/>
      <w:r w:rsidR="00CA712F" w:rsidRPr="00CA712F">
        <w:rPr>
          <w:i/>
        </w:rPr>
        <w:t>application.properties</w:t>
      </w:r>
      <w:proofErr w:type="spellEnd"/>
      <w:proofErr w:type="gramEnd"/>
      <w:r w:rsidR="00CA712F">
        <w:t xml:space="preserve"> located in the </w:t>
      </w:r>
      <w:r w:rsidR="00E916A3">
        <w:t>same directory from which the application is launched.</w:t>
      </w:r>
    </w:p>
    <w:p w14:paraId="307515EB" w14:textId="77777777" w:rsidR="008B218F" w:rsidRPr="00CE6C37" w:rsidRDefault="00E916A3" w:rsidP="008B218F">
      <w:pPr>
        <w:pStyle w:val="ListParagraph"/>
        <w:numPr>
          <w:ilvl w:val="0"/>
          <w:numId w:val="17"/>
        </w:numPr>
      </w:pPr>
      <w:r>
        <w:t xml:space="preserve">You may specify properties as command line options in the form of </w:t>
      </w:r>
      <w:r w:rsidRPr="00E916A3">
        <w:rPr>
          <w:i/>
        </w:rPr>
        <w:t>--</w:t>
      </w:r>
      <w:proofErr w:type="spellStart"/>
      <w:proofErr w:type="gramStart"/>
      <w:r w:rsidRPr="00E916A3">
        <w:rPr>
          <w:i/>
        </w:rPr>
        <w:t>ode.</w:t>
      </w:r>
      <w:r>
        <w:rPr>
          <w:i/>
        </w:rPr>
        <w:t>propertyName</w:t>
      </w:r>
      <w:proofErr w:type="spellEnd"/>
      <w:proofErr w:type="gramEnd"/>
      <w:r w:rsidR="00A07598">
        <w:rPr>
          <w:i/>
        </w:rPr>
        <w:t>=</w:t>
      </w:r>
      <w:proofErr w:type="spellStart"/>
      <w:r>
        <w:rPr>
          <w:i/>
        </w:rPr>
        <w:t>propertyV</w:t>
      </w:r>
      <w:r w:rsidRPr="00E916A3">
        <w:rPr>
          <w:i/>
        </w:rPr>
        <w:t>alue</w:t>
      </w:r>
      <w:proofErr w:type="spellEnd"/>
      <w:r w:rsidR="008B218F">
        <w:rPr>
          <w:iCs/>
        </w:rPr>
        <w:t xml:space="preserve">. For example, add </w:t>
      </w:r>
      <w:proofErr w:type="spellStart"/>
      <w:r w:rsidR="008B218F">
        <w:rPr>
          <w:iCs/>
        </w:rPr>
        <w:t>ode.DdsCasUsername</w:t>
      </w:r>
      <w:proofErr w:type="spellEnd"/>
      <w:r w:rsidR="008B218F">
        <w:rPr>
          <w:iCs/>
        </w:rPr>
        <w:t>=</w:t>
      </w:r>
      <w:proofErr w:type="spellStart"/>
      <w:r w:rsidR="008B218F">
        <w:rPr>
          <w:iCs/>
        </w:rPr>
        <w:t>fred.flintstone@stone.age</w:t>
      </w:r>
      <w:proofErr w:type="spellEnd"/>
    </w:p>
    <w:p w14:paraId="162D8ED4" w14:textId="724868BC" w:rsidR="00E916A3" w:rsidRPr="00E916A3" w:rsidRDefault="008B218F" w:rsidP="00E811E3">
      <w:pPr>
        <w:pStyle w:val="ListParagraph"/>
        <w:numPr>
          <w:ilvl w:val="0"/>
          <w:numId w:val="17"/>
        </w:numPr>
      </w:pPr>
      <w:r>
        <w:rPr>
          <w:iCs/>
        </w:rPr>
        <w:t xml:space="preserve">You may </w:t>
      </w:r>
      <w:r>
        <w:t xml:space="preserve">specify properties as system environment variables in the form of </w:t>
      </w:r>
      <w:proofErr w:type="spellStart"/>
      <w:r w:rsidRPr="00CE6C37">
        <w:rPr>
          <w:i/>
        </w:rPr>
        <w:t>ode.DdsCasUsername</w:t>
      </w:r>
      <w:proofErr w:type="spellEnd"/>
      <w:r w:rsidRPr="00CE6C37">
        <w:rPr>
          <w:i/>
        </w:rPr>
        <w:t>=</w:t>
      </w:r>
      <w:proofErr w:type="spellStart"/>
      <w:r w:rsidRPr="00CE6C37">
        <w:rPr>
          <w:i/>
        </w:rPr>
        <w:t>fred.flintstone@stone.age</w:t>
      </w:r>
      <w:proofErr w:type="spellEnd"/>
      <w:r>
        <w:rPr>
          <w:i/>
        </w:rPr>
        <w:t>.</w:t>
      </w:r>
    </w:p>
    <w:p w14:paraId="6434F2B6" w14:textId="4FC5D8DA" w:rsidR="00E916A3" w:rsidRDefault="00E916A3" w:rsidP="009522E0">
      <w:r>
        <w:t xml:space="preserve">Other properties not </w:t>
      </w:r>
      <w:r w:rsidR="009522E0">
        <w:t>specific to the ODE can also be defin</w:t>
      </w:r>
      <w:r>
        <w:t xml:space="preserve">ed </w:t>
      </w:r>
      <w:r w:rsidR="009522E0">
        <w:t xml:space="preserve">in </w:t>
      </w:r>
      <w:r w:rsidR="00CB08F3">
        <w:t>a</w:t>
      </w:r>
      <w:r w:rsidR="009522E0">
        <w:t xml:space="preserve"> </w:t>
      </w:r>
      <w:r w:rsidR="00CB08F3">
        <w:t>similar</w:t>
      </w:r>
      <w:r w:rsidR="009522E0">
        <w:t xml:space="preserve"> way</w:t>
      </w:r>
      <w:r w:rsidR="00CB08F3">
        <w:t xml:space="preserve"> but without the </w:t>
      </w:r>
      <w:r w:rsidR="00CB08F3">
        <w:rPr>
          <w:i/>
        </w:rPr>
        <w:t>ode</w:t>
      </w:r>
      <w:r w:rsidR="00CB08F3">
        <w:t xml:space="preserve"> prefix</w:t>
      </w:r>
      <w:r w:rsidR="009522E0">
        <w:t xml:space="preserve">. </w:t>
      </w:r>
    </w:p>
    <w:p w14:paraId="32690F74" w14:textId="15A28A6B" w:rsidR="00E916A3" w:rsidRDefault="00E916A3" w:rsidP="00E916A3">
      <w:r>
        <w:t xml:space="preserve">Current ODE properties and their default are defined in </w:t>
      </w:r>
      <w:proofErr w:type="spellStart"/>
      <w:r>
        <w:t>OdeProperties</w:t>
      </w:r>
      <w:proofErr w:type="spellEnd"/>
      <w:r>
        <w:t xml:space="preserve"> class. The property name is the name of the </w:t>
      </w:r>
      <w:proofErr w:type="spellStart"/>
      <w:r w:rsidR="00A07598">
        <w:t>OdeProperties</w:t>
      </w:r>
      <w:proofErr w:type="spellEnd"/>
      <w:r w:rsidR="00A07598">
        <w:t xml:space="preserve"> class </w:t>
      </w:r>
      <w:r>
        <w:t>instance parameter</w:t>
      </w:r>
      <w:r w:rsidR="00CB08F3">
        <w:t>.</w:t>
      </w:r>
    </w:p>
    <w:p w14:paraId="17A4DA3B" w14:textId="77777777" w:rsidR="00D4195B" w:rsidRDefault="00D4195B" w:rsidP="00E916A3">
      <w:pPr>
        <w:sectPr w:rsidR="00D4195B" w:rsidSect="00A956BC">
          <w:footerReference w:type="default" r:id="rId30"/>
          <w:pgSz w:w="12240" w:h="15840"/>
          <w:pgMar w:top="1440" w:right="1440" w:bottom="1440" w:left="1440" w:header="720" w:footer="720" w:gutter="0"/>
          <w:cols w:space="720"/>
          <w:docGrid w:linePitch="299"/>
        </w:sectPr>
      </w:pPr>
    </w:p>
    <w:p w14:paraId="2A54B51E" w14:textId="77777777" w:rsidR="00D4195B" w:rsidRDefault="00D4195B" w:rsidP="00E916A3"/>
    <w:p w14:paraId="4FF2BA83" w14:textId="195307E5" w:rsidR="00C26C45" w:rsidRDefault="00CB08F3" w:rsidP="00CB08F3">
      <w:r>
        <w:t>The following table d</w:t>
      </w:r>
      <w:r w:rsidR="00C26C45">
        <w:t xml:space="preserve">escribes </w:t>
      </w:r>
      <w:r>
        <w:t>all the ODE properties currently available. </w:t>
      </w:r>
    </w:p>
    <w:p w14:paraId="1B2204D3" w14:textId="77777777" w:rsidR="006044F1" w:rsidRDefault="006044F1" w:rsidP="006044F1">
      <w:pPr>
        <w:pStyle w:val="Caption"/>
        <w:keepNext/>
      </w:pPr>
      <w:bookmarkStart w:id="37" w:name="_Ref483487699"/>
      <w:r>
        <w:t xml:space="preserve">Table </w:t>
      </w:r>
      <w:r w:rsidR="00D7429F">
        <w:rPr>
          <w:noProof/>
        </w:rPr>
        <w:fldChar w:fldCharType="begin"/>
      </w:r>
      <w:r w:rsidR="00D7429F">
        <w:rPr>
          <w:noProof/>
        </w:rPr>
        <w:instrText xml:space="preserve"> SEQ Table \* ARABIC </w:instrText>
      </w:r>
      <w:r w:rsidR="00D7429F">
        <w:rPr>
          <w:noProof/>
        </w:rPr>
        <w:fldChar w:fldCharType="separate"/>
      </w:r>
      <w:r>
        <w:rPr>
          <w:noProof/>
        </w:rPr>
        <w:t>1</w:t>
      </w:r>
      <w:r w:rsidR="00D7429F">
        <w:rPr>
          <w:noProof/>
        </w:rPr>
        <w:fldChar w:fldCharType="end"/>
      </w:r>
      <w:r>
        <w:t xml:space="preserve"> - ODE Application Properties</w:t>
      </w:r>
      <w:bookmarkEnd w:id="37"/>
    </w:p>
    <w:tbl>
      <w:tblPr>
        <w:tblStyle w:val="GridTable4-Accent11"/>
        <w:tblW w:w="13045" w:type="dxa"/>
        <w:tblLayout w:type="fixed"/>
        <w:tblLook w:val="04A0" w:firstRow="1" w:lastRow="0" w:firstColumn="1" w:lastColumn="0" w:noHBand="0" w:noVBand="1"/>
      </w:tblPr>
      <w:tblGrid>
        <w:gridCol w:w="3775"/>
        <w:gridCol w:w="3330"/>
        <w:gridCol w:w="1170"/>
        <w:gridCol w:w="4770"/>
      </w:tblGrid>
      <w:tr w:rsidR="00D6784D" w14:paraId="7516CDAA" w14:textId="77777777" w:rsidTr="002F74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775" w:type="dxa"/>
            <w:hideMark/>
          </w:tcPr>
          <w:p w14:paraId="09BC081B" w14:textId="77777777" w:rsidR="00D6784D" w:rsidRDefault="00D6784D" w:rsidP="00D6784D">
            <w:pPr>
              <w:jc w:val="center"/>
              <w:rPr>
                <w:b w:val="0"/>
                <w:bCs w:val="0"/>
              </w:rPr>
            </w:pPr>
            <w:r>
              <w:t>Name</w:t>
            </w:r>
          </w:p>
        </w:tc>
        <w:tc>
          <w:tcPr>
            <w:tcW w:w="3330" w:type="dxa"/>
          </w:tcPr>
          <w:p w14:paraId="0D8F9D8C"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pPr>
            <w:r>
              <w:t>Default Value</w:t>
            </w:r>
          </w:p>
        </w:tc>
        <w:tc>
          <w:tcPr>
            <w:tcW w:w="1170" w:type="dxa"/>
          </w:tcPr>
          <w:p w14:paraId="599BBE01"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pPr>
            <w:r>
              <w:t>Required</w:t>
            </w:r>
          </w:p>
        </w:tc>
        <w:tc>
          <w:tcPr>
            <w:tcW w:w="4770" w:type="dxa"/>
            <w:hideMark/>
          </w:tcPr>
          <w:p w14:paraId="46D50467"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D6784D" w:rsidRPr="00B900E1" w14:paraId="4E092FD2" w14:textId="77777777" w:rsidTr="002F74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06DCE254" w14:textId="77777777" w:rsidR="00D6784D" w:rsidRPr="006A5B50" w:rsidRDefault="00D6784D" w:rsidP="00D6784D">
            <w:pPr>
              <w:rPr>
                <w:rFonts w:cstheme="minorHAnsi"/>
              </w:rPr>
            </w:pPr>
            <w:proofErr w:type="spellStart"/>
            <w:proofErr w:type="gramStart"/>
            <w:r w:rsidRPr="00395DED">
              <w:rPr>
                <w:rFonts w:cstheme="minorHAnsi"/>
              </w:rPr>
              <w:t>ode.kafkaBrokers</w:t>
            </w:r>
            <w:proofErr w:type="spellEnd"/>
            <w:proofErr w:type="gramEnd"/>
          </w:p>
        </w:tc>
        <w:tc>
          <w:tcPr>
            <w:tcW w:w="3330" w:type="dxa"/>
          </w:tcPr>
          <w:p w14:paraId="62E375D3" w14:textId="77777777" w:rsidR="00D6784D" w:rsidRPr="00A811FA" w:rsidRDefault="00D6784D" w:rsidP="00D6784D">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$DOCKER_HOST_IP:9092</w:t>
            </w:r>
          </w:p>
        </w:tc>
        <w:tc>
          <w:tcPr>
            <w:tcW w:w="1170" w:type="dxa"/>
          </w:tcPr>
          <w:p w14:paraId="4B2BFA2A" w14:textId="77777777" w:rsidR="00D6784D" w:rsidRPr="00A811FA" w:rsidRDefault="00D6784D" w:rsidP="00D6784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X</w:t>
            </w:r>
          </w:p>
        </w:tc>
        <w:tc>
          <w:tcPr>
            <w:tcW w:w="4770" w:type="dxa"/>
          </w:tcPr>
          <w:p w14:paraId="71290747" w14:textId="77777777" w:rsidR="00D6784D" w:rsidRPr="00A811FA" w:rsidRDefault="00D6784D" w:rsidP="00D6784D">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 xml:space="preserve">List of </w:t>
            </w:r>
            <w:proofErr w:type="spellStart"/>
            <w:r w:rsidRPr="00A811FA">
              <w:rPr>
                <w:rFonts w:cstheme="minorHAnsi"/>
              </w:rPr>
              <w:t>kafka</w:t>
            </w:r>
            <w:proofErr w:type="spellEnd"/>
            <w:r w:rsidRPr="00A811FA">
              <w:rPr>
                <w:rFonts w:cstheme="minorHAnsi"/>
              </w:rPr>
              <w:t xml:space="preserve"> brokers and ports</w:t>
            </w:r>
          </w:p>
        </w:tc>
      </w:tr>
      <w:tr w:rsidR="00D6784D" w:rsidRPr="00B900E1" w14:paraId="345849CA" w14:textId="77777777" w:rsidTr="002F74C6">
        <w:tc>
          <w:tcPr>
            <w:cnfStyle w:val="001000000000" w:firstRow="0" w:lastRow="0" w:firstColumn="1" w:lastColumn="0" w:oddVBand="0" w:evenVBand="0" w:oddHBand="0" w:evenHBand="0" w:firstRowFirstColumn="0" w:firstRowLastColumn="0" w:lastRowFirstColumn="0" w:lastRowLastColumn="0"/>
            <w:tcW w:w="3775" w:type="dxa"/>
          </w:tcPr>
          <w:p w14:paraId="517C5D09" w14:textId="77777777" w:rsidR="00D6784D" w:rsidRPr="006A5B50" w:rsidRDefault="00D6784D" w:rsidP="00D6784D">
            <w:pPr>
              <w:rPr>
                <w:rFonts w:cstheme="minorHAnsi"/>
              </w:rPr>
            </w:pPr>
            <w:proofErr w:type="spellStart"/>
            <w:proofErr w:type="gramStart"/>
            <w:r w:rsidRPr="00395DED">
              <w:rPr>
                <w:rFonts w:cstheme="minorHAnsi"/>
              </w:rPr>
              <w:t>ode.uploadLocationRoot</w:t>
            </w:r>
            <w:proofErr w:type="spellEnd"/>
            <w:proofErr w:type="gramEnd"/>
          </w:p>
        </w:tc>
        <w:tc>
          <w:tcPr>
            <w:tcW w:w="3330" w:type="dxa"/>
          </w:tcPr>
          <w:p w14:paraId="2B0A02A1" w14:textId="77777777" w:rsidR="00D6784D" w:rsidRPr="00A811FA" w:rsidRDefault="00D6784D" w:rsidP="00D6784D">
            <w:pPr>
              <w:cnfStyle w:val="000000000000" w:firstRow="0" w:lastRow="0" w:firstColumn="0" w:lastColumn="0" w:oddVBand="0" w:evenVBand="0" w:oddHBand="0" w:evenHBand="0" w:firstRowFirstColumn="0" w:firstRowLastColumn="0" w:lastRowFirstColumn="0" w:lastRowLastColumn="0"/>
              <w:rPr>
                <w:rFonts w:cstheme="minorHAnsi"/>
              </w:rPr>
            </w:pPr>
            <w:proofErr w:type="gramStart"/>
            <w:r w:rsidRPr="00A811FA">
              <w:rPr>
                <w:rFonts w:cstheme="minorHAnsi"/>
              </w:rPr>
              <w:t>./</w:t>
            </w:r>
            <w:proofErr w:type="gramEnd"/>
            <w:r w:rsidRPr="00A811FA">
              <w:rPr>
                <w:rFonts w:cstheme="minorHAnsi"/>
              </w:rPr>
              <w:t>uploads</w:t>
            </w:r>
          </w:p>
        </w:tc>
        <w:tc>
          <w:tcPr>
            <w:tcW w:w="1170" w:type="dxa"/>
          </w:tcPr>
          <w:p w14:paraId="3A13A498" w14:textId="77777777" w:rsidR="00D6784D" w:rsidRPr="00A811FA" w:rsidRDefault="00D6784D" w:rsidP="00D6784D">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1E9E2759" w14:textId="77777777" w:rsidR="00D6784D" w:rsidRPr="00A811FA" w:rsidRDefault="00D6784D" w:rsidP="00D6784D">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Location of the shared directory where ODE monitors for files to ingest.</w:t>
            </w:r>
          </w:p>
        </w:tc>
      </w:tr>
      <w:tr w:rsidR="00EC26F5" w:rsidRPr="00B900E1" w14:paraId="30A3A8F3" w14:textId="77777777" w:rsidTr="002F74C6">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775" w:type="dxa"/>
          </w:tcPr>
          <w:p w14:paraId="678CB4B0" w14:textId="558D6499" w:rsidR="00EC26F5" w:rsidRPr="00107B4D" w:rsidRDefault="00EC26F5" w:rsidP="00EC26F5">
            <w:pPr>
              <w:rPr>
                <w:rFonts w:cstheme="minorHAnsi"/>
              </w:rPr>
            </w:pPr>
            <w:proofErr w:type="spellStart"/>
            <w:proofErr w:type="gramStart"/>
            <w:r>
              <w:rPr>
                <w:rFonts w:cstheme="minorHAnsi"/>
              </w:rPr>
              <w:t>ode.</w:t>
            </w:r>
            <w:r w:rsidR="00E533B4" w:rsidRPr="00EC26F5">
              <w:rPr>
                <w:rFonts w:cstheme="minorHAnsi"/>
              </w:rPr>
              <w:t>uploadLocation</w:t>
            </w:r>
            <w:r w:rsidR="00E533B4">
              <w:rPr>
                <w:rFonts w:cstheme="minorHAnsi"/>
              </w:rPr>
              <w:t>ObuLog</w:t>
            </w:r>
            <w:proofErr w:type="spellEnd"/>
            <w:proofErr w:type="gramEnd"/>
          </w:p>
        </w:tc>
        <w:tc>
          <w:tcPr>
            <w:tcW w:w="3330" w:type="dxa"/>
          </w:tcPr>
          <w:p w14:paraId="1BFCAFB0" w14:textId="379F9682"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proofErr w:type="gramStart"/>
            <w:r>
              <w:rPr>
                <w:rFonts w:cstheme="minorHAnsi"/>
              </w:rPr>
              <w:t>./</w:t>
            </w:r>
            <w:proofErr w:type="gramEnd"/>
            <w:r>
              <w:rPr>
                <w:rFonts w:cstheme="minorHAnsi"/>
              </w:rPr>
              <w:t>uploads/</w:t>
            </w:r>
            <w:proofErr w:type="spellStart"/>
            <w:r>
              <w:rPr>
                <w:rFonts w:cstheme="minorHAnsi"/>
              </w:rPr>
              <w:t>bsmlog</w:t>
            </w:r>
            <w:proofErr w:type="spellEnd"/>
          </w:p>
        </w:tc>
        <w:tc>
          <w:tcPr>
            <w:tcW w:w="1170" w:type="dxa"/>
          </w:tcPr>
          <w:p w14:paraId="47ECAE0E"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5DDE34FD" w14:textId="7588A159"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 xml:space="preserve">Specific location for </w:t>
            </w:r>
            <w:r w:rsidR="00E533B4">
              <w:rPr>
                <w:rFonts w:cstheme="minorHAnsi"/>
              </w:rPr>
              <w:t>OBU</w:t>
            </w:r>
            <w:r w:rsidR="00E533B4" w:rsidRPr="00A811FA">
              <w:rPr>
                <w:rFonts w:cstheme="minorHAnsi"/>
              </w:rPr>
              <w:t xml:space="preserve"> </w:t>
            </w:r>
            <w:r>
              <w:rPr>
                <w:rFonts w:cstheme="minorHAnsi"/>
              </w:rPr>
              <w:t xml:space="preserve">log </w:t>
            </w:r>
            <w:r w:rsidRPr="00A811FA">
              <w:rPr>
                <w:rFonts w:cstheme="minorHAnsi"/>
              </w:rPr>
              <w:t>files with header</w:t>
            </w:r>
            <w:r>
              <w:rPr>
                <w:rFonts w:cstheme="minorHAnsi"/>
              </w:rPr>
              <w:t xml:space="preserve"> fields to specify direction, UTC timestamp, and other metadata</w:t>
            </w:r>
          </w:p>
        </w:tc>
      </w:tr>
      <w:tr w:rsidR="00EC26F5" w:rsidRPr="00B900E1" w14:paraId="32DDFF17" w14:textId="77777777" w:rsidTr="002F74C6">
        <w:trPr>
          <w:trHeight w:val="197"/>
        </w:trPr>
        <w:tc>
          <w:tcPr>
            <w:cnfStyle w:val="001000000000" w:firstRow="0" w:lastRow="0" w:firstColumn="1" w:lastColumn="0" w:oddVBand="0" w:evenVBand="0" w:oddHBand="0" w:evenHBand="0" w:firstRowFirstColumn="0" w:firstRowLastColumn="0" w:lastRowFirstColumn="0" w:lastRowLastColumn="0"/>
            <w:tcW w:w="3775" w:type="dxa"/>
          </w:tcPr>
          <w:p w14:paraId="534C6996" w14:textId="102D5E61" w:rsidR="00EC26F5" w:rsidRPr="00107B4D" w:rsidRDefault="00EC26F5" w:rsidP="00EC26F5">
            <w:pPr>
              <w:rPr>
                <w:rFonts w:cstheme="minorHAnsi"/>
              </w:rPr>
            </w:pPr>
            <w:proofErr w:type="spellStart"/>
            <w:proofErr w:type="gramStart"/>
            <w:r w:rsidRPr="00395DED">
              <w:rPr>
                <w:rFonts w:cstheme="minorHAnsi"/>
              </w:rPr>
              <w:t>ode.pluginsLocations</w:t>
            </w:r>
            <w:proofErr w:type="spellEnd"/>
            <w:proofErr w:type="gramEnd"/>
          </w:p>
        </w:tc>
        <w:tc>
          <w:tcPr>
            <w:tcW w:w="3330" w:type="dxa"/>
          </w:tcPr>
          <w:p w14:paraId="357B8FD0" w14:textId="7777777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proofErr w:type="gramStart"/>
            <w:r w:rsidRPr="00A811FA">
              <w:rPr>
                <w:rFonts w:cstheme="minorHAnsi"/>
              </w:rPr>
              <w:t>./</w:t>
            </w:r>
            <w:proofErr w:type="gramEnd"/>
            <w:r w:rsidRPr="00A811FA">
              <w:rPr>
                <w:rFonts w:cstheme="minorHAnsi"/>
              </w:rPr>
              <w:t>plugins</w:t>
            </w:r>
          </w:p>
        </w:tc>
        <w:tc>
          <w:tcPr>
            <w:tcW w:w="1170" w:type="dxa"/>
          </w:tcPr>
          <w:p w14:paraId="6048DCC0" w14:textId="77777777"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6649A8CF" w14:textId="7777777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 xml:space="preserve">Location of the jar files for ODE plugins. </w:t>
            </w:r>
          </w:p>
        </w:tc>
      </w:tr>
      <w:tr w:rsidR="00EC26F5" w:rsidRPr="00B900E1" w14:paraId="525CE710" w14:textId="77777777" w:rsidTr="002F74C6">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775" w:type="dxa"/>
          </w:tcPr>
          <w:p w14:paraId="32B413B2" w14:textId="533BF52D" w:rsidR="00EC26F5" w:rsidRPr="00107B4D" w:rsidRDefault="00EC26F5" w:rsidP="00EC26F5">
            <w:pPr>
              <w:rPr>
                <w:rFonts w:cstheme="minorHAnsi"/>
              </w:rPr>
            </w:pPr>
            <w:proofErr w:type="spellStart"/>
            <w:proofErr w:type="gramStart"/>
            <w:r w:rsidRPr="00395DED">
              <w:rPr>
                <w:rFonts w:cstheme="minorHAnsi"/>
              </w:rPr>
              <w:t>ode.kafkaProducerType</w:t>
            </w:r>
            <w:proofErr w:type="spellEnd"/>
            <w:proofErr w:type="gramEnd"/>
          </w:p>
        </w:tc>
        <w:tc>
          <w:tcPr>
            <w:tcW w:w="3330" w:type="dxa"/>
          </w:tcPr>
          <w:p w14:paraId="41645BBF" w14:textId="77777777"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A811FA">
              <w:rPr>
                <w:rFonts w:cstheme="minorHAnsi"/>
              </w:rPr>
              <w:t>async</w:t>
            </w:r>
            <w:proofErr w:type="spellEnd"/>
          </w:p>
        </w:tc>
        <w:tc>
          <w:tcPr>
            <w:tcW w:w="1170" w:type="dxa"/>
          </w:tcPr>
          <w:p w14:paraId="42207E2F"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7395BC12" w14:textId="70D9D7F6" w:rsidR="00EC26F5" w:rsidRPr="00A811FA" w:rsidRDefault="00D0595A"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Specifies whether publishing to Kafka will be synchronous (i.e. blocking until the data has been persisted) or asynchronous</w:t>
            </w:r>
            <w:r w:rsidR="00976396">
              <w:rPr>
                <w:rFonts w:cstheme="minorHAnsi"/>
              </w:rPr>
              <w:t xml:space="preserve"> (i.e. publish and forget). Valid values are: sync or </w:t>
            </w:r>
            <w:proofErr w:type="spellStart"/>
            <w:r w:rsidR="00976396">
              <w:rPr>
                <w:rFonts w:cstheme="minorHAnsi"/>
              </w:rPr>
              <w:t>async</w:t>
            </w:r>
            <w:proofErr w:type="spellEnd"/>
            <w:r w:rsidR="00976396">
              <w:rPr>
                <w:rFonts w:cstheme="minorHAnsi"/>
              </w:rPr>
              <w:t xml:space="preserve">. Sync will generally be slower but more reliable, </w:t>
            </w:r>
            <w:proofErr w:type="spellStart"/>
            <w:r w:rsidR="00976396">
              <w:rPr>
                <w:rFonts w:cstheme="minorHAnsi"/>
              </w:rPr>
              <w:t>async</w:t>
            </w:r>
            <w:proofErr w:type="spellEnd"/>
            <w:r w:rsidR="00976396">
              <w:rPr>
                <w:rFonts w:cstheme="minorHAnsi"/>
              </w:rPr>
              <w:t xml:space="preserve"> is faster with the risk of losing data if </w:t>
            </w:r>
            <w:proofErr w:type="spellStart"/>
            <w:r w:rsidR="00976396">
              <w:rPr>
                <w:rFonts w:cstheme="minorHAnsi"/>
              </w:rPr>
              <w:t>kafka</w:t>
            </w:r>
            <w:proofErr w:type="spellEnd"/>
            <w:r w:rsidR="00976396">
              <w:rPr>
                <w:rFonts w:cstheme="minorHAnsi"/>
              </w:rPr>
              <w:t xml:space="preserve"> crashes during the write operation.</w:t>
            </w:r>
            <w:r>
              <w:rPr>
                <w:rFonts w:cstheme="minorHAnsi"/>
              </w:rPr>
              <w:t xml:space="preserve"> </w:t>
            </w:r>
          </w:p>
        </w:tc>
      </w:tr>
      <w:tr w:rsidR="00EC26F5" w:rsidRPr="00B900E1" w14:paraId="741193D5" w14:textId="77777777" w:rsidTr="002F74C6">
        <w:trPr>
          <w:trHeight w:val="197"/>
        </w:trPr>
        <w:tc>
          <w:tcPr>
            <w:cnfStyle w:val="001000000000" w:firstRow="0" w:lastRow="0" w:firstColumn="1" w:lastColumn="0" w:oddVBand="0" w:evenVBand="0" w:oddHBand="0" w:evenHBand="0" w:firstRowFirstColumn="0" w:firstRowLastColumn="0" w:lastRowFirstColumn="0" w:lastRowLastColumn="0"/>
            <w:tcW w:w="3775" w:type="dxa"/>
          </w:tcPr>
          <w:p w14:paraId="511939A3" w14:textId="3E39AD0B" w:rsidR="00EC26F5" w:rsidRPr="00107B4D" w:rsidRDefault="00EC26F5" w:rsidP="00EC26F5">
            <w:pPr>
              <w:rPr>
                <w:rFonts w:cstheme="minorHAnsi"/>
              </w:rPr>
            </w:pPr>
            <w:proofErr w:type="spellStart"/>
            <w:proofErr w:type="gramStart"/>
            <w:r w:rsidRPr="00395DED">
              <w:rPr>
                <w:rFonts w:cstheme="minorHAnsi"/>
              </w:rPr>
              <w:t>ode.ddsCasUsername</w:t>
            </w:r>
            <w:proofErr w:type="spellEnd"/>
            <w:proofErr w:type="gramEnd"/>
          </w:p>
        </w:tc>
        <w:tc>
          <w:tcPr>
            <w:tcW w:w="3330" w:type="dxa"/>
          </w:tcPr>
          <w:p w14:paraId="4FC50079" w14:textId="54043664"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null</w:t>
            </w:r>
          </w:p>
        </w:tc>
        <w:tc>
          <w:tcPr>
            <w:tcW w:w="1170" w:type="dxa"/>
          </w:tcPr>
          <w:p w14:paraId="53B00F20" w14:textId="77777777"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X</w:t>
            </w:r>
          </w:p>
        </w:tc>
        <w:tc>
          <w:tcPr>
            <w:tcW w:w="4770" w:type="dxa"/>
          </w:tcPr>
          <w:p w14:paraId="2441316B" w14:textId="7777777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Username to be used for authentication when interfacing with Situation Data Warehouse</w:t>
            </w:r>
          </w:p>
        </w:tc>
      </w:tr>
      <w:tr w:rsidR="00EC26F5" w:rsidRPr="00B900E1" w14:paraId="447E6F86" w14:textId="77777777" w:rsidTr="002F74C6">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775" w:type="dxa"/>
          </w:tcPr>
          <w:p w14:paraId="61615AE6" w14:textId="45B055D7" w:rsidR="00EC26F5" w:rsidRPr="00107B4D" w:rsidRDefault="00EC26F5" w:rsidP="00EC26F5">
            <w:pPr>
              <w:rPr>
                <w:rFonts w:cstheme="minorHAnsi"/>
              </w:rPr>
            </w:pPr>
            <w:proofErr w:type="spellStart"/>
            <w:proofErr w:type="gramStart"/>
            <w:r w:rsidRPr="00395DED">
              <w:rPr>
                <w:rFonts w:cstheme="minorHAnsi"/>
              </w:rPr>
              <w:t>ode.ddsCasPassword</w:t>
            </w:r>
            <w:proofErr w:type="spellEnd"/>
            <w:proofErr w:type="gramEnd"/>
          </w:p>
        </w:tc>
        <w:tc>
          <w:tcPr>
            <w:tcW w:w="3330" w:type="dxa"/>
          </w:tcPr>
          <w:p w14:paraId="6EE90198" w14:textId="084FA59C"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null</w:t>
            </w:r>
          </w:p>
        </w:tc>
        <w:tc>
          <w:tcPr>
            <w:tcW w:w="1170" w:type="dxa"/>
          </w:tcPr>
          <w:p w14:paraId="7BEF0E77"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X</w:t>
            </w:r>
          </w:p>
        </w:tc>
        <w:tc>
          <w:tcPr>
            <w:tcW w:w="4770" w:type="dxa"/>
          </w:tcPr>
          <w:p w14:paraId="1D0ADAF3" w14:textId="77777777"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Password to be used for authentication when interfacing with Situation Data Warehouse (SDW)</w:t>
            </w:r>
          </w:p>
        </w:tc>
      </w:tr>
      <w:tr w:rsidR="00EC26F5" w:rsidRPr="00B900E1" w14:paraId="286A5703" w14:textId="77777777" w:rsidTr="002F74C6">
        <w:trPr>
          <w:trHeight w:val="197"/>
        </w:trPr>
        <w:tc>
          <w:tcPr>
            <w:cnfStyle w:val="001000000000" w:firstRow="0" w:lastRow="0" w:firstColumn="1" w:lastColumn="0" w:oddVBand="0" w:evenVBand="0" w:oddHBand="0" w:evenHBand="0" w:firstRowFirstColumn="0" w:firstRowLastColumn="0" w:lastRowFirstColumn="0" w:lastRowLastColumn="0"/>
            <w:tcW w:w="3775" w:type="dxa"/>
          </w:tcPr>
          <w:p w14:paraId="418939F4" w14:textId="18D9E097" w:rsidR="00EC26F5" w:rsidRPr="00107B4D" w:rsidRDefault="00EC26F5" w:rsidP="00EC26F5">
            <w:pPr>
              <w:rPr>
                <w:rFonts w:cstheme="minorHAnsi"/>
              </w:rPr>
            </w:pPr>
            <w:proofErr w:type="spellStart"/>
            <w:proofErr w:type="gramStart"/>
            <w:r w:rsidRPr="00395DED">
              <w:rPr>
                <w:rFonts w:cstheme="minorHAnsi"/>
              </w:rPr>
              <w:t>ode.ddsCasUrl</w:t>
            </w:r>
            <w:proofErr w:type="spellEnd"/>
            <w:proofErr w:type="gramEnd"/>
          </w:p>
        </w:tc>
        <w:tc>
          <w:tcPr>
            <w:tcW w:w="3330" w:type="dxa"/>
          </w:tcPr>
          <w:p w14:paraId="48810A0D" w14:textId="56D00E87" w:rsidR="00EC26F5" w:rsidRPr="00A811FA" w:rsidRDefault="001308FA"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1308FA">
              <w:rPr>
                <w:rFonts w:cstheme="minorHAnsi"/>
              </w:rPr>
              <w:t>https://cas.cvmvp.com/accounts/v1/tickets</w:t>
            </w:r>
          </w:p>
        </w:tc>
        <w:tc>
          <w:tcPr>
            <w:tcW w:w="1170" w:type="dxa"/>
          </w:tcPr>
          <w:p w14:paraId="196B6858" w14:textId="77777777"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488EC6B8" w14:textId="7777777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URL of the US DOT security server.</w:t>
            </w:r>
          </w:p>
        </w:tc>
      </w:tr>
      <w:tr w:rsidR="00EC26F5" w:rsidRPr="00B900E1" w14:paraId="18C99E9A" w14:textId="77777777" w:rsidTr="002F74C6">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775" w:type="dxa"/>
          </w:tcPr>
          <w:p w14:paraId="1298E396" w14:textId="347B9FAC" w:rsidR="00EC26F5" w:rsidRPr="00107B4D" w:rsidRDefault="00EC26F5" w:rsidP="00EC26F5">
            <w:pPr>
              <w:rPr>
                <w:rFonts w:cstheme="minorHAnsi"/>
              </w:rPr>
            </w:pPr>
            <w:proofErr w:type="spellStart"/>
            <w:proofErr w:type="gramStart"/>
            <w:r w:rsidRPr="00395DED">
              <w:rPr>
                <w:rFonts w:cstheme="minorHAnsi"/>
              </w:rPr>
              <w:t>ode.ddsWebsocketUrl</w:t>
            </w:r>
            <w:proofErr w:type="spellEnd"/>
            <w:proofErr w:type="gramEnd"/>
          </w:p>
        </w:tc>
        <w:tc>
          <w:tcPr>
            <w:tcW w:w="3330" w:type="dxa"/>
          </w:tcPr>
          <w:p w14:paraId="0E5FAEA3" w14:textId="06CA3A52" w:rsidR="00EC26F5" w:rsidRPr="00A811FA" w:rsidRDefault="001308FA"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1308FA">
              <w:rPr>
                <w:rFonts w:cstheme="minorHAnsi"/>
              </w:rPr>
              <w:t>wss://webapp.cvmvp.com/whtools/websocket</w:t>
            </w:r>
          </w:p>
        </w:tc>
        <w:tc>
          <w:tcPr>
            <w:tcW w:w="1170" w:type="dxa"/>
          </w:tcPr>
          <w:p w14:paraId="07BB5F16"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3A3B877D" w14:textId="77777777"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 xml:space="preserve">URL of the US DOT SDW </w:t>
            </w:r>
            <w:proofErr w:type="spellStart"/>
            <w:r w:rsidRPr="00A811FA">
              <w:rPr>
                <w:rFonts w:cstheme="minorHAnsi"/>
              </w:rPr>
              <w:t>WebSockets</w:t>
            </w:r>
            <w:proofErr w:type="spellEnd"/>
            <w:r w:rsidRPr="00A811FA">
              <w:rPr>
                <w:rFonts w:cstheme="minorHAnsi"/>
              </w:rPr>
              <w:t xml:space="preserve"> API</w:t>
            </w:r>
          </w:p>
        </w:tc>
      </w:tr>
      <w:tr w:rsidR="00EC26F5" w:rsidRPr="00B900E1" w14:paraId="7ABA52BC"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6088D4D0" w14:textId="19982ACC" w:rsidR="00EC26F5" w:rsidRPr="00A811FA" w:rsidRDefault="00EC26F5" w:rsidP="00EC26F5">
            <w:pPr>
              <w:rPr>
                <w:rFonts w:cstheme="minorHAnsi"/>
                <w:b w:val="0"/>
              </w:rPr>
            </w:pPr>
            <w:proofErr w:type="spellStart"/>
            <w:proofErr w:type="gramStart"/>
            <w:r w:rsidRPr="00A811FA">
              <w:rPr>
                <w:rFonts w:cstheme="minorHAnsi"/>
              </w:rPr>
              <w:t>ode.caCertPath</w:t>
            </w:r>
            <w:proofErr w:type="spellEnd"/>
            <w:proofErr w:type="gramEnd"/>
          </w:p>
          <w:p w14:paraId="4EF75EF3" w14:textId="2EA3086C" w:rsidR="00EC26F5" w:rsidRPr="00A811FA" w:rsidDel="00517F74" w:rsidRDefault="00EC26F5" w:rsidP="00EC26F5">
            <w:pPr>
              <w:rPr>
                <w:rFonts w:cstheme="minorHAnsi"/>
                <w:b w:val="0"/>
              </w:rPr>
            </w:pPr>
          </w:p>
        </w:tc>
        <w:tc>
          <w:tcPr>
            <w:tcW w:w="3330" w:type="dxa"/>
          </w:tcPr>
          <w:p w14:paraId="0302634D" w14:textId="5FC0D6A6" w:rsidR="00EC26F5" w:rsidRPr="00A811FA" w:rsidDel="00517F74"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null</w:t>
            </w:r>
          </w:p>
        </w:tc>
        <w:tc>
          <w:tcPr>
            <w:tcW w:w="1170" w:type="dxa"/>
          </w:tcPr>
          <w:p w14:paraId="0DA83E58" w14:textId="1E85BE1D"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X</w:t>
            </w:r>
          </w:p>
        </w:tc>
        <w:tc>
          <w:tcPr>
            <w:tcW w:w="4770" w:type="dxa"/>
          </w:tcPr>
          <w:p w14:paraId="0A6C6062" w14:textId="44FB2F0A" w:rsidR="00EC26F5" w:rsidRPr="00A811FA" w:rsidDel="00517F74"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path/to/</w:t>
            </w:r>
            <w:proofErr w:type="spellStart"/>
            <w:r w:rsidRPr="00A811FA">
              <w:rPr>
                <w:rFonts w:cstheme="minorHAnsi"/>
              </w:rPr>
              <w:t>CaCertFile</w:t>
            </w:r>
            <w:proofErr w:type="spellEnd"/>
            <w:r w:rsidRPr="00A811FA">
              <w:rPr>
                <w:rFonts w:cstheme="minorHAnsi"/>
              </w:rPr>
              <w:t xml:space="preserve"> or define </w:t>
            </w:r>
            <w:proofErr w:type="spellStart"/>
            <w:r w:rsidRPr="00A811FA">
              <w:rPr>
                <w:rFonts w:cstheme="minorHAnsi"/>
              </w:rPr>
              <w:t>env</w:t>
            </w:r>
            <w:proofErr w:type="spellEnd"/>
            <w:r w:rsidRPr="00A811FA">
              <w:rPr>
                <w:rFonts w:cstheme="minorHAnsi"/>
              </w:rPr>
              <w:t xml:space="preserve"> variable ${ODE_CA_CERT_PATH}</w:t>
            </w:r>
          </w:p>
        </w:tc>
      </w:tr>
      <w:tr w:rsidR="00EC26F5" w:rsidRPr="00B900E1" w14:paraId="0582E885" w14:textId="77777777" w:rsidTr="002F74C6">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249C72FE" w14:textId="1F0E402C" w:rsidR="00EC26F5" w:rsidRPr="00A811FA" w:rsidRDefault="00EC26F5" w:rsidP="00EC26F5">
            <w:pPr>
              <w:rPr>
                <w:rFonts w:cstheme="minorHAnsi"/>
                <w:b w:val="0"/>
              </w:rPr>
            </w:pPr>
            <w:proofErr w:type="spellStart"/>
            <w:proofErr w:type="gramStart"/>
            <w:r w:rsidRPr="00A811FA">
              <w:rPr>
                <w:rFonts w:cstheme="minorHAnsi"/>
              </w:rPr>
              <w:t>ode.selfCertPath</w:t>
            </w:r>
            <w:proofErr w:type="spellEnd"/>
            <w:proofErr w:type="gramEnd"/>
          </w:p>
        </w:tc>
        <w:tc>
          <w:tcPr>
            <w:tcW w:w="3330" w:type="dxa"/>
          </w:tcPr>
          <w:p w14:paraId="20F44282" w14:textId="6A2C9534" w:rsidR="00EC26F5" w:rsidRPr="00A811FA" w:rsidDel="00517F74"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null</w:t>
            </w:r>
          </w:p>
        </w:tc>
        <w:tc>
          <w:tcPr>
            <w:tcW w:w="1170" w:type="dxa"/>
          </w:tcPr>
          <w:p w14:paraId="55A82C99" w14:textId="33EBFC5B"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X</w:t>
            </w:r>
          </w:p>
        </w:tc>
        <w:tc>
          <w:tcPr>
            <w:tcW w:w="4770" w:type="dxa"/>
          </w:tcPr>
          <w:p w14:paraId="2FC3CC57" w14:textId="0A5BE320"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path/to/</w:t>
            </w:r>
            <w:proofErr w:type="spellStart"/>
            <w:r w:rsidRPr="00A811FA">
              <w:rPr>
                <w:rFonts w:cstheme="minorHAnsi"/>
              </w:rPr>
              <w:t>selfCertFile</w:t>
            </w:r>
            <w:proofErr w:type="spellEnd"/>
            <w:r w:rsidRPr="00A811FA">
              <w:rPr>
                <w:rFonts w:cstheme="minorHAnsi"/>
              </w:rPr>
              <w:t xml:space="preserve"> or define </w:t>
            </w:r>
            <w:proofErr w:type="spellStart"/>
            <w:r w:rsidRPr="00A811FA">
              <w:rPr>
                <w:rFonts w:cstheme="minorHAnsi"/>
              </w:rPr>
              <w:t>env</w:t>
            </w:r>
            <w:proofErr w:type="spellEnd"/>
            <w:r w:rsidRPr="00A811FA">
              <w:rPr>
                <w:rFonts w:cstheme="minorHAnsi"/>
              </w:rPr>
              <w:t xml:space="preserve"> variable ${ODE_SELF_CERT_PATH}</w:t>
            </w:r>
          </w:p>
        </w:tc>
      </w:tr>
      <w:tr w:rsidR="00EC26F5" w:rsidRPr="00B900E1" w14:paraId="37990281"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5F40EF41" w14:textId="050AD0A4" w:rsidR="00EC26F5" w:rsidRPr="00A811FA" w:rsidRDefault="00EC26F5" w:rsidP="00EC26F5">
            <w:pPr>
              <w:rPr>
                <w:rFonts w:cstheme="minorHAnsi"/>
                <w:b w:val="0"/>
              </w:rPr>
            </w:pPr>
            <w:proofErr w:type="spellStart"/>
            <w:proofErr w:type="gramStart"/>
            <w:r w:rsidRPr="00A811FA">
              <w:rPr>
                <w:rFonts w:cstheme="minorHAnsi"/>
              </w:rPr>
              <w:lastRenderedPageBreak/>
              <w:t>ode.selfPrivateKeyReconstructionFilePath</w:t>
            </w:r>
            <w:proofErr w:type="spellEnd"/>
            <w:proofErr w:type="gramEnd"/>
          </w:p>
        </w:tc>
        <w:tc>
          <w:tcPr>
            <w:tcW w:w="3330" w:type="dxa"/>
          </w:tcPr>
          <w:p w14:paraId="59276B6D" w14:textId="4B64DC82" w:rsidR="00EC26F5" w:rsidRPr="00A811FA" w:rsidDel="00517F74"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null</w:t>
            </w:r>
          </w:p>
        </w:tc>
        <w:tc>
          <w:tcPr>
            <w:tcW w:w="1170" w:type="dxa"/>
          </w:tcPr>
          <w:p w14:paraId="58511421" w14:textId="02FCD284"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X</w:t>
            </w:r>
          </w:p>
        </w:tc>
        <w:tc>
          <w:tcPr>
            <w:tcW w:w="4770" w:type="dxa"/>
          </w:tcPr>
          <w:p w14:paraId="397E2688" w14:textId="01B8028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path/to/</w:t>
            </w:r>
            <w:proofErr w:type="spellStart"/>
            <w:r w:rsidRPr="00A811FA">
              <w:rPr>
                <w:rFonts w:cstheme="minorHAnsi"/>
              </w:rPr>
              <w:t>selfPrivateKeyReconstructionFile</w:t>
            </w:r>
            <w:proofErr w:type="spellEnd"/>
            <w:r w:rsidRPr="00A811FA">
              <w:rPr>
                <w:rFonts w:cstheme="minorHAnsi"/>
              </w:rPr>
              <w:t xml:space="preserve"> or define </w:t>
            </w:r>
            <w:proofErr w:type="spellStart"/>
            <w:r w:rsidRPr="00A811FA">
              <w:rPr>
                <w:rFonts w:cstheme="minorHAnsi"/>
              </w:rPr>
              <w:t>env</w:t>
            </w:r>
            <w:proofErr w:type="spellEnd"/>
            <w:r w:rsidRPr="00A811FA">
              <w:rPr>
                <w:rFonts w:cstheme="minorHAnsi"/>
              </w:rPr>
              <w:t xml:space="preserve"> variable ${ODE_SELF_PRIVATE_KEY_RECONSTRUCTION_FILE_PATH}</w:t>
            </w:r>
          </w:p>
        </w:tc>
      </w:tr>
      <w:tr w:rsidR="00EC26F5" w:rsidRPr="00B900E1" w14:paraId="65D35EA8" w14:textId="77777777" w:rsidTr="002F74C6">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41D27A84" w14:textId="74FAAA43" w:rsidR="00EC26F5" w:rsidRPr="00A811FA" w:rsidRDefault="00EC26F5" w:rsidP="00EC26F5">
            <w:pPr>
              <w:rPr>
                <w:rFonts w:cstheme="minorHAnsi"/>
                <w:b w:val="0"/>
              </w:rPr>
            </w:pPr>
            <w:proofErr w:type="spellStart"/>
            <w:proofErr w:type="gramStart"/>
            <w:r w:rsidRPr="00A811FA">
              <w:rPr>
                <w:rFonts w:cstheme="minorHAnsi"/>
              </w:rPr>
              <w:t>ode.selfSigningPrivateKeyFilePath</w:t>
            </w:r>
            <w:proofErr w:type="spellEnd"/>
            <w:proofErr w:type="gramEnd"/>
          </w:p>
        </w:tc>
        <w:tc>
          <w:tcPr>
            <w:tcW w:w="3330" w:type="dxa"/>
          </w:tcPr>
          <w:p w14:paraId="42B2F0DF" w14:textId="776C414A" w:rsidR="00EC26F5" w:rsidRPr="00A811FA" w:rsidDel="00517F74"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null</w:t>
            </w:r>
          </w:p>
        </w:tc>
        <w:tc>
          <w:tcPr>
            <w:tcW w:w="1170" w:type="dxa"/>
          </w:tcPr>
          <w:p w14:paraId="65CF6976" w14:textId="1402BB81"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X</w:t>
            </w:r>
          </w:p>
        </w:tc>
        <w:tc>
          <w:tcPr>
            <w:tcW w:w="4770" w:type="dxa"/>
          </w:tcPr>
          <w:p w14:paraId="610DB486" w14:textId="6A261DA1"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path/to/</w:t>
            </w:r>
            <w:proofErr w:type="spellStart"/>
            <w:r w:rsidRPr="00A811FA">
              <w:rPr>
                <w:rFonts w:cstheme="minorHAnsi"/>
              </w:rPr>
              <w:t>selfSigningPrivateKeyFile</w:t>
            </w:r>
            <w:proofErr w:type="spellEnd"/>
            <w:r w:rsidRPr="00A811FA">
              <w:rPr>
                <w:rFonts w:cstheme="minorHAnsi"/>
              </w:rPr>
              <w:t xml:space="preserve"> or define </w:t>
            </w:r>
            <w:proofErr w:type="spellStart"/>
            <w:r w:rsidRPr="00A811FA">
              <w:rPr>
                <w:rFonts w:cstheme="minorHAnsi"/>
              </w:rPr>
              <w:t>env</w:t>
            </w:r>
            <w:proofErr w:type="spellEnd"/>
            <w:r w:rsidRPr="00A811FA">
              <w:rPr>
                <w:rFonts w:cstheme="minorHAnsi"/>
              </w:rPr>
              <w:t xml:space="preserve"> variable ${ODE_SELF_SIGNING_PRIVATE_KEY_FILE_PATH}</w:t>
            </w:r>
          </w:p>
        </w:tc>
      </w:tr>
      <w:tr w:rsidR="00EC26F5" w:rsidRPr="00B900E1" w14:paraId="2D1DFA8E"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3738C6A3" w14:textId="23253468" w:rsidR="00EC26F5" w:rsidRPr="006A5B50" w:rsidRDefault="00EC26F5" w:rsidP="00EC26F5">
            <w:pPr>
              <w:rPr>
                <w:rFonts w:cstheme="minorHAnsi"/>
                <w:b w:val="0"/>
              </w:rPr>
            </w:pPr>
            <w:proofErr w:type="spellStart"/>
            <w:proofErr w:type="gramStart"/>
            <w:r w:rsidRPr="00702B8B">
              <w:rPr>
                <w:rFonts w:cstheme="minorHAnsi"/>
              </w:rPr>
              <w:t>ode.depositSanitizedBsmToSdc</w:t>
            </w:r>
            <w:proofErr w:type="spellEnd"/>
            <w:proofErr w:type="gramEnd"/>
          </w:p>
        </w:tc>
        <w:tc>
          <w:tcPr>
            <w:tcW w:w="3330" w:type="dxa"/>
          </w:tcPr>
          <w:p w14:paraId="18291F7A" w14:textId="41BDF472" w:rsidR="00EC26F5" w:rsidRPr="00702B8B"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702B8B">
              <w:rPr>
                <w:rFonts w:cstheme="minorHAnsi"/>
              </w:rPr>
              <w:t>false</w:t>
            </w:r>
          </w:p>
        </w:tc>
        <w:tc>
          <w:tcPr>
            <w:tcW w:w="1170" w:type="dxa"/>
          </w:tcPr>
          <w:p w14:paraId="7CA95100" w14:textId="77777777" w:rsidR="00EC26F5" w:rsidRPr="00702B8B"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06956A5C" w14:textId="79D31A22" w:rsidR="00EC26F5" w:rsidRPr="00702B8B"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702B8B">
              <w:rPr>
                <w:rFonts w:cstheme="minorHAnsi"/>
              </w:rPr>
              <w:t xml:space="preserve">Enable/disable </w:t>
            </w:r>
            <w:r>
              <w:rPr>
                <w:rFonts w:cstheme="minorHAnsi"/>
              </w:rPr>
              <w:t xml:space="preserve">packaging of </w:t>
            </w:r>
            <w:r w:rsidRPr="00702B8B">
              <w:rPr>
                <w:rFonts w:cstheme="minorHAnsi"/>
              </w:rPr>
              <w:t>BSM</w:t>
            </w:r>
            <w:r>
              <w:rPr>
                <w:rFonts w:cstheme="minorHAnsi"/>
              </w:rPr>
              <w:t>s</w:t>
            </w:r>
            <w:r w:rsidRPr="00702B8B">
              <w:rPr>
                <w:rFonts w:cstheme="minorHAnsi"/>
              </w:rPr>
              <w:t xml:space="preserve"> in</w:t>
            </w:r>
            <w:r>
              <w:rPr>
                <w:rFonts w:cstheme="minorHAnsi"/>
              </w:rPr>
              <w:t>to</w:t>
            </w:r>
            <w:r w:rsidRPr="00702B8B">
              <w:rPr>
                <w:rFonts w:cstheme="minorHAnsi"/>
              </w:rPr>
              <w:t xml:space="preserve"> VSD</w:t>
            </w:r>
            <w:r>
              <w:rPr>
                <w:rFonts w:cstheme="minorHAnsi"/>
              </w:rPr>
              <w:t>s</w:t>
            </w:r>
            <w:r w:rsidRPr="00702B8B">
              <w:rPr>
                <w:rFonts w:cstheme="minorHAnsi"/>
              </w:rPr>
              <w:t xml:space="preserve"> </w:t>
            </w:r>
            <w:r>
              <w:rPr>
                <w:rFonts w:cstheme="minorHAnsi"/>
              </w:rPr>
              <w:t>and depositing VSDs to SDC</w:t>
            </w:r>
          </w:p>
        </w:tc>
      </w:tr>
      <w:tr w:rsidR="00EC26F5" w:rsidRPr="00B900E1" w14:paraId="36C6C790" w14:textId="77777777" w:rsidTr="002F74C6">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56C11940" w14:textId="329E8709" w:rsidR="00EC26F5" w:rsidRPr="006A5B50" w:rsidRDefault="00EC26F5" w:rsidP="00EC26F5">
            <w:pPr>
              <w:rPr>
                <w:rFonts w:cstheme="minorHAnsi"/>
                <w:b w:val="0"/>
              </w:rPr>
            </w:pPr>
            <w:proofErr w:type="spellStart"/>
            <w:proofErr w:type="gramStart"/>
            <w:r w:rsidRPr="00702B8B">
              <w:rPr>
                <w:rFonts w:cstheme="minorHAnsi"/>
              </w:rPr>
              <w:t>ode.serviceRespExpirationSeconds</w:t>
            </w:r>
            <w:proofErr w:type="spellEnd"/>
            <w:proofErr w:type="gramEnd"/>
          </w:p>
        </w:tc>
        <w:tc>
          <w:tcPr>
            <w:tcW w:w="3330" w:type="dxa"/>
          </w:tcPr>
          <w:p w14:paraId="48F293F3" w14:textId="75FC1E61" w:rsidR="00EC26F5" w:rsidRPr="00702B8B"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702B8B">
              <w:rPr>
                <w:rFonts w:cstheme="minorHAnsi"/>
              </w:rPr>
              <w:t>10</w:t>
            </w:r>
          </w:p>
        </w:tc>
        <w:tc>
          <w:tcPr>
            <w:tcW w:w="1170" w:type="dxa"/>
          </w:tcPr>
          <w:p w14:paraId="1D22BA1B" w14:textId="77777777" w:rsidR="00EC26F5" w:rsidRPr="00702B8B"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584A55B4" w14:textId="2D3FD1DC" w:rsidR="00EC26F5" w:rsidRPr="00702B8B"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Number of seconds the trust manager will wait to receive service request response before timing out.</w:t>
            </w:r>
          </w:p>
        </w:tc>
      </w:tr>
      <w:tr w:rsidR="001703B0" w:rsidRPr="00B900E1" w14:paraId="0EB605A1"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265A1D5A" w14:textId="6B658003" w:rsidR="001703B0" w:rsidRPr="00702B8B" w:rsidRDefault="001703B0" w:rsidP="00EC26F5">
            <w:pPr>
              <w:rPr>
                <w:rFonts w:cstheme="minorHAnsi"/>
              </w:rPr>
            </w:pPr>
            <w:r>
              <w:rPr>
                <w:rFonts w:cstheme="minorHAnsi"/>
              </w:rPr>
              <w:t>Kafka Topics</w:t>
            </w:r>
          </w:p>
        </w:tc>
        <w:tc>
          <w:tcPr>
            <w:tcW w:w="3330" w:type="dxa"/>
          </w:tcPr>
          <w:p w14:paraId="6A24BDAA" w14:textId="093BEF62" w:rsidR="001703B0" w:rsidRPr="00702B8B" w:rsidRDefault="001703B0"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See Section 8.3.1.1 </w:t>
            </w:r>
          </w:p>
        </w:tc>
        <w:tc>
          <w:tcPr>
            <w:tcW w:w="1170" w:type="dxa"/>
          </w:tcPr>
          <w:p w14:paraId="1E8D16E6" w14:textId="77777777" w:rsidR="001703B0" w:rsidRPr="00702B8B" w:rsidRDefault="001703B0"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25B43DDD" w14:textId="68FE5BC5" w:rsidR="001703B0" w:rsidRDefault="001703B0"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See Section 8.3.1.1</w:t>
            </w:r>
          </w:p>
        </w:tc>
      </w:tr>
      <w:tr w:rsidR="00501269" w:rsidRPr="00B900E1" w14:paraId="73D60289" w14:textId="77777777" w:rsidTr="002F74C6">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69999A60" w14:textId="63D992B3" w:rsidR="00501269" w:rsidRDefault="00501269" w:rsidP="00EC26F5">
            <w:pPr>
              <w:rPr>
                <w:rFonts w:cstheme="minorHAnsi"/>
              </w:rPr>
            </w:pPr>
            <w:proofErr w:type="spellStart"/>
            <w:proofErr w:type="gramStart"/>
            <w:r w:rsidRPr="00501269">
              <w:rPr>
                <w:rFonts w:cstheme="minorHAnsi"/>
              </w:rPr>
              <w:t>ode.securitySvcsSignatureUri</w:t>
            </w:r>
            <w:proofErr w:type="spellEnd"/>
            <w:proofErr w:type="gramEnd"/>
          </w:p>
        </w:tc>
        <w:tc>
          <w:tcPr>
            <w:tcW w:w="3330" w:type="dxa"/>
          </w:tcPr>
          <w:p w14:paraId="44C44E42" w14:textId="6481297A" w:rsidR="00501269" w:rsidRDefault="00501269"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null</w:t>
            </w:r>
          </w:p>
        </w:tc>
        <w:tc>
          <w:tcPr>
            <w:tcW w:w="1170" w:type="dxa"/>
          </w:tcPr>
          <w:p w14:paraId="39FB1DB5" w14:textId="67C2CFC0" w:rsidR="00501269" w:rsidRPr="00702B8B" w:rsidRDefault="00501269"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71AF7986" w14:textId="561CB43B" w:rsidR="00501269" w:rsidRDefault="00501269"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501269">
              <w:rPr>
                <w:rFonts w:cstheme="minorHAnsi"/>
              </w:rPr>
              <w:t xml:space="preserve">The URI for signing data using the </w:t>
            </w:r>
            <w:proofErr w:type="spellStart"/>
            <w:r w:rsidRPr="00501269">
              <w:rPr>
                <w:rFonts w:cstheme="minorHAnsi"/>
              </w:rPr>
              <w:t>jpo</w:t>
            </w:r>
            <w:proofErr w:type="spellEnd"/>
            <w:r w:rsidRPr="00501269">
              <w:rPr>
                <w:rFonts w:cstheme="minorHAnsi"/>
              </w:rPr>
              <w:t>-security-</w:t>
            </w:r>
            <w:proofErr w:type="spellStart"/>
            <w:r w:rsidRPr="00501269">
              <w:rPr>
                <w:rFonts w:cstheme="minorHAnsi"/>
              </w:rPr>
              <w:t>svcs</w:t>
            </w:r>
            <w:proofErr w:type="spellEnd"/>
            <w:r w:rsidRPr="00501269">
              <w:rPr>
                <w:rFonts w:cstheme="minorHAnsi"/>
              </w:rPr>
              <w:t xml:space="preserve"> module. Normally doesn't need to be set because ODE will calculate it based on DOCKER_HOST_IP. If the service is deployed outside Docker, it should be set to http://host:ip/sign of the server it's running on</w:t>
            </w:r>
            <w:r w:rsidR="00F15AC6">
              <w:rPr>
                <w:rFonts w:cstheme="minorHAnsi"/>
              </w:rPr>
              <w:t xml:space="preserve">. </w:t>
            </w:r>
            <w:r w:rsidR="00F15AC6">
              <w:t xml:space="preserve">If you do not want to sign the data set this property to </w:t>
            </w:r>
            <w:r w:rsidR="00F15AC6" w:rsidRPr="001D4480">
              <w:rPr>
                <w:i/>
              </w:rPr>
              <w:t>UNSECURED</w:t>
            </w:r>
            <w:r w:rsidR="00F15AC6">
              <w:rPr>
                <w:i/>
              </w:rPr>
              <w:t>.</w:t>
            </w:r>
          </w:p>
        </w:tc>
      </w:tr>
      <w:tr w:rsidR="00F017B7" w:rsidRPr="00B900E1" w14:paraId="7F7C5E46"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640F0E10" w14:textId="34471BE4" w:rsidR="00F017B7" w:rsidRPr="00501269" w:rsidRDefault="00F017B7" w:rsidP="00EC26F5">
            <w:pPr>
              <w:rPr>
                <w:rFonts w:cstheme="minorHAnsi"/>
              </w:rPr>
            </w:pPr>
            <w:proofErr w:type="spellStart"/>
            <w:proofErr w:type="gramStart"/>
            <w:r>
              <w:rPr>
                <w:rFonts w:cstheme="minorHAnsi"/>
              </w:rPr>
              <w:t>ode.rsuUsername</w:t>
            </w:r>
            <w:proofErr w:type="spellEnd"/>
            <w:proofErr w:type="gramEnd"/>
          </w:p>
        </w:tc>
        <w:tc>
          <w:tcPr>
            <w:tcW w:w="3330" w:type="dxa"/>
          </w:tcPr>
          <w:p w14:paraId="309B60E4" w14:textId="385F4EDF" w:rsidR="00F017B7" w:rsidRDefault="00F017B7"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null</w:t>
            </w:r>
          </w:p>
        </w:tc>
        <w:tc>
          <w:tcPr>
            <w:tcW w:w="1170" w:type="dxa"/>
          </w:tcPr>
          <w:p w14:paraId="53E0E5F1" w14:textId="69CC76DE" w:rsidR="00F017B7" w:rsidRPr="00702B8B" w:rsidRDefault="00F017B7"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If not present in JSON</w:t>
            </w:r>
          </w:p>
        </w:tc>
        <w:tc>
          <w:tcPr>
            <w:tcW w:w="4770" w:type="dxa"/>
          </w:tcPr>
          <w:p w14:paraId="75E22397" w14:textId="10FC988A" w:rsidR="00F017B7" w:rsidRPr="00501269" w:rsidRDefault="00F017B7"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The SNMP username used to authenticate with an RSU when depositing, deleting, or querying TIMs.</w:t>
            </w:r>
          </w:p>
        </w:tc>
      </w:tr>
      <w:tr w:rsidR="00F017B7" w:rsidRPr="00B900E1" w14:paraId="19DC85CB" w14:textId="77777777" w:rsidTr="002F74C6">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6711EECE" w14:textId="16612FB8" w:rsidR="00F017B7" w:rsidRPr="00501269" w:rsidRDefault="00F017B7" w:rsidP="00EC26F5">
            <w:pPr>
              <w:rPr>
                <w:rFonts w:cstheme="minorHAnsi"/>
              </w:rPr>
            </w:pPr>
            <w:proofErr w:type="spellStart"/>
            <w:proofErr w:type="gramStart"/>
            <w:r>
              <w:rPr>
                <w:rFonts w:cstheme="minorHAnsi"/>
              </w:rPr>
              <w:t>ode.rsuPassword</w:t>
            </w:r>
            <w:proofErr w:type="spellEnd"/>
            <w:proofErr w:type="gramEnd"/>
          </w:p>
        </w:tc>
        <w:tc>
          <w:tcPr>
            <w:tcW w:w="3330" w:type="dxa"/>
          </w:tcPr>
          <w:p w14:paraId="36034F7F" w14:textId="0ABC751E" w:rsidR="00F017B7" w:rsidRDefault="00F017B7"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null</w:t>
            </w:r>
          </w:p>
        </w:tc>
        <w:tc>
          <w:tcPr>
            <w:tcW w:w="1170" w:type="dxa"/>
          </w:tcPr>
          <w:p w14:paraId="380D7BE0" w14:textId="56EA5862" w:rsidR="00F017B7" w:rsidRPr="00702B8B" w:rsidRDefault="00F017B7"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If not present in JSON</w:t>
            </w:r>
          </w:p>
        </w:tc>
        <w:tc>
          <w:tcPr>
            <w:tcW w:w="4770" w:type="dxa"/>
          </w:tcPr>
          <w:p w14:paraId="785617D0" w14:textId="35F30555" w:rsidR="00F017B7" w:rsidRPr="00501269" w:rsidRDefault="00F017B7"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The SNMP password used to authenticate with an RSU when depositing, deleting, or querying TIMs.</w:t>
            </w:r>
          </w:p>
        </w:tc>
      </w:tr>
      <w:tr w:rsidR="007A3FE9" w:rsidRPr="00B900E1" w14:paraId="7A2EF455"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1D94A02F" w14:textId="06B80617" w:rsidR="007A3FE9" w:rsidRDefault="007A3FE9" w:rsidP="00EC26F5">
            <w:pPr>
              <w:rPr>
                <w:rFonts w:cstheme="minorHAnsi"/>
              </w:rPr>
            </w:pPr>
            <w:proofErr w:type="spellStart"/>
            <w:proofErr w:type="gramStart"/>
            <w:r>
              <w:rPr>
                <w:rFonts w:cstheme="minorHAnsi"/>
              </w:rPr>
              <w:t>ode.</w:t>
            </w:r>
            <w:r w:rsidRPr="007A3FE9">
              <w:rPr>
                <w:rFonts w:cstheme="minorHAnsi"/>
              </w:rPr>
              <w:t>kafkaTopicsDisabled</w:t>
            </w:r>
            <w:proofErr w:type="spellEnd"/>
            <w:proofErr w:type="gramEnd"/>
          </w:p>
        </w:tc>
        <w:tc>
          <w:tcPr>
            <w:tcW w:w="3330" w:type="dxa"/>
          </w:tcPr>
          <w:p w14:paraId="69D1F926" w14:textId="1DE5DA10" w:rsidR="007A3FE9" w:rsidRDefault="007A3FE9" w:rsidP="007A3FE9">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proofErr w:type="gramStart"/>
            <w:r w:rsidRPr="007A3FE9">
              <w:rPr>
                <w:rFonts w:cstheme="minorHAnsi"/>
              </w:rPr>
              <w:t>topic.OdeBsmRxPojo</w:t>
            </w:r>
            <w:proofErr w:type="spellEnd"/>
            <w:proofErr w:type="gramEnd"/>
            <w:r w:rsidRPr="007A3FE9">
              <w:rPr>
                <w:rFonts w:cstheme="minorHAnsi"/>
              </w:rPr>
              <w:t xml:space="preserve">, </w:t>
            </w:r>
            <w:proofErr w:type="spellStart"/>
            <w:r w:rsidRPr="007A3FE9">
              <w:rPr>
                <w:rFonts w:cstheme="minorHAnsi"/>
              </w:rPr>
              <w:t>topic.OdeBsmTxPojo</w:t>
            </w:r>
            <w:proofErr w:type="spellEnd"/>
            <w:r w:rsidRPr="007A3FE9">
              <w:rPr>
                <w:rFonts w:cstheme="minorHAnsi"/>
              </w:rPr>
              <w:t xml:space="preserve">, </w:t>
            </w:r>
            <w:proofErr w:type="spellStart"/>
            <w:r w:rsidRPr="007A3FE9">
              <w:rPr>
                <w:rFonts w:cstheme="minorHAnsi"/>
              </w:rPr>
              <w:t>topic.OdeBsmDuringEventPojo</w:t>
            </w:r>
            <w:r>
              <w:rPr>
                <w:rFonts w:cstheme="minorHAnsi"/>
              </w:rPr>
              <w:t>,</w:t>
            </w:r>
            <w:r w:rsidRPr="007A3FE9">
              <w:rPr>
                <w:rFonts w:cstheme="minorHAnsi"/>
              </w:rPr>
              <w:t>topic.OdeTimBroadcastPojo</w:t>
            </w:r>
            <w:proofErr w:type="spellEnd"/>
          </w:p>
        </w:tc>
        <w:tc>
          <w:tcPr>
            <w:tcW w:w="1170" w:type="dxa"/>
          </w:tcPr>
          <w:p w14:paraId="37500AFC" w14:textId="77777777" w:rsidR="007A3FE9" w:rsidRDefault="007A3FE9"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14C239C5" w14:textId="3E53F128" w:rsidR="007A3FE9" w:rsidRDefault="007A3FE9"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List of topics to be disabled from publishing.</w:t>
            </w:r>
          </w:p>
        </w:tc>
      </w:tr>
      <w:tr w:rsidR="00987D8F" w:rsidRPr="00B900E1" w14:paraId="0F38B146" w14:textId="77777777" w:rsidTr="002F74C6">
        <w:trPr>
          <w:cnfStyle w:val="000000100000" w:firstRow="0" w:lastRow="0" w:firstColumn="0" w:lastColumn="0" w:oddVBand="0" w:evenVBand="0" w:oddHBand="1" w:evenHBand="0" w:firstRowFirstColumn="0" w:firstRowLastColumn="0" w:lastRowFirstColumn="0" w:lastRowLastColumn="0"/>
          <w:trHeight w:val="224"/>
          <w:ins w:id="38" w:author="Schwartz, Matthew [USA]" w:date="2019-02-06T09:09:00Z"/>
        </w:trPr>
        <w:tc>
          <w:tcPr>
            <w:cnfStyle w:val="001000000000" w:firstRow="0" w:lastRow="0" w:firstColumn="1" w:lastColumn="0" w:oddVBand="0" w:evenVBand="0" w:oddHBand="0" w:evenHBand="0" w:firstRowFirstColumn="0" w:firstRowLastColumn="0" w:lastRowFirstColumn="0" w:lastRowLastColumn="0"/>
            <w:tcW w:w="3775" w:type="dxa"/>
          </w:tcPr>
          <w:p w14:paraId="3580D6AF" w14:textId="6EE2E30D" w:rsidR="00987D8F" w:rsidRDefault="00987D8F" w:rsidP="00EC26F5">
            <w:pPr>
              <w:rPr>
                <w:ins w:id="39" w:author="Schwartz, Matthew [USA]" w:date="2019-02-06T09:09:00Z"/>
                <w:rFonts w:cstheme="minorHAnsi"/>
              </w:rPr>
            </w:pPr>
            <w:proofErr w:type="spellStart"/>
            <w:proofErr w:type="gramStart"/>
            <w:ins w:id="40" w:author="Schwartz, Matthew [USA]" w:date="2019-02-06T09:12:00Z">
              <w:r>
                <w:rPr>
                  <w:rFonts w:cstheme="minorHAnsi"/>
                </w:rPr>
                <w:t>ode.depositSdwMessagesOverWebsocket</w:t>
              </w:r>
            </w:ins>
            <w:proofErr w:type="spellEnd"/>
            <w:proofErr w:type="gramEnd"/>
          </w:p>
        </w:tc>
        <w:tc>
          <w:tcPr>
            <w:tcW w:w="3330" w:type="dxa"/>
          </w:tcPr>
          <w:p w14:paraId="2AB8D6CF" w14:textId="3FDA0826" w:rsidR="00987D8F" w:rsidRPr="007A3FE9" w:rsidRDefault="003B1851" w:rsidP="007A3FE9">
            <w:pPr>
              <w:cnfStyle w:val="000000100000" w:firstRow="0" w:lastRow="0" w:firstColumn="0" w:lastColumn="0" w:oddVBand="0" w:evenVBand="0" w:oddHBand="1" w:evenHBand="0" w:firstRowFirstColumn="0" w:firstRowLastColumn="0" w:lastRowFirstColumn="0" w:lastRowLastColumn="0"/>
              <w:rPr>
                <w:ins w:id="41" w:author="Schwartz, Matthew [USA]" w:date="2019-02-06T09:09:00Z"/>
                <w:rFonts w:cstheme="minorHAnsi"/>
              </w:rPr>
            </w:pPr>
            <w:ins w:id="42" w:author="Schwartz, Matthew [USA]" w:date="2019-02-06T09:12:00Z">
              <w:r>
                <w:rPr>
                  <w:rFonts w:cstheme="minorHAnsi"/>
                </w:rPr>
                <w:t>false (commented out)</w:t>
              </w:r>
            </w:ins>
          </w:p>
        </w:tc>
        <w:tc>
          <w:tcPr>
            <w:tcW w:w="1170" w:type="dxa"/>
          </w:tcPr>
          <w:p w14:paraId="101597DF" w14:textId="4AF068A0" w:rsidR="00987D8F" w:rsidRDefault="003B1851" w:rsidP="00EC26F5">
            <w:pPr>
              <w:jc w:val="center"/>
              <w:cnfStyle w:val="000000100000" w:firstRow="0" w:lastRow="0" w:firstColumn="0" w:lastColumn="0" w:oddVBand="0" w:evenVBand="0" w:oddHBand="1" w:evenHBand="0" w:firstRowFirstColumn="0" w:firstRowLastColumn="0" w:lastRowFirstColumn="0" w:lastRowLastColumn="0"/>
              <w:rPr>
                <w:ins w:id="43" w:author="Schwartz, Matthew [USA]" w:date="2019-02-06T09:09:00Z"/>
                <w:rFonts w:cstheme="minorHAnsi"/>
              </w:rPr>
            </w:pPr>
            <w:ins w:id="44" w:author="Schwartz, Matthew [USA]" w:date="2019-02-06T09:13:00Z">
              <w:r>
                <w:rPr>
                  <w:rFonts w:cstheme="minorHAnsi"/>
                </w:rPr>
                <w:t xml:space="preserve">If using </w:t>
              </w:r>
              <w:proofErr w:type="spellStart"/>
              <w:r>
                <w:rPr>
                  <w:rFonts w:cstheme="minorHAnsi"/>
                </w:rPr>
                <w:t>websock</w:t>
              </w:r>
              <w:proofErr w:type="spellEnd"/>
              <w:r>
                <w:rPr>
                  <w:rFonts w:cstheme="minorHAnsi"/>
                </w:rPr>
                <w:t xml:space="preserve"> deposit</w:t>
              </w:r>
            </w:ins>
          </w:p>
        </w:tc>
        <w:tc>
          <w:tcPr>
            <w:tcW w:w="4770" w:type="dxa"/>
          </w:tcPr>
          <w:p w14:paraId="2770033B" w14:textId="6ED16720" w:rsidR="00987D8F" w:rsidRDefault="003B1851" w:rsidP="00EC26F5">
            <w:pPr>
              <w:cnfStyle w:val="000000100000" w:firstRow="0" w:lastRow="0" w:firstColumn="0" w:lastColumn="0" w:oddVBand="0" w:evenVBand="0" w:oddHBand="1" w:evenHBand="0" w:firstRowFirstColumn="0" w:firstRowLastColumn="0" w:lastRowFirstColumn="0" w:lastRowLastColumn="0"/>
              <w:rPr>
                <w:ins w:id="45" w:author="Schwartz, Matthew [USA]" w:date="2019-02-06T09:09:00Z"/>
                <w:rFonts w:cstheme="minorHAnsi"/>
              </w:rPr>
            </w:pPr>
            <w:ins w:id="46" w:author="Schwartz, Matthew [USA]" w:date="2019-02-06T09:13:00Z">
              <w:r>
                <w:rPr>
                  <w:rFonts w:cstheme="minorHAnsi"/>
                </w:rPr>
                <w:t xml:space="preserve">Switches the ODE from using </w:t>
              </w:r>
              <w:proofErr w:type="spellStart"/>
              <w:r>
                <w:rPr>
                  <w:rFonts w:cstheme="minorHAnsi"/>
                </w:rPr>
                <w:t>websocket</w:t>
              </w:r>
              <w:proofErr w:type="spellEnd"/>
              <w:r>
                <w:rPr>
                  <w:rFonts w:cstheme="minorHAnsi"/>
                </w:rPr>
                <w:t xml:space="preserve"> deposit (true) to REST deposit w/ </w:t>
              </w:r>
            </w:ins>
            <w:ins w:id="47" w:author="Schwartz, Matthew [USA]" w:date="2019-02-06T09:14:00Z">
              <w:r>
                <w:rPr>
                  <w:rFonts w:cstheme="minorHAnsi"/>
                </w:rPr>
                <w:t>SDW Depositor submodule (false)</w:t>
              </w:r>
            </w:ins>
          </w:p>
        </w:tc>
      </w:tr>
    </w:tbl>
    <w:p w14:paraId="73EC59F5" w14:textId="77777777" w:rsidR="00D6784D" w:rsidRDefault="00D6784D" w:rsidP="00CB08F3"/>
    <w:p w14:paraId="28095985" w14:textId="77777777" w:rsidR="00D6784D" w:rsidRDefault="00D6784D" w:rsidP="00CB08F3"/>
    <w:p w14:paraId="10BE06FC" w14:textId="77777777" w:rsidR="00D4195B" w:rsidRDefault="00D4195B" w:rsidP="00C26C45">
      <w:pPr>
        <w:sectPr w:rsidR="00D4195B" w:rsidSect="00927FC8">
          <w:pgSz w:w="15840" w:h="12240" w:orient="landscape"/>
          <w:pgMar w:top="1440" w:right="1440" w:bottom="1440" w:left="1440" w:header="720" w:footer="720" w:gutter="0"/>
          <w:cols w:space="720"/>
          <w:docGrid w:linePitch="299"/>
        </w:sectPr>
      </w:pPr>
      <w:bookmarkStart w:id="48" w:name="_GoBack"/>
      <w:bookmarkEnd w:id="48"/>
    </w:p>
    <w:p w14:paraId="4F86D4BF" w14:textId="77777777" w:rsidR="00D1087D" w:rsidRDefault="00D1087D" w:rsidP="00C26C45"/>
    <w:p w14:paraId="2D16FBD5" w14:textId="1893FCFF" w:rsidR="00D1087D" w:rsidRDefault="00D1087D" w:rsidP="00D1087D">
      <w:pPr>
        <w:pStyle w:val="Heading3"/>
      </w:pPr>
      <w:bookmarkStart w:id="49" w:name="_Toc181302"/>
      <w:r>
        <w:t>ODE Log</w:t>
      </w:r>
      <w:r w:rsidR="00316B55">
        <w:t>ging</w:t>
      </w:r>
      <w:r>
        <w:t xml:space="preserve"> Properties</w:t>
      </w:r>
      <w:bookmarkEnd w:id="49"/>
    </w:p>
    <w:p w14:paraId="005D78E4" w14:textId="77777777" w:rsidR="00316B55" w:rsidRDefault="00316B55" w:rsidP="00D1087D">
      <w:r>
        <w:t>ODE produces two log files:</w:t>
      </w:r>
    </w:p>
    <w:p w14:paraId="403A009A" w14:textId="363B393E" w:rsidR="00316B55" w:rsidRDefault="00316B55" w:rsidP="006820F5">
      <w:pPr>
        <w:pStyle w:val="ListParagraph"/>
        <w:numPr>
          <w:ilvl w:val="0"/>
          <w:numId w:val="39"/>
        </w:numPr>
      </w:pPr>
      <w:r>
        <w:t>The application log file</w:t>
      </w:r>
      <w:r w:rsidR="00A6029C">
        <w:t>: for overall application health monitoring</w:t>
      </w:r>
    </w:p>
    <w:p w14:paraId="617FF226" w14:textId="5934CAE1" w:rsidR="00316B55" w:rsidRDefault="00316B55" w:rsidP="006820F5">
      <w:pPr>
        <w:pStyle w:val="ListParagraph"/>
        <w:numPr>
          <w:ilvl w:val="0"/>
          <w:numId w:val="39"/>
        </w:numPr>
      </w:pPr>
      <w:r>
        <w:t>Events log file</w:t>
      </w:r>
      <w:r w:rsidR="00A6029C">
        <w:t>: for tracking and monitoring major data events such as the flow of data files through the system</w:t>
      </w:r>
    </w:p>
    <w:p w14:paraId="651EA911" w14:textId="77777777" w:rsidR="00927FC8" w:rsidRDefault="00316B55" w:rsidP="00D1087D">
      <w:r>
        <w:t xml:space="preserve">The configuration of the loggers is done via </w:t>
      </w:r>
      <w:r w:rsidRPr="00D1087D">
        <w:rPr>
          <w:i/>
        </w:rPr>
        <w:t>logback.xm</w:t>
      </w:r>
      <w:r>
        <w:t xml:space="preserve">l file. The default logback.xml is located in the </w:t>
      </w:r>
      <w:proofErr w:type="spellStart"/>
      <w:r w:rsidR="00A6029C" w:rsidRPr="00A6029C">
        <w:rPr>
          <w:i/>
        </w:rPr>
        <w:t>src</w:t>
      </w:r>
      <w:proofErr w:type="spellEnd"/>
      <w:r w:rsidR="00A6029C" w:rsidRPr="00A6029C">
        <w:rPr>
          <w:i/>
        </w:rPr>
        <w:t>/main/</w:t>
      </w:r>
      <w:r w:rsidRPr="00D1087D">
        <w:rPr>
          <w:i/>
        </w:rPr>
        <w:t>resources</w:t>
      </w:r>
      <w:r>
        <w:t xml:space="preserve"> directory of the </w:t>
      </w:r>
      <w:r w:rsidR="00A6029C">
        <w:t xml:space="preserve">source code as well as in the </w:t>
      </w:r>
      <w:r w:rsidR="00A6029C" w:rsidRPr="00A6029C">
        <w:rPr>
          <w:i/>
        </w:rPr>
        <w:t>BOOT-INF\classes\</w:t>
      </w:r>
      <w:r w:rsidR="00A6029C">
        <w:t xml:space="preserve"> directory of the </w:t>
      </w:r>
      <w:r>
        <w:t xml:space="preserve">executable jar file. To modify the default values, </w:t>
      </w:r>
      <w:r w:rsidR="00A6029C">
        <w:t xml:space="preserve">you can modify the source </w:t>
      </w:r>
      <w:proofErr w:type="spellStart"/>
      <w:r w:rsidR="00A6029C" w:rsidRPr="00A6029C">
        <w:rPr>
          <w:i/>
        </w:rPr>
        <w:t>src</w:t>
      </w:r>
      <w:proofErr w:type="spellEnd"/>
      <w:r w:rsidR="00A6029C" w:rsidRPr="00A6029C">
        <w:rPr>
          <w:i/>
        </w:rPr>
        <w:t>/main/</w:t>
      </w:r>
      <w:r w:rsidR="00A6029C" w:rsidRPr="00D1087D">
        <w:rPr>
          <w:i/>
        </w:rPr>
        <w:t>resources</w:t>
      </w:r>
      <w:r w:rsidR="00A6029C" w:rsidRPr="00A6029C">
        <w:rPr>
          <w:i/>
        </w:rPr>
        <w:t>/</w:t>
      </w:r>
      <w:r w:rsidRPr="00A6029C">
        <w:rPr>
          <w:i/>
        </w:rPr>
        <w:t>logback.xml</w:t>
      </w:r>
      <w:r>
        <w:t xml:space="preserve"> file</w:t>
      </w:r>
      <w:r w:rsidR="00A6029C">
        <w:t xml:space="preserve"> before building the software or place a different </w:t>
      </w:r>
      <w:r w:rsidR="00A6029C">
        <w:rPr>
          <w:i/>
        </w:rPr>
        <w:t>logback.xml</w:t>
      </w:r>
      <w:r w:rsidR="00A6029C">
        <w:t xml:space="preserve"> file with the modified values</w:t>
      </w:r>
      <w:r>
        <w:t xml:space="preserve"> in the working directory of the application.</w:t>
      </w:r>
      <w:r w:rsidR="00D1087D">
        <w:t xml:space="preserve"> </w:t>
      </w:r>
    </w:p>
    <w:p w14:paraId="6448E1DE" w14:textId="77777777" w:rsidR="00927FC8" w:rsidRPr="00927FC8" w:rsidRDefault="00927FC8" w:rsidP="00927FC8"/>
    <w:p w14:paraId="5B0DE2AE" w14:textId="77777777" w:rsidR="00927FC8" w:rsidRPr="00927FC8" w:rsidRDefault="00927FC8" w:rsidP="00927FC8"/>
    <w:p w14:paraId="3EBE0FAB" w14:textId="77777777" w:rsidR="00927FC8" w:rsidRPr="00927FC8" w:rsidRDefault="00927FC8" w:rsidP="00927FC8"/>
    <w:p w14:paraId="1C6BE086" w14:textId="77777777" w:rsidR="00927FC8" w:rsidRPr="00927FC8" w:rsidRDefault="00927FC8" w:rsidP="00927FC8"/>
    <w:p w14:paraId="71914081" w14:textId="77777777" w:rsidR="00927FC8" w:rsidRPr="00E53E91" w:rsidRDefault="00927FC8" w:rsidP="00E53E91"/>
    <w:p w14:paraId="6C648E2B" w14:textId="77777777" w:rsidR="00927FC8" w:rsidRPr="00B54D4D" w:rsidRDefault="00927FC8" w:rsidP="00B54D4D"/>
    <w:p w14:paraId="68AF0AD2" w14:textId="77777777" w:rsidR="00927FC8" w:rsidRDefault="00927FC8" w:rsidP="00927FC8"/>
    <w:p w14:paraId="1E3EF63A" w14:textId="77777777" w:rsidR="00927FC8" w:rsidRDefault="00927FC8" w:rsidP="00927FC8"/>
    <w:p w14:paraId="7078E409" w14:textId="77777777" w:rsidR="00D1087D" w:rsidRPr="00927FC8" w:rsidRDefault="00927FC8" w:rsidP="00CA4BB4">
      <w:pPr>
        <w:tabs>
          <w:tab w:val="center" w:pos="4680"/>
        </w:tabs>
        <w:sectPr w:rsidR="00D1087D" w:rsidRPr="00927FC8" w:rsidSect="00927FC8">
          <w:pgSz w:w="12240" w:h="15840"/>
          <w:pgMar w:top="1440" w:right="1440" w:bottom="1440" w:left="1440" w:header="720" w:footer="720" w:gutter="0"/>
          <w:cols w:space="720"/>
          <w:docGrid w:linePitch="299"/>
        </w:sectPr>
      </w:pPr>
      <w:r>
        <w:tab/>
      </w:r>
    </w:p>
    <w:p w14:paraId="68D12CB8" w14:textId="77777777" w:rsidR="00C26C45" w:rsidRDefault="00C26C45" w:rsidP="00C26C45"/>
    <w:p w14:paraId="26C5722C" w14:textId="3B0AC611" w:rsidR="00C26C45" w:rsidRDefault="00CB08F3" w:rsidP="00CB08F3">
      <w:pPr>
        <w:pStyle w:val="Heading1"/>
      </w:pPr>
      <w:bookmarkStart w:id="50" w:name="_Toc462052285"/>
      <w:bookmarkStart w:id="51" w:name="_Toc181303"/>
      <w:r>
        <w:t>ODE</w:t>
      </w:r>
      <w:r w:rsidR="00C26C45" w:rsidRPr="001E40C7">
        <w:t xml:space="preserve"> </w:t>
      </w:r>
      <w:r w:rsidR="00A529B3">
        <w:t>Features</w:t>
      </w:r>
      <w:bookmarkEnd w:id="50"/>
      <w:bookmarkEnd w:id="51"/>
    </w:p>
    <w:p w14:paraId="0C2D52D8" w14:textId="77777777" w:rsidR="00A529B3" w:rsidRDefault="00A529B3" w:rsidP="00CA4BB4">
      <w:r>
        <w:t>JPO ODE provides the following features and functions to TMC applications:</w:t>
      </w:r>
    </w:p>
    <w:p w14:paraId="36E8062C" w14:textId="344D0DF7" w:rsidR="001D5BB2" w:rsidRDefault="001D5BB2" w:rsidP="006820F5">
      <w:pPr>
        <w:pStyle w:val="ListParagraph"/>
        <w:numPr>
          <w:ilvl w:val="0"/>
          <w:numId w:val="40"/>
        </w:numPr>
      </w:pPr>
      <w:r>
        <w:t>Managing SNMP Devices</w:t>
      </w:r>
    </w:p>
    <w:p w14:paraId="7E419062" w14:textId="0B1D9B12" w:rsidR="001D5BB2" w:rsidRDefault="001D5BB2" w:rsidP="006820F5">
      <w:pPr>
        <w:pStyle w:val="ListParagraph"/>
        <w:numPr>
          <w:ilvl w:val="0"/>
          <w:numId w:val="40"/>
        </w:numPr>
      </w:pPr>
      <w:r>
        <w:t>Logging Events</w:t>
      </w:r>
    </w:p>
    <w:p w14:paraId="41CFEED4" w14:textId="77777777" w:rsidR="00A529B3" w:rsidRDefault="001A3B89" w:rsidP="006820F5">
      <w:pPr>
        <w:pStyle w:val="ListParagraph"/>
        <w:numPr>
          <w:ilvl w:val="0"/>
          <w:numId w:val="40"/>
        </w:numPr>
      </w:pPr>
      <w:r>
        <w:t xml:space="preserve">IEEE 1609.2 </w:t>
      </w:r>
      <w:r w:rsidR="00A529B3">
        <w:t>Compliance</w:t>
      </w:r>
    </w:p>
    <w:p w14:paraId="610A03FE" w14:textId="77777777" w:rsidR="00A529B3" w:rsidRDefault="00A529B3" w:rsidP="006820F5">
      <w:pPr>
        <w:pStyle w:val="ListParagraph"/>
        <w:numPr>
          <w:ilvl w:val="0"/>
          <w:numId w:val="40"/>
        </w:numPr>
      </w:pPr>
      <w:r>
        <w:t>SCMS Certificate Management</w:t>
      </w:r>
    </w:p>
    <w:p w14:paraId="58482454" w14:textId="77777777" w:rsidR="00A529B3" w:rsidRDefault="00A529B3" w:rsidP="006820F5">
      <w:pPr>
        <w:pStyle w:val="ListParagraph"/>
        <w:numPr>
          <w:ilvl w:val="0"/>
          <w:numId w:val="40"/>
        </w:numPr>
      </w:pPr>
      <w:r>
        <w:t>Inbound BSM Distribution</w:t>
      </w:r>
    </w:p>
    <w:p w14:paraId="62A68A6C" w14:textId="77777777" w:rsidR="00A529B3" w:rsidRDefault="00A529B3" w:rsidP="006820F5">
      <w:pPr>
        <w:pStyle w:val="ListParagraph"/>
        <w:numPr>
          <w:ilvl w:val="0"/>
          <w:numId w:val="40"/>
        </w:numPr>
      </w:pPr>
      <w:r>
        <w:t>Inbound Probe Data Distribution</w:t>
      </w:r>
    </w:p>
    <w:p w14:paraId="2A193E42" w14:textId="77777777" w:rsidR="001A3B89" w:rsidRDefault="001A3B89" w:rsidP="006820F5">
      <w:pPr>
        <w:pStyle w:val="ListParagraph"/>
        <w:numPr>
          <w:ilvl w:val="0"/>
          <w:numId w:val="40"/>
        </w:numPr>
      </w:pPr>
      <w:r>
        <w:t>Outbound Probe Device Management</w:t>
      </w:r>
    </w:p>
    <w:p w14:paraId="25762878" w14:textId="77777777" w:rsidR="00A529B3" w:rsidRDefault="00A529B3" w:rsidP="006820F5">
      <w:pPr>
        <w:pStyle w:val="ListParagraph"/>
        <w:numPr>
          <w:ilvl w:val="0"/>
          <w:numId w:val="40"/>
        </w:numPr>
      </w:pPr>
      <w:r>
        <w:t>Outbound TIM Broadcast</w:t>
      </w:r>
    </w:p>
    <w:p w14:paraId="40FB49CD" w14:textId="77777777" w:rsidR="00A529B3" w:rsidRDefault="00A529B3" w:rsidP="006820F5">
      <w:pPr>
        <w:pStyle w:val="ListParagraph"/>
        <w:numPr>
          <w:ilvl w:val="0"/>
          <w:numId w:val="40"/>
        </w:numPr>
      </w:pPr>
      <w:r>
        <w:t>Inbound TIM Distribution</w:t>
      </w:r>
    </w:p>
    <w:p w14:paraId="034B1EE2" w14:textId="77777777" w:rsidR="00A529B3" w:rsidRDefault="001A3B89" w:rsidP="006820F5">
      <w:pPr>
        <w:pStyle w:val="ListParagraph"/>
        <w:numPr>
          <w:ilvl w:val="0"/>
          <w:numId w:val="40"/>
        </w:numPr>
      </w:pPr>
      <w:r>
        <w:t>Data Validation</w:t>
      </w:r>
    </w:p>
    <w:p w14:paraId="73EC7CAB" w14:textId="77777777" w:rsidR="001A3B89" w:rsidRDefault="001A3B89" w:rsidP="006820F5">
      <w:pPr>
        <w:pStyle w:val="ListParagraph"/>
        <w:numPr>
          <w:ilvl w:val="0"/>
          <w:numId w:val="40"/>
        </w:numPr>
      </w:pPr>
      <w:r>
        <w:t>Data Sanitization</w:t>
      </w:r>
    </w:p>
    <w:p w14:paraId="5277B1A5" w14:textId="4387408E" w:rsidR="001A3B89" w:rsidRDefault="001D5BB2" w:rsidP="001D5BB2">
      <w:pPr>
        <w:pStyle w:val="Heading2"/>
      </w:pPr>
      <w:bookmarkStart w:id="52" w:name="_Toc181304"/>
      <w:r>
        <w:t>Managing SNMP Devices</w:t>
      </w:r>
      <w:bookmarkEnd w:id="52"/>
    </w:p>
    <w:p w14:paraId="43AABE27" w14:textId="06EDB5FE" w:rsidR="00787BFF" w:rsidRDefault="00787BFF" w:rsidP="00787BFF">
      <w:pPr>
        <w:pStyle w:val="NormalWeb"/>
        <w:shd w:val="clear" w:color="auto" w:fill="FFFFFF"/>
        <w:spacing w:after="240" w:afterAutospacing="0"/>
        <w:rPr>
          <w:rFonts w:ascii="Segoe UI" w:hAnsi="Segoe UI" w:cs="Segoe UI"/>
          <w:color w:val="24292E"/>
        </w:rPr>
      </w:pPr>
      <w:r>
        <w:rPr>
          <w:rFonts w:ascii="Segoe UI" w:hAnsi="Segoe UI" w:cs="Segoe UI"/>
          <w:color w:val="24292E"/>
        </w:rPr>
        <w:t>Over SNMP Protocol, the ODE can ping and assess the health of an existing Road Side Unit to ensure the system is up and running. To trigger a specific heartbeat call, the ODE provides two separate interfaces to deploy a message to an RSU.</w:t>
      </w:r>
    </w:p>
    <w:p w14:paraId="084DBA1C" w14:textId="77777777" w:rsidR="00787BFF" w:rsidRDefault="00787BFF" w:rsidP="00787BFF">
      <w:pPr>
        <w:pStyle w:val="Heading3"/>
      </w:pPr>
      <w:bookmarkStart w:id="53" w:name="_Toc181305"/>
      <w:r>
        <w:t>Query Parameters</w:t>
      </w:r>
      <w:bookmarkEnd w:id="53"/>
    </w:p>
    <w:p w14:paraId="28E972C7"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make a heartbeat call, a user must provide two pieces of information to identify the device and the information the user is attempting to capture.</w:t>
      </w:r>
    </w:p>
    <w:p w14:paraId="1EE51563"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IP Address:</w:t>
      </w:r>
      <w:r>
        <w:rPr>
          <w:rStyle w:val="apple-converted-space"/>
          <w:rFonts w:ascii="Segoe UI" w:eastAsiaTheme="majorEastAsia" w:hAnsi="Segoe UI" w:cs="Segoe UI"/>
          <w:color w:val="24292E"/>
        </w:rPr>
        <w:t> </w:t>
      </w:r>
      <w:r>
        <w:rPr>
          <w:rFonts w:ascii="Segoe UI" w:hAnsi="Segoe UI" w:cs="Segoe UI"/>
          <w:color w:val="24292E"/>
        </w:rPr>
        <w:t xml:space="preserve">The published </w:t>
      </w:r>
      <w:proofErr w:type="spellStart"/>
      <w:r>
        <w:rPr>
          <w:rFonts w:ascii="Segoe UI" w:hAnsi="Segoe UI" w:cs="Segoe UI"/>
          <w:color w:val="24292E"/>
        </w:rPr>
        <w:t>ip</w:t>
      </w:r>
      <w:proofErr w:type="spellEnd"/>
      <w:r>
        <w:rPr>
          <w:rFonts w:ascii="Segoe UI" w:hAnsi="Segoe UI" w:cs="Segoe UI"/>
          <w:color w:val="24292E"/>
        </w:rPr>
        <w:t xml:space="preserve"> address of the device.</w:t>
      </w:r>
    </w:p>
    <w:p w14:paraId="55722951"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SNMP OID Value:</w:t>
      </w:r>
      <w:r>
        <w:rPr>
          <w:rStyle w:val="apple-converted-space"/>
          <w:rFonts w:ascii="Segoe UI" w:eastAsiaTheme="majorEastAsia" w:hAnsi="Segoe UI" w:cs="Segoe UI"/>
          <w:color w:val="24292E"/>
        </w:rPr>
        <w:t> </w:t>
      </w:r>
      <w:r>
        <w:rPr>
          <w:rFonts w:ascii="Segoe UI" w:hAnsi="Segoe UI" w:cs="Segoe UI"/>
          <w:color w:val="24292E"/>
        </w:rPr>
        <w:t>The numeric OID of the desired information.</w:t>
      </w:r>
    </w:p>
    <w:p w14:paraId="17A7E4AA"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Emphasis"/>
          <w:rFonts w:ascii="Segoe UI" w:hAnsi="Segoe UI" w:cs="Segoe UI"/>
          <w:color w:val="24292E"/>
        </w:rPr>
        <w:t>The OIDs for the RSUs are specified in the DSRC Roadside Unit (RSU) Specifications Document v4.1. The units also respond to ISO standard OIDs, as demonstrated in the screenshot below.</w:t>
      </w:r>
    </w:p>
    <w:p w14:paraId="1EFC183D" w14:textId="77777777" w:rsidR="00787BFF" w:rsidRDefault="00787BFF" w:rsidP="00787BFF">
      <w:pPr>
        <w:pStyle w:val="Heading3"/>
      </w:pPr>
      <w:bookmarkStart w:id="54" w:name="_Toc181306"/>
      <w:r>
        <w:lastRenderedPageBreak/>
        <w:t>API Details</w:t>
      </w:r>
      <w:bookmarkEnd w:id="54"/>
    </w:p>
    <w:p w14:paraId="483AA4C4"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get the results from the SNMP protocol, submit a RESTful GET request to the route listed below.</w:t>
      </w:r>
    </w:p>
    <w:p w14:paraId="0CCFCD6C" w14:textId="77777777" w:rsidR="00787BFF" w:rsidRDefault="00787BFF" w:rsidP="00787BFF">
      <w:pPr>
        <w:pStyle w:val="HTMLPreformatted"/>
        <w:shd w:val="clear" w:color="auto" w:fill="F6F8FA"/>
        <w:rPr>
          <w:rStyle w:val="HTMLCode"/>
          <w:rFonts w:cs="Consolas"/>
          <w:color w:val="24292E"/>
          <w:bdr w:val="none" w:sz="0" w:space="0" w:color="auto" w:frame="1"/>
        </w:rPr>
      </w:pPr>
      <w:r>
        <w:rPr>
          <w:rStyle w:val="HTMLCode"/>
          <w:rFonts w:cs="Consolas"/>
          <w:color w:val="24292E"/>
          <w:bdr w:val="none" w:sz="0" w:space="0" w:color="auto" w:frame="1"/>
        </w:rPr>
        <w:t>/</w:t>
      </w:r>
      <w:proofErr w:type="spellStart"/>
      <w:r>
        <w:rPr>
          <w:rStyle w:val="HTMLCode"/>
          <w:rFonts w:cs="Consolas"/>
          <w:color w:val="24292E"/>
          <w:bdr w:val="none" w:sz="0" w:space="0" w:color="auto" w:frame="1"/>
        </w:rPr>
        <w:t>rsuHeartbeat?ip</w:t>
      </w:r>
      <w:proofErr w:type="spellEnd"/>
      <w:r>
        <w:rPr>
          <w:rStyle w:val="HTMLCode"/>
          <w:rFonts w:cs="Consolas"/>
          <w:color w:val="24292E"/>
          <w:bdr w:val="none" w:sz="0" w:space="0" w:color="auto" w:frame="1"/>
        </w:rPr>
        <w:t>=&lt;</w:t>
      </w:r>
      <w:proofErr w:type="spellStart"/>
      <w:r>
        <w:rPr>
          <w:rStyle w:val="HTMLCode"/>
          <w:rFonts w:cs="Consolas"/>
          <w:color w:val="24292E"/>
          <w:bdr w:val="none" w:sz="0" w:space="0" w:color="auto" w:frame="1"/>
        </w:rPr>
        <w:t>ip_address</w:t>
      </w:r>
      <w:proofErr w:type="spellEnd"/>
      <w:r>
        <w:rPr>
          <w:rStyle w:val="HTMLCode"/>
          <w:rFonts w:cs="Consolas"/>
          <w:color w:val="24292E"/>
          <w:bdr w:val="none" w:sz="0" w:space="0" w:color="auto" w:frame="1"/>
        </w:rPr>
        <w:t>&gt;&amp;</w:t>
      </w:r>
      <w:proofErr w:type="spellStart"/>
      <w:r>
        <w:rPr>
          <w:rStyle w:val="HTMLCode"/>
          <w:rFonts w:cs="Consolas"/>
          <w:color w:val="24292E"/>
          <w:bdr w:val="none" w:sz="0" w:space="0" w:color="auto" w:frame="1"/>
        </w:rPr>
        <w:t>oid</w:t>
      </w:r>
      <w:proofErr w:type="spellEnd"/>
      <w:r>
        <w:rPr>
          <w:rStyle w:val="HTMLCode"/>
          <w:rFonts w:cs="Consolas"/>
          <w:color w:val="24292E"/>
          <w:bdr w:val="none" w:sz="0" w:space="0" w:color="auto" w:frame="1"/>
        </w:rPr>
        <w:t>=&lt;</w:t>
      </w:r>
      <w:proofErr w:type="spellStart"/>
      <w:r>
        <w:rPr>
          <w:rStyle w:val="HTMLCode"/>
          <w:rFonts w:cs="Consolas"/>
          <w:color w:val="24292E"/>
          <w:bdr w:val="none" w:sz="0" w:space="0" w:color="auto" w:frame="1"/>
        </w:rPr>
        <w:t>oid_string</w:t>
      </w:r>
      <w:proofErr w:type="spellEnd"/>
      <w:r>
        <w:rPr>
          <w:rStyle w:val="HTMLCode"/>
          <w:rFonts w:cs="Consolas"/>
          <w:color w:val="24292E"/>
          <w:bdr w:val="none" w:sz="0" w:space="0" w:color="auto" w:frame="1"/>
        </w:rPr>
        <w:t>&gt;</w:t>
      </w:r>
    </w:p>
    <w:p w14:paraId="1B085006"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You should receive a detailed plain text response that looks like the following example. If the device is off, a 4 second timeout will </w:t>
      </w:r>
      <w:proofErr w:type="gramStart"/>
      <w:r>
        <w:rPr>
          <w:rFonts w:ascii="Segoe UI" w:hAnsi="Segoe UI" w:cs="Segoe UI"/>
          <w:color w:val="24292E"/>
        </w:rPr>
        <w:t>occur</w:t>
      </w:r>
      <w:proofErr w:type="gramEnd"/>
      <w:r>
        <w:rPr>
          <w:rFonts w:ascii="Segoe UI" w:hAnsi="Segoe UI" w:cs="Segoe UI"/>
          <w:color w:val="24292E"/>
        </w:rPr>
        <w:t xml:space="preserve"> and the ODE will indicate this with an "[ERROR] Empty response" message. (This specific OID returns the amount of time since the device was last powered on)</w:t>
      </w:r>
    </w:p>
    <w:p w14:paraId="28F2BAF7" w14:textId="77777777" w:rsidR="00787BFF" w:rsidRDefault="00787BFF" w:rsidP="00787BFF">
      <w:pPr>
        <w:pStyle w:val="HTMLPreformatted"/>
        <w:shd w:val="clear" w:color="auto" w:fill="F6F8FA"/>
        <w:rPr>
          <w:rStyle w:val="HTMLCode"/>
          <w:rFonts w:cs="Consolas"/>
          <w:color w:val="24292E"/>
          <w:bdr w:val="none" w:sz="0" w:space="0" w:color="auto" w:frame="1"/>
        </w:rPr>
      </w:pPr>
      <w:r>
        <w:rPr>
          <w:rStyle w:val="HTMLCode"/>
          <w:rFonts w:cs="Consolas"/>
          <w:color w:val="24292E"/>
          <w:bdr w:val="none" w:sz="0" w:space="0" w:color="auto" w:frame="1"/>
        </w:rPr>
        <w:t>[1.3.6.1.2.1.1.3.0 = 0:05:12.59]</w:t>
      </w:r>
    </w:p>
    <w:p w14:paraId="02FB65D5" w14:textId="77777777" w:rsidR="00787BFF" w:rsidRDefault="00787BFF" w:rsidP="00787BFF">
      <w:pPr>
        <w:pStyle w:val="Heading3"/>
      </w:pPr>
      <w:bookmarkStart w:id="55" w:name="_Toc181307"/>
      <w:r>
        <w:t>Web Based View</w:t>
      </w:r>
      <w:bookmarkEnd w:id="55"/>
    </w:p>
    <w:p w14:paraId="017E5687"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An additional method way to interact with the heartbeat service is through the existing web interface located at the root of the application. On it, a user will see a section for RSU SNMP Query and may enter in the same IP and OID information as the API Endpoint.</w:t>
      </w:r>
    </w:p>
    <w:p w14:paraId="66CA2AB9" w14:textId="77777777" w:rsidR="00787BFF" w:rsidRDefault="00787BFF" w:rsidP="00787BFF">
      <w:pPr>
        <w:pStyle w:val="Heading3"/>
      </w:pPr>
      <w:bookmarkStart w:id="56" w:name="_Toc181308"/>
      <w:r>
        <w:t>Additional Features/ Discussion Points</w:t>
      </w:r>
      <w:bookmarkEnd w:id="56"/>
    </w:p>
    <w:p w14:paraId="74D5D616" w14:textId="77777777" w:rsidR="00787BFF" w:rsidRDefault="00787BFF" w:rsidP="006820F5">
      <w:pPr>
        <w:numPr>
          <w:ilvl w:val="0"/>
          <w:numId w:val="45"/>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SNMP v3 discussion needed surrounding v2, v1 support</w:t>
      </w:r>
    </w:p>
    <w:p w14:paraId="4A8303C0" w14:textId="77777777" w:rsidR="00787BFF" w:rsidRDefault="00787BFF" w:rsidP="006820F5">
      <w:pPr>
        <w:numPr>
          <w:ilvl w:val="1"/>
          <w:numId w:val="45"/>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V3 username/password</w:t>
      </w:r>
    </w:p>
    <w:p w14:paraId="1F33BD09" w14:textId="77777777" w:rsidR="00787BFF" w:rsidRDefault="00787BFF" w:rsidP="006820F5">
      <w:pPr>
        <w:numPr>
          <w:ilvl w:val="0"/>
          <w:numId w:val="4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Should the responses from the application be in a standard format? (JSON)</w:t>
      </w:r>
    </w:p>
    <w:p w14:paraId="74037408" w14:textId="77777777" w:rsidR="001D5BB2" w:rsidRDefault="001D5BB2" w:rsidP="001D5BB2"/>
    <w:p w14:paraId="36C465EC" w14:textId="38BB720F" w:rsidR="001D5BB2" w:rsidRDefault="001D5BB2" w:rsidP="001D5BB2">
      <w:pPr>
        <w:pStyle w:val="Heading2"/>
      </w:pPr>
      <w:bookmarkStart w:id="57" w:name="_Toc181309"/>
      <w:r>
        <w:t>Logging Events</w:t>
      </w:r>
      <w:bookmarkEnd w:id="57"/>
    </w:p>
    <w:p w14:paraId="51AC34B0" w14:textId="1CF8E8AB" w:rsidR="001D5BB2" w:rsidRDefault="001D5BB2" w:rsidP="001D5BB2">
      <w:r>
        <w:t xml:space="preserve">ODE uses </w:t>
      </w:r>
      <w:proofErr w:type="spellStart"/>
      <w:r>
        <w:t>Logback</w:t>
      </w:r>
      <w:proofErr w:type="spellEnd"/>
      <w:r>
        <w:t xml:space="preserve"> logging framework to log application and data events.</w:t>
      </w:r>
    </w:p>
    <w:p w14:paraId="566E2472" w14:textId="77777777" w:rsidR="001D5BB2" w:rsidRDefault="001D5BB2" w:rsidP="001D5BB2">
      <w:pPr>
        <w:pStyle w:val="Heading3"/>
      </w:pPr>
      <w:bookmarkStart w:id="58" w:name="_Toc181310"/>
      <w:r>
        <w:t>Log Levels</w:t>
      </w:r>
      <w:bookmarkEnd w:id="58"/>
    </w:p>
    <w:p w14:paraId="5A790174" w14:textId="77777777" w:rsidR="001D5BB2" w:rsidRDefault="001D5BB2" w:rsidP="006820F5">
      <w:pPr>
        <w:numPr>
          <w:ilvl w:val="0"/>
          <w:numId w:val="42"/>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ALL - Logger reports to all levels below</w:t>
      </w:r>
    </w:p>
    <w:p w14:paraId="6F39A963"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DEBUG - Logger reports debug information</w:t>
      </w:r>
    </w:p>
    <w:p w14:paraId="12242A89"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ERROR - Logger reports error events that may still allow the application to continue running</w:t>
      </w:r>
    </w:p>
    <w:p w14:paraId="10808F15"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lastRenderedPageBreak/>
        <w:t>FATAL - Logger reports fatal errors that will cause the application to abort</w:t>
      </w:r>
    </w:p>
    <w:p w14:paraId="2EFDCCC8"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INFO - Logger reports informational messages</w:t>
      </w:r>
    </w:p>
    <w:p w14:paraId="59A5D851"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OFF - Turns off the logger</w:t>
      </w:r>
    </w:p>
    <w:p w14:paraId="4A687617"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TRACE - Logger reports more specific debug information</w:t>
      </w:r>
    </w:p>
    <w:p w14:paraId="248721F4"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WARN - Logger reports application warnings</w:t>
      </w:r>
    </w:p>
    <w:p w14:paraId="6F2E600F" w14:textId="1402AB43" w:rsidR="001D5BB2" w:rsidRDefault="001D5BB2" w:rsidP="001D5BB2">
      <w:pPr>
        <w:pStyle w:val="Heading3"/>
      </w:pPr>
      <w:bookmarkStart w:id="59" w:name="_Toc181311"/>
      <w:r>
        <w:t>Logging setup</w:t>
      </w:r>
      <w:bookmarkEnd w:id="59"/>
    </w:p>
    <w:p w14:paraId="61281828" w14:textId="77777777" w:rsidR="001D5BB2" w:rsidRDefault="001D5BB2" w:rsidP="006820F5">
      <w:pPr>
        <w:numPr>
          <w:ilvl w:val="0"/>
          <w:numId w:val="43"/>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As it stands, the current logging framework has two separate log files. The first log file is for application output called ode.log. Application debug information and backend service messages are output to this file. The second log file, Events.log contains informational messages pertaining to the services a message goes through inside of the system.</w:t>
      </w:r>
    </w:p>
    <w:p w14:paraId="5A33A859" w14:textId="77777777" w:rsidR="001D5BB2" w:rsidRDefault="001D5BB2" w:rsidP="006820F5">
      <w:pPr>
        <w:numPr>
          <w:ilvl w:val="0"/>
          <w:numId w:val="4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The current setup of the logging framework is very minimal. It contains four loggers and two </w:t>
      </w:r>
      <w:proofErr w:type="spellStart"/>
      <w:r>
        <w:rPr>
          <w:rFonts w:ascii="Segoe UI" w:hAnsi="Segoe UI" w:cs="Segoe UI"/>
          <w:color w:val="24292E"/>
        </w:rPr>
        <w:t>appenders</w:t>
      </w:r>
      <w:proofErr w:type="spellEnd"/>
      <w:r>
        <w:rPr>
          <w:rFonts w:ascii="Segoe UI" w:hAnsi="Segoe UI" w:cs="Segoe UI"/>
          <w:color w:val="24292E"/>
        </w:rPr>
        <w:t xml:space="preserve"> for the respective files. The </w:t>
      </w:r>
      <w:proofErr w:type="spellStart"/>
      <w:r>
        <w:rPr>
          <w:rFonts w:ascii="Segoe UI" w:hAnsi="Segoe UI" w:cs="Segoe UI"/>
          <w:color w:val="24292E"/>
        </w:rPr>
        <w:t>logback</w:t>
      </w:r>
      <w:proofErr w:type="spellEnd"/>
      <w:r>
        <w:rPr>
          <w:rFonts w:ascii="Segoe UI" w:hAnsi="Segoe UI" w:cs="Segoe UI"/>
          <w:color w:val="24292E"/>
        </w:rPr>
        <w:t xml:space="preserve"> framework has the ability to set </w:t>
      </w:r>
      <w:proofErr w:type="gramStart"/>
      <w:r>
        <w:rPr>
          <w:rFonts w:ascii="Segoe UI" w:hAnsi="Segoe UI" w:cs="Segoe UI"/>
          <w:color w:val="24292E"/>
        </w:rPr>
        <w:t>time based</w:t>
      </w:r>
      <w:proofErr w:type="gramEnd"/>
      <w:r>
        <w:rPr>
          <w:rFonts w:ascii="Segoe UI" w:hAnsi="Segoe UI" w:cs="Segoe UI"/>
          <w:color w:val="24292E"/>
        </w:rPr>
        <w:t xml:space="preserve"> file deletion, and rolling archive file naming. For the full list of features visit this URL:</w:t>
      </w:r>
      <w:r>
        <w:rPr>
          <w:rStyle w:val="apple-converted-space"/>
          <w:rFonts w:ascii="Segoe UI" w:hAnsi="Segoe UI" w:cs="Segoe UI"/>
          <w:color w:val="24292E"/>
        </w:rPr>
        <w:t> </w:t>
      </w:r>
      <w:hyperlink r:id="rId31" w:history="1">
        <w:r>
          <w:rPr>
            <w:rStyle w:val="Hyperlink"/>
            <w:rFonts w:ascii="Segoe UI" w:hAnsi="Segoe UI" w:cs="Segoe UI"/>
            <w:color w:val="0366D6"/>
          </w:rPr>
          <w:t>https://logback.qos.ch/manual/</w:t>
        </w:r>
      </w:hyperlink>
    </w:p>
    <w:p w14:paraId="23CC677A" w14:textId="77777777" w:rsidR="001D5BB2" w:rsidRDefault="001D5BB2" w:rsidP="001D5BB2">
      <w:pPr>
        <w:pStyle w:val="Heading3"/>
      </w:pPr>
      <w:bookmarkStart w:id="60" w:name="_Toc181312"/>
      <w:r>
        <w:t>Steps to turn on/off logging during application runtime.</w:t>
      </w:r>
      <w:bookmarkEnd w:id="60"/>
    </w:p>
    <w:p w14:paraId="73AA8657" w14:textId="77777777" w:rsidR="001D5BB2" w:rsidRDefault="001D5BB2" w:rsidP="006820F5">
      <w:pPr>
        <w:numPr>
          <w:ilvl w:val="0"/>
          <w:numId w:val="44"/>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Start ode, Kafka, and Zookeeper as normal.</w:t>
      </w:r>
    </w:p>
    <w:p w14:paraId="6FF09B55"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 a new terminal window run "</w:t>
      </w:r>
      <w:proofErr w:type="spellStart"/>
      <w:r>
        <w:rPr>
          <w:rFonts w:ascii="Segoe UI" w:hAnsi="Segoe UI" w:cs="Segoe UI"/>
          <w:color w:val="24292E"/>
        </w:rPr>
        <w:t>jconsole</w:t>
      </w:r>
      <w:proofErr w:type="spellEnd"/>
      <w:r>
        <w:rPr>
          <w:rFonts w:ascii="Segoe UI" w:hAnsi="Segoe UI" w:cs="Segoe UI"/>
          <w:color w:val="24292E"/>
        </w:rPr>
        <w:t>".</w:t>
      </w:r>
    </w:p>
    <w:p w14:paraId="7C840316"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After the dialog box comes up asking for connection, click on the remote access button at the bottom.</w:t>
      </w:r>
    </w:p>
    <w:p w14:paraId="6F7762E4"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Input the </w:t>
      </w:r>
      <w:proofErr w:type="spellStart"/>
      <w:r>
        <w:rPr>
          <w:rFonts w:ascii="Segoe UI" w:hAnsi="Segoe UI" w:cs="Segoe UI"/>
          <w:color w:val="24292E"/>
        </w:rPr>
        <w:t>ip</w:t>
      </w:r>
      <w:proofErr w:type="spellEnd"/>
      <w:r>
        <w:rPr>
          <w:rFonts w:ascii="Segoe UI" w:hAnsi="Segoe UI" w:cs="Segoe UI"/>
          <w:color w:val="24292E"/>
        </w:rPr>
        <w:t xml:space="preserve"> address you set to be your DOCKER_HOST_IP:9090 (ex. 0.0.0.0:9090).</w:t>
      </w:r>
    </w:p>
    <w:p w14:paraId="5219C76D"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Click connect.</w:t>
      </w:r>
    </w:p>
    <w:p w14:paraId="42049184"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insecure connection.</w:t>
      </w:r>
    </w:p>
    <w:p w14:paraId="444F4487"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Select the </w:t>
      </w:r>
      <w:proofErr w:type="spellStart"/>
      <w:r>
        <w:rPr>
          <w:rFonts w:ascii="Segoe UI" w:hAnsi="Segoe UI" w:cs="Segoe UI"/>
          <w:color w:val="24292E"/>
        </w:rPr>
        <w:t>MBeans</w:t>
      </w:r>
      <w:proofErr w:type="spellEnd"/>
      <w:r>
        <w:rPr>
          <w:rFonts w:ascii="Segoe UI" w:hAnsi="Segoe UI" w:cs="Segoe UI"/>
          <w:color w:val="24292E"/>
        </w:rPr>
        <w:t xml:space="preserve"> tab at the top.</w:t>
      </w:r>
    </w:p>
    <w:p w14:paraId="3004C523"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Expand the folder </w:t>
      </w:r>
      <w:proofErr w:type="spellStart"/>
      <w:proofErr w:type="gramStart"/>
      <w:r>
        <w:rPr>
          <w:rFonts w:ascii="Segoe UI" w:hAnsi="Segoe UI" w:cs="Segoe UI"/>
          <w:color w:val="24292E"/>
        </w:rPr>
        <w:t>ch.qos.logback</w:t>
      </w:r>
      <w:proofErr w:type="gramEnd"/>
      <w:r>
        <w:rPr>
          <w:rFonts w:ascii="Segoe UI" w:hAnsi="Segoe UI" w:cs="Segoe UI"/>
          <w:color w:val="24292E"/>
        </w:rPr>
        <w:t>.classic</w:t>
      </w:r>
      <w:proofErr w:type="spellEnd"/>
      <w:r>
        <w:rPr>
          <w:rFonts w:ascii="Segoe UI" w:hAnsi="Segoe UI" w:cs="Segoe UI"/>
          <w:color w:val="24292E"/>
        </w:rPr>
        <w:t xml:space="preserve"> until you get to Attributes and Operations.</w:t>
      </w:r>
    </w:p>
    <w:p w14:paraId="420B9E3D"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Open the operations Tab.</w:t>
      </w:r>
    </w:p>
    <w:p w14:paraId="52C271C9"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Select the </w:t>
      </w:r>
      <w:proofErr w:type="spellStart"/>
      <w:r>
        <w:rPr>
          <w:rFonts w:ascii="Segoe UI" w:hAnsi="Segoe UI" w:cs="Segoe UI"/>
          <w:color w:val="24292E"/>
        </w:rPr>
        <w:t>reloadbyfilename</w:t>
      </w:r>
      <w:proofErr w:type="spellEnd"/>
      <w:r>
        <w:rPr>
          <w:rFonts w:ascii="Segoe UI" w:hAnsi="Segoe UI" w:cs="Segoe UI"/>
          <w:color w:val="24292E"/>
        </w:rPr>
        <w:t xml:space="preserve"> option.</w:t>
      </w:r>
    </w:p>
    <w:p w14:paraId="08940DE1"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 the dialog box input the name of your logging configuration file. (Currently logback.xml)</w:t>
      </w:r>
    </w:p>
    <w:p w14:paraId="32E52CC2"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lastRenderedPageBreak/>
        <w:t xml:space="preserve">Edit logback.xml inside of the docker container for ode and </w:t>
      </w:r>
      <w:proofErr w:type="spellStart"/>
      <w:r>
        <w:rPr>
          <w:rFonts w:ascii="Segoe UI" w:hAnsi="Segoe UI" w:cs="Segoe UI"/>
          <w:color w:val="24292E"/>
        </w:rPr>
        <w:t>modifiy</w:t>
      </w:r>
      <w:proofErr w:type="spellEnd"/>
      <w:r>
        <w:rPr>
          <w:rFonts w:ascii="Segoe UI" w:hAnsi="Segoe UI" w:cs="Segoe UI"/>
          <w:color w:val="24292E"/>
        </w:rPr>
        <w:t xml:space="preserve"> the log level for whatever logger you wish to turn off to "OFF".</w:t>
      </w:r>
    </w:p>
    <w:p w14:paraId="1CF2D4E9"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Save the file and go back to the </w:t>
      </w:r>
      <w:proofErr w:type="spellStart"/>
      <w:r>
        <w:rPr>
          <w:rFonts w:ascii="Segoe UI" w:hAnsi="Segoe UI" w:cs="Segoe UI"/>
          <w:color w:val="24292E"/>
        </w:rPr>
        <w:t>jconsole</w:t>
      </w:r>
      <w:proofErr w:type="spellEnd"/>
      <w:r>
        <w:rPr>
          <w:rFonts w:ascii="Segoe UI" w:hAnsi="Segoe UI" w:cs="Segoe UI"/>
          <w:color w:val="24292E"/>
        </w:rPr>
        <w:t xml:space="preserve"> and click the button </w:t>
      </w:r>
      <w:proofErr w:type="spellStart"/>
      <w:r>
        <w:rPr>
          <w:rFonts w:ascii="Segoe UI" w:hAnsi="Segoe UI" w:cs="Segoe UI"/>
          <w:color w:val="24292E"/>
        </w:rPr>
        <w:t>reloadbyfilename</w:t>
      </w:r>
      <w:proofErr w:type="spellEnd"/>
      <w:r>
        <w:rPr>
          <w:rFonts w:ascii="Segoe UI" w:hAnsi="Segoe UI" w:cs="Segoe UI"/>
          <w:color w:val="24292E"/>
        </w:rPr>
        <w:t xml:space="preserve"> to submit changes.</w:t>
      </w:r>
    </w:p>
    <w:p w14:paraId="66A73C26" w14:textId="77777777" w:rsidR="001D5BB2" w:rsidRPr="001D5BB2" w:rsidRDefault="001D5BB2" w:rsidP="001D5BB2">
      <w:pPr>
        <w:ind w:left="576"/>
      </w:pPr>
    </w:p>
    <w:p w14:paraId="54E6EBB8" w14:textId="77777777" w:rsidR="001A3B89" w:rsidRPr="00A529B3" w:rsidRDefault="001A3B89" w:rsidP="00CA4BB4">
      <w:pPr>
        <w:pStyle w:val="Heading2"/>
      </w:pPr>
      <w:bookmarkStart w:id="61" w:name="_Toc181313"/>
      <w:r>
        <w:t>IEEE 1609.2 Compliance</w:t>
      </w:r>
      <w:bookmarkEnd w:id="61"/>
    </w:p>
    <w:p w14:paraId="39EDD772" w14:textId="27660A34" w:rsidR="00A529B3" w:rsidRDefault="00735D08" w:rsidP="00C26C45">
      <w:r>
        <w:t>As of this release, ODE supports signature validation of BSM data received via file upload and UDP interfaces. To enable this functionality,</w:t>
      </w:r>
      <w:r w:rsidR="00817A59">
        <w:t xml:space="preserve"> CA certificates must be installed and configured using below properties or environment variables as described in section </w:t>
      </w:r>
      <w:r w:rsidR="00817A59">
        <w:fldChar w:fldCharType="begin"/>
      </w:r>
      <w:r w:rsidR="00817A59">
        <w:instrText xml:space="preserve"> REF _Ref489003471 \r \h </w:instrText>
      </w:r>
      <w:r w:rsidR="00817A59">
        <w:fldChar w:fldCharType="separate"/>
      </w:r>
      <w:r w:rsidR="00817A59">
        <w:t>6.6.3</w:t>
      </w:r>
      <w:r w:rsidR="00817A59">
        <w:fldChar w:fldCharType="end"/>
      </w:r>
      <w:r w:rsidR="00817A59">
        <w:t>.</w:t>
      </w:r>
    </w:p>
    <w:tbl>
      <w:tblPr>
        <w:tblStyle w:val="GridTable4-Accent11"/>
        <w:tblW w:w="7375" w:type="dxa"/>
        <w:tblLayout w:type="fixed"/>
        <w:tblLook w:val="04A0" w:firstRow="1" w:lastRow="0" w:firstColumn="1" w:lastColumn="0" w:noHBand="0" w:noVBand="1"/>
      </w:tblPr>
      <w:tblGrid>
        <w:gridCol w:w="7375"/>
      </w:tblGrid>
      <w:tr w:rsidR="00817A59" w:rsidRPr="00B900E1" w14:paraId="735E3106" w14:textId="77777777" w:rsidTr="00D43580">
        <w:trPr>
          <w:cnfStyle w:val="100000000000" w:firstRow="1" w:lastRow="0" w:firstColumn="0" w:lastColumn="0" w:oddVBand="0" w:evenVBand="0" w:oddHBand="0"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7375" w:type="dxa"/>
          </w:tcPr>
          <w:p w14:paraId="7DC2CAF5" w14:textId="7DAD110F" w:rsidR="00817A59" w:rsidRPr="002F74C6" w:rsidDel="00517F74" w:rsidRDefault="00817A59" w:rsidP="003228C1">
            <w:pPr>
              <w:rPr>
                <w:rFonts w:ascii="Courier New" w:hAnsi="Courier New" w:cs="Courier New"/>
                <w:color w:val="5A5A5A"/>
                <w:shd w:val="clear" w:color="auto" w:fill="FCFCFC"/>
              </w:rPr>
            </w:pPr>
            <w:proofErr w:type="spellStart"/>
            <w:proofErr w:type="gramStart"/>
            <w:r w:rsidRPr="00794CDD">
              <w:rPr>
                <w:rFonts w:ascii="Courier New" w:hAnsi="Courier New" w:cs="Courier New"/>
                <w:color w:val="5A5A5A"/>
                <w:shd w:val="clear" w:color="auto" w:fill="FCFCFC"/>
              </w:rPr>
              <w:t>ode.caCertPath</w:t>
            </w:r>
            <w:proofErr w:type="spellEnd"/>
            <w:proofErr w:type="gramEnd"/>
          </w:p>
        </w:tc>
      </w:tr>
      <w:tr w:rsidR="00817A59" w:rsidRPr="00B900E1" w14:paraId="047A36D4" w14:textId="77777777" w:rsidTr="00D43580">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7375" w:type="dxa"/>
          </w:tcPr>
          <w:p w14:paraId="7F8BAFEF" w14:textId="77777777" w:rsidR="00817A59" w:rsidRPr="00794CDD" w:rsidRDefault="00817A59" w:rsidP="003228C1">
            <w:pPr>
              <w:rPr>
                <w:rFonts w:ascii="Courier New" w:hAnsi="Courier New" w:cs="Courier New"/>
                <w:color w:val="5A5A5A"/>
                <w:shd w:val="clear" w:color="auto" w:fill="FCFCFC"/>
              </w:rPr>
            </w:pPr>
            <w:proofErr w:type="spellStart"/>
            <w:proofErr w:type="gramStart"/>
            <w:r w:rsidRPr="00794CDD">
              <w:rPr>
                <w:rFonts w:ascii="Courier New" w:hAnsi="Courier New" w:cs="Courier New"/>
                <w:color w:val="5A5A5A"/>
                <w:shd w:val="clear" w:color="auto" w:fill="FCFCFC"/>
              </w:rPr>
              <w:t>ode.selfCertPath</w:t>
            </w:r>
            <w:proofErr w:type="spellEnd"/>
            <w:proofErr w:type="gramEnd"/>
          </w:p>
        </w:tc>
      </w:tr>
      <w:tr w:rsidR="00817A59" w:rsidRPr="00B900E1" w14:paraId="6A7AF061" w14:textId="77777777" w:rsidTr="00D43580">
        <w:trPr>
          <w:trHeight w:val="224"/>
        </w:trPr>
        <w:tc>
          <w:tcPr>
            <w:cnfStyle w:val="001000000000" w:firstRow="0" w:lastRow="0" w:firstColumn="1" w:lastColumn="0" w:oddVBand="0" w:evenVBand="0" w:oddHBand="0" w:evenHBand="0" w:firstRowFirstColumn="0" w:firstRowLastColumn="0" w:lastRowFirstColumn="0" w:lastRowLastColumn="0"/>
            <w:tcW w:w="7375" w:type="dxa"/>
          </w:tcPr>
          <w:p w14:paraId="5F96209B" w14:textId="77777777" w:rsidR="00817A59" w:rsidRPr="00794CDD" w:rsidRDefault="00817A59" w:rsidP="003228C1">
            <w:pPr>
              <w:rPr>
                <w:rFonts w:ascii="Courier New" w:hAnsi="Courier New" w:cs="Courier New"/>
                <w:color w:val="5A5A5A"/>
                <w:shd w:val="clear" w:color="auto" w:fill="FCFCFC"/>
              </w:rPr>
            </w:pPr>
            <w:proofErr w:type="spellStart"/>
            <w:proofErr w:type="gramStart"/>
            <w:r w:rsidRPr="00794CDD">
              <w:rPr>
                <w:rFonts w:ascii="Courier New" w:hAnsi="Courier New" w:cs="Courier New"/>
                <w:color w:val="5A5A5A"/>
                <w:shd w:val="clear" w:color="auto" w:fill="FCFCFC"/>
              </w:rPr>
              <w:t>ode.selfPrivateKeyReconstructionFilePath</w:t>
            </w:r>
            <w:proofErr w:type="spellEnd"/>
            <w:proofErr w:type="gramEnd"/>
          </w:p>
        </w:tc>
      </w:tr>
      <w:tr w:rsidR="00817A59" w:rsidRPr="00B900E1" w14:paraId="4497D440" w14:textId="77777777" w:rsidTr="00D43580">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7375" w:type="dxa"/>
          </w:tcPr>
          <w:p w14:paraId="09649807" w14:textId="77777777" w:rsidR="00817A59" w:rsidRPr="00794CDD" w:rsidRDefault="00817A59" w:rsidP="003228C1">
            <w:pPr>
              <w:rPr>
                <w:rFonts w:ascii="Courier New" w:hAnsi="Courier New" w:cs="Courier New"/>
                <w:color w:val="5A5A5A"/>
                <w:shd w:val="clear" w:color="auto" w:fill="FCFCFC"/>
              </w:rPr>
            </w:pPr>
            <w:proofErr w:type="spellStart"/>
            <w:proofErr w:type="gramStart"/>
            <w:r w:rsidRPr="00794CDD">
              <w:rPr>
                <w:rFonts w:ascii="Courier New" w:hAnsi="Courier New" w:cs="Courier New"/>
                <w:color w:val="5A5A5A"/>
                <w:shd w:val="clear" w:color="auto" w:fill="FCFCFC"/>
              </w:rPr>
              <w:t>ode.selfSigningPrivateKeyFilePath</w:t>
            </w:r>
            <w:proofErr w:type="spellEnd"/>
            <w:proofErr w:type="gramEnd"/>
          </w:p>
        </w:tc>
      </w:tr>
    </w:tbl>
    <w:p w14:paraId="7F51093E" w14:textId="231BFE6C" w:rsidR="00817A59" w:rsidRDefault="00CB4AD1" w:rsidP="00C26C45">
      <w:r>
        <w:t xml:space="preserve">Upon validation, the Boolean field variable </w:t>
      </w:r>
      <w:proofErr w:type="spellStart"/>
      <w:r w:rsidRPr="002F74C6">
        <w:rPr>
          <w:rFonts w:ascii="Courier New" w:hAnsi="Courier New" w:cs="Courier New"/>
        </w:rPr>
        <w:t>validSignature</w:t>
      </w:r>
      <w:proofErr w:type="spellEnd"/>
      <w:r>
        <w:t xml:space="preserve"> in the metadata fie</w:t>
      </w:r>
      <w:r w:rsidR="00BB7C94">
        <w:t>l</w:t>
      </w:r>
      <w:r>
        <w:t xml:space="preserve">d of </w:t>
      </w:r>
      <w:proofErr w:type="spellStart"/>
      <w:r>
        <w:t>OdeBsmData</w:t>
      </w:r>
      <w:proofErr w:type="spellEnd"/>
      <w:r>
        <w:t xml:space="preserve"> message will be set to true or false according to the validation result. </w:t>
      </w:r>
    </w:p>
    <w:p w14:paraId="746F15F0" w14:textId="77777777" w:rsidR="001A3B89" w:rsidRDefault="001A3B89" w:rsidP="00CA4BB4">
      <w:pPr>
        <w:pStyle w:val="Heading2"/>
      </w:pPr>
      <w:bookmarkStart w:id="62" w:name="_Toc181314"/>
      <w:r>
        <w:t>SCMS Certificate Management</w:t>
      </w:r>
      <w:bookmarkEnd w:id="62"/>
    </w:p>
    <w:p w14:paraId="64A99D1C" w14:textId="77777777" w:rsidR="001A3B89" w:rsidRDefault="001A3B89" w:rsidP="00CA4BB4">
      <w:r>
        <w:t>TBD</w:t>
      </w:r>
    </w:p>
    <w:p w14:paraId="59FD1E00" w14:textId="15A2B950" w:rsidR="001A3B89" w:rsidRDefault="001A3B89" w:rsidP="00CA4BB4">
      <w:pPr>
        <w:pStyle w:val="Heading2"/>
      </w:pPr>
      <w:bookmarkStart w:id="63" w:name="_Ref506459515"/>
      <w:bookmarkStart w:id="64" w:name="_Toc181315"/>
      <w:r>
        <w:t xml:space="preserve">Inbound </w:t>
      </w:r>
      <w:r w:rsidR="004B38AF">
        <w:t xml:space="preserve">Data </w:t>
      </w:r>
      <w:r>
        <w:t>Distribution</w:t>
      </w:r>
      <w:bookmarkEnd w:id="63"/>
      <w:bookmarkEnd w:id="64"/>
    </w:p>
    <w:p w14:paraId="5E74D63E" w14:textId="6AC71EC9" w:rsidR="001A3B89" w:rsidRDefault="001A3B89" w:rsidP="00CA4BB4">
      <w:r>
        <w:t>ODE accepts Inbound BSMs</w:t>
      </w:r>
      <w:r w:rsidR="004B38AF">
        <w:t>, TIMs and other data types</w:t>
      </w:r>
      <w:r>
        <w:t xml:space="preserve"> via File Copy Data Deposit mechanism as described in section </w:t>
      </w:r>
      <w:r>
        <w:fldChar w:fldCharType="begin"/>
      </w:r>
      <w:r>
        <w:instrText xml:space="preserve"> REF _Ref471804194 \r \h </w:instrText>
      </w:r>
      <w:r>
        <w:fldChar w:fldCharType="separate"/>
      </w:r>
      <w:r>
        <w:t>8.1</w:t>
      </w:r>
      <w:r>
        <w:fldChar w:fldCharType="end"/>
      </w:r>
      <w:r>
        <w:t>.</w:t>
      </w:r>
      <w:r w:rsidR="00D43580">
        <w:t xml:space="preserve"> Note that after files are processed by the ODE, they are moved to either the backup sub-directory upon success, or the “failed” sub-directory upon error.</w:t>
      </w:r>
      <w:r w:rsidR="000901B3">
        <w:t xml:space="preserve"> The ODE is capable of accepting log files in both raw data format as well as in GZIP-compressed format. </w:t>
      </w:r>
      <w:r w:rsidR="00BB1EE9">
        <w:t xml:space="preserve">Compressed files are detected automatically and processed in the same way as normal files, no special actions are needed by the user. </w:t>
      </w:r>
      <w:r w:rsidR="000901B3">
        <w:t xml:space="preserve"> </w:t>
      </w:r>
    </w:p>
    <w:p w14:paraId="29A38343" w14:textId="00EF642E" w:rsidR="00D43580" w:rsidRDefault="001A3B89" w:rsidP="00CA4BB4">
      <w:r>
        <w:t xml:space="preserve">The ODE propagates </w:t>
      </w:r>
      <w:r w:rsidR="004B38AF">
        <w:t>received d</w:t>
      </w:r>
      <w:r>
        <w:t xml:space="preserve">ata to applications via a subscription service provided by Kafka messaging hub. </w:t>
      </w:r>
      <w:r w:rsidR="006916B6">
        <w:t>The ODE offers two Kafka subscription formats, JSON and serialized</w:t>
      </w:r>
      <w:r w:rsidR="0007578F">
        <w:t xml:space="preserve"> Java objects (also referred to as POJO)</w:t>
      </w:r>
      <w:r w:rsidR="006916B6">
        <w:t xml:space="preserve">. </w:t>
      </w:r>
      <w:r w:rsidR="0007578F">
        <w:t xml:space="preserve">ODE uses </w:t>
      </w:r>
      <w:proofErr w:type="spellStart"/>
      <w:r w:rsidR="0007578F">
        <w:t>Kryo</w:t>
      </w:r>
      <w:proofErr w:type="spellEnd"/>
      <w:r w:rsidR="0007578F">
        <w:t xml:space="preserve"> serializer for serializing POJOs before publishing. </w:t>
      </w:r>
      <w:r>
        <w:t xml:space="preserve">See section </w:t>
      </w:r>
      <w:r>
        <w:fldChar w:fldCharType="begin"/>
      </w:r>
      <w:r>
        <w:instrText xml:space="preserve"> REF _Ref471811829 \r \h </w:instrText>
      </w:r>
      <w:r>
        <w:fldChar w:fldCharType="separate"/>
      </w:r>
      <w:r>
        <w:t>8.3.1</w:t>
      </w:r>
      <w:r>
        <w:fldChar w:fldCharType="end"/>
      </w:r>
      <w:r>
        <w:t xml:space="preserve"> for the topic names to which applications can subscribe.</w:t>
      </w:r>
    </w:p>
    <w:p w14:paraId="1B1DF2E3" w14:textId="409380E5" w:rsidR="005735E7" w:rsidRDefault="00FD0B6B" w:rsidP="004B38AF">
      <w:pPr>
        <w:pStyle w:val="Heading3"/>
      </w:pPr>
      <w:bookmarkStart w:id="65" w:name="_Toc181316"/>
      <w:r>
        <w:t xml:space="preserve">Inbound BSM </w:t>
      </w:r>
      <w:r w:rsidR="004B38AF">
        <w:t>Log File Processing and Distribution</w:t>
      </w:r>
      <w:bookmarkEnd w:id="65"/>
    </w:p>
    <w:p w14:paraId="7293959B" w14:textId="2BF6A533" w:rsidR="00FD0B6B" w:rsidRDefault="00220910" w:rsidP="004B38AF">
      <w:pPr>
        <w:pStyle w:val="Heading4"/>
      </w:pPr>
      <w:proofErr w:type="spellStart"/>
      <w:r w:rsidRPr="00220910">
        <w:lastRenderedPageBreak/>
        <w:t>bsmLogDuringEvent</w:t>
      </w:r>
      <w:proofErr w:type="spellEnd"/>
    </w:p>
    <w:p w14:paraId="5A876E92" w14:textId="77777777" w:rsidR="00DF25AB" w:rsidRDefault="00DF25AB" w:rsidP="00DF25AB">
      <w:pPr>
        <w:numPr>
          <w:ilvl w:val="0"/>
          <w:numId w:val="64"/>
        </w:numPr>
        <w:spacing w:before="0" w:after="0" w:line="240" w:lineRule="auto"/>
        <w:rPr>
          <w:rFonts w:eastAsia="Times New Roman"/>
        </w:rPr>
      </w:pPr>
      <w:r>
        <w:rPr>
          <w:rFonts w:eastAsia="Times New Roman"/>
        </w:rPr>
        <w:t xml:space="preserve">BSMs for event (10 seconds before, event, 10 seconds after all at 10 Hz) (purge first) </w:t>
      </w:r>
    </w:p>
    <w:p w14:paraId="18A9CCC1" w14:textId="77777777" w:rsidR="00DF25AB" w:rsidRDefault="00DF25AB" w:rsidP="00DF25AB">
      <w:pPr>
        <w:numPr>
          <w:ilvl w:val="1"/>
          <w:numId w:val="64"/>
        </w:numPr>
        <w:spacing w:before="0" w:after="0" w:line="240" w:lineRule="auto"/>
        <w:rPr>
          <w:rFonts w:eastAsia="Times New Roman"/>
        </w:rPr>
      </w:pPr>
      <w:r>
        <w:rPr>
          <w:rFonts w:eastAsia="Times New Roman"/>
        </w:rPr>
        <w:t>Driver alert</w:t>
      </w:r>
    </w:p>
    <w:p w14:paraId="4520C94D" w14:textId="77777777" w:rsidR="00DF25AB" w:rsidRDefault="00DF25AB" w:rsidP="00DF25AB">
      <w:pPr>
        <w:numPr>
          <w:ilvl w:val="1"/>
          <w:numId w:val="64"/>
        </w:numPr>
        <w:spacing w:before="0" w:after="0" w:line="240" w:lineRule="auto"/>
        <w:rPr>
          <w:rFonts w:eastAsia="Times New Roman"/>
        </w:rPr>
      </w:pPr>
      <w:r>
        <w:rPr>
          <w:rFonts w:eastAsia="Times New Roman"/>
        </w:rPr>
        <w:t>Received BSMs from remote vehicle(s), also record host vehicle BSMs</w:t>
      </w:r>
    </w:p>
    <w:p w14:paraId="15D769DD" w14:textId="77777777" w:rsidR="00DF25AB" w:rsidRDefault="00DF25AB" w:rsidP="00DF25AB">
      <w:pPr>
        <w:numPr>
          <w:ilvl w:val="1"/>
          <w:numId w:val="64"/>
        </w:numPr>
        <w:spacing w:before="0" w:after="0" w:line="240" w:lineRule="auto"/>
        <w:rPr>
          <w:rFonts w:eastAsia="Times New Roman"/>
        </w:rPr>
      </w:pPr>
      <w:r>
        <w:rPr>
          <w:rFonts w:eastAsia="Times New Roman"/>
        </w:rPr>
        <w:t>If event is longer than 1-minute drop to 1 Hz for host and remove vehicles</w:t>
      </w:r>
    </w:p>
    <w:p w14:paraId="0405036E" w14:textId="77777777" w:rsidR="00DF25AB" w:rsidRDefault="00DF25AB" w:rsidP="00DF25AB">
      <w:pPr>
        <w:numPr>
          <w:ilvl w:val="1"/>
          <w:numId w:val="64"/>
        </w:numPr>
        <w:spacing w:before="0" w:after="0" w:line="240" w:lineRule="auto"/>
        <w:rPr>
          <w:rFonts w:eastAsia="Times New Roman"/>
        </w:rPr>
      </w:pPr>
      <w:r>
        <w:rPr>
          <w:rFonts w:eastAsia="Times New Roman"/>
        </w:rPr>
        <w:t>Add time to each record for all BSMs (from 1609.2 header)</w:t>
      </w:r>
    </w:p>
    <w:p w14:paraId="302C597D" w14:textId="14BE1514" w:rsidR="00220910" w:rsidRDefault="00220910" w:rsidP="00DF25AB"/>
    <w:p w14:paraId="0AD93A71" w14:textId="5E5684D4" w:rsidR="00220910" w:rsidRDefault="00DF25AB" w:rsidP="004B38AF">
      <w:pPr>
        <w:pStyle w:val="Heading4"/>
      </w:pPr>
      <w:proofErr w:type="spellStart"/>
      <w:r w:rsidRPr="00DF25AB">
        <w:t>bsmTx</w:t>
      </w:r>
      <w:proofErr w:type="spellEnd"/>
    </w:p>
    <w:p w14:paraId="6CF61D54" w14:textId="77777777" w:rsidR="00DF25AB" w:rsidRDefault="00DF25AB" w:rsidP="00DF25AB">
      <w:pPr>
        <w:numPr>
          <w:ilvl w:val="0"/>
          <w:numId w:val="64"/>
        </w:numPr>
        <w:spacing w:before="0" w:after="0" w:line="240" w:lineRule="auto"/>
        <w:rPr>
          <w:rFonts w:eastAsia="Times New Roman"/>
        </w:rPr>
      </w:pPr>
      <w:r>
        <w:rPr>
          <w:rFonts w:eastAsia="Times New Roman"/>
        </w:rPr>
        <w:t xml:space="preserve">BSM once every 30 seconds (purge second) </w:t>
      </w:r>
    </w:p>
    <w:p w14:paraId="38D005DE" w14:textId="77777777" w:rsidR="00DF25AB" w:rsidRDefault="00DF25AB" w:rsidP="00DF25AB">
      <w:pPr>
        <w:numPr>
          <w:ilvl w:val="1"/>
          <w:numId w:val="64"/>
        </w:numPr>
        <w:spacing w:before="0" w:after="0" w:line="240" w:lineRule="auto"/>
        <w:rPr>
          <w:rFonts w:eastAsia="Times New Roman"/>
        </w:rPr>
      </w:pPr>
      <w:r>
        <w:rPr>
          <w:rFonts w:eastAsia="Times New Roman"/>
        </w:rPr>
        <w:t>Add time to each record for all BSMs (from 1609.2 header)</w:t>
      </w:r>
    </w:p>
    <w:p w14:paraId="2CDBBB2A" w14:textId="77777777" w:rsidR="005604A8" w:rsidRPr="00DF25AB" w:rsidRDefault="005604A8" w:rsidP="005604A8"/>
    <w:p w14:paraId="04A80976" w14:textId="77777777" w:rsidR="005604A8" w:rsidRDefault="005604A8" w:rsidP="005604A8">
      <w:pPr>
        <w:pStyle w:val="Heading4"/>
      </w:pPr>
      <w:proofErr w:type="spellStart"/>
      <w:r w:rsidRPr="00220910">
        <w:t>rxMsg</w:t>
      </w:r>
      <w:proofErr w:type="spellEnd"/>
    </w:p>
    <w:p w14:paraId="3D7FA71E" w14:textId="77777777" w:rsidR="005604A8" w:rsidRDefault="005604A8" w:rsidP="005604A8">
      <w:pPr>
        <w:numPr>
          <w:ilvl w:val="0"/>
          <w:numId w:val="64"/>
        </w:numPr>
        <w:spacing w:before="0" w:after="0" w:line="240" w:lineRule="auto"/>
        <w:rPr>
          <w:rFonts w:eastAsia="Times New Roman"/>
        </w:rPr>
      </w:pPr>
      <w:r>
        <w:rPr>
          <w:rFonts w:eastAsia="Times New Roman"/>
        </w:rPr>
        <w:t xml:space="preserve">Received messages (purge third) </w:t>
      </w:r>
    </w:p>
    <w:p w14:paraId="653B0D07" w14:textId="77777777" w:rsidR="005604A8" w:rsidRDefault="005604A8" w:rsidP="005604A8">
      <w:pPr>
        <w:numPr>
          <w:ilvl w:val="1"/>
          <w:numId w:val="64"/>
        </w:numPr>
        <w:spacing w:before="0" w:after="0" w:line="240" w:lineRule="auto"/>
        <w:rPr>
          <w:rFonts w:eastAsia="Times New Roman"/>
        </w:rPr>
      </w:pPr>
      <w:r>
        <w:rPr>
          <w:rFonts w:eastAsia="Times New Roman"/>
        </w:rPr>
        <w:t xml:space="preserve">Received BSMs from nearby OBUs are logged and deposited to the ODE via the file copy interface. </w:t>
      </w:r>
    </w:p>
    <w:p w14:paraId="0436FC0F" w14:textId="77777777" w:rsidR="005604A8" w:rsidRDefault="005604A8" w:rsidP="005604A8">
      <w:pPr>
        <w:pStyle w:val="Heading3"/>
      </w:pPr>
      <w:bookmarkStart w:id="66" w:name="_Toc181317"/>
      <w:r>
        <w:t>Inbound TIM Log File Processing and Distribution</w:t>
      </w:r>
      <w:bookmarkEnd w:id="66"/>
    </w:p>
    <w:p w14:paraId="38329939" w14:textId="77777777" w:rsidR="00DF25AB" w:rsidRPr="00DF25AB" w:rsidRDefault="00DF25AB"/>
    <w:p w14:paraId="167F5BE1" w14:textId="77777777" w:rsidR="00DF25AB" w:rsidRDefault="00DF25AB" w:rsidP="00DF25AB">
      <w:pPr>
        <w:pStyle w:val="Heading4"/>
      </w:pPr>
      <w:proofErr w:type="spellStart"/>
      <w:r w:rsidRPr="00220910">
        <w:t>rxMsg</w:t>
      </w:r>
      <w:proofErr w:type="spellEnd"/>
    </w:p>
    <w:p w14:paraId="2AC50D50" w14:textId="77777777" w:rsidR="00DF25AB" w:rsidRDefault="00DF25AB" w:rsidP="00DF25AB">
      <w:pPr>
        <w:numPr>
          <w:ilvl w:val="0"/>
          <w:numId w:val="64"/>
        </w:numPr>
        <w:spacing w:before="0" w:after="0" w:line="240" w:lineRule="auto"/>
        <w:rPr>
          <w:rFonts w:eastAsia="Times New Roman"/>
        </w:rPr>
      </w:pPr>
      <w:r>
        <w:rPr>
          <w:rFonts w:eastAsia="Times New Roman"/>
        </w:rPr>
        <w:t xml:space="preserve">Received messages (purge third) </w:t>
      </w:r>
    </w:p>
    <w:p w14:paraId="649C8DA7" w14:textId="77777777" w:rsidR="00DF25AB" w:rsidRDefault="00DF25AB" w:rsidP="00DF25AB">
      <w:pPr>
        <w:numPr>
          <w:ilvl w:val="1"/>
          <w:numId w:val="64"/>
        </w:numPr>
        <w:spacing w:before="0" w:after="0" w:line="240" w:lineRule="auto"/>
        <w:rPr>
          <w:rFonts w:eastAsia="Times New Roman"/>
        </w:rPr>
      </w:pPr>
      <w:r>
        <w:rPr>
          <w:rFonts w:eastAsia="Times New Roman"/>
        </w:rPr>
        <w:t>TIMs from RSU and Satellite, message, location, method of reception (Sat/RSU) and time, only log messages within 20-mile radius and only log first time message is received</w:t>
      </w:r>
    </w:p>
    <w:p w14:paraId="190BD0BE" w14:textId="2F607AA4" w:rsidR="00DF25AB" w:rsidRDefault="00DF25AB" w:rsidP="00DF25AB"/>
    <w:p w14:paraId="767B4307" w14:textId="012B00E5" w:rsidR="00DF25AB" w:rsidRDefault="00DF25AB" w:rsidP="004B38AF">
      <w:pPr>
        <w:pStyle w:val="Heading4"/>
      </w:pPr>
      <w:proofErr w:type="spellStart"/>
      <w:r w:rsidRPr="00DF25AB">
        <w:t>dnMsg</w:t>
      </w:r>
      <w:proofErr w:type="spellEnd"/>
    </w:p>
    <w:p w14:paraId="5CDFECDB" w14:textId="77777777" w:rsidR="00DF25AB" w:rsidRDefault="00DF25AB" w:rsidP="00DF25AB">
      <w:pPr>
        <w:numPr>
          <w:ilvl w:val="0"/>
          <w:numId w:val="64"/>
        </w:numPr>
        <w:spacing w:before="0" w:after="0" w:line="240" w:lineRule="auto"/>
        <w:rPr>
          <w:rFonts w:eastAsia="Times New Roman"/>
        </w:rPr>
      </w:pPr>
      <w:r>
        <w:rPr>
          <w:rFonts w:eastAsia="Times New Roman"/>
        </w:rPr>
        <w:t xml:space="preserve">DNM (purge eight) </w:t>
      </w:r>
    </w:p>
    <w:p w14:paraId="158E7929" w14:textId="77777777" w:rsidR="00DF25AB" w:rsidRDefault="00DF25AB" w:rsidP="00DF25AB">
      <w:pPr>
        <w:numPr>
          <w:ilvl w:val="1"/>
          <w:numId w:val="64"/>
        </w:numPr>
        <w:spacing w:before="0" w:after="0" w:line="240" w:lineRule="auto"/>
        <w:rPr>
          <w:rFonts w:eastAsia="Times New Roman"/>
        </w:rPr>
      </w:pPr>
      <w:r>
        <w:rPr>
          <w:rFonts w:eastAsia="Times New Roman"/>
        </w:rPr>
        <w:t>Location, time, DNM (log first unique DNM for Distressed vehicle and for each relay/received vehicle)</w:t>
      </w:r>
    </w:p>
    <w:p w14:paraId="15CAC714" w14:textId="77777777" w:rsidR="00DF25AB" w:rsidRDefault="00DF25AB" w:rsidP="00DF25AB">
      <w:pPr>
        <w:numPr>
          <w:ilvl w:val="1"/>
          <w:numId w:val="64"/>
        </w:numPr>
        <w:spacing w:before="0" w:after="0" w:line="240" w:lineRule="auto"/>
        <w:rPr>
          <w:rFonts w:eastAsia="Times New Roman"/>
        </w:rPr>
      </w:pPr>
      <w:r>
        <w:rPr>
          <w:rFonts w:eastAsia="Times New Roman"/>
        </w:rPr>
        <w:t>Top priority for sending this log</w:t>
      </w:r>
    </w:p>
    <w:p w14:paraId="2C386B43" w14:textId="77777777" w:rsidR="00C6663D" w:rsidRDefault="00C6663D" w:rsidP="00C6663D">
      <w:pPr>
        <w:pStyle w:val="Heading4"/>
      </w:pPr>
      <w:proofErr w:type="spellStart"/>
      <w:r w:rsidRPr="00DF25AB">
        <w:t>driverAlert</w:t>
      </w:r>
      <w:proofErr w:type="spellEnd"/>
    </w:p>
    <w:p w14:paraId="0B77BE76" w14:textId="77777777" w:rsidR="00C6663D" w:rsidRDefault="00C6663D" w:rsidP="00C6663D">
      <w:pPr>
        <w:numPr>
          <w:ilvl w:val="0"/>
          <w:numId w:val="64"/>
        </w:numPr>
        <w:spacing w:before="0" w:after="0" w:line="240" w:lineRule="auto"/>
        <w:rPr>
          <w:rFonts w:eastAsia="Times New Roman"/>
        </w:rPr>
      </w:pPr>
      <w:r>
        <w:rPr>
          <w:rFonts w:eastAsia="Times New Roman"/>
        </w:rPr>
        <w:t xml:space="preserve">We have a log for driver’s alerts, it will need to flag alerts that were not given because of a higher priority alert (purge ninth) </w:t>
      </w:r>
    </w:p>
    <w:p w14:paraId="0BD27589" w14:textId="6C6F55CE" w:rsidR="00C6663D" w:rsidRDefault="00C6663D" w:rsidP="00C6663D">
      <w:pPr>
        <w:numPr>
          <w:ilvl w:val="1"/>
          <w:numId w:val="64"/>
        </w:numPr>
        <w:spacing w:before="0" w:after="0" w:line="240" w:lineRule="auto"/>
        <w:rPr>
          <w:rFonts w:eastAsia="Times New Roman"/>
        </w:rPr>
      </w:pPr>
      <w:r>
        <w:rPr>
          <w:rFonts w:eastAsia="Times New Roman"/>
        </w:rPr>
        <w:t>Location, time, alert (FCW, TIM, not DNM)</w:t>
      </w:r>
    </w:p>
    <w:p w14:paraId="063BC31D" w14:textId="77777777" w:rsidR="00C6663D" w:rsidRDefault="00C6663D" w:rsidP="00D43580">
      <w:pPr>
        <w:spacing w:before="0" w:after="0" w:line="240" w:lineRule="auto"/>
        <w:rPr>
          <w:rFonts w:eastAsia="Times New Roman"/>
        </w:rPr>
      </w:pPr>
    </w:p>
    <w:p w14:paraId="6DAB0C15" w14:textId="5733CF98" w:rsidR="005604A8" w:rsidRDefault="005604A8" w:rsidP="005604A8">
      <w:pPr>
        <w:pStyle w:val="Heading3"/>
      </w:pPr>
      <w:bookmarkStart w:id="67" w:name="_Toc181318"/>
      <w:r>
        <w:t>Inbound Other Log File Processing and Distribution</w:t>
      </w:r>
      <w:bookmarkEnd w:id="67"/>
    </w:p>
    <w:p w14:paraId="531700A7" w14:textId="17E0D48F" w:rsidR="005604A8" w:rsidRPr="00A524BA" w:rsidRDefault="005604A8" w:rsidP="005604A8">
      <w:pPr>
        <w:rPr>
          <w:color w:val="FF0000"/>
        </w:rPr>
      </w:pPr>
      <w:r>
        <w:rPr>
          <w:color w:val="FF0000"/>
        </w:rPr>
        <w:t>STATUS</w:t>
      </w:r>
      <w:r w:rsidRPr="00ED0E13">
        <w:rPr>
          <w:color w:val="FF0000"/>
        </w:rPr>
        <w:t xml:space="preserve">: </w:t>
      </w:r>
      <w:r>
        <w:rPr>
          <w:color w:val="FF0000"/>
        </w:rPr>
        <w:t>These log messages have not yet been implemented.</w:t>
      </w:r>
    </w:p>
    <w:p w14:paraId="69CDF3F5" w14:textId="4B964EBB" w:rsidR="00DF25AB" w:rsidRDefault="00DF25AB"/>
    <w:p w14:paraId="7F045B83" w14:textId="0D8C6563" w:rsidR="00DF25AB" w:rsidRDefault="00DF25AB"/>
    <w:p w14:paraId="5E1A3FD5" w14:textId="7E9B2569" w:rsidR="00DF25AB" w:rsidRDefault="00DF25AB" w:rsidP="004B38AF">
      <w:pPr>
        <w:pStyle w:val="Heading4"/>
      </w:pPr>
      <w:proofErr w:type="spellStart"/>
      <w:r w:rsidRPr="00DF25AB">
        <w:t>environmentMsg</w:t>
      </w:r>
      <w:proofErr w:type="spellEnd"/>
    </w:p>
    <w:p w14:paraId="48F8EE1D" w14:textId="77777777" w:rsidR="00DF25AB" w:rsidRDefault="00DF25AB" w:rsidP="00DF25AB">
      <w:pPr>
        <w:numPr>
          <w:ilvl w:val="0"/>
          <w:numId w:val="64"/>
        </w:numPr>
        <w:spacing w:before="0" w:after="0" w:line="240" w:lineRule="auto"/>
        <w:rPr>
          <w:rFonts w:eastAsia="Times New Roman"/>
        </w:rPr>
      </w:pPr>
      <w:r>
        <w:rPr>
          <w:rFonts w:eastAsia="Times New Roman"/>
        </w:rPr>
        <w:t xml:space="preserve">Environmental Log (purge seventh) </w:t>
      </w:r>
    </w:p>
    <w:p w14:paraId="10D3BB69" w14:textId="77777777" w:rsidR="00DF25AB" w:rsidRDefault="00DF25AB" w:rsidP="00DF25AB">
      <w:pPr>
        <w:numPr>
          <w:ilvl w:val="1"/>
          <w:numId w:val="64"/>
        </w:numPr>
        <w:spacing w:before="0" w:after="0" w:line="240" w:lineRule="auto"/>
        <w:rPr>
          <w:rFonts w:eastAsia="Times New Roman"/>
        </w:rPr>
      </w:pPr>
      <w:r>
        <w:rPr>
          <w:rFonts w:eastAsia="Times New Roman"/>
        </w:rPr>
        <w:t>Location, time, environmental log</w:t>
      </w:r>
    </w:p>
    <w:p w14:paraId="25C95BB3" w14:textId="77777777" w:rsidR="00DF25AB" w:rsidRDefault="00DF25AB" w:rsidP="00DF25AB">
      <w:pPr>
        <w:numPr>
          <w:ilvl w:val="1"/>
          <w:numId w:val="64"/>
        </w:numPr>
        <w:spacing w:before="0" w:after="0" w:line="240" w:lineRule="auto"/>
        <w:rPr>
          <w:rFonts w:eastAsia="Times New Roman"/>
        </w:rPr>
      </w:pPr>
      <w:r>
        <w:rPr>
          <w:rFonts w:eastAsia="Times New Roman"/>
        </w:rPr>
        <w:t>Second priority for sending this log</w:t>
      </w:r>
    </w:p>
    <w:p w14:paraId="20F7191E" w14:textId="67378C77" w:rsidR="00DF25AB" w:rsidRDefault="00DF25AB"/>
    <w:p w14:paraId="59149B8D" w14:textId="07931AC1" w:rsidR="00DF25AB" w:rsidRDefault="00DF25AB" w:rsidP="004B38AF">
      <w:pPr>
        <w:pStyle w:val="Heading4"/>
      </w:pPr>
      <w:proofErr w:type="spellStart"/>
      <w:r w:rsidRPr="00DF25AB">
        <w:t>scms</w:t>
      </w:r>
      <w:proofErr w:type="spellEnd"/>
    </w:p>
    <w:p w14:paraId="5D98A099" w14:textId="77777777" w:rsidR="00DF25AB" w:rsidRDefault="00DF25AB" w:rsidP="00DF25AB">
      <w:pPr>
        <w:numPr>
          <w:ilvl w:val="0"/>
          <w:numId w:val="64"/>
        </w:numPr>
        <w:spacing w:before="0" w:after="0" w:line="240" w:lineRule="auto"/>
        <w:rPr>
          <w:rFonts w:eastAsia="Times New Roman"/>
        </w:rPr>
      </w:pPr>
      <w:r>
        <w:rPr>
          <w:rFonts w:eastAsia="Times New Roman"/>
        </w:rPr>
        <w:t xml:space="preserve">SCMS (purge fifth) </w:t>
      </w:r>
    </w:p>
    <w:p w14:paraId="4355EE9D" w14:textId="77777777" w:rsidR="00DF25AB" w:rsidRDefault="00DF25AB" w:rsidP="00DF25AB">
      <w:pPr>
        <w:numPr>
          <w:ilvl w:val="1"/>
          <w:numId w:val="64"/>
        </w:numPr>
        <w:spacing w:before="0" w:after="0" w:line="240" w:lineRule="auto"/>
        <w:rPr>
          <w:rFonts w:eastAsia="Times New Roman"/>
        </w:rPr>
      </w:pPr>
      <w:r>
        <w:rPr>
          <w:rFonts w:eastAsia="Times New Roman"/>
        </w:rPr>
        <w:t>Log connections to SCMS</w:t>
      </w:r>
    </w:p>
    <w:p w14:paraId="3175FFC2" w14:textId="6B1AF729" w:rsidR="00DF25AB" w:rsidRDefault="00DF25AB"/>
    <w:p w14:paraId="0488DEAD" w14:textId="4EDECF41" w:rsidR="00DF25AB" w:rsidRDefault="00DF25AB" w:rsidP="004B38AF">
      <w:pPr>
        <w:pStyle w:val="Heading4"/>
      </w:pPr>
      <w:proofErr w:type="spellStart"/>
      <w:r w:rsidRPr="00DF25AB">
        <w:t>systemLog</w:t>
      </w:r>
      <w:proofErr w:type="spellEnd"/>
    </w:p>
    <w:p w14:paraId="65130A0F" w14:textId="77777777" w:rsidR="00DF25AB" w:rsidRDefault="00DF25AB" w:rsidP="00DF25AB">
      <w:pPr>
        <w:numPr>
          <w:ilvl w:val="0"/>
          <w:numId w:val="64"/>
        </w:numPr>
        <w:spacing w:before="0" w:after="0" w:line="240" w:lineRule="auto"/>
        <w:rPr>
          <w:rFonts w:eastAsia="Times New Roman"/>
        </w:rPr>
      </w:pPr>
      <w:r>
        <w:rPr>
          <w:rFonts w:eastAsia="Times New Roman"/>
        </w:rPr>
        <w:t xml:space="preserve">System log (very PII sensitive, just for internal use and will have to be locked down and encrypted, may want to exclude collection of this once the pilot is working well) (purge sixth) </w:t>
      </w:r>
    </w:p>
    <w:p w14:paraId="2675BBE4" w14:textId="77777777" w:rsidR="00DF25AB" w:rsidRDefault="00DF25AB" w:rsidP="00DF25AB">
      <w:pPr>
        <w:numPr>
          <w:ilvl w:val="1"/>
          <w:numId w:val="64"/>
        </w:numPr>
        <w:spacing w:before="0" w:after="0" w:line="240" w:lineRule="auto"/>
        <w:rPr>
          <w:rFonts w:eastAsia="Times New Roman"/>
        </w:rPr>
      </w:pPr>
      <w:r>
        <w:rPr>
          <w:rFonts w:eastAsia="Times New Roman"/>
        </w:rPr>
        <w:t>Boot and shutdown location/time</w:t>
      </w:r>
    </w:p>
    <w:p w14:paraId="3C390B00" w14:textId="77777777" w:rsidR="00DF25AB" w:rsidRPr="004B38AF" w:rsidRDefault="00DF25AB" w:rsidP="004B38AF">
      <w:pPr>
        <w:numPr>
          <w:ilvl w:val="1"/>
          <w:numId w:val="64"/>
        </w:numPr>
        <w:spacing w:before="0" w:after="0" w:line="240" w:lineRule="auto"/>
      </w:pPr>
      <w:r w:rsidRPr="00DF25AB">
        <w:rPr>
          <w:rFonts w:eastAsia="Times New Roman"/>
        </w:rPr>
        <w:t>Application errors and re-starts</w:t>
      </w:r>
    </w:p>
    <w:p w14:paraId="54C1D88A" w14:textId="440CDAF7" w:rsidR="00DF25AB" w:rsidRDefault="00DF25AB" w:rsidP="004B38AF">
      <w:pPr>
        <w:numPr>
          <w:ilvl w:val="1"/>
          <w:numId w:val="64"/>
        </w:numPr>
        <w:spacing w:before="0" w:after="0" w:line="240" w:lineRule="auto"/>
      </w:pPr>
      <w:r w:rsidRPr="00DF25AB">
        <w:rPr>
          <w:rFonts w:eastAsia="Times New Roman"/>
        </w:rPr>
        <w:t>OBU unique identifier</w:t>
      </w:r>
    </w:p>
    <w:p w14:paraId="6BF8F678" w14:textId="5A915822" w:rsidR="00DF25AB" w:rsidRDefault="00DF25AB" w:rsidP="004B38AF">
      <w:pPr>
        <w:pStyle w:val="Heading4"/>
      </w:pPr>
      <w:r w:rsidRPr="00DF25AB">
        <w:t>upgrades</w:t>
      </w:r>
    </w:p>
    <w:p w14:paraId="55F1C11F" w14:textId="77777777" w:rsidR="00DF25AB" w:rsidRDefault="00DF25AB" w:rsidP="00DF25AB">
      <w:pPr>
        <w:numPr>
          <w:ilvl w:val="0"/>
          <w:numId w:val="64"/>
        </w:numPr>
        <w:spacing w:before="0" w:after="0" w:line="240" w:lineRule="auto"/>
        <w:rPr>
          <w:rFonts w:eastAsia="Times New Roman"/>
        </w:rPr>
      </w:pPr>
      <w:r>
        <w:rPr>
          <w:rFonts w:eastAsia="Times New Roman"/>
        </w:rPr>
        <w:t xml:space="preserve">OBU upgrades (purge fourth) </w:t>
      </w:r>
    </w:p>
    <w:p w14:paraId="368A96B5" w14:textId="77777777" w:rsidR="00DF25AB" w:rsidRDefault="00DF25AB" w:rsidP="00DF25AB">
      <w:pPr>
        <w:numPr>
          <w:ilvl w:val="1"/>
          <w:numId w:val="64"/>
        </w:numPr>
        <w:spacing w:before="0" w:after="0" w:line="240" w:lineRule="auto"/>
        <w:rPr>
          <w:rFonts w:eastAsia="Times New Roman"/>
        </w:rPr>
      </w:pPr>
      <w:r>
        <w:rPr>
          <w:rFonts w:eastAsia="Times New Roman"/>
        </w:rPr>
        <w:t>Log success/fail of firmware updates</w:t>
      </w:r>
    </w:p>
    <w:p w14:paraId="7DC46C6D" w14:textId="77777777" w:rsidR="00DF25AB" w:rsidRDefault="00DF25AB" w:rsidP="00DF25AB">
      <w:pPr>
        <w:numPr>
          <w:ilvl w:val="1"/>
          <w:numId w:val="64"/>
        </w:numPr>
        <w:spacing w:before="0" w:after="0" w:line="240" w:lineRule="auto"/>
        <w:rPr>
          <w:rFonts w:eastAsia="Times New Roman"/>
        </w:rPr>
      </w:pPr>
      <w:r>
        <w:rPr>
          <w:rFonts w:eastAsia="Times New Roman"/>
        </w:rPr>
        <w:t>Log availability of firmware updates</w:t>
      </w:r>
    </w:p>
    <w:p w14:paraId="14EEEA58" w14:textId="7F3AD7AE" w:rsidR="00DF25AB" w:rsidRDefault="00DF25AB"/>
    <w:p w14:paraId="0F7130D0" w14:textId="77777777" w:rsidR="00DF25AB" w:rsidRPr="00DF25AB" w:rsidRDefault="00DF25AB"/>
    <w:p w14:paraId="4681D785" w14:textId="6FDED7A3" w:rsidR="00FD0B6B" w:rsidRDefault="00FD0B6B"/>
    <w:p w14:paraId="53036FEA" w14:textId="35A44446" w:rsidR="00FD0B6B" w:rsidRDefault="00FD0B6B" w:rsidP="004B38AF">
      <w:pPr>
        <w:pStyle w:val="Heading3"/>
      </w:pPr>
      <w:bookmarkStart w:id="68" w:name="_Toc181319"/>
      <w:r>
        <w:t>Inbound BSM - Test File Processing (HEX and JSON)</w:t>
      </w:r>
      <w:bookmarkEnd w:id="68"/>
    </w:p>
    <w:p w14:paraId="18595EF3" w14:textId="77777777" w:rsidR="004B38AF" w:rsidRDefault="004B38AF" w:rsidP="004B38AF">
      <w:r>
        <w:t xml:space="preserve">HEX and JSON file processing </w:t>
      </w:r>
      <w:proofErr w:type="gramStart"/>
      <w:r>
        <w:t>is</w:t>
      </w:r>
      <w:proofErr w:type="gramEnd"/>
      <w:r>
        <w:t xml:space="preserve"> no longer supported</w:t>
      </w:r>
    </w:p>
    <w:p w14:paraId="5E298699" w14:textId="77777777" w:rsidR="00FD0B6B" w:rsidRPr="00FD0B6B" w:rsidRDefault="00FD0B6B"/>
    <w:p w14:paraId="030FF98F" w14:textId="69E9EED7" w:rsidR="00B63D68" w:rsidRDefault="00B63D68" w:rsidP="00B63D68">
      <w:pPr>
        <w:pStyle w:val="Heading2"/>
      </w:pPr>
      <w:bookmarkStart w:id="69" w:name="_Toc181320"/>
      <w:r>
        <w:t>Probe D</w:t>
      </w:r>
      <w:r w:rsidR="00C90428">
        <w:t>ata</w:t>
      </w:r>
      <w:r>
        <w:t xml:space="preserve"> Management</w:t>
      </w:r>
      <w:bookmarkEnd w:id="69"/>
    </w:p>
    <w:p w14:paraId="16E5983A" w14:textId="6714A775" w:rsidR="00B63D68" w:rsidRDefault="00A82113" w:rsidP="00B63D68">
      <w:r>
        <w:t>ODE accepts PDM messages and other metadata parameters for broadcasting PDM messages via the REST API interface. The ODE accepts data elements in JSON which are then sent via SNMP to an array of Roadside Units (RSUs) which are also specified in that same JSON string.</w:t>
      </w:r>
    </w:p>
    <w:p w14:paraId="12BD8D44" w14:textId="13EBEE89" w:rsidR="00A82113" w:rsidRDefault="00A82113" w:rsidP="00A82113">
      <w:pPr>
        <w:pStyle w:val="Heading3"/>
      </w:pPr>
      <w:bookmarkStart w:id="70" w:name="_Toc181321"/>
      <w:r>
        <w:t>PDM Broadcast Request Quick Start Guide</w:t>
      </w:r>
      <w:bookmarkEnd w:id="70"/>
    </w:p>
    <w:p w14:paraId="0FEEE74E" w14:textId="6F3227D4" w:rsidR="00A82113" w:rsidRDefault="00A82113" w:rsidP="00A82113">
      <w:r>
        <w:t>To run a local test of the PDM message API, please follow these instructions.</w:t>
      </w:r>
    </w:p>
    <w:p w14:paraId="1D36C745" w14:textId="4D65ED4A" w:rsidR="00A82113" w:rsidRDefault="00A82113" w:rsidP="00A82113">
      <w:pPr>
        <w:pStyle w:val="ListParagraph"/>
        <w:numPr>
          <w:ilvl w:val="0"/>
          <w:numId w:val="48"/>
        </w:numPr>
      </w:pPr>
      <w:r>
        <w:t>Start the ODE.</w:t>
      </w:r>
    </w:p>
    <w:p w14:paraId="1C6E6CEC" w14:textId="77777777" w:rsidR="00A82113" w:rsidRDefault="00A82113" w:rsidP="00A82113">
      <w:pPr>
        <w:pStyle w:val="ListParagraph"/>
        <w:numPr>
          <w:ilvl w:val="0"/>
          <w:numId w:val="48"/>
        </w:numPr>
      </w:pPr>
      <w:r>
        <w:t>Reference the Swagger documentation located in the /docs folder of the repo to view the specifications for the API call. If needed, paste the YAML file into http://editor.swagger.io to see a rendered webpage for the documentation.</w:t>
      </w:r>
    </w:p>
    <w:p w14:paraId="44F13095" w14:textId="3DD1497B" w:rsidR="00A82113" w:rsidRDefault="00A82113" w:rsidP="00A82113">
      <w:pPr>
        <w:pStyle w:val="ListParagraph"/>
        <w:numPr>
          <w:ilvl w:val="0"/>
          <w:numId w:val="48"/>
        </w:numPr>
      </w:pPr>
      <w:r>
        <w:t xml:space="preserve">Use a </w:t>
      </w:r>
      <w:proofErr w:type="gramStart"/>
      <w:r>
        <w:t>web based</w:t>
      </w:r>
      <w:proofErr w:type="gramEnd"/>
      <w:r>
        <w:t xml:space="preserve"> REST tool</w:t>
      </w:r>
      <w:r w:rsidR="004C0F68">
        <w:t xml:space="preserve"> such as Postman to send the PDM</w:t>
      </w:r>
      <w:r>
        <w:t xml:space="preserve"> broadcast request to the ODE. Make sure the REST request body contains the “</w:t>
      </w:r>
      <w:proofErr w:type="spellStart"/>
      <w:r>
        <w:t>snmp</w:t>
      </w:r>
      <w:proofErr w:type="spellEnd"/>
      <w:r>
        <w:t>” and “</w:t>
      </w:r>
      <w:proofErr w:type="spellStart"/>
      <w:r>
        <w:t>rsus</w:t>
      </w:r>
      <w:proofErr w:type="spellEnd"/>
      <w:r>
        <w:t>” elements with valid IP addresses of the RSUs that you intend to send the message to</w:t>
      </w:r>
      <w:r w:rsidR="004C0F68">
        <w:t>.</w:t>
      </w:r>
    </w:p>
    <w:p w14:paraId="5A4D0D9E" w14:textId="73E1A742" w:rsidR="00A82113" w:rsidRPr="00A82113" w:rsidRDefault="00A82113" w:rsidP="00A82113">
      <w:pPr>
        <w:pStyle w:val="ListParagraph"/>
        <w:numPr>
          <w:ilvl w:val="0"/>
          <w:numId w:val="48"/>
        </w:numPr>
      </w:pPr>
      <w:r>
        <w:t xml:space="preserve">The REST interface will return a response indicating the request was executed successfully: </w:t>
      </w:r>
      <w:r w:rsidRPr="00C12352">
        <w:rPr>
          <w:rFonts w:eastAsia="Times New Roman" w:cs="Consolas"/>
          <w:color w:val="999999"/>
          <w:sz w:val="20"/>
          <w:lang w:eastAsia="en-US"/>
        </w:rPr>
        <w:t>{</w:t>
      </w:r>
      <w:r w:rsidRPr="00C12352">
        <w:rPr>
          <w:rFonts w:eastAsia="Times New Roman" w:cs="Consolas"/>
          <w:color w:val="000000"/>
          <w:sz w:val="20"/>
          <w:lang w:eastAsia="en-US"/>
        </w:rPr>
        <w:t>success</w:t>
      </w:r>
      <w:r w:rsidRPr="00C12352">
        <w:rPr>
          <w:rFonts w:eastAsia="Times New Roman" w:cs="Consolas"/>
          <w:color w:val="999999"/>
          <w:sz w:val="20"/>
          <w:lang w:eastAsia="en-US"/>
        </w:rPr>
        <w:t>:</w:t>
      </w:r>
      <w:r w:rsidRPr="00C12352">
        <w:rPr>
          <w:rFonts w:eastAsia="Times New Roman" w:cs="Consolas"/>
          <w:color w:val="000000"/>
          <w:sz w:val="20"/>
          <w:lang w:eastAsia="en-US"/>
        </w:rPr>
        <w:t xml:space="preserve"> </w:t>
      </w:r>
      <w:r w:rsidRPr="00C12352">
        <w:rPr>
          <w:rFonts w:eastAsia="Times New Roman" w:cs="Consolas"/>
          <w:color w:val="990055"/>
          <w:sz w:val="20"/>
          <w:lang w:eastAsia="en-US"/>
        </w:rPr>
        <w:t>true</w:t>
      </w:r>
      <w:r w:rsidRPr="00C12352">
        <w:rPr>
          <w:rFonts w:eastAsia="Times New Roman" w:cs="Consolas"/>
          <w:color w:val="999999"/>
          <w:sz w:val="20"/>
          <w:lang w:eastAsia="en-US"/>
        </w:rPr>
        <w:t>}</w:t>
      </w:r>
      <w:r w:rsidRPr="00C12352">
        <w:t xml:space="preserve">. </w:t>
      </w:r>
      <w:r>
        <w:t>If the request fails, you will receive an error message such as:</w:t>
      </w:r>
      <w:r>
        <w:br/>
      </w:r>
      <w:r w:rsidRPr="00C12352">
        <w:rPr>
          <w:rFonts w:ascii="Courier New" w:hAnsi="Courier New" w:cs="Courier New"/>
          <w:sz w:val="20"/>
        </w:rPr>
        <w:t>{</w:t>
      </w:r>
      <w:r w:rsidRPr="00C12352">
        <w:rPr>
          <w:rFonts w:ascii="Courier New" w:hAnsi="Courier New" w:cs="Courier New"/>
          <w:sz w:val="20"/>
        </w:rPr>
        <w:br/>
        <w:t xml:space="preserve">   "timestamp": 1489415494755,</w:t>
      </w:r>
      <w:r w:rsidRPr="00C12352">
        <w:rPr>
          <w:rFonts w:ascii="Courier New" w:hAnsi="Courier New" w:cs="Courier New"/>
          <w:sz w:val="20"/>
        </w:rPr>
        <w:br/>
        <w:t xml:space="preserve">   "status": 400,</w:t>
      </w:r>
      <w:r w:rsidRPr="00C12352">
        <w:rPr>
          <w:rFonts w:ascii="Courier New" w:hAnsi="Courier New" w:cs="Courier New"/>
          <w:sz w:val="20"/>
        </w:rPr>
        <w:br/>
        <w:t xml:space="preserve">   "error": "Bad Request",</w:t>
      </w:r>
      <w:r w:rsidRPr="00C12352">
        <w:rPr>
          <w:rFonts w:ascii="Courier New" w:hAnsi="Courier New" w:cs="Courier New"/>
          <w:sz w:val="20"/>
        </w:rPr>
        <w:br/>
        <w:t xml:space="preserve">   "exception": "</w:t>
      </w:r>
      <w:proofErr w:type="spellStart"/>
      <w:proofErr w:type="gramStart"/>
      <w:r w:rsidRPr="00C12352">
        <w:rPr>
          <w:rFonts w:ascii="Courier New" w:hAnsi="Courier New" w:cs="Courier New"/>
          <w:sz w:val="20"/>
        </w:rPr>
        <w:t>us.dot.its.jpo.ode.traveler</w:t>
      </w:r>
      <w:proofErr w:type="gramEnd"/>
      <w:r w:rsidRPr="00C12352">
        <w:rPr>
          <w:rFonts w:ascii="Courier New" w:hAnsi="Courier New" w:cs="Courier New"/>
          <w:sz w:val="20"/>
        </w:rPr>
        <w:t>.TimMessageException</w:t>
      </w:r>
      <w:proofErr w:type="spellEnd"/>
      <w:r w:rsidRPr="00C12352">
        <w:rPr>
          <w:rFonts w:ascii="Courier New" w:hAnsi="Courier New" w:cs="Courier New"/>
          <w:sz w:val="20"/>
        </w:rPr>
        <w:t>",</w:t>
      </w:r>
      <w:r w:rsidRPr="00C12352">
        <w:rPr>
          <w:rFonts w:ascii="Courier New" w:hAnsi="Courier New" w:cs="Courier New"/>
          <w:sz w:val="20"/>
        </w:rPr>
        <w:br/>
        <w:t xml:space="preserve">   "message": "</w:t>
      </w:r>
      <w:proofErr w:type="spellStart"/>
      <w:r w:rsidRPr="00C12352">
        <w:rPr>
          <w:rFonts w:ascii="Courier New" w:hAnsi="Courier New" w:cs="Courier New"/>
          <w:sz w:val="20"/>
        </w:rPr>
        <w:t>us.dot.its.jpo.ode.traveler.TimMessageException</w:t>
      </w:r>
      <w:proofErr w:type="spellEnd"/>
      <w:r w:rsidRPr="00C12352">
        <w:rPr>
          <w:rFonts w:ascii="Courier New" w:hAnsi="Courier New" w:cs="Courier New"/>
          <w:sz w:val="20"/>
        </w:rPr>
        <w:t>: Empty response from RSU 127.0.0.1",</w:t>
      </w:r>
      <w:r w:rsidRPr="00C12352">
        <w:rPr>
          <w:rFonts w:ascii="Courier New" w:hAnsi="Courier New" w:cs="Courier New"/>
          <w:sz w:val="20"/>
        </w:rPr>
        <w:br/>
        <w:t xml:space="preserve">   "path": "/</w:t>
      </w:r>
      <w:proofErr w:type="spellStart"/>
      <w:r w:rsidRPr="00C12352">
        <w:rPr>
          <w:rFonts w:ascii="Courier New" w:hAnsi="Courier New" w:cs="Courier New"/>
          <w:sz w:val="20"/>
        </w:rPr>
        <w:t>tim</w:t>
      </w:r>
      <w:proofErr w:type="spellEnd"/>
      <w:r w:rsidRPr="00C12352">
        <w:rPr>
          <w:rFonts w:ascii="Courier New" w:hAnsi="Courier New" w:cs="Courier New"/>
          <w:sz w:val="20"/>
        </w:rPr>
        <w:t>"</w:t>
      </w:r>
      <w:r w:rsidRPr="00C12352">
        <w:rPr>
          <w:rFonts w:ascii="Courier New" w:hAnsi="Courier New" w:cs="Courier New"/>
          <w:sz w:val="20"/>
        </w:rPr>
        <w:br/>
        <w:t>}</w:t>
      </w:r>
    </w:p>
    <w:p w14:paraId="010DA22C" w14:textId="77777777" w:rsidR="001A3B89" w:rsidRDefault="001A3B89" w:rsidP="00CA4BB4">
      <w:pPr>
        <w:pStyle w:val="Heading2"/>
      </w:pPr>
      <w:bookmarkStart w:id="71" w:name="_Toc181322"/>
      <w:r>
        <w:t>Outbound TIM Broadcast</w:t>
      </w:r>
      <w:bookmarkEnd w:id="71"/>
    </w:p>
    <w:p w14:paraId="031325D7" w14:textId="2D095C14" w:rsidR="001A3B89" w:rsidRDefault="001A3B89" w:rsidP="001A3B89">
      <w:r>
        <w:lastRenderedPageBreak/>
        <w:t xml:space="preserve">ODE accepts TIM messages and other metadata parameters for broadcasting TIM messages via the REST API interface. The ODE accepts data elements in JSON format from which a fully formed ASN.1 compliant J2735 </w:t>
      </w:r>
      <w:proofErr w:type="spellStart"/>
      <w:r>
        <w:t>TravelerInformation</w:t>
      </w:r>
      <w:proofErr w:type="spellEnd"/>
      <w:r>
        <w:t xml:space="preserve"> message will be constructed and sent</w:t>
      </w:r>
      <w:r w:rsidR="00A82113">
        <w:t xml:space="preserve"> to an array of RSUs</w:t>
      </w:r>
      <w:r>
        <w:t xml:space="preserve">. The RSUs must be specified in the TIM broadcast message received by the ODE. In addition to the RSU devices, the TIM message is also deposited to the US DOT Situation Data Warehouse (SDW) from which the </w:t>
      </w:r>
      <w:proofErr w:type="spellStart"/>
      <w:r>
        <w:t>SiriusXM</w:t>
      </w:r>
      <w:proofErr w:type="spellEnd"/>
      <w:r>
        <w:t xml:space="preserve"> satellites will pull from and broadcast to vehicles that are not within range of RSUs. SDW parameters are also specified in the TIM REST interface. Please refer to the Swagger file documentation for details of a TIM REST interface.</w:t>
      </w:r>
    </w:p>
    <w:p w14:paraId="10A32AF1" w14:textId="13EAE4C7" w:rsidR="00271DD3" w:rsidRDefault="00271DD3" w:rsidP="00271DD3">
      <w:pPr>
        <w:pStyle w:val="Heading3"/>
        <w:rPr>
          <w:ins w:id="72" w:author="Schwartz, Matthew [USA]" w:date="2019-02-05T14:40:00Z"/>
        </w:rPr>
      </w:pPr>
      <w:bookmarkStart w:id="73" w:name="_Toc181323"/>
      <w:r>
        <w:t xml:space="preserve">Outbound TIM </w:t>
      </w:r>
      <w:r w:rsidR="002E70FB">
        <w:t xml:space="preserve">to SDW </w:t>
      </w:r>
      <w:del w:id="74" w:author="Schwartz, Matthew [USA]" w:date="2019-02-05T14:39:00Z">
        <w:r w:rsidR="00BB50D8" w:rsidDel="00D27ECE">
          <w:delText xml:space="preserve">Websocket </w:delText>
        </w:r>
      </w:del>
      <w:r>
        <w:t>Setup</w:t>
      </w:r>
      <w:bookmarkEnd w:id="73"/>
    </w:p>
    <w:p w14:paraId="35575007" w14:textId="331B3C72" w:rsidR="00D27ECE" w:rsidRPr="00D27ECE" w:rsidRDefault="00B416DF" w:rsidP="00D27ECE">
      <w:pPr>
        <w:pStyle w:val="Heading4"/>
        <w:pPrChange w:id="75" w:author="Schwartz, Matthew [USA]" w:date="2019-02-05T14:40:00Z">
          <w:pPr>
            <w:pStyle w:val="Heading3"/>
          </w:pPr>
        </w:pPrChange>
      </w:pPr>
      <w:ins w:id="76" w:author="Schwartz, Matthew [USA]" w:date="2019-02-06T09:05:00Z">
        <w:r>
          <w:t xml:space="preserve">Option 1: </w:t>
        </w:r>
      </w:ins>
      <w:proofErr w:type="spellStart"/>
      <w:ins w:id="77" w:author="Schwartz, Matthew [USA]" w:date="2019-02-05T14:40:00Z">
        <w:r w:rsidR="00D27ECE">
          <w:t>Websocket</w:t>
        </w:r>
        <w:proofErr w:type="spellEnd"/>
        <w:r w:rsidR="00D27ECE">
          <w:t xml:space="preserve"> Interface</w:t>
        </w:r>
      </w:ins>
    </w:p>
    <w:p w14:paraId="6EBFF7F1" w14:textId="42E57B90" w:rsidR="00271DD3" w:rsidRPr="00271DD3" w:rsidRDefault="00271DD3" w:rsidP="006820F5">
      <w:pPr>
        <w:numPr>
          <w:ilvl w:val="0"/>
          <w:numId w:val="47"/>
        </w:numPr>
        <w:shd w:val="clear" w:color="auto" w:fill="FFFFFF"/>
        <w:spacing w:before="0" w:after="0" w:afterAutospacing="1" w:line="240" w:lineRule="auto"/>
        <w:rPr>
          <w:rFonts w:ascii="Segoe UI" w:eastAsia="Times New Roman" w:hAnsi="Segoe UI" w:cs="Segoe UI"/>
          <w:color w:val="24292E"/>
          <w:sz w:val="24"/>
          <w:szCs w:val="24"/>
          <w:lang w:eastAsia="en-US"/>
        </w:rPr>
      </w:pPr>
      <w:r>
        <w:rPr>
          <w:rFonts w:ascii="Segoe UI" w:eastAsia="Times New Roman" w:hAnsi="Segoe UI" w:cs="Segoe UI"/>
          <w:color w:val="24292E"/>
          <w:sz w:val="24"/>
          <w:szCs w:val="24"/>
          <w:lang w:eastAsia="en-US"/>
        </w:rPr>
        <w:t xml:space="preserve">ODE </w:t>
      </w:r>
      <w:r w:rsidRPr="00E576B4">
        <w:rPr>
          <w:rFonts w:ascii="Segoe UI" w:eastAsia="Times New Roman" w:hAnsi="Segoe UI" w:cs="Segoe UI"/>
          <w:b/>
          <w:color w:val="24292E"/>
          <w:sz w:val="24"/>
          <w:szCs w:val="24"/>
          <w:lang w:eastAsia="en-US"/>
        </w:rPr>
        <w:t>Configuration</w:t>
      </w:r>
      <w:r>
        <w:rPr>
          <w:rFonts w:ascii="Segoe UI" w:eastAsia="Times New Roman" w:hAnsi="Segoe UI" w:cs="Segoe UI"/>
          <w:color w:val="24292E"/>
          <w:sz w:val="24"/>
          <w:szCs w:val="24"/>
          <w:lang w:eastAsia="en-US"/>
        </w:rPr>
        <w:t xml:space="preserve">: </w:t>
      </w:r>
      <w:r w:rsidRPr="00271DD3">
        <w:rPr>
          <w:rFonts w:ascii="Segoe UI" w:eastAsia="Times New Roman" w:hAnsi="Segoe UI" w:cs="Segoe UI"/>
          <w:color w:val="24292E"/>
          <w:sz w:val="24"/>
          <w:szCs w:val="24"/>
          <w:lang w:eastAsia="en-US"/>
        </w:rPr>
        <w:t>Update the effective </w:t>
      </w:r>
      <w:proofErr w:type="spellStart"/>
      <w:proofErr w:type="gramStart"/>
      <w:r w:rsidRPr="00271DD3">
        <w:rPr>
          <w:rFonts w:ascii="Consolas" w:eastAsia="Times New Roman" w:hAnsi="Consolas" w:cs="Consolas"/>
          <w:color w:val="24292E"/>
          <w:sz w:val="20"/>
          <w:szCs w:val="20"/>
          <w:lang w:eastAsia="en-US"/>
        </w:rPr>
        <w:t>application.properties</w:t>
      </w:r>
      <w:proofErr w:type="spellEnd"/>
      <w:proofErr w:type="gramEnd"/>
      <w:r w:rsidRPr="00271DD3">
        <w:rPr>
          <w:rFonts w:ascii="Segoe UI" w:eastAsia="Times New Roman" w:hAnsi="Segoe UI" w:cs="Segoe UI"/>
          <w:color w:val="24292E"/>
          <w:sz w:val="24"/>
          <w:szCs w:val="24"/>
          <w:lang w:eastAsia="en-US"/>
        </w:rPr>
        <w:t> file with usernam</w:t>
      </w:r>
      <w:r w:rsidR="00B23540">
        <w:rPr>
          <w:rFonts w:ascii="Segoe UI" w:eastAsia="Times New Roman" w:hAnsi="Segoe UI" w:cs="Segoe UI"/>
          <w:color w:val="24292E"/>
          <w:sz w:val="24"/>
          <w:szCs w:val="24"/>
          <w:lang w:eastAsia="en-US"/>
        </w:rPr>
        <w:t>e and password for Webapp2/</w:t>
      </w:r>
      <w:proofErr w:type="spellStart"/>
      <w:r w:rsidR="00B23540">
        <w:rPr>
          <w:rFonts w:ascii="Segoe UI" w:eastAsia="Times New Roman" w:hAnsi="Segoe UI" w:cs="Segoe UI"/>
          <w:color w:val="24292E"/>
          <w:sz w:val="24"/>
          <w:szCs w:val="24"/>
          <w:lang w:eastAsia="en-US"/>
        </w:rPr>
        <w:t>sdw</w:t>
      </w:r>
      <w:proofErr w:type="spellEnd"/>
      <w:r w:rsidR="00B23540">
        <w:rPr>
          <w:rFonts w:ascii="Segoe UI" w:eastAsia="Times New Roman" w:hAnsi="Segoe UI" w:cs="Segoe UI"/>
          <w:color w:val="24292E"/>
          <w:sz w:val="24"/>
          <w:szCs w:val="24"/>
          <w:lang w:eastAsia="en-US"/>
        </w:rPr>
        <w:t xml:space="preserve">. </w:t>
      </w:r>
      <w:r w:rsidRPr="00271DD3">
        <w:rPr>
          <w:rFonts w:ascii="Segoe UI" w:eastAsia="Times New Roman" w:hAnsi="Segoe UI" w:cs="Segoe UI"/>
          <w:color w:val="24292E"/>
          <w:sz w:val="24"/>
          <w:szCs w:val="24"/>
          <w:lang w:eastAsia="en-US"/>
        </w:rPr>
        <w:t>Substitute your username and password for </w:t>
      </w:r>
      <w:r w:rsidRPr="00271DD3">
        <w:rPr>
          <w:rFonts w:ascii="Consolas" w:eastAsia="Times New Roman" w:hAnsi="Consolas" w:cs="Consolas"/>
          <w:color w:val="24292E"/>
          <w:sz w:val="20"/>
          <w:szCs w:val="20"/>
          <w:lang w:eastAsia="en-US"/>
        </w:rPr>
        <w:t>&lt;SDWUSERNAME&gt;</w:t>
      </w:r>
      <w:r w:rsidRPr="00271DD3">
        <w:rPr>
          <w:rFonts w:ascii="Segoe UI" w:eastAsia="Times New Roman" w:hAnsi="Segoe UI" w:cs="Segoe UI"/>
          <w:color w:val="24292E"/>
          <w:sz w:val="24"/>
          <w:szCs w:val="24"/>
          <w:lang w:eastAsia="en-US"/>
        </w:rPr>
        <w:t> and </w:t>
      </w:r>
      <w:r w:rsidRPr="00271DD3">
        <w:rPr>
          <w:rFonts w:ascii="Consolas" w:eastAsia="Times New Roman" w:hAnsi="Consolas" w:cs="Consolas"/>
          <w:color w:val="24292E"/>
          <w:sz w:val="20"/>
          <w:szCs w:val="20"/>
          <w:lang w:eastAsia="en-US"/>
        </w:rPr>
        <w:t>&lt;SDWPASSWORD&gt;</w:t>
      </w:r>
      <w:r w:rsidRPr="00271DD3">
        <w:rPr>
          <w:rFonts w:ascii="Segoe UI" w:eastAsia="Times New Roman" w:hAnsi="Segoe UI" w:cs="Segoe UI"/>
          <w:color w:val="24292E"/>
          <w:sz w:val="24"/>
          <w:szCs w:val="24"/>
          <w:lang w:eastAsia="en-US"/>
        </w:rPr>
        <w:t>, respectively.</w:t>
      </w:r>
    </w:p>
    <w:p w14:paraId="5597D2AF" w14:textId="36075628" w:rsidR="00271DD3" w:rsidRPr="00271DD3" w:rsidRDefault="00271DD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sidRPr="00271DD3">
        <w:rPr>
          <w:rFonts w:ascii="Consolas" w:eastAsia="Times New Roman" w:hAnsi="Consolas" w:cs="Consolas"/>
          <w:color w:val="24292E"/>
          <w:sz w:val="20"/>
          <w:szCs w:val="20"/>
          <w:bdr w:val="none" w:sz="0" w:space="0" w:color="auto" w:frame="1"/>
          <w:lang w:eastAsia="en-US"/>
        </w:rPr>
        <w:t xml:space="preserve">        </w:t>
      </w:r>
      <w:proofErr w:type="spellStart"/>
      <w:proofErr w:type="gramStart"/>
      <w:r w:rsidR="00C06ADA">
        <w:rPr>
          <w:rFonts w:ascii="Consolas" w:eastAsia="Times New Roman" w:hAnsi="Consolas" w:cs="Consolas"/>
          <w:color w:val="24292E"/>
          <w:sz w:val="20"/>
          <w:szCs w:val="20"/>
          <w:bdr w:val="none" w:sz="0" w:space="0" w:color="auto" w:frame="1"/>
          <w:lang w:eastAsia="en-US"/>
        </w:rPr>
        <w:t>ode.ddsCasUsername</w:t>
      </w:r>
      <w:proofErr w:type="spellEnd"/>
      <w:proofErr w:type="gramEnd"/>
      <w:r w:rsidR="00C06ADA">
        <w:rPr>
          <w:rFonts w:ascii="Consolas" w:eastAsia="Times New Roman" w:hAnsi="Consolas" w:cs="Consolas"/>
          <w:color w:val="24292E"/>
          <w:sz w:val="20"/>
          <w:szCs w:val="20"/>
          <w:bdr w:val="none" w:sz="0" w:space="0" w:color="auto" w:frame="1"/>
          <w:lang w:eastAsia="en-US"/>
        </w:rPr>
        <w:t>=&lt;SDWUSERNAME&gt;</w:t>
      </w:r>
    </w:p>
    <w:p w14:paraId="3C7A6069" w14:textId="4ACAF0FC" w:rsidR="00271DD3" w:rsidRDefault="00C06ADA"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 xml:space="preserve">        </w:t>
      </w:r>
      <w:proofErr w:type="spellStart"/>
      <w:proofErr w:type="gramStart"/>
      <w:r>
        <w:rPr>
          <w:rFonts w:ascii="Consolas" w:eastAsia="Times New Roman" w:hAnsi="Consolas" w:cs="Consolas"/>
          <w:color w:val="24292E"/>
          <w:sz w:val="20"/>
          <w:szCs w:val="20"/>
          <w:bdr w:val="none" w:sz="0" w:space="0" w:color="auto" w:frame="1"/>
          <w:lang w:eastAsia="en-US"/>
        </w:rPr>
        <w:t>ode.ddsCasPassword</w:t>
      </w:r>
      <w:proofErr w:type="spellEnd"/>
      <w:proofErr w:type="gramEnd"/>
      <w:r>
        <w:rPr>
          <w:rFonts w:ascii="Consolas" w:eastAsia="Times New Roman" w:hAnsi="Consolas" w:cs="Consolas"/>
          <w:color w:val="24292E"/>
          <w:sz w:val="20"/>
          <w:szCs w:val="20"/>
          <w:bdr w:val="none" w:sz="0" w:space="0" w:color="auto" w:frame="1"/>
          <w:lang w:eastAsia="en-US"/>
        </w:rPr>
        <w:t>=&lt;SDWPASSWORD&gt;</w:t>
      </w:r>
      <w:ins w:id="78" w:author="Schwartz, Matthew [USA]" w:date="2019-02-05T14:49:00Z">
        <w:r w:rsidR="00C66090">
          <w:rPr>
            <w:rFonts w:ascii="Consolas" w:eastAsia="Times New Roman" w:hAnsi="Consolas" w:cs="Consolas"/>
            <w:color w:val="24292E"/>
            <w:sz w:val="20"/>
            <w:szCs w:val="20"/>
            <w:bdr w:val="none" w:sz="0" w:space="0" w:color="auto" w:frame="1"/>
            <w:lang w:eastAsia="en-US"/>
          </w:rPr>
          <w:br/>
        </w:r>
        <w:r w:rsidR="00C66090">
          <w:rPr>
            <w:rFonts w:ascii="Consolas" w:eastAsia="Times New Roman" w:hAnsi="Consolas" w:cs="Consolas"/>
            <w:color w:val="24292E"/>
            <w:sz w:val="20"/>
            <w:szCs w:val="20"/>
            <w:bdr w:val="none" w:sz="0" w:space="0" w:color="auto" w:frame="1"/>
            <w:lang w:eastAsia="en-US"/>
          </w:rPr>
          <w:t xml:space="preserve">        </w:t>
        </w:r>
        <w:proofErr w:type="spellStart"/>
        <w:r w:rsidR="00C66090">
          <w:rPr>
            <w:rFonts w:ascii="Consolas" w:eastAsia="Times New Roman" w:hAnsi="Consolas" w:cs="Consolas"/>
            <w:color w:val="24292E"/>
            <w:sz w:val="20"/>
            <w:szCs w:val="20"/>
            <w:bdr w:val="none" w:sz="0" w:space="0" w:color="auto" w:frame="1"/>
            <w:lang w:eastAsia="en-US"/>
          </w:rPr>
          <w:t>ode.</w:t>
        </w:r>
        <w:r w:rsidR="00C66090" w:rsidRPr="00C66090">
          <w:rPr>
            <w:rFonts w:ascii="Consolas" w:eastAsia="Times New Roman" w:hAnsi="Consolas" w:cs="Consolas"/>
            <w:color w:val="24292E"/>
            <w:sz w:val="20"/>
            <w:szCs w:val="20"/>
            <w:bdr w:val="none" w:sz="0" w:space="0" w:color="auto" w:frame="1"/>
            <w:lang w:eastAsia="en-US"/>
          </w:rPr>
          <w:t>depositSdwMessagesOverWebsocket</w:t>
        </w:r>
        <w:proofErr w:type="spellEnd"/>
        <w:r w:rsidR="00C66090">
          <w:rPr>
            <w:rFonts w:ascii="Consolas" w:eastAsia="Times New Roman" w:hAnsi="Consolas" w:cs="Consolas"/>
            <w:color w:val="24292E"/>
            <w:sz w:val="20"/>
            <w:szCs w:val="20"/>
            <w:bdr w:val="none" w:sz="0" w:space="0" w:color="auto" w:frame="1"/>
            <w:lang w:eastAsia="en-US"/>
          </w:rPr>
          <w:t>=true</w:t>
        </w:r>
      </w:ins>
    </w:p>
    <w:p w14:paraId="13D2B398" w14:textId="77777777" w:rsidR="00E811E3" w:rsidRDefault="00E811E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p>
    <w:p w14:paraId="47011C90" w14:textId="77329792" w:rsidR="00E811E3" w:rsidRDefault="00D9261A" w:rsidP="00E811E3">
      <w:pPr>
        <w:shd w:val="clear" w:color="auto" w:fill="F6F8FA"/>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sidR="00E811E3">
        <w:rPr>
          <w:rFonts w:ascii="Consolas" w:eastAsia="Times New Roman" w:hAnsi="Consolas" w:cs="Consolas"/>
          <w:color w:val="24292E"/>
          <w:sz w:val="20"/>
          <w:szCs w:val="20"/>
          <w:bdr w:val="none" w:sz="0" w:space="0" w:color="auto" w:frame="1"/>
          <w:lang w:eastAsia="en-US"/>
        </w:rPr>
        <w:t xml:space="preserve">OR defined the following command line arguments while launching </w:t>
      </w:r>
      <w:proofErr w:type="spellStart"/>
      <w:r w:rsidR="00E811E3">
        <w:rPr>
          <w:rFonts w:ascii="Consolas" w:eastAsia="Times New Roman" w:hAnsi="Consolas" w:cs="Consolas"/>
          <w:color w:val="24292E"/>
          <w:sz w:val="20"/>
          <w:szCs w:val="20"/>
          <w:bdr w:val="none" w:sz="0" w:space="0" w:color="auto" w:frame="1"/>
          <w:lang w:eastAsia="en-US"/>
        </w:rPr>
        <w:t>jpo</w:t>
      </w:r>
      <w:proofErr w:type="spellEnd"/>
      <w:r w:rsidR="00E811E3">
        <w:rPr>
          <w:rFonts w:ascii="Consolas" w:eastAsia="Times New Roman" w:hAnsi="Consolas" w:cs="Consolas"/>
          <w:color w:val="24292E"/>
          <w:sz w:val="20"/>
          <w:szCs w:val="20"/>
          <w:bdr w:val="none" w:sz="0" w:space="0" w:color="auto" w:frame="1"/>
          <w:lang w:eastAsia="en-US"/>
        </w:rPr>
        <w:t>-ode-</w:t>
      </w:r>
      <w:proofErr w:type="spellStart"/>
      <w:r w:rsidR="00E811E3">
        <w:rPr>
          <w:rFonts w:ascii="Consolas" w:eastAsia="Times New Roman" w:hAnsi="Consolas" w:cs="Consolas"/>
          <w:color w:val="24292E"/>
          <w:sz w:val="20"/>
          <w:szCs w:val="20"/>
          <w:bdr w:val="none" w:sz="0" w:space="0" w:color="auto" w:frame="1"/>
          <w:lang w:eastAsia="en-US"/>
        </w:rPr>
        <w:t>svcs</w:t>
      </w:r>
      <w:proofErr w:type="spellEnd"/>
    </w:p>
    <w:p w14:paraId="10B1A0C0" w14:textId="77777777" w:rsidR="00E811E3" w:rsidRPr="00271DD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w:t>
      </w:r>
      <w:proofErr w:type="spellStart"/>
      <w:proofErr w:type="gramStart"/>
      <w:r>
        <w:rPr>
          <w:rFonts w:ascii="Consolas" w:eastAsia="Times New Roman" w:hAnsi="Consolas" w:cs="Consolas"/>
          <w:color w:val="24292E"/>
          <w:sz w:val="20"/>
          <w:szCs w:val="20"/>
          <w:bdr w:val="none" w:sz="0" w:space="0" w:color="auto" w:frame="1"/>
          <w:lang w:eastAsia="en-US"/>
        </w:rPr>
        <w:t>ode.ddsCasUsername</w:t>
      </w:r>
      <w:proofErr w:type="spellEnd"/>
      <w:proofErr w:type="gramEnd"/>
      <w:r>
        <w:rPr>
          <w:rFonts w:ascii="Consolas" w:eastAsia="Times New Roman" w:hAnsi="Consolas" w:cs="Consolas"/>
          <w:color w:val="24292E"/>
          <w:sz w:val="20"/>
          <w:szCs w:val="20"/>
          <w:bdr w:val="none" w:sz="0" w:space="0" w:color="auto" w:frame="1"/>
          <w:lang w:eastAsia="en-US"/>
        </w:rPr>
        <w:t>=&lt;SDWUSERNAME&gt;, \</w:t>
      </w:r>
    </w:p>
    <w:p w14:paraId="09709076" w14:textId="212742E6"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w:t>
      </w:r>
      <w:proofErr w:type="spellStart"/>
      <w:proofErr w:type="gramStart"/>
      <w:r>
        <w:rPr>
          <w:rFonts w:ascii="Consolas" w:eastAsia="Times New Roman" w:hAnsi="Consolas" w:cs="Consolas"/>
          <w:color w:val="24292E"/>
          <w:sz w:val="20"/>
          <w:szCs w:val="20"/>
          <w:bdr w:val="none" w:sz="0" w:space="0" w:color="auto" w:frame="1"/>
          <w:lang w:eastAsia="en-US"/>
        </w:rPr>
        <w:t>ode.ddsCasPassword</w:t>
      </w:r>
      <w:proofErr w:type="spellEnd"/>
      <w:proofErr w:type="gramEnd"/>
      <w:r>
        <w:rPr>
          <w:rFonts w:ascii="Consolas" w:eastAsia="Times New Roman" w:hAnsi="Consolas" w:cs="Consolas"/>
          <w:color w:val="24292E"/>
          <w:sz w:val="20"/>
          <w:szCs w:val="20"/>
          <w:bdr w:val="none" w:sz="0" w:space="0" w:color="auto" w:frame="1"/>
          <w:lang w:eastAsia="en-US"/>
        </w:rPr>
        <w:t>=&lt;SDWPASSWORD&gt;</w:t>
      </w:r>
      <w:ins w:id="79" w:author="Schwartz, Matthew [USA]" w:date="2019-02-05T14:48:00Z">
        <w:r w:rsidR="00C66090">
          <w:rPr>
            <w:rFonts w:ascii="Consolas" w:eastAsia="Times New Roman" w:hAnsi="Consolas" w:cs="Consolas"/>
            <w:color w:val="24292E"/>
            <w:sz w:val="20"/>
            <w:szCs w:val="20"/>
            <w:bdr w:val="none" w:sz="0" w:space="0" w:color="auto" w:frame="1"/>
            <w:lang w:eastAsia="en-US"/>
          </w:rPr>
          <w:t>, \</w:t>
        </w:r>
        <w:r w:rsidR="00C66090">
          <w:rPr>
            <w:rFonts w:ascii="Consolas" w:eastAsia="Times New Roman" w:hAnsi="Consolas" w:cs="Consolas"/>
            <w:color w:val="24292E"/>
            <w:sz w:val="20"/>
            <w:szCs w:val="20"/>
            <w:bdr w:val="none" w:sz="0" w:space="0" w:color="auto" w:frame="1"/>
            <w:lang w:eastAsia="en-US"/>
          </w:rPr>
          <w:br/>
        </w:r>
        <w:r w:rsidR="00C66090">
          <w:rPr>
            <w:rFonts w:ascii="Consolas" w:eastAsia="Times New Roman" w:hAnsi="Consolas" w:cs="Consolas"/>
            <w:color w:val="24292E"/>
            <w:sz w:val="20"/>
            <w:szCs w:val="20"/>
            <w:bdr w:val="none" w:sz="0" w:space="0" w:color="auto" w:frame="1"/>
            <w:lang w:eastAsia="en-US"/>
          </w:rPr>
          <w:tab/>
        </w:r>
        <w:r w:rsidR="00C66090">
          <w:rPr>
            <w:rFonts w:ascii="Consolas" w:eastAsia="Times New Roman" w:hAnsi="Consolas" w:cs="Consolas"/>
            <w:color w:val="24292E"/>
            <w:sz w:val="20"/>
            <w:szCs w:val="20"/>
            <w:bdr w:val="none" w:sz="0" w:space="0" w:color="auto" w:frame="1"/>
            <w:lang w:eastAsia="en-US"/>
          </w:rPr>
          <w:tab/>
          <w:t>--ode.</w:t>
        </w:r>
      </w:ins>
      <w:ins w:id="80" w:author="Schwartz, Matthew [USA]" w:date="2019-02-05T14:49:00Z">
        <w:r w:rsidR="00C66090" w:rsidRPr="00C66090">
          <w:t xml:space="preserve"> </w:t>
        </w:r>
        <w:proofErr w:type="spellStart"/>
        <w:r w:rsidR="00C66090" w:rsidRPr="00C66090">
          <w:rPr>
            <w:rFonts w:ascii="Consolas" w:eastAsia="Times New Roman" w:hAnsi="Consolas" w:cs="Consolas"/>
            <w:color w:val="24292E"/>
            <w:sz w:val="20"/>
            <w:szCs w:val="20"/>
            <w:bdr w:val="none" w:sz="0" w:space="0" w:color="auto" w:frame="1"/>
            <w:lang w:eastAsia="en-US"/>
          </w:rPr>
          <w:t>depositSdwMessagesOverWebsocket</w:t>
        </w:r>
      </w:ins>
      <w:proofErr w:type="spellEnd"/>
      <w:ins w:id="81" w:author="Schwartz, Matthew [USA]" w:date="2019-02-05T14:48:00Z">
        <w:r w:rsidR="00C66090">
          <w:rPr>
            <w:rFonts w:ascii="Consolas" w:eastAsia="Times New Roman" w:hAnsi="Consolas" w:cs="Consolas"/>
            <w:color w:val="24292E"/>
            <w:sz w:val="20"/>
            <w:szCs w:val="20"/>
            <w:bdr w:val="none" w:sz="0" w:space="0" w:color="auto" w:frame="1"/>
            <w:lang w:eastAsia="en-US"/>
          </w:rPr>
          <w:t>=</w:t>
        </w:r>
      </w:ins>
      <w:ins w:id="82" w:author="Schwartz, Matthew [USA]" w:date="2019-02-05T14:49:00Z">
        <w:r w:rsidR="00C66090">
          <w:rPr>
            <w:rFonts w:ascii="Consolas" w:eastAsia="Times New Roman" w:hAnsi="Consolas" w:cs="Consolas"/>
            <w:color w:val="24292E"/>
            <w:sz w:val="20"/>
            <w:szCs w:val="20"/>
            <w:bdr w:val="none" w:sz="0" w:space="0" w:color="auto" w:frame="1"/>
            <w:lang w:eastAsia="en-US"/>
          </w:rPr>
          <w:t>true</w:t>
        </w:r>
      </w:ins>
      <w:ins w:id="83" w:author="Schwartz, Matthew [USA]" w:date="2019-02-05T14:48:00Z">
        <w:r w:rsidR="00C66090">
          <w:rPr>
            <w:rFonts w:ascii="Consolas" w:eastAsia="Times New Roman" w:hAnsi="Consolas" w:cs="Consolas"/>
            <w:color w:val="24292E"/>
            <w:sz w:val="20"/>
            <w:szCs w:val="20"/>
            <w:bdr w:val="none" w:sz="0" w:space="0" w:color="auto" w:frame="1"/>
            <w:lang w:eastAsia="en-US"/>
          </w:rPr>
          <w:t>, \</w:t>
        </w:r>
      </w:ins>
    </w:p>
    <w:p w14:paraId="3E62C6E0" w14:textId="77777777"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p>
    <w:p w14:paraId="6E744834" w14:textId="77777777" w:rsidR="00E811E3" w:rsidRDefault="00E811E3" w:rsidP="00E811E3">
      <w:pPr>
        <w:shd w:val="clear" w:color="auto" w:fill="F6F8FA"/>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t>Or define the following system properties / environment variables</w:t>
      </w:r>
    </w:p>
    <w:p w14:paraId="7E02E201" w14:textId="77777777" w:rsidR="00E811E3" w:rsidRPr="00271DD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r>
      <w:proofErr w:type="spellStart"/>
      <w:proofErr w:type="gramStart"/>
      <w:r>
        <w:rPr>
          <w:rFonts w:ascii="Consolas" w:eastAsia="Times New Roman" w:hAnsi="Consolas" w:cs="Consolas"/>
          <w:color w:val="24292E"/>
          <w:sz w:val="20"/>
          <w:szCs w:val="20"/>
          <w:bdr w:val="none" w:sz="0" w:space="0" w:color="auto" w:frame="1"/>
          <w:lang w:eastAsia="en-US"/>
        </w:rPr>
        <w:t>ode.ddsCasUsername</w:t>
      </w:r>
      <w:proofErr w:type="spellEnd"/>
      <w:proofErr w:type="gramEnd"/>
      <w:r>
        <w:rPr>
          <w:rFonts w:ascii="Consolas" w:eastAsia="Times New Roman" w:hAnsi="Consolas" w:cs="Consolas"/>
          <w:color w:val="24292E"/>
          <w:sz w:val="20"/>
          <w:szCs w:val="20"/>
          <w:bdr w:val="none" w:sz="0" w:space="0" w:color="auto" w:frame="1"/>
          <w:lang w:eastAsia="en-US"/>
        </w:rPr>
        <w:t>=&lt;SDWUSERNAME&gt;</w:t>
      </w:r>
    </w:p>
    <w:p w14:paraId="4FA54EF4" w14:textId="473F9823"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ins w:id="84" w:author="Schwartz, Matthew [USA]" w:date="2019-02-06T08:59:00Z"/>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r>
      <w:proofErr w:type="spellStart"/>
      <w:proofErr w:type="gramStart"/>
      <w:r>
        <w:rPr>
          <w:rFonts w:ascii="Consolas" w:eastAsia="Times New Roman" w:hAnsi="Consolas" w:cs="Consolas"/>
          <w:color w:val="24292E"/>
          <w:sz w:val="20"/>
          <w:szCs w:val="20"/>
          <w:bdr w:val="none" w:sz="0" w:space="0" w:color="auto" w:frame="1"/>
          <w:lang w:eastAsia="en-US"/>
        </w:rPr>
        <w:t>ode.ddsCasPassword</w:t>
      </w:r>
      <w:proofErr w:type="spellEnd"/>
      <w:proofErr w:type="gramEnd"/>
      <w:r>
        <w:rPr>
          <w:rFonts w:ascii="Consolas" w:eastAsia="Times New Roman" w:hAnsi="Consolas" w:cs="Consolas"/>
          <w:color w:val="24292E"/>
          <w:sz w:val="20"/>
          <w:szCs w:val="20"/>
          <w:bdr w:val="none" w:sz="0" w:space="0" w:color="auto" w:frame="1"/>
          <w:lang w:eastAsia="en-US"/>
        </w:rPr>
        <w:t>=&lt;SDWPASSWORD&gt;</w:t>
      </w:r>
    </w:p>
    <w:p w14:paraId="6DBC55A6" w14:textId="7A7CE57E" w:rsidR="00734ED6" w:rsidRDefault="00734ED6"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ins w:id="85" w:author="Schwartz, Matthew [USA]" w:date="2019-02-06T08:59:00Z">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r>
        <w:proofErr w:type="spellStart"/>
        <w:proofErr w:type="gramStart"/>
        <w:r w:rsidRPr="00734ED6">
          <w:rPr>
            <w:rFonts w:ascii="Consolas" w:eastAsia="Times New Roman" w:hAnsi="Consolas" w:cs="Consolas"/>
            <w:color w:val="24292E"/>
            <w:sz w:val="20"/>
            <w:szCs w:val="20"/>
            <w:bdr w:val="none" w:sz="0" w:space="0" w:color="auto" w:frame="1"/>
            <w:lang w:eastAsia="en-US"/>
          </w:rPr>
          <w:t>ode.depositSdwMessagesOverWebsocket</w:t>
        </w:r>
        <w:proofErr w:type="spellEnd"/>
        <w:proofErr w:type="gramEnd"/>
        <w:r w:rsidRPr="00734ED6">
          <w:rPr>
            <w:rFonts w:ascii="Consolas" w:eastAsia="Times New Roman" w:hAnsi="Consolas" w:cs="Consolas"/>
            <w:color w:val="24292E"/>
            <w:sz w:val="20"/>
            <w:szCs w:val="20"/>
            <w:bdr w:val="none" w:sz="0" w:space="0" w:color="auto" w:frame="1"/>
            <w:lang w:eastAsia="en-US"/>
          </w:rPr>
          <w:t>=true</w:t>
        </w:r>
      </w:ins>
    </w:p>
    <w:p w14:paraId="1D3CF7F4" w14:textId="57BC335F" w:rsidR="00E811E3" w:rsidRPr="00271DD3" w:rsidRDefault="00734ED6"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lang w:eastAsia="en-US"/>
        </w:rPr>
      </w:pPr>
      <w:ins w:id="86" w:author="Schwartz, Matthew [USA]" w:date="2019-02-06T08:59:00Z">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r>
      </w:ins>
    </w:p>
    <w:p w14:paraId="61B1C499" w14:textId="31C171C3" w:rsidR="00271DD3" w:rsidRDefault="00271DD3" w:rsidP="006820F5">
      <w:pPr>
        <w:pStyle w:val="ListParagraph"/>
        <w:numPr>
          <w:ilvl w:val="0"/>
          <w:numId w:val="46"/>
        </w:numPr>
      </w:pPr>
      <w:r w:rsidRPr="00E576B4">
        <w:rPr>
          <w:b/>
        </w:rPr>
        <w:t>RSU Enablement</w:t>
      </w:r>
      <w:r>
        <w:t>: /</w:t>
      </w:r>
      <w:proofErr w:type="spellStart"/>
      <w:r>
        <w:t>tim</w:t>
      </w:r>
      <w:proofErr w:type="spellEnd"/>
      <w:r>
        <w:t xml:space="preserve"> REST service sends the TIM messages to RSUs if both “</w:t>
      </w:r>
      <w:proofErr w:type="spellStart"/>
      <w:r>
        <w:t>rsus</w:t>
      </w:r>
      <w:proofErr w:type="spellEnd"/>
      <w:r>
        <w:t>” and “</w:t>
      </w:r>
      <w:proofErr w:type="spellStart"/>
      <w:r>
        <w:t>snmp</w:t>
      </w:r>
      <w:proofErr w:type="spellEnd"/>
      <w:r>
        <w:t>” elements of the request body are defined and valid. If either “</w:t>
      </w:r>
      <w:proofErr w:type="spellStart"/>
      <w:r>
        <w:t>rsus</w:t>
      </w:r>
      <w:proofErr w:type="spellEnd"/>
      <w:r>
        <w:t>” or “</w:t>
      </w:r>
      <w:proofErr w:type="spellStart"/>
      <w:r>
        <w:t>snmp</w:t>
      </w:r>
      <w:proofErr w:type="spellEnd"/>
      <w:r>
        <w:t>” are missing, the request will not be sent to the RSUs.</w:t>
      </w:r>
    </w:p>
    <w:p w14:paraId="02DEC246" w14:textId="29C2299C" w:rsidR="00271DD3" w:rsidRDefault="00271DD3" w:rsidP="006820F5">
      <w:pPr>
        <w:pStyle w:val="ListParagraph"/>
        <w:numPr>
          <w:ilvl w:val="0"/>
          <w:numId w:val="46"/>
        </w:numPr>
        <w:rPr>
          <w:ins w:id="87" w:author="Schwartz, Matthew [USA]" w:date="2019-02-05T14:40:00Z"/>
        </w:rPr>
      </w:pPr>
      <w:r w:rsidRPr="00E576B4">
        <w:rPr>
          <w:b/>
        </w:rPr>
        <w:t>SDW Enablement</w:t>
      </w:r>
      <w:r>
        <w:t>: /</w:t>
      </w:r>
      <w:proofErr w:type="spellStart"/>
      <w:r>
        <w:t>tim</w:t>
      </w:r>
      <w:proofErr w:type="spellEnd"/>
      <w:r>
        <w:t xml:space="preserve"> REST service sends the TIM messages to SDW if the “</w:t>
      </w:r>
      <w:proofErr w:type="spellStart"/>
      <w:r>
        <w:t>sdw</w:t>
      </w:r>
      <w:proofErr w:type="spellEnd"/>
      <w:r>
        <w:t>” element of the request body is defined and valid. If “</w:t>
      </w:r>
      <w:proofErr w:type="spellStart"/>
      <w:r>
        <w:t>sdw</w:t>
      </w:r>
      <w:proofErr w:type="spellEnd"/>
      <w:r>
        <w:t xml:space="preserve">” element is missing, the request will not be sent to the </w:t>
      </w:r>
      <w:r w:rsidR="00E77EC6">
        <w:t>SDW</w:t>
      </w:r>
      <w:r>
        <w:t>.</w:t>
      </w:r>
    </w:p>
    <w:p w14:paraId="30864950" w14:textId="5FE6FD51" w:rsidR="00D27ECE" w:rsidRDefault="00B416DF" w:rsidP="00D27ECE">
      <w:pPr>
        <w:pStyle w:val="Heading4"/>
        <w:rPr>
          <w:ins w:id="88" w:author="Schwartz, Matthew [USA]" w:date="2019-02-05T14:40:00Z"/>
        </w:rPr>
        <w:pPrChange w:id="89" w:author="Schwartz, Matthew [USA]" w:date="2019-02-05T14:40:00Z">
          <w:pPr>
            <w:pStyle w:val="Heading3"/>
          </w:pPr>
        </w:pPrChange>
      </w:pPr>
      <w:ins w:id="90" w:author="Schwartz, Matthew [USA]" w:date="2019-02-06T09:05:00Z">
        <w:r>
          <w:t xml:space="preserve">Option 2 (Preferred): </w:t>
        </w:r>
      </w:ins>
      <w:ins w:id="91" w:author="Schwartz, Matthew [USA]" w:date="2019-02-05T14:40:00Z">
        <w:r w:rsidR="00D27ECE">
          <w:t>SDW Depositor Submodule</w:t>
        </w:r>
      </w:ins>
    </w:p>
    <w:p w14:paraId="22C3B2A9" w14:textId="42A1CFC4" w:rsidR="002D0F73" w:rsidRDefault="002D0F73" w:rsidP="002D0F73">
      <w:pPr>
        <w:rPr>
          <w:ins w:id="92" w:author="Schwartz, Matthew [USA]" w:date="2019-02-06T09:02:00Z"/>
        </w:rPr>
      </w:pPr>
      <w:ins w:id="93" w:author="Schwartz, Matthew [USA]" w:date="2019-02-06T09:02:00Z">
        <w:r>
          <w:t xml:space="preserve">Depositing a TIM message to </w:t>
        </w:r>
        <w:r>
          <w:t xml:space="preserve">the Situation Data Warehouse </w:t>
        </w:r>
        <w:r>
          <w:t xml:space="preserve">can be done using the pre-built </w:t>
        </w:r>
        <w:proofErr w:type="spellStart"/>
        <w:r>
          <w:t>jpo</w:t>
        </w:r>
        <w:proofErr w:type="spellEnd"/>
        <w:r>
          <w:t>-</w:t>
        </w:r>
        <w:proofErr w:type="spellStart"/>
        <w:r>
          <w:t>s</w:t>
        </w:r>
        <w:r>
          <w:t>dw</w:t>
        </w:r>
        <w:proofErr w:type="spellEnd"/>
        <w:r>
          <w:t>-depositor repository. To set this service up:</w:t>
        </w:r>
      </w:ins>
    </w:p>
    <w:p w14:paraId="48A9BB0F" w14:textId="46BDB8F1" w:rsidR="002D0F73" w:rsidRDefault="002D0F73" w:rsidP="002D0F73">
      <w:pPr>
        <w:pStyle w:val="ListParagraph"/>
        <w:numPr>
          <w:ilvl w:val="1"/>
          <w:numId w:val="43"/>
        </w:numPr>
        <w:rPr>
          <w:ins w:id="94" w:author="Schwartz, Matthew [USA]" w:date="2019-02-06T09:04:00Z"/>
        </w:rPr>
      </w:pPr>
      <w:ins w:id="95" w:author="Schwartz, Matthew [USA]" w:date="2019-02-06T09:02:00Z">
        <w:r>
          <w:lastRenderedPageBreak/>
          <w:t>Follow the steps in the ODE README.md to clone and compile the S</w:t>
        </w:r>
        <w:r>
          <w:t>DW</w:t>
        </w:r>
        <w:r>
          <w:t xml:space="preserve"> depositor service.</w:t>
        </w:r>
      </w:ins>
    </w:p>
    <w:p w14:paraId="7021B7CE" w14:textId="77777777" w:rsidR="00AF7800" w:rsidRDefault="002D0F73" w:rsidP="002D0F73">
      <w:pPr>
        <w:pStyle w:val="ListParagraph"/>
        <w:numPr>
          <w:ilvl w:val="1"/>
          <w:numId w:val="43"/>
        </w:numPr>
        <w:rPr>
          <w:ins w:id="96" w:author="Schwartz, Matthew [USA]" w:date="2019-02-06T09:05:00Z"/>
        </w:rPr>
      </w:pPr>
      <w:ins w:id="97" w:author="Schwartz, Matthew [USA]" w:date="2019-02-06T09:04:00Z">
        <w:r>
          <w:t>Set the following environment variable to false OR comment it out</w:t>
        </w:r>
      </w:ins>
    </w:p>
    <w:p w14:paraId="3BF8A813" w14:textId="75377E3C" w:rsidR="002D0F73" w:rsidRDefault="002D0F73" w:rsidP="00AF7800">
      <w:pPr>
        <w:pStyle w:val="ListParagraph"/>
        <w:numPr>
          <w:ilvl w:val="2"/>
          <w:numId w:val="43"/>
        </w:numPr>
        <w:rPr>
          <w:ins w:id="98" w:author="Schwartz, Matthew [USA]" w:date="2019-02-06T09:02:00Z"/>
        </w:rPr>
        <w:pPrChange w:id="99" w:author="Schwartz, Matthew [USA]" w:date="2019-02-06T09:05:00Z">
          <w:pPr>
            <w:pStyle w:val="ListParagraph"/>
            <w:numPr>
              <w:ilvl w:val="1"/>
              <w:numId w:val="43"/>
            </w:numPr>
            <w:ind w:left="1440" w:hanging="360"/>
          </w:pPr>
        </w:pPrChange>
      </w:pPr>
      <w:ins w:id="100" w:author="Schwartz, Matthew [USA]" w:date="2019-02-06T09:04:00Z">
        <w:r w:rsidRPr="002D0F73">
          <w:t>ODE_DEPOSIT_SDW_MESSAGES_OVER_WEBSOCKET</w:t>
        </w:r>
      </w:ins>
    </w:p>
    <w:p w14:paraId="327A1B19" w14:textId="602614C4" w:rsidR="002D0F73" w:rsidRDefault="002D0F73" w:rsidP="002D0F73">
      <w:pPr>
        <w:pStyle w:val="ListParagraph"/>
        <w:numPr>
          <w:ilvl w:val="1"/>
          <w:numId w:val="43"/>
        </w:numPr>
        <w:rPr>
          <w:ins w:id="101" w:author="Schwartz, Matthew [USA]" w:date="2019-02-06T09:02:00Z"/>
        </w:rPr>
      </w:pPr>
      <w:ins w:id="102" w:author="Schwartz, Matthew [USA]" w:date="2019-02-06T09:02:00Z">
        <w:r>
          <w:t>Set the following environment variables</w:t>
        </w:r>
      </w:ins>
    </w:p>
    <w:p w14:paraId="15A57A06" w14:textId="2AE745A8" w:rsidR="002D0F73" w:rsidRDefault="002D0F73" w:rsidP="002D0F73">
      <w:pPr>
        <w:pStyle w:val="ListParagraph"/>
        <w:numPr>
          <w:ilvl w:val="2"/>
          <w:numId w:val="43"/>
        </w:numPr>
        <w:rPr>
          <w:ins w:id="103" w:author="Schwartz, Matthew [USA]" w:date="2019-02-06T09:03:00Z"/>
        </w:rPr>
        <w:pPrChange w:id="104" w:author="Schwartz, Matthew [USA]" w:date="2019-02-06T09:03:00Z">
          <w:pPr>
            <w:pStyle w:val="ListParagraph"/>
            <w:numPr>
              <w:ilvl w:val="1"/>
              <w:numId w:val="43"/>
            </w:numPr>
            <w:ind w:left="1440" w:hanging="360"/>
          </w:pPr>
        </w:pPrChange>
      </w:pPr>
      <w:ins w:id="105" w:author="Schwartz, Matthew [USA]" w:date="2019-02-06T09:03:00Z">
        <w:r>
          <w:t>SDW_USERNAME</w:t>
        </w:r>
      </w:ins>
    </w:p>
    <w:p w14:paraId="41B2875C" w14:textId="680E19A2" w:rsidR="002D0F73" w:rsidRDefault="002D0F73" w:rsidP="002D0F73">
      <w:pPr>
        <w:pStyle w:val="ListParagraph"/>
        <w:numPr>
          <w:ilvl w:val="2"/>
          <w:numId w:val="43"/>
        </w:numPr>
        <w:rPr>
          <w:ins w:id="106" w:author="Schwartz, Matthew [USA]" w:date="2019-02-06T09:04:00Z"/>
        </w:rPr>
      </w:pPr>
      <w:ins w:id="107" w:author="Schwartz, Matthew [USA]" w:date="2019-02-06T09:03:00Z">
        <w:r>
          <w:t>SDW_PASSWORD</w:t>
        </w:r>
      </w:ins>
    </w:p>
    <w:p w14:paraId="34445E3E" w14:textId="473B1C1E" w:rsidR="002D0F73" w:rsidRDefault="002D0F73" w:rsidP="002D0F73">
      <w:pPr>
        <w:pStyle w:val="ListParagraph"/>
        <w:numPr>
          <w:ilvl w:val="1"/>
          <w:numId w:val="43"/>
        </w:numPr>
        <w:rPr>
          <w:ins w:id="108" w:author="Schwartz, Matthew [USA]" w:date="2019-02-06T09:02:00Z"/>
        </w:rPr>
      </w:pPr>
      <w:ins w:id="109" w:author="Schwartz, Matthew [USA]" w:date="2019-02-06T09:02:00Z">
        <w:r>
          <w:t>Follow the rest of the ODE setup steps. The S</w:t>
        </w:r>
        <w:r>
          <w:t>DW</w:t>
        </w:r>
        <w:r>
          <w:t xml:space="preserve"> depositor service containers will be automatically created by docker-compose.</w:t>
        </w:r>
      </w:ins>
    </w:p>
    <w:p w14:paraId="18C2FF25" w14:textId="5171A692" w:rsidR="00D27ECE" w:rsidRDefault="002D0F73" w:rsidP="002D0F73">
      <w:pPr>
        <w:pStyle w:val="ListParagraph"/>
        <w:numPr>
          <w:ilvl w:val="1"/>
          <w:numId w:val="43"/>
        </w:numPr>
        <w:pPrChange w:id="110" w:author="Schwartz, Matthew [USA]" w:date="2019-02-06T09:02:00Z">
          <w:pPr>
            <w:pStyle w:val="ListParagraph"/>
            <w:numPr>
              <w:numId w:val="46"/>
            </w:numPr>
            <w:ind w:hanging="360"/>
          </w:pPr>
        </w:pPrChange>
      </w:pPr>
      <w:ins w:id="111" w:author="Schwartz, Matthew [USA]" w:date="2019-02-06T09:02:00Z">
        <w:r>
          <w:t>Verify arrival of messages in S</w:t>
        </w:r>
        <w:r>
          <w:t>DW</w:t>
        </w:r>
        <w:r>
          <w:t xml:space="preserve"> by </w:t>
        </w:r>
        <w:r>
          <w:t>verifyin</w:t>
        </w:r>
      </w:ins>
      <w:ins w:id="112" w:author="Schwartz, Matthew [USA]" w:date="2019-02-06T09:03:00Z">
        <w:r>
          <w:t>g response status messages in the logs</w:t>
        </w:r>
      </w:ins>
      <w:ins w:id="113" w:author="Schwartz, Matthew [USA]" w:date="2019-02-06T09:02:00Z">
        <w:r>
          <w:t>.</w:t>
        </w:r>
      </w:ins>
    </w:p>
    <w:p w14:paraId="14604813" w14:textId="61D2F8B0" w:rsidR="00BB50D8" w:rsidRDefault="00BB50D8" w:rsidP="00BB50D8">
      <w:pPr>
        <w:pStyle w:val="Heading3"/>
      </w:pPr>
      <w:bookmarkStart w:id="114" w:name="_Toc181324"/>
      <w:r>
        <w:t xml:space="preserve">Outbound TIM </w:t>
      </w:r>
      <w:r w:rsidR="002E70FB">
        <w:t xml:space="preserve">to </w:t>
      </w:r>
      <w:r>
        <w:t xml:space="preserve">S3 </w:t>
      </w:r>
      <w:r w:rsidR="002E70FB">
        <w:t xml:space="preserve">Bucket </w:t>
      </w:r>
      <w:r>
        <w:t>Setup</w:t>
      </w:r>
      <w:bookmarkEnd w:id="114"/>
    </w:p>
    <w:p w14:paraId="4A31597A" w14:textId="289CDA88" w:rsidR="00BB50D8" w:rsidRDefault="00BB50D8" w:rsidP="006A5B50">
      <w:r>
        <w:t xml:space="preserve">Depositing a TIM message </w:t>
      </w:r>
      <w:r w:rsidR="002E70FB">
        <w:t>to an</w:t>
      </w:r>
      <w:r>
        <w:t xml:space="preserve"> S3</w:t>
      </w:r>
      <w:r w:rsidR="002E70FB">
        <w:t xml:space="preserve"> bucket</w:t>
      </w:r>
      <w:r>
        <w:t xml:space="preserve"> can be done using the</w:t>
      </w:r>
      <w:r w:rsidR="002E70FB">
        <w:t xml:space="preserve"> pre-built</w:t>
      </w:r>
      <w:r>
        <w:t xml:space="preserve"> jpo-s3-depositor repository.</w:t>
      </w:r>
      <w:r w:rsidR="002E70FB">
        <w:t xml:space="preserve"> To set this service up:</w:t>
      </w:r>
    </w:p>
    <w:p w14:paraId="31FFBF64" w14:textId="32223C64" w:rsidR="002E70FB" w:rsidRDefault="002E70FB" w:rsidP="006A5B50">
      <w:pPr>
        <w:pStyle w:val="ListParagraph"/>
        <w:numPr>
          <w:ilvl w:val="1"/>
          <w:numId w:val="43"/>
        </w:numPr>
      </w:pPr>
      <w:r>
        <w:t>Follow the steps in the ODE README.md to clone and compile the S3 depositor service.</w:t>
      </w:r>
    </w:p>
    <w:p w14:paraId="65AE7567" w14:textId="16626756" w:rsidR="002E70FB" w:rsidRDefault="002E70FB" w:rsidP="006A5B50">
      <w:pPr>
        <w:pStyle w:val="ListParagraph"/>
        <w:numPr>
          <w:ilvl w:val="1"/>
          <w:numId w:val="43"/>
        </w:numPr>
      </w:pPr>
      <w:r>
        <w:t>Set the following environment variables (and/or use the RDE prefixed variables, these prefixes are for guidance only and do not necessarily need to be a CVPEP or RDE bucket):</w:t>
      </w:r>
    </w:p>
    <w:p w14:paraId="2DCECDEC" w14:textId="44567024" w:rsidR="002E70FB" w:rsidRDefault="002E70FB" w:rsidP="002E70FB">
      <w:pPr>
        <w:pStyle w:val="ListParagraph"/>
        <w:numPr>
          <w:ilvl w:val="2"/>
          <w:numId w:val="43"/>
        </w:numPr>
      </w:pPr>
      <w:r>
        <w:t>CVPEP_TIM_S3_ACCESS_KEY_ID</w:t>
      </w:r>
      <w:r>
        <w:tab/>
      </w:r>
    </w:p>
    <w:p w14:paraId="71BEB4B1" w14:textId="4318F7E9" w:rsidR="002E70FB" w:rsidRDefault="002E70FB" w:rsidP="002E70FB">
      <w:pPr>
        <w:pStyle w:val="ListParagraph"/>
        <w:numPr>
          <w:ilvl w:val="2"/>
          <w:numId w:val="43"/>
        </w:numPr>
      </w:pPr>
      <w:r>
        <w:t>CVPEP_TIM_S3_SECRET_ACCESS_KEY</w:t>
      </w:r>
    </w:p>
    <w:p w14:paraId="3C26E1F6" w14:textId="1BC81686" w:rsidR="002E70FB" w:rsidRDefault="002E70FB" w:rsidP="002E70FB">
      <w:pPr>
        <w:pStyle w:val="ListParagraph"/>
        <w:numPr>
          <w:ilvl w:val="2"/>
          <w:numId w:val="43"/>
        </w:numPr>
      </w:pPr>
      <w:r>
        <w:t>CVPEP_TIM_S3_BUCKET_NAME</w:t>
      </w:r>
    </w:p>
    <w:p w14:paraId="3AB7775B" w14:textId="11325FBC" w:rsidR="002E70FB" w:rsidRDefault="002E70FB" w:rsidP="002E70FB">
      <w:pPr>
        <w:pStyle w:val="ListParagraph"/>
        <w:numPr>
          <w:ilvl w:val="2"/>
          <w:numId w:val="43"/>
        </w:numPr>
      </w:pPr>
      <w:r>
        <w:t>CVPEP_TIM_S3_DEPOSIT_KEY</w:t>
      </w:r>
    </w:p>
    <w:p w14:paraId="1A8E05F6" w14:textId="77777777" w:rsidR="002E70FB" w:rsidRDefault="002E70FB" w:rsidP="006A5B50">
      <w:pPr>
        <w:pStyle w:val="ListParagraph"/>
        <w:numPr>
          <w:ilvl w:val="2"/>
          <w:numId w:val="43"/>
        </w:numPr>
      </w:pPr>
      <w:r>
        <w:t>CVPEP_TIM_S3_TOPIC</w:t>
      </w:r>
    </w:p>
    <w:p w14:paraId="16CF84B1" w14:textId="4219CEDA" w:rsidR="002E70FB" w:rsidRDefault="002E70FB" w:rsidP="006A5B50">
      <w:pPr>
        <w:pStyle w:val="ListParagraph"/>
        <w:numPr>
          <w:ilvl w:val="1"/>
          <w:numId w:val="43"/>
        </w:numPr>
      </w:pPr>
      <w:r>
        <w:t>Follow the rest of the ODE setup steps. The S3 depositor service containers will be automatically created by docker-compose.</w:t>
      </w:r>
    </w:p>
    <w:p w14:paraId="54084A5E" w14:textId="166BD6BD" w:rsidR="002E70FB" w:rsidRPr="00BB50D8" w:rsidRDefault="002E70FB" w:rsidP="006A5B50">
      <w:pPr>
        <w:pStyle w:val="ListParagraph"/>
        <w:numPr>
          <w:ilvl w:val="1"/>
          <w:numId w:val="43"/>
        </w:numPr>
      </w:pPr>
      <w:r>
        <w:t>Verify arrival of messages in S3 by visiting the AWS UI or an S3 client application.</w:t>
      </w:r>
    </w:p>
    <w:p w14:paraId="6E3B27BC" w14:textId="7A14614E" w:rsidR="00BB50D8" w:rsidRPr="00BB50D8" w:rsidRDefault="001A3B89" w:rsidP="00BB50D8">
      <w:pPr>
        <w:pStyle w:val="Heading3"/>
      </w:pPr>
      <w:bookmarkStart w:id="115" w:name="_Toc181325"/>
      <w:r>
        <w:t>TIM Broadcast Request Quick Start Guide</w:t>
      </w:r>
      <w:bookmarkEnd w:id="115"/>
    </w:p>
    <w:p w14:paraId="4AEF3179" w14:textId="77777777" w:rsidR="001A3B89" w:rsidRDefault="001A3B89" w:rsidP="001A3B89">
      <w:r>
        <w:t>To run a local test of the TIM Message API, please follow these instructions:</w:t>
      </w:r>
    </w:p>
    <w:p w14:paraId="5549DD10" w14:textId="1B01E215" w:rsidR="001A3B89" w:rsidRDefault="001A3B89" w:rsidP="006820F5">
      <w:pPr>
        <w:pStyle w:val="ListParagraph"/>
        <w:numPr>
          <w:ilvl w:val="0"/>
          <w:numId w:val="41"/>
        </w:numPr>
      </w:pPr>
      <w:r>
        <w:t>Start the ODE</w:t>
      </w:r>
      <w:r w:rsidR="00E576B4">
        <w:t xml:space="preserve"> with valid </w:t>
      </w:r>
      <w:proofErr w:type="spellStart"/>
      <w:proofErr w:type="gramStart"/>
      <w:r w:rsidR="00E576B4" w:rsidRPr="00271DD3">
        <w:rPr>
          <w:rFonts w:ascii="Consolas" w:eastAsia="Times New Roman" w:hAnsi="Consolas" w:cs="Consolas"/>
          <w:color w:val="24292E"/>
          <w:sz w:val="20"/>
          <w:szCs w:val="20"/>
          <w:bdr w:val="none" w:sz="0" w:space="0" w:color="auto" w:frame="1"/>
          <w:lang w:eastAsia="en-US"/>
        </w:rPr>
        <w:t>ode.ddsCasUsername</w:t>
      </w:r>
      <w:proofErr w:type="spellEnd"/>
      <w:proofErr w:type="gramEnd"/>
      <w:r w:rsidR="00E576B4">
        <w:t xml:space="preserve"> and </w:t>
      </w:r>
      <w:proofErr w:type="spellStart"/>
      <w:r w:rsidR="00E576B4" w:rsidRPr="00271DD3">
        <w:rPr>
          <w:rFonts w:ascii="Consolas" w:eastAsia="Times New Roman" w:hAnsi="Consolas" w:cs="Consolas"/>
          <w:color w:val="24292E"/>
          <w:sz w:val="20"/>
          <w:szCs w:val="20"/>
          <w:bdr w:val="none" w:sz="0" w:space="0" w:color="auto" w:frame="1"/>
          <w:lang w:eastAsia="en-US"/>
        </w:rPr>
        <w:t>ode.ddsCasPassword</w:t>
      </w:r>
      <w:proofErr w:type="spellEnd"/>
      <w:r w:rsidR="00E576B4">
        <w:t xml:space="preserve"> in the </w:t>
      </w:r>
      <w:r w:rsidR="00E576B4" w:rsidRPr="00271DD3">
        <w:rPr>
          <w:rFonts w:ascii="Segoe UI" w:eastAsia="Times New Roman" w:hAnsi="Segoe UI" w:cs="Segoe UI"/>
          <w:color w:val="24292E"/>
          <w:sz w:val="24"/>
          <w:szCs w:val="24"/>
          <w:lang w:eastAsia="en-US"/>
        </w:rPr>
        <w:t>effective </w:t>
      </w:r>
      <w:proofErr w:type="spellStart"/>
      <w:r w:rsidR="00E576B4" w:rsidRPr="00271DD3">
        <w:rPr>
          <w:rFonts w:ascii="Consolas" w:eastAsia="Times New Roman" w:hAnsi="Consolas" w:cs="Consolas"/>
          <w:color w:val="24292E"/>
          <w:sz w:val="20"/>
          <w:szCs w:val="20"/>
          <w:lang w:eastAsia="en-US"/>
        </w:rPr>
        <w:t>application.properties</w:t>
      </w:r>
      <w:proofErr w:type="spellEnd"/>
      <w:r w:rsidR="00E576B4" w:rsidRPr="00271DD3">
        <w:rPr>
          <w:rFonts w:ascii="Segoe UI" w:eastAsia="Times New Roman" w:hAnsi="Segoe UI" w:cs="Segoe UI"/>
          <w:color w:val="24292E"/>
          <w:sz w:val="24"/>
          <w:szCs w:val="24"/>
          <w:lang w:eastAsia="en-US"/>
        </w:rPr>
        <w:t> </w:t>
      </w:r>
      <w:r w:rsidR="00E576B4">
        <w:rPr>
          <w:rFonts w:ascii="Segoe UI" w:eastAsia="Times New Roman" w:hAnsi="Segoe UI" w:cs="Segoe UI"/>
          <w:color w:val="24292E"/>
          <w:sz w:val="24"/>
          <w:szCs w:val="24"/>
          <w:lang w:eastAsia="en-US"/>
        </w:rPr>
        <w:t>file.</w:t>
      </w:r>
    </w:p>
    <w:p w14:paraId="179B448A" w14:textId="136AA830" w:rsidR="001A3B89" w:rsidRDefault="00C77532" w:rsidP="006820F5">
      <w:pPr>
        <w:pStyle w:val="ListParagraph"/>
        <w:numPr>
          <w:ilvl w:val="0"/>
          <w:numId w:val="41"/>
        </w:numPr>
      </w:pPr>
      <w:r>
        <w:t>Reference the Swagger documentation located in the /docs folder of the repo</w:t>
      </w:r>
      <w:r w:rsidR="002E70FB">
        <w:t xml:space="preserve"> or at </w:t>
      </w:r>
      <w:r w:rsidR="004E6662" w:rsidRPr="004E6662">
        <w:t>https://usdot-jpo-ode.github.io/</w:t>
      </w:r>
      <w:r>
        <w:t xml:space="preserve"> to view the specifications for the API call.</w:t>
      </w:r>
    </w:p>
    <w:p w14:paraId="4D4FF89E" w14:textId="77777777" w:rsidR="00C12352" w:rsidRDefault="001A3B89" w:rsidP="006820F5">
      <w:pPr>
        <w:pStyle w:val="ListParagraph"/>
        <w:numPr>
          <w:ilvl w:val="0"/>
          <w:numId w:val="41"/>
        </w:numPr>
      </w:pPr>
      <w:r>
        <w:t xml:space="preserve">Copy the curl command, run the python script, or use a </w:t>
      </w:r>
      <w:proofErr w:type="gramStart"/>
      <w:r>
        <w:t>web based</w:t>
      </w:r>
      <w:proofErr w:type="gramEnd"/>
      <w:r>
        <w:t xml:space="preserve"> REST tool such as Postman to send the TIM broadcast request to the ODE. Make sure the REST request body contains </w:t>
      </w:r>
      <w:r w:rsidR="00C12352">
        <w:t>the “</w:t>
      </w:r>
      <w:proofErr w:type="spellStart"/>
      <w:r w:rsidR="00C12352">
        <w:t>snmp</w:t>
      </w:r>
      <w:proofErr w:type="spellEnd"/>
      <w:r w:rsidR="00C12352">
        <w:t>” and “</w:t>
      </w:r>
      <w:proofErr w:type="spellStart"/>
      <w:r w:rsidR="00C12352">
        <w:t>rsus</w:t>
      </w:r>
      <w:proofErr w:type="spellEnd"/>
      <w:r w:rsidR="00C12352">
        <w:t xml:space="preserve">” elements with valid </w:t>
      </w:r>
      <w:r>
        <w:t>IP addresses of the RSUs that you intend to send the message to as well as the required SDW parameters.</w:t>
      </w:r>
    </w:p>
    <w:p w14:paraId="46CC0387" w14:textId="509C4538" w:rsidR="004E6662" w:rsidRDefault="001A3B89" w:rsidP="006820F5">
      <w:pPr>
        <w:pStyle w:val="ListParagraph"/>
        <w:numPr>
          <w:ilvl w:val="0"/>
          <w:numId w:val="41"/>
        </w:numPr>
      </w:pPr>
      <w:r>
        <w:t xml:space="preserve">The REST interface will return a response </w:t>
      </w:r>
      <w:r w:rsidR="004E6662">
        <w:t>indicating the deposit success (“</w:t>
      </w:r>
      <w:proofErr w:type="spellStart"/>
      <w:r w:rsidR="004E6662">
        <w:t>success”</w:t>
      </w:r>
      <w:proofErr w:type="gramStart"/>
      <w:r w:rsidR="004E6662">
        <w:t>:”true</w:t>
      </w:r>
      <w:proofErr w:type="spellEnd"/>
      <w:proofErr w:type="gramEnd"/>
      <w:r w:rsidR="004E6662">
        <w:t>”) or failure (“</w:t>
      </w:r>
      <w:proofErr w:type="spellStart"/>
      <w:r w:rsidR="004E6662">
        <w:t>success”:”false</w:t>
      </w:r>
      <w:proofErr w:type="spellEnd"/>
      <w:r w:rsidR="004E6662">
        <w:t>”) for each RSU and the SDW deposit:</w:t>
      </w:r>
    </w:p>
    <w:p w14:paraId="28123158" w14:textId="77777777" w:rsidR="004E6662" w:rsidRDefault="004E6662" w:rsidP="004E6662">
      <w:pPr>
        <w:pStyle w:val="ListParagraph"/>
        <w:ind w:left="792"/>
      </w:pPr>
      <w:r>
        <w:t>{</w:t>
      </w:r>
    </w:p>
    <w:p w14:paraId="5CFBB9CF" w14:textId="77777777" w:rsidR="004E6662" w:rsidRDefault="004E6662" w:rsidP="004E6662">
      <w:pPr>
        <w:pStyle w:val="ListParagraph"/>
        <w:ind w:left="792"/>
      </w:pPr>
      <w:r>
        <w:t xml:space="preserve">    "</w:t>
      </w:r>
      <w:proofErr w:type="spellStart"/>
      <w:r>
        <w:t>rsu_responses</w:t>
      </w:r>
      <w:proofErr w:type="spellEnd"/>
      <w:r>
        <w:t>": [</w:t>
      </w:r>
    </w:p>
    <w:p w14:paraId="401426EC" w14:textId="77777777" w:rsidR="004E6662" w:rsidRDefault="004E6662" w:rsidP="004E6662">
      <w:pPr>
        <w:pStyle w:val="ListParagraph"/>
        <w:ind w:left="792"/>
      </w:pPr>
      <w:r>
        <w:t xml:space="preserve">        {</w:t>
      </w:r>
    </w:p>
    <w:p w14:paraId="6025F4B7" w14:textId="0A98E633" w:rsidR="004E6662" w:rsidRDefault="004E6662" w:rsidP="004E6662">
      <w:pPr>
        <w:pStyle w:val="ListParagraph"/>
        <w:ind w:left="792"/>
      </w:pPr>
      <w:r>
        <w:t xml:space="preserve">            "target": "192.168.1.100",</w:t>
      </w:r>
    </w:p>
    <w:p w14:paraId="2B29E72D" w14:textId="77777777" w:rsidR="004E6662" w:rsidRDefault="004E6662" w:rsidP="004E6662">
      <w:pPr>
        <w:pStyle w:val="ListParagraph"/>
        <w:ind w:left="792"/>
      </w:pPr>
      <w:r>
        <w:t xml:space="preserve">            "success": "true",</w:t>
      </w:r>
    </w:p>
    <w:p w14:paraId="019662E6" w14:textId="77777777" w:rsidR="004E6662" w:rsidRDefault="004E6662" w:rsidP="004E6662">
      <w:pPr>
        <w:pStyle w:val="ListParagraph"/>
        <w:ind w:left="792"/>
      </w:pPr>
      <w:r>
        <w:t xml:space="preserve">            "message": "Success."</w:t>
      </w:r>
    </w:p>
    <w:p w14:paraId="015CB1DA" w14:textId="77777777" w:rsidR="004E6662" w:rsidRDefault="004E6662" w:rsidP="004E6662">
      <w:pPr>
        <w:pStyle w:val="ListParagraph"/>
        <w:ind w:left="792"/>
      </w:pPr>
      <w:r>
        <w:t xml:space="preserve">        }</w:t>
      </w:r>
    </w:p>
    <w:p w14:paraId="5C1FB6AF" w14:textId="77777777" w:rsidR="004E6662" w:rsidRDefault="004E6662" w:rsidP="004E6662">
      <w:pPr>
        <w:pStyle w:val="ListParagraph"/>
        <w:ind w:left="792"/>
      </w:pPr>
      <w:r>
        <w:t xml:space="preserve">    ],</w:t>
      </w:r>
    </w:p>
    <w:p w14:paraId="47B04FA5" w14:textId="77777777" w:rsidR="004E6662" w:rsidRDefault="004E6662" w:rsidP="004E6662">
      <w:pPr>
        <w:pStyle w:val="ListParagraph"/>
        <w:ind w:left="792"/>
      </w:pPr>
      <w:r>
        <w:t xml:space="preserve">    "</w:t>
      </w:r>
      <w:proofErr w:type="spellStart"/>
      <w:r>
        <w:t>dds_deposit</w:t>
      </w:r>
      <w:proofErr w:type="spellEnd"/>
      <w:r>
        <w:t>": {</w:t>
      </w:r>
    </w:p>
    <w:p w14:paraId="51EC4608" w14:textId="77777777" w:rsidR="004E6662" w:rsidRDefault="004E6662" w:rsidP="004E6662">
      <w:pPr>
        <w:pStyle w:val="ListParagraph"/>
        <w:ind w:left="792"/>
      </w:pPr>
      <w:r>
        <w:t xml:space="preserve">        "success": "true"</w:t>
      </w:r>
    </w:p>
    <w:p w14:paraId="7047799E" w14:textId="77777777" w:rsidR="004E6662" w:rsidRDefault="004E6662" w:rsidP="004E6662">
      <w:pPr>
        <w:pStyle w:val="ListParagraph"/>
        <w:ind w:left="792"/>
      </w:pPr>
      <w:r>
        <w:t xml:space="preserve">    }</w:t>
      </w:r>
    </w:p>
    <w:p w14:paraId="6CE29ECC" w14:textId="53790FD3" w:rsidR="00C12352" w:rsidRPr="00C12352" w:rsidRDefault="004E6662" w:rsidP="006A5B50">
      <w:pPr>
        <w:pStyle w:val="ListParagraph"/>
        <w:ind w:left="792"/>
      </w:pPr>
      <w:r>
        <w:t>}</w:t>
      </w:r>
      <w:r w:rsidR="00C12352" w:rsidRPr="006A5B50">
        <w:rPr>
          <w:rFonts w:ascii="Courier New" w:hAnsi="Courier New" w:cs="Courier New"/>
          <w:sz w:val="20"/>
        </w:rPr>
        <w:br/>
      </w:r>
    </w:p>
    <w:p w14:paraId="5028BA75" w14:textId="3BDC0A8C" w:rsidR="001A3B89" w:rsidRDefault="001A3B89" w:rsidP="00C12352"/>
    <w:p w14:paraId="2EF5A74E" w14:textId="77777777" w:rsidR="00886E1A" w:rsidRPr="00886E1A" w:rsidRDefault="00886E1A" w:rsidP="00886E1A"/>
    <w:p w14:paraId="77978D38" w14:textId="77777777" w:rsidR="00783376" w:rsidRDefault="00783376" w:rsidP="00783376">
      <w:pPr>
        <w:pStyle w:val="Heading2"/>
      </w:pPr>
      <w:bookmarkStart w:id="116" w:name="_Toc181326"/>
      <w:r>
        <w:t>Privacy Protection Module (PPM)</w:t>
      </w:r>
      <w:bookmarkEnd w:id="116"/>
    </w:p>
    <w:p w14:paraId="0C11A378" w14:textId="77777777" w:rsidR="00783376" w:rsidRDefault="00783376" w:rsidP="00783376">
      <w:r>
        <w:t xml:space="preserve">PPM is a separate repository within the GitHub </w:t>
      </w:r>
      <w:hyperlink r:id="rId32" w:history="1">
        <w:r w:rsidRPr="009F348E">
          <w:rPr>
            <w:rStyle w:val="Hyperlink"/>
          </w:rPr>
          <w:t>usdot-jpo-ode</w:t>
        </w:r>
      </w:hyperlink>
      <w:r>
        <w:t xml:space="preserve"> organization. ODE interfaces with the PPM module via Kafka messaging hub. Please refer to the GitHub repository </w:t>
      </w:r>
      <w:hyperlink r:id="rId33" w:history="1">
        <w:r w:rsidRPr="00CF009D">
          <w:rPr>
            <w:rStyle w:val="Hyperlink"/>
          </w:rPr>
          <w:t>https://github.com/usdot-jpo-ode/jpo-cvdp</w:t>
        </w:r>
      </w:hyperlink>
      <w:r>
        <w:t xml:space="preserve"> for details. For instructions about configuration and integration of the PPM with ODE, please refer to the ODE README file at the root of the GitHub page </w:t>
      </w:r>
      <w:hyperlink r:id="rId34" w:history="1">
        <w:r w:rsidRPr="00CF009D">
          <w:rPr>
            <w:rStyle w:val="Hyperlink"/>
          </w:rPr>
          <w:t>https://github.com/usdot-jpo-ode/jpo-ode</w:t>
        </w:r>
      </w:hyperlink>
      <w:r>
        <w:t xml:space="preserve"> .</w:t>
      </w:r>
    </w:p>
    <w:p w14:paraId="027A71C4" w14:textId="77777777" w:rsidR="001A3B89" w:rsidRDefault="00B63D68" w:rsidP="00CA4BB4">
      <w:pPr>
        <w:pStyle w:val="Heading2"/>
      </w:pPr>
      <w:bookmarkStart w:id="117" w:name="_Toc181327"/>
      <w:r>
        <w:t>Data validation</w:t>
      </w:r>
      <w:bookmarkEnd w:id="117"/>
    </w:p>
    <w:p w14:paraId="2E6B2693" w14:textId="77777777" w:rsidR="001A3B89" w:rsidRDefault="001A3B89" w:rsidP="00CA4BB4">
      <w:r>
        <w:t>TBD</w:t>
      </w:r>
    </w:p>
    <w:p w14:paraId="664E14F3" w14:textId="5D56C657" w:rsidR="001A3B89" w:rsidRDefault="003E6A4D" w:rsidP="002F74C6">
      <w:pPr>
        <w:pStyle w:val="Heading2"/>
      </w:pPr>
      <w:bookmarkStart w:id="118" w:name="_Toc181328"/>
      <w:r>
        <w:t xml:space="preserve">String </w:t>
      </w:r>
      <w:r w:rsidR="00BB7C94">
        <w:t>S3 Depositor</w:t>
      </w:r>
      <w:bookmarkEnd w:id="118"/>
    </w:p>
    <w:p w14:paraId="7A416D5B" w14:textId="77777777" w:rsidR="0078272F" w:rsidRDefault="0078272F">
      <w:r>
        <w:lastRenderedPageBreak/>
        <w:t xml:space="preserve">The ODE has the capability to deposit any string messages to any S3 buckets using the application in the jpo-s3-depositor repository. To obtain and build this service, follow the instructions in the ODE README.md document. Once downloaded and compiled, all the user must do is set the relevant environment variables, the rest is managed automatically by docker-compose. </w:t>
      </w:r>
    </w:p>
    <w:p w14:paraId="389875F4" w14:textId="3D116F8D" w:rsidR="0078272F" w:rsidRDefault="0078272F">
      <w:r>
        <w:t>Four example S3 depositor configurations are provided in the docker-</w:t>
      </w:r>
      <w:proofErr w:type="spellStart"/>
      <w:r>
        <w:t>compose.yml</w:t>
      </w:r>
      <w:proofErr w:type="spellEnd"/>
      <w:r>
        <w:t xml:space="preserve"> file in the root of the </w:t>
      </w:r>
      <w:proofErr w:type="spellStart"/>
      <w:r>
        <w:t>jpo</w:t>
      </w:r>
      <w:proofErr w:type="spellEnd"/>
      <w:r>
        <w:t>-ode directory</w:t>
      </w:r>
      <w:r w:rsidR="003E6A4D">
        <w:t>, a BSM and TIM depositor for both CVPEP and RDE</w:t>
      </w:r>
      <w:r>
        <w:t xml:space="preserve">: </w:t>
      </w:r>
      <w:r w:rsidRPr="0078272F">
        <w:t>cvpep_bsm_s3dep</w:t>
      </w:r>
      <w:r>
        <w:t xml:space="preserve">, </w:t>
      </w:r>
      <w:r w:rsidRPr="0078272F">
        <w:t>rde_bsm_s3dep</w:t>
      </w:r>
      <w:r>
        <w:t xml:space="preserve">, </w:t>
      </w:r>
      <w:r w:rsidRPr="0078272F">
        <w:t>cvpep_tim_s3dep</w:t>
      </w:r>
      <w:r>
        <w:t xml:space="preserve">, and </w:t>
      </w:r>
      <w:r w:rsidRPr="0078272F">
        <w:t>rde_tim_s3dep</w:t>
      </w:r>
      <w:r>
        <w:t>. These example templates are provided for convenience</w:t>
      </w:r>
      <w:r w:rsidR="00FE4FCA">
        <w:t xml:space="preserve"> and guidance but may be removed/commented out by adding a # symbol to the front of each </w:t>
      </w:r>
      <w:proofErr w:type="gramStart"/>
      <w:r w:rsidR="00FE4FCA">
        <w:t>line</w:t>
      </w:r>
      <w:r w:rsidR="003E6A4D">
        <w:t>, or</w:t>
      </w:r>
      <w:proofErr w:type="gramEnd"/>
      <w:r w:rsidR="003E6A4D">
        <w:t xml:space="preserve"> copied to create new a new S3 depositor. </w:t>
      </w:r>
    </w:p>
    <w:p w14:paraId="06F6636D" w14:textId="77777777" w:rsidR="003E6A4D" w:rsidRDefault="003E6A4D"/>
    <w:p w14:paraId="3D36584E" w14:textId="20F11F9E" w:rsidR="00783376" w:rsidRDefault="00783376" w:rsidP="00783376">
      <w:pPr>
        <w:pStyle w:val="Heading2"/>
      </w:pPr>
      <w:bookmarkStart w:id="119" w:name="_Toc181329"/>
      <w:r>
        <w:t xml:space="preserve">VSD </w:t>
      </w:r>
      <w:r w:rsidR="003E6A4D">
        <w:t xml:space="preserve">to SDC UDP </w:t>
      </w:r>
      <w:r>
        <w:t>Deposit Service</w:t>
      </w:r>
      <w:bookmarkEnd w:id="119"/>
    </w:p>
    <w:p w14:paraId="68E6859F" w14:textId="77777777" w:rsidR="00783376" w:rsidRDefault="00783376" w:rsidP="00783376">
      <w:r>
        <w:t xml:space="preserve">ODE sends VSD message to SDC using UDP protocol. Unlike TCP, UDP is a best effort delivery service which means that the protocol does not wait for an acknowledgement from the receiver. The VSD depositor is implemented as a module in the ODE and follows the VSD dialog for depositing VSD message to US DOT Situation Data Clearinghouse (SDC) specified by the Southeast Michigan Test Bed documentation available upon request from </w:t>
      </w:r>
      <w:hyperlink r:id="rId35" w:history="1">
        <w:r w:rsidRPr="001E0C43">
          <w:rPr>
            <w:rStyle w:val="Hyperlink"/>
          </w:rPr>
          <w:t>https://cvcs.samanage.com</w:t>
        </w:r>
      </w:hyperlink>
      <w:r>
        <w:t xml:space="preserve"> and summarized below.</w:t>
      </w:r>
    </w:p>
    <w:p w14:paraId="6EA10411" w14:textId="77777777" w:rsidR="00783376" w:rsidRPr="00CA373C" w:rsidRDefault="00783376" w:rsidP="00783376">
      <w:pPr>
        <w:rPr>
          <w:b/>
        </w:rPr>
      </w:pPr>
      <w:r w:rsidRPr="00CA373C">
        <w:rPr>
          <w:b/>
        </w:rPr>
        <w:t>VSD Deposit Dialog</w:t>
      </w:r>
    </w:p>
    <w:p w14:paraId="3226022D" w14:textId="77777777" w:rsidR="00783376" w:rsidRDefault="00783376" w:rsidP="00783376">
      <w:pPr>
        <w:pStyle w:val="ListParagraph"/>
        <w:numPr>
          <w:ilvl w:val="1"/>
          <w:numId w:val="43"/>
        </w:numPr>
      </w:pPr>
      <w:r>
        <w:t>ODE ------ServiceRequest-----&gt; SDC</w:t>
      </w:r>
      <w:r>
        <w:tab/>
      </w:r>
      <w:r>
        <w:tab/>
        <w:t>// ODE sends service request to SDC</w:t>
      </w:r>
    </w:p>
    <w:p w14:paraId="772E57E1" w14:textId="77777777" w:rsidR="00783376" w:rsidRDefault="00783376" w:rsidP="00783376">
      <w:pPr>
        <w:pStyle w:val="ListParagraph"/>
        <w:numPr>
          <w:ilvl w:val="1"/>
          <w:numId w:val="43"/>
        </w:numPr>
      </w:pPr>
      <w:r>
        <w:t>ODE &lt;----</w:t>
      </w:r>
      <w:proofErr w:type="spellStart"/>
      <w:r>
        <w:t>ServiceResponse</w:t>
      </w:r>
      <w:proofErr w:type="spellEnd"/>
      <w:r>
        <w:t>----- SDC</w:t>
      </w:r>
      <w:r>
        <w:tab/>
      </w:r>
      <w:r>
        <w:tab/>
        <w:t>// ODE receives service response from SDC</w:t>
      </w:r>
    </w:p>
    <w:p w14:paraId="47EE4348" w14:textId="77777777" w:rsidR="00783376" w:rsidRPr="00B63D68" w:rsidRDefault="00783376" w:rsidP="00783376">
      <w:pPr>
        <w:pStyle w:val="ListParagraph"/>
        <w:numPr>
          <w:ilvl w:val="1"/>
          <w:numId w:val="43"/>
        </w:numPr>
      </w:pPr>
      <w:r>
        <w:t>ODE --------</w:t>
      </w:r>
      <w:proofErr w:type="spellStart"/>
      <w:r>
        <w:t>VsdMessage</w:t>
      </w:r>
      <w:proofErr w:type="spellEnd"/>
      <w:r>
        <w:t>-------&gt; SDC</w:t>
      </w:r>
      <w:r>
        <w:tab/>
      </w:r>
      <w:r>
        <w:tab/>
        <w:t>// ODE sends the actual VSD message to SDC</w:t>
      </w:r>
    </w:p>
    <w:p w14:paraId="1A97F467" w14:textId="77777777" w:rsidR="00783376" w:rsidRPr="009559DA" w:rsidRDefault="00783376" w:rsidP="00783376">
      <w:pPr>
        <w:rPr>
          <w:u w:val="single"/>
        </w:rPr>
      </w:pPr>
      <w:r w:rsidRPr="009559DA">
        <w:rPr>
          <w:u w:val="single"/>
        </w:rPr>
        <w:t>Requirements for sending VSD message to SDC over UDP</w:t>
      </w:r>
      <w:r>
        <w:rPr>
          <w:u w:val="single"/>
        </w:rPr>
        <w:t xml:space="preserve"> are the following:</w:t>
      </w:r>
    </w:p>
    <w:p w14:paraId="5287E5B0" w14:textId="77777777" w:rsidR="00783376" w:rsidRDefault="00783376" w:rsidP="00783376">
      <w:pPr>
        <w:pStyle w:val="ListParagraph"/>
        <w:numPr>
          <w:ilvl w:val="0"/>
          <w:numId w:val="52"/>
        </w:numPr>
      </w:pPr>
      <w:r>
        <w:t>IP address or Domain Name of the SDC server</w:t>
      </w:r>
    </w:p>
    <w:p w14:paraId="42837BB6" w14:textId="45662107" w:rsidR="00783376" w:rsidRDefault="00783376" w:rsidP="00783376">
      <w:pPr>
        <w:pStyle w:val="ListParagraph"/>
        <w:numPr>
          <w:ilvl w:val="0"/>
          <w:numId w:val="52"/>
        </w:numPr>
      </w:pPr>
      <w:r>
        <w:t>Port number of the SDC server</w:t>
      </w:r>
    </w:p>
    <w:p w14:paraId="279F1D0A" w14:textId="77777777" w:rsidR="003763F0" w:rsidRDefault="003763F0" w:rsidP="003763F0">
      <w:pPr>
        <w:pStyle w:val="Heading3"/>
      </w:pPr>
      <w:bookmarkStart w:id="120" w:name="_Toc181330"/>
      <w:r>
        <w:t>VSD Deposit Service Messages and Alerts</w:t>
      </w:r>
      <w:bookmarkEnd w:id="120"/>
    </w:p>
    <w:p w14:paraId="1E29DB48" w14:textId="512DDC98" w:rsidR="003763F0" w:rsidRPr="002253B4" w:rsidRDefault="003763F0" w:rsidP="004677FC">
      <w:r>
        <w:fldChar w:fldCharType="begin"/>
      </w:r>
      <w:r>
        <w:instrText xml:space="preserve"> REF _Ref483489995 \h </w:instrText>
      </w:r>
      <w:r>
        <w:fldChar w:fldCharType="separate"/>
      </w:r>
      <w:r>
        <w:t xml:space="preserve">Table </w:t>
      </w:r>
      <w:r w:rsidR="00443882">
        <w:rPr>
          <w:noProof/>
        </w:rPr>
        <w:t>1</w:t>
      </w:r>
      <w:r>
        <w:fldChar w:fldCharType="end"/>
      </w:r>
      <w:r>
        <w:t xml:space="preserve"> provides a detailed list of the ODE Deposit Service messages and alerts. </w:t>
      </w:r>
    </w:p>
    <w:p w14:paraId="46CE1A0B" w14:textId="36BA8B40" w:rsidR="003763F0" w:rsidRDefault="003763F0" w:rsidP="003763F0">
      <w:pPr>
        <w:pStyle w:val="Caption"/>
        <w:keepNext/>
      </w:pPr>
      <w:bookmarkStart w:id="121" w:name="_Ref483489995"/>
      <w:r>
        <w:lastRenderedPageBreak/>
        <w:t xml:space="preserve">Table </w:t>
      </w:r>
      <w:bookmarkEnd w:id="121"/>
      <w:r w:rsidR="00443882">
        <w:t>1</w:t>
      </w:r>
      <w:r>
        <w:t xml:space="preserve"> </w:t>
      </w:r>
      <w:r w:rsidR="002B624D">
        <w:t>–</w:t>
      </w:r>
      <w:r>
        <w:t xml:space="preserve"> </w:t>
      </w:r>
      <w:r w:rsidR="002B624D">
        <w:t>VSD Deposit Service</w:t>
      </w:r>
      <w:r>
        <w:t xml:space="preserve"> </w:t>
      </w:r>
      <w:r>
        <w:rPr>
          <w:noProof/>
        </w:rPr>
        <w:t>Messages and Alerts</w:t>
      </w:r>
    </w:p>
    <w:tbl>
      <w:tblPr>
        <w:tblStyle w:val="GridTable4-Accent11"/>
        <w:tblW w:w="13135" w:type="dxa"/>
        <w:tblLook w:val="04A0" w:firstRow="1" w:lastRow="0" w:firstColumn="1" w:lastColumn="0" w:noHBand="0" w:noVBand="1"/>
      </w:tblPr>
      <w:tblGrid>
        <w:gridCol w:w="4249"/>
        <w:gridCol w:w="2331"/>
        <w:gridCol w:w="3279"/>
        <w:gridCol w:w="3276"/>
      </w:tblGrid>
      <w:tr w:rsidR="003763F0" w14:paraId="1301673D" w14:textId="77777777" w:rsidTr="00443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6BC9FD5F" w14:textId="77777777" w:rsidR="003763F0" w:rsidRDefault="003763F0" w:rsidP="00443E64">
            <w:r>
              <w:t>Message or Alert</w:t>
            </w:r>
          </w:p>
        </w:tc>
        <w:tc>
          <w:tcPr>
            <w:tcW w:w="2345" w:type="dxa"/>
          </w:tcPr>
          <w:p w14:paraId="3F0A1C80"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pPr>
            <w:r>
              <w:t>Communication Method</w:t>
            </w:r>
          </w:p>
        </w:tc>
        <w:tc>
          <w:tcPr>
            <w:tcW w:w="3335" w:type="dxa"/>
          </w:tcPr>
          <w:p w14:paraId="01F41F10"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pPr>
            <w:r>
              <w:t>Description</w:t>
            </w:r>
          </w:p>
        </w:tc>
        <w:tc>
          <w:tcPr>
            <w:tcW w:w="3330" w:type="dxa"/>
          </w:tcPr>
          <w:p w14:paraId="0D586402"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pPr>
            <w:r>
              <w:t>Criteria</w:t>
            </w:r>
          </w:p>
        </w:tc>
      </w:tr>
      <w:tr w:rsidR="003763F0" w14:paraId="271DCD2B"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64F22C3F" w14:textId="77777777" w:rsidR="0060553C" w:rsidRPr="00B216A9" w:rsidRDefault="00BC5D3B" w:rsidP="0060553C">
            <w:pPr>
              <w:pStyle w:val="ListParagraph"/>
              <w:numPr>
                <w:ilvl w:val="0"/>
                <w:numId w:val="54"/>
              </w:numPr>
              <w:rPr>
                <w:rFonts w:cstheme="minorHAnsi"/>
                <w:color w:val="3933FF"/>
              </w:rPr>
            </w:pPr>
            <w:r w:rsidRPr="00B216A9">
              <w:rPr>
                <w:rFonts w:cstheme="minorHAnsi"/>
                <w:color w:val="3933FF"/>
              </w:rPr>
              <w:t>"Error creating VSD depositor socket with port {}"</w:t>
            </w:r>
          </w:p>
          <w:p w14:paraId="37E256B8" w14:textId="3998654C" w:rsidR="003763F0" w:rsidRPr="00B216A9" w:rsidRDefault="00BC5D3B" w:rsidP="0060553C">
            <w:pPr>
              <w:pStyle w:val="ListParagraph"/>
              <w:numPr>
                <w:ilvl w:val="0"/>
                <w:numId w:val="54"/>
              </w:numPr>
              <w:rPr>
                <w:rFonts w:cstheme="minorHAnsi"/>
                <w:color w:val="3933FF"/>
              </w:rPr>
            </w:pPr>
            <w:proofErr w:type="spellStart"/>
            <w:r w:rsidRPr="00B216A9">
              <w:rPr>
                <w:rFonts w:cstheme="minorHAnsi"/>
                <w:color w:val="3933FF"/>
              </w:rPr>
              <w:t>SocketException</w:t>
            </w:r>
            <w:proofErr w:type="spellEnd"/>
          </w:p>
        </w:tc>
        <w:tc>
          <w:tcPr>
            <w:tcW w:w="2345" w:type="dxa"/>
          </w:tcPr>
          <w:p w14:paraId="0125963B" w14:textId="2BA6A16D" w:rsidR="003763F0" w:rsidRDefault="007D2D91"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1A01108E" w14:textId="673A4448" w:rsidR="003763F0" w:rsidRDefault="007D2D91" w:rsidP="002A2BA7">
            <w:pPr>
              <w:cnfStyle w:val="000000100000" w:firstRow="0" w:lastRow="0" w:firstColumn="0" w:lastColumn="0" w:oddVBand="0" w:evenVBand="0" w:oddHBand="1" w:evenHBand="0" w:firstRowFirstColumn="0" w:firstRowLastColumn="0" w:lastRowFirstColumn="0" w:lastRowLastColumn="0"/>
            </w:pPr>
            <w:r>
              <w:t xml:space="preserve">When a VSD arrives over UDP, the VSD depositor service tries to create a new datagram socket with a given port. This error message is logged when ODE fails to create a new datagram socket due to port being </w:t>
            </w:r>
            <w:r w:rsidR="002A2BA7">
              <w:t>bound</w:t>
            </w:r>
            <w:r>
              <w:t xml:space="preserve"> to some other program.</w:t>
            </w:r>
          </w:p>
        </w:tc>
        <w:tc>
          <w:tcPr>
            <w:tcW w:w="3330" w:type="dxa"/>
          </w:tcPr>
          <w:p w14:paraId="35E4D721" w14:textId="461BF333" w:rsidR="003763F0" w:rsidRDefault="007D2D91" w:rsidP="002A2BA7">
            <w:pPr>
              <w:cnfStyle w:val="000000100000" w:firstRow="0" w:lastRow="0" w:firstColumn="0" w:lastColumn="0" w:oddVBand="0" w:evenVBand="0" w:oddHBand="1" w:evenHBand="0" w:firstRowFirstColumn="0" w:firstRowLastColumn="0" w:lastRowFirstColumn="0" w:lastRowLastColumn="0"/>
            </w:pPr>
            <w:r>
              <w:t xml:space="preserve">If the port is already </w:t>
            </w:r>
            <w:r w:rsidR="002A2BA7">
              <w:t>bound</w:t>
            </w:r>
            <w:r>
              <w:t xml:space="preserve"> to some other program or if the socket creation fails for some other reason, this message is logged in the application log file.</w:t>
            </w:r>
          </w:p>
        </w:tc>
      </w:tr>
      <w:tr w:rsidR="003763F0" w14:paraId="68263F7F"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2A2385AB" w14:textId="77777777" w:rsidR="00D43D48" w:rsidRPr="00B216A9" w:rsidRDefault="0060553C" w:rsidP="00D43D48">
            <w:pPr>
              <w:pStyle w:val="ListParagraph"/>
              <w:numPr>
                <w:ilvl w:val="0"/>
                <w:numId w:val="56"/>
              </w:numPr>
              <w:rPr>
                <w:rFonts w:cstheme="minorHAnsi"/>
                <w:color w:val="3933FF"/>
              </w:rPr>
            </w:pPr>
            <w:r w:rsidRPr="00B216A9">
              <w:rPr>
                <w:rFonts w:cstheme="minorHAnsi"/>
                <w:color w:val="3933FF"/>
              </w:rPr>
              <w:t>Error Sending VSD to SDC</w:t>
            </w:r>
          </w:p>
          <w:p w14:paraId="3D54A105" w14:textId="1EB58E9B" w:rsidR="003763F0" w:rsidRPr="00B216A9" w:rsidRDefault="00D43D48" w:rsidP="00D43D48">
            <w:pPr>
              <w:pStyle w:val="ListParagraph"/>
              <w:numPr>
                <w:ilvl w:val="0"/>
                <w:numId w:val="56"/>
              </w:numPr>
              <w:rPr>
                <w:rFonts w:cstheme="minorHAnsi"/>
                <w:color w:val="3933FF"/>
              </w:rPr>
            </w:pPr>
            <w:proofErr w:type="spellStart"/>
            <w:r w:rsidRPr="00B216A9">
              <w:rPr>
                <w:rFonts w:cstheme="minorHAnsi"/>
              </w:rPr>
              <w:t>IOException</w:t>
            </w:r>
            <w:proofErr w:type="spellEnd"/>
          </w:p>
        </w:tc>
        <w:tc>
          <w:tcPr>
            <w:tcW w:w="2345" w:type="dxa"/>
          </w:tcPr>
          <w:p w14:paraId="72B211B5" w14:textId="64EB0623" w:rsidR="003763F0" w:rsidRDefault="00D43D48"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345E453D" w14:textId="1278D145" w:rsidR="003763F0" w:rsidRDefault="00575E3E" w:rsidP="002870D8">
            <w:pPr>
              <w:cnfStyle w:val="000000000000" w:firstRow="0" w:lastRow="0" w:firstColumn="0" w:lastColumn="0" w:oddVBand="0" w:evenVBand="0" w:oddHBand="0" w:evenHBand="0" w:firstRowFirstColumn="0" w:firstRowLastColumn="0" w:lastRowFirstColumn="0" w:lastRowLastColumn="0"/>
            </w:pPr>
            <w:r>
              <w:t>When a datagram socket tries to send</w:t>
            </w:r>
            <w:r w:rsidR="003462F3">
              <w:t xml:space="preserve"> VSD to SDC, </w:t>
            </w:r>
            <w:r w:rsidR="000F721D">
              <w:t xml:space="preserve">this error </w:t>
            </w:r>
            <w:r w:rsidR="005721F6">
              <w:t xml:space="preserve">maybe logged if the socket fails to send </w:t>
            </w:r>
            <w:r w:rsidR="007077A2">
              <w:t xml:space="preserve">VSD due </w:t>
            </w:r>
            <w:r w:rsidR="002870D8">
              <w:t>Input Output Exception</w:t>
            </w:r>
            <w:r w:rsidR="00956D27">
              <w:t>.</w:t>
            </w:r>
          </w:p>
        </w:tc>
        <w:tc>
          <w:tcPr>
            <w:tcW w:w="3330" w:type="dxa"/>
          </w:tcPr>
          <w:p w14:paraId="1F931200" w14:textId="1168B439" w:rsidR="003763F0" w:rsidRDefault="00047C29" w:rsidP="00443E64">
            <w:pPr>
              <w:cnfStyle w:val="000000000000" w:firstRow="0" w:lastRow="0" w:firstColumn="0" w:lastColumn="0" w:oddVBand="0" w:evenVBand="0" w:oddHBand="0" w:evenHBand="0" w:firstRowFirstColumn="0" w:firstRowLastColumn="0" w:lastRowFirstColumn="0" w:lastRowLastColumn="0"/>
            </w:pPr>
            <w:r>
              <w:t xml:space="preserve">If the datagram socket fails to send the </w:t>
            </w:r>
            <w:r w:rsidR="007E7476">
              <w:t xml:space="preserve">VSD to SD due to </w:t>
            </w:r>
            <w:proofErr w:type="spellStart"/>
            <w:r w:rsidR="007E7476">
              <w:t>IOException</w:t>
            </w:r>
            <w:proofErr w:type="spellEnd"/>
            <w:r w:rsidR="007E7476">
              <w:t>, this message is logged in the application log file.</w:t>
            </w:r>
          </w:p>
        </w:tc>
      </w:tr>
      <w:tr w:rsidR="003763F0" w14:paraId="439D8593"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4A2800B6" w14:textId="77777777" w:rsidR="003363D7" w:rsidRPr="00B216A9" w:rsidRDefault="0077763C" w:rsidP="003363D7">
            <w:pPr>
              <w:pStyle w:val="ListParagraph"/>
              <w:numPr>
                <w:ilvl w:val="0"/>
                <w:numId w:val="57"/>
              </w:numPr>
              <w:rPr>
                <w:rFonts w:cstheme="minorHAnsi"/>
                <w:color w:val="3933FF"/>
              </w:rPr>
            </w:pPr>
            <w:r w:rsidRPr="00B216A9">
              <w:rPr>
                <w:rFonts w:cstheme="minorHAnsi"/>
                <w:color w:val="3933FF"/>
              </w:rPr>
              <w:t>Error Encoding VSD ServiceRequest</w:t>
            </w:r>
          </w:p>
          <w:p w14:paraId="2B642354" w14:textId="77777777" w:rsidR="007D6419" w:rsidRPr="00B216A9" w:rsidRDefault="003363D7" w:rsidP="007D6419">
            <w:pPr>
              <w:pStyle w:val="ListParagraph"/>
              <w:numPr>
                <w:ilvl w:val="0"/>
                <w:numId w:val="57"/>
              </w:numPr>
              <w:rPr>
                <w:rFonts w:cstheme="minorHAnsi"/>
                <w:color w:val="3933FF"/>
              </w:rPr>
            </w:pPr>
            <w:proofErr w:type="spellStart"/>
            <w:r w:rsidRPr="00B216A9">
              <w:rPr>
                <w:rFonts w:cstheme="minorHAnsi"/>
              </w:rPr>
              <w:t>EncodeFailedException</w:t>
            </w:r>
            <w:proofErr w:type="spellEnd"/>
          </w:p>
          <w:p w14:paraId="1B0C5721" w14:textId="38D47B94" w:rsidR="00CF65D3" w:rsidRPr="00B216A9" w:rsidRDefault="007D6419" w:rsidP="000E6034">
            <w:pPr>
              <w:pStyle w:val="ListParagraph"/>
              <w:numPr>
                <w:ilvl w:val="0"/>
                <w:numId w:val="57"/>
              </w:numPr>
              <w:rPr>
                <w:rFonts w:cstheme="minorHAnsi"/>
                <w:color w:val="3933FF"/>
              </w:rPr>
            </w:pPr>
            <w:proofErr w:type="spellStart"/>
            <w:r w:rsidRPr="00B216A9">
              <w:rPr>
                <w:rFonts w:cstheme="minorHAnsi"/>
              </w:rPr>
              <w:t>EncodeNotSupportedException</w:t>
            </w:r>
            <w:proofErr w:type="spellEnd"/>
          </w:p>
          <w:p w14:paraId="1E5EDF81" w14:textId="77777777" w:rsidR="003763F0" w:rsidRPr="00B216A9" w:rsidRDefault="003763F0" w:rsidP="00443E64">
            <w:pPr>
              <w:rPr>
                <w:rFonts w:cstheme="minorHAnsi"/>
              </w:rPr>
            </w:pPr>
          </w:p>
        </w:tc>
        <w:tc>
          <w:tcPr>
            <w:tcW w:w="2345" w:type="dxa"/>
          </w:tcPr>
          <w:p w14:paraId="38B10EB6" w14:textId="35A42123" w:rsidR="003763F0" w:rsidRDefault="001E5150"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7B8E3474" w14:textId="66A944DC" w:rsidR="003763F0" w:rsidRDefault="00C30617" w:rsidP="00C30617">
            <w:pPr>
              <w:cnfStyle w:val="000000100000" w:firstRow="0" w:lastRow="0" w:firstColumn="0" w:lastColumn="0" w:oddVBand="0" w:evenVBand="0" w:oddHBand="1" w:evenHBand="0" w:firstRowFirstColumn="0" w:firstRowLastColumn="0" w:lastRowFirstColumn="0" w:lastRowLastColumn="0"/>
            </w:pPr>
            <w:r>
              <w:t xml:space="preserve">When the depositor service modifies </w:t>
            </w:r>
            <w:r w:rsidR="00C33C31">
              <w:t>the received service request, it tries to encode the request</w:t>
            </w:r>
            <w:r>
              <w:t xml:space="preserve"> before sending to SDC. This message is logged when the ODE fails to encode the service request properly.</w:t>
            </w:r>
          </w:p>
        </w:tc>
        <w:tc>
          <w:tcPr>
            <w:tcW w:w="3330" w:type="dxa"/>
          </w:tcPr>
          <w:p w14:paraId="197F4C44" w14:textId="6F03383F" w:rsidR="003763F0" w:rsidRDefault="00C30617" w:rsidP="00443E64">
            <w:pPr>
              <w:cnfStyle w:val="000000100000" w:firstRow="0" w:lastRow="0" w:firstColumn="0" w:lastColumn="0" w:oddVBand="0" w:evenVBand="0" w:oddHBand="1" w:evenHBand="0" w:firstRowFirstColumn="0" w:firstRowLastColumn="0" w:lastRowFirstColumn="0" w:lastRowLastColumn="0"/>
            </w:pPr>
            <w:r>
              <w:t>If ODE fails to encode the modified service request properly, this message is logged in the application log file.</w:t>
            </w:r>
          </w:p>
        </w:tc>
      </w:tr>
      <w:tr w:rsidR="003763F0" w14:paraId="4A5438EE"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6EA11F4C" w14:textId="77777777" w:rsidR="002834B9" w:rsidRPr="00B216A9" w:rsidRDefault="002834B9" w:rsidP="002834B9">
            <w:pPr>
              <w:pStyle w:val="ListParagraph"/>
              <w:numPr>
                <w:ilvl w:val="0"/>
                <w:numId w:val="58"/>
              </w:numPr>
              <w:rPr>
                <w:rFonts w:cstheme="minorHAnsi"/>
                <w:color w:val="3933FF"/>
              </w:rPr>
            </w:pPr>
            <w:r w:rsidRPr="00B216A9">
              <w:rPr>
                <w:rFonts w:cstheme="minorHAnsi"/>
                <w:color w:val="3933FF"/>
              </w:rPr>
              <w:t xml:space="preserve">Error Receiving VSD Deposit </w:t>
            </w:r>
            <w:proofErr w:type="spellStart"/>
            <w:r w:rsidRPr="00B216A9">
              <w:rPr>
                <w:rFonts w:cstheme="minorHAnsi"/>
                <w:color w:val="3933FF"/>
              </w:rPr>
              <w:t>ServiceResponse</w:t>
            </w:r>
            <w:proofErr w:type="spellEnd"/>
          </w:p>
          <w:p w14:paraId="0D1A2D13" w14:textId="6668982B" w:rsidR="003763F0" w:rsidRPr="00B216A9" w:rsidRDefault="002834B9" w:rsidP="002834B9">
            <w:pPr>
              <w:pStyle w:val="ListParagraph"/>
              <w:numPr>
                <w:ilvl w:val="0"/>
                <w:numId w:val="58"/>
              </w:numPr>
              <w:rPr>
                <w:rFonts w:cstheme="minorHAnsi"/>
                <w:color w:val="3933FF"/>
              </w:rPr>
            </w:pPr>
            <w:proofErr w:type="spellStart"/>
            <w:r w:rsidRPr="00B216A9">
              <w:rPr>
                <w:rFonts w:cstheme="minorHAnsi"/>
              </w:rPr>
              <w:t>IOException</w:t>
            </w:r>
            <w:proofErr w:type="spellEnd"/>
          </w:p>
        </w:tc>
        <w:tc>
          <w:tcPr>
            <w:tcW w:w="2345" w:type="dxa"/>
          </w:tcPr>
          <w:p w14:paraId="403FEF1E" w14:textId="5C489619" w:rsidR="003763F0" w:rsidRDefault="002834B9"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6FC53B18" w14:textId="2DAB36D3" w:rsidR="003763F0" w:rsidRDefault="002834B9" w:rsidP="00C33C31">
            <w:pPr>
              <w:cnfStyle w:val="000000000000" w:firstRow="0" w:lastRow="0" w:firstColumn="0" w:lastColumn="0" w:oddVBand="0" w:evenVBand="0" w:oddHBand="0" w:evenHBand="0" w:firstRowFirstColumn="0" w:firstRowLastColumn="0" w:lastRowFirstColumn="0" w:lastRowLastColumn="0"/>
            </w:pPr>
            <w:r>
              <w:t xml:space="preserve">When the ODE waits for </w:t>
            </w:r>
            <w:r w:rsidR="00C33C31">
              <w:t xml:space="preserve">service </w:t>
            </w:r>
            <w:r>
              <w:t xml:space="preserve">response from SDC, this error message may be logged if the datagram socket fails to receive service response from SDC due to </w:t>
            </w:r>
            <w:proofErr w:type="spellStart"/>
            <w:r>
              <w:t>IOException</w:t>
            </w:r>
            <w:proofErr w:type="spellEnd"/>
            <w:r>
              <w:t xml:space="preserve"> with the socket.</w:t>
            </w:r>
          </w:p>
        </w:tc>
        <w:tc>
          <w:tcPr>
            <w:tcW w:w="3330" w:type="dxa"/>
          </w:tcPr>
          <w:p w14:paraId="7C7908D1" w14:textId="5983DD56" w:rsidR="003763F0" w:rsidRDefault="002834B9" w:rsidP="002834B9">
            <w:pPr>
              <w:cnfStyle w:val="000000000000" w:firstRow="0" w:lastRow="0" w:firstColumn="0" w:lastColumn="0" w:oddVBand="0" w:evenVBand="0" w:oddHBand="0" w:evenHBand="0" w:firstRowFirstColumn="0" w:firstRowLastColumn="0" w:lastRowFirstColumn="0" w:lastRowLastColumn="0"/>
            </w:pPr>
            <w:r>
              <w:t>If the listening datagram socket fails to receive the incoming service response from SDC, this message is logged in the application log file.</w:t>
            </w:r>
          </w:p>
        </w:tc>
      </w:tr>
      <w:tr w:rsidR="002834B9" w14:paraId="2456C536"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38E6EB7A" w14:textId="77777777" w:rsidR="002834B9" w:rsidRPr="00B216A9" w:rsidRDefault="002834B9" w:rsidP="002834B9">
            <w:pPr>
              <w:pStyle w:val="ListParagraph"/>
              <w:numPr>
                <w:ilvl w:val="0"/>
                <w:numId w:val="59"/>
              </w:numPr>
              <w:rPr>
                <w:rFonts w:cstheme="minorHAnsi"/>
                <w:color w:val="3933FF"/>
              </w:rPr>
            </w:pPr>
            <w:r w:rsidRPr="00B216A9">
              <w:rPr>
                <w:rFonts w:cstheme="minorHAnsi"/>
                <w:color w:val="3933FF"/>
              </w:rPr>
              <w:t xml:space="preserve">Error Decoding VSD Deposit </w:t>
            </w:r>
            <w:proofErr w:type="spellStart"/>
            <w:r w:rsidRPr="00B216A9">
              <w:rPr>
                <w:rFonts w:cstheme="minorHAnsi"/>
                <w:color w:val="3933FF"/>
              </w:rPr>
              <w:t>ServiceResponse</w:t>
            </w:r>
            <w:proofErr w:type="spellEnd"/>
          </w:p>
          <w:p w14:paraId="6017A5E1" w14:textId="77777777" w:rsidR="002834B9" w:rsidRPr="00B216A9" w:rsidRDefault="002834B9" w:rsidP="002834B9">
            <w:pPr>
              <w:pStyle w:val="ListParagraph"/>
              <w:numPr>
                <w:ilvl w:val="0"/>
                <w:numId w:val="59"/>
              </w:numPr>
              <w:rPr>
                <w:rFonts w:cstheme="minorHAnsi"/>
                <w:color w:val="3933FF"/>
              </w:rPr>
            </w:pPr>
            <w:proofErr w:type="spellStart"/>
            <w:r w:rsidRPr="00B216A9">
              <w:rPr>
                <w:rFonts w:cstheme="minorHAnsi"/>
              </w:rPr>
              <w:t>DecodeFailedException</w:t>
            </w:r>
            <w:proofErr w:type="spellEnd"/>
          </w:p>
          <w:p w14:paraId="50F65B9F" w14:textId="392A4A80" w:rsidR="002834B9" w:rsidRPr="00B216A9" w:rsidRDefault="002834B9" w:rsidP="002834B9">
            <w:pPr>
              <w:pStyle w:val="ListParagraph"/>
              <w:numPr>
                <w:ilvl w:val="0"/>
                <w:numId w:val="59"/>
              </w:numPr>
              <w:rPr>
                <w:rFonts w:cstheme="minorHAnsi"/>
                <w:color w:val="3933FF"/>
              </w:rPr>
            </w:pPr>
            <w:proofErr w:type="spellStart"/>
            <w:r w:rsidRPr="00B216A9">
              <w:rPr>
                <w:rFonts w:cstheme="minorHAnsi"/>
              </w:rPr>
              <w:t>DecodeNotSupportedException</w:t>
            </w:r>
            <w:proofErr w:type="spellEnd"/>
          </w:p>
        </w:tc>
        <w:tc>
          <w:tcPr>
            <w:tcW w:w="2345" w:type="dxa"/>
          </w:tcPr>
          <w:p w14:paraId="1625D242" w14:textId="07FC5AB2" w:rsidR="002834B9" w:rsidRDefault="002834B9"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43FFEC3E" w14:textId="06C38BC2" w:rsidR="002834B9" w:rsidRDefault="00C33C31" w:rsidP="00C33C31">
            <w:pPr>
              <w:cnfStyle w:val="000000100000" w:firstRow="0" w:lastRow="0" w:firstColumn="0" w:lastColumn="0" w:oddVBand="0" w:evenVBand="0" w:oddHBand="1" w:evenHBand="0" w:firstRowFirstColumn="0" w:firstRowLastColumn="0" w:lastRowFirstColumn="0" w:lastRowLastColumn="0"/>
            </w:pPr>
            <w:r>
              <w:t xml:space="preserve">When the ODE receives service response from SDC, the depositor service tries to decode the service response </w:t>
            </w:r>
            <w:r>
              <w:lastRenderedPageBreak/>
              <w:t>first. This message is logged if the decoder fails to properly decode the response.</w:t>
            </w:r>
          </w:p>
        </w:tc>
        <w:tc>
          <w:tcPr>
            <w:tcW w:w="3330" w:type="dxa"/>
          </w:tcPr>
          <w:p w14:paraId="4C16DE30" w14:textId="4FA75D40" w:rsidR="002834B9" w:rsidRDefault="00C33C31" w:rsidP="00C33C31">
            <w:pPr>
              <w:cnfStyle w:val="000000100000" w:firstRow="0" w:lastRow="0" w:firstColumn="0" w:lastColumn="0" w:oddVBand="0" w:evenVBand="0" w:oddHBand="1" w:evenHBand="0" w:firstRowFirstColumn="0" w:firstRowLastColumn="0" w:lastRowFirstColumn="0" w:lastRowLastColumn="0"/>
            </w:pPr>
            <w:r>
              <w:lastRenderedPageBreak/>
              <w:t xml:space="preserve">If the depositor service fails to properly decode the incoming service response, this </w:t>
            </w:r>
            <w:r>
              <w:lastRenderedPageBreak/>
              <w:t>message is logged in the application log file.</w:t>
            </w:r>
          </w:p>
        </w:tc>
      </w:tr>
    </w:tbl>
    <w:p w14:paraId="1C18D7CF" w14:textId="77777777" w:rsidR="003763F0" w:rsidRDefault="003763F0" w:rsidP="004677FC"/>
    <w:p w14:paraId="492DC8BD" w14:textId="420B3C69" w:rsidR="00783376" w:rsidRDefault="00783376" w:rsidP="00783376">
      <w:pPr>
        <w:pStyle w:val="Heading2"/>
      </w:pPr>
      <w:bookmarkStart w:id="122" w:name="_Toc181331"/>
      <w:r>
        <w:t>VSD Receiver Service</w:t>
      </w:r>
      <w:bookmarkEnd w:id="122"/>
    </w:p>
    <w:p w14:paraId="7C7AC968" w14:textId="77777777" w:rsidR="00783376" w:rsidRDefault="00783376" w:rsidP="00783376">
      <w:r>
        <w:t xml:space="preserve">The ODE receives VSD messages via UDP/IP at its VSD Receiver service. This service will accept ServiceRequest and </w:t>
      </w:r>
      <w:proofErr w:type="spellStart"/>
      <w:r>
        <w:t>VehSitDataMessage</w:t>
      </w:r>
      <w:proofErr w:type="spellEnd"/>
      <w:r>
        <w:t xml:space="preserve"> datagrams. Upon receipt of a ServiceRequest, the receiver works with the VSD depositor service to forward the ServiceRequest to the SDC and await a </w:t>
      </w:r>
      <w:proofErr w:type="spellStart"/>
      <w:r>
        <w:t>ServiceResponse</w:t>
      </w:r>
      <w:proofErr w:type="spellEnd"/>
      <w:r>
        <w:t xml:space="preserve">. When the matching </w:t>
      </w:r>
      <w:proofErr w:type="spellStart"/>
      <w:r>
        <w:t>ServiceResponse</w:t>
      </w:r>
      <w:proofErr w:type="spellEnd"/>
      <w:r>
        <w:t xml:space="preserve"> is returned the ODE forwards the response back to the sender. This completes the trust establishment process. Once trust is established, the sender starts sending VSD messages to ODE which then will be forwarded to the SDC. Upon arrival of VSDs, the ODE also extracts BSMs from VSDs and publishes them to the appropriate BSM Kafka topics.</w:t>
      </w:r>
    </w:p>
    <w:p w14:paraId="0D8D9751" w14:textId="77777777" w:rsidR="00783376" w:rsidRDefault="00783376" w:rsidP="00783376">
      <w:pPr>
        <w:jc w:val="both"/>
      </w:pPr>
      <w:r>
        <w:t xml:space="preserve">Configuration options (set in </w:t>
      </w:r>
      <w:proofErr w:type="spellStart"/>
      <w:proofErr w:type="gramStart"/>
      <w:r>
        <w:t>application.properties</w:t>
      </w:r>
      <w:proofErr w:type="spellEnd"/>
      <w:proofErr w:type="gramEnd"/>
      <w:r>
        <w:t xml:space="preserve">) can be found in </w:t>
      </w:r>
      <w:r>
        <w:fldChar w:fldCharType="begin"/>
      </w:r>
      <w:r>
        <w:instrText xml:space="preserve"> REF _Ref483487699 \h </w:instrText>
      </w:r>
      <w:r>
        <w:fldChar w:fldCharType="separate"/>
      </w:r>
      <w:r>
        <w:t xml:space="preserve">Table </w:t>
      </w:r>
      <w:r>
        <w:rPr>
          <w:noProof/>
        </w:rPr>
        <w:t>1</w:t>
      </w:r>
      <w:r>
        <w:t xml:space="preserve"> - ODE Application Properties</w:t>
      </w:r>
      <w:r>
        <w:fldChar w:fldCharType="end"/>
      </w:r>
      <w:r>
        <w:t>.</w:t>
      </w:r>
    </w:p>
    <w:p w14:paraId="0BF2ADB6" w14:textId="77777777" w:rsidR="00783376" w:rsidRDefault="00783376" w:rsidP="00783376">
      <w:pPr>
        <w:jc w:val="both"/>
      </w:pPr>
    </w:p>
    <w:p w14:paraId="77FEC3D4" w14:textId="271EAC68" w:rsidR="00783376" w:rsidRDefault="00783376" w:rsidP="00783376">
      <w:pPr>
        <w:keepNext/>
        <w:jc w:val="center"/>
      </w:pPr>
      <w:r>
        <w:rPr>
          <w:noProof/>
          <w:lang w:eastAsia="en-US"/>
        </w:rPr>
        <w:drawing>
          <wp:inline distT="0" distB="0" distL="0" distR="0" wp14:anchorId="5E8D9DAC" wp14:editId="79E6C472">
            <wp:extent cx="7709535" cy="25525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sdProcessDiagram.png"/>
                    <pic:cNvPicPr/>
                  </pic:nvPicPr>
                  <pic:blipFill>
                    <a:blip r:embed="rId36">
                      <a:extLst>
                        <a:ext uri="{28A0092B-C50C-407E-A947-70E740481C1C}">
                          <a14:useLocalDpi xmlns:a14="http://schemas.microsoft.com/office/drawing/2010/main" val="0"/>
                        </a:ext>
                      </a:extLst>
                    </a:blip>
                    <a:stretch>
                      <a:fillRect/>
                    </a:stretch>
                  </pic:blipFill>
                  <pic:spPr>
                    <a:xfrm>
                      <a:off x="0" y="0"/>
                      <a:ext cx="7717800" cy="2555331"/>
                    </a:xfrm>
                    <a:prstGeom prst="rect">
                      <a:avLst/>
                    </a:prstGeom>
                  </pic:spPr>
                </pic:pic>
              </a:graphicData>
            </a:graphic>
          </wp:inline>
        </w:drawing>
      </w:r>
    </w:p>
    <w:p w14:paraId="03AB9C5F" w14:textId="74292D14" w:rsidR="00783376" w:rsidRDefault="00783376" w:rsidP="00783376">
      <w:pPr>
        <w:pStyle w:val="Caption"/>
        <w:jc w:val="center"/>
      </w:pPr>
      <w:bookmarkStart w:id="123" w:name="_Ref483487917"/>
      <w:r>
        <w:t xml:space="preserve">Figure </w:t>
      </w:r>
      <w:r w:rsidR="00D7429F">
        <w:rPr>
          <w:noProof/>
        </w:rPr>
        <w:fldChar w:fldCharType="begin"/>
      </w:r>
      <w:r w:rsidR="00D7429F">
        <w:rPr>
          <w:noProof/>
        </w:rPr>
        <w:instrText xml:space="preserve"> SEQ Figure \* ARABIC </w:instrText>
      </w:r>
      <w:r w:rsidR="00D7429F">
        <w:rPr>
          <w:noProof/>
        </w:rPr>
        <w:fldChar w:fldCharType="separate"/>
      </w:r>
      <w:r w:rsidR="003D1E97">
        <w:rPr>
          <w:noProof/>
        </w:rPr>
        <w:t>2</w:t>
      </w:r>
      <w:r w:rsidR="00D7429F">
        <w:rPr>
          <w:noProof/>
        </w:rPr>
        <w:fldChar w:fldCharType="end"/>
      </w:r>
      <w:bookmarkEnd w:id="123"/>
      <w:r>
        <w:t xml:space="preserve"> - VSD</w:t>
      </w:r>
      <w:r w:rsidRPr="004E462A">
        <w:t xml:space="preserve"> Dialog Flow Diagram</w:t>
      </w:r>
    </w:p>
    <w:p w14:paraId="699AA1D4" w14:textId="77777777" w:rsidR="00783376" w:rsidRDefault="00783376" w:rsidP="00783376"/>
    <w:p w14:paraId="6C3F407E" w14:textId="77777777" w:rsidR="00783376" w:rsidRDefault="00783376" w:rsidP="00783376">
      <w:pPr>
        <w:spacing w:line="240" w:lineRule="auto"/>
        <w:contextualSpacing/>
        <w:jc w:val="both"/>
      </w:pPr>
      <w:r>
        <w:t xml:space="preserve">Notes for </w:t>
      </w:r>
      <w:r>
        <w:fldChar w:fldCharType="begin"/>
      </w:r>
      <w:r>
        <w:instrText xml:space="preserve"> REF _Ref483487917 \h </w:instrText>
      </w:r>
      <w:r>
        <w:fldChar w:fldCharType="separate"/>
      </w:r>
      <w:r>
        <w:t xml:space="preserve">Figure </w:t>
      </w:r>
      <w:r>
        <w:rPr>
          <w:noProof/>
        </w:rPr>
        <w:t>2</w:t>
      </w:r>
      <w:r>
        <w:fldChar w:fldCharType="end"/>
      </w:r>
      <w:r>
        <w:t>:</w:t>
      </w:r>
    </w:p>
    <w:p w14:paraId="519A12FD" w14:textId="77777777" w:rsidR="00783376" w:rsidRDefault="00783376" w:rsidP="00783376">
      <w:pPr>
        <w:pStyle w:val="ListParagraph"/>
        <w:numPr>
          <w:ilvl w:val="0"/>
          <w:numId w:val="53"/>
        </w:numPr>
        <w:spacing w:line="240" w:lineRule="auto"/>
        <w:jc w:val="both"/>
      </w:pPr>
      <w:r>
        <w:t>Random Ports: These ports could have a range of values.</w:t>
      </w:r>
    </w:p>
    <w:p w14:paraId="1ED75F6F" w14:textId="77777777" w:rsidR="00783376" w:rsidRDefault="00783376" w:rsidP="00783376">
      <w:pPr>
        <w:pStyle w:val="ListParagraph"/>
        <w:numPr>
          <w:ilvl w:val="0"/>
          <w:numId w:val="53"/>
        </w:numPr>
        <w:spacing w:line="240" w:lineRule="auto"/>
        <w:jc w:val="both"/>
      </w:pPr>
      <w:r>
        <w:t xml:space="preserve">Port A: Can be configured in </w:t>
      </w:r>
      <w:proofErr w:type="spellStart"/>
      <w:proofErr w:type="gramStart"/>
      <w:r>
        <w:t>application.properties</w:t>
      </w:r>
      <w:proofErr w:type="spellEnd"/>
      <w:proofErr w:type="gramEnd"/>
    </w:p>
    <w:p w14:paraId="4774F1E7" w14:textId="77777777" w:rsidR="00783376" w:rsidRDefault="00783376" w:rsidP="00783376">
      <w:pPr>
        <w:pStyle w:val="ListParagraph"/>
        <w:numPr>
          <w:ilvl w:val="0"/>
          <w:numId w:val="53"/>
        </w:numPr>
        <w:spacing w:line="240" w:lineRule="auto"/>
        <w:jc w:val="both"/>
      </w:pPr>
      <w:r>
        <w:t xml:space="preserve">Port B: Can be configured in </w:t>
      </w:r>
      <w:proofErr w:type="spellStart"/>
      <w:proofErr w:type="gramStart"/>
      <w:r>
        <w:t>application.properties</w:t>
      </w:r>
      <w:proofErr w:type="spellEnd"/>
      <w:proofErr w:type="gramEnd"/>
    </w:p>
    <w:p w14:paraId="6C70F6D1" w14:textId="77777777" w:rsidR="00783376" w:rsidRDefault="00783376" w:rsidP="00783376">
      <w:pPr>
        <w:pStyle w:val="ListParagraph"/>
        <w:numPr>
          <w:ilvl w:val="0"/>
          <w:numId w:val="53"/>
        </w:numPr>
        <w:spacing w:line="240" w:lineRule="auto"/>
        <w:jc w:val="both"/>
      </w:pPr>
      <w:r>
        <w:t>Service Request 1: Original request whose destination field contains Port D</w:t>
      </w:r>
    </w:p>
    <w:p w14:paraId="44B9B034" w14:textId="77777777" w:rsidR="00783376" w:rsidRDefault="00783376" w:rsidP="00783376">
      <w:pPr>
        <w:pStyle w:val="ListParagraph"/>
        <w:numPr>
          <w:ilvl w:val="0"/>
          <w:numId w:val="53"/>
        </w:numPr>
        <w:spacing w:line="240" w:lineRule="auto"/>
        <w:jc w:val="both"/>
      </w:pPr>
      <w:r>
        <w:t>Service Request 2: Modified request whose destination field contains Port A</w:t>
      </w:r>
    </w:p>
    <w:p w14:paraId="22A99388" w14:textId="72BB1E35" w:rsidR="00783376" w:rsidRDefault="00783376" w:rsidP="00783376">
      <w:pPr>
        <w:pStyle w:val="ListParagraph"/>
        <w:numPr>
          <w:ilvl w:val="0"/>
          <w:numId w:val="53"/>
        </w:numPr>
        <w:spacing w:line="240" w:lineRule="auto"/>
        <w:jc w:val="both"/>
      </w:pPr>
      <w:r>
        <w:t>Firewall rules should be configured to allow inbound and outbound ports for ODE.</w:t>
      </w:r>
    </w:p>
    <w:p w14:paraId="7DABACC6" w14:textId="77777777" w:rsidR="003763F0" w:rsidRDefault="003763F0" w:rsidP="003763F0">
      <w:pPr>
        <w:pStyle w:val="Heading3"/>
      </w:pPr>
      <w:bookmarkStart w:id="124" w:name="_Toc181332"/>
      <w:r>
        <w:t>VSD Receiver Service Messages and Alerts</w:t>
      </w:r>
      <w:bookmarkEnd w:id="124"/>
    </w:p>
    <w:p w14:paraId="3E1013AD" w14:textId="33982EA2" w:rsidR="003763F0" w:rsidRPr="002253B4" w:rsidRDefault="003763F0" w:rsidP="004677FC">
      <w:r>
        <w:fldChar w:fldCharType="begin"/>
      </w:r>
      <w:r>
        <w:instrText xml:space="preserve"> REF _Ref483489995 \h </w:instrText>
      </w:r>
      <w:r>
        <w:fldChar w:fldCharType="separate"/>
      </w:r>
      <w:r>
        <w:t xml:space="preserve">Table </w:t>
      </w:r>
      <w:r w:rsidR="00443882">
        <w:rPr>
          <w:noProof/>
        </w:rPr>
        <w:t>1</w:t>
      </w:r>
      <w:r>
        <w:fldChar w:fldCharType="end"/>
      </w:r>
      <w:r>
        <w:t xml:space="preserve"> provides a detailed list of the </w:t>
      </w:r>
      <w:r w:rsidR="004748A1">
        <w:t>VSD Receive</w:t>
      </w:r>
      <w:r w:rsidR="00443882">
        <w:t>r</w:t>
      </w:r>
      <w:r w:rsidR="004748A1">
        <w:t xml:space="preserve"> </w:t>
      </w:r>
      <w:r>
        <w:t xml:space="preserve">Service messages and alerts. </w:t>
      </w:r>
    </w:p>
    <w:p w14:paraId="09CFB57C" w14:textId="6B417D08" w:rsidR="003763F0" w:rsidRDefault="003763F0" w:rsidP="003763F0">
      <w:pPr>
        <w:pStyle w:val="Caption"/>
        <w:keepNext/>
      </w:pPr>
      <w:r>
        <w:t xml:space="preserve">Table </w:t>
      </w:r>
      <w:r w:rsidR="00443882">
        <w:t>1</w:t>
      </w:r>
      <w:r>
        <w:t xml:space="preserve"> </w:t>
      </w:r>
      <w:r w:rsidR="00443882">
        <w:t>–</w:t>
      </w:r>
      <w:r>
        <w:t xml:space="preserve"> </w:t>
      </w:r>
      <w:r w:rsidR="00443882">
        <w:t>VSD Receiver Service</w:t>
      </w:r>
      <w:r>
        <w:t xml:space="preserve"> </w:t>
      </w:r>
      <w:r>
        <w:rPr>
          <w:noProof/>
        </w:rPr>
        <w:t>Messages and Alerts</w:t>
      </w:r>
    </w:p>
    <w:tbl>
      <w:tblPr>
        <w:tblStyle w:val="GridTable4-Accent11"/>
        <w:tblW w:w="13135" w:type="dxa"/>
        <w:tblLook w:val="04A0" w:firstRow="1" w:lastRow="0" w:firstColumn="1" w:lastColumn="0" w:noHBand="0" w:noVBand="1"/>
      </w:tblPr>
      <w:tblGrid>
        <w:gridCol w:w="4249"/>
        <w:gridCol w:w="2328"/>
        <w:gridCol w:w="3298"/>
        <w:gridCol w:w="3260"/>
      </w:tblGrid>
      <w:tr w:rsidR="003763F0" w14:paraId="1F116B5D" w14:textId="77777777" w:rsidTr="00443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0071FD2A" w14:textId="77777777" w:rsidR="003763F0" w:rsidRDefault="003763F0" w:rsidP="00443E64">
            <w:r>
              <w:t>Message or Alert</w:t>
            </w:r>
          </w:p>
        </w:tc>
        <w:tc>
          <w:tcPr>
            <w:tcW w:w="2345" w:type="dxa"/>
          </w:tcPr>
          <w:p w14:paraId="3009E0B1"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pPr>
            <w:r>
              <w:t>Communication Method</w:t>
            </w:r>
          </w:p>
        </w:tc>
        <w:tc>
          <w:tcPr>
            <w:tcW w:w="3335" w:type="dxa"/>
          </w:tcPr>
          <w:p w14:paraId="05FDB521"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pPr>
            <w:r>
              <w:t>Description</w:t>
            </w:r>
          </w:p>
        </w:tc>
        <w:tc>
          <w:tcPr>
            <w:tcW w:w="3330" w:type="dxa"/>
          </w:tcPr>
          <w:p w14:paraId="711A7542"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pPr>
            <w:r>
              <w:t>Criteria</w:t>
            </w:r>
          </w:p>
        </w:tc>
      </w:tr>
      <w:tr w:rsidR="003763F0" w14:paraId="0EDD17B6" w14:textId="77777777" w:rsidTr="0030714D">
        <w:trPr>
          <w:cnfStyle w:val="000000100000" w:firstRow="0" w:lastRow="0" w:firstColumn="0" w:lastColumn="0" w:oddVBand="0" w:evenVBand="0" w:oddHBand="1" w:evenHBand="0" w:firstRowFirstColumn="0" w:firstRowLastColumn="0" w:lastRowFirstColumn="0" w:lastRowLastColumn="0"/>
          <w:trHeight w:val="2339"/>
        </w:trPr>
        <w:tc>
          <w:tcPr>
            <w:cnfStyle w:val="001000000000" w:firstRow="0" w:lastRow="0" w:firstColumn="1" w:lastColumn="0" w:oddVBand="0" w:evenVBand="0" w:oddHBand="0" w:evenHBand="0" w:firstRowFirstColumn="0" w:firstRowLastColumn="0" w:lastRowFirstColumn="0" w:lastRowLastColumn="0"/>
            <w:tcW w:w="4125" w:type="dxa"/>
          </w:tcPr>
          <w:p w14:paraId="1A71D459" w14:textId="6F1300A4" w:rsidR="00832DFA" w:rsidRPr="00B216A9" w:rsidRDefault="00832DFA" w:rsidP="00EB4A6F">
            <w:pPr>
              <w:pStyle w:val="ListParagraph"/>
              <w:numPr>
                <w:ilvl w:val="0"/>
                <w:numId w:val="54"/>
              </w:numPr>
              <w:rPr>
                <w:rFonts w:cstheme="minorHAnsi"/>
              </w:rPr>
            </w:pPr>
            <w:r w:rsidRPr="00B216A9">
              <w:rPr>
                <w:rFonts w:cstheme="minorHAnsi"/>
              </w:rPr>
              <w:t>"Error creating socket with port {}"</w:t>
            </w:r>
          </w:p>
          <w:p w14:paraId="7A508CBF" w14:textId="059C0CAA" w:rsidR="003763F0" w:rsidRPr="00B216A9" w:rsidRDefault="00EB4A6F" w:rsidP="00EB4A6F">
            <w:pPr>
              <w:pStyle w:val="ListParagraph"/>
              <w:numPr>
                <w:ilvl w:val="0"/>
                <w:numId w:val="54"/>
              </w:numPr>
              <w:rPr>
                <w:rFonts w:cstheme="minorHAnsi"/>
              </w:rPr>
            </w:pPr>
            <w:proofErr w:type="spellStart"/>
            <w:r w:rsidRPr="00B216A9">
              <w:rPr>
                <w:rFonts w:cstheme="minorHAnsi"/>
              </w:rPr>
              <w:t>SocketException</w:t>
            </w:r>
            <w:proofErr w:type="spellEnd"/>
          </w:p>
        </w:tc>
        <w:tc>
          <w:tcPr>
            <w:tcW w:w="2345" w:type="dxa"/>
          </w:tcPr>
          <w:p w14:paraId="7F3483E7" w14:textId="1E6F4458" w:rsidR="003763F0" w:rsidRDefault="00EB4A6F"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1CB53353" w14:textId="1A70CF19" w:rsidR="003763F0" w:rsidRDefault="00B2719A" w:rsidP="00B2719A">
            <w:pPr>
              <w:cnfStyle w:val="000000100000" w:firstRow="0" w:lastRow="0" w:firstColumn="0" w:lastColumn="0" w:oddVBand="0" w:evenVBand="0" w:oddHBand="1" w:evenHBand="0" w:firstRowFirstColumn="0" w:firstRowLastColumn="0" w:lastRowFirstColumn="0" w:lastRowLastColumn="0"/>
            </w:pPr>
            <w:r>
              <w:t>When the VSDM receiver is initialized, a datagram socket is created to listen for incoming messages from black</w:t>
            </w:r>
            <w:r w:rsidR="00B05113">
              <w:t xml:space="preserve"> </w:t>
            </w:r>
            <w:r>
              <w:t>box. This error message is logged when ODE fails to create a new datagram socket due to port being bound to some other program or some other reasons.</w:t>
            </w:r>
          </w:p>
        </w:tc>
        <w:tc>
          <w:tcPr>
            <w:tcW w:w="3330" w:type="dxa"/>
          </w:tcPr>
          <w:p w14:paraId="6E7EBB1C" w14:textId="51E6B313" w:rsidR="003763F0" w:rsidRDefault="0030714D" w:rsidP="00B05113">
            <w:pPr>
              <w:cnfStyle w:val="000000100000" w:firstRow="0" w:lastRow="0" w:firstColumn="0" w:lastColumn="0" w:oddVBand="0" w:evenVBand="0" w:oddHBand="1" w:evenHBand="0" w:firstRowFirstColumn="0" w:firstRowLastColumn="0" w:lastRowFirstColumn="0" w:lastRowLastColumn="0"/>
            </w:pPr>
            <w:r>
              <w:t xml:space="preserve">If the port is already </w:t>
            </w:r>
            <w:r w:rsidR="00B05113">
              <w:t>bound</w:t>
            </w:r>
            <w:r>
              <w:t xml:space="preserve"> to some other program or if the socket creation fails for some other reason, this message is logged in the application log file.</w:t>
            </w:r>
          </w:p>
        </w:tc>
      </w:tr>
      <w:tr w:rsidR="003763F0" w14:paraId="2593328F"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68B31E0A" w14:textId="77777777" w:rsidR="006639DA" w:rsidRPr="00B216A9" w:rsidRDefault="006639DA" w:rsidP="006639DA">
            <w:pPr>
              <w:pStyle w:val="ListParagraph"/>
              <w:numPr>
                <w:ilvl w:val="0"/>
                <w:numId w:val="60"/>
              </w:numPr>
              <w:rPr>
                <w:rFonts w:cstheme="minorHAnsi"/>
              </w:rPr>
            </w:pPr>
            <w:r w:rsidRPr="00B216A9">
              <w:rPr>
                <w:rFonts w:cstheme="minorHAnsi"/>
              </w:rPr>
              <w:t>Error receiving packet</w:t>
            </w:r>
          </w:p>
          <w:p w14:paraId="52E36261" w14:textId="4058FB39" w:rsidR="003763F0" w:rsidRPr="00B216A9" w:rsidRDefault="006639DA" w:rsidP="00443E64">
            <w:pPr>
              <w:pStyle w:val="ListParagraph"/>
              <w:numPr>
                <w:ilvl w:val="0"/>
                <w:numId w:val="60"/>
              </w:numPr>
              <w:rPr>
                <w:rFonts w:cstheme="minorHAnsi"/>
              </w:rPr>
            </w:pPr>
            <w:proofErr w:type="spellStart"/>
            <w:r w:rsidRPr="00B216A9">
              <w:rPr>
                <w:rFonts w:cstheme="minorHAnsi"/>
              </w:rPr>
              <w:t>IOException</w:t>
            </w:r>
            <w:proofErr w:type="spellEnd"/>
          </w:p>
        </w:tc>
        <w:tc>
          <w:tcPr>
            <w:tcW w:w="2345" w:type="dxa"/>
          </w:tcPr>
          <w:p w14:paraId="78420517" w14:textId="1C66A276" w:rsidR="003763F0" w:rsidRDefault="006639DA"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17CA4C1A" w14:textId="3DEFFDA0" w:rsidR="003763F0" w:rsidRDefault="006639DA" w:rsidP="002D474A">
            <w:pPr>
              <w:cnfStyle w:val="000000000000" w:firstRow="0" w:lastRow="0" w:firstColumn="0" w:lastColumn="0" w:oddVBand="0" w:evenVBand="0" w:oddHBand="0" w:evenHBand="0" w:firstRowFirstColumn="0" w:firstRowLastColumn="0" w:lastRowFirstColumn="0" w:lastRowLastColumn="0"/>
            </w:pPr>
            <w:r>
              <w:t xml:space="preserve">When the ODE waits for </w:t>
            </w:r>
            <w:r w:rsidR="002D474A">
              <w:t>packets from black box</w:t>
            </w:r>
            <w:r>
              <w:t xml:space="preserve">, this error message may be logged if the datagram socket fails to receive </w:t>
            </w:r>
            <w:r w:rsidR="002D474A">
              <w:t>any packets</w:t>
            </w:r>
            <w:r>
              <w:t xml:space="preserve"> due to </w:t>
            </w:r>
            <w:proofErr w:type="spellStart"/>
            <w:r>
              <w:t>IOException</w:t>
            </w:r>
            <w:proofErr w:type="spellEnd"/>
            <w:r>
              <w:t xml:space="preserve"> with the socket.</w:t>
            </w:r>
          </w:p>
        </w:tc>
        <w:tc>
          <w:tcPr>
            <w:tcW w:w="3330" w:type="dxa"/>
          </w:tcPr>
          <w:p w14:paraId="46D647F4" w14:textId="07D76F46" w:rsidR="003763F0" w:rsidRDefault="002D474A" w:rsidP="002D474A">
            <w:pPr>
              <w:cnfStyle w:val="000000000000" w:firstRow="0" w:lastRow="0" w:firstColumn="0" w:lastColumn="0" w:oddVBand="0" w:evenVBand="0" w:oddHBand="0" w:evenHBand="0" w:firstRowFirstColumn="0" w:firstRowLastColumn="0" w:lastRowFirstColumn="0" w:lastRowLastColumn="0"/>
            </w:pPr>
            <w:r>
              <w:t>If the listening datagram socket fails to receive incoming packets from black box, this message is logged in the application log file.</w:t>
            </w:r>
          </w:p>
        </w:tc>
      </w:tr>
      <w:tr w:rsidR="003763F0" w14:paraId="4EF09A86"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5AFE5024" w14:textId="77777777" w:rsidR="00C37E28" w:rsidRPr="00B216A9" w:rsidRDefault="00C37E28" w:rsidP="00C37E28">
            <w:pPr>
              <w:pStyle w:val="ListParagraph"/>
              <w:numPr>
                <w:ilvl w:val="0"/>
                <w:numId w:val="61"/>
              </w:numPr>
              <w:rPr>
                <w:rFonts w:cstheme="minorHAnsi"/>
              </w:rPr>
            </w:pPr>
            <w:r w:rsidRPr="00B216A9">
              <w:rPr>
                <w:rFonts w:cstheme="minorHAnsi"/>
              </w:rPr>
              <w:t>Unknown message type received {}</w:t>
            </w:r>
          </w:p>
          <w:p w14:paraId="1B076667" w14:textId="77777777" w:rsidR="003763F0" w:rsidRPr="00B216A9" w:rsidRDefault="003763F0" w:rsidP="00443E64">
            <w:pPr>
              <w:rPr>
                <w:rFonts w:cstheme="minorHAnsi"/>
              </w:rPr>
            </w:pPr>
          </w:p>
        </w:tc>
        <w:tc>
          <w:tcPr>
            <w:tcW w:w="2345" w:type="dxa"/>
          </w:tcPr>
          <w:p w14:paraId="05F037B7" w14:textId="78AF43B4" w:rsidR="003763F0" w:rsidRDefault="00C37E28" w:rsidP="00443E64">
            <w:pPr>
              <w:cnfStyle w:val="000000100000" w:firstRow="0" w:lastRow="0" w:firstColumn="0" w:lastColumn="0" w:oddVBand="0" w:evenVBand="0" w:oddHBand="1" w:evenHBand="0" w:firstRowFirstColumn="0" w:firstRowLastColumn="0" w:lastRowFirstColumn="0" w:lastRowLastColumn="0"/>
            </w:pPr>
            <w:r>
              <w:lastRenderedPageBreak/>
              <w:t>Application log file</w:t>
            </w:r>
          </w:p>
        </w:tc>
        <w:tc>
          <w:tcPr>
            <w:tcW w:w="3335" w:type="dxa"/>
          </w:tcPr>
          <w:p w14:paraId="6B962718" w14:textId="104E3469" w:rsidR="003763F0" w:rsidRDefault="00C37E28" w:rsidP="00443E64">
            <w:pPr>
              <w:cnfStyle w:val="000000100000" w:firstRow="0" w:lastRow="0" w:firstColumn="0" w:lastColumn="0" w:oddVBand="0" w:evenVBand="0" w:oddHBand="1" w:evenHBand="0" w:firstRowFirstColumn="0" w:firstRowLastColumn="0" w:lastRowFirstColumn="0" w:lastRowLastColumn="0"/>
            </w:pPr>
            <w:r>
              <w:t xml:space="preserve">When the VSDM receiver receives a packet from black </w:t>
            </w:r>
            <w:r>
              <w:lastRenderedPageBreak/>
              <w:t xml:space="preserve">box, it decodes the packet first. This message is logged if the decoded packet is of type other than ServiceRequest or </w:t>
            </w:r>
            <w:proofErr w:type="spellStart"/>
            <w:r>
              <w:t>VehSitDataMessage</w:t>
            </w:r>
            <w:proofErr w:type="spellEnd"/>
            <w:r>
              <w:t>.</w:t>
            </w:r>
          </w:p>
        </w:tc>
        <w:tc>
          <w:tcPr>
            <w:tcW w:w="3330" w:type="dxa"/>
          </w:tcPr>
          <w:p w14:paraId="7A66A5B9" w14:textId="391C5DFB" w:rsidR="003763F0" w:rsidRDefault="00C37E28" w:rsidP="00443E64">
            <w:pPr>
              <w:cnfStyle w:val="000000100000" w:firstRow="0" w:lastRow="0" w:firstColumn="0" w:lastColumn="0" w:oddVBand="0" w:evenVBand="0" w:oddHBand="1" w:evenHBand="0" w:firstRowFirstColumn="0" w:firstRowLastColumn="0" w:lastRowFirstColumn="0" w:lastRowLastColumn="0"/>
            </w:pPr>
            <w:r>
              <w:lastRenderedPageBreak/>
              <w:t xml:space="preserve">If the packet received from black box and decoded on the </w:t>
            </w:r>
            <w:r>
              <w:lastRenderedPageBreak/>
              <w:t>receiver end is of unknown message type, then this message is logged in the application log file.</w:t>
            </w:r>
          </w:p>
        </w:tc>
      </w:tr>
      <w:tr w:rsidR="003763F0" w14:paraId="1A2B1759"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0306CEA0" w14:textId="77777777" w:rsidR="003909CF" w:rsidRPr="00B216A9" w:rsidRDefault="0006261D" w:rsidP="003909CF">
            <w:pPr>
              <w:pStyle w:val="ListParagraph"/>
              <w:numPr>
                <w:ilvl w:val="0"/>
                <w:numId w:val="61"/>
              </w:numPr>
              <w:rPr>
                <w:rFonts w:cstheme="minorHAnsi"/>
              </w:rPr>
            </w:pPr>
            <w:r w:rsidRPr="00B216A9">
              <w:rPr>
                <w:rFonts w:cstheme="minorHAnsi"/>
              </w:rPr>
              <w:t>Unable to decode UDP message {}</w:t>
            </w:r>
          </w:p>
          <w:p w14:paraId="77E4B65C" w14:textId="77777777" w:rsidR="003909CF" w:rsidRPr="00B216A9" w:rsidRDefault="003909CF" w:rsidP="003909CF">
            <w:pPr>
              <w:pStyle w:val="ListParagraph"/>
              <w:numPr>
                <w:ilvl w:val="0"/>
                <w:numId w:val="61"/>
              </w:numPr>
              <w:rPr>
                <w:rFonts w:cstheme="minorHAnsi"/>
              </w:rPr>
            </w:pPr>
            <w:proofErr w:type="spellStart"/>
            <w:r w:rsidRPr="00B216A9">
              <w:rPr>
                <w:rFonts w:cstheme="minorHAnsi"/>
              </w:rPr>
              <w:t>DecodeFailedException</w:t>
            </w:r>
            <w:proofErr w:type="spellEnd"/>
          </w:p>
          <w:p w14:paraId="7F64EB4E" w14:textId="05B7C010" w:rsidR="003763F0" w:rsidRPr="00B216A9" w:rsidRDefault="003909CF" w:rsidP="003909CF">
            <w:pPr>
              <w:pStyle w:val="ListParagraph"/>
              <w:numPr>
                <w:ilvl w:val="0"/>
                <w:numId w:val="61"/>
              </w:numPr>
              <w:rPr>
                <w:rFonts w:cstheme="minorHAnsi"/>
              </w:rPr>
            </w:pPr>
            <w:proofErr w:type="spellStart"/>
            <w:r w:rsidRPr="00B216A9">
              <w:rPr>
                <w:rFonts w:cstheme="minorHAnsi"/>
              </w:rPr>
              <w:t>DecodeNotSupportedException</w:t>
            </w:r>
            <w:proofErr w:type="spellEnd"/>
          </w:p>
        </w:tc>
        <w:tc>
          <w:tcPr>
            <w:tcW w:w="2345" w:type="dxa"/>
          </w:tcPr>
          <w:p w14:paraId="5DA40D5D" w14:textId="11DA0E5F" w:rsidR="003763F0" w:rsidRDefault="003909CF"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79A196B4" w14:textId="700A0E03" w:rsidR="003763F0" w:rsidRDefault="003909CF" w:rsidP="000A47D6">
            <w:pPr>
              <w:cnfStyle w:val="000000000000" w:firstRow="0" w:lastRow="0" w:firstColumn="0" w:lastColumn="0" w:oddVBand="0" w:evenVBand="0" w:oddHBand="0" w:evenHBand="0" w:firstRowFirstColumn="0" w:firstRowLastColumn="0" w:lastRowFirstColumn="0" w:lastRowLastColumn="0"/>
            </w:pPr>
            <w:r>
              <w:t xml:space="preserve">When ODE receives </w:t>
            </w:r>
            <w:r w:rsidR="000A47D6">
              <w:t>any packet</w:t>
            </w:r>
            <w:r>
              <w:t xml:space="preserve"> from </w:t>
            </w:r>
            <w:r w:rsidR="000A47D6">
              <w:t>black box</w:t>
            </w:r>
            <w:r>
              <w:t xml:space="preserve">, the </w:t>
            </w:r>
            <w:r w:rsidR="000A47D6">
              <w:t>receive</w:t>
            </w:r>
            <w:r>
              <w:t xml:space="preserve">r service tries to decode the </w:t>
            </w:r>
            <w:r w:rsidR="000A47D6">
              <w:t>packet</w:t>
            </w:r>
            <w:r>
              <w:t xml:space="preserve"> first. This message is logged if the decoder fails to properly decode the </w:t>
            </w:r>
            <w:r w:rsidR="000A47D6">
              <w:t>packet</w:t>
            </w:r>
            <w:r>
              <w:t>.</w:t>
            </w:r>
          </w:p>
        </w:tc>
        <w:tc>
          <w:tcPr>
            <w:tcW w:w="3330" w:type="dxa"/>
          </w:tcPr>
          <w:p w14:paraId="471F6323" w14:textId="6D098405" w:rsidR="003763F0" w:rsidRDefault="003909CF" w:rsidP="000A47D6">
            <w:pPr>
              <w:cnfStyle w:val="000000000000" w:firstRow="0" w:lastRow="0" w:firstColumn="0" w:lastColumn="0" w:oddVBand="0" w:evenVBand="0" w:oddHBand="0" w:evenHBand="0" w:firstRowFirstColumn="0" w:firstRowLastColumn="0" w:lastRowFirstColumn="0" w:lastRowLastColumn="0"/>
            </w:pPr>
            <w:r>
              <w:t xml:space="preserve">If the </w:t>
            </w:r>
            <w:r w:rsidR="000A47D6">
              <w:t>receiver</w:t>
            </w:r>
            <w:r>
              <w:t xml:space="preserve"> service fails to properly decode the incoming </w:t>
            </w:r>
            <w:r w:rsidR="000A47D6">
              <w:t>packets from black box</w:t>
            </w:r>
            <w:r>
              <w:t>, this message is logged in the application log file.</w:t>
            </w:r>
          </w:p>
        </w:tc>
      </w:tr>
      <w:tr w:rsidR="00A059D6" w14:paraId="6647AF3B"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5F5F26EA" w14:textId="77777777" w:rsidR="00B63E02" w:rsidRPr="00B216A9" w:rsidRDefault="00A059D6" w:rsidP="00B63E02">
            <w:pPr>
              <w:pStyle w:val="ListParagraph"/>
              <w:numPr>
                <w:ilvl w:val="0"/>
                <w:numId w:val="62"/>
              </w:numPr>
              <w:rPr>
                <w:rFonts w:cstheme="minorHAnsi"/>
              </w:rPr>
            </w:pPr>
            <w:r w:rsidRPr="00B216A9">
              <w:rPr>
                <w:rFonts w:cstheme="minorHAnsi"/>
              </w:rPr>
              <w:t xml:space="preserve">Unable to convert </w:t>
            </w:r>
            <w:proofErr w:type="spellStart"/>
            <w:r w:rsidRPr="00B216A9">
              <w:rPr>
                <w:rFonts w:cstheme="minorHAnsi"/>
              </w:rPr>
              <w:t>VehSitDataMessage</w:t>
            </w:r>
            <w:proofErr w:type="spellEnd"/>
            <w:r w:rsidRPr="00B216A9">
              <w:rPr>
                <w:rFonts w:cstheme="minorHAnsi"/>
              </w:rPr>
              <w:t xml:space="preserve"> bundle to BSM list.</w:t>
            </w:r>
          </w:p>
          <w:p w14:paraId="7AAA6048" w14:textId="16784773" w:rsidR="00A059D6" w:rsidRPr="00B216A9" w:rsidRDefault="00B63E02" w:rsidP="00B63E02">
            <w:pPr>
              <w:pStyle w:val="ListParagraph"/>
              <w:numPr>
                <w:ilvl w:val="0"/>
                <w:numId w:val="62"/>
              </w:numPr>
              <w:rPr>
                <w:rFonts w:cstheme="minorHAnsi"/>
                <w:b w:val="0"/>
                <w:bCs w:val="0"/>
              </w:rPr>
            </w:pPr>
            <w:proofErr w:type="spellStart"/>
            <w:r w:rsidRPr="00B216A9">
              <w:rPr>
                <w:rFonts w:cstheme="minorHAnsi"/>
              </w:rPr>
              <w:t>IllegalArgumentException</w:t>
            </w:r>
            <w:proofErr w:type="spellEnd"/>
          </w:p>
        </w:tc>
        <w:tc>
          <w:tcPr>
            <w:tcW w:w="2345" w:type="dxa"/>
          </w:tcPr>
          <w:p w14:paraId="753CB4C5" w14:textId="7AA89670" w:rsidR="00A059D6" w:rsidRDefault="00A059D6"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34EFEB45" w14:textId="516233D7" w:rsidR="00A059D6" w:rsidRDefault="00B63E02" w:rsidP="000A47D6">
            <w:pPr>
              <w:cnfStyle w:val="000000100000" w:firstRow="0" w:lastRow="0" w:firstColumn="0" w:lastColumn="0" w:oddVBand="0" w:evenVBand="0" w:oddHBand="1" w:evenHBand="0" w:firstRowFirstColumn="0" w:firstRowLastColumn="0" w:lastRowFirstColumn="0" w:lastRowLastColumn="0"/>
            </w:pPr>
            <w:r>
              <w:t>When the receiver receives VSD, it tries to extract BSMs out of the VSD. This error message is logged if the VSD bundle doesn’t have any BSM records.</w:t>
            </w:r>
          </w:p>
        </w:tc>
        <w:tc>
          <w:tcPr>
            <w:tcW w:w="3330" w:type="dxa"/>
          </w:tcPr>
          <w:p w14:paraId="732179B9" w14:textId="30AC7338" w:rsidR="00A059D6" w:rsidRDefault="00B63E02" w:rsidP="000A47D6">
            <w:pPr>
              <w:cnfStyle w:val="000000100000" w:firstRow="0" w:lastRow="0" w:firstColumn="0" w:lastColumn="0" w:oddVBand="0" w:evenVBand="0" w:oddHBand="1" w:evenHBand="0" w:firstRowFirstColumn="0" w:firstRowLastColumn="0" w:lastRowFirstColumn="0" w:lastRowLastColumn="0"/>
            </w:pPr>
            <w:r>
              <w:t>If the VSDM receiver receives a VSD that doesn’t contain any BSM records, this message is logged in the application log file.</w:t>
            </w:r>
          </w:p>
        </w:tc>
      </w:tr>
      <w:tr w:rsidR="00B63E02" w14:paraId="6452A47A"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37BA2CC9" w14:textId="77777777" w:rsidR="00B63E02" w:rsidRPr="00B216A9" w:rsidRDefault="00B63E02" w:rsidP="00B63E02">
            <w:pPr>
              <w:pStyle w:val="ListParagraph"/>
              <w:numPr>
                <w:ilvl w:val="0"/>
                <w:numId w:val="63"/>
              </w:numPr>
              <w:rPr>
                <w:rFonts w:cstheme="minorHAnsi"/>
              </w:rPr>
            </w:pPr>
            <w:r w:rsidRPr="00B216A9">
              <w:rPr>
                <w:rFonts w:cstheme="minorHAnsi"/>
              </w:rPr>
              <w:t>Unable to convert BSM</w:t>
            </w:r>
          </w:p>
          <w:p w14:paraId="664B1D6D" w14:textId="682E4703" w:rsidR="00B63E02" w:rsidRPr="00B216A9" w:rsidRDefault="00B63E02" w:rsidP="00B63E02">
            <w:pPr>
              <w:pStyle w:val="ListParagraph"/>
              <w:numPr>
                <w:ilvl w:val="0"/>
                <w:numId w:val="63"/>
              </w:numPr>
              <w:rPr>
                <w:rFonts w:cstheme="minorHAnsi"/>
              </w:rPr>
            </w:pPr>
            <w:r w:rsidRPr="00B216A9">
              <w:rPr>
                <w:rFonts w:cstheme="minorHAnsi"/>
              </w:rPr>
              <w:t>OssBsmPart2Exception</w:t>
            </w:r>
          </w:p>
        </w:tc>
        <w:tc>
          <w:tcPr>
            <w:tcW w:w="2345" w:type="dxa"/>
          </w:tcPr>
          <w:p w14:paraId="6AB4DB6D" w14:textId="591C0AFA" w:rsidR="00B63E02" w:rsidRDefault="00B63E02"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3752D5F7" w14:textId="136F8519" w:rsidR="00B63E02" w:rsidRDefault="001150A7" w:rsidP="001150A7">
            <w:pPr>
              <w:cnfStyle w:val="000000000000" w:firstRow="0" w:lastRow="0" w:firstColumn="0" w:lastColumn="0" w:oddVBand="0" w:evenVBand="0" w:oddHBand="0" w:evenHBand="0" w:firstRowFirstColumn="0" w:firstRowLastColumn="0" w:lastRowFirstColumn="0" w:lastRowLastColumn="0"/>
            </w:pPr>
            <w:r>
              <w:t>When the VSDM receiver extracts BSMs from VSD, it tries to convert the generic BSM into J2735BSM format. This error message is logged if the receiver fails to properly perform conversion to J2735BSM format.</w:t>
            </w:r>
          </w:p>
        </w:tc>
        <w:tc>
          <w:tcPr>
            <w:tcW w:w="3330" w:type="dxa"/>
          </w:tcPr>
          <w:p w14:paraId="7FE737BF" w14:textId="3851C774" w:rsidR="00B63E02" w:rsidRDefault="001150A7" w:rsidP="000A47D6">
            <w:pPr>
              <w:cnfStyle w:val="000000000000" w:firstRow="0" w:lastRow="0" w:firstColumn="0" w:lastColumn="0" w:oddVBand="0" w:evenVBand="0" w:oddHBand="0" w:evenHBand="0" w:firstRowFirstColumn="0" w:firstRowLastColumn="0" w:lastRowFirstColumn="0" w:lastRowLastColumn="0"/>
            </w:pPr>
            <w:r>
              <w:t>If the VSDM receiver fails to convert generic BSM to J2735BSM, this message is logged in the application log file.</w:t>
            </w:r>
          </w:p>
        </w:tc>
      </w:tr>
    </w:tbl>
    <w:p w14:paraId="59AC9DFE" w14:textId="5B5356BB" w:rsidR="003763F0" w:rsidRDefault="003763F0" w:rsidP="004677FC">
      <w:pPr>
        <w:spacing w:line="240" w:lineRule="auto"/>
        <w:jc w:val="both"/>
      </w:pPr>
    </w:p>
    <w:p w14:paraId="27333D8B" w14:textId="6CF066F3" w:rsidR="004748A1" w:rsidRDefault="004748A1" w:rsidP="004677FC">
      <w:pPr>
        <w:pStyle w:val="Heading2"/>
      </w:pPr>
      <w:bookmarkStart w:id="125" w:name="_Toc181333"/>
      <w:r>
        <w:t>BSM Receive Service via UDP</w:t>
      </w:r>
      <w:bookmarkEnd w:id="125"/>
    </w:p>
    <w:p w14:paraId="1C0FA61B" w14:textId="5EBF82C3" w:rsidR="007E5CC3" w:rsidRDefault="007E5CC3" w:rsidP="00B348E2">
      <w:pPr>
        <w:jc w:val="both"/>
      </w:pPr>
      <w:r>
        <w:t>The ODE receives BSM messages via UDP/IP at its BSM Receiver service</w:t>
      </w:r>
      <w:r w:rsidR="005651B6">
        <w:t xml:space="preserve"> on the default port 46800 which can be changed through ode properties</w:t>
      </w:r>
      <w:r>
        <w:t xml:space="preserve">. </w:t>
      </w:r>
      <w:r w:rsidR="005651B6">
        <w:t>BSM dialog does not include trust establishment phase, hence the BSMs are directly sent to ODE</w:t>
      </w:r>
      <w:r>
        <w:t>. Once BSMs are received,</w:t>
      </w:r>
      <w:r w:rsidR="005651B6">
        <w:t xml:space="preserve"> they will be published to the BSM </w:t>
      </w:r>
      <w:proofErr w:type="spellStart"/>
      <w:r w:rsidR="005651B6">
        <w:t>kafka</w:t>
      </w:r>
      <w:proofErr w:type="spellEnd"/>
      <w:r w:rsidR="005651B6">
        <w:t xml:space="preserve"> topics. [ODE-314] BSM Process then consumes the BSMs from the corresponding </w:t>
      </w:r>
      <w:proofErr w:type="spellStart"/>
      <w:r w:rsidR="005651B6">
        <w:t>kafka</w:t>
      </w:r>
      <w:proofErr w:type="spellEnd"/>
      <w:r w:rsidR="005651B6">
        <w:t xml:space="preserve"> topics. The consumed BSMs </w:t>
      </w:r>
      <w:r>
        <w:t>will</w:t>
      </w:r>
      <w:r w:rsidR="005651B6">
        <w:t xml:space="preserve"> then</w:t>
      </w:r>
      <w:r>
        <w:t xml:space="preserve"> </w:t>
      </w:r>
      <w:r w:rsidR="005651B6">
        <w:t>be</w:t>
      </w:r>
      <w:r>
        <w:t xml:space="preserve"> inserted in</w:t>
      </w:r>
      <w:r w:rsidR="005651B6">
        <w:t>to</w:t>
      </w:r>
      <w:r>
        <w:t xml:space="preserve"> a hash map where the keys will be the temp ID of the </w:t>
      </w:r>
      <w:proofErr w:type="gramStart"/>
      <w:r>
        <w:t>BSM</w:t>
      </w:r>
      <w:proofErr w:type="gramEnd"/>
      <w:r>
        <w:t xml:space="preserve"> and the value will be a queue of corresponding BSMs with the particular </w:t>
      </w:r>
      <w:proofErr w:type="spellStart"/>
      <w:r>
        <w:t>tempID</w:t>
      </w:r>
      <w:proofErr w:type="spellEnd"/>
      <w:r>
        <w:t>. When a BSM is inserted to the queue</w:t>
      </w:r>
      <w:r w:rsidR="005651B6">
        <w:t xml:space="preserve">, </w:t>
      </w:r>
      <w:r>
        <w:t>it will check if the queue has 10 BSMs. In the case that the queue has 10 BSMs</w:t>
      </w:r>
      <w:r w:rsidR="006E7C7C">
        <w:t xml:space="preserve">, it will package them into VSD and publish it to the VSD </w:t>
      </w:r>
      <w:proofErr w:type="spellStart"/>
      <w:r w:rsidR="006E7C7C">
        <w:t>kafka</w:t>
      </w:r>
      <w:proofErr w:type="spellEnd"/>
      <w:r w:rsidR="006E7C7C">
        <w:t xml:space="preserve"> topic. Else, it will wait for more incoming BSMs.</w:t>
      </w:r>
    </w:p>
    <w:p w14:paraId="5DAA5C01" w14:textId="1A3A15BA" w:rsidR="004748A1" w:rsidRDefault="004748A1" w:rsidP="004677FC"/>
    <w:p w14:paraId="6BA4B589" w14:textId="34DBE8C3" w:rsidR="004748A1" w:rsidRDefault="004748A1" w:rsidP="004748A1">
      <w:pPr>
        <w:pStyle w:val="Heading3"/>
      </w:pPr>
      <w:bookmarkStart w:id="126" w:name="_Toc181334"/>
      <w:r>
        <w:t>BSM Receiver Service Messages and Alerts</w:t>
      </w:r>
      <w:bookmarkEnd w:id="126"/>
    </w:p>
    <w:p w14:paraId="28D54A79" w14:textId="1ECE78F7" w:rsidR="004748A1" w:rsidRPr="002253B4" w:rsidRDefault="004748A1" w:rsidP="004748A1">
      <w:r>
        <w:fldChar w:fldCharType="begin"/>
      </w:r>
      <w:r>
        <w:instrText xml:space="preserve"> REF _Ref483489995 \h </w:instrText>
      </w:r>
      <w:r>
        <w:fldChar w:fldCharType="separate"/>
      </w:r>
      <w:r>
        <w:t xml:space="preserve">Table </w:t>
      </w:r>
      <w:r w:rsidR="0010402A">
        <w:rPr>
          <w:noProof/>
        </w:rPr>
        <w:t>1</w:t>
      </w:r>
      <w:r>
        <w:fldChar w:fldCharType="end"/>
      </w:r>
      <w:r>
        <w:t xml:space="preserve"> provides a detailed list of the BSM Receive</w:t>
      </w:r>
      <w:r w:rsidR="0010402A">
        <w:t>r</w:t>
      </w:r>
      <w:r>
        <w:t xml:space="preserve"> Service messages and alerts. </w:t>
      </w:r>
    </w:p>
    <w:p w14:paraId="1996C79F" w14:textId="7FC7DACA" w:rsidR="004748A1" w:rsidRDefault="004748A1" w:rsidP="004748A1">
      <w:pPr>
        <w:pStyle w:val="Caption"/>
        <w:keepNext/>
      </w:pPr>
      <w:r>
        <w:t xml:space="preserve">Table </w:t>
      </w:r>
      <w:r w:rsidR="0010402A">
        <w:t>1</w:t>
      </w:r>
      <w:r>
        <w:t xml:space="preserve"> </w:t>
      </w:r>
      <w:r w:rsidR="0010402A">
        <w:t>–</w:t>
      </w:r>
      <w:r>
        <w:t xml:space="preserve"> </w:t>
      </w:r>
      <w:r w:rsidR="0010402A">
        <w:t>BSM Receiver Service</w:t>
      </w:r>
      <w:r>
        <w:t xml:space="preserve"> </w:t>
      </w:r>
      <w:r>
        <w:rPr>
          <w:noProof/>
        </w:rPr>
        <w:t>Messages and Alerts</w:t>
      </w:r>
    </w:p>
    <w:tbl>
      <w:tblPr>
        <w:tblStyle w:val="GridTable4-Accent11"/>
        <w:tblW w:w="13135" w:type="dxa"/>
        <w:tblLook w:val="04A0" w:firstRow="1" w:lastRow="0" w:firstColumn="1" w:lastColumn="0" w:noHBand="0" w:noVBand="1"/>
      </w:tblPr>
      <w:tblGrid>
        <w:gridCol w:w="4125"/>
        <w:gridCol w:w="2345"/>
        <w:gridCol w:w="3335"/>
        <w:gridCol w:w="3330"/>
      </w:tblGrid>
      <w:tr w:rsidR="004748A1" w14:paraId="2F53BE8F" w14:textId="77777777" w:rsidTr="009C5090">
        <w:trPr>
          <w:cnfStyle w:val="100000000000" w:firstRow="1" w:lastRow="0" w:firstColumn="0" w:lastColumn="0" w:oddVBand="0" w:evenVBand="0" w:oddHBand="0"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4125" w:type="dxa"/>
          </w:tcPr>
          <w:p w14:paraId="4874D310" w14:textId="77777777" w:rsidR="004748A1" w:rsidRDefault="004748A1" w:rsidP="00443E64">
            <w:r>
              <w:t>Message or Alert</w:t>
            </w:r>
          </w:p>
        </w:tc>
        <w:tc>
          <w:tcPr>
            <w:tcW w:w="2345" w:type="dxa"/>
          </w:tcPr>
          <w:p w14:paraId="44D1DE69" w14:textId="77777777" w:rsidR="004748A1" w:rsidRDefault="004748A1" w:rsidP="00443E64">
            <w:pPr>
              <w:cnfStyle w:val="100000000000" w:firstRow="1" w:lastRow="0" w:firstColumn="0" w:lastColumn="0" w:oddVBand="0" w:evenVBand="0" w:oddHBand="0" w:evenHBand="0" w:firstRowFirstColumn="0" w:firstRowLastColumn="0" w:lastRowFirstColumn="0" w:lastRowLastColumn="0"/>
            </w:pPr>
            <w:r>
              <w:t>Communication Method</w:t>
            </w:r>
          </w:p>
        </w:tc>
        <w:tc>
          <w:tcPr>
            <w:tcW w:w="3335" w:type="dxa"/>
          </w:tcPr>
          <w:p w14:paraId="424E3491" w14:textId="77777777" w:rsidR="004748A1" w:rsidRDefault="004748A1" w:rsidP="00443E64">
            <w:pPr>
              <w:cnfStyle w:val="100000000000" w:firstRow="1" w:lastRow="0" w:firstColumn="0" w:lastColumn="0" w:oddVBand="0" w:evenVBand="0" w:oddHBand="0" w:evenHBand="0" w:firstRowFirstColumn="0" w:firstRowLastColumn="0" w:lastRowFirstColumn="0" w:lastRowLastColumn="0"/>
            </w:pPr>
            <w:r>
              <w:t>Description</w:t>
            </w:r>
          </w:p>
        </w:tc>
        <w:tc>
          <w:tcPr>
            <w:tcW w:w="3330" w:type="dxa"/>
          </w:tcPr>
          <w:p w14:paraId="4D437106" w14:textId="77777777" w:rsidR="004748A1" w:rsidRDefault="004748A1" w:rsidP="00443E64">
            <w:pPr>
              <w:cnfStyle w:val="100000000000" w:firstRow="1" w:lastRow="0" w:firstColumn="0" w:lastColumn="0" w:oddVBand="0" w:evenVBand="0" w:oddHBand="0" w:evenHBand="0" w:firstRowFirstColumn="0" w:firstRowLastColumn="0" w:lastRowFirstColumn="0" w:lastRowLastColumn="0"/>
            </w:pPr>
            <w:r>
              <w:t>Criteria</w:t>
            </w:r>
          </w:p>
        </w:tc>
      </w:tr>
      <w:tr w:rsidR="004748A1" w14:paraId="41CDFDD7"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1070655F" w14:textId="77777777" w:rsidR="009C5090" w:rsidRPr="00B216A9" w:rsidRDefault="009C5090" w:rsidP="009C5090">
            <w:pPr>
              <w:pStyle w:val="ListParagraph"/>
              <w:numPr>
                <w:ilvl w:val="0"/>
                <w:numId w:val="54"/>
              </w:numPr>
              <w:rPr>
                <w:rFonts w:ascii="Arial" w:hAnsi="Arial" w:cs="Arial"/>
              </w:rPr>
            </w:pPr>
            <w:r w:rsidRPr="00B216A9">
              <w:rPr>
                <w:rFonts w:ascii="Arial" w:hAnsi="Arial" w:cs="Arial"/>
              </w:rPr>
              <w:t>"Error creating socket with port {}"</w:t>
            </w:r>
          </w:p>
          <w:p w14:paraId="3AC24373" w14:textId="42EDA3C3" w:rsidR="004748A1" w:rsidRPr="00B216A9" w:rsidRDefault="009C5090" w:rsidP="009C5090">
            <w:pPr>
              <w:pStyle w:val="ListParagraph"/>
              <w:numPr>
                <w:ilvl w:val="0"/>
                <w:numId w:val="54"/>
              </w:numPr>
              <w:rPr>
                <w:rFonts w:ascii="Arial" w:hAnsi="Arial" w:cs="Arial"/>
              </w:rPr>
            </w:pPr>
            <w:proofErr w:type="spellStart"/>
            <w:r w:rsidRPr="00B216A9">
              <w:rPr>
                <w:rFonts w:ascii="Arial" w:hAnsi="Arial" w:cs="Arial"/>
              </w:rPr>
              <w:t>SocketException</w:t>
            </w:r>
            <w:proofErr w:type="spellEnd"/>
          </w:p>
        </w:tc>
        <w:tc>
          <w:tcPr>
            <w:tcW w:w="2345" w:type="dxa"/>
          </w:tcPr>
          <w:p w14:paraId="49A261E7" w14:textId="5125A00B" w:rsidR="004748A1" w:rsidRDefault="009C5090"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7592AD90" w14:textId="6F9EE6C5" w:rsidR="004748A1" w:rsidRDefault="009C5090" w:rsidP="009C5090">
            <w:pPr>
              <w:cnfStyle w:val="000000100000" w:firstRow="0" w:lastRow="0" w:firstColumn="0" w:lastColumn="0" w:oddVBand="0" w:evenVBand="0" w:oddHBand="1" w:evenHBand="0" w:firstRowFirstColumn="0" w:firstRowLastColumn="0" w:lastRowFirstColumn="0" w:lastRowLastColumn="0"/>
            </w:pPr>
            <w:r>
              <w:t>When the BSM receiver is initialized, a datagram socket is created to listen for incoming messages from OBU. This error message is logged when ODE fails to create a new datagram socket due to port being bound to some other program or some other reasons.</w:t>
            </w:r>
          </w:p>
        </w:tc>
        <w:tc>
          <w:tcPr>
            <w:tcW w:w="3330" w:type="dxa"/>
          </w:tcPr>
          <w:p w14:paraId="17195491" w14:textId="7CAC8994" w:rsidR="004748A1" w:rsidRDefault="009C5090" w:rsidP="00443E64">
            <w:pPr>
              <w:cnfStyle w:val="000000100000" w:firstRow="0" w:lastRow="0" w:firstColumn="0" w:lastColumn="0" w:oddVBand="0" w:evenVBand="0" w:oddHBand="1" w:evenHBand="0" w:firstRowFirstColumn="0" w:firstRowLastColumn="0" w:lastRowFirstColumn="0" w:lastRowLastColumn="0"/>
            </w:pPr>
            <w:r>
              <w:t>If the port is already bound to some other program or if the socket creation fails for some other reason, this message is logged in the application log file.</w:t>
            </w:r>
          </w:p>
        </w:tc>
      </w:tr>
      <w:tr w:rsidR="004748A1" w14:paraId="22AC8C98"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410D651B" w14:textId="77777777" w:rsidR="009C5090" w:rsidRPr="00B216A9" w:rsidRDefault="009C5090" w:rsidP="009C5090">
            <w:pPr>
              <w:pStyle w:val="ListParagraph"/>
              <w:numPr>
                <w:ilvl w:val="0"/>
                <w:numId w:val="60"/>
              </w:numPr>
              <w:rPr>
                <w:rFonts w:ascii="Arial" w:hAnsi="Arial" w:cs="Arial"/>
              </w:rPr>
            </w:pPr>
            <w:r w:rsidRPr="00B216A9">
              <w:rPr>
                <w:rFonts w:ascii="Arial" w:hAnsi="Arial" w:cs="Arial"/>
              </w:rPr>
              <w:t>Error receiving packet</w:t>
            </w:r>
          </w:p>
          <w:p w14:paraId="168FFFAB" w14:textId="39EC9659" w:rsidR="004748A1" w:rsidRPr="00B216A9" w:rsidRDefault="009C5090" w:rsidP="009C5090">
            <w:pPr>
              <w:pStyle w:val="ListParagraph"/>
              <w:numPr>
                <w:ilvl w:val="0"/>
                <w:numId w:val="60"/>
              </w:numPr>
              <w:rPr>
                <w:rFonts w:ascii="Arial" w:hAnsi="Arial" w:cs="Arial"/>
              </w:rPr>
            </w:pPr>
            <w:proofErr w:type="spellStart"/>
            <w:r w:rsidRPr="00B216A9">
              <w:rPr>
                <w:rFonts w:ascii="Arial" w:hAnsi="Arial" w:cs="Arial"/>
              </w:rPr>
              <w:t>IOException</w:t>
            </w:r>
            <w:proofErr w:type="spellEnd"/>
          </w:p>
        </w:tc>
        <w:tc>
          <w:tcPr>
            <w:tcW w:w="2345" w:type="dxa"/>
          </w:tcPr>
          <w:p w14:paraId="2D4FFF71" w14:textId="331E9C08" w:rsidR="004748A1" w:rsidRDefault="009C5090"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71074DFE" w14:textId="14664614" w:rsidR="004748A1" w:rsidRDefault="009C5090" w:rsidP="009C5090">
            <w:pPr>
              <w:cnfStyle w:val="000000000000" w:firstRow="0" w:lastRow="0" w:firstColumn="0" w:lastColumn="0" w:oddVBand="0" w:evenVBand="0" w:oddHBand="0" w:evenHBand="0" w:firstRowFirstColumn="0" w:firstRowLastColumn="0" w:lastRowFirstColumn="0" w:lastRowLastColumn="0"/>
            </w:pPr>
            <w:r>
              <w:t xml:space="preserve">When the ODE waits for packets from OBU, this error message may be logged if the datagram socket fails to receive any packets due to </w:t>
            </w:r>
            <w:proofErr w:type="spellStart"/>
            <w:r>
              <w:t>IOException</w:t>
            </w:r>
            <w:proofErr w:type="spellEnd"/>
            <w:r>
              <w:t xml:space="preserve"> with the socket.</w:t>
            </w:r>
          </w:p>
        </w:tc>
        <w:tc>
          <w:tcPr>
            <w:tcW w:w="3330" w:type="dxa"/>
          </w:tcPr>
          <w:p w14:paraId="4047EF1A" w14:textId="03A2F1F1" w:rsidR="004748A1" w:rsidRDefault="009C5090" w:rsidP="009C5090">
            <w:pPr>
              <w:cnfStyle w:val="000000000000" w:firstRow="0" w:lastRow="0" w:firstColumn="0" w:lastColumn="0" w:oddVBand="0" w:evenVBand="0" w:oddHBand="0" w:evenHBand="0" w:firstRowFirstColumn="0" w:firstRowLastColumn="0" w:lastRowFirstColumn="0" w:lastRowLastColumn="0"/>
            </w:pPr>
            <w:r>
              <w:t>If the listening datagram socket fails to receive incoming packets from OBU, this message is logged in the application log file.</w:t>
            </w:r>
          </w:p>
        </w:tc>
      </w:tr>
      <w:tr w:rsidR="004748A1" w14:paraId="2ACF21B3"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509A5605" w14:textId="0DFAFC48" w:rsidR="004748A1" w:rsidRPr="00B216A9" w:rsidRDefault="00CE0F08" w:rsidP="00443E64">
            <w:pPr>
              <w:pStyle w:val="ListParagraph"/>
              <w:numPr>
                <w:ilvl w:val="0"/>
                <w:numId w:val="61"/>
              </w:numPr>
              <w:rPr>
                <w:rFonts w:ascii="Arial" w:hAnsi="Arial" w:cs="Arial"/>
              </w:rPr>
            </w:pPr>
            <w:r w:rsidRPr="00B216A9">
              <w:rPr>
                <w:rFonts w:ascii="Arial" w:hAnsi="Arial" w:cs="Arial"/>
              </w:rPr>
              <w:t>Unknown message type received {}</w:t>
            </w:r>
          </w:p>
        </w:tc>
        <w:tc>
          <w:tcPr>
            <w:tcW w:w="2345" w:type="dxa"/>
          </w:tcPr>
          <w:p w14:paraId="4BE2DD80" w14:textId="3B59E660" w:rsidR="004748A1" w:rsidRDefault="00CE0F08"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59584F9D" w14:textId="7C1FAD7B" w:rsidR="004748A1" w:rsidRDefault="00CE0F08" w:rsidP="00C0223C">
            <w:pPr>
              <w:cnfStyle w:val="000000100000" w:firstRow="0" w:lastRow="0" w:firstColumn="0" w:lastColumn="0" w:oddVBand="0" w:evenVBand="0" w:oddHBand="1" w:evenHBand="0" w:firstRowFirstColumn="0" w:firstRowLastColumn="0" w:lastRowFirstColumn="0" w:lastRowLastColumn="0"/>
            </w:pPr>
            <w:r>
              <w:t xml:space="preserve">When the </w:t>
            </w:r>
            <w:r w:rsidR="00C0223C">
              <w:t>BSM</w:t>
            </w:r>
            <w:r>
              <w:t xml:space="preserve"> receiver receives a packet from </w:t>
            </w:r>
            <w:r w:rsidR="00C0223C">
              <w:t>OBU</w:t>
            </w:r>
            <w:r>
              <w:t>, it decodes the packet first. This message is logged if the decoded packet is of type other than</w:t>
            </w:r>
            <w:r w:rsidR="00C0223C">
              <w:t xml:space="preserve"> J2735Bsm</w:t>
            </w:r>
            <w:r>
              <w:t>.</w:t>
            </w:r>
          </w:p>
        </w:tc>
        <w:tc>
          <w:tcPr>
            <w:tcW w:w="3330" w:type="dxa"/>
          </w:tcPr>
          <w:p w14:paraId="2BF32B41" w14:textId="07BCC14A" w:rsidR="004748A1" w:rsidRDefault="00CE0F08" w:rsidP="00C0223C">
            <w:pPr>
              <w:cnfStyle w:val="000000100000" w:firstRow="0" w:lastRow="0" w:firstColumn="0" w:lastColumn="0" w:oddVBand="0" w:evenVBand="0" w:oddHBand="1" w:evenHBand="0" w:firstRowFirstColumn="0" w:firstRowLastColumn="0" w:lastRowFirstColumn="0" w:lastRowLastColumn="0"/>
            </w:pPr>
            <w:r>
              <w:t xml:space="preserve">If the packet received from </w:t>
            </w:r>
            <w:r w:rsidR="00C0223C">
              <w:t>OBU</w:t>
            </w:r>
            <w:r>
              <w:t xml:space="preserve"> and decoded on the receiver end is of unknown message type, then this message is logged in the application log file.</w:t>
            </w:r>
          </w:p>
        </w:tc>
      </w:tr>
    </w:tbl>
    <w:p w14:paraId="41604009" w14:textId="30BD0FA3" w:rsidR="004748A1" w:rsidRDefault="004748A1" w:rsidP="004677FC"/>
    <w:p w14:paraId="600DA632" w14:textId="23399ED7" w:rsidR="00443AE9" w:rsidRDefault="00443AE9" w:rsidP="006134D9">
      <w:pPr>
        <w:pStyle w:val="Heading2"/>
      </w:pPr>
      <w:bookmarkStart w:id="127" w:name="_Toc181335"/>
      <w:r>
        <w:t>Security Services Module</w:t>
      </w:r>
      <w:bookmarkEnd w:id="127"/>
    </w:p>
    <w:p w14:paraId="748F6F53" w14:textId="4347BBD6" w:rsidR="00443AE9" w:rsidRPr="00443AE9" w:rsidRDefault="00443AE9">
      <w:r>
        <w:lastRenderedPageBreak/>
        <w:t xml:space="preserve">ODE integrates with the </w:t>
      </w:r>
      <w:hyperlink r:id="rId37" w:history="1">
        <w:r w:rsidRPr="006134D9">
          <w:rPr>
            <w:rStyle w:val="Hyperlink"/>
          </w:rPr>
          <w:t>jpo-security-svcs</w:t>
        </w:r>
      </w:hyperlink>
      <w:r>
        <w:t xml:space="preserve"> (JSS) module for performing message signing, verification, encryption and decryption. ODE sends TIM messages to JSS module to be signed before broadcasting the message to RSUs and SDW. No new configuration properties need to be set if the module and ODE run in Docker containers on the same server. However, if they are running o different host machines the property </w:t>
      </w:r>
      <w:proofErr w:type="spellStart"/>
      <w:proofErr w:type="gramStart"/>
      <w:r w:rsidRPr="006134D9">
        <w:rPr>
          <w:i/>
        </w:rPr>
        <w:t>ode.securitySvcsSignatureUri</w:t>
      </w:r>
      <w:proofErr w:type="spellEnd"/>
      <w:proofErr w:type="gramEnd"/>
      <w:r>
        <w:t xml:space="preserve"> must be set to point to the JSS domain name or </w:t>
      </w:r>
      <w:proofErr w:type="spellStart"/>
      <w:r>
        <w:t>IP:Port</w:t>
      </w:r>
      <w:proofErr w:type="spellEnd"/>
      <w:r>
        <w:t xml:space="preserve"> number.</w:t>
      </w:r>
      <w:r w:rsidR="005A01B1">
        <w:t xml:space="preserve"> The JSS module must, however, be configured with the DNS name or </w:t>
      </w:r>
      <w:proofErr w:type="spellStart"/>
      <w:proofErr w:type="gramStart"/>
      <w:r w:rsidR="005A01B1">
        <w:t>IP:Port</w:t>
      </w:r>
      <w:proofErr w:type="spellEnd"/>
      <w:proofErr w:type="gramEnd"/>
      <w:r w:rsidR="005A01B1">
        <w:t xml:space="preserve"> of the Green Hills HSM security service URI. This property can be defined using the environment variable </w:t>
      </w:r>
      <w:r w:rsidR="005A01B1" w:rsidRPr="006134D9">
        <w:rPr>
          <w:i/>
        </w:rPr>
        <w:t>SEC_CRYPTO_SERVICE_BASE_URI</w:t>
      </w:r>
      <w:r w:rsidR="005A01B1">
        <w:t xml:space="preserve">. It must be set to </w:t>
      </w:r>
      <w:hyperlink r:id="rId38" w:history="1">
        <w:r w:rsidR="005A01B1" w:rsidRPr="007063CD">
          <w:rPr>
            <w:rStyle w:val="Hyperlink"/>
          </w:rPr>
          <w:t>http://ip:port</w:t>
        </w:r>
      </w:hyperlink>
      <w:r w:rsidR="005A01B1">
        <w:t xml:space="preserve"> of the Green Hills appliance. </w:t>
      </w:r>
      <w:r w:rsidR="00150304">
        <w:t xml:space="preserve">If you do not want to sign the data set </w:t>
      </w:r>
      <w:r w:rsidR="001B7753" w:rsidRPr="006134D9">
        <w:rPr>
          <w:i/>
        </w:rPr>
        <w:t>SEC_CRYPTO_SERVICE_BASE_URI=UNSECURED</w:t>
      </w:r>
    </w:p>
    <w:p w14:paraId="5C869022" w14:textId="77777777" w:rsidR="00C26C45" w:rsidRDefault="00E53E91" w:rsidP="00CB08F3">
      <w:pPr>
        <w:pStyle w:val="Heading1"/>
      </w:pPr>
      <w:bookmarkStart w:id="128" w:name="_Toc181336"/>
      <w:r>
        <w:t>Appendix A: ODE</w:t>
      </w:r>
      <w:r w:rsidRPr="001E40C7">
        <w:t xml:space="preserve"> </w:t>
      </w:r>
      <w:r>
        <w:t>Interface Specification</w:t>
      </w:r>
      <w:bookmarkEnd w:id="128"/>
    </w:p>
    <w:p w14:paraId="30A1C191" w14:textId="0DB298C4" w:rsidR="0060433B" w:rsidRPr="0060433B" w:rsidRDefault="0060433B" w:rsidP="0060433B">
      <w:r>
        <w:t xml:space="preserve">Field devices and TMC applications interface with the ODE for both sending and receiving data to and from the ODE </w:t>
      </w:r>
    </w:p>
    <w:p w14:paraId="3C16AD85" w14:textId="77777777" w:rsidR="0060433B" w:rsidRDefault="0060433B" w:rsidP="0060433B">
      <w:r>
        <w:t>Ode provides two methods of accepting data from field devices:</w:t>
      </w:r>
    </w:p>
    <w:p w14:paraId="50A87EEC" w14:textId="3B74CCF5" w:rsidR="0060433B" w:rsidRDefault="0060433B" w:rsidP="006820F5">
      <w:pPr>
        <w:pStyle w:val="ListParagraph"/>
        <w:numPr>
          <w:ilvl w:val="0"/>
          <w:numId w:val="19"/>
        </w:numPr>
        <w:spacing w:before="0" w:after="0" w:line="240" w:lineRule="auto"/>
        <w:contextualSpacing w:val="0"/>
      </w:pPr>
      <w:r>
        <w:t xml:space="preserve">File copy: described in section </w:t>
      </w:r>
      <w:r>
        <w:fldChar w:fldCharType="begin"/>
      </w:r>
      <w:r>
        <w:instrText xml:space="preserve"> REF _Ref471804194 \r \h </w:instrText>
      </w:r>
      <w:r>
        <w:fldChar w:fldCharType="separate"/>
      </w:r>
      <w:r w:rsidR="00244E15">
        <w:t>7.1</w:t>
      </w:r>
      <w:r>
        <w:fldChar w:fldCharType="end"/>
      </w:r>
      <w:r>
        <w:t xml:space="preserve"> </w:t>
      </w:r>
    </w:p>
    <w:p w14:paraId="07602C19" w14:textId="3310D2CB" w:rsidR="0060433B" w:rsidRDefault="0060433B" w:rsidP="006820F5">
      <w:pPr>
        <w:pStyle w:val="ListParagraph"/>
        <w:numPr>
          <w:ilvl w:val="0"/>
          <w:numId w:val="19"/>
        </w:numPr>
        <w:spacing w:before="0" w:after="0" w:line="240" w:lineRule="auto"/>
        <w:contextualSpacing w:val="0"/>
      </w:pPr>
      <w:r>
        <w:t xml:space="preserve">RESTful API: upload described in section </w:t>
      </w:r>
      <w:r>
        <w:fldChar w:fldCharType="begin"/>
      </w:r>
      <w:r>
        <w:instrText xml:space="preserve"> REF _</w:instrText>
      </w:r>
      <w:r w:rsidR="00927FC8">
        <w:instrText>Ref476570427</w:instrText>
      </w:r>
      <w:r>
        <w:instrText xml:space="preserve"> \r \h </w:instrText>
      </w:r>
      <w:r>
        <w:fldChar w:fldCharType="separate"/>
      </w:r>
      <w:r w:rsidR="00927FC8">
        <w:t>7.2</w:t>
      </w:r>
      <w:r>
        <w:fldChar w:fldCharType="end"/>
      </w:r>
    </w:p>
    <w:p w14:paraId="0E26BBA6" w14:textId="25C0DE8D" w:rsidR="0060433B" w:rsidRDefault="0060433B" w:rsidP="0060433B">
      <w:r>
        <w:t xml:space="preserve">ODE provides several methods for the TMC applications </w:t>
      </w:r>
      <w:r w:rsidR="00B05D2B">
        <w:t xml:space="preserve">(or any ODE client application) </w:t>
      </w:r>
      <w:r>
        <w:t>to send and receive data</w:t>
      </w:r>
      <w:r w:rsidR="00B05D2B">
        <w:t xml:space="preserve"> to and from the ODE</w:t>
      </w:r>
    </w:p>
    <w:p w14:paraId="2D91CC45" w14:textId="17DF5917" w:rsidR="00B05D2B" w:rsidRDefault="00B05D2B" w:rsidP="006820F5">
      <w:pPr>
        <w:pStyle w:val="ListParagraph"/>
        <w:numPr>
          <w:ilvl w:val="0"/>
          <w:numId w:val="20"/>
        </w:numPr>
        <w:spacing w:before="0" w:after="0" w:line="240" w:lineRule="auto"/>
        <w:contextualSpacing w:val="0"/>
      </w:pPr>
      <w:r>
        <w:t xml:space="preserve">RESTful API: upload described in section </w:t>
      </w:r>
      <w:r>
        <w:fldChar w:fldCharType="begin"/>
      </w:r>
      <w:r>
        <w:instrText xml:space="preserve"> REF _</w:instrText>
      </w:r>
      <w:r w:rsidR="00927FC8">
        <w:instrText>Ref476570491</w:instrText>
      </w:r>
      <w:r>
        <w:instrText xml:space="preserve"> \r \h </w:instrText>
      </w:r>
      <w:r>
        <w:fldChar w:fldCharType="separate"/>
      </w:r>
      <w:r w:rsidR="00927FC8">
        <w:t>7.2</w:t>
      </w:r>
      <w:r>
        <w:fldChar w:fldCharType="end"/>
      </w:r>
    </w:p>
    <w:p w14:paraId="59D0318F" w14:textId="1F33EABC" w:rsidR="0060433B" w:rsidRDefault="00B05D2B" w:rsidP="006820F5">
      <w:pPr>
        <w:pStyle w:val="ListParagraph"/>
        <w:numPr>
          <w:ilvl w:val="0"/>
          <w:numId w:val="20"/>
        </w:numPr>
        <w:spacing w:before="0" w:after="0" w:line="240" w:lineRule="auto"/>
        <w:contextualSpacing w:val="0"/>
      </w:pPr>
      <w:r>
        <w:t xml:space="preserve">Streaming API: described in section </w:t>
      </w:r>
      <w:r>
        <w:fldChar w:fldCharType="begin"/>
      </w:r>
      <w:r>
        <w:instrText xml:space="preserve"> REF _Ref471804513 \r \h </w:instrText>
      </w:r>
      <w:r>
        <w:fldChar w:fldCharType="separate"/>
      </w:r>
      <w:r w:rsidR="00244E15">
        <w:t>7.3</w:t>
      </w:r>
      <w:r>
        <w:fldChar w:fldCharType="end"/>
      </w:r>
      <w:r>
        <w:t>.</w:t>
      </w:r>
    </w:p>
    <w:p w14:paraId="7326A029" w14:textId="59B96C93" w:rsidR="00B05D2B" w:rsidRDefault="00B05D2B" w:rsidP="00C26C45">
      <w:r>
        <w:t xml:space="preserve">All of the above interfaces </w:t>
      </w:r>
      <w:r w:rsidR="00927FC8">
        <w:t>can</w:t>
      </w:r>
      <w:r>
        <w:t xml:space="preserve"> be secured using SSL encryption. </w:t>
      </w:r>
    </w:p>
    <w:p w14:paraId="2B8D9DA3" w14:textId="5E89DEB3" w:rsidR="0060433B" w:rsidRDefault="00B05D2B" w:rsidP="0060433B">
      <w:pPr>
        <w:pStyle w:val="Heading2"/>
      </w:pPr>
      <w:bookmarkStart w:id="129" w:name="_Ref471804194"/>
      <w:bookmarkStart w:id="130" w:name="_Toc181337"/>
      <w:r>
        <w:t>File Co</w:t>
      </w:r>
      <w:r w:rsidR="0060433B">
        <w:t>py Data Deposit</w:t>
      </w:r>
      <w:bookmarkEnd w:id="129"/>
      <w:bookmarkEnd w:id="130"/>
    </w:p>
    <w:p w14:paraId="67568B75" w14:textId="1CF17935" w:rsidR="0060433B" w:rsidRPr="0060433B" w:rsidRDefault="0060433B" w:rsidP="0060433B">
      <w:r>
        <w:t xml:space="preserve">The File copy method is achieved by providing a configurable location on a shared file system where field devices will be able to deposit their data files and log files for processing. The upload location is specified by the application </w:t>
      </w:r>
      <w:r w:rsidR="008461B4">
        <w:t>properties</w:t>
      </w:r>
      <w:r>
        <w:t xml:space="preserve"> </w:t>
      </w:r>
      <w:proofErr w:type="spellStart"/>
      <w:proofErr w:type="gramStart"/>
      <w:r w:rsidR="00CA4412" w:rsidRPr="00D51342">
        <w:rPr>
          <w:rStyle w:val="token"/>
          <w:rFonts w:ascii="Courier New" w:hAnsi="Courier New"/>
          <w:color w:val="343434"/>
          <w:shd w:val="clear" w:color="auto" w:fill="FCFCFC"/>
        </w:rPr>
        <w:t>ode.</w:t>
      </w:r>
      <w:r w:rsidR="00CA4412">
        <w:rPr>
          <w:rStyle w:val="token"/>
          <w:rFonts w:ascii="Courier New" w:hAnsi="Courier New" w:cs="Courier New"/>
          <w:color w:val="343434"/>
          <w:shd w:val="clear" w:color="auto" w:fill="FCFCFC"/>
        </w:rPr>
        <w:t>uploadLocationRoot</w:t>
      </w:r>
      <w:proofErr w:type="spellEnd"/>
      <w:proofErr w:type="gramEnd"/>
      <w:r w:rsidR="00CA4412">
        <w:rPr>
          <w:rStyle w:val="token"/>
          <w:rFonts w:ascii="Courier New" w:hAnsi="Courier New" w:cs="Courier New"/>
          <w:color w:val="343434"/>
          <w:shd w:val="clear" w:color="auto" w:fill="FCFCFC"/>
        </w:rPr>
        <w:t>/</w:t>
      </w:r>
      <w:proofErr w:type="spellStart"/>
      <w:r w:rsidR="00CA4412">
        <w:rPr>
          <w:rStyle w:val="token"/>
          <w:rFonts w:ascii="Courier New" w:hAnsi="Courier New" w:cs="Courier New"/>
          <w:color w:val="343434"/>
          <w:shd w:val="clear" w:color="auto" w:fill="FCFCFC"/>
        </w:rPr>
        <w:t>ode.</w:t>
      </w:r>
      <w:r w:rsidR="0030798E">
        <w:rPr>
          <w:rStyle w:val="token"/>
          <w:rFonts w:ascii="Courier New" w:hAnsi="Courier New" w:cs="Courier New"/>
          <w:color w:val="343434"/>
          <w:shd w:val="clear" w:color="auto" w:fill="FCFCFC"/>
        </w:rPr>
        <w:t>uploadLocationObuLog</w:t>
      </w:r>
      <w:proofErr w:type="spellEnd"/>
      <w:r w:rsidR="008461B4">
        <w:rPr>
          <w:rStyle w:val="token"/>
          <w:rFonts w:ascii="Arial" w:hAnsi="Arial" w:cs="Arial"/>
          <w:color w:val="5A5A5A"/>
          <w:sz w:val="27"/>
          <w:szCs w:val="27"/>
          <w:shd w:val="clear" w:color="auto" w:fill="FCFCFC"/>
        </w:rPr>
        <w:t xml:space="preserve">. </w:t>
      </w:r>
      <w:r w:rsidR="008461B4" w:rsidRPr="008461B4">
        <w:t xml:space="preserve">If not specified, default locations would be </w:t>
      </w:r>
      <w:r w:rsidR="008B29AB">
        <w:rPr>
          <w:rStyle w:val="token"/>
          <w:rFonts w:ascii="Courier New" w:hAnsi="Courier New" w:cs="Courier New"/>
          <w:color w:val="343434"/>
          <w:shd w:val="clear" w:color="auto" w:fill="FCFCFC"/>
        </w:rPr>
        <w:t>uploads/</w:t>
      </w:r>
      <w:proofErr w:type="spellStart"/>
      <w:r w:rsidR="008B29AB">
        <w:rPr>
          <w:rStyle w:val="token"/>
          <w:rFonts w:ascii="Courier New" w:hAnsi="Courier New" w:cs="Courier New"/>
          <w:color w:val="343434"/>
          <w:shd w:val="clear" w:color="auto" w:fill="FCFCFC"/>
        </w:rPr>
        <w:t>obu</w:t>
      </w:r>
      <w:r w:rsidR="00CA4412">
        <w:rPr>
          <w:rStyle w:val="token"/>
          <w:rFonts w:ascii="Courier New" w:hAnsi="Courier New" w:cs="Courier New"/>
          <w:color w:val="343434"/>
          <w:shd w:val="clear" w:color="auto" w:fill="FCFCFC"/>
        </w:rPr>
        <w:t>log</w:t>
      </w:r>
      <w:proofErr w:type="spellEnd"/>
      <w:r w:rsidR="008461B4">
        <w:rPr>
          <w:rStyle w:val="token"/>
          <w:rFonts w:ascii="Arial" w:hAnsi="Arial" w:cs="Arial"/>
          <w:color w:val="5A5A5A"/>
          <w:sz w:val="27"/>
          <w:szCs w:val="27"/>
          <w:shd w:val="clear" w:color="auto" w:fill="FCFCFC"/>
        </w:rPr>
        <w:t xml:space="preserve"> </w:t>
      </w:r>
      <w:r w:rsidR="008461B4" w:rsidRPr="008461B4">
        <w:t>sub-</w:t>
      </w:r>
      <w:r w:rsidR="0030798E" w:rsidRPr="008461B4">
        <w:t>director</w:t>
      </w:r>
      <w:r w:rsidR="0030798E">
        <w:t>y</w:t>
      </w:r>
      <w:r w:rsidR="0030798E" w:rsidRPr="008461B4">
        <w:t xml:space="preserve"> </w:t>
      </w:r>
      <w:r w:rsidR="008461B4" w:rsidRPr="008461B4">
        <w:t>off of the location where ODE is launched.</w:t>
      </w:r>
      <w:r>
        <w:t xml:space="preserve"> ODE creates the specified </w:t>
      </w:r>
      <w:r w:rsidR="008461B4">
        <w:t>directories</w:t>
      </w:r>
      <w:r>
        <w:t xml:space="preserve"> if </w:t>
      </w:r>
      <w:r w:rsidR="008461B4">
        <w:t>they do</w:t>
      </w:r>
      <w:r>
        <w:t xml:space="preserve"> not exist. </w:t>
      </w:r>
    </w:p>
    <w:p w14:paraId="3F0B0A4D" w14:textId="29AC7115" w:rsidR="0060433B" w:rsidRPr="00D43580" w:rsidRDefault="0060433B" w:rsidP="0060433B">
      <w:bookmarkStart w:id="131" w:name="_Toc462052286"/>
      <w:bookmarkStart w:id="132" w:name="_Ref471803834"/>
      <w:r>
        <w:t>Once the ODE processes the received file, it moves it to the “</w:t>
      </w:r>
      <w:proofErr w:type="spellStart"/>
      <w:proofErr w:type="gramStart"/>
      <w:r w:rsidR="0030798E" w:rsidRPr="00D51342">
        <w:rPr>
          <w:rStyle w:val="token"/>
          <w:rFonts w:ascii="Courier New" w:hAnsi="Courier New"/>
          <w:color w:val="343434"/>
          <w:shd w:val="clear" w:color="auto" w:fill="FCFCFC"/>
        </w:rPr>
        <w:t>ode.</w:t>
      </w:r>
      <w:r w:rsidR="0030798E">
        <w:rPr>
          <w:rStyle w:val="token"/>
          <w:rFonts w:ascii="Courier New" w:hAnsi="Courier New" w:cs="Courier New"/>
          <w:color w:val="343434"/>
          <w:shd w:val="clear" w:color="auto" w:fill="FCFCFC"/>
        </w:rPr>
        <w:t>uploadLocationRoot</w:t>
      </w:r>
      <w:proofErr w:type="spellEnd"/>
      <w:proofErr w:type="gramEnd"/>
      <w:r w:rsidR="0030798E">
        <w:rPr>
          <w:rStyle w:val="token"/>
          <w:rFonts w:ascii="Courier New" w:hAnsi="Courier New" w:cs="Courier New"/>
          <w:color w:val="343434"/>
          <w:shd w:val="clear" w:color="auto" w:fill="FCFCFC"/>
        </w:rPr>
        <w:t>/backup</w:t>
      </w:r>
      <w:r>
        <w:t>” sub-directory. The backed</w:t>
      </w:r>
      <w:r w:rsidR="00CA4412">
        <w:t>-</w:t>
      </w:r>
      <w:r>
        <w:t>up file is renamed with a timestamp in milliseconds.</w:t>
      </w:r>
      <w:r w:rsidR="00D43580">
        <w:t xml:space="preserve"> If the ODE fails to process a file, it instead moves the file to the “</w:t>
      </w:r>
      <w:proofErr w:type="spellStart"/>
      <w:proofErr w:type="gramStart"/>
      <w:r w:rsidR="00D43580" w:rsidRPr="00D51342">
        <w:rPr>
          <w:rStyle w:val="token"/>
          <w:rFonts w:ascii="Courier New" w:hAnsi="Courier New"/>
          <w:color w:val="343434"/>
          <w:shd w:val="clear" w:color="auto" w:fill="FCFCFC"/>
        </w:rPr>
        <w:t>ode.</w:t>
      </w:r>
      <w:r w:rsidR="00D43580">
        <w:rPr>
          <w:rStyle w:val="token"/>
          <w:rFonts w:ascii="Courier New" w:hAnsi="Courier New" w:cs="Courier New"/>
          <w:color w:val="343434"/>
          <w:shd w:val="clear" w:color="auto" w:fill="FCFCFC"/>
        </w:rPr>
        <w:t>uploadLocationRoot</w:t>
      </w:r>
      <w:proofErr w:type="spellEnd"/>
      <w:proofErr w:type="gramEnd"/>
      <w:r w:rsidR="00D43580">
        <w:rPr>
          <w:rStyle w:val="token"/>
          <w:rFonts w:ascii="Courier New" w:hAnsi="Courier New" w:cs="Courier New"/>
          <w:color w:val="343434"/>
          <w:shd w:val="clear" w:color="auto" w:fill="FCFCFC"/>
        </w:rPr>
        <w:t>/failed</w:t>
      </w:r>
      <w:r w:rsidR="00D43580">
        <w:t>” sub-directory.</w:t>
      </w:r>
    </w:p>
    <w:p w14:paraId="73F4FCFA" w14:textId="58B9004C" w:rsidR="00BB1EE9" w:rsidRDefault="00CA4412" w:rsidP="00CA4412">
      <w:r>
        <w:lastRenderedPageBreak/>
        <w:t>The files copied to “</w:t>
      </w:r>
      <w:proofErr w:type="spellStart"/>
      <w:proofErr w:type="gramStart"/>
      <w:r>
        <w:rPr>
          <w:rStyle w:val="token"/>
          <w:rFonts w:ascii="Courier New" w:hAnsi="Courier New" w:cs="Courier New"/>
          <w:color w:val="343434"/>
          <w:shd w:val="clear" w:color="auto" w:fill="FCFCFC"/>
        </w:rPr>
        <w:t>ode.</w:t>
      </w:r>
      <w:r w:rsidR="0030798E">
        <w:rPr>
          <w:rStyle w:val="token"/>
          <w:rFonts w:ascii="Courier New" w:hAnsi="Courier New" w:cs="Courier New"/>
          <w:color w:val="343434"/>
          <w:shd w:val="clear" w:color="auto" w:fill="FCFCFC"/>
        </w:rPr>
        <w:t>uploadLocationObuLog</w:t>
      </w:r>
      <w:proofErr w:type="spellEnd"/>
      <w:proofErr w:type="gramEnd"/>
      <w:r>
        <w:t xml:space="preserve">” are treated as binary data of variable length records conforming to the specification in </w:t>
      </w:r>
      <w:r w:rsidR="0030798E">
        <w:t>“</w:t>
      </w:r>
      <w:r w:rsidR="0030798E" w:rsidRPr="00D43580">
        <w:rPr>
          <w:rStyle w:val="token"/>
          <w:rFonts w:ascii="Courier New" w:hAnsi="Courier New" w:cs="Courier New"/>
          <w:color w:val="343434"/>
          <w:shd w:val="clear" w:color="auto" w:fill="FCFCFC"/>
        </w:rPr>
        <w:t>data/</w:t>
      </w:r>
      <w:proofErr w:type="spellStart"/>
      <w:r w:rsidR="0030798E" w:rsidRPr="00D43580">
        <w:rPr>
          <w:rStyle w:val="token"/>
          <w:rFonts w:ascii="Courier New" w:hAnsi="Courier New" w:cs="Courier New"/>
          <w:color w:val="343434"/>
          <w:shd w:val="clear" w:color="auto" w:fill="FCFCFC"/>
        </w:rPr>
        <w:t>wydotLogRecords.h</w:t>
      </w:r>
      <w:proofErr w:type="spellEnd"/>
      <w:r w:rsidR="0030798E">
        <w:t>” file</w:t>
      </w:r>
      <w:r>
        <w:t>. No header information is expected to precede each record.</w:t>
      </w:r>
      <w:r w:rsidR="00BB1EE9">
        <w:t xml:space="preserve"> As mentioned in section </w:t>
      </w:r>
      <w:r w:rsidR="002811A5">
        <w:fldChar w:fldCharType="begin"/>
      </w:r>
      <w:r w:rsidR="002811A5">
        <w:instrText xml:space="preserve"> REF _Ref506459515 \r \h </w:instrText>
      </w:r>
      <w:r w:rsidR="002811A5">
        <w:fldChar w:fldCharType="separate"/>
      </w:r>
      <w:r w:rsidR="002811A5">
        <w:t>7.5</w:t>
      </w:r>
      <w:r w:rsidR="002811A5">
        <w:fldChar w:fldCharType="end"/>
      </w:r>
      <w:r w:rsidR="00BB1EE9">
        <w:t>, the ODE is also capable of accepting individual files compressed with GZIP. Note that while the ODE will automatically detect and process GZIP files, it is not capable of importing GZIP-TAR archives containing multiple files.</w:t>
      </w:r>
    </w:p>
    <w:tbl>
      <w:tblPr>
        <w:tblStyle w:val="GridTable4-Accent11"/>
        <w:tblW w:w="0" w:type="auto"/>
        <w:tblLook w:val="04A0" w:firstRow="1" w:lastRow="0" w:firstColumn="1" w:lastColumn="0" w:noHBand="0" w:noVBand="1"/>
      </w:tblPr>
      <w:tblGrid>
        <w:gridCol w:w="2414"/>
        <w:gridCol w:w="1097"/>
        <w:gridCol w:w="9439"/>
      </w:tblGrid>
      <w:tr w:rsidR="007F467D" w:rsidRPr="003048A6" w14:paraId="5617C05A" w14:textId="77777777" w:rsidTr="00756C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5574E253" w14:textId="77777777" w:rsidR="007F467D" w:rsidRPr="003048A6" w:rsidRDefault="007F467D" w:rsidP="00D0595A">
            <w:r w:rsidRPr="003048A6">
              <w:t>Field Name</w:t>
            </w:r>
          </w:p>
        </w:tc>
        <w:tc>
          <w:tcPr>
            <w:tcW w:w="1097" w:type="dxa"/>
          </w:tcPr>
          <w:p w14:paraId="001B6605" w14:textId="77777777" w:rsidR="007F467D" w:rsidRPr="003048A6" w:rsidRDefault="007F467D" w:rsidP="00D0595A">
            <w:pPr>
              <w:cnfStyle w:val="100000000000" w:firstRow="1" w:lastRow="0" w:firstColumn="0" w:lastColumn="0" w:oddVBand="0" w:evenVBand="0" w:oddHBand="0" w:evenHBand="0" w:firstRowFirstColumn="0" w:firstRowLastColumn="0" w:lastRowFirstColumn="0" w:lastRowLastColumn="0"/>
            </w:pPr>
            <w:r w:rsidRPr="003048A6">
              <w:t>Field Length (bytes)</w:t>
            </w:r>
          </w:p>
        </w:tc>
        <w:tc>
          <w:tcPr>
            <w:tcW w:w="9439" w:type="dxa"/>
          </w:tcPr>
          <w:p w14:paraId="36257574" w14:textId="77777777" w:rsidR="007F467D" w:rsidRPr="003048A6" w:rsidRDefault="007F467D" w:rsidP="00D0595A">
            <w:pPr>
              <w:cnfStyle w:val="100000000000" w:firstRow="1" w:lastRow="0" w:firstColumn="0" w:lastColumn="0" w:oddVBand="0" w:evenVBand="0" w:oddHBand="0" w:evenHBand="0" w:firstRowFirstColumn="0" w:firstRowLastColumn="0" w:lastRowFirstColumn="0" w:lastRowLastColumn="0"/>
            </w:pPr>
            <w:r w:rsidRPr="003048A6">
              <w:t>Description</w:t>
            </w:r>
          </w:p>
        </w:tc>
      </w:tr>
      <w:tr w:rsidR="008B29AB" w:rsidRPr="003048A6" w14:paraId="644C9889" w14:textId="77777777" w:rsidTr="0075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2087C771" w14:textId="7E7FDE72" w:rsidR="008B29AB" w:rsidRPr="003048A6" w:rsidRDefault="00C91B93" w:rsidP="00D0595A">
            <w:proofErr w:type="spellStart"/>
            <w:r>
              <w:t>logRecordType</w:t>
            </w:r>
            <w:proofErr w:type="spellEnd"/>
          </w:p>
        </w:tc>
        <w:tc>
          <w:tcPr>
            <w:tcW w:w="1097" w:type="dxa"/>
          </w:tcPr>
          <w:p w14:paraId="13FB050F" w14:textId="1C56B5D5" w:rsidR="008B29AB" w:rsidRPr="003048A6" w:rsidRDefault="00C91B93" w:rsidP="00D0595A">
            <w:pPr>
              <w:cnfStyle w:val="000000100000" w:firstRow="0" w:lastRow="0" w:firstColumn="0" w:lastColumn="0" w:oddVBand="0" w:evenVBand="0" w:oddHBand="1" w:evenHBand="0" w:firstRowFirstColumn="0" w:firstRowLastColumn="0" w:lastRowFirstColumn="0" w:lastRowLastColumn="0"/>
            </w:pPr>
            <w:r>
              <w:t>1</w:t>
            </w:r>
          </w:p>
        </w:tc>
        <w:tc>
          <w:tcPr>
            <w:tcW w:w="9439" w:type="dxa"/>
          </w:tcPr>
          <w:p w14:paraId="52934BB3" w14:textId="71EE666F" w:rsidR="00C91B93" w:rsidRDefault="00C91B93" w:rsidP="00C91B93">
            <w:pPr>
              <w:cnfStyle w:val="000000100000" w:firstRow="0" w:lastRow="0" w:firstColumn="0" w:lastColumn="0" w:oddVBand="0" w:evenVBand="0" w:oddHBand="1" w:evenHBand="0" w:firstRowFirstColumn="0" w:firstRowLastColumn="0" w:lastRowFirstColumn="0" w:lastRowLastColumn="0"/>
            </w:pPr>
            <w:r>
              <w:t>Represents the type of log record as defined below:</w:t>
            </w:r>
          </w:p>
          <w:p w14:paraId="52095F97" w14:textId="77777777" w:rsidR="00C91B93"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 xml:space="preserve">typedef </w:t>
            </w:r>
            <w:proofErr w:type="spellStart"/>
            <w:r w:rsidRPr="00C91B93">
              <w:rPr>
                <w:rFonts w:ascii="Courier New" w:hAnsi="Courier New" w:cs="Courier New"/>
              </w:rPr>
              <w:t>enum</w:t>
            </w:r>
            <w:proofErr w:type="spellEnd"/>
            <w:r w:rsidRPr="00C91B93">
              <w:rPr>
                <w:rFonts w:ascii="Courier New" w:hAnsi="Courier New" w:cs="Courier New"/>
              </w:rPr>
              <w:t xml:space="preserve"> _</w:t>
            </w:r>
            <w:proofErr w:type="spellStart"/>
            <w:r w:rsidRPr="00C91B93">
              <w:rPr>
                <w:rFonts w:ascii="Courier New" w:hAnsi="Courier New" w:cs="Courier New"/>
              </w:rPr>
              <w:t>logRecordType</w:t>
            </w:r>
            <w:proofErr w:type="spellEnd"/>
            <w:r w:rsidRPr="00C91B93">
              <w:rPr>
                <w:rFonts w:ascii="Courier New" w:hAnsi="Courier New" w:cs="Courier New"/>
              </w:rPr>
              <w:t xml:space="preserve"> {</w:t>
            </w:r>
          </w:p>
          <w:p w14:paraId="4CA4FEE5" w14:textId="77777777" w:rsidR="00C91B93"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 xml:space="preserve">    DN_MSG = 0,</w:t>
            </w:r>
          </w:p>
          <w:p w14:paraId="70D36544" w14:textId="6381A45A" w:rsidR="00C91B93"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 xml:space="preserve">    ENVIRONMENT_MSG</w:t>
            </w:r>
            <w:r>
              <w:rPr>
                <w:rFonts w:ascii="Courier New" w:hAnsi="Courier New" w:cs="Courier New"/>
              </w:rPr>
              <w:t xml:space="preserve"> = 1</w:t>
            </w:r>
            <w:r w:rsidRPr="00C91B93">
              <w:rPr>
                <w:rFonts w:ascii="Courier New" w:hAnsi="Courier New" w:cs="Courier New"/>
              </w:rPr>
              <w:t>,</w:t>
            </w:r>
          </w:p>
          <w:p w14:paraId="78E0C5E1" w14:textId="7F917C52" w:rsidR="00C91B93"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 xml:space="preserve">    DRIVER_ALERT</w:t>
            </w:r>
            <w:r>
              <w:rPr>
                <w:rFonts w:ascii="Courier New" w:hAnsi="Courier New" w:cs="Courier New"/>
              </w:rPr>
              <w:t xml:space="preserve"> = 2</w:t>
            </w:r>
            <w:r w:rsidRPr="00C91B93">
              <w:rPr>
                <w:rFonts w:ascii="Courier New" w:hAnsi="Courier New" w:cs="Courier New"/>
              </w:rPr>
              <w:t>,</w:t>
            </w:r>
          </w:p>
          <w:p w14:paraId="62144365" w14:textId="1E221A26" w:rsidR="00C91B93"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 xml:space="preserve">    UPGRADES</w:t>
            </w:r>
            <w:r>
              <w:rPr>
                <w:rFonts w:ascii="Courier New" w:hAnsi="Courier New" w:cs="Courier New"/>
              </w:rPr>
              <w:t xml:space="preserve"> = 3</w:t>
            </w:r>
            <w:r w:rsidRPr="00C91B93">
              <w:rPr>
                <w:rFonts w:ascii="Courier New" w:hAnsi="Courier New" w:cs="Courier New"/>
              </w:rPr>
              <w:t>,</w:t>
            </w:r>
          </w:p>
          <w:p w14:paraId="3E6A60DE" w14:textId="7369B263" w:rsidR="00C91B93"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 xml:space="preserve">    SYSTEM_LOG</w:t>
            </w:r>
            <w:r>
              <w:rPr>
                <w:rFonts w:ascii="Courier New" w:hAnsi="Courier New" w:cs="Courier New"/>
              </w:rPr>
              <w:t xml:space="preserve"> = 4</w:t>
            </w:r>
            <w:r w:rsidRPr="00C91B93">
              <w:rPr>
                <w:rFonts w:ascii="Courier New" w:hAnsi="Courier New" w:cs="Courier New"/>
              </w:rPr>
              <w:t>,</w:t>
            </w:r>
          </w:p>
          <w:p w14:paraId="12130310" w14:textId="4FB238A1" w:rsidR="00C91B93"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 xml:space="preserve">    RX_MSG</w:t>
            </w:r>
            <w:r>
              <w:rPr>
                <w:rFonts w:ascii="Courier New" w:hAnsi="Courier New" w:cs="Courier New"/>
              </w:rPr>
              <w:t xml:space="preserve"> = 5</w:t>
            </w:r>
            <w:r w:rsidRPr="00C91B93">
              <w:rPr>
                <w:rFonts w:ascii="Courier New" w:hAnsi="Courier New" w:cs="Courier New"/>
              </w:rPr>
              <w:t>,</w:t>
            </w:r>
          </w:p>
          <w:p w14:paraId="7E692B31" w14:textId="00CB49AA" w:rsidR="00C91B93"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 xml:space="preserve">    SCMS</w:t>
            </w:r>
            <w:r>
              <w:rPr>
                <w:rFonts w:ascii="Courier New" w:hAnsi="Courier New" w:cs="Courier New"/>
              </w:rPr>
              <w:t xml:space="preserve"> = 6</w:t>
            </w:r>
            <w:r w:rsidRPr="00C91B93">
              <w:rPr>
                <w:rFonts w:ascii="Courier New" w:hAnsi="Courier New" w:cs="Courier New"/>
              </w:rPr>
              <w:t>,</w:t>
            </w:r>
          </w:p>
          <w:p w14:paraId="6D93F88F" w14:textId="527CD79F" w:rsidR="00C91B93"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 xml:space="preserve">    BSM_TX</w:t>
            </w:r>
            <w:r>
              <w:rPr>
                <w:rFonts w:ascii="Courier New" w:hAnsi="Courier New" w:cs="Courier New"/>
              </w:rPr>
              <w:t xml:space="preserve"> = 7</w:t>
            </w:r>
            <w:r w:rsidRPr="00C91B93">
              <w:rPr>
                <w:rFonts w:ascii="Courier New" w:hAnsi="Courier New" w:cs="Courier New"/>
              </w:rPr>
              <w:t>,</w:t>
            </w:r>
          </w:p>
          <w:p w14:paraId="60B36EFF" w14:textId="4134E803" w:rsidR="00C91B93"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 xml:space="preserve">    BSM_RX</w:t>
            </w:r>
            <w:r>
              <w:rPr>
                <w:rFonts w:ascii="Courier New" w:hAnsi="Courier New" w:cs="Courier New"/>
              </w:rPr>
              <w:t xml:space="preserve"> = 8</w:t>
            </w:r>
          </w:p>
          <w:p w14:paraId="29C826EF" w14:textId="77777777" w:rsidR="008B29AB"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 xml:space="preserve">} </w:t>
            </w:r>
            <w:proofErr w:type="spellStart"/>
            <w:r w:rsidRPr="00C91B93">
              <w:rPr>
                <w:rFonts w:ascii="Courier New" w:hAnsi="Courier New" w:cs="Courier New"/>
              </w:rPr>
              <w:t>logRecordType</w:t>
            </w:r>
            <w:proofErr w:type="spellEnd"/>
            <w:r w:rsidRPr="00C91B93">
              <w:rPr>
                <w:rFonts w:ascii="Courier New" w:hAnsi="Courier New" w:cs="Courier New"/>
              </w:rPr>
              <w:t>;</w:t>
            </w:r>
          </w:p>
          <w:p w14:paraId="1FFDBD1C" w14:textId="6E64BD89" w:rsidR="00C91B93" w:rsidRPr="003048A6" w:rsidRDefault="00C91B93" w:rsidP="00C91B93">
            <w:pPr>
              <w:cnfStyle w:val="000000100000" w:firstRow="0" w:lastRow="0" w:firstColumn="0" w:lastColumn="0" w:oddVBand="0" w:evenVBand="0" w:oddHBand="1" w:evenHBand="0" w:firstRowFirstColumn="0" w:firstRowLastColumn="0" w:lastRowFirstColumn="0" w:lastRowLastColumn="0"/>
            </w:pPr>
          </w:p>
        </w:tc>
      </w:tr>
      <w:tr w:rsidR="007F467D" w:rsidRPr="003048A6" w14:paraId="3F209727" w14:textId="77777777" w:rsidTr="00756CCC">
        <w:tc>
          <w:tcPr>
            <w:cnfStyle w:val="001000000000" w:firstRow="0" w:lastRow="0" w:firstColumn="1" w:lastColumn="0" w:oddVBand="0" w:evenVBand="0" w:oddHBand="0" w:evenHBand="0" w:firstRowFirstColumn="0" w:firstRowLastColumn="0" w:lastRowFirstColumn="0" w:lastRowLastColumn="0"/>
            <w:tcW w:w="2414" w:type="dxa"/>
          </w:tcPr>
          <w:p w14:paraId="683B236B" w14:textId="77777777" w:rsidR="007F467D" w:rsidRPr="003048A6" w:rsidRDefault="007F467D" w:rsidP="00D0595A">
            <w:r w:rsidRPr="003048A6">
              <w:t>direction</w:t>
            </w:r>
          </w:p>
        </w:tc>
        <w:tc>
          <w:tcPr>
            <w:tcW w:w="1097" w:type="dxa"/>
          </w:tcPr>
          <w:p w14:paraId="3FCAC133" w14:textId="77777777" w:rsidR="007F467D" w:rsidRPr="003048A6" w:rsidRDefault="007F467D" w:rsidP="00D0595A">
            <w:pPr>
              <w:cnfStyle w:val="000000000000" w:firstRow="0" w:lastRow="0" w:firstColumn="0" w:lastColumn="0" w:oddVBand="0" w:evenVBand="0" w:oddHBand="0" w:evenHBand="0" w:firstRowFirstColumn="0" w:firstRowLastColumn="0" w:lastRowFirstColumn="0" w:lastRowLastColumn="0"/>
            </w:pPr>
            <w:r w:rsidRPr="003048A6">
              <w:t>1</w:t>
            </w:r>
          </w:p>
        </w:tc>
        <w:tc>
          <w:tcPr>
            <w:tcW w:w="9439" w:type="dxa"/>
          </w:tcPr>
          <w:p w14:paraId="606288A2" w14:textId="3B339675" w:rsidR="007F467D" w:rsidRPr="003048A6" w:rsidRDefault="006930F7" w:rsidP="00D0595A">
            <w:pPr>
              <w:cnfStyle w:val="000000000000" w:firstRow="0" w:lastRow="0" w:firstColumn="0" w:lastColumn="0" w:oddVBand="0" w:evenVBand="0" w:oddHBand="0" w:evenHBand="0" w:firstRowFirstColumn="0" w:firstRowLastColumn="0" w:lastRowFirstColumn="0" w:lastRowLastColumn="0"/>
            </w:pPr>
            <w:r>
              <w:t xml:space="preserve">Represents the source of the BSM. </w:t>
            </w:r>
            <w:r w:rsidR="007F467D" w:rsidRPr="003048A6">
              <w:t>0 for EV(Tx), 1 for RV(Rx)</w:t>
            </w:r>
          </w:p>
        </w:tc>
      </w:tr>
      <w:tr w:rsidR="007F467D" w:rsidRPr="003048A6" w14:paraId="46C57C7E" w14:textId="77777777" w:rsidTr="0075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60538703" w14:textId="77777777" w:rsidR="007F467D" w:rsidRPr="003048A6" w:rsidRDefault="007F467D" w:rsidP="00D0595A">
            <w:proofErr w:type="spellStart"/>
            <w:r w:rsidRPr="003048A6">
              <w:t>utctimeInSec</w:t>
            </w:r>
            <w:proofErr w:type="spellEnd"/>
          </w:p>
        </w:tc>
        <w:tc>
          <w:tcPr>
            <w:tcW w:w="1097" w:type="dxa"/>
          </w:tcPr>
          <w:p w14:paraId="7F6F61BE" w14:textId="77777777" w:rsidR="007F467D" w:rsidRPr="003048A6" w:rsidRDefault="007F467D" w:rsidP="00D0595A">
            <w:pPr>
              <w:cnfStyle w:val="000000100000" w:firstRow="0" w:lastRow="0" w:firstColumn="0" w:lastColumn="0" w:oddVBand="0" w:evenVBand="0" w:oddHBand="1" w:evenHBand="0" w:firstRowFirstColumn="0" w:firstRowLastColumn="0" w:lastRowFirstColumn="0" w:lastRowLastColumn="0"/>
            </w:pPr>
            <w:r w:rsidRPr="003048A6">
              <w:t>4</w:t>
            </w:r>
          </w:p>
        </w:tc>
        <w:tc>
          <w:tcPr>
            <w:tcW w:w="9439" w:type="dxa"/>
          </w:tcPr>
          <w:p w14:paraId="6F05A630" w14:textId="77777777" w:rsidR="007F467D" w:rsidRPr="003048A6" w:rsidRDefault="007F467D" w:rsidP="00D0595A">
            <w:pPr>
              <w:cnfStyle w:val="000000100000" w:firstRow="0" w:lastRow="0" w:firstColumn="0" w:lastColumn="0" w:oddVBand="0" w:evenVBand="0" w:oddHBand="1" w:evenHBand="0" w:firstRowFirstColumn="0" w:firstRowLastColumn="0" w:lastRowFirstColumn="0" w:lastRowLastColumn="0"/>
            </w:pPr>
            <w:r w:rsidRPr="003048A6">
              <w:t xml:space="preserve">UTC time in seconds from </w:t>
            </w:r>
            <w:proofErr w:type="spellStart"/>
            <w:r w:rsidRPr="003048A6">
              <w:t>Epoc</w:t>
            </w:r>
            <w:proofErr w:type="spellEnd"/>
            <w:r w:rsidRPr="003048A6">
              <w:t xml:space="preserve"> 1/1/1970</w:t>
            </w:r>
          </w:p>
        </w:tc>
      </w:tr>
      <w:tr w:rsidR="007F467D" w:rsidRPr="003048A6" w14:paraId="71557A4A" w14:textId="77777777" w:rsidTr="00756CCC">
        <w:tc>
          <w:tcPr>
            <w:cnfStyle w:val="001000000000" w:firstRow="0" w:lastRow="0" w:firstColumn="1" w:lastColumn="0" w:oddVBand="0" w:evenVBand="0" w:oddHBand="0" w:evenHBand="0" w:firstRowFirstColumn="0" w:firstRowLastColumn="0" w:lastRowFirstColumn="0" w:lastRowLastColumn="0"/>
            <w:tcW w:w="2414" w:type="dxa"/>
          </w:tcPr>
          <w:p w14:paraId="2145CDC2" w14:textId="77777777" w:rsidR="007F467D" w:rsidRPr="003048A6" w:rsidRDefault="007F467D" w:rsidP="00D0595A">
            <w:proofErr w:type="spellStart"/>
            <w:r w:rsidRPr="003048A6">
              <w:t>mSec</w:t>
            </w:r>
            <w:proofErr w:type="spellEnd"/>
          </w:p>
        </w:tc>
        <w:tc>
          <w:tcPr>
            <w:tcW w:w="1097" w:type="dxa"/>
          </w:tcPr>
          <w:p w14:paraId="0DF3591B" w14:textId="77777777" w:rsidR="007F467D" w:rsidRPr="003048A6" w:rsidRDefault="007F467D" w:rsidP="00D0595A">
            <w:pPr>
              <w:cnfStyle w:val="000000000000" w:firstRow="0" w:lastRow="0" w:firstColumn="0" w:lastColumn="0" w:oddVBand="0" w:evenVBand="0" w:oddHBand="0" w:evenHBand="0" w:firstRowFirstColumn="0" w:firstRowLastColumn="0" w:lastRowFirstColumn="0" w:lastRowLastColumn="0"/>
            </w:pPr>
            <w:r w:rsidRPr="003048A6">
              <w:t>2</w:t>
            </w:r>
          </w:p>
        </w:tc>
        <w:tc>
          <w:tcPr>
            <w:tcW w:w="9439" w:type="dxa"/>
          </w:tcPr>
          <w:p w14:paraId="4BAE1B2D" w14:textId="77777777" w:rsidR="007F467D" w:rsidRPr="003048A6" w:rsidRDefault="007F467D" w:rsidP="00D0595A">
            <w:pPr>
              <w:cnfStyle w:val="000000000000" w:firstRow="0" w:lastRow="0" w:firstColumn="0" w:lastColumn="0" w:oddVBand="0" w:evenVBand="0" w:oddHBand="0" w:evenHBand="0" w:firstRowFirstColumn="0" w:firstRowLastColumn="0" w:lastRowFirstColumn="0" w:lastRowLastColumn="0"/>
            </w:pPr>
            <w:r w:rsidRPr="003048A6">
              <w:t xml:space="preserve">milliseconds part of UTC time </w:t>
            </w:r>
          </w:p>
        </w:tc>
      </w:tr>
      <w:tr w:rsidR="007F467D" w:rsidRPr="003048A6" w14:paraId="0A11ADBF" w14:textId="77777777" w:rsidTr="0075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77416D21" w14:textId="77777777" w:rsidR="007F467D" w:rsidRPr="003048A6" w:rsidRDefault="007F467D" w:rsidP="00D0595A">
            <w:proofErr w:type="spellStart"/>
            <w:r w:rsidRPr="003048A6">
              <w:t>verificationStatus</w:t>
            </w:r>
            <w:proofErr w:type="spellEnd"/>
          </w:p>
        </w:tc>
        <w:tc>
          <w:tcPr>
            <w:tcW w:w="1097" w:type="dxa"/>
          </w:tcPr>
          <w:p w14:paraId="24047BC2" w14:textId="77777777" w:rsidR="007F467D" w:rsidRPr="003048A6" w:rsidRDefault="007F467D" w:rsidP="00D0595A">
            <w:pPr>
              <w:cnfStyle w:val="000000100000" w:firstRow="0" w:lastRow="0" w:firstColumn="0" w:lastColumn="0" w:oddVBand="0" w:evenVBand="0" w:oddHBand="1" w:evenHBand="0" w:firstRowFirstColumn="0" w:firstRowLastColumn="0" w:lastRowFirstColumn="0" w:lastRowLastColumn="0"/>
            </w:pPr>
            <w:r w:rsidRPr="003048A6">
              <w:t>1</w:t>
            </w:r>
          </w:p>
        </w:tc>
        <w:tc>
          <w:tcPr>
            <w:tcW w:w="9439" w:type="dxa"/>
          </w:tcPr>
          <w:p w14:paraId="63C02EF9" w14:textId="10C6A030" w:rsidR="007F467D" w:rsidRDefault="006930F7" w:rsidP="00D0595A">
            <w:pPr>
              <w:cnfStyle w:val="000000100000" w:firstRow="0" w:lastRow="0" w:firstColumn="0" w:lastColumn="0" w:oddVBand="0" w:evenVBand="0" w:oddHBand="1" w:evenHBand="0" w:firstRowFirstColumn="0" w:firstRowLastColumn="0" w:lastRowFirstColumn="0" w:lastRowLastColumn="0"/>
            </w:pPr>
            <w:r>
              <w:t xml:space="preserve">contains a </w:t>
            </w:r>
            <w:proofErr w:type="spellStart"/>
            <w:r>
              <w:t>S</w:t>
            </w:r>
            <w:r w:rsidR="00B61686">
              <w:t>ecurtyStatusCode</w:t>
            </w:r>
            <w:proofErr w:type="spellEnd"/>
            <w:r w:rsidR="00B61686">
              <w:t xml:space="preserve"> as defined below:</w:t>
            </w:r>
          </w:p>
          <w:p w14:paraId="239C8E87" w14:textId="38EF0292" w:rsidR="006930F7" w:rsidRDefault="006930F7" w:rsidP="00D0595A">
            <w:pPr>
              <w:cnfStyle w:val="000000100000" w:firstRow="0" w:lastRow="0" w:firstColumn="0" w:lastColumn="0" w:oddVBand="0" w:evenVBand="0" w:oddHBand="1" w:evenHBand="0" w:firstRowFirstColumn="0" w:firstRowLastColumn="0" w:lastRowFirstColumn="0" w:lastRowLastColumn="0"/>
            </w:pPr>
          </w:p>
          <w:p w14:paraId="397A6B4F"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typedef </w:t>
            </w:r>
            <w:proofErr w:type="spellStart"/>
            <w:r w:rsidRPr="000901B3">
              <w:rPr>
                <w:rFonts w:ascii="Courier New" w:hAnsi="Courier New" w:cs="Courier New"/>
              </w:rPr>
              <w:t>enum</w:t>
            </w:r>
            <w:proofErr w:type="spellEnd"/>
            <w:r w:rsidRPr="000901B3">
              <w:rPr>
                <w:rFonts w:ascii="Courier New" w:hAnsi="Courier New" w:cs="Courier New"/>
              </w:rPr>
              <w:t xml:space="preserve"> _</w:t>
            </w:r>
            <w:proofErr w:type="spellStart"/>
            <w:r w:rsidRPr="000901B3">
              <w:rPr>
                <w:rFonts w:ascii="Courier New" w:hAnsi="Courier New" w:cs="Courier New"/>
              </w:rPr>
              <w:t>securityResultCode</w:t>
            </w:r>
            <w:proofErr w:type="spellEnd"/>
            <w:r w:rsidRPr="000901B3">
              <w:rPr>
                <w:rFonts w:ascii="Courier New" w:hAnsi="Courier New" w:cs="Courier New"/>
              </w:rPr>
              <w:t xml:space="preserve"> </w:t>
            </w:r>
            <w:proofErr w:type="gramStart"/>
            <w:r w:rsidRPr="000901B3">
              <w:rPr>
                <w:rFonts w:ascii="Courier New" w:hAnsi="Courier New" w:cs="Courier New"/>
              </w:rPr>
              <w:t xml:space="preserve">{  </w:t>
            </w:r>
            <w:proofErr w:type="gramEnd"/>
            <w:r w:rsidRPr="000901B3">
              <w:rPr>
                <w:rFonts w:ascii="Courier New" w:hAnsi="Courier New" w:cs="Courier New"/>
              </w:rPr>
              <w:t xml:space="preserve">           /* from dot3 */</w:t>
            </w:r>
          </w:p>
          <w:p w14:paraId="28738FFD"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success = 0,</w:t>
            </w:r>
          </w:p>
          <w:p w14:paraId="7467B207"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inconsistentInputParameters</w:t>
            </w:r>
            <w:proofErr w:type="spellEnd"/>
            <w:r w:rsidRPr="000901B3">
              <w:rPr>
                <w:rFonts w:ascii="Courier New" w:hAnsi="Courier New" w:cs="Courier New"/>
              </w:rPr>
              <w:t xml:space="preserve"> = 2,</w:t>
            </w:r>
          </w:p>
          <w:p w14:paraId="49259D92"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spduParsingInvalidInput</w:t>
            </w:r>
            <w:proofErr w:type="spellEnd"/>
            <w:r w:rsidRPr="000901B3">
              <w:rPr>
                <w:rFonts w:ascii="Courier New" w:hAnsi="Courier New" w:cs="Courier New"/>
              </w:rPr>
              <w:t xml:space="preserve"> = 3,</w:t>
            </w:r>
          </w:p>
          <w:p w14:paraId="431ABA96"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spduParsingUnsupportedCriticalInformationField</w:t>
            </w:r>
            <w:proofErr w:type="spellEnd"/>
            <w:r w:rsidRPr="000901B3">
              <w:rPr>
                <w:rFonts w:ascii="Courier New" w:hAnsi="Courier New" w:cs="Courier New"/>
              </w:rPr>
              <w:t xml:space="preserve"> = 4,</w:t>
            </w:r>
          </w:p>
          <w:p w14:paraId="7374F072"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spduParsingCertificateNotFound</w:t>
            </w:r>
            <w:proofErr w:type="spellEnd"/>
            <w:r w:rsidRPr="000901B3">
              <w:rPr>
                <w:rFonts w:ascii="Courier New" w:hAnsi="Courier New" w:cs="Courier New"/>
              </w:rPr>
              <w:t xml:space="preserve"> = 5,</w:t>
            </w:r>
          </w:p>
          <w:p w14:paraId="68392B17"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spduParsingGenerationTimeNotAvailable</w:t>
            </w:r>
            <w:proofErr w:type="spellEnd"/>
            <w:r w:rsidRPr="000901B3">
              <w:rPr>
                <w:rFonts w:ascii="Courier New" w:hAnsi="Courier New" w:cs="Courier New"/>
              </w:rPr>
              <w:t xml:space="preserve"> = 6,</w:t>
            </w:r>
          </w:p>
          <w:p w14:paraId="7436FDEC"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spduParsingGenerationLocationNotAvailable</w:t>
            </w:r>
            <w:proofErr w:type="spellEnd"/>
            <w:r w:rsidRPr="000901B3">
              <w:rPr>
                <w:rFonts w:ascii="Courier New" w:hAnsi="Courier New" w:cs="Courier New"/>
              </w:rPr>
              <w:t xml:space="preserve"> = 7,</w:t>
            </w:r>
          </w:p>
          <w:p w14:paraId="7CB84E80"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spduCertificateChainNotEnoughInformationToConstructChain</w:t>
            </w:r>
            <w:proofErr w:type="spellEnd"/>
            <w:r w:rsidRPr="000901B3">
              <w:rPr>
                <w:rFonts w:ascii="Courier New" w:hAnsi="Courier New" w:cs="Courier New"/>
              </w:rPr>
              <w:t xml:space="preserve"> = 8,</w:t>
            </w:r>
          </w:p>
          <w:p w14:paraId="45A889CC"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spduCertificateChainChainEndedAtUntrustedRoot</w:t>
            </w:r>
            <w:proofErr w:type="spellEnd"/>
            <w:r w:rsidRPr="000901B3">
              <w:rPr>
                <w:rFonts w:ascii="Courier New" w:hAnsi="Courier New" w:cs="Courier New"/>
              </w:rPr>
              <w:t xml:space="preserve"> = 9,</w:t>
            </w:r>
          </w:p>
          <w:p w14:paraId="6DBB3657"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lastRenderedPageBreak/>
              <w:t xml:space="preserve">    </w:t>
            </w:r>
            <w:proofErr w:type="spellStart"/>
            <w:r w:rsidRPr="000901B3">
              <w:rPr>
                <w:rFonts w:ascii="Courier New" w:hAnsi="Courier New" w:cs="Courier New"/>
              </w:rPr>
              <w:t>spduCertificateChainChainWasTooLongForImplementation</w:t>
            </w:r>
            <w:proofErr w:type="spellEnd"/>
            <w:r w:rsidRPr="000901B3">
              <w:rPr>
                <w:rFonts w:ascii="Courier New" w:hAnsi="Courier New" w:cs="Courier New"/>
              </w:rPr>
              <w:t xml:space="preserve"> = 10,</w:t>
            </w:r>
          </w:p>
          <w:p w14:paraId="4220A2A3"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spduCertificateChainCertificateRevoked</w:t>
            </w:r>
            <w:proofErr w:type="spellEnd"/>
            <w:r w:rsidRPr="000901B3">
              <w:rPr>
                <w:rFonts w:ascii="Courier New" w:hAnsi="Courier New" w:cs="Courier New"/>
              </w:rPr>
              <w:t xml:space="preserve"> = 11,</w:t>
            </w:r>
          </w:p>
          <w:p w14:paraId="790C2AF1"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spduCertificateChainOverdueCRL</w:t>
            </w:r>
            <w:proofErr w:type="spellEnd"/>
            <w:r w:rsidRPr="000901B3">
              <w:rPr>
                <w:rFonts w:ascii="Courier New" w:hAnsi="Courier New" w:cs="Courier New"/>
              </w:rPr>
              <w:t xml:space="preserve"> = 12,</w:t>
            </w:r>
          </w:p>
          <w:p w14:paraId="62D856AF"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spduCertificateChainInconsistentExpiryTimes</w:t>
            </w:r>
            <w:proofErr w:type="spellEnd"/>
            <w:r w:rsidRPr="000901B3">
              <w:rPr>
                <w:rFonts w:ascii="Courier New" w:hAnsi="Courier New" w:cs="Courier New"/>
              </w:rPr>
              <w:t xml:space="preserve"> = 13,</w:t>
            </w:r>
          </w:p>
          <w:p w14:paraId="20827096"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spduCertificateChainInconsistentStartTimes</w:t>
            </w:r>
            <w:proofErr w:type="spellEnd"/>
            <w:r w:rsidRPr="000901B3">
              <w:rPr>
                <w:rFonts w:ascii="Courier New" w:hAnsi="Courier New" w:cs="Courier New"/>
              </w:rPr>
              <w:t xml:space="preserve"> = 14,</w:t>
            </w:r>
          </w:p>
          <w:p w14:paraId="4725EB61"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spduCertificateChainInconsistentChainPermissions</w:t>
            </w:r>
            <w:proofErr w:type="spellEnd"/>
            <w:r w:rsidRPr="000901B3">
              <w:rPr>
                <w:rFonts w:ascii="Courier New" w:hAnsi="Courier New" w:cs="Courier New"/>
              </w:rPr>
              <w:t xml:space="preserve"> = 15,</w:t>
            </w:r>
          </w:p>
          <w:p w14:paraId="14C3CD9F"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spduCryptoVerificationFailure</w:t>
            </w:r>
            <w:proofErr w:type="spellEnd"/>
            <w:r w:rsidRPr="000901B3">
              <w:rPr>
                <w:rFonts w:ascii="Courier New" w:hAnsi="Courier New" w:cs="Courier New"/>
              </w:rPr>
              <w:t xml:space="preserve"> = 16,</w:t>
            </w:r>
          </w:p>
          <w:p w14:paraId="36B3F706"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spduConsistencyFutureCertificateAtGenerationTime</w:t>
            </w:r>
            <w:proofErr w:type="spellEnd"/>
            <w:r w:rsidRPr="000901B3">
              <w:rPr>
                <w:rFonts w:ascii="Courier New" w:hAnsi="Courier New" w:cs="Courier New"/>
              </w:rPr>
              <w:t xml:space="preserve"> = 17,</w:t>
            </w:r>
          </w:p>
          <w:p w14:paraId="311865BE"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spduConsistencyExpiredCertificateAtGenerationTime</w:t>
            </w:r>
            <w:proofErr w:type="spellEnd"/>
            <w:r w:rsidRPr="000901B3">
              <w:rPr>
                <w:rFonts w:ascii="Courier New" w:hAnsi="Courier New" w:cs="Courier New"/>
              </w:rPr>
              <w:t xml:space="preserve"> = 18,</w:t>
            </w:r>
          </w:p>
          <w:p w14:paraId="1003E538"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spduConsistencyExpiryDateTooEarly</w:t>
            </w:r>
            <w:proofErr w:type="spellEnd"/>
            <w:r w:rsidRPr="000901B3">
              <w:rPr>
                <w:rFonts w:ascii="Courier New" w:hAnsi="Courier New" w:cs="Courier New"/>
              </w:rPr>
              <w:t xml:space="preserve"> = 19,</w:t>
            </w:r>
          </w:p>
          <w:p w14:paraId="007D5BDB"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spduConsistencyExpiryDateTooLate</w:t>
            </w:r>
            <w:proofErr w:type="spellEnd"/>
            <w:r w:rsidRPr="000901B3">
              <w:rPr>
                <w:rFonts w:ascii="Courier New" w:hAnsi="Courier New" w:cs="Courier New"/>
              </w:rPr>
              <w:t xml:space="preserve"> = 20,</w:t>
            </w:r>
          </w:p>
          <w:p w14:paraId="6439911C"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spduConsistencyGenerationLocationOutsideValidityRegion</w:t>
            </w:r>
            <w:proofErr w:type="spellEnd"/>
            <w:r w:rsidRPr="000901B3">
              <w:rPr>
                <w:rFonts w:ascii="Courier New" w:hAnsi="Courier New" w:cs="Courier New"/>
              </w:rPr>
              <w:t xml:space="preserve"> = 21,</w:t>
            </w:r>
          </w:p>
          <w:p w14:paraId="0F80D3FD"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spduConsistencyNoGenerationLocation</w:t>
            </w:r>
            <w:proofErr w:type="spellEnd"/>
            <w:r w:rsidRPr="000901B3">
              <w:rPr>
                <w:rFonts w:ascii="Courier New" w:hAnsi="Courier New" w:cs="Courier New"/>
              </w:rPr>
              <w:t xml:space="preserve"> = 22,</w:t>
            </w:r>
          </w:p>
          <w:p w14:paraId="5C5156AB"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spduConsistencyUnauthorizedPSID</w:t>
            </w:r>
            <w:proofErr w:type="spellEnd"/>
            <w:r w:rsidRPr="000901B3">
              <w:rPr>
                <w:rFonts w:ascii="Courier New" w:hAnsi="Courier New" w:cs="Courier New"/>
              </w:rPr>
              <w:t xml:space="preserve"> = 23,</w:t>
            </w:r>
          </w:p>
          <w:p w14:paraId="3776BC15"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spduInternalConsistencyExpiryTimeBeforeGenerationTime</w:t>
            </w:r>
            <w:proofErr w:type="spellEnd"/>
            <w:r w:rsidRPr="000901B3">
              <w:rPr>
                <w:rFonts w:ascii="Courier New" w:hAnsi="Courier New" w:cs="Courier New"/>
              </w:rPr>
              <w:t xml:space="preserve"> = 24,</w:t>
            </w:r>
          </w:p>
          <w:p w14:paraId="611A42ED"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spduInternalConsistencyextDataHashDoesntMatch</w:t>
            </w:r>
            <w:proofErr w:type="spellEnd"/>
            <w:r w:rsidRPr="000901B3">
              <w:rPr>
                <w:rFonts w:ascii="Courier New" w:hAnsi="Courier New" w:cs="Courier New"/>
              </w:rPr>
              <w:t xml:space="preserve"> = 25,</w:t>
            </w:r>
          </w:p>
          <w:p w14:paraId="47865B02"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spduInternalConsistencynoExtDataHashProvided</w:t>
            </w:r>
            <w:proofErr w:type="spellEnd"/>
            <w:r w:rsidRPr="000901B3">
              <w:rPr>
                <w:rFonts w:ascii="Courier New" w:hAnsi="Courier New" w:cs="Courier New"/>
              </w:rPr>
              <w:t xml:space="preserve"> = 26,</w:t>
            </w:r>
          </w:p>
          <w:p w14:paraId="085E3E90"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spduInternalConsistencynoExtDataHashPresent</w:t>
            </w:r>
            <w:proofErr w:type="spellEnd"/>
            <w:r w:rsidRPr="000901B3">
              <w:rPr>
                <w:rFonts w:ascii="Courier New" w:hAnsi="Courier New" w:cs="Courier New"/>
              </w:rPr>
              <w:t xml:space="preserve"> = 27,</w:t>
            </w:r>
          </w:p>
          <w:p w14:paraId="2292BDD5"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spduLocalConsistencyPSIDsDontMatch</w:t>
            </w:r>
            <w:proofErr w:type="spellEnd"/>
            <w:r w:rsidRPr="000901B3">
              <w:rPr>
                <w:rFonts w:ascii="Courier New" w:hAnsi="Courier New" w:cs="Courier New"/>
              </w:rPr>
              <w:t xml:space="preserve"> = 28,</w:t>
            </w:r>
          </w:p>
          <w:p w14:paraId="72894B99"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spduLocalConsistencyChainWasTooLongForSDEE</w:t>
            </w:r>
            <w:proofErr w:type="spellEnd"/>
            <w:r w:rsidRPr="000901B3">
              <w:rPr>
                <w:rFonts w:ascii="Courier New" w:hAnsi="Courier New" w:cs="Courier New"/>
              </w:rPr>
              <w:t xml:space="preserve"> = 29,</w:t>
            </w:r>
          </w:p>
          <w:p w14:paraId="182627C4"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spduRelevanceGenerationTimeTooFarInPast</w:t>
            </w:r>
            <w:proofErr w:type="spellEnd"/>
            <w:r w:rsidRPr="000901B3">
              <w:rPr>
                <w:rFonts w:ascii="Courier New" w:hAnsi="Courier New" w:cs="Courier New"/>
              </w:rPr>
              <w:t xml:space="preserve"> = 30,</w:t>
            </w:r>
          </w:p>
          <w:p w14:paraId="0AD0555C"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spduRelevanceGenerationTimeTooFarInFuture</w:t>
            </w:r>
            <w:proofErr w:type="spellEnd"/>
            <w:r w:rsidRPr="000901B3">
              <w:rPr>
                <w:rFonts w:ascii="Courier New" w:hAnsi="Courier New" w:cs="Courier New"/>
              </w:rPr>
              <w:t xml:space="preserve"> = 31,</w:t>
            </w:r>
          </w:p>
          <w:p w14:paraId="75676503"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spduRelevanceExpiryTimeInPast</w:t>
            </w:r>
            <w:proofErr w:type="spellEnd"/>
            <w:r w:rsidRPr="000901B3">
              <w:rPr>
                <w:rFonts w:ascii="Courier New" w:hAnsi="Courier New" w:cs="Courier New"/>
              </w:rPr>
              <w:t xml:space="preserve"> = 32,</w:t>
            </w:r>
          </w:p>
          <w:p w14:paraId="1A9B25F1"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spduRelevanceGenerationLocationTooDistant</w:t>
            </w:r>
            <w:proofErr w:type="spellEnd"/>
            <w:r w:rsidRPr="000901B3">
              <w:rPr>
                <w:rFonts w:ascii="Courier New" w:hAnsi="Courier New" w:cs="Courier New"/>
              </w:rPr>
              <w:t xml:space="preserve"> = 33,</w:t>
            </w:r>
          </w:p>
          <w:p w14:paraId="4D0B6026"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spduRelevanceReplayedSpdu</w:t>
            </w:r>
            <w:proofErr w:type="spellEnd"/>
            <w:r w:rsidRPr="000901B3">
              <w:rPr>
                <w:rFonts w:ascii="Courier New" w:hAnsi="Courier New" w:cs="Courier New"/>
              </w:rPr>
              <w:t xml:space="preserve"> = 34,</w:t>
            </w:r>
          </w:p>
          <w:p w14:paraId="4874643A"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spduCertificateExpired</w:t>
            </w:r>
            <w:proofErr w:type="spellEnd"/>
            <w:r w:rsidRPr="000901B3">
              <w:rPr>
                <w:rFonts w:ascii="Courier New" w:hAnsi="Courier New" w:cs="Courier New"/>
              </w:rPr>
              <w:t xml:space="preserve"> = 35</w:t>
            </w:r>
          </w:p>
          <w:p w14:paraId="5B0C8330" w14:textId="07778AA9" w:rsidR="006930F7" w:rsidRPr="003048A6" w:rsidRDefault="006930F7" w:rsidP="001B3FCC">
            <w:pPr>
              <w:cnfStyle w:val="000000100000" w:firstRow="0" w:lastRow="0" w:firstColumn="0" w:lastColumn="0" w:oddVBand="0" w:evenVBand="0" w:oddHBand="1" w:evenHBand="0" w:firstRowFirstColumn="0" w:firstRowLastColumn="0" w:lastRowFirstColumn="0" w:lastRowLastColumn="0"/>
            </w:pPr>
            <w:r w:rsidRPr="000901B3">
              <w:rPr>
                <w:rFonts w:ascii="Courier New" w:hAnsi="Courier New" w:cs="Courier New"/>
              </w:rPr>
              <w:t xml:space="preserve">} </w:t>
            </w:r>
            <w:proofErr w:type="spellStart"/>
            <w:r w:rsidRPr="000901B3">
              <w:rPr>
                <w:rFonts w:ascii="Courier New" w:hAnsi="Courier New" w:cs="Courier New"/>
              </w:rPr>
              <w:t>securityResultCode</w:t>
            </w:r>
            <w:proofErr w:type="spellEnd"/>
            <w:r w:rsidRPr="000901B3">
              <w:rPr>
                <w:rFonts w:ascii="Courier New" w:hAnsi="Courier New" w:cs="Courier New"/>
              </w:rPr>
              <w:t>;</w:t>
            </w:r>
          </w:p>
        </w:tc>
      </w:tr>
      <w:tr w:rsidR="006930F7" w:rsidRPr="003048A6" w14:paraId="7B437CF8" w14:textId="77777777" w:rsidTr="00756CCC">
        <w:tc>
          <w:tcPr>
            <w:cnfStyle w:val="001000000000" w:firstRow="0" w:lastRow="0" w:firstColumn="1" w:lastColumn="0" w:oddVBand="0" w:evenVBand="0" w:oddHBand="0" w:evenHBand="0" w:firstRowFirstColumn="0" w:firstRowLastColumn="0" w:lastRowFirstColumn="0" w:lastRowLastColumn="0"/>
            <w:tcW w:w="2414" w:type="dxa"/>
          </w:tcPr>
          <w:p w14:paraId="737A4E96" w14:textId="3FA8B78F" w:rsidR="006930F7" w:rsidRPr="003048A6" w:rsidRDefault="006930F7" w:rsidP="00D0595A">
            <w:proofErr w:type="spellStart"/>
            <w:r>
              <w:t>curLocation</w:t>
            </w:r>
            <w:proofErr w:type="spellEnd"/>
          </w:p>
        </w:tc>
        <w:tc>
          <w:tcPr>
            <w:tcW w:w="1097" w:type="dxa"/>
          </w:tcPr>
          <w:p w14:paraId="3625D1BF" w14:textId="4728BC2C" w:rsidR="006930F7" w:rsidRPr="003048A6" w:rsidRDefault="00756CCC" w:rsidP="00D0595A">
            <w:pPr>
              <w:cnfStyle w:val="000000000000" w:firstRow="0" w:lastRow="0" w:firstColumn="0" w:lastColumn="0" w:oddVBand="0" w:evenVBand="0" w:oddHBand="0" w:evenHBand="0" w:firstRowFirstColumn="0" w:firstRowLastColumn="0" w:lastRowFirstColumn="0" w:lastRowLastColumn="0"/>
            </w:pPr>
            <w:r>
              <w:t>location</w:t>
            </w:r>
          </w:p>
        </w:tc>
        <w:tc>
          <w:tcPr>
            <w:tcW w:w="9439" w:type="dxa"/>
          </w:tcPr>
          <w:p w14:paraId="11ADB385" w14:textId="77777777" w:rsidR="006930F7" w:rsidRDefault="00756CCC" w:rsidP="00D0595A">
            <w:pPr>
              <w:cnfStyle w:val="000000000000" w:firstRow="0" w:lastRow="0" w:firstColumn="0" w:lastColumn="0" w:oddVBand="0" w:evenVBand="0" w:oddHBand="0" w:evenHBand="0" w:firstRowFirstColumn="0" w:firstRowLastColumn="0" w:lastRowFirstColumn="0" w:lastRowLastColumn="0"/>
            </w:pPr>
            <w:r>
              <w:t>The location and speed of the vehicle receiving and reporting the event.</w:t>
            </w:r>
          </w:p>
          <w:p w14:paraId="04C0C49E" w14:textId="77777777" w:rsidR="00756CCC" w:rsidRDefault="00756CCC" w:rsidP="00D0595A">
            <w:pPr>
              <w:cnfStyle w:val="000000000000" w:firstRow="0" w:lastRow="0" w:firstColumn="0" w:lastColumn="0" w:oddVBand="0" w:evenVBand="0" w:oddHBand="0" w:evenHBand="0" w:firstRowFirstColumn="0" w:firstRowLastColumn="0" w:lastRowFirstColumn="0" w:lastRowLastColumn="0"/>
            </w:pPr>
          </w:p>
          <w:p w14:paraId="051BC27C" w14:textId="77777777" w:rsidR="00756CCC" w:rsidRPr="000901B3" w:rsidRDefault="00756CCC" w:rsidP="00756CC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below elements units are as per SAE-2735 */</w:t>
            </w:r>
          </w:p>
          <w:p w14:paraId="1500BBC8" w14:textId="77777777" w:rsidR="00756CCC" w:rsidRPr="000901B3" w:rsidRDefault="00756CCC" w:rsidP="00756CC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typedef struct _location {</w:t>
            </w:r>
          </w:p>
          <w:p w14:paraId="5830ABFD" w14:textId="77777777" w:rsidR="00756CCC" w:rsidRPr="000901B3" w:rsidRDefault="00756CCC" w:rsidP="00756CC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uint32_t latitude;</w:t>
            </w:r>
          </w:p>
          <w:p w14:paraId="5E42FBEC" w14:textId="77777777" w:rsidR="00756CCC" w:rsidRPr="000901B3" w:rsidRDefault="00756CCC" w:rsidP="00756CC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uint32_t longitude;</w:t>
            </w:r>
          </w:p>
          <w:p w14:paraId="4AC785F8" w14:textId="77777777" w:rsidR="00756CCC" w:rsidRPr="000901B3" w:rsidRDefault="00756CCC" w:rsidP="00756CC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uint32_t elevation;</w:t>
            </w:r>
          </w:p>
          <w:p w14:paraId="636B50E3" w14:textId="77777777" w:rsidR="00756CCC" w:rsidRPr="000901B3" w:rsidRDefault="00756CCC" w:rsidP="00756CC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uint16_t speed;</w:t>
            </w:r>
          </w:p>
          <w:p w14:paraId="270AED7B" w14:textId="77777777" w:rsidR="00756CCC" w:rsidRPr="000901B3" w:rsidRDefault="00756CCC" w:rsidP="00756CC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uint16_t heading;</w:t>
            </w:r>
          </w:p>
          <w:p w14:paraId="63EC4C99" w14:textId="27F54C57" w:rsidR="00756CCC" w:rsidRPr="003048A6" w:rsidDel="00B61686" w:rsidRDefault="00756CCC" w:rsidP="00756CCC">
            <w:pPr>
              <w:cnfStyle w:val="000000000000" w:firstRow="0" w:lastRow="0" w:firstColumn="0" w:lastColumn="0" w:oddVBand="0" w:evenVBand="0" w:oddHBand="0" w:evenHBand="0" w:firstRowFirstColumn="0" w:firstRowLastColumn="0" w:lastRowFirstColumn="0" w:lastRowLastColumn="0"/>
            </w:pPr>
            <w:r w:rsidRPr="000901B3">
              <w:rPr>
                <w:rFonts w:ascii="Courier New" w:hAnsi="Courier New" w:cs="Courier New"/>
              </w:rPr>
              <w:t>} __attribute__((__packed__)) location;</w:t>
            </w:r>
          </w:p>
        </w:tc>
      </w:tr>
      <w:tr w:rsidR="00756CCC" w:rsidRPr="003048A6" w14:paraId="19030302" w14:textId="77777777" w:rsidTr="0075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0FA6CC0C" w14:textId="655C084D" w:rsidR="00756CCC" w:rsidRDefault="00756CCC" w:rsidP="00D0595A">
            <w:proofErr w:type="spellStart"/>
            <w:r w:rsidRPr="00756CCC">
              <w:lastRenderedPageBreak/>
              <w:t>rxFrom</w:t>
            </w:r>
            <w:proofErr w:type="spellEnd"/>
          </w:p>
        </w:tc>
        <w:tc>
          <w:tcPr>
            <w:tcW w:w="1097" w:type="dxa"/>
          </w:tcPr>
          <w:p w14:paraId="0CEE96F8" w14:textId="7B564FE1" w:rsidR="00756CCC" w:rsidRDefault="00756CCC" w:rsidP="00D0595A">
            <w:pPr>
              <w:cnfStyle w:val="000000100000" w:firstRow="0" w:lastRow="0" w:firstColumn="0" w:lastColumn="0" w:oddVBand="0" w:evenVBand="0" w:oddHBand="1" w:evenHBand="0" w:firstRowFirstColumn="0" w:firstRowLastColumn="0" w:lastRowFirstColumn="0" w:lastRowLastColumn="0"/>
            </w:pPr>
            <w:proofErr w:type="spellStart"/>
            <w:r>
              <w:t>rxSource</w:t>
            </w:r>
            <w:proofErr w:type="spellEnd"/>
          </w:p>
        </w:tc>
        <w:tc>
          <w:tcPr>
            <w:tcW w:w="9439" w:type="dxa"/>
          </w:tcPr>
          <w:p w14:paraId="0FD94650" w14:textId="77777777" w:rsidR="00756CCC" w:rsidRDefault="00756CCC" w:rsidP="00D0595A">
            <w:pPr>
              <w:cnfStyle w:val="000000100000" w:firstRow="0" w:lastRow="0" w:firstColumn="0" w:lastColumn="0" w:oddVBand="0" w:evenVBand="0" w:oddHBand="1" w:evenHBand="0" w:firstRowFirstColumn="0" w:firstRowLastColumn="0" w:lastRowFirstColumn="0" w:lastRowLastColumn="0"/>
            </w:pPr>
            <w:r>
              <w:t>The source of the message received:</w:t>
            </w:r>
          </w:p>
          <w:p w14:paraId="03332A5E" w14:textId="77777777" w:rsidR="00756CCC" w:rsidRPr="000901B3" w:rsidRDefault="00756CCC" w:rsidP="00756CC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typedef </w:t>
            </w:r>
            <w:proofErr w:type="spellStart"/>
            <w:r w:rsidRPr="000901B3">
              <w:rPr>
                <w:rFonts w:ascii="Courier New" w:hAnsi="Courier New" w:cs="Courier New"/>
              </w:rPr>
              <w:t>enum</w:t>
            </w:r>
            <w:proofErr w:type="spellEnd"/>
            <w:r w:rsidRPr="000901B3">
              <w:rPr>
                <w:rFonts w:ascii="Courier New" w:hAnsi="Courier New" w:cs="Courier New"/>
              </w:rPr>
              <w:t xml:space="preserve"> _</w:t>
            </w:r>
            <w:proofErr w:type="spellStart"/>
            <w:r w:rsidRPr="000901B3">
              <w:rPr>
                <w:rFonts w:ascii="Courier New" w:hAnsi="Courier New" w:cs="Courier New"/>
              </w:rPr>
              <w:t>rxSource</w:t>
            </w:r>
            <w:proofErr w:type="spellEnd"/>
            <w:r w:rsidRPr="000901B3">
              <w:rPr>
                <w:rFonts w:ascii="Courier New" w:hAnsi="Courier New" w:cs="Courier New"/>
              </w:rPr>
              <w:t xml:space="preserve"> {</w:t>
            </w:r>
          </w:p>
          <w:p w14:paraId="5CED040E" w14:textId="77777777" w:rsidR="00756CCC" w:rsidRPr="000901B3" w:rsidRDefault="00756CCC" w:rsidP="00756CC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RSU = 0,</w:t>
            </w:r>
          </w:p>
          <w:p w14:paraId="0BC177DD" w14:textId="77777777" w:rsidR="00756CCC" w:rsidRPr="000901B3" w:rsidRDefault="00756CCC" w:rsidP="00756CC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SAT, //XM </w:t>
            </w:r>
            <w:proofErr w:type="spellStart"/>
            <w:r w:rsidRPr="000901B3">
              <w:rPr>
                <w:rFonts w:ascii="Courier New" w:hAnsi="Courier New" w:cs="Courier New"/>
              </w:rPr>
              <w:t>satelite</w:t>
            </w:r>
            <w:proofErr w:type="spellEnd"/>
          </w:p>
          <w:p w14:paraId="18201D8C" w14:textId="77777777" w:rsidR="00756CCC" w:rsidRPr="000901B3" w:rsidRDefault="00756CCC" w:rsidP="00756CC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RV, /* for BSM </w:t>
            </w:r>
            <w:proofErr w:type="spellStart"/>
            <w:r w:rsidRPr="000901B3">
              <w:rPr>
                <w:rFonts w:ascii="Courier New" w:hAnsi="Courier New" w:cs="Courier New"/>
              </w:rPr>
              <w:t>rx</w:t>
            </w:r>
            <w:proofErr w:type="spellEnd"/>
            <w:r w:rsidRPr="000901B3">
              <w:rPr>
                <w:rFonts w:ascii="Courier New" w:hAnsi="Courier New" w:cs="Courier New"/>
              </w:rPr>
              <w:t xml:space="preserve"> */</w:t>
            </w:r>
          </w:p>
          <w:p w14:paraId="231A498B" w14:textId="77777777" w:rsidR="00756CCC" w:rsidRPr="000901B3" w:rsidRDefault="00756CCC" w:rsidP="00756CC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SNMP /* for SRM payload from backend/ODE*/</w:t>
            </w:r>
          </w:p>
          <w:p w14:paraId="38225AD2" w14:textId="0D6F30C3" w:rsidR="00756CCC" w:rsidRDefault="00756CCC" w:rsidP="00756CCC">
            <w:pPr>
              <w:cnfStyle w:val="000000100000" w:firstRow="0" w:lastRow="0" w:firstColumn="0" w:lastColumn="0" w:oddVBand="0" w:evenVBand="0" w:oddHBand="1" w:evenHBand="0" w:firstRowFirstColumn="0" w:firstRowLastColumn="0" w:lastRowFirstColumn="0" w:lastRowLastColumn="0"/>
            </w:pPr>
            <w:r w:rsidRPr="000901B3">
              <w:rPr>
                <w:rFonts w:ascii="Courier New" w:hAnsi="Courier New" w:cs="Courier New"/>
              </w:rPr>
              <w:t xml:space="preserve">} </w:t>
            </w:r>
            <w:proofErr w:type="spellStart"/>
            <w:r w:rsidRPr="000901B3">
              <w:rPr>
                <w:rFonts w:ascii="Courier New" w:hAnsi="Courier New" w:cs="Courier New"/>
              </w:rPr>
              <w:t>rxSource</w:t>
            </w:r>
            <w:proofErr w:type="spellEnd"/>
            <w:r w:rsidRPr="000901B3">
              <w:rPr>
                <w:rFonts w:ascii="Courier New" w:hAnsi="Courier New" w:cs="Courier New"/>
              </w:rPr>
              <w:t>;</w:t>
            </w:r>
          </w:p>
        </w:tc>
      </w:tr>
      <w:tr w:rsidR="00756CCC" w:rsidRPr="003048A6" w14:paraId="037FF4B7" w14:textId="77777777" w:rsidTr="00756CCC">
        <w:tc>
          <w:tcPr>
            <w:cnfStyle w:val="001000000000" w:firstRow="0" w:lastRow="0" w:firstColumn="1" w:lastColumn="0" w:oddVBand="0" w:evenVBand="0" w:oddHBand="0" w:evenHBand="0" w:firstRowFirstColumn="0" w:firstRowLastColumn="0" w:lastRowFirstColumn="0" w:lastRowLastColumn="0"/>
            <w:tcW w:w="2414" w:type="dxa"/>
          </w:tcPr>
          <w:p w14:paraId="17411A88" w14:textId="360F25AC" w:rsidR="00756CCC" w:rsidRPr="00756CCC" w:rsidRDefault="00756CCC" w:rsidP="00D0595A">
            <w:r w:rsidRPr="00756CCC">
              <w:t>latitude</w:t>
            </w:r>
          </w:p>
        </w:tc>
        <w:tc>
          <w:tcPr>
            <w:tcW w:w="1097" w:type="dxa"/>
          </w:tcPr>
          <w:p w14:paraId="37A3895B" w14:textId="4FFC484E" w:rsidR="00756CCC" w:rsidRDefault="00756CCC" w:rsidP="00D0595A">
            <w:pPr>
              <w:cnfStyle w:val="000000000000" w:firstRow="0" w:lastRow="0" w:firstColumn="0" w:lastColumn="0" w:oddVBand="0" w:evenVBand="0" w:oddHBand="0" w:evenHBand="0" w:firstRowFirstColumn="0" w:firstRowLastColumn="0" w:lastRowFirstColumn="0" w:lastRowLastColumn="0"/>
            </w:pPr>
            <w:r>
              <w:t>4</w:t>
            </w:r>
          </w:p>
        </w:tc>
        <w:tc>
          <w:tcPr>
            <w:tcW w:w="9439" w:type="dxa"/>
          </w:tcPr>
          <w:p w14:paraId="17D93982" w14:textId="51F03D93" w:rsidR="00756CCC" w:rsidRDefault="00756CCC" w:rsidP="00D0595A">
            <w:pPr>
              <w:cnfStyle w:val="000000000000" w:firstRow="0" w:lastRow="0" w:firstColumn="0" w:lastColumn="0" w:oddVBand="0" w:evenVBand="0" w:oddHBand="0" w:evenHBand="0" w:firstRowFirstColumn="0" w:firstRowLastColumn="0" w:lastRowFirstColumn="0" w:lastRowLastColumn="0"/>
            </w:pPr>
            <w:r>
              <w:t>The latitude of the vehicle receiving and reporting the event.</w:t>
            </w:r>
          </w:p>
        </w:tc>
      </w:tr>
      <w:tr w:rsidR="00756CCC" w:rsidRPr="003048A6" w14:paraId="0262275E" w14:textId="77777777" w:rsidTr="0075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54523D0E" w14:textId="6B3F66D7" w:rsidR="00756CCC" w:rsidRPr="00756CCC" w:rsidRDefault="00756CCC" w:rsidP="00756CCC">
            <w:r w:rsidRPr="00756CCC">
              <w:t>longitude</w:t>
            </w:r>
          </w:p>
        </w:tc>
        <w:tc>
          <w:tcPr>
            <w:tcW w:w="1097" w:type="dxa"/>
          </w:tcPr>
          <w:p w14:paraId="71FD254A" w14:textId="2A868938" w:rsidR="00756CCC" w:rsidRDefault="00756CCC" w:rsidP="00756CCC">
            <w:pPr>
              <w:cnfStyle w:val="000000100000" w:firstRow="0" w:lastRow="0" w:firstColumn="0" w:lastColumn="0" w:oddVBand="0" w:evenVBand="0" w:oddHBand="1" w:evenHBand="0" w:firstRowFirstColumn="0" w:firstRowLastColumn="0" w:lastRowFirstColumn="0" w:lastRowLastColumn="0"/>
            </w:pPr>
            <w:r>
              <w:t>4</w:t>
            </w:r>
          </w:p>
        </w:tc>
        <w:tc>
          <w:tcPr>
            <w:tcW w:w="9439" w:type="dxa"/>
          </w:tcPr>
          <w:p w14:paraId="178C749B" w14:textId="3531F61E" w:rsidR="00756CCC" w:rsidRDefault="00756CCC" w:rsidP="00756CCC">
            <w:pPr>
              <w:cnfStyle w:val="000000100000" w:firstRow="0" w:lastRow="0" w:firstColumn="0" w:lastColumn="0" w:oddVBand="0" w:evenVBand="0" w:oddHBand="1" w:evenHBand="0" w:firstRowFirstColumn="0" w:firstRowLastColumn="0" w:lastRowFirstColumn="0" w:lastRowLastColumn="0"/>
            </w:pPr>
            <w:r>
              <w:t>The longitude of the vehicle receiving and reporting the event.</w:t>
            </w:r>
          </w:p>
        </w:tc>
      </w:tr>
      <w:tr w:rsidR="00756CCC" w:rsidRPr="003048A6" w14:paraId="1A8A982E" w14:textId="77777777" w:rsidTr="00756CCC">
        <w:tc>
          <w:tcPr>
            <w:cnfStyle w:val="001000000000" w:firstRow="0" w:lastRow="0" w:firstColumn="1" w:lastColumn="0" w:oddVBand="0" w:evenVBand="0" w:oddHBand="0" w:evenHBand="0" w:firstRowFirstColumn="0" w:firstRowLastColumn="0" w:lastRowFirstColumn="0" w:lastRowLastColumn="0"/>
            <w:tcW w:w="2414" w:type="dxa"/>
          </w:tcPr>
          <w:p w14:paraId="28E2E6B7" w14:textId="0408D8EB" w:rsidR="00756CCC" w:rsidRPr="00756CCC" w:rsidRDefault="00756CCC" w:rsidP="00756CCC">
            <w:r w:rsidRPr="00756CCC">
              <w:t>elevation</w:t>
            </w:r>
          </w:p>
        </w:tc>
        <w:tc>
          <w:tcPr>
            <w:tcW w:w="1097" w:type="dxa"/>
          </w:tcPr>
          <w:p w14:paraId="23B9B00E" w14:textId="083B744A" w:rsidR="00756CCC" w:rsidRDefault="00756CCC" w:rsidP="00756CCC">
            <w:pPr>
              <w:cnfStyle w:val="000000000000" w:firstRow="0" w:lastRow="0" w:firstColumn="0" w:lastColumn="0" w:oddVBand="0" w:evenVBand="0" w:oddHBand="0" w:evenHBand="0" w:firstRowFirstColumn="0" w:firstRowLastColumn="0" w:lastRowFirstColumn="0" w:lastRowLastColumn="0"/>
            </w:pPr>
            <w:r>
              <w:t>4</w:t>
            </w:r>
          </w:p>
        </w:tc>
        <w:tc>
          <w:tcPr>
            <w:tcW w:w="9439" w:type="dxa"/>
          </w:tcPr>
          <w:p w14:paraId="25A3DE0E" w14:textId="2A844594" w:rsidR="00756CCC" w:rsidRDefault="00756CCC" w:rsidP="00756CCC">
            <w:pPr>
              <w:cnfStyle w:val="000000000000" w:firstRow="0" w:lastRow="0" w:firstColumn="0" w:lastColumn="0" w:oddVBand="0" w:evenVBand="0" w:oddHBand="0" w:evenHBand="0" w:firstRowFirstColumn="0" w:firstRowLastColumn="0" w:lastRowFirstColumn="0" w:lastRowLastColumn="0"/>
            </w:pPr>
            <w:r>
              <w:t>The elevation of the vehicle receiving and reporting the event.</w:t>
            </w:r>
          </w:p>
        </w:tc>
      </w:tr>
      <w:tr w:rsidR="00756CCC" w:rsidRPr="003048A6" w14:paraId="181E795F" w14:textId="77777777" w:rsidTr="0075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04C5C738" w14:textId="2177B8A4" w:rsidR="00756CCC" w:rsidRPr="00756CCC" w:rsidRDefault="00756CCC" w:rsidP="00756CCC">
            <w:r w:rsidRPr="00756CCC">
              <w:t>speed</w:t>
            </w:r>
          </w:p>
        </w:tc>
        <w:tc>
          <w:tcPr>
            <w:tcW w:w="1097" w:type="dxa"/>
          </w:tcPr>
          <w:p w14:paraId="327869F0" w14:textId="674F0513" w:rsidR="00756CCC" w:rsidRDefault="00756CCC" w:rsidP="00756CCC">
            <w:pPr>
              <w:cnfStyle w:val="000000100000" w:firstRow="0" w:lastRow="0" w:firstColumn="0" w:lastColumn="0" w:oddVBand="0" w:evenVBand="0" w:oddHBand="1" w:evenHBand="0" w:firstRowFirstColumn="0" w:firstRowLastColumn="0" w:lastRowFirstColumn="0" w:lastRowLastColumn="0"/>
            </w:pPr>
            <w:r>
              <w:t>2</w:t>
            </w:r>
          </w:p>
        </w:tc>
        <w:tc>
          <w:tcPr>
            <w:tcW w:w="9439" w:type="dxa"/>
          </w:tcPr>
          <w:p w14:paraId="5084F7AD" w14:textId="47C14AF6" w:rsidR="00756CCC" w:rsidRDefault="00756CCC" w:rsidP="00756CCC">
            <w:pPr>
              <w:cnfStyle w:val="000000100000" w:firstRow="0" w:lastRow="0" w:firstColumn="0" w:lastColumn="0" w:oddVBand="0" w:evenVBand="0" w:oddHBand="1" w:evenHBand="0" w:firstRowFirstColumn="0" w:firstRowLastColumn="0" w:lastRowFirstColumn="0" w:lastRowLastColumn="0"/>
            </w:pPr>
            <w:r>
              <w:t>The speed of the vehicle receiving and reporting the event.</w:t>
            </w:r>
          </w:p>
        </w:tc>
      </w:tr>
      <w:tr w:rsidR="00756CCC" w:rsidRPr="003048A6" w14:paraId="1C726718" w14:textId="77777777" w:rsidTr="00756CCC">
        <w:tc>
          <w:tcPr>
            <w:cnfStyle w:val="001000000000" w:firstRow="0" w:lastRow="0" w:firstColumn="1" w:lastColumn="0" w:oddVBand="0" w:evenVBand="0" w:oddHBand="0" w:evenHBand="0" w:firstRowFirstColumn="0" w:firstRowLastColumn="0" w:lastRowFirstColumn="0" w:lastRowLastColumn="0"/>
            <w:tcW w:w="2414" w:type="dxa"/>
          </w:tcPr>
          <w:p w14:paraId="416D15CA" w14:textId="7B6D67EE" w:rsidR="00756CCC" w:rsidRPr="00756CCC" w:rsidRDefault="00756CCC" w:rsidP="00756CCC">
            <w:r w:rsidRPr="00756CCC">
              <w:t>heading</w:t>
            </w:r>
          </w:p>
        </w:tc>
        <w:tc>
          <w:tcPr>
            <w:tcW w:w="1097" w:type="dxa"/>
          </w:tcPr>
          <w:p w14:paraId="10E9B7AF" w14:textId="7797E240" w:rsidR="00756CCC" w:rsidRDefault="00756CCC" w:rsidP="00756CCC">
            <w:pPr>
              <w:cnfStyle w:val="000000000000" w:firstRow="0" w:lastRow="0" w:firstColumn="0" w:lastColumn="0" w:oddVBand="0" w:evenVBand="0" w:oddHBand="0" w:evenHBand="0" w:firstRowFirstColumn="0" w:firstRowLastColumn="0" w:lastRowFirstColumn="0" w:lastRowLastColumn="0"/>
            </w:pPr>
            <w:r>
              <w:t>2</w:t>
            </w:r>
          </w:p>
        </w:tc>
        <w:tc>
          <w:tcPr>
            <w:tcW w:w="9439" w:type="dxa"/>
          </w:tcPr>
          <w:p w14:paraId="71386B1F" w14:textId="5AA6F307" w:rsidR="00756CCC" w:rsidRDefault="00756CCC" w:rsidP="00756CCC">
            <w:pPr>
              <w:cnfStyle w:val="000000000000" w:firstRow="0" w:lastRow="0" w:firstColumn="0" w:lastColumn="0" w:oddVBand="0" w:evenVBand="0" w:oddHBand="0" w:evenHBand="0" w:firstRowFirstColumn="0" w:firstRowLastColumn="0" w:lastRowFirstColumn="0" w:lastRowLastColumn="0"/>
            </w:pPr>
            <w:r>
              <w:t>The heading of the vehicle receiving and reporting the event.</w:t>
            </w:r>
          </w:p>
        </w:tc>
      </w:tr>
      <w:tr w:rsidR="007F467D" w:rsidRPr="003048A6" w14:paraId="7B85131E" w14:textId="77777777" w:rsidTr="0075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63431BAD" w14:textId="77777777" w:rsidR="007F467D" w:rsidRPr="003048A6" w:rsidRDefault="007F467D" w:rsidP="00D0595A">
            <w:r w:rsidRPr="003048A6">
              <w:t>length</w:t>
            </w:r>
          </w:p>
        </w:tc>
        <w:tc>
          <w:tcPr>
            <w:tcW w:w="1097" w:type="dxa"/>
          </w:tcPr>
          <w:p w14:paraId="2089AAE5" w14:textId="77777777" w:rsidR="007F467D" w:rsidRPr="003048A6" w:rsidRDefault="007F467D" w:rsidP="00D0595A">
            <w:pPr>
              <w:cnfStyle w:val="000000100000" w:firstRow="0" w:lastRow="0" w:firstColumn="0" w:lastColumn="0" w:oddVBand="0" w:evenVBand="0" w:oddHBand="1" w:evenHBand="0" w:firstRowFirstColumn="0" w:firstRowLastColumn="0" w:lastRowFirstColumn="0" w:lastRowLastColumn="0"/>
            </w:pPr>
            <w:r w:rsidRPr="003048A6">
              <w:t>2</w:t>
            </w:r>
          </w:p>
        </w:tc>
        <w:tc>
          <w:tcPr>
            <w:tcW w:w="9439" w:type="dxa"/>
          </w:tcPr>
          <w:p w14:paraId="5C6DCE02" w14:textId="77777777" w:rsidR="007F467D" w:rsidRPr="003048A6" w:rsidRDefault="007F467D" w:rsidP="00D0595A">
            <w:pPr>
              <w:cnfStyle w:val="000000100000" w:firstRow="0" w:lastRow="0" w:firstColumn="0" w:lastColumn="0" w:oddVBand="0" w:evenVBand="0" w:oddHBand="1" w:evenHBand="0" w:firstRowFirstColumn="0" w:firstRowLastColumn="0" w:lastRowFirstColumn="0" w:lastRowLastColumn="0"/>
            </w:pPr>
            <w:r w:rsidRPr="003048A6">
              <w:t>Length of data contained in the following payload</w:t>
            </w:r>
          </w:p>
        </w:tc>
      </w:tr>
      <w:tr w:rsidR="007F467D" w:rsidRPr="003048A6" w14:paraId="25887C30" w14:textId="77777777" w:rsidTr="00756CCC">
        <w:tc>
          <w:tcPr>
            <w:cnfStyle w:val="001000000000" w:firstRow="0" w:lastRow="0" w:firstColumn="1" w:lastColumn="0" w:oddVBand="0" w:evenVBand="0" w:oddHBand="0" w:evenHBand="0" w:firstRowFirstColumn="0" w:firstRowLastColumn="0" w:lastRowFirstColumn="0" w:lastRowLastColumn="0"/>
            <w:tcW w:w="2414" w:type="dxa"/>
          </w:tcPr>
          <w:p w14:paraId="3B3B516C" w14:textId="77777777" w:rsidR="007F467D" w:rsidRPr="003048A6" w:rsidRDefault="007F467D" w:rsidP="00D0595A">
            <w:r w:rsidRPr="003048A6">
              <w:t>payload</w:t>
            </w:r>
          </w:p>
        </w:tc>
        <w:tc>
          <w:tcPr>
            <w:tcW w:w="1097" w:type="dxa"/>
          </w:tcPr>
          <w:p w14:paraId="6DAF68E2" w14:textId="77777777" w:rsidR="007F467D" w:rsidRPr="003048A6" w:rsidRDefault="007F467D" w:rsidP="00D0595A">
            <w:pPr>
              <w:cnfStyle w:val="000000000000" w:firstRow="0" w:lastRow="0" w:firstColumn="0" w:lastColumn="0" w:oddVBand="0" w:evenVBand="0" w:oddHBand="0" w:evenHBand="0" w:firstRowFirstColumn="0" w:firstRowLastColumn="0" w:lastRowFirstColumn="0" w:lastRowLastColumn="0"/>
            </w:pPr>
            <w:r w:rsidRPr="003048A6">
              <w:t>2302</w:t>
            </w:r>
          </w:p>
        </w:tc>
        <w:tc>
          <w:tcPr>
            <w:tcW w:w="9439" w:type="dxa"/>
          </w:tcPr>
          <w:p w14:paraId="7D579F55" w14:textId="10A235A3" w:rsidR="007F467D" w:rsidRPr="003048A6" w:rsidRDefault="007F467D" w:rsidP="00D0595A">
            <w:pPr>
              <w:cnfStyle w:val="000000000000" w:firstRow="0" w:lastRow="0" w:firstColumn="0" w:lastColumn="0" w:oddVBand="0" w:evenVBand="0" w:oddHBand="0" w:evenHBand="0" w:firstRowFirstColumn="0" w:firstRowLastColumn="0" w:lastRowFirstColumn="0" w:lastRowLastColumn="0"/>
            </w:pPr>
            <w:r w:rsidRPr="003048A6">
              <w:t xml:space="preserve">RAW encoded data in 1609.2 format containing a </w:t>
            </w:r>
            <w:proofErr w:type="spellStart"/>
            <w:r w:rsidRPr="003048A6">
              <w:t>MessageFrame</w:t>
            </w:r>
            <w:proofErr w:type="spellEnd"/>
            <w:r>
              <w:t xml:space="preserve"> header plus BSM or raw BSM</w:t>
            </w:r>
          </w:p>
        </w:tc>
      </w:tr>
    </w:tbl>
    <w:p w14:paraId="3404A74A" w14:textId="0585805F" w:rsidR="00CA4412" w:rsidRDefault="007F467D" w:rsidP="0060433B">
      <w:r>
        <w:t xml:space="preserve">ODE will use </w:t>
      </w:r>
      <w:proofErr w:type="spellStart"/>
      <w:r w:rsidRPr="003048A6">
        <w:t>utctimeInSec</w:t>
      </w:r>
      <w:proofErr w:type="spellEnd"/>
      <w:r>
        <w:t xml:space="preserve"> plus </w:t>
      </w:r>
      <w:proofErr w:type="spellStart"/>
      <w:r>
        <w:t>mSec</w:t>
      </w:r>
      <w:proofErr w:type="spellEnd"/>
      <w:r>
        <w:t xml:space="preserve"> fields to populate the </w:t>
      </w:r>
      <w:proofErr w:type="spellStart"/>
      <w:r>
        <w:t>generatedAt</w:t>
      </w:r>
      <w:proofErr w:type="spellEnd"/>
      <w:r>
        <w:t xml:space="preserve"> field of the output messages if and only if the payload is not signed with a valid signature. If the payload contains a valid 1609.2 signature, the </w:t>
      </w:r>
      <w:proofErr w:type="spellStart"/>
      <w:r>
        <w:t>generationTime</w:t>
      </w:r>
      <w:proofErr w:type="spellEnd"/>
      <w:r>
        <w:t xml:space="preserve"> from 1609.2 header will be used.</w:t>
      </w:r>
    </w:p>
    <w:p w14:paraId="6D1EDC13" w14:textId="77777777" w:rsidR="00BC38F2" w:rsidRDefault="00BC38F2" w:rsidP="00BC38F2">
      <w:pPr>
        <w:pStyle w:val="Heading3"/>
      </w:pPr>
      <w:bookmarkStart w:id="133" w:name="_Toc181338"/>
      <w:r>
        <w:t>Messages and Alerts</w:t>
      </w:r>
      <w:bookmarkEnd w:id="133"/>
    </w:p>
    <w:p w14:paraId="53EDBE23" w14:textId="3AADE2F1" w:rsidR="00BC38F2" w:rsidRDefault="00BC38F2" w:rsidP="00BC38F2">
      <w:r>
        <w:t xml:space="preserve">This interface uses the file system to copy a file from source to destination. As a result, the messages and alerts generated by the copy command are platform dependent. The following table describes a sample set of exit codes returned by </w:t>
      </w:r>
      <w:proofErr w:type="spellStart"/>
      <w:r>
        <w:t>scp</w:t>
      </w:r>
      <w:proofErr w:type="spellEnd"/>
      <w:r>
        <w:t xml:space="preserve"> </w:t>
      </w:r>
      <w:proofErr w:type="gramStart"/>
      <w:r>
        <w:t>command</w:t>
      </w:r>
      <w:proofErr w:type="gramEnd"/>
      <w:r>
        <w:t xml:space="preserve"> but they may differ from the system on which ODE is deployed and running.</w:t>
      </w:r>
    </w:p>
    <w:p w14:paraId="62A41AA8" w14:textId="77777777" w:rsidR="00BC38F2" w:rsidRDefault="00BC38F2" w:rsidP="00BC38F2"/>
    <w:p w14:paraId="4C9F85FB" w14:textId="77777777" w:rsidR="00BC38F2" w:rsidRDefault="00BC38F2" w:rsidP="00BC38F2">
      <w:pPr>
        <w:pStyle w:val="Caption"/>
        <w:keepNext/>
      </w:pPr>
      <w:bookmarkStart w:id="134" w:name="_Ref481149225"/>
      <w:r>
        <w:t xml:space="preserve">Table </w:t>
      </w:r>
      <w:r w:rsidR="00D7429F">
        <w:rPr>
          <w:noProof/>
        </w:rPr>
        <w:fldChar w:fldCharType="begin"/>
      </w:r>
      <w:r w:rsidR="00D7429F">
        <w:rPr>
          <w:noProof/>
        </w:rPr>
        <w:instrText xml:space="preserve"> SEQ Table \* ARABIC </w:instrText>
      </w:r>
      <w:r w:rsidR="00D7429F">
        <w:rPr>
          <w:noProof/>
        </w:rPr>
        <w:fldChar w:fldCharType="separate"/>
      </w:r>
      <w:r w:rsidR="00C910EC">
        <w:rPr>
          <w:noProof/>
        </w:rPr>
        <w:t>1</w:t>
      </w:r>
      <w:r w:rsidR="00D7429F">
        <w:rPr>
          <w:noProof/>
        </w:rPr>
        <w:fldChar w:fldCharType="end"/>
      </w:r>
      <w:r>
        <w:t xml:space="preserve"> - </w:t>
      </w:r>
      <w:r w:rsidRPr="000970CE">
        <w:t>SCP Return Codes</w:t>
      </w:r>
      <w:bookmarkEnd w:id="134"/>
    </w:p>
    <w:tbl>
      <w:tblPr>
        <w:tblStyle w:val="GridTable4-Accent51"/>
        <w:tblW w:w="6115" w:type="dxa"/>
        <w:tblLook w:val="04A0" w:firstRow="1" w:lastRow="0" w:firstColumn="1" w:lastColumn="0" w:noHBand="0" w:noVBand="1"/>
      </w:tblPr>
      <w:tblGrid>
        <w:gridCol w:w="1525"/>
        <w:gridCol w:w="4590"/>
      </w:tblGrid>
      <w:tr w:rsidR="00BC38F2" w14:paraId="40B0A371" w14:textId="77777777" w:rsidTr="001F1A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E3DE0E" w14:textId="77777777" w:rsidR="00BC38F2" w:rsidRDefault="00BC38F2" w:rsidP="001F1A9D">
            <w:pPr>
              <w:spacing w:after="300"/>
              <w:rPr>
                <w:rFonts w:ascii="Arial" w:hAnsi="Arial" w:cs="Arial"/>
                <w:b w:val="0"/>
                <w:bCs w:val="0"/>
                <w:color w:val="5A5A5A"/>
                <w:sz w:val="21"/>
                <w:szCs w:val="21"/>
              </w:rPr>
            </w:pPr>
            <w:r>
              <w:rPr>
                <w:rStyle w:val="tn-table-text"/>
                <w:rFonts w:ascii="Arial" w:hAnsi="Arial" w:cs="Arial"/>
                <w:color w:val="5A5A5A"/>
                <w:sz w:val="21"/>
                <w:szCs w:val="21"/>
              </w:rPr>
              <w:t>0</w:t>
            </w:r>
            <w:r>
              <w:rPr>
                <w:rStyle w:val="apple-converted-space"/>
                <w:rFonts w:ascii="Arial" w:hAnsi="Arial" w:cs="Arial"/>
                <w:color w:val="5A5A5A"/>
                <w:sz w:val="21"/>
                <w:szCs w:val="21"/>
              </w:rPr>
              <w:t> </w:t>
            </w:r>
          </w:p>
        </w:tc>
        <w:tc>
          <w:tcPr>
            <w:tcW w:w="4590" w:type="dxa"/>
            <w:hideMark/>
          </w:tcPr>
          <w:p w14:paraId="26CA79D5" w14:textId="77777777" w:rsidR="00BC38F2" w:rsidRDefault="00BC38F2" w:rsidP="001F1A9D">
            <w:pPr>
              <w:spacing w:after="300"/>
              <w:cnfStyle w:val="100000000000" w:firstRow="1"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Operation was successful</w:t>
            </w:r>
            <w:r>
              <w:rPr>
                <w:rStyle w:val="apple-converted-space"/>
                <w:rFonts w:ascii="Arial" w:hAnsi="Arial" w:cs="Arial"/>
                <w:color w:val="5A5A5A"/>
                <w:sz w:val="21"/>
                <w:szCs w:val="21"/>
              </w:rPr>
              <w:t> </w:t>
            </w:r>
          </w:p>
        </w:tc>
      </w:tr>
      <w:tr w:rsidR="00BC38F2" w14:paraId="5CA5610D"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7AEF54"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1</w:t>
            </w:r>
            <w:r>
              <w:rPr>
                <w:rStyle w:val="apple-converted-space"/>
                <w:rFonts w:ascii="Arial" w:hAnsi="Arial" w:cs="Arial"/>
                <w:color w:val="5A5A5A"/>
                <w:sz w:val="21"/>
                <w:szCs w:val="21"/>
              </w:rPr>
              <w:t> </w:t>
            </w:r>
          </w:p>
        </w:tc>
        <w:tc>
          <w:tcPr>
            <w:tcW w:w="4590" w:type="dxa"/>
            <w:hideMark/>
          </w:tcPr>
          <w:p w14:paraId="2E3C5C15"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General error in file copy</w:t>
            </w:r>
            <w:r>
              <w:rPr>
                <w:rStyle w:val="apple-converted-space"/>
                <w:rFonts w:ascii="Arial" w:hAnsi="Arial" w:cs="Arial"/>
                <w:color w:val="5A5A5A"/>
                <w:sz w:val="21"/>
                <w:szCs w:val="21"/>
              </w:rPr>
              <w:t> </w:t>
            </w:r>
          </w:p>
        </w:tc>
      </w:tr>
      <w:tr w:rsidR="00BC38F2" w14:paraId="4AD688C2"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4F891E3E"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2</w:t>
            </w:r>
            <w:r>
              <w:rPr>
                <w:rStyle w:val="apple-converted-space"/>
                <w:rFonts w:ascii="Arial" w:hAnsi="Arial" w:cs="Arial"/>
                <w:color w:val="5A5A5A"/>
                <w:sz w:val="21"/>
                <w:szCs w:val="21"/>
              </w:rPr>
              <w:t> </w:t>
            </w:r>
          </w:p>
        </w:tc>
        <w:tc>
          <w:tcPr>
            <w:tcW w:w="4590" w:type="dxa"/>
            <w:hideMark/>
          </w:tcPr>
          <w:p w14:paraId="5A5A074A"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Destination is not directory, but it should be</w:t>
            </w:r>
            <w:r>
              <w:rPr>
                <w:rStyle w:val="apple-converted-space"/>
                <w:rFonts w:ascii="Arial" w:hAnsi="Arial" w:cs="Arial"/>
                <w:color w:val="5A5A5A"/>
                <w:sz w:val="21"/>
                <w:szCs w:val="21"/>
              </w:rPr>
              <w:t> </w:t>
            </w:r>
          </w:p>
        </w:tc>
      </w:tr>
      <w:tr w:rsidR="00BC38F2" w14:paraId="405FB17F"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496361"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lastRenderedPageBreak/>
              <w:t>3</w:t>
            </w:r>
            <w:r>
              <w:rPr>
                <w:rStyle w:val="apple-converted-space"/>
                <w:rFonts w:ascii="Arial" w:hAnsi="Arial" w:cs="Arial"/>
                <w:color w:val="5A5A5A"/>
                <w:sz w:val="21"/>
                <w:szCs w:val="21"/>
              </w:rPr>
              <w:t> </w:t>
            </w:r>
          </w:p>
        </w:tc>
        <w:tc>
          <w:tcPr>
            <w:tcW w:w="4590" w:type="dxa"/>
            <w:hideMark/>
          </w:tcPr>
          <w:p w14:paraId="51763F1A"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 xml:space="preserve">Maximum </w:t>
            </w:r>
            <w:proofErr w:type="spellStart"/>
            <w:r>
              <w:rPr>
                <w:rStyle w:val="tn-table-text"/>
                <w:rFonts w:ascii="Arial" w:hAnsi="Arial" w:cs="Arial"/>
                <w:color w:val="5A5A5A"/>
                <w:sz w:val="21"/>
                <w:szCs w:val="21"/>
              </w:rPr>
              <w:t>symlink</w:t>
            </w:r>
            <w:proofErr w:type="spellEnd"/>
            <w:r>
              <w:rPr>
                <w:rStyle w:val="tn-table-text"/>
                <w:rFonts w:ascii="Arial" w:hAnsi="Arial" w:cs="Arial"/>
                <w:color w:val="5A5A5A"/>
                <w:sz w:val="21"/>
                <w:szCs w:val="21"/>
              </w:rPr>
              <w:t xml:space="preserve"> level exceeded</w:t>
            </w:r>
            <w:r>
              <w:rPr>
                <w:rStyle w:val="apple-converted-space"/>
                <w:rFonts w:ascii="Arial" w:hAnsi="Arial" w:cs="Arial"/>
                <w:color w:val="5A5A5A"/>
                <w:sz w:val="21"/>
                <w:szCs w:val="21"/>
              </w:rPr>
              <w:t> </w:t>
            </w:r>
          </w:p>
        </w:tc>
      </w:tr>
      <w:tr w:rsidR="00BC38F2" w14:paraId="1A830831"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322921F0"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4</w:t>
            </w:r>
            <w:r>
              <w:rPr>
                <w:rStyle w:val="apple-converted-space"/>
                <w:rFonts w:ascii="Arial" w:hAnsi="Arial" w:cs="Arial"/>
                <w:color w:val="5A5A5A"/>
                <w:sz w:val="21"/>
                <w:szCs w:val="21"/>
              </w:rPr>
              <w:t> </w:t>
            </w:r>
          </w:p>
        </w:tc>
        <w:tc>
          <w:tcPr>
            <w:tcW w:w="4590" w:type="dxa"/>
            <w:hideMark/>
          </w:tcPr>
          <w:p w14:paraId="6F07D4FE"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Connecting to host failed.</w:t>
            </w:r>
            <w:r>
              <w:rPr>
                <w:rStyle w:val="apple-converted-space"/>
                <w:rFonts w:ascii="Arial" w:hAnsi="Arial" w:cs="Arial"/>
                <w:color w:val="5A5A5A"/>
                <w:sz w:val="21"/>
                <w:szCs w:val="21"/>
              </w:rPr>
              <w:t> </w:t>
            </w:r>
          </w:p>
        </w:tc>
      </w:tr>
      <w:tr w:rsidR="00BC38F2" w14:paraId="2CACFA9F"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DDF34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5</w:t>
            </w:r>
            <w:r>
              <w:rPr>
                <w:rStyle w:val="apple-converted-space"/>
                <w:rFonts w:ascii="Arial" w:hAnsi="Arial" w:cs="Arial"/>
                <w:color w:val="5A5A5A"/>
                <w:sz w:val="21"/>
                <w:szCs w:val="21"/>
              </w:rPr>
              <w:t> </w:t>
            </w:r>
          </w:p>
        </w:tc>
        <w:tc>
          <w:tcPr>
            <w:tcW w:w="4590" w:type="dxa"/>
            <w:hideMark/>
          </w:tcPr>
          <w:p w14:paraId="70CABC76"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Connection broken</w:t>
            </w:r>
            <w:r>
              <w:rPr>
                <w:rStyle w:val="apple-converted-space"/>
                <w:rFonts w:ascii="Arial" w:hAnsi="Arial" w:cs="Arial"/>
                <w:color w:val="5A5A5A"/>
                <w:sz w:val="21"/>
                <w:szCs w:val="21"/>
              </w:rPr>
              <w:t> </w:t>
            </w:r>
          </w:p>
        </w:tc>
      </w:tr>
      <w:tr w:rsidR="00BC38F2" w14:paraId="7C06BBA0"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03177411"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w:t>
            </w:r>
            <w:r>
              <w:rPr>
                <w:rStyle w:val="apple-converted-space"/>
                <w:rFonts w:ascii="Arial" w:hAnsi="Arial" w:cs="Arial"/>
                <w:color w:val="5A5A5A"/>
                <w:sz w:val="21"/>
                <w:szCs w:val="21"/>
              </w:rPr>
              <w:t> </w:t>
            </w:r>
          </w:p>
        </w:tc>
        <w:tc>
          <w:tcPr>
            <w:tcW w:w="4590" w:type="dxa"/>
            <w:hideMark/>
          </w:tcPr>
          <w:p w14:paraId="35CC5C89"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File does not exist</w:t>
            </w:r>
            <w:r>
              <w:rPr>
                <w:rStyle w:val="apple-converted-space"/>
                <w:rFonts w:ascii="Arial" w:hAnsi="Arial" w:cs="Arial"/>
                <w:color w:val="5A5A5A"/>
                <w:sz w:val="21"/>
                <w:szCs w:val="21"/>
              </w:rPr>
              <w:t> </w:t>
            </w:r>
          </w:p>
        </w:tc>
      </w:tr>
      <w:tr w:rsidR="00BC38F2" w14:paraId="016DCB4B"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58E163"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w:t>
            </w:r>
            <w:r>
              <w:rPr>
                <w:rStyle w:val="apple-converted-space"/>
                <w:rFonts w:ascii="Arial" w:hAnsi="Arial" w:cs="Arial"/>
                <w:color w:val="5A5A5A"/>
                <w:sz w:val="21"/>
                <w:szCs w:val="21"/>
              </w:rPr>
              <w:t> </w:t>
            </w:r>
          </w:p>
        </w:tc>
        <w:tc>
          <w:tcPr>
            <w:tcW w:w="4590" w:type="dxa"/>
            <w:hideMark/>
          </w:tcPr>
          <w:p w14:paraId="51CB5AF8"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No permission to access file.</w:t>
            </w:r>
            <w:r>
              <w:rPr>
                <w:rStyle w:val="apple-converted-space"/>
                <w:rFonts w:ascii="Arial" w:hAnsi="Arial" w:cs="Arial"/>
                <w:color w:val="5A5A5A"/>
                <w:sz w:val="21"/>
                <w:szCs w:val="21"/>
              </w:rPr>
              <w:t> </w:t>
            </w:r>
          </w:p>
        </w:tc>
      </w:tr>
      <w:tr w:rsidR="00BC38F2" w14:paraId="6766D698"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6C1C9EA3"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8</w:t>
            </w:r>
            <w:r>
              <w:rPr>
                <w:rStyle w:val="apple-converted-space"/>
                <w:rFonts w:ascii="Arial" w:hAnsi="Arial" w:cs="Arial"/>
                <w:color w:val="5A5A5A"/>
                <w:sz w:val="21"/>
                <w:szCs w:val="21"/>
              </w:rPr>
              <w:t> </w:t>
            </w:r>
          </w:p>
        </w:tc>
        <w:tc>
          <w:tcPr>
            <w:tcW w:w="4590" w:type="dxa"/>
            <w:hideMark/>
          </w:tcPr>
          <w:p w14:paraId="20FEBB5E"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General error in sftp protocol</w:t>
            </w:r>
            <w:r>
              <w:rPr>
                <w:rStyle w:val="apple-converted-space"/>
                <w:rFonts w:ascii="Arial" w:hAnsi="Arial" w:cs="Arial"/>
                <w:color w:val="5A5A5A"/>
                <w:sz w:val="21"/>
                <w:szCs w:val="21"/>
              </w:rPr>
              <w:t> </w:t>
            </w:r>
          </w:p>
        </w:tc>
      </w:tr>
      <w:tr w:rsidR="00BC38F2" w14:paraId="6E8927E7"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437010"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9</w:t>
            </w:r>
            <w:r>
              <w:rPr>
                <w:rStyle w:val="apple-converted-space"/>
                <w:rFonts w:ascii="Arial" w:hAnsi="Arial" w:cs="Arial"/>
                <w:color w:val="5A5A5A"/>
                <w:sz w:val="21"/>
                <w:szCs w:val="21"/>
              </w:rPr>
              <w:t> </w:t>
            </w:r>
          </w:p>
        </w:tc>
        <w:tc>
          <w:tcPr>
            <w:tcW w:w="4590" w:type="dxa"/>
            <w:hideMark/>
          </w:tcPr>
          <w:p w14:paraId="092F16C5"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File transfer protocol mismatch</w:t>
            </w:r>
            <w:r>
              <w:rPr>
                <w:rStyle w:val="apple-converted-space"/>
                <w:rFonts w:ascii="Arial" w:hAnsi="Arial" w:cs="Arial"/>
                <w:color w:val="5A5A5A"/>
                <w:sz w:val="21"/>
                <w:szCs w:val="21"/>
              </w:rPr>
              <w:t> </w:t>
            </w:r>
          </w:p>
        </w:tc>
      </w:tr>
      <w:tr w:rsidR="00BC38F2" w14:paraId="79B59DDA"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1ECCCCCB"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10</w:t>
            </w:r>
            <w:r>
              <w:rPr>
                <w:rStyle w:val="apple-converted-space"/>
                <w:rFonts w:ascii="Arial" w:hAnsi="Arial" w:cs="Arial"/>
                <w:color w:val="5A5A5A"/>
                <w:sz w:val="21"/>
                <w:szCs w:val="21"/>
              </w:rPr>
              <w:t> </w:t>
            </w:r>
          </w:p>
        </w:tc>
        <w:tc>
          <w:tcPr>
            <w:tcW w:w="4590" w:type="dxa"/>
            <w:hideMark/>
          </w:tcPr>
          <w:p w14:paraId="31D95599"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No file matches a given criteria</w:t>
            </w:r>
            <w:r>
              <w:rPr>
                <w:rStyle w:val="apple-converted-space"/>
                <w:rFonts w:ascii="Arial" w:hAnsi="Arial" w:cs="Arial"/>
                <w:color w:val="5A5A5A"/>
                <w:sz w:val="21"/>
                <w:szCs w:val="21"/>
              </w:rPr>
              <w:t> </w:t>
            </w:r>
          </w:p>
        </w:tc>
      </w:tr>
      <w:tr w:rsidR="00BC38F2" w14:paraId="324C98FE"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75BB24"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65</w:t>
            </w:r>
            <w:r>
              <w:rPr>
                <w:rStyle w:val="apple-converted-space"/>
                <w:rFonts w:ascii="Arial" w:hAnsi="Arial" w:cs="Arial"/>
                <w:color w:val="5A5A5A"/>
                <w:sz w:val="21"/>
                <w:szCs w:val="21"/>
              </w:rPr>
              <w:t> </w:t>
            </w:r>
          </w:p>
        </w:tc>
        <w:tc>
          <w:tcPr>
            <w:tcW w:w="4590" w:type="dxa"/>
            <w:hideMark/>
          </w:tcPr>
          <w:p w14:paraId="0A99332A"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Host not allowed to connect</w:t>
            </w:r>
            <w:r>
              <w:rPr>
                <w:rStyle w:val="apple-converted-space"/>
                <w:rFonts w:ascii="Arial" w:hAnsi="Arial" w:cs="Arial"/>
                <w:color w:val="5A5A5A"/>
                <w:sz w:val="21"/>
                <w:szCs w:val="21"/>
              </w:rPr>
              <w:t> </w:t>
            </w:r>
          </w:p>
        </w:tc>
      </w:tr>
      <w:tr w:rsidR="00BC38F2" w14:paraId="73B73C61"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3F960DBB"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66</w:t>
            </w:r>
            <w:r>
              <w:rPr>
                <w:rStyle w:val="apple-converted-space"/>
                <w:rFonts w:ascii="Arial" w:hAnsi="Arial" w:cs="Arial"/>
                <w:color w:val="5A5A5A"/>
                <w:sz w:val="21"/>
                <w:szCs w:val="21"/>
              </w:rPr>
              <w:t> </w:t>
            </w:r>
          </w:p>
        </w:tc>
        <w:tc>
          <w:tcPr>
            <w:tcW w:w="4590" w:type="dxa"/>
            <w:hideMark/>
          </w:tcPr>
          <w:p w14:paraId="7A99A761"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 xml:space="preserve">General error in </w:t>
            </w:r>
            <w:proofErr w:type="spellStart"/>
            <w:r>
              <w:rPr>
                <w:rStyle w:val="tn-table-text"/>
                <w:rFonts w:ascii="Arial" w:hAnsi="Arial" w:cs="Arial"/>
                <w:color w:val="5A5A5A"/>
                <w:sz w:val="21"/>
                <w:szCs w:val="21"/>
              </w:rPr>
              <w:t>ssh</w:t>
            </w:r>
            <w:proofErr w:type="spellEnd"/>
            <w:r>
              <w:rPr>
                <w:rStyle w:val="tn-table-text"/>
                <w:rFonts w:ascii="Arial" w:hAnsi="Arial" w:cs="Arial"/>
                <w:color w:val="5A5A5A"/>
                <w:sz w:val="21"/>
                <w:szCs w:val="21"/>
              </w:rPr>
              <w:t xml:space="preserve"> protocol</w:t>
            </w:r>
            <w:r>
              <w:rPr>
                <w:rStyle w:val="apple-converted-space"/>
                <w:rFonts w:ascii="Arial" w:hAnsi="Arial" w:cs="Arial"/>
                <w:color w:val="5A5A5A"/>
                <w:sz w:val="21"/>
                <w:szCs w:val="21"/>
              </w:rPr>
              <w:t> </w:t>
            </w:r>
          </w:p>
        </w:tc>
      </w:tr>
      <w:tr w:rsidR="00BC38F2" w14:paraId="0ABF0911"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94571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67</w:t>
            </w:r>
            <w:r>
              <w:rPr>
                <w:rStyle w:val="apple-converted-space"/>
                <w:rFonts w:ascii="Arial" w:hAnsi="Arial" w:cs="Arial"/>
                <w:color w:val="5A5A5A"/>
                <w:sz w:val="21"/>
                <w:szCs w:val="21"/>
              </w:rPr>
              <w:t> </w:t>
            </w:r>
          </w:p>
        </w:tc>
        <w:tc>
          <w:tcPr>
            <w:tcW w:w="4590" w:type="dxa"/>
            <w:hideMark/>
          </w:tcPr>
          <w:p w14:paraId="70DDDEF3"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Key exchange failed</w:t>
            </w:r>
            <w:r>
              <w:rPr>
                <w:rStyle w:val="apple-converted-space"/>
                <w:rFonts w:ascii="Arial" w:hAnsi="Arial" w:cs="Arial"/>
                <w:color w:val="5A5A5A"/>
                <w:sz w:val="21"/>
                <w:szCs w:val="21"/>
              </w:rPr>
              <w:t> </w:t>
            </w:r>
          </w:p>
        </w:tc>
      </w:tr>
      <w:tr w:rsidR="00BC38F2" w14:paraId="63A6A1ED"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5DCB7D28"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68</w:t>
            </w:r>
            <w:r>
              <w:rPr>
                <w:rStyle w:val="apple-converted-space"/>
                <w:rFonts w:ascii="Arial" w:hAnsi="Arial" w:cs="Arial"/>
                <w:color w:val="5A5A5A"/>
                <w:sz w:val="21"/>
                <w:szCs w:val="21"/>
              </w:rPr>
              <w:t> </w:t>
            </w:r>
          </w:p>
        </w:tc>
        <w:tc>
          <w:tcPr>
            <w:tcW w:w="4590" w:type="dxa"/>
            <w:hideMark/>
          </w:tcPr>
          <w:p w14:paraId="628D5945"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Reserved</w:t>
            </w:r>
            <w:r>
              <w:rPr>
                <w:rStyle w:val="apple-converted-space"/>
                <w:rFonts w:ascii="Arial" w:hAnsi="Arial" w:cs="Arial"/>
                <w:color w:val="5A5A5A"/>
                <w:sz w:val="21"/>
                <w:szCs w:val="21"/>
              </w:rPr>
              <w:t> </w:t>
            </w:r>
          </w:p>
        </w:tc>
      </w:tr>
      <w:tr w:rsidR="00BC38F2" w14:paraId="70C044F7"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9EF69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69</w:t>
            </w:r>
            <w:r>
              <w:rPr>
                <w:rStyle w:val="apple-converted-space"/>
                <w:rFonts w:ascii="Arial" w:hAnsi="Arial" w:cs="Arial"/>
                <w:color w:val="5A5A5A"/>
                <w:sz w:val="21"/>
                <w:szCs w:val="21"/>
              </w:rPr>
              <w:t> </w:t>
            </w:r>
          </w:p>
        </w:tc>
        <w:tc>
          <w:tcPr>
            <w:tcW w:w="4590" w:type="dxa"/>
            <w:hideMark/>
          </w:tcPr>
          <w:p w14:paraId="0F66AB24"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MAC error</w:t>
            </w:r>
            <w:r>
              <w:rPr>
                <w:rStyle w:val="apple-converted-space"/>
                <w:rFonts w:ascii="Arial" w:hAnsi="Arial" w:cs="Arial"/>
                <w:color w:val="5A5A5A"/>
                <w:sz w:val="21"/>
                <w:szCs w:val="21"/>
              </w:rPr>
              <w:t> </w:t>
            </w:r>
          </w:p>
        </w:tc>
      </w:tr>
      <w:tr w:rsidR="00BC38F2" w14:paraId="75BE3589"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1B229D1C"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70</w:t>
            </w:r>
            <w:r>
              <w:rPr>
                <w:rStyle w:val="apple-converted-space"/>
                <w:rFonts w:ascii="Arial" w:hAnsi="Arial" w:cs="Arial"/>
                <w:color w:val="5A5A5A"/>
                <w:sz w:val="21"/>
                <w:szCs w:val="21"/>
              </w:rPr>
              <w:t> </w:t>
            </w:r>
          </w:p>
        </w:tc>
        <w:tc>
          <w:tcPr>
            <w:tcW w:w="4590" w:type="dxa"/>
            <w:hideMark/>
          </w:tcPr>
          <w:p w14:paraId="19F20BDF"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Compression error</w:t>
            </w:r>
            <w:r>
              <w:rPr>
                <w:rStyle w:val="apple-converted-space"/>
                <w:rFonts w:ascii="Arial" w:hAnsi="Arial" w:cs="Arial"/>
                <w:color w:val="5A5A5A"/>
                <w:sz w:val="21"/>
                <w:szCs w:val="21"/>
              </w:rPr>
              <w:t> </w:t>
            </w:r>
          </w:p>
        </w:tc>
      </w:tr>
      <w:tr w:rsidR="00BC38F2" w14:paraId="76A7E7FF"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18CC92"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71</w:t>
            </w:r>
            <w:r>
              <w:rPr>
                <w:rStyle w:val="apple-converted-space"/>
                <w:rFonts w:ascii="Arial" w:hAnsi="Arial" w:cs="Arial"/>
                <w:color w:val="5A5A5A"/>
                <w:sz w:val="21"/>
                <w:szCs w:val="21"/>
              </w:rPr>
              <w:t> </w:t>
            </w:r>
          </w:p>
        </w:tc>
        <w:tc>
          <w:tcPr>
            <w:tcW w:w="4590" w:type="dxa"/>
            <w:hideMark/>
          </w:tcPr>
          <w:p w14:paraId="5B6CC3FF"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Service not available</w:t>
            </w:r>
            <w:r>
              <w:rPr>
                <w:rStyle w:val="apple-converted-space"/>
                <w:rFonts w:ascii="Arial" w:hAnsi="Arial" w:cs="Arial"/>
                <w:color w:val="5A5A5A"/>
                <w:sz w:val="21"/>
                <w:szCs w:val="21"/>
              </w:rPr>
              <w:t> </w:t>
            </w:r>
          </w:p>
        </w:tc>
      </w:tr>
      <w:tr w:rsidR="00BC38F2" w14:paraId="6CF32245"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227C241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72</w:t>
            </w:r>
            <w:r>
              <w:rPr>
                <w:rStyle w:val="apple-converted-space"/>
                <w:rFonts w:ascii="Arial" w:hAnsi="Arial" w:cs="Arial"/>
                <w:color w:val="5A5A5A"/>
                <w:sz w:val="21"/>
                <w:szCs w:val="21"/>
              </w:rPr>
              <w:t> </w:t>
            </w:r>
          </w:p>
        </w:tc>
        <w:tc>
          <w:tcPr>
            <w:tcW w:w="4590" w:type="dxa"/>
            <w:hideMark/>
          </w:tcPr>
          <w:p w14:paraId="0F8142FA"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Protocol version not supported</w:t>
            </w:r>
            <w:r>
              <w:rPr>
                <w:rStyle w:val="apple-converted-space"/>
                <w:rFonts w:ascii="Arial" w:hAnsi="Arial" w:cs="Arial"/>
                <w:color w:val="5A5A5A"/>
                <w:sz w:val="21"/>
                <w:szCs w:val="21"/>
              </w:rPr>
              <w:t> </w:t>
            </w:r>
          </w:p>
        </w:tc>
      </w:tr>
      <w:tr w:rsidR="00BC38F2" w14:paraId="0CE2BB7C"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76ACC6"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lastRenderedPageBreak/>
              <w:t>73</w:t>
            </w:r>
            <w:r>
              <w:rPr>
                <w:rStyle w:val="apple-converted-space"/>
                <w:rFonts w:ascii="Arial" w:hAnsi="Arial" w:cs="Arial"/>
                <w:color w:val="5A5A5A"/>
                <w:sz w:val="21"/>
                <w:szCs w:val="21"/>
              </w:rPr>
              <w:t> </w:t>
            </w:r>
          </w:p>
        </w:tc>
        <w:tc>
          <w:tcPr>
            <w:tcW w:w="4590" w:type="dxa"/>
            <w:hideMark/>
          </w:tcPr>
          <w:p w14:paraId="51CEFD92"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Host key not verifiable</w:t>
            </w:r>
            <w:r>
              <w:rPr>
                <w:rStyle w:val="apple-converted-space"/>
                <w:rFonts w:ascii="Arial" w:hAnsi="Arial" w:cs="Arial"/>
                <w:color w:val="5A5A5A"/>
                <w:sz w:val="21"/>
                <w:szCs w:val="21"/>
              </w:rPr>
              <w:t> </w:t>
            </w:r>
          </w:p>
        </w:tc>
      </w:tr>
      <w:tr w:rsidR="00BC38F2" w14:paraId="53FBE6DD"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713F37AB"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74</w:t>
            </w:r>
            <w:r>
              <w:rPr>
                <w:rStyle w:val="apple-converted-space"/>
                <w:rFonts w:ascii="Arial" w:hAnsi="Arial" w:cs="Arial"/>
                <w:color w:val="5A5A5A"/>
                <w:sz w:val="21"/>
                <w:szCs w:val="21"/>
              </w:rPr>
              <w:t> </w:t>
            </w:r>
          </w:p>
        </w:tc>
        <w:tc>
          <w:tcPr>
            <w:tcW w:w="4590" w:type="dxa"/>
            <w:hideMark/>
          </w:tcPr>
          <w:p w14:paraId="2147A118"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Connection failed</w:t>
            </w:r>
            <w:r>
              <w:rPr>
                <w:rStyle w:val="apple-converted-space"/>
                <w:rFonts w:ascii="Arial" w:hAnsi="Arial" w:cs="Arial"/>
                <w:color w:val="5A5A5A"/>
                <w:sz w:val="21"/>
                <w:szCs w:val="21"/>
              </w:rPr>
              <w:t> </w:t>
            </w:r>
          </w:p>
        </w:tc>
      </w:tr>
      <w:tr w:rsidR="00BC38F2" w14:paraId="758949DF"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D4A1A1"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75</w:t>
            </w:r>
            <w:r>
              <w:rPr>
                <w:rStyle w:val="apple-converted-space"/>
                <w:rFonts w:ascii="Arial" w:hAnsi="Arial" w:cs="Arial"/>
                <w:color w:val="5A5A5A"/>
                <w:sz w:val="21"/>
                <w:szCs w:val="21"/>
              </w:rPr>
              <w:t> </w:t>
            </w:r>
          </w:p>
        </w:tc>
        <w:tc>
          <w:tcPr>
            <w:tcW w:w="4590" w:type="dxa"/>
            <w:hideMark/>
          </w:tcPr>
          <w:p w14:paraId="55493BD5"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Disconnected by application</w:t>
            </w:r>
            <w:r>
              <w:rPr>
                <w:rStyle w:val="apple-converted-space"/>
                <w:rFonts w:ascii="Arial" w:hAnsi="Arial" w:cs="Arial"/>
                <w:color w:val="5A5A5A"/>
                <w:sz w:val="21"/>
                <w:szCs w:val="21"/>
              </w:rPr>
              <w:t> </w:t>
            </w:r>
          </w:p>
        </w:tc>
      </w:tr>
      <w:tr w:rsidR="00BC38F2" w14:paraId="746C4777"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2EE3EBA5"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76</w:t>
            </w:r>
            <w:r>
              <w:rPr>
                <w:rStyle w:val="apple-converted-space"/>
                <w:rFonts w:ascii="Arial" w:hAnsi="Arial" w:cs="Arial"/>
                <w:color w:val="5A5A5A"/>
                <w:sz w:val="21"/>
                <w:szCs w:val="21"/>
              </w:rPr>
              <w:t> </w:t>
            </w:r>
          </w:p>
        </w:tc>
        <w:tc>
          <w:tcPr>
            <w:tcW w:w="4590" w:type="dxa"/>
            <w:hideMark/>
          </w:tcPr>
          <w:p w14:paraId="78D3E7B0"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Too many connections</w:t>
            </w:r>
            <w:r>
              <w:rPr>
                <w:rStyle w:val="apple-converted-space"/>
                <w:rFonts w:ascii="Arial" w:hAnsi="Arial" w:cs="Arial"/>
                <w:color w:val="5A5A5A"/>
                <w:sz w:val="21"/>
                <w:szCs w:val="21"/>
              </w:rPr>
              <w:t> </w:t>
            </w:r>
          </w:p>
        </w:tc>
      </w:tr>
      <w:tr w:rsidR="00BC38F2" w14:paraId="109F2D19"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FE9C3C"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77</w:t>
            </w:r>
            <w:r>
              <w:rPr>
                <w:rStyle w:val="apple-converted-space"/>
                <w:rFonts w:ascii="Arial" w:hAnsi="Arial" w:cs="Arial"/>
                <w:color w:val="5A5A5A"/>
                <w:sz w:val="21"/>
                <w:szCs w:val="21"/>
              </w:rPr>
              <w:t> </w:t>
            </w:r>
          </w:p>
        </w:tc>
        <w:tc>
          <w:tcPr>
            <w:tcW w:w="4590" w:type="dxa"/>
            <w:hideMark/>
          </w:tcPr>
          <w:p w14:paraId="5ABC9B50"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Authentication cancelled by user</w:t>
            </w:r>
            <w:r>
              <w:rPr>
                <w:rStyle w:val="apple-converted-space"/>
                <w:rFonts w:ascii="Arial" w:hAnsi="Arial" w:cs="Arial"/>
                <w:color w:val="5A5A5A"/>
                <w:sz w:val="21"/>
                <w:szCs w:val="21"/>
              </w:rPr>
              <w:t> </w:t>
            </w:r>
          </w:p>
        </w:tc>
      </w:tr>
      <w:tr w:rsidR="00BC38F2" w14:paraId="4CE88494"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4591D42D"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78</w:t>
            </w:r>
            <w:r>
              <w:rPr>
                <w:rStyle w:val="apple-converted-space"/>
                <w:rFonts w:ascii="Arial" w:hAnsi="Arial" w:cs="Arial"/>
                <w:color w:val="5A5A5A"/>
                <w:sz w:val="21"/>
                <w:szCs w:val="21"/>
              </w:rPr>
              <w:t> </w:t>
            </w:r>
          </w:p>
        </w:tc>
        <w:tc>
          <w:tcPr>
            <w:tcW w:w="4590" w:type="dxa"/>
            <w:hideMark/>
          </w:tcPr>
          <w:p w14:paraId="06858FC1"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No more authentication methods available</w:t>
            </w:r>
            <w:r>
              <w:rPr>
                <w:rStyle w:val="apple-converted-space"/>
                <w:rFonts w:ascii="Arial" w:hAnsi="Arial" w:cs="Arial"/>
                <w:color w:val="5A5A5A"/>
                <w:sz w:val="21"/>
                <w:szCs w:val="21"/>
              </w:rPr>
              <w:t> </w:t>
            </w:r>
          </w:p>
        </w:tc>
      </w:tr>
      <w:tr w:rsidR="00BC38F2" w14:paraId="06F47AA3"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32F4B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79</w:t>
            </w:r>
            <w:r>
              <w:rPr>
                <w:rStyle w:val="apple-converted-space"/>
                <w:rFonts w:ascii="Arial" w:hAnsi="Arial" w:cs="Arial"/>
                <w:color w:val="5A5A5A"/>
                <w:sz w:val="21"/>
                <w:szCs w:val="21"/>
              </w:rPr>
              <w:t> </w:t>
            </w:r>
          </w:p>
        </w:tc>
        <w:tc>
          <w:tcPr>
            <w:tcW w:w="4590" w:type="dxa"/>
            <w:hideMark/>
          </w:tcPr>
          <w:p w14:paraId="30E2C6E1"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Invalid user name</w:t>
            </w:r>
            <w:r>
              <w:rPr>
                <w:rStyle w:val="apple-converted-space"/>
                <w:rFonts w:ascii="Arial" w:hAnsi="Arial" w:cs="Arial"/>
                <w:color w:val="5A5A5A"/>
                <w:sz w:val="21"/>
                <w:szCs w:val="21"/>
              </w:rPr>
              <w:t> </w:t>
            </w:r>
          </w:p>
        </w:tc>
      </w:tr>
    </w:tbl>
    <w:p w14:paraId="6C116AF8" w14:textId="77777777" w:rsidR="00BC38F2" w:rsidRPr="005D4B91" w:rsidRDefault="00BC38F2" w:rsidP="00BC38F2"/>
    <w:p w14:paraId="60117B6C" w14:textId="3C7394B3" w:rsidR="00C910EC" w:rsidRDefault="00C910EC" w:rsidP="00C910EC">
      <w:pPr>
        <w:pStyle w:val="Caption"/>
        <w:keepNext/>
      </w:pPr>
      <w:r>
        <w:t xml:space="preserve">Table </w:t>
      </w:r>
      <w:r w:rsidR="00D7429F">
        <w:rPr>
          <w:noProof/>
        </w:rPr>
        <w:fldChar w:fldCharType="begin"/>
      </w:r>
      <w:r w:rsidR="00D7429F">
        <w:rPr>
          <w:noProof/>
        </w:rPr>
        <w:instrText xml:space="preserve"> SEQ Table \* ARABIC </w:instrText>
      </w:r>
      <w:r w:rsidR="00D7429F">
        <w:rPr>
          <w:noProof/>
        </w:rPr>
        <w:fldChar w:fldCharType="separate"/>
      </w:r>
      <w:r>
        <w:rPr>
          <w:noProof/>
        </w:rPr>
        <w:t>2</w:t>
      </w:r>
      <w:r w:rsidR="00D7429F">
        <w:rPr>
          <w:noProof/>
        </w:rPr>
        <w:fldChar w:fldCharType="end"/>
      </w:r>
      <w:r>
        <w:t xml:space="preserve"> - File Copy Data Deposit </w:t>
      </w:r>
      <w:r>
        <w:rPr>
          <w:noProof/>
        </w:rPr>
        <w:t>Messages and Alerts</w:t>
      </w:r>
    </w:p>
    <w:tbl>
      <w:tblPr>
        <w:tblStyle w:val="GridTable4-Accent11"/>
        <w:tblW w:w="12955" w:type="dxa"/>
        <w:tblLook w:val="04A0" w:firstRow="1" w:lastRow="0" w:firstColumn="1" w:lastColumn="0" w:noHBand="0" w:noVBand="1"/>
      </w:tblPr>
      <w:tblGrid>
        <w:gridCol w:w="4125"/>
        <w:gridCol w:w="2345"/>
        <w:gridCol w:w="3155"/>
        <w:gridCol w:w="3330"/>
      </w:tblGrid>
      <w:tr w:rsidR="009417E3" w14:paraId="0D3FE332" w14:textId="77777777" w:rsidTr="009417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7341AF4A" w14:textId="77777777" w:rsidR="009417E3" w:rsidRDefault="009417E3" w:rsidP="009417E3">
            <w:r>
              <w:t>Message or Alert</w:t>
            </w:r>
          </w:p>
        </w:tc>
        <w:tc>
          <w:tcPr>
            <w:tcW w:w="2345" w:type="dxa"/>
          </w:tcPr>
          <w:p w14:paraId="39EEAC2F" w14:textId="77777777" w:rsidR="009417E3" w:rsidRDefault="009417E3" w:rsidP="009417E3">
            <w:pPr>
              <w:cnfStyle w:val="100000000000" w:firstRow="1" w:lastRow="0" w:firstColumn="0" w:lastColumn="0" w:oddVBand="0" w:evenVBand="0" w:oddHBand="0" w:evenHBand="0" w:firstRowFirstColumn="0" w:firstRowLastColumn="0" w:lastRowFirstColumn="0" w:lastRowLastColumn="0"/>
            </w:pPr>
            <w:r>
              <w:t>Communication Method</w:t>
            </w:r>
          </w:p>
        </w:tc>
        <w:tc>
          <w:tcPr>
            <w:tcW w:w="3155" w:type="dxa"/>
          </w:tcPr>
          <w:p w14:paraId="14505C1F" w14:textId="77777777" w:rsidR="009417E3" w:rsidRDefault="009417E3" w:rsidP="009417E3">
            <w:pPr>
              <w:cnfStyle w:val="100000000000" w:firstRow="1" w:lastRow="0" w:firstColumn="0" w:lastColumn="0" w:oddVBand="0" w:evenVBand="0" w:oddHBand="0" w:evenHBand="0" w:firstRowFirstColumn="0" w:firstRowLastColumn="0" w:lastRowFirstColumn="0" w:lastRowLastColumn="0"/>
            </w:pPr>
            <w:r>
              <w:t>Description</w:t>
            </w:r>
          </w:p>
        </w:tc>
        <w:tc>
          <w:tcPr>
            <w:tcW w:w="3330" w:type="dxa"/>
          </w:tcPr>
          <w:p w14:paraId="69EACAF4" w14:textId="6373887A" w:rsidR="009417E3" w:rsidRDefault="009417E3" w:rsidP="009417E3">
            <w:pPr>
              <w:cnfStyle w:val="100000000000" w:firstRow="1" w:lastRow="0" w:firstColumn="0" w:lastColumn="0" w:oddVBand="0" w:evenVBand="0" w:oddHBand="0" w:evenHBand="0" w:firstRowFirstColumn="0" w:firstRowLastColumn="0" w:lastRowFirstColumn="0" w:lastRowLastColumn="0"/>
            </w:pPr>
            <w:r>
              <w:t>Criteria</w:t>
            </w:r>
          </w:p>
        </w:tc>
      </w:tr>
      <w:tr w:rsidR="009417E3" w14:paraId="4F838F82" w14:textId="77777777" w:rsidTr="00941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66FBBC1E" w14:textId="40A38E01" w:rsidR="009417E3" w:rsidRDefault="009417E3" w:rsidP="009417E3">
            <w:r>
              <w:t xml:space="preserve">See </w:t>
            </w:r>
            <w:r>
              <w:fldChar w:fldCharType="begin"/>
            </w:r>
            <w:r>
              <w:instrText xml:space="preserve"> REF _Ref481149225 \h </w:instrText>
            </w:r>
            <w:r>
              <w:fldChar w:fldCharType="separate"/>
            </w:r>
            <w:r>
              <w:t xml:space="preserve">Table </w:t>
            </w:r>
            <w:r>
              <w:rPr>
                <w:noProof/>
              </w:rPr>
              <w:t>1</w:t>
            </w:r>
            <w:r>
              <w:t xml:space="preserve"> - </w:t>
            </w:r>
            <w:r w:rsidRPr="000970CE">
              <w:t>SCP Return Codes</w:t>
            </w:r>
            <w:r>
              <w:fldChar w:fldCharType="end"/>
            </w:r>
            <w:r>
              <w:t xml:space="preserve"> for “copy” function Messages and Alerts</w:t>
            </w:r>
          </w:p>
        </w:tc>
        <w:tc>
          <w:tcPr>
            <w:tcW w:w="2345" w:type="dxa"/>
          </w:tcPr>
          <w:p w14:paraId="626CCBA0" w14:textId="77777777" w:rsidR="009417E3" w:rsidRDefault="009417E3" w:rsidP="009417E3">
            <w:pPr>
              <w:cnfStyle w:val="000000100000" w:firstRow="0" w:lastRow="0" w:firstColumn="0" w:lastColumn="0" w:oddVBand="0" w:evenVBand="0" w:oddHBand="1" w:evenHBand="0" w:firstRowFirstColumn="0" w:firstRowLastColumn="0" w:lastRowFirstColumn="0" w:lastRowLastColumn="0"/>
            </w:pPr>
            <w:r>
              <w:t>Command exit code</w:t>
            </w:r>
          </w:p>
        </w:tc>
        <w:tc>
          <w:tcPr>
            <w:tcW w:w="3155" w:type="dxa"/>
          </w:tcPr>
          <w:p w14:paraId="02CC9537" w14:textId="78AEA7BF" w:rsidR="009417E3" w:rsidRDefault="009417E3" w:rsidP="009417E3">
            <w:pPr>
              <w:cnfStyle w:val="000000100000" w:firstRow="0" w:lastRow="0" w:firstColumn="0" w:lastColumn="0" w:oddVBand="0" w:evenVBand="0" w:oddHBand="1" w:evenHBand="0" w:firstRowFirstColumn="0" w:firstRowLastColumn="0" w:lastRowFirstColumn="0" w:lastRowLastColumn="0"/>
            </w:pPr>
            <w:r>
              <w:t xml:space="preserve">See </w:t>
            </w:r>
            <w:r>
              <w:fldChar w:fldCharType="begin"/>
            </w:r>
            <w:r>
              <w:instrText xml:space="preserve"> REF _Ref481149225 \h </w:instrText>
            </w:r>
            <w:r>
              <w:fldChar w:fldCharType="separate"/>
            </w:r>
            <w:r>
              <w:t xml:space="preserve">Table </w:t>
            </w:r>
            <w:r>
              <w:rPr>
                <w:noProof/>
              </w:rPr>
              <w:t>1</w:t>
            </w:r>
            <w:r>
              <w:t xml:space="preserve"> - </w:t>
            </w:r>
            <w:r w:rsidRPr="000970CE">
              <w:t>SCP Return Codes</w:t>
            </w:r>
            <w:r>
              <w:fldChar w:fldCharType="end"/>
            </w:r>
            <w:r>
              <w:t xml:space="preserve"> for “copy” function Messages and Alerts</w:t>
            </w:r>
          </w:p>
        </w:tc>
        <w:tc>
          <w:tcPr>
            <w:tcW w:w="3330" w:type="dxa"/>
          </w:tcPr>
          <w:p w14:paraId="7D851B85" w14:textId="77777777" w:rsidR="009417E3" w:rsidRDefault="009417E3" w:rsidP="009417E3">
            <w:pPr>
              <w:cnfStyle w:val="000000100000" w:firstRow="0" w:lastRow="0" w:firstColumn="0" w:lastColumn="0" w:oddVBand="0" w:evenVBand="0" w:oddHBand="1" w:evenHBand="0" w:firstRowFirstColumn="0" w:firstRowLastColumn="0" w:lastRowFirstColumn="0" w:lastRowLastColumn="0"/>
            </w:pPr>
            <w:r>
              <w:t>Platform dependent</w:t>
            </w:r>
          </w:p>
        </w:tc>
      </w:tr>
      <w:tr w:rsidR="009417E3" w14:paraId="222C67DF" w14:textId="77777777" w:rsidTr="009417E3">
        <w:tc>
          <w:tcPr>
            <w:cnfStyle w:val="001000000000" w:firstRow="0" w:lastRow="0" w:firstColumn="1" w:lastColumn="0" w:oddVBand="0" w:evenVBand="0" w:oddHBand="0" w:evenHBand="0" w:firstRowFirstColumn="0" w:firstRowLastColumn="0" w:lastRowFirstColumn="0" w:lastRowLastColumn="0"/>
            <w:tcW w:w="4125" w:type="dxa"/>
          </w:tcPr>
          <w:p w14:paraId="41B4178C" w14:textId="77777777" w:rsidR="009417E3" w:rsidRDefault="009417E3" w:rsidP="009417E3">
            <w:r>
              <w:t xml:space="preserve">Post-copy: </w:t>
            </w:r>
          </w:p>
          <w:p w14:paraId="696BD892" w14:textId="2EFC04FD" w:rsidR="009417E3" w:rsidRDefault="009417E3" w:rsidP="00277F13">
            <w:pPr>
              <w:pStyle w:val="ListParagraph"/>
              <w:numPr>
                <w:ilvl w:val="0"/>
                <w:numId w:val="49"/>
              </w:numPr>
            </w:pPr>
            <w:r w:rsidRPr="00886A51">
              <w:t xml:space="preserve">“IMPORTER - </w:t>
            </w:r>
            <w:r w:rsidR="00D43580">
              <w:t>Failed</w:t>
            </w:r>
            <w:r w:rsidR="00D43580" w:rsidRPr="00886A51">
              <w:t xml:space="preserve"> </w:t>
            </w:r>
            <w:r w:rsidRPr="00886A51">
              <w:t>to open or process file: {}”</w:t>
            </w:r>
          </w:p>
          <w:p w14:paraId="052560CC" w14:textId="696055B8" w:rsidR="009417E3" w:rsidRPr="00886A51" w:rsidRDefault="009417E3" w:rsidP="00277F13">
            <w:pPr>
              <w:pStyle w:val="ListParagraph"/>
              <w:numPr>
                <w:ilvl w:val="1"/>
                <w:numId w:val="49"/>
              </w:numPr>
            </w:pPr>
            <w:proofErr w:type="spellStart"/>
            <w:r w:rsidRPr="001F1A9D">
              <w:t>FileNotFoundException</w:t>
            </w:r>
            <w:proofErr w:type="spellEnd"/>
          </w:p>
        </w:tc>
        <w:tc>
          <w:tcPr>
            <w:tcW w:w="2345" w:type="dxa"/>
          </w:tcPr>
          <w:p w14:paraId="05FF1B2D" w14:textId="70A6BDF6" w:rsidR="009417E3" w:rsidRDefault="009417E3" w:rsidP="009417E3">
            <w:pPr>
              <w:cnfStyle w:val="000000000000" w:firstRow="0" w:lastRow="0" w:firstColumn="0" w:lastColumn="0" w:oddVBand="0" w:evenVBand="0" w:oddHBand="0" w:evenHBand="0" w:firstRowFirstColumn="0" w:firstRowLastColumn="0" w:lastRowFirstColumn="0" w:lastRowLastColumn="0"/>
            </w:pPr>
            <w:r>
              <w:t>Application log file</w:t>
            </w:r>
          </w:p>
        </w:tc>
        <w:tc>
          <w:tcPr>
            <w:tcW w:w="3155" w:type="dxa"/>
          </w:tcPr>
          <w:p w14:paraId="26C22F24" w14:textId="507710D3" w:rsidR="009417E3" w:rsidRDefault="009417E3" w:rsidP="009417E3">
            <w:pPr>
              <w:cnfStyle w:val="000000000000" w:firstRow="0" w:lastRow="0" w:firstColumn="0" w:lastColumn="0" w:oddVBand="0" w:evenVBand="0" w:oddHBand="0" w:evenHBand="0" w:firstRowFirstColumn="0" w:firstRowLastColumn="0" w:lastRowFirstColumn="0" w:lastRowLastColumn="0"/>
            </w:pPr>
            <w:r>
              <w:t>When a data file is copied into one of the ODE upload folders, ODE will try to open the file and process its content. This error message is logged when ODE fails to open the file due to file not being present.</w:t>
            </w:r>
          </w:p>
        </w:tc>
        <w:tc>
          <w:tcPr>
            <w:tcW w:w="3330" w:type="dxa"/>
          </w:tcPr>
          <w:p w14:paraId="02974ED9" w14:textId="21F24403" w:rsidR="009417E3" w:rsidRDefault="009417E3" w:rsidP="009417E3">
            <w:pPr>
              <w:cnfStyle w:val="000000000000" w:firstRow="0" w:lastRow="0" w:firstColumn="0" w:lastColumn="0" w:oddVBand="0" w:evenVBand="0" w:oddHBand="0" w:evenHBand="0" w:firstRowFirstColumn="0" w:firstRowLastColumn="0" w:lastRowFirstColumn="0" w:lastRowLastColumn="0"/>
            </w:pPr>
            <w:r>
              <w:t>I</w:t>
            </w:r>
            <w:r w:rsidRPr="001F1A9D">
              <w:t>f the file does not exist</w:t>
            </w:r>
            <w:r>
              <w:t xml:space="preserve"> when ODE starts to process it </w:t>
            </w:r>
            <w:r w:rsidRPr="001F1A9D">
              <w:t>or for some other reas</w:t>
            </w:r>
            <w:r>
              <w:t>on cannot be opened for reading, this message is logged in the application log file.</w:t>
            </w:r>
          </w:p>
        </w:tc>
      </w:tr>
      <w:tr w:rsidR="009417E3" w14:paraId="52100D5B" w14:textId="77777777" w:rsidTr="00941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03BF8C9E" w14:textId="1558368E" w:rsidR="009417E3" w:rsidRDefault="009417E3" w:rsidP="009417E3">
            <w:pPr>
              <w:pStyle w:val="ListParagraph"/>
              <w:numPr>
                <w:ilvl w:val="0"/>
                <w:numId w:val="49"/>
              </w:numPr>
            </w:pPr>
            <w:r w:rsidRPr="00886A51">
              <w:t xml:space="preserve">“IMPORTER - </w:t>
            </w:r>
            <w:r w:rsidR="00D43580">
              <w:t>Failed</w:t>
            </w:r>
            <w:r w:rsidR="00D43580" w:rsidRPr="00886A51">
              <w:t xml:space="preserve"> </w:t>
            </w:r>
            <w:r w:rsidRPr="00886A51">
              <w:t xml:space="preserve">to open or process file: {}” </w:t>
            </w:r>
          </w:p>
          <w:p w14:paraId="66824018" w14:textId="77777777" w:rsidR="009417E3" w:rsidRPr="00886A51" w:rsidRDefault="009417E3" w:rsidP="009417E3">
            <w:pPr>
              <w:pStyle w:val="ListParagraph"/>
              <w:numPr>
                <w:ilvl w:val="1"/>
                <w:numId w:val="49"/>
              </w:numPr>
            </w:pPr>
            <w:proofErr w:type="spellStart"/>
            <w:r w:rsidRPr="001F1A9D">
              <w:t>SecurityException</w:t>
            </w:r>
            <w:proofErr w:type="spellEnd"/>
          </w:p>
        </w:tc>
        <w:tc>
          <w:tcPr>
            <w:tcW w:w="2345" w:type="dxa"/>
          </w:tcPr>
          <w:p w14:paraId="2DE1C97D" w14:textId="77777777" w:rsidR="009417E3" w:rsidRDefault="009417E3" w:rsidP="009417E3">
            <w:pPr>
              <w:cnfStyle w:val="000000100000" w:firstRow="0" w:lastRow="0" w:firstColumn="0" w:lastColumn="0" w:oddVBand="0" w:evenVBand="0" w:oddHBand="1" w:evenHBand="0" w:firstRowFirstColumn="0" w:firstRowLastColumn="0" w:lastRowFirstColumn="0" w:lastRowLastColumn="0"/>
            </w:pPr>
            <w:r>
              <w:t>Application log file</w:t>
            </w:r>
          </w:p>
        </w:tc>
        <w:tc>
          <w:tcPr>
            <w:tcW w:w="3155" w:type="dxa"/>
          </w:tcPr>
          <w:p w14:paraId="49FB820C" w14:textId="77777777" w:rsidR="009417E3" w:rsidRDefault="009417E3" w:rsidP="009417E3">
            <w:pPr>
              <w:cnfStyle w:val="000000100000" w:firstRow="0" w:lastRow="0" w:firstColumn="0" w:lastColumn="0" w:oddVBand="0" w:evenVBand="0" w:oddHBand="1" w:evenHBand="0" w:firstRowFirstColumn="0" w:firstRowLastColumn="0" w:lastRowFirstColumn="0" w:lastRowLastColumn="0"/>
            </w:pPr>
            <w:r>
              <w:t xml:space="preserve">When a data file is copied into one of the ODE upload folders, ODE will try to open the file and process its </w:t>
            </w:r>
            <w:r>
              <w:lastRenderedPageBreak/>
              <w:t>content. This error message is logged when ODE fails to read the file due to lack of Java security privileges.</w:t>
            </w:r>
          </w:p>
        </w:tc>
        <w:tc>
          <w:tcPr>
            <w:tcW w:w="3330" w:type="dxa"/>
          </w:tcPr>
          <w:p w14:paraId="50B8E4B2" w14:textId="3164F237" w:rsidR="009417E3" w:rsidRDefault="009417E3" w:rsidP="009417E3">
            <w:pPr>
              <w:cnfStyle w:val="000000100000" w:firstRow="0" w:lastRow="0" w:firstColumn="0" w:lastColumn="0" w:oddVBand="0" w:evenVBand="0" w:oddHBand="1" w:evenHBand="0" w:firstRowFirstColumn="0" w:firstRowLastColumn="0" w:lastRowFirstColumn="0" w:lastRowLastColumn="0"/>
            </w:pPr>
            <w:r>
              <w:lastRenderedPageBreak/>
              <w:t>I</w:t>
            </w:r>
            <w:r w:rsidRPr="001F1A9D">
              <w:t xml:space="preserve">f a security manager exists and its </w:t>
            </w:r>
            <w:proofErr w:type="spellStart"/>
            <w:r w:rsidRPr="001F1A9D">
              <w:t>checkRead</w:t>
            </w:r>
            <w:proofErr w:type="spellEnd"/>
            <w:r w:rsidRPr="001F1A9D">
              <w:t xml:space="preserve"> method</w:t>
            </w:r>
            <w:r>
              <w:t xml:space="preserve"> denies read access to the file, a </w:t>
            </w:r>
            <w:r>
              <w:lastRenderedPageBreak/>
              <w:t>message will be logged to the application log file.”</w:t>
            </w:r>
          </w:p>
        </w:tc>
      </w:tr>
      <w:tr w:rsidR="009417E3" w14:paraId="74290482" w14:textId="77777777" w:rsidTr="009417E3">
        <w:tc>
          <w:tcPr>
            <w:cnfStyle w:val="001000000000" w:firstRow="0" w:lastRow="0" w:firstColumn="1" w:lastColumn="0" w:oddVBand="0" w:evenVBand="0" w:oddHBand="0" w:evenHBand="0" w:firstRowFirstColumn="0" w:firstRowLastColumn="0" w:lastRowFirstColumn="0" w:lastRowLastColumn="0"/>
            <w:tcW w:w="4125" w:type="dxa"/>
          </w:tcPr>
          <w:p w14:paraId="624A96E3" w14:textId="7431947D" w:rsidR="009417E3" w:rsidRDefault="009417E3" w:rsidP="009417E3">
            <w:pPr>
              <w:pStyle w:val="ListParagraph"/>
              <w:numPr>
                <w:ilvl w:val="0"/>
                <w:numId w:val="49"/>
              </w:numPr>
            </w:pPr>
            <w:r w:rsidRPr="00886A51">
              <w:t xml:space="preserve">“IMPORTER - </w:t>
            </w:r>
            <w:r w:rsidR="00D43580">
              <w:t>Failed</w:t>
            </w:r>
            <w:r w:rsidR="00D43580" w:rsidRPr="00886A51">
              <w:t xml:space="preserve"> </w:t>
            </w:r>
            <w:r w:rsidRPr="00886A51">
              <w:t xml:space="preserve">to open or process file: {}” </w:t>
            </w:r>
          </w:p>
          <w:p w14:paraId="29DF7508" w14:textId="77777777" w:rsidR="009417E3" w:rsidRDefault="009417E3" w:rsidP="009417E3">
            <w:pPr>
              <w:pStyle w:val="ListParagraph"/>
              <w:numPr>
                <w:ilvl w:val="1"/>
                <w:numId w:val="49"/>
              </w:numPr>
            </w:pPr>
            <w:r w:rsidRPr="00886A51">
              <w:t>"Error decoding data."</w:t>
            </w:r>
          </w:p>
          <w:p w14:paraId="628B7A80" w14:textId="2E345CF8" w:rsidR="009417E3" w:rsidRPr="00886A51" w:rsidRDefault="009417E3" w:rsidP="00277F13"/>
        </w:tc>
        <w:tc>
          <w:tcPr>
            <w:tcW w:w="2345" w:type="dxa"/>
          </w:tcPr>
          <w:p w14:paraId="1BE759E4" w14:textId="77777777" w:rsidR="009417E3" w:rsidRDefault="009417E3" w:rsidP="009417E3">
            <w:pPr>
              <w:cnfStyle w:val="000000000000" w:firstRow="0" w:lastRow="0" w:firstColumn="0" w:lastColumn="0" w:oddVBand="0" w:evenVBand="0" w:oddHBand="0" w:evenHBand="0" w:firstRowFirstColumn="0" w:firstRowLastColumn="0" w:lastRowFirstColumn="0" w:lastRowLastColumn="0"/>
            </w:pPr>
            <w:r>
              <w:t>Application log file</w:t>
            </w:r>
          </w:p>
        </w:tc>
        <w:tc>
          <w:tcPr>
            <w:tcW w:w="3155" w:type="dxa"/>
          </w:tcPr>
          <w:p w14:paraId="15704E0E" w14:textId="4AC912D4" w:rsidR="009417E3" w:rsidRDefault="009417E3" w:rsidP="009417E3">
            <w:pPr>
              <w:cnfStyle w:val="000000000000" w:firstRow="0" w:lastRow="0" w:firstColumn="0" w:lastColumn="0" w:oddVBand="0" w:evenVBand="0" w:oddHBand="0" w:evenHBand="0" w:firstRowFirstColumn="0" w:firstRowLastColumn="0" w:lastRowFirstColumn="0" w:lastRowLastColumn="0"/>
            </w:pPr>
            <w:r>
              <w:t>When a data file is copied into one of the ODE upload folders, ODE will try to open the file and process its content. This error message is logged when ODE fails to decode the data from ASN.1 format.</w:t>
            </w:r>
          </w:p>
        </w:tc>
        <w:tc>
          <w:tcPr>
            <w:tcW w:w="3330" w:type="dxa"/>
          </w:tcPr>
          <w:p w14:paraId="106F3AD7" w14:textId="6C86BD93" w:rsidR="009417E3" w:rsidRDefault="009417E3" w:rsidP="009417E3">
            <w:pPr>
              <w:cnfStyle w:val="000000000000" w:firstRow="0" w:lastRow="0" w:firstColumn="0" w:lastColumn="0" w:oddVBand="0" w:evenVBand="0" w:oddHBand="0" w:evenHBand="0" w:firstRowFirstColumn="0" w:firstRowLastColumn="0" w:lastRowFirstColumn="0" w:lastRowLastColumn="0"/>
            </w:pPr>
            <w:r>
              <w:t>If the message is not encoded to the expected ASN.1 encoding, ODE will raise this error to indicate failure to decode the data.</w:t>
            </w:r>
          </w:p>
        </w:tc>
      </w:tr>
    </w:tbl>
    <w:p w14:paraId="496813CB" w14:textId="77777777" w:rsidR="00BC38F2" w:rsidRDefault="00BC38F2" w:rsidP="00BC38F2"/>
    <w:p w14:paraId="3D0EB364" w14:textId="77777777" w:rsidR="00273B65" w:rsidRPr="00273B65" w:rsidRDefault="00273B65" w:rsidP="00273B65"/>
    <w:p w14:paraId="6047B379" w14:textId="1A84047A" w:rsidR="00C26C45" w:rsidRDefault="00C26C45" w:rsidP="00A55F58">
      <w:pPr>
        <w:pStyle w:val="Heading2"/>
      </w:pPr>
      <w:bookmarkStart w:id="135" w:name="_Ref476570427"/>
      <w:bookmarkStart w:id="136" w:name="_Ref476570491"/>
      <w:bookmarkStart w:id="137" w:name="_Toc181339"/>
      <w:r w:rsidRPr="001E40C7">
        <w:t xml:space="preserve">ODE </w:t>
      </w:r>
      <w:r w:rsidR="005D1916">
        <w:t>REST</w:t>
      </w:r>
      <w:r w:rsidRPr="001E40C7">
        <w:t xml:space="preserve"> API</w:t>
      </w:r>
      <w:bookmarkEnd w:id="131"/>
      <w:bookmarkEnd w:id="132"/>
      <w:bookmarkEnd w:id="135"/>
      <w:bookmarkEnd w:id="136"/>
      <w:bookmarkEnd w:id="137"/>
    </w:p>
    <w:p w14:paraId="282EA396" w14:textId="5CCD03FE" w:rsidR="00C26C45" w:rsidRPr="001E40C7" w:rsidRDefault="00C26C45" w:rsidP="00C26C45">
      <w:pPr>
        <w:rPr>
          <w:rFonts w:ascii="Arial" w:hAnsi="Arial" w:cs="Arial"/>
          <w:color w:val="252525"/>
          <w:sz w:val="21"/>
          <w:szCs w:val="21"/>
          <w:shd w:val="clear" w:color="auto" w:fill="FFFFFF"/>
        </w:rPr>
      </w:pPr>
      <w:r w:rsidRPr="00CA4BE7">
        <w:t xml:space="preserve">ODE </w:t>
      </w:r>
      <w:r w:rsidR="00ED0E13">
        <w:t xml:space="preserve">exposes a </w:t>
      </w:r>
      <w:r w:rsidRPr="00CA4BE7">
        <w:t>RESTful API for use by client</w:t>
      </w:r>
      <w:r w:rsidR="00A55F58">
        <w:t xml:space="preserve">s for </w:t>
      </w:r>
      <w:r w:rsidR="00ED0E13">
        <w:t>security</w:t>
      </w:r>
      <w:r w:rsidR="00FB7B75">
        <w:t>,</w:t>
      </w:r>
      <w:r w:rsidR="00ED0E13">
        <w:t xml:space="preserve"> </w:t>
      </w:r>
      <w:r w:rsidRPr="00CA4BE7">
        <w:t xml:space="preserve">administrative </w:t>
      </w:r>
      <w:r w:rsidR="00FB7B75">
        <w:t>and data</w:t>
      </w:r>
      <w:r w:rsidR="00A55F58">
        <w:t xml:space="preserve"> functions</w:t>
      </w:r>
      <w:r w:rsidRPr="00CA4BE7">
        <w:t xml:space="preserve">. </w:t>
      </w:r>
      <w:r>
        <w:t>Standard HTTP</w:t>
      </w:r>
      <w:r w:rsidR="00ED0E13">
        <w:t>/HTTPS</w:t>
      </w:r>
      <w:r>
        <w:t xml:space="preserve"> verbs such as </w:t>
      </w:r>
      <w:r w:rsidRPr="001E40C7">
        <w:rPr>
          <w:rFonts w:ascii="Arial" w:hAnsi="Arial" w:cs="Arial"/>
          <w:color w:val="252525"/>
          <w:sz w:val="21"/>
          <w:szCs w:val="21"/>
          <w:shd w:val="clear" w:color="auto" w:fill="FFFFFF"/>
        </w:rPr>
        <w:t>G</w:t>
      </w:r>
      <w:r w:rsidR="00ED0E13">
        <w:rPr>
          <w:rFonts w:ascii="Arial" w:hAnsi="Arial" w:cs="Arial"/>
          <w:color w:val="252525"/>
          <w:sz w:val="21"/>
          <w:szCs w:val="21"/>
          <w:shd w:val="clear" w:color="auto" w:fill="FFFFFF"/>
        </w:rPr>
        <w:t>ET, POST, PUT, DELETE, etc., will</w:t>
      </w:r>
      <w:r w:rsidRPr="001E40C7">
        <w:rPr>
          <w:rFonts w:ascii="Arial" w:hAnsi="Arial" w:cs="Arial"/>
          <w:color w:val="252525"/>
          <w:sz w:val="21"/>
          <w:szCs w:val="21"/>
          <w:shd w:val="clear" w:color="auto" w:fill="FFFFFF"/>
        </w:rPr>
        <w:t xml:space="preserve"> be deployed for various functions.</w:t>
      </w:r>
    </w:p>
    <w:p w14:paraId="20467DD9" w14:textId="0625023A"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host: </w:t>
      </w:r>
      <w:proofErr w:type="spellStart"/>
      <w:proofErr w:type="gramStart"/>
      <w:r w:rsidR="00A55F58">
        <w:rPr>
          <w:rFonts w:ascii="Courier New" w:hAnsi="Courier New" w:cs="Courier New"/>
        </w:rPr>
        <w:t>ip:port</w:t>
      </w:r>
      <w:proofErr w:type="spellEnd"/>
      <w:proofErr w:type="gramEnd"/>
    </w:p>
    <w:p w14:paraId="4B56A4D4" w14:textId="073EA114" w:rsidR="00C26C45" w:rsidRPr="001E40C7" w:rsidRDefault="00A55F58"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Pr>
          <w:rFonts w:ascii="Courier New" w:hAnsi="Courier New" w:cs="Courier New"/>
        </w:rPr>
        <w:t xml:space="preserve">root context path: </w:t>
      </w:r>
      <w:r w:rsidR="000B15A1">
        <w:rPr>
          <w:rFonts w:ascii="Courier New" w:hAnsi="Courier New" w:cs="Courier New"/>
        </w:rPr>
        <w:t>ode</w:t>
      </w:r>
      <w:r>
        <w:rPr>
          <w:rFonts w:ascii="Courier New" w:hAnsi="Courier New" w:cs="Courier New"/>
        </w:rPr>
        <w:t>/</w:t>
      </w:r>
      <w:proofErr w:type="spellStart"/>
      <w:r>
        <w:rPr>
          <w:rFonts w:ascii="Courier New" w:hAnsi="Courier New" w:cs="Courier New"/>
        </w:rPr>
        <w:t>api</w:t>
      </w:r>
      <w:proofErr w:type="spellEnd"/>
      <w:r>
        <w:rPr>
          <w:rFonts w:ascii="Courier New" w:hAnsi="Courier New" w:cs="Courier New"/>
        </w:rPr>
        <w:t>/rest</w:t>
      </w:r>
    </w:p>
    <w:p w14:paraId="55FE3F4B"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schemes:</w:t>
      </w:r>
    </w:p>
    <w:p w14:paraId="15CEF7C4"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w:t>
      </w:r>
    </w:p>
    <w:p w14:paraId="4003D3AC"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https</w:t>
      </w:r>
    </w:p>
    <w:p w14:paraId="66A3F204" w14:textId="77777777" w:rsidR="008D1F2E" w:rsidRDefault="008D1F2E" w:rsidP="008D1F2E">
      <w:bookmarkStart w:id="138" w:name="_Toc462052287"/>
    </w:p>
    <w:p w14:paraId="58651E27" w14:textId="165802E1" w:rsidR="0004668C" w:rsidRDefault="0004668C" w:rsidP="00B54D4D">
      <w:r>
        <w:t>The REST API is documented using Swagger and can be found at</w:t>
      </w:r>
      <w:r w:rsidRPr="0004668C">
        <w:t xml:space="preserve"> </w:t>
      </w:r>
      <w:hyperlink r:id="rId39" w:history="1">
        <w:r w:rsidRPr="00E7671C">
          <w:rPr>
            <w:rStyle w:val="Hyperlink"/>
          </w:rPr>
          <w:t>https://usdot-jpo-ode.github.io/</w:t>
        </w:r>
      </w:hyperlink>
      <w:r>
        <w:t xml:space="preserve"> - this document is also located in the repository at docs/</w:t>
      </w:r>
      <w:proofErr w:type="spellStart"/>
      <w:r>
        <w:t>ODESwagger.yml</w:t>
      </w:r>
      <w:proofErr w:type="spellEnd"/>
      <w:r>
        <w:t>.</w:t>
      </w:r>
      <w:r w:rsidR="00B54D4D">
        <w:t xml:space="preserve"> </w:t>
      </w:r>
    </w:p>
    <w:p w14:paraId="318AC083" w14:textId="77777777" w:rsidR="00B54D4D" w:rsidRDefault="00B54D4D" w:rsidP="00B54D4D"/>
    <w:p w14:paraId="3308258D" w14:textId="77777777" w:rsidR="00B54D4D" w:rsidRDefault="00B54D4D" w:rsidP="00CA4BB4">
      <w:pPr>
        <w:keepNext/>
      </w:pPr>
      <w:r>
        <w:rPr>
          <w:noProof/>
          <w:lang w:eastAsia="en-US"/>
        </w:rPr>
        <w:lastRenderedPageBreak/>
        <w:drawing>
          <wp:inline distT="0" distB="0" distL="0" distR="0" wp14:anchorId="2FECA42B" wp14:editId="2462D98B">
            <wp:extent cx="8229600" cy="5038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229600" cy="5038090"/>
                    </a:xfrm>
                    <a:prstGeom prst="rect">
                      <a:avLst/>
                    </a:prstGeom>
                  </pic:spPr>
                </pic:pic>
              </a:graphicData>
            </a:graphic>
          </wp:inline>
        </w:drawing>
      </w:r>
    </w:p>
    <w:p w14:paraId="1C5FABF5" w14:textId="7774F751" w:rsidR="00C26C45" w:rsidRPr="00886E1A" w:rsidRDefault="00B54D4D" w:rsidP="00886E1A">
      <w:pPr>
        <w:pStyle w:val="Caption"/>
      </w:pPr>
      <w:bookmarkStart w:id="139" w:name="_Ref476590854"/>
      <w:r>
        <w:t>Figure</w:t>
      </w:r>
      <w:r w:rsidR="00ED0E13">
        <w:t xml:space="preserve"> </w:t>
      </w:r>
      <w:r w:rsidR="00D7429F">
        <w:rPr>
          <w:noProof/>
        </w:rPr>
        <w:fldChar w:fldCharType="begin"/>
      </w:r>
      <w:r w:rsidR="00D7429F">
        <w:rPr>
          <w:noProof/>
        </w:rPr>
        <w:instrText xml:space="preserve"> SEQ Figure \* ARABIC </w:instrText>
      </w:r>
      <w:r w:rsidR="00D7429F">
        <w:rPr>
          <w:noProof/>
        </w:rPr>
        <w:fldChar w:fldCharType="separate"/>
      </w:r>
      <w:r w:rsidR="003D1E97">
        <w:rPr>
          <w:noProof/>
        </w:rPr>
        <w:t>3</w:t>
      </w:r>
      <w:r w:rsidR="00D7429F">
        <w:rPr>
          <w:noProof/>
        </w:rPr>
        <w:fldChar w:fldCharType="end"/>
      </w:r>
      <w:bookmarkEnd w:id="139"/>
      <w:r w:rsidR="00ED0E13">
        <w:t xml:space="preserve"> - </w:t>
      </w:r>
      <w:r w:rsidR="00ED0E13" w:rsidRPr="001B7751">
        <w:t xml:space="preserve">ODE </w:t>
      </w:r>
      <w:r>
        <w:t>REST</w:t>
      </w:r>
      <w:bookmarkEnd w:id="138"/>
      <w:r w:rsidR="00ED0E13" w:rsidRPr="00886E1A">
        <w:t xml:space="preserve"> API </w:t>
      </w:r>
      <w:r>
        <w:t>Editor Tool</w:t>
      </w:r>
    </w:p>
    <w:p w14:paraId="4B1881A0" w14:textId="77777777" w:rsidR="00B54D4D" w:rsidRDefault="00B54D4D" w:rsidP="008D1F2E"/>
    <w:p w14:paraId="0631AB93" w14:textId="77777777" w:rsidR="00ED0E13" w:rsidRPr="00ED0E13" w:rsidRDefault="00ED0E13" w:rsidP="00ED0E13"/>
    <w:p w14:paraId="039DD5F4" w14:textId="38B68BCD" w:rsidR="005F7EB4" w:rsidRDefault="000B15A1" w:rsidP="005F7EB4">
      <w:pPr>
        <w:pStyle w:val="Heading3"/>
      </w:pPr>
      <w:bookmarkStart w:id="140" w:name="_Toc181340"/>
      <w:r>
        <w:t>Upload BSM File</w:t>
      </w:r>
      <w:bookmarkEnd w:id="140"/>
    </w:p>
    <w:p w14:paraId="04D2A501" w14:textId="362C1E4A" w:rsidR="000B15A1" w:rsidRPr="000B15A1" w:rsidRDefault="00715139" w:rsidP="000B15A1">
      <w:r>
        <w:t xml:space="preserve">ODE </w:t>
      </w:r>
      <w:r w:rsidR="00ED1E57">
        <w:t>provides a</w:t>
      </w:r>
      <w:r>
        <w:t xml:space="preserve"> REST </w:t>
      </w:r>
      <w:r w:rsidR="00ED1E57">
        <w:t xml:space="preserve">API interface </w:t>
      </w:r>
      <w:r>
        <w:t xml:space="preserve">to </w:t>
      </w:r>
      <w:r w:rsidR="00ED1E57">
        <w:t xml:space="preserve">upload </w:t>
      </w:r>
      <w:r>
        <w:t xml:space="preserve">a file to </w:t>
      </w:r>
      <w:r w:rsidR="00ED1E57">
        <w:t xml:space="preserve">the ODE. Refer to </w:t>
      </w:r>
      <w:hyperlink r:id="rId41" w:history="1">
        <w:r w:rsidR="00ED1E57" w:rsidRPr="00ED1E57">
          <w:rPr>
            <w:rStyle w:val="Hyperlink"/>
          </w:rPr>
          <w:t>ODE REST API</w:t>
        </w:r>
      </w:hyperlink>
      <w:r w:rsidR="00ED1E57">
        <w:t xml:space="preserve"> online documentation (</w:t>
      </w:r>
      <w:hyperlink r:id="rId42" w:history="1">
        <w:r w:rsidR="00ED1E57" w:rsidRPr="00B26353">
          <w:rPr>
            <w:rStyle w:val="Hyperlink"/>
          </w:rPr>
          <w:t>https://usdot-jpo-ode.github.io</w:t>
        </w:r>
      </w:hyperlink>
      <w:r w:rsidR="00ED1E57">
        <w:t>) for details.</w:t>
      </w:r>
    </w:p>
    <w:p w14:paraId="3AAAD05A" w14:textId="7B800CD4" w:rsidR="00F44C7C" w:rsidRDefault="00F44C7C" w:rsidP="00F44C7C">
      <w:pPr>
        <w:pStyle w:val="Heading3"/>
      </w:pPr>
      <w:bookmarkStart w:id="141" w:name="_Toc181341"/>
      <w:bookmarkStart w:id="142" w:name="_Toc462052289"/>
      <w:bookmarkStart w:id="143" w:name="_Ref471804513"/>
      <w:r>
        <w:t xml:space="preserve">MANAGE SNMP </w:t>
      </w:r>
      <w:r w:rsidRPr="00E35BF2">
        <w:t>API</w:t>
      </w:r>
      <w:bookmarkEnd w:id="141"/>
    </w:p>
    <w:p w14:paraId="4607E5B6"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sidRPr="005D79AB">
        <w:rPr>
          <w:rFonts w:ascii="Segoe UI" w:eastAsia="Times New Roman" w:hAnsi="Segoe UI" w:cs="Segoe UI"/>
          <w:color w:val="333333"/>
          <w:sz w:val="24"/>
          <w:szCs w:val="24"/>
          <w:shd w:val="clear" w:color="auto" w:fill="FFFFFF"/>
          <w:lang w:eastAsia="zh-CN"/>
        </w:rPr>
        <w:t>Over an SNMP Protocol, the ODE can ping and assess the health of an existing Road Side Unit to ensure the system is up and running. To trigger a specific heartbeat call, the ODE provides two separate interfaces to deploy a message to an RSU.</w:t>
      </w:r>
    </w:p>
    <w:p w14:paraId="380448DD" w14:textId="656D9BCF" w:rsidR="00F44C7C" w:rsidRDefault="00836EF5" w:rsidP="00F44C7C">
      <w:pPr>
        <w:pStyle w:val="Heading4"/>
      </w:pPr>
      <w:r>
        <w:t xml:space="preserve">MANAGE SNMP </w:t>
      </w:r>
      <w:r w:rsidRPr="00E35BF2">
        <w:t>API</w:t>
      </w:r>
      <w:r>
        <w:t xml:space="preserve"> - </w:t>
      </w:r>
      <w:r w:rsidR="00F44C7C">
        <w:t>Web Based View</w:t>
      </w:r>
    </w:p>
    <w:p w14:paraId="176C26A5" w14:textId="47F7B1F6" w:rsidR="00F44C7C" w:rsidRDefault="00ED1E57" w:rsidP="00F44C7C">
      <w:pPr>
        <w:spacing w:before="0" w:after="0" w:line="240" w:lineRule="auto"/>
        <w:rPr>
          <w:rFonts w:ascii="Segoe UI" w:eastAsia="Times New Roman" w:hAnsi="Segoe UI" w:cs="Segoe UI"/>
          <w:color w:val="333333"/>
          <w:sz w:val="24"/>
          <w:szCs w:val="24"/>
          <w:shd w:val="clear" w:color="auto" w:fill="FFFFFF"/>
          <w:lang w:eastAsia="zh-CN"/>
        </w:rPr>
      </w:pPr>
      <w:r>
        <w:rPr>
          <w:rFonts w:ascii="Segoe UI" w:eastAsia="Times New Roman" w:hAnsi="Segoe UI" w:cs="Segoe UI"/>
          <w:color w:val="333333"/>
          <w:sz w:val="24"/>
          <w:szCs w:val="24"/>
          <w:shd w:val="clear" w:color="auto" w:fill="FFFFFF"/>
          <w:lang w:eastAsia="zh-CN"/>
        </w:rPr>
        <w:t xml:space="preserve">ODE Demo UI provides </w:t>
      </w:r>
      <w:r w:rsidR="00F44C7C" w:rsidRPr="005D79AB">
        <w:rPr>
          <w:rFonts w:ascii="Segoe UI" w:eastAsia="Times New Roman" w:hAnsi="Segoe UI" w:cs="Segoe UI"/>
          <w:color w:val="333333"/>
          <w:sz w:val="24"/>
          <w:szCs w:val="24"/>
          <w:shd w:val="clear" w:color="auto" w:fill="FFFFFF"/>
          <w:lang w:eastAsia="zh-CN"/>
        </w:rPr>
        <w:t xml:space="preserve">a section for RSU SNMP Query </w:t>
      </w:r>
      <w:r>
        <w:rPr>
          <w:rFonts w:ascii="Segoe UI" w:eastAsia="Times New Roman" w:hAnsi="Segoe UI" w:cs="Segoe UI"/>
          <w:color w:val="333333"/>
          <w:sz w:val="24"/>
          <w:szCs w:val="24"/>
          <w:shd w:val="clear" w:color="auto" w:fill="FFFFFF"/>
          <w:lang w:eastAsia="zh-CN"/>
        </w:rPr>
        <w:t xml:space="preserve">that can be used to </w:t>
      </w:r>
      <w:r w:rsidR="00F44C7C" w:rsidRPr="005D79AB">
        <w:rPr>
          <w:rFonts w:ascii="Segoe UI" w:eastAsia="Times New Roman" w:hAnsi="Segoe UI" w:cs="Segoe UI"/>
          <w:color w:val="333333"/>
          <w:sz w:val="24"/>
          <w:szCs w:val="24"/>
          <w:shd w:val="clear" w:color="auto" w:fill="FFFFFF"/>
          <w:lang w:eastAsia="zh-CN"/>
        </w:rPr>
        <w:t xml:space="preserve">enter the IP and OID information </w:t>
      </w:r>
      <w:r>
        <w:rPr>
          <w:rFonts w:ascii="Segoe UI" w:eastAsia="Times New Roman" w:hAnsi="Segoe UI" w:cs="Segoe UI"/>
          <w:color w:val="333333"/>
          <w:sz w:val="24"/>
          <w:szCs w:val="24"/>
          <w:shd w:val="clear" w:color="auto" w:fill="FFFFFF"/>
          <w:lang w:eastAsia="zh-CN"/>
        </w:rPr>
        <w:t>and send it to RSU through a REST e</w:t>
      </w:r>
      <w:r w:rsidR="00F44C7C" w:rsidRPr="005D79AB">
        <w:rPr>
          <w:rFonts w:ascii="Segoe UI" w:eastAsia="Times New Roman" w:hAnsi="Segoe UI" w:cs="Segoe UI"/>
          <w:color w:val="333333"/>
          <w:sz w:val="24"/>
          <w:szCs w:val="24"/>
          <w:shd w:val="clear" w:color="auto" w:fill="FFFFFF"/>
          <w:lang w:eastAsia="zh-CN"/>
        </w:rPr>
        <w:t>ndpoint.</w:t>
      </w:r>
    </w:p>
    <w:p w14:paraId="2B13520C"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p>
    <w:p w14:paraId="1F3F627D"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noProof/>
          <w:sz w:val="24"/>
          <w:szCs w:val="24"/>
          <w:lang w:eastAsia="en-US"/>
        </w:rPr>
        <w:lastRenderedPageBreak/>
        <w:drawing>
          <wp:inline distT="0" distB="0" distL="0" distR="0" wp14:anchorId="4C083A94" wp14:editId="72BC18A1">
            <wp:extent cx="5437505" cy="4017645"/>
            <wp:effectExtent l="0" t="0" r="0" b="0"/>
            <wp:docPr id="3" name="Picture 3" descr="../../Desktop/Screen%20Shot%202017-01-31%20at%208.29.0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esktop/Screen%20Shot%202017-01-31%20at%208.29.01%20A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37505" cy="4017645"/>
                    </a:xfrm>
                    <a:prstGeom prst="rect">
                      <a:avLst/>
                    </a:prstGeom>
                    <a:noFill/>
                    <a:ln>
                      <a:noFill/>
                    </a:ln>
                  </pic:spPr>
                </pic:pic>
              </a:graphicData>
            </a:graphic>
          </wp:inline>
        </w:drawing>
      </w:r>
    </w:p>
    <w:p w14:paraId="5DB21DDD" w14:textId="2A3E932F" w:rsidR="00F44C7C" w:rsidRDefault="00836EF5" w:rsidP="00F44C7C">
      <w:pPr>
        <w:pStyle w:val="Heading4"/>
      </w:pPr>
      <w:r>
        <w:t xml:space="preserve">MANAGE SNMP </w:t>
      </w:r>
      <w:r w:rsidRPr="00E35BF2">
        <w:t>API</w:t>
      </w:r>
      <w:r>
        <w:t xml:space="preserve"> – REST</w:t>
      </w:r>
      <w:r w:rsidR="00F44C7C">
        <w:t xml:space="preserve"> Interface</w:t>
      </w:r>
    </w:p>
    <w:p w14:paraId="2805D378" w14:textId="47973805" w:rsidR="00330DA4" w:rsidRPr="009E614E" w:rsidRDefault="009E614E" w:rsidP="00F44C7C">
      <w:r>
        <w:t xml:space="preserve">ODE provides a REST API interface to query the health of SNMP devices. Refer to </w:t>
      </w:r>
      <w:hyperlink r:id="rId44" w:history="1">
        <w:r w:rsidRPr="00ED1E57">
          <w:rPr>
            <w:rStyle w:val="Hyperlink"/>
          </w:rPr>
          <w:t>ODE REST API</w:t>
        </w:r>
      </w:hyperlink>
      <w:r>
        <w:t xml:space="preserve"> online documentation (</w:t>
      </w:r>
      <w:hyperlink r:id="rId45" w:history="1">
        <w:r w:rsidRPr="00B26353">
          <w:rPr>
            <w:rStyle w:val="Hyperlink"/>
          </w:rPr>
          <w:t>https://usdot-jpo-ode.github.io</w:t>
        </w:r>
      </w:hyperlink>
      <w:r>
        <w:t>) for details.</w:t>
      </w:r>
    </w:p>
    <w:p w14:paraId="6D121423" w14:textId="0D922875" w:rsidR="00A176FA" w:rsidRDefault="00E6110E" w:rsidP="00A176FA">
      <w:pPr>
        <w:pStyle w:val="Heading3"/>
      </w:pPr>
      <w:bookmarkStart w:id="144" w:name="_Toc181342"/>
      <w:r>
        <w:t xml:space="preserve">Traveler Information Message (TIM) </w:t>
      </w:r>
      <w:r w:rsidR="000B7E76">
        <w:t>Interface</w:t>
      </w:r>
      <w:bookmarkEnd w:id="144"/>
    </w:p>
    <w:p w14:paraId="79407A7C" w14:textId="7D0DD6DE" w:rsidR="00836EF5" w:rsidRDefault="00E145C0" w:rsidP="00A176FA">
      <w:r>
        <w:t xml:space="preserve">Refer to the </w:t>
      </w:r>
      <w:hyperlink r:id="rId46" w:history="1">
        <w:proofErr w:type="spellStart"/>
        <w:r w:rsidRPr="00E145C0">
          <w:rPr>
            <w:rStyle w:val="Hyperlink"/>
          </w:rPr>
          <w:t>ODESwagger.yaml</w:t>
        </w:r>
        <w:proofErr w:type="spellEnd"/>
      </w:hyperlink>
      <w:r>
        <w:t xml:space="preserve"> for details of the TIM interface.</w:t>
      </w:r>
    </w:p>
    <w:p w14:paraId="515950AD" w14:textId="771E548E" w:rsidR="00E145C0" w:rsidRDefault="00E6110E" w:rsidP="00E145C0">
      <w:pPr>
        <w:pStyle w:val="Heading3"/>
      </w:pPr>
      <w:bookmarkStart w:id="145" w:name="_Toc181343"/>
      <w:r>
        <w:t>Probe Data Management Messages (</w:t>
      </w:r>
      <w:r w:rsidR="00E145C0">
        <w:t>PDM</w:t>
      </w:r>
      <w:r>
        <w:t>)</w:t>
      </w:r>
      <w:r w:rsidR="00E145C0">
        <w:t xml:space="preserve"> Interface</w:t>
      </w:r>
      <w:bookmarkEnd w:id="145"/>
    </w:p>
    <w:p w14:paraId="0010FAE4" w14:textId="35A72EFD" w:rsidR="00C910EC" w:rsidRPr="00E145C0" w:rsidRDefault="00C910EC" w:rsidP="00E145C0">
      <w:r>
        <w:lastRenderedPageBreak/>
        <w:t xml:space="preserve">Refer to the </w:t>
      </w:r>
      <w:hyperlink r:id="rId47" w:history="1">
        <w:proofErr w:type="spellStart"/>
        <w:r w:rsidRPr="00E145C0">
          <w:rPr>
            <w:rStyle w:val="Hyperlink"/>
          </w:rPr>
          <w:t>ODESwagger.yaml</w:t>
        </w:r>
        <w:proofErr w:type="spellEnd"/>
      </w:hyperlink>
      <w:r>
        <w:t xml:space="preserve"> for details of the PDM interface.</w:t>
      </w:r>
    </w:p>
    <w:p w14:paraId="4E6D5A99" w14:textId="29580B84" w:rsidR="00C26C45" w:rsidRDefault="00C26C45" w:rsidP="00B05D2B">
      <w:pPr>
        <w:pStyle w:val="Heading2"/>
      </w:pPr>
      <w:bookmarkStart w:id="146" w:name="_Toc181344"/>
      <w:r w:rsidRPr="00E35BF2">
        <w:t>ODE Streaming API</w:t>
      </w:r>
      <w:bookmarkEnd w:id="142"/>
      <w:bookmarkEnd w:id="143"/>
      <w:bookmarkEnd w:id="146"/>
    </w:p>
    <w:p w14:paraId="76E423BD" w14:textId="2E55A511" w:rsidR="008F6EBA" w:rsidRDefault="008F6EBA" w:rsidP="00C26C45">
      <w:r>
        <w:t>ODE client applications will be able to subscribe to data stream</w:t>
      </w:r>
      <w:r w:rsidR="00ED0E13">
        <w:t>s</w:t>
      </w:r>
      <w:r>
        <w:t xml:space="preserve"> via two distinct </w:t>
      </w:r>
      <w:r w:rsidR="00ED0E13">
        <w:t xml:space="preserve">but dependent </w:t>
      </w:r>
      <w:r>
        <w:t>interfaces.</w:t>
      </w:r>
    </w:p>
    <w:p w14:paraId="539B646B" w14:textId="68ED8CF5" w:rsidR="008F6EBA" w:rsidRDefault="00ED0E13" w:rsidP="006820F5">
      <w:pPr>
        <w:pStyle w:val="ListParagraph"/>
        <w:numPr>
          <w:ilvl w:val="0"/>
          <w:numId w:val="18"/>
        </w:numPr>
      </w:pPr>
      <w:r>
        <w:t>Clients may interface d</w:t>
      </w:r>
      <w:r w:rsidR="008F6EBA">
        <w:t xml:space="preserve">irectly </w:t>
      </w:r>
      <w:r>
        <w:t xml:space="preserve">or through proxies </w:t>
      </w:r>
      <w:r w:rsidR="008F6EBA">
        <w:t xml:space="preserve">with Kafka brokers to subscribe to a </w:t>
      </w:r>
      <w:proofErr w:type="gramStart"/>
      <w:r w:rsidR="008F6EBA">
        <w:t>well-known topic</w:t>
      </w:r>
      <w:r>
        <w:t>s</w:t>
      </w:r>
      <w:proofErr w:type="gramEnd"/>
      <w:r>
        <w:t xml:space="preserve">. See section </w:t>
      </w:r>
      <w:r>
        <w:fldChar w:fldCharType="begin"/>
      </w:r>
      <w:r>
        <w:instrText xml:space="preserve"> REF _Ref471811829 \r \h </w:instrText>
      </w:r>
      <w:r>
        <w:fldChar w:fldCharType="separate"/>
      </w:r>
      <w:r w:rsidR="00244E15">
        <w:t>7.3.1</w:t>
      </w:r>
      <w:r>
        <w:fldChar w:fldCharType="end"/>
      </w:r>
      <w:r>
        <w:t xml:space="preserve"> for details.</w:t>
      </w:r>
    </w:p>
    <w:p w14:paraId="3B24FF38" w14:textId="16C09187" w:rsidR="00C26C45" w:rsidRDefault="00ED0E13" w:rsidP="006820F5">
      <w:pPr>
        <w:pStyle w:val="ListParagraph"/>
        <w:numPr>
          <w:ilvl w:val="0"/>
          <w:numId w:val="18"/>
        </w:numPr>
      </w:pPr>
      <w:r>
        <w:t xml:space="preserve">Clients may </w:t>
      </w:r>
      <w:r w:rsidR="008F6EBA">
        <w:t xml:space="preserve">Interface </w:t>
      </w:r>
      <w:r>
        <w:t xml:space="preserve">directly with </w:t>
      </w:r>
      <w:r w:rsidR="008F6EBA">
        <w:t xml:space="preserve">ODE through </w:t>
      </w:r>
      <w:r>
        <w:t xml:space="preserve">ODE provided </w:t>
      </w:r>
      <w:r w:rsidR="00C26C45" w:rsidRPr="00A01CE9">
        <w:t>WebSocket</w:t>
      </w:r>
      <w:r w:rsidR="00C26C45" w:rsidRPr="00AB6331">
        <w:t xml:space="preserve"> </w:t>
      </w:r>
      <w:r w:rsidR="00C26C45">
        <w:t xml:space="preserve">interface </w:t>
      </w:r>
      <w:r w:rsidR="00C26C45" w:rsidRPr="00AB6331">
        <w:t>as defined by RFC 6455</w:t>
      </w:r>
      <w:r w:rsidR="00C26C45">
        <w:t xml:space="preserve"> (</w:t>
      </w:r>
      <w:hyperlink r:id="rId48" w:history="1">
        <w:r w:rsidR="00C26C45" w:rsidRPr="00A129BE">
          <w:rPr>
            <w:rStyle w:val="Hyperlink"/>
          </w:rPr>
          <w:t>http://tools.ietf.org/html/rfc6455</w:t>
        </w:r>
      </w:hyperlink>
      <w:r w:rsidR="00C26C45">
        <w:t xml:space="preserve"> ). </w:t>
      </w:r>
      <w:r>
        <w:t xml:space="preserve">See section </w:t>
      </w:r>
      <w:r>
        <w:fldChar w:fldCharType="begin"/>
      </w:r>
      <w:r>
        <w:instrText xml:space="preserve"> REF _Ref471811864 \r \h </w:instrText>
      </w:r>
      <w:r>
        <w:fldChar w:fldCharType="separate"/>
      </w:r>
      <w:r w:rsidR="00244E15">
        <w:t>7.3.2</w:t>
      </w:r>
      <w:r>
        <w:fldChar w:fldCharType="end"/>
      </w:r>
      <w:r>
        <w:t xml:space="preserve"> for details.</w:t>
      </w:r>
    </w:p>
    <w:p w14:paraId="785A6D2F" w14:textId="401B9571" w:rsidR="00F01B77" w:rsidRDefault="00F01B77" w:rsidP="00F01B77">
      <w:pPr>
        <w:pStyle w:val="Heading3"/>
      </w:pPr>
      <w:bookmarkStart w:id="147" w:name="_Ref471811829"/>
      <w:bookmarkStart w:id="148" w:name="_Toc181345"/>
      <w:r>
        <w:t>Direct Kafka Interface</w:t>
      </w:r>
      <w:bookmarkEnd w:id="147"/>
      <w:bookmarkEnd w:id="148"/>
    </w:p>
    <w:p w14:paraId="6D995ACC" w14:textId="77777777" w:rsidR="00F01B77" w:rsidRDefault="008F6EBA" w:rsidP="00C26C45">
      <w:r>
        <w:t>To interface with Kafka directly, the client needs to know the list of available Kafka brokers and the name of the topic that will contain the data.</w:t>
      </w:r>
      <w:r w:rsidR="00F01B77">
        <w:t xml:space="preserve"> The client application may use any of the following methods to access Kafka topics:</w:t>
      </w:r>
    </w:p>
    <w:p w14:paraId="6DC35EF3" w14:textId="4E5C43BA" w:rsidR="008F6EBA" w:rsidRDefault="00F01B77" w:rsidP="006820F5">
      <w:pPr>
        <w:pStyle w:val="ListParagraph"/>
        <w:numPr>
          <w:ilvl w:val="0"/>
          <w:numId w:val="21"/>
        </w:numPr>
      </w:pPr>
      <w:r>
        <w:t>Native Kafka API (C, Java, Python, etc.)</w:t>
      </w:r>
    </w:p>
    <w:p w14:paraId="3AB1B43C" w14:textId="581ACF81" w:rsidR="00F01B77" w:rsidRDefault="00F01B77" w:rsidP="006820F5">
      <w:pPr>
        <w:pStyle w:val="ListParagraph"/>
        <w:numPr>
          <w:ilvl w:val="0"/>
          <w:numId w:val="21"/>
        </w:numPr>
      </w:pPr>
      <w:r>
        <w:t xml:space="preserve">Kafka API RESTful Proxy such as: </w:t>
      </w:r>
      <w:hyperlink r:id="rId49" w:history="1">
        <w:r w:rsidRPr="00184028">
          <w:rPr>
            <w:rStyle w:val="Hyperlink"/>
          </w:rPr>
          <w:t>https://www.confluent.io/blog/a-comprehensive-open-source-rest-proxy-for-kafka/</w:t>
        </w:r>
      </w:hyperlink>
      <w:r>
        <w:t xml:space="preserve"> </w:t>
      </w:r>
    </w:p>
    <w:p w14:paraId="449F1FEB" w14:textId="39EBADB9" w:rsidR="00F01B77" w:rsidRDefault="00F01B77" w:rsidP="006820F5">
      <w:pPr>
        <w:pStyle w:val="ListParagraph"/>
        <w:numPr>
          <w:ilvl w:val="0"/>
          <w:numId w:val="21"/>
        </w:numPr>
      </w:pPr>
      <w:r>
        <w:t xml:space="preserve">Kafka API WebSocket Proxy such as: </w:t>
      </w:r>
      <w:hyperlink r:id="rId50" w:history="1">
        <w:r w:rsidRPr="00184028">
          <w:rPr>
            <w:rStyle w:val="Hyperlink"/>
          </w:rPr>
          <w:t>https://github.com/b/kafka-websocket/blob/master/pom.xml</w:t>
        </w:r>
      </w:hyperlink>
      <w:r>
        <w:t xml:space="preserve"> </w:t>
      </w:r>
    </w:p>
    <w:p w14:paraId="3A6246A1" w14:textId="0F4211A8" w:rsidR="00F01B77" w:rsidRDefault="00F01B77" w:rsidP="00C26C45">
      <w:r>
        <w:t xml:space="preserve">A sample Java client will be available in the ODE source repository under </w:t>
      </w:r>
      <w:proofErr w:type="spellStart"/>
      <w:r w:rsidRPr="00F01B77">
        <w:t>jpo</w:t>
      </w:r>
      <w:proofErr w:type="spellEnd"/>
      <w:r w:rsidRPr="00F01B77">
        <w:t>-ode-consumer-example</w:t>
      </w:r>
      <w:r>
        <w:t xml:space="preserve"> project.</w:t>
      </w:r>
    </w:p>
    <w:p w14:paraId="32947F86" w14:textId="34687D8C" w:rsidR="008461B4" w:rsidRDefault="00FA5D0B" w:rsidP="008461B4">
      <w:pPr>
        <w:pStyle w:val="Heading4"/>
      </w:pPr>
      <w:bookmarkStart w:id="149" w:name="_Ref471811864"/>
      <w:r>
        <w:t xml:space="preserve">Kafka Publish/Subscribe Topics </w:t>
      </w:r>
    </w:p>
    <w:p w14:paraId="793A2536" w14:textId="118C4F23" w:rsidR="00FA5D0B" w:rsidRDefault="008B29AB" w:rsidP="008B29AB">
      <w:r>
        <w:t xml:space="preserve">For a complete list and description of ODE publish/subscribe topics, refer to </w:t>
      </w:r>
      <w:hyperlink w:anchor="_References" w:history="1">
        <w:r w:rsidRPr="00F7652F">
          <w:rPr>
            <w:rStyle w:val="Hyperlink"/>
          </w:rPr>
          <w:t>ODE Output Schema Reference Document</w:t>
        </w:r>
      </w:hyperlink>
      <w:r>
        <w:t>.</w:t>
      </w:r>
      <w:sdt>
        <w:sdtPr>
          <w:id w:val="484059613"/>
          <w:citation/>
        </w:sdtPr>
        <w:sdtContent>
          <w:r w:rsidR="00992D26">
            <w:fldChar w:fldCharType="begin"/>
          </w:r>
          <w:r w:rsidR="00992D26">
            <w:instrText xml:space="preserve"> CITATION BAH_ODE_Schema \l 1033 </w:instrText>
          </w:r>
          <w:r w:rsidR="00992D26">
            <w:fldChar w:fldCharType="separate"/>
          </w:r>
          <w:r w:rsidR="00992D26">
            <w:rPr>
              <w:noProof/>
            </w:rPr>
            <w:t xml:space="preserve"> (Booz Allen Hamilton 2018)</w:t>
          </w:r>
          <w:r w:rsidR="00992D26">
            <w:fldChar w:fldCharType="end"/>
          </w:r>
        </w:sdtContent>
      </w:sdt>
    </w:p>
    <w:p w14:paraId="4FC004AD" w14:textId="177022C2" w:rsidR="00CF5EA4" w:rsidRDefault="00FB2A53" w:rsidP="00FB2A53">
      <w:pPr>
        <w:pStyle w:val="Heading3"/>
      </w:pPr>
      <w:bookmarkStart w:id="150" w:name="_Toc181346"/>
      <w:r>
        <w:t>ODE Output Schema Reference</w:t>
      </w:r>
      <w:bookmarkEnd w:id="150"/>
    </w:p>
    <w:p w14:paraId="43F21A7C" w14:textId="71627D6C" w:rsidR="00FB2A53" w:rsidRDefault="00FB2A53" w:rsidP="00FB2A53">
      <w:r>
        <w:t xml:space="preserve">Full details of ODE streaming interface schemas are provided in the </w:t>
      </w:r>
      <w:hyperlink w:anchor="_References" w:history="1">
        <w:r w:rsidRPr="00F7652F">
          <w:rPr>
            <w:rStyle w:val="Hyperlink"/>
          </w:rPr>
          <w:t>ODE Output Schema Reference Document</w:t>
        </w:r>
      </w:hyperlink>
      <w:r>
        <w:t>.</w:t>
      </w:r>
      <w:sdt>
        <w:sdtPr>
          <w:id w:val="-1731219693"/>
          <w:citation/>
        </w:sdtPr>
        <w:sdtContent>
          <w:r w:rsidR="00F7652F">
            <w:fldChar w:fldCharType="begin"/>
          </w:r>
          <w:r w:rsidR="00F7652F">
            <w:instrText xml:space="preserve"> CITATION BAH_ODE_Schema \l 1033 </w:instrText>
          </w:r>
          <w:r w:rsidR="00F7652F">
            <w:fldChar w:fldCharType="separate"/>
          </w:r>
          <w:r w:rsidR="00F7652F">
            <w:rPr>
              <w:noProof/>
            </w:rPr>
            <w:t xml:space="preserve"> (Booz Allen Hamilton 2018)</w:t>
          </w:r>
          <w:r w:rsidR="00F7652F">
            <w:fldChar w:fldCharType="end"/>
          </w:r>
        </w:sdtContent>
      </w:sdt>
    </w:p>
    <w:p w14:paraId="0BAD92B5" w14:textId="11C66968" w:rsidR="00FB2A53" w:rsidRDefault="00FB2A53" w:rsidP="00FB2A53"/>
    <w:p w14:paraId="153AC4E9" w14:textId="77777777" w:rsidR="00FB2A53" w:rsidRPr="00FB2A53" w:rsidRDefault="00FB2A53" w:rsidP="00FB2A53"/>
    <w:bookmarkStart w:id="151" w:name="_References" w:displacedByCustomXml="next"/>
    <w:bookmarkEnd w:id="151" w:displacedByCustomXml="next"/>
    <w:bookmarkStart w:id="152" w:name="_Toc181347" w:displacedByCustomXml="next"/>
    <w:sdt>
      <w:sdtPr>
        <w:rPr>
          <w:rFonts w:asciiTheme="minorHAnsi" w:eastAsiaTheme="minorEastAsia" w:hAnsiTheme="minorHAnsi" w:cstheme="minorBidi"/>
          <w:b w:val="0"/>
          <w:color w:val="auto"/>
          <w:spacing w:val="0"/>
          <w:sz w:val="22"/>
          <w:szCs w:val="22"/>
        </w:rPr>
        <w:id w:val="871269044"/>
        <w:docPartObj>
          <w:docPartGallery w:val="Bibliographies"/>
          <w:docPartUnique/>
        </w:docPartObj>
      </w:sdtPr>
      <w:sdtContent>
        <w:p w14:paraId="41FF9823" w14:textId="09799FE2" w:rsidR="00992D26" w:rsidRDefault="00992D26">
          <w:pPr>
            <w:pStyle w:val="Heading1"/>
          </w:pPr>
          <w:r>
            <w:t>References</w:t>
          </w:r>
          <w:bookmarkEnd w:id="152"/>
        </w:p>
        <w:sdt>
          <w:sdtPr>
            <w:id w:val="-573587230"/>
            <w:bibliography/>
          </w:sdtPr>
          <w:sdtContent>
            <w:p w14:paraId="6E0956BB" w14:textId="77777777" w:rsidR="00F7652F" w:rsidRDefault="00992D26" w:rsidP="00F7652F">
              <w:pPr>
                <w:pStyle w:val="Bibliography"/>
                <w:ind w:left="720" w:hanging="720"/>
                <w:rPr>
                  <w:noProof/>
                  <w:sz w:val="24"/>
                  <w:szCs w:val="24"/>
                </w:rPr>
              </w:pPr>
              <w:r>
                <w:fldChar w:fldCharType="begin"/>
              </w:r>
              <w:r>
                <w:instrText xml:space="preserve"> BIBLIOGRAPHY </w:instrText>
              </w:r>
              <w:r>
                <w:fldChar w:fldCharType="separate"/>
              </w:r>
              <w:r w:rsidR="00F7652F">
                <w:rPr>
                  <w:noProof/>
                </w:rPr>
                <w:t>Booz Allen Hamilton. 2018. "ODE Output Schema Reference."</w:t>
              </w:r>
            </w:p>
            <w:p w14:paraId="77512E07" w14:textId="77777777" w:rsidR="00F7652F" w:rsidRDefault="00F7652F" w:rsidP="00F7652F">
              <w:pPr>
                <w:pStyle w:val="Bibliography"/>
                <w:ind w:left="720" w:hanging="720"/>
                <w:rPr>
                  <w:noProof/>
                </w:rPr>
              </w:pPr>
              <w:r>
                <w:rPr>
                  <w:noProof/>
                </w:rPr>
                <w:t>SAE International. 2016. 03 30. https://www.sae.org/standards/content/j2735_201603/.</w:t>
              </w:r>
            </w:p>
            <w:p w14:paraId="057C5EF2" w14:textId="57D10A01" w:rsidR="00992D26" w:rsidRDefault="00992D26" w:rsidP="00F7652F">
              <w:r>
                <w:rPr>
                  <w:b/>
                  <w:bCs/>
                  <w:noProof/>
                </w:rPr>
                <w:fldChar w:fldCharType="end"/>
              </w:r>
            </w:p>
          </w:sdtContent>
        </w:sdt>
      </w:sdtContent>
    </w:sdt>
    <w:p w14:paraId="46B273E1" w14:textId="25E70118" w:rsidR="00FA5D0B" w:rsidRPr="00FA5D0B" w:rsidRDefault="00FA5D0B"/>
    <w:bookmarkEnd w:id="149"/>
    <w:p w14:paraId="5893262E" w14:textId="77777777" w:rsidR="00FB2A53" w:rsidRDefault="00FB2A53" w:rsidP="00C26C45"/>
    <w:sectPr w:rsidR="00FB2A53" w:rsidSect="00886E1A">
      <w:pgSz w:w="15840" w:h="12240" w:orient="landscape"/>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EF226A" w14:textId="77777777" w:rsidR="009768E3" w:rsidRDefault="009768E3">
      <w:pPr>
        <w:spacing w:after="0" w:line="240" w:lineRule="auto"/>
      </w:pPr>
      <w:r>
        <w:separator/>
      </w:r>
    </w:p>
  </w:endnote>
  <w:endnote w:type="continuationSeparator" w:id="0">
    <w:p w14:paraId="3D6D4220" w14:textId="77777777" w:rsidR="009768E3" w:rsidRDefault="009768E3">
      <w:pPr>
        <w:spacing w:after="0" w:line="240" w:lineRule="auto"/>
      </w:pPr>
      <w:r>
        <w:continuationSeparator/>
      </w:r>
    </w:p>
  </w:endnote>
  <w:endnote w:type="continuationNotice" w:id="1">
    <w:p w14:paraId="334E9578" w14:textId="77777777" w:rsidR="009768E3" w:rsidRDefault="009768E3">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Bold">
    <w:altName w:val="Arial"/>
    <w:panose1 w:val="020B06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Harvey Balls">
    <w:altName w:val="Calibri"/>
    <w:panose1 w:val="02000609000000000000"/>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Times">
    <w:panose1 w:val="0200050000000000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C4D46A" w14:textId="1412CFC6" w:rsidR="00D27ECE" w:rsidRDefault="00D27ECE" w:rsidP="00D47340">
    <w:pPr>
      <w:pStyle w:val="Footer"/>
    </w:pPr>
    <w:r>
      <w:rPr>
        <w:noProof/>
      </w:rPr>
      <w:fldChar w:fldCharType="begin"/>
    </w:r>
    <w:r>
      <w:rPr>
        <w:noProof/>
      </w:rPr>
      <w:instrText xml:space="preserve"> FILENAME   \* MERGEFORMAT </w:instrText>
    </w:r>
    <w:r>
      <w:rPr>
        <w:noProof/>
      </w:rPr>
      <w:fldChar w:fldCharType="separate"/>
    </w:r>
    <w:r>
      <w:rPr>
        <w:noProof/>
      </w:rPr>
      <w:t>JPO_ODE_UserGuide.docx</w:t>
    </w:r>
    <w:r>
      <w:rPr>
        <w:noProof/>
      </w:rPr>
      <w:fldChar w:fldCharType="end"/>
    </w:r>
    <w:r>
      <w:rPr>
        <w:noProof/>
      </w:rPr>
      <w:t xml:space="preserve"> Rev. 1.0.</w:t>
    </w:r>
    <w:r>
      <w:rPr>
        <w:noProof/>
      </w:rPr>
      <w:fldChar w:fldCharType="begin"/>
    </w:r>
    <w:r>
      <w:rPr>
        <w:noProof/>
      </w:rPr>
      <w:instrText xml:space="preserve"> REVNUM   \* MERGEFORMAT </w:instrText>
    </w:r>
    <w:r>
      <w:rPr>
        <w:noProof/>
      </w:rPr>
      <w:fldChar w:fldCharType="separate"/>
    </w:r>
    <w:r>
      <w:rPr>
        <w:noProof/>
      </w:rPr>
      <w:t>20</w:t>
    </w:r>
    <w:r>
      <w:rPr>
        <w:noProof/>
      </w:rPr>
      <w:fldChar w:fldCharType="end"/>
    </w:r>
    <w:r w:rsidRPr="00A956BC">
      <w:rPr>
        <w:noProof/>
      </w:rPr>
      <w:ptab w:relativeTo="margin" w:alignment="center" w:leader="none"/>
    </w:r>
    <w:r>
      <w:rPr>
        <w:noProof/>
      </w:rPr>
      <w:fldChar w:fldCharType="begin"/>
    </w:r>
    <w:r>
      <w:rPr>
        <w:noProof/>
      </w:rPr>
      <w:instrText xml:space="preserve"> PAGE  \* ArabicDash  \* MERGEFORMAT </w:instrText>
    </w:r>
    <w:r>
      <w:rPr>
        <w:noProof/>
      </w:rPr>
      <w:fldChar w:fldCharType="separate"/>
    </w:r>
    <w:r>
      <w:rPr>
        <w:noProof/>
      </w:rPr>
      <w:t>- 2 -</w:t>
    </w:r>
    <w:r>
      <w:rPr>
        <w:noProof/>
      </w:rPr>
      <w:fldChar w:fldCharType="end"/>
    </w:r>
    <w:r w:rsidRPr="00A956BC">
      <w:rPr>
        <w:noProof/>
      </w:rPr>
      <w:ptab w:relativeTo="margin" w:alignment="right" w:leader="none"/>
    </w:r>
    <w:r>
      <w:rPr>
        <w:noProof/>
      </w:rPr>
      <w:fldChar w:fldCharType="begin"/>
    </w:r>
    <w:r>
      <w:rPr>
        <w:noProof/>
      </w:rPr>
      <w:instrText xml:space="preserve"> SAVEDATE  \@ "MMMM d, yyyy"  \* MERGEFORMAT </w:instrText>
    </w:r>
    <w:r>
      <w:rPr>
        <w:noProof/>
      </w:rPr>
      <w:fldChar w:fldCharType="separate"/>
    </w:r>
    <w:r>
      <w:rPr>
        <w:noProof/>
      </w:rPr>
      <w:t>February 4, 2019</w:t>
    </w:r>
    <w:r>
      <w:rPr>
        <w:noProof/>
      </w:rPr>
      <w:fldChar w:fldCharType="end"/>
    </w:r>
  </w:p>
  <w:p w14:paraId="022A2A9B" w14:textId="0E57C247" w:rsidR="00D27ECE" w:rsidRPr="00D47340" w:rsidRDefault="00D27ECE" w:rsidP="00886E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B515C5" w14:textId="5F6693D5" w:rsidR="00D27ECE" w:rsidRDefault="00D27ECE">
    <w:pPr>
      <w:pStyle w:val="Footer"/>
    </w:pPr>
    <w:r>
      <w:rPr>
        <w:noProof/>
      </w:rPr>
      <w:fldChar w:fldCharType="begin"/>
    </w:r>
    <w:r>
      <w:rPr>
        <w:noProof/>
      </w:rPr>
      <w:instrText xml:space="preserve"> FILENAME   \* MERGEFORMAT </w:instrText>
    </w:r>
    <w:r>
      <w:rPr>
        <w:noProof/>
      </w:rPr>
      <w:fldChar w:fldCharType="separate"/>
    </w:r>
    <w:r>
      <w:rPr>
        <w:noProof/>
      </w:rPr>
      <w:t>JPO_ODE_UserGuide.docx</w:t>
    </w:r>
    <w:r>
      <w:rPr>
        <w:noProof/>
      </w:rPr>
      <w:fldChar w:fldCharType="end"/>
    </w:r>
    <w:r>
      <w:rPr>
        <w:noProof/>
      </w:rPr>
      <w:t xml:space="preserve"> Rev. 1.0.</w:t>
    </w:r>
    <w:r>
      <w:rPr>
        <w:noProof/>
      </w:rPr>
      <w:fldChar w:fldCharType="begin"/>
    </w:r>
    <w:r>
      <w:rPr>
        <w:noProof/>
      </w:rPr>
      <w:instrText xml:space="preserve"> REVNUM   \* MERGEFORMAT </w:instrText>
    </w:r>
    <w:r>
      <w:rPr>
        <w:noProof/>
      </w:rPr>
      <w:fldChar w:fldCharType="separate"/>
    </w:r>
    <w:r>
      <w:rPr>
        <w:noProof/>
      </w:rPr>
      <w:t>20</w:t>
    </w:r>
    <w:r>
      <w:rPr>
        <w:noProof/>
      </w:rPr>
      <w:fldChar w:fldCharType="end"/>
    </w:r>
    <w:r w:rsidRPr="00A956BC">
      <w:rPr>
        <w:noProof/>
      </w:rPr>
      <w:ptab w:relativeTo="margin" w:alignment="center" w:leader="none"/>
    </w:r>
    <w:r>
      <w:rPr>
        <w:noProof/>
      </w:rPr>
      <w:fldChar w:fldCharType="begin"/>
    </w:r>
    <w:r>
      <w:rPr>
        <w:noProof/>
      </w:rPr>
      <w:instrText xml:space="preserve"> PAGE  \* ArabicDash  \* MERGEFORMAT </w:instrText>
    </w:r>
    <w:r>
      <w:rPr>
        <w:noProof/>
      </w:rPr>
      <w:fldChar w:fldCharType="separate"/>
    </w:r>
    <w:r>
      <w:rPr>
        <w:noProof/>
      </w:rPr>
      <w:t>- 26 -</w:t>
    </w:r>
    <w:r>
      <w:rPr>
        <w:noProof/>
      </w:rPr>
      <w:fldChar w:fldCharType="end"/>
    </w:r>
    <w:r w:rsidRPr="00A956BC">
      <w:rPr>
        <w:noProof/>
      </w:rPr>
      <w:ptab w:relativeTo="margin" w:alignment="right" w:leader="none"/>
    </w:r>
    <w:r>
      <w:rPr>
        <w:noProof/>
      </w:rPr>
      <w:fldChar w:fldCharType="begin"/>
    </w:r>
    <w:r>
      <w:rPr>
        <w:noProof/>
      </w:rPr>
      <w:instrText xml:space="preserve"> SAVEDATE  \@ "MMMM d, yyyy"  \* MERGEFORMAT </w:instrText>
    </w:r>
    <w:r>
      <w:rPr>
        <w:noProof/>
      </w:rPr>
      <w:fldChar w:fldCharType="separate"/>
    </w:r>
    <w:r>
      <w:rPr>
        <w:noProof/>
      </w:rPr>
      <w:t>February 4, 2019</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9AF74B" w14:textId="77777777" w:rsidR="009768E3" w:rsidRDefault="009768E3">
      <w:pPr>
        <w:spacing w:after="0" w:line="240" w:lineRule="auto"/>
      </w:pPr>
      <w:r>
        <w:separator/>
      </w:r>
    </w:p>
  </w:footnote>
  <w:footnote w:type="continuationSeparator" w:id="0">
    <w:p w14:paraId="0CCB5F7D" w14:textId="77777777" w:rsidR="009768E3" w:rsidRDefault="009768E3">
      <w:pPr>
        <w:spacing w:after="0" w:line="240" w:lineRule="auto"/>
      </w:pPr>
      <w:r>
        <w:continuationSeparator/>
      </w:r>
    </w:p>
  </w:footnote>
  <w:footnote w:type="continuationNotice" w:id="1">
    <w:p w14:paraId="33D22B36" w14:textId="77777777" w:rsidR="009768E3" w:rsidRDefault="009768E3">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AECCB" w14:textId="6FF1CB0F" w:rsidR="00D27ECE" w:rsidRPr="00533512" w:rsidRDefault="00D27ECE" w:rsidP="00533512">
    <w:pPr>
      <w:tabs>
        <w:tab w:val="right" w:pos="9180"/>
      </w:tabs>
      <w:rPr>
        <w:b/>
        <w:color w:val="0070C0"/>
        <w:sz w:val="20"/>
        <w:szCs w:val="20"/>
      </w:rPr>
    </w:pPr>
    <w:r w:rsidRPr="00D47340">
      <w:rPr>
        <w:b/>
        <w:noProof/>
        <w:color w:val="0070C0"/>
        <w:sz w:val="20"/>
        <w:szCs w:val="20"/>
        <w:lang w:eastAsia="en-US"/>
      </w:rPr>
      <mc:AlternateContent>
        <mc:Choice Requires="wps">
          <w:drawing>
            <wp:anchor distT="0" distB="0" distL="118745" distR="118745" simplePos="0" relativeHeight="251657728" behindDoc="1" locked="0" layoutInCell="1" allowOverlap="0" wp14:anchorId="2BD84FE5" wp14:editId="247DD14B">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3600" cy="264795"/>
              <wp:effectExtent l="0" t="0" r="0" b="7620"/>
              <wp:wrapSquare wrapText="bothSides"/>
              <wp:docPr id="4" name="Rectangle 4"/>
              <wp:cNvGraphicFramePr/>
              <a:graphic xmlns:a="http://schemas.openxmlformats.org/drawingml/2006/main">
                <a:graphicData uri="http://schemas.microsoft.com/office/word/2010/wordprocessingShape">
                  <wps:wsp>
                    <wps:cNvSpPr/>
                    <wps:spPr>
                      <a:xfrm>
                        <a:off x="0" y="0"/>
                        <a:ext cx="5943600" cy="26479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327489187"/>
                            <w:dataBinding w:prefixMappings="xmlns:ns0='http://purl.org/dc/elements/1.1/' xmlns:ns1='http://schemas.openxmlformats.org/package/2006/metadata/core-properties' " w:xpath="/ns1:coreProperties[1]/ns0:title[1]" w:storeItemID="{6C3C8BC8-F283-45AE-878A-BAB7291924A1}"/>
                            <w:text/>
                          </w:sdtPr>
                          <w:sdtContent>
                            <w:p w14:paraId="633C7F6F" w14:textId="4CE9AFA4" w:rsidR="00D27ECE" w:rsidRDefault="00D27ECE">
                              <w:pPr>
                                <w:pStyle w:val="Header"/>
                                <w:jc w:val="center"/>
                                <w:rPr>
                                  <w:caps/>
                                  <w:color w:val="FFFFFF" w:themeColor="background1"/>
                                </w:rPr>
                              </w:pPr>
                              <w:r>
                                <w:rPr>
                                  <w:caps/>
                                  <w:color w:val="FFFFFF" w:themeColor="background1"/>
                                </w:rPr>
                                <w:t>JPO ODE User Guide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BD84FE5" id="Rectangle 4" o:spid="_x0000_s1027" style="position:absolute;margin-left:0;margin-top:0;width:468pt;height:20.85pt;z-index:-25165875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" o:allowoverlap="f" fillcolor="#4f81bd [3204]" stroked="f" strokeweight="1pt">
              <v:textbox style="mso-fit-shape-to-text:t">
                <w:txbxContent>
                  <w:sdt>
                    <w:sdtPr>
                      <w:rPr>
                        <w:caps/>
                        <w:color w:val="FFFFFF" w:themeColor="background1"/>
                      </w:rPr>
                      <w:alias w:val="Title"/>
                      <w:tag w:val=""/>
                      <w:id w:val="327489187"/>
                      <w:dataBinding w:prefixMappings="xmlns:ns0='http://purl.org/dc/elements/1.1/' xmlns:ns1='http://schemas.openxmlformats.org/package/2006/metadata/core-properties' " w:xpath="/ns1:coreProperties[1]/ns0:title[1]" w:storeItemID="{6C3C8BC8-F283-45AE-878A-BAB7291924A1}"/>
                      <w:text/>
                    </w:sdtPr>
                    <w:sdtContent>
                      <w:p w14:paraId="633C7F6F" w14:textId="4CE9AFA4" w:rsidR="00D27ECE" w:rsidRDefault="00D27ECE">
                        <w:pPr>
                          <w:pStyle w:val="Header"/>
                          <w:jc w:val="center"/>
                          <w:rPr>
                            <w:caps/>
                            <w:color w:val="FFFFFF" w:themeColor="background1"/>
                          </w:rPr>
                        </w:pPr>
                        <w:r>
                          <w:rPr>
                            <w:caps/>
                            <w:color w:val="FFFFFF" w:themeColor="background1"/>
                          </w:rPr>
                          <w:t>JPO ODE User Guide</w:t>
                        </w:r>
                      </w:p>
                    </w:sdtContent>
                  </w:sdt>
                </w:txbxContent>
              </v:textbox>
              <w10:wrap type="square" anchorx="margin" anchory="page"/>
            </v:rect>
          </w:pict>
        </mc:Fallback>
      </mc:AlternateContent>
    </w:r>
    <w:sdt>
      <w:sdtPr>
        <w:rPr>
          <w:b/>
          <w:color w:val="0070C0"/>
          <w:sz w:val="20"/>
          <w:szCs w:val="20"/>
        </w:rPr>
        <w:id w:val="-1873521736"/>
        <w:docPartObj>
          <w:docPartGallery w:val="Watermarks"/>
          <w:docPartUnique/>
        </w:docPartObj>
      </w:sdtPr>
      <w:sdtContent>
        <w:r w:rsidR="009768E3">
          <w:rPr>
            <w:b/>
            <w:noProof/>
            <w:color w:val="0070C0"/>
            <w:sz w:val="20"/>
            <w:szCs w:val="20"/>
          </w:rPr>
          <w:pict w14:anchorId="2A4A8A4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49" type="#_x0000_t136" alt="" style="position:absolute;margin-left:0;margin-top:0;width:412.4pt;height:247.45pt;rotation:315;z-index:-251657728;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DRAFT"/>
              <w10:wrap anchorx="margin" anchory="margin"/>
            </v:shape>
          </w:pic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64CB4" w14:textId="55CBB63B" w:rsidR="00D27ECE" w:rsidRDefault="00D27ECE">
    <w:pPr>
      <w:pStyle w:val="Header"/>
    </w:pPr>
    <w:r>
      <w:rPr>
        <w:noProof/>
        <w:lang w:eastAsia="en-US"/>
      </w:rPr>
      <mc:AlternateContent>
        <mc:Choice Requires="wps">
          <w:drawing>
            <wp:anchor distT="0" distB="0" distL="118745" distR="118745" simplePos="0" relativeHeight="251656704" behindDoc="1" locked="0" layoutInCell="1" allowOverlap="0" wp14:anchorId="031AD6EB" wp14:editId="25E2C28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3600" cy="264795"/>
              <wp:effectExtent l="0" t="0" r="0" b="1905"/>
              <wp:wrapSquare wrapText="bothSides"/>
              <wp:docPr id="197" name="Rectangle 197"/>
              <wp:cNvGraphicFramePr/>
              <a:graphic xmlns:a="http://schemas.openxmlformats.org/drawingml/2006/main">
                <a:graphicData uri="http://schemas.microsoft.com/office/word/2010/wordprocessingShape">
                  <wps:wsp>
                    <wps:cNvSpPr/>
                    <wps:spPr>
                      <a:xfrm>
                        <a:off x="0" y="0"/>
                        <a:ext cx="5943600" cy="2647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BECEEC" w14:textId="4273B3C9" w:rsidR="00D27ECE" w:rsidRDefault="00D27ECE" w:rsidP="00D47340">
                          <w:pPr>
                            <w:pStyle w:val="Header"/>
                            <w:rPr>
                              <w:caps/>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31AD6EB" id="Rectangle 197" o:spid="_x0000_s1028" style="position:absolute;margin-left:0;margin-top:0;width:468pt;height:20.85pt;z-index:-25165977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" o:allowoverlap="f" fillcolor="white [3212]" stroked="f" strokeweight="1pt">
              <v:textbox style="mso-fit-shape-to-text:t">
                <w:txbxContent>
                  <w:p w14:paraId="02BECEEC" w14:textId="4273B3C9" w:rsidR="00D27ECE" w:rsidRDefault="00D27ECE" w:rsidP="00D47340">
                    <w:pPr>
                      <w:pStyle w:val="Header"/>
                      <w:rPr>
                        <w:caps/>
                        <w:color w:val="FFFFFF" w:themeColor="background1"/>
                      </w:rPr>
                    </w:pP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777DA"/>
    <w:multiLevelType w:val="multilevel"/>
    <w:tmpl w:val="4C26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774E0"/>
    <w:multiLevelType w:val="hybridMultilevel"/>
    <w:tmpl w:val="CF0E0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5A6C4E"/>
    <w:multiLevelType w:val="hybridMultilevel"/>
    <w:tmpl w:val="6FDC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482E49"/>
    <w:multiLevelType w:val="multilevel"/>
    <w:tmpl w:val="D5968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42521"/>
    <w:multiLevelType w:val="singleLevel"/>
    <w:tmpl w:val="95AC6C94"/>
    <w:lvl w:ilvl="0">
      <w:start w:val="1"/>
      <w:numFmt w:val="decimal"/>
      <w:pStyle w:val="Number"/>
      <w:lvlText w:val="%1."/>
      <w:lvlJc w:val="left"/>
      <w:pPr>
        <w:tabs>
          <w:tab w:val="num" w:pos="360"/>
        </w:tabs>
        <w:ind w:left="360" w:hanging="360"/>
      </w:pPr>
    </w:lvl>
  </w:abstractNum>
  <w:abstractNum w:abstractNumId="5" w15:restartNumberingAfterBreak="0">
    <w:nsid w:val="0B70023F"/>
    <w:multiLevelType w:val="hybridMultilevel"/>
    <w:tmpl w:val="A506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B43C3E"/>
    <w:multiLevelType w:val="multilevel"/>
    <w:tmpl w:val="4B603156"/>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C710FA7"/>
    <w:multiLevelType w:val="hybridMultilevel"/>
    <w:tmpl w:val="6B341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A5593B"/>
    <w:multiLevelType w:val="singleLevel"/>
    <w:tmpl w:val="652E0E10"/>
    <w:lvl w:ilvl="0">
      <w:start w:val="1"/>
      <w:numFmt w:val="bullet"/>
      <w:pStyle w:val="DoubleDash"/>
      <w:lvlText w:val=""/>
      <w:lvlJc w:val="left"/>
      <w:pPr>
        <w:tabs>
          <w:tab w:val="num" w:pos="1080"/>
        </w:tabs>
        <w:ind w:left="1080" w:hanging="360"/>
      </w:pPr>
      <w:rPr>
        <w:rFonts w:ascii="Symbol" w:hAnsi="Symbol" w:hint="default"/>
        <w:sz w:val="18"/>
      </w:rPr>
    </w:lvl>
  </w:abstractNum>
  <w:abstractNum w:abstractNumId="9" w15:restartNumberingAfterBreak="0">
    <w:nsid w:val="0D9119B8"/>
    <w:multiLevelType w:val="hybridMultilevel"/>
    <w:tmpl w:val="9E385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C5768F"/>
    <w:multiLevelType w:val="hybridMultilevel"/>
    <w:tmpl w:val="3F98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890AE8"/>
    <w:multiLevelType w:val="hybridMultilevel"/>
    <w:tmpl w:val="49D2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535F62"/>
    <w:multiLevelType w:val="hybridMultilevel"/>
    <w:tmpl w:val="F9A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AA4FB6"/>
    <w:multiLevelType w:val="hybridMultilevel"/>
    <w:tmpl w:val="80A6046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1463453B"/>
    <w:multiLevelType w:val="hybridMultilevel"/>
    <w:tmpl w:val="46B03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6F855ED"/>
    <w:multiLevelType w:val="hybridMultilevel"/>
    <w:tmpl w:val="62023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CB6F8D"/>
    <w:multiLevelType w:val="hybridMultilevel"/>
    <w:tmpl w:val="9B22E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CD47EC"/>
    <w:multiLevelType w:val="multilevel"/>
    <w:tmpl w:val="DCC88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05B06FD"/>
    <w:multiLevelType w:val="multilevel"/>
    <w:tmpl w:val="6452215A"/>
    <w:styleLink w:val="BAHHeadings"/>
    <w:lvl w:ilvl="0">
      <w:start w:val="1"/>
      <w:numFmt w:val="decimal"/>
      <w:lvlText w:val="%1"/>
      <w:lvlJc w:val="left"/>
      <w:pPr>
        <w:ind w:left="360" w:hanging="360"/>
      </w:pPr>
      <w:rPr>
        <w:rFonts w:ascii="Arial Bold" w:hAnsi="Arial Bold" w:hint="default"/>
        <w:b/>
        <w:i w:val="0"/>
        <w:caps/>
        <w:strike w:val="0"/>
        <w:dstrike w:val="0"/>
        <w:vanish w:val="0"/>
        <w:color w:val="0070C0"/>
        <w:sz w:val="28"/>
        <w:vertAlign w:val="baseline"/>
      </w:rPr>
    </w:lvl>
    <w:lvl w:ilvl="1">
      <w:start w:val="1"/>
      <w:numFmt w:val="decimal"/>
      <w:lvlText w:val="%1.1"/>
      <w:lvlJc w:val="left"/>
      <w:pPr>
        <w:ind w:left="360" w:hanging="360"/>
      </w:pPr>
      <w:rPr>
        <w:rFonts w:ascii="Arial Bold" w:hAnsi="Arial Bold" w:hint="default"/>
        <w:b/>
        <w:i w:val="0"/>
        <w:caps/>
        <w:strike w:val="0"/>
        <w:dstrike w:val="0"/>
        <w:vanish w:val="0"/>
        <w:color w:val="0070C0"/>
        <w:sz w:val="24"/>
        <w:vertAlign w:val="baseline"/>
      </w:rPr>
    </w:lvl>
    <w:lvl w:ilvl="2">
      <w:start w:val="1"/>
      <w:numFmt w:val="decimal"/>
      <w:lvlText w:val="%1.%2.%3"/>
      <w:lvlJc w:val="left"/>
      <w:pPr>
        <w:ind w:left="360" w:hanging="360"/>
      </w:pPr>
      <w:rPr>
        <w:rFonts w:ascii="Arial Bold" w:hAnsi="Arial Bold" w:hint="default"/>
        <w:b/>
        <w:i w:val="0"/>
        <w:caps/>
        <w:strike w:val="0"/>
        <w:dstrike w:val="0"/>
        <w:vanish w:val="0"/>
        <w:color w:val="0070C0"/>
        <w:sz w:val="24"/>
        <w:vertAlign w:val="baseline"/>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9" w15:restartNumberingAfterBreak="0">
    <w:nsid w:val="217411EB"/>
    <w:multiLevelType w:val="hybridMultilevel"/>
    <w:tmpl w:val="2B7CB0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873579"/>
    <w:multiLevelType w:val="hybridMultilevel"/>
    <w:tmpl w:val="54F0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EC6137"/>
    <w:multiLevelType w:val="hybridMultilevel"/>
    <w:tmpl w:val="EC681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0B3BB1"/>
    <w:multiLevelType w:val="hybridMultilevel"/>
    <w:tmpl w:val="4C6C560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2BC84A97"/>
    <w:multiLevelType w:val="hybridMultilevel"/>
    <w:tmpl w:val="A86841F0"/>
    <w:lvl w:ilvl="0" w:tplc="A4365886">
      <w:numFmt w:val="bullet"/>
      <w:lvlText w:val="-"/>
      <w:lvlJc w:val="left"/>
      <w:pPr>
        <w:ind w:left="720" w:hanging="360"/>
      </w:pPr>
      <w:rPr>
        <w:rFonts w:ascii="Calibri" w:eastAsia="SimSun" w:hAnsi="Calibri" w:cs="Calibri" w:hint="default"/>
        <w:sz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DDD4250"/>
    <w:multiLevelType w:val="hybridMultilevel"/>
    <w:tmpl w:val="5F9EC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E984469"/>
    <w:multiLevelType w:val="singleLevel"/>
    <w:tmpl w:val="9AFAEAA2"/>
    <w:lvl w:ilvl="0">
      <w:start w:val="1"/>
      <w:numFmt w:val="bullet"/>
      <w:pStyle w:val="Dash"/>
      <w:lvlText w:val="–"/>
      <w:lvlJc w:val="left"/>
      <w:pPr>
        <w:tabs>
          <w:tab w:val="num" w:pos="720"/>
        </w:tabs>
        <w:ind w:left="720" w:hanging="360"/>
      </w:pPr>
      <w:rPr>
        <w:rFonts w:ascii="Times New Roman" w:hAnsi="Times New Roman" w:cs="Times New Roman" w:hint="default"/>
      </w:rPr>
    </w:lvl>
  </w:abstractNum>
  <w:abstractNum w:abstractNumId="26" w15:restartNumberingAfterBreak="0">
    <w:nsid w:val="30DF23C3"/>
    <w:multiLevelType w:val="hybridMultilevel"/>
    <w:tmpl w:val="EBC6CA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2CE4D7D"/>
    <w:multiLevelType w:val="hybridMultilevel"/>
    <w:tmpl w:val="F54280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5437A69"/>
    <w:multiLevelType w:val="hybridMultilevel"/>
    <w:tmpl w:val="B4EC3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89D1040"/>
    <w:multiLevelType w:val="hybridMultilevel"/>
    <w:tmpl w:val="56E87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9F365A3"/>
    <w:multiLevelType w:val="singleLevel"/>
    <w:tmpl w:val="FDE615F2"/>
    <w:lvl w:ilvl="0">
      <w:start w:val="1"/>
      <w:numFmt w:val="bullet"/>
      <w:pStyle w:val="Bullet"/>
      <w:lvlText w:val=""/>
      <w:lvlJc w:val="left"/>
      <w:pPr>
        <w:tabs>
          <w:tab w:val="num" w:pos="360"/>
        </w:tabs>
        <w:ind w:left="360" w:hanging="360"/>
      </w:pPr>
      <w:rPr>
        <w:rFonts w:ascii="Symbol" w:hAnsi="Symbol" w:hint="default"/>
      </w:rPr>
    </w:lvl>
  </w:abstractNum>
  <w:abstractNum w:abstractNumId="31" w15:restartNumberingAfterBreak="0">
    <w:nsid w:val="39FF1B57"/>
    <w:multiLevelType w:val="multilevel"/>
    <w:tmpl w:val="26A62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C170928"/>
    <w:multiLevelType w:val="hybridMultilevel"/>
    <w:tmpl w:val="07FCC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F0724C9"/>
    <w:multiLevelType w:val="multilevel"/>
    <w:tmpl w:val="D22698C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15:restartNumberingAfterBreak="0">
    <w:nsid w:val="40F81DC5"/>
    <w:multiLevelType w:val="multilevel"/>
    <w:tmpl w:val="6E7E4D2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5C83A0B"/>
    <w:multiLevelType w:val="hybridMultilevel"/>
    <w:tmpl w:val="DFFE9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6BC68DC"/>
    <w:multiLevelType w:val="hybridMultilevel"/>
    <w:tmpl w:val="BD3AEA8A"/>
    <w:lvl w:ilvl="0" w:tplc="D4C2D14A">
      <w:start w:val="1"/>
      <w:numFmt w:val="decimal"/>
      <w:lvlText w:val="%1."/>
      <w:lvlJc w:val="left"/>
      <w:pPr>
        <w:ind w:left="792" w:hanging="432"/>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71B0DB0"/>
    <w:multiLevelType w:val="hybridMultilevel"/>
    <w:tmpl w:val="926E1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8662CF1"/>
    <w:multiLevelType w:val="hybridMultilevel"/>
    <w:tmpl w:val="995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ABA7A0E"/>
    <w:multiLevelType w:val="hybridMultilevel"/>
    <w:tmpl w:val="E7122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17001D7"/>
    <w:multiLevelType w:val="hybridMultilevel"/>
    <w:tmpl w:val="83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3D72D89"/>
    <w:multiLevelType w:val="hybridMultilevel"/>
    <w:tmpl w:val="24CE4B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9EE5080"/>
    <w:multiLevelType w:val="hybridMultilevel"/>
    <w:tmpl w:val="FEFA7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A693BBA"/>
    <w:multiLevelType w:val="hybridMultilevel"/>
    <w:tmpl w:val="0AE0A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CCB1578"/>
    <w:multiLevelType w:val="hybridMultilevel"/>
    <w:tmpl w:val="A6FCBD30"/>
    <w:lvl w:ilvl="0" w:tplc="04090001">
      <w:start w:val="1"/>
      <w:numFmt w:val="bullet"/>
      <w:lvlText w:val=""/>
      <w:lvlJc w:val="left"/>
      <w:pPr>
        <w:ind w:left="720" w:hanging="360"/>
      </w:pPr>
      <w:rPr>
        <w:rFonts w:ascii="Symbol" w:hAnsi="Symbol" w:hint="default"/>
      </w:rPr>
    </w:lvl>
    <w:lvl w:ilvl="1" w:tplc="92C032AA">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03F2BE8"/>
    <w:multiLevelType w:val="singleLevel"/>
    <w:tmpl w:val="F32A21C0"/>
    <w:lvl w:ilvl="0">
      <w:start w:val="1"/>
      <w:numFmt w:val="bullet"/>
      <w:pStyle w:val="TableBullet"/>
      <w:lvlText w:val=""/>
      <w:lvlJc w:val="left"/>
      <w:pPr>
        <w:tabs>
          <w:tab w:val="num" w:pos="360"/>
        </w:tabs>
        <w:ind w:left="360" w:hanging="360"/>
      </w:pPr>
      <w:rPr>
        <w:rFonts w:ascii="Symbol" w:hAnsi="Symbol" w:hint="default"/>
        <w:sz w:val="18"/>
      </w:rPr>
    </w:lvl>
  </w:abstractNum>
  <w:abstractNum w:abstractNumId="46" w15:restartNumberingAfterBreak="0">
    <w:nsid w:val="612801D4"/>
    <w:multiLevelType w:val="multilevel"/>
    <w:tmpl w:val="2D1043EA"/>
    <w:lvl w:ilvl="0">
      <w:start w:val="1"/>
      <w:numFmt w:val="upperLetter"/>
      <w:pStyle w:val="AppendixAHeading"/>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7" w15:restartNumberingAfterBreak="0">
    <w:nsid w:val="617333C7"/>
    <w:multiLevelType w:val="hybridMultilevel"/>
    <w:tmpl w:val="8294022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15:restartNumberingAfterBreak="0">
    <w:nsid w:val="67B00A95"/>
    <w:multiLevelType w:val="hybridMultilevel"/>
    <w:tmpl w:val="2E40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8B82E5C"/>
    <w:multiLevelType w:val="hybridMultilevel"/>
    <w:tmpl w:val="6728BF88"/>
    <w:lvl w:ilvl="0" w:tplc="04090001">
      <w:start w:val="1"/>
      <w:numFmt w:val="bullet"/>
      <w:lvlText w:val=""/>
      <w:lvlJc w:val="left"/>
      <w:pPr>
        <w:ind w:left="720" w:hanging="360"/>
      </w:pPr>
      <w:rPr>
        <w:rFonts w:ascii="Symbol" w:hAnsi="Symbol" w:hint="default"/>
      </w:rPr>
    </w:lvl>
    <w:lvl w:ilvl="1" w:tplc="DA9C5078">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9540A92"/>
    <w:multiLevelType w:val="hybridMultilevel"/>
    <w:tmpl w:val="CD2CC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ADD73B3"/>
    <w:multiLevelType w:val="hybridMultilevel"/>
    <w:tmpl w:val="23B4306A"/>
    <w:lvl w:ilvl="0" w:tplc="04090001">
      <w:start w:val="1"/>
      <w:numFmt w:val="bullet"/>
      <w:lvlText w:val=""/>
      <w:lvlJc w:val="left"/>
      <w:pPr>
        <w:ind w:left="720" w:hanging="360"/>
      </w:pPr>
      <w:rPr>
        <w:rFonts w:ascii="Symbol" w:hAnsi="Symbol" w:hint="default"/>
      </w:rPr>
    </w:lvl>
    <w:lvl w:ilvl="1" w:tplc="5A76D436">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B7B0E14"/>
    <w:multiLevelType w:val="hybridMultilevel"/>
    <w:tmpl w:val="7BCE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C91416D"/>
    <w:multiLevelType w:val="multilevel"/>
    <w:tmpl w:val="0409001D"/>
    <w:styleLink w:val="Number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4" w15:restartNumberingAfterBreak="0">
    <w:nsid w:val="6CC62E43"/>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55" w15:restartNumberingAfterBreak="0">
    <w:nsid w:val="6DC84F41"/>
    <w:multiLevelType w:val="multilevel"/>
    <w:tmpl w:val="56685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E592C46"/>
    <w:multiLevelType w:val="hybridMultilevel"/>
    <w:tmpl w:val="78EC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E701AEC"/>
    <w:multiLevelType w:val="multilevel"/>
    <w:tmpl w:val="D9066C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3677580"/>
    <w:multiLevelType w:val="hybridMultilevel"/>
    <w:tmpl w:val="CE1EE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43273F6"/>
    <w:multiLevelType w:val="hybridMultilevel"/>
    <w:tmpl w:val="D7AEE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95B78A9"/>
    <w:multiLevelType w:val="hybridMultilevel"/>
    <w:tmpl w:val="A08CA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CF75508"/>
    <w:multiLevelType w:val="hybridMultilevel"/>
    <w:tmpl w:val="96304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D557BCA"/>
    <w:multiLevelType w:val="hybridMultilevel"/>
    <w:tmpl w:val="B03C9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EF26243"/>
    <w:multiLevelType w:val="hybridMultilevel"/>
    <w:tmpl w:val="CD642A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33"/>
  </w:num>
  <w:num w:numId="3">
    <w:abstractNumId w:val="23"/>
  </w:num>
  <w:num w:numId="4">
    <w:abstractNumId w:val="30"/>
  </w:num>
  <w:num w:numId="5">
    <w:abstractNumId w:val="3"/>
  </w:num>
  <w:num w:numId="6">
    <w:abstractNumId w:val="6"/>
  </w:num>
  <w:num w:numId="7">
    <w:abstractNumId w:val="55"/>
  </w:num>
  <w:num w:numId="8">
    <w:abstractNumId w:val="46"/>
  </w:num>
  <w:num w:numId="9">
    <w:abstractNumId w:val="8"/>
  </w:num>
  <w:num w:numId="10">
    <w:abstractNumId w:val="4"/>
  </w:num>
  <w:num w:numId="11">
    <w:abstractNumId w:val="45"/>
  </w:num>
  <w:num w:numId="12">
    <w:abstractNumId w:val="25"/>
  </w:num>
  <w:num w:numId="13">
    <w:abstractNumId w:val="53"/>
  </w:num>
  <w:num w:numId="14">
    <w:abstractNumId w:val="54"/>
  </w:num>
  <w:num w:numId="15">
    <w:abstractNumId w:val="1"/>
  </w:num>
  <w:num w:numId="16">
    <w:abstractNumId w:val="16"/>
  </w:num>
  <w:num w:numId="17">
    <w:abstractNumId w:val="58"/>
  </w:num>
  <w:num w:numId="18">
    <w:abstractNumId w:val="39"/>
  </w:num>
  <w:num w:numId="19">
    <w:abstractNumId w:val="13"/>
  </w:num>
  <w:num w:numId="20">
    <w:abstractNumId w:val="22"/>
  </w:num>
  <w:num w:numId="21">
    <w:abstractNumId w:val="43"/>
  </w:num>
  <w:num w:numId="22">
    <w:abstractNumId w:val="62"/>
  </w:num>
  <w:num w:numId="23">
    <w:abstractNumId w:val="40"/>
  </w:num>
  <w:num w:numId="24">
    <w:abstractNumId w:val="10"/>
  </w:num>
  <w:num w:numId="25">
    <w:abstractNumId w:val="44"/>
  </w:num>
  <w:num w:numId="26">
    <w:abstractNumId w:val="49"/>
  </w:num>
  <w:num w:numId="27">
    <w:abstractNumId w:val="51"/>
  </w:num>
  <w:num w:numId="28">
    <w:abstractNumId w:val="56"/>
  </w:num>
  <w:num w:numId="29">
    <w:abstractNumId w:val="11"/>
  </w:num>
  <w:num w:numId="30">
    <w:abstractNumId w:val="42"/>
  </w:num>
  <w:num w:numId="31">
    <w:abstractNumId w:val="59"/>
  </w:num>
  <w:num w:numId="32">
    <w:abstractNumId w:val="12"/>
  </w:num>
  <w:num w:numId="33">
    <w:abstractNumId w:val="5"/>
  </w:num>
  <w:num w:numId="34">
    <w:abstractNumId w:val="2"/>
  </w:num>
  <w:num w:numId="35">
    <w:abstractNumId w:val="20"/>
  </w:num>
  <w:num w:numId="36">
    <w:abstractNumId w:val="38"/>
  </w:num>
  <w:num w:numId="37">
    <w:abstractNumId w:val="52"/>
  </w:num>
  <w:num w:numId="38">
    <w:abstractNumId w:val="48"/>
  </w:num>
  <w:num w:numId="39">
    <w:abstractNumId w:val="21"/>
  </w:num>
  <w:num w:numId="40">
    <w:abstractNumId w:val="24"/>
  </w:num>
  <w:num w:numId="41">
    <w:abstractNumId w:val="36"/>
  </w:num>
  <w:num w:numId="42">
    <w:abstractNumId w:val="17"/>
  </w:num>
  <w:num w:numId="43">
    <w:abstractNumId w:val="57"/>
  </w:num>
  <w:num w:numId="44">
    <w:abstractNumId w:val="0"/>
  </w:num>
  <w:num w:numId="45">
    <w:abstractNumId w:val="31"/>
  </w:num>
  <w:num w:numId="46">
    <w:abstractNumId w:val="19"/>
  </w:num>
  <w:num w:numId="47">
    <w:abstractNumId w:val="34"/>
  </w:num>
  <w:num w:numId="48">
    <w:abstractNumId w:val="7"/>
  </w:num>
  <w:num w:numId="49">
    <w:abstractNumId w:val="26"/>
  </w:num>
  <w:num w:numId="50">
    <w:abstractNumId w:val="27"/>
  </w:num>
  <w:num w:numId="51">
    <w:abstractNumId w:val="63"/>
  </w:num>
  <w:num w:numId="52">
    <w:abstractNumId w:val="41"/>
  </w:num>
  <w:num w:numId="53">
    <w:abstractNumId w:val="28"/>
  </w:num>
  <w:num w:numId="54">
    <w:abstractNumId w:val="37"/>
  </w:num>
  <w:num w:numId="55">
    <w:abstractNumId w:val="29"/>
  </w:num>
  <w:num w:numId="56">
    <w:abstractNumId w:val="14"/>
  </w:num>
  <w:num w:numId="57">
    <w:abstractNumId w:val="35"/>
  </w:num>
  <w:num w:numId="58">
    <w:abstractNumId w:val="15"/>
  </w:num>
  <w:num w:numId="59">
    <w:abstractNumId w:val="60"/>
  </w:num>
  <w:num w:numId="60">
    <w:abstractNumId w:val="9"/>
  </w:num>
  <w:num w:numId="61">
    <w:abstractNumId w:val="50"/>
  </w:num>
  <w:num w:numId="62">
    <w:abstractNumId w:val="61"/>
  </w:num>
  <w:num w:numId="63">
    <w:abstractNumId w:val="32"/>
  </w:num>
  <w:num w:numId="64">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47"/>
  </w:num>
  <w:numIdMacAtCleanup w:val="5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chwartz, Matthew [USA]">
    <w15:presenceInfo w15:providerId="AD" w15:userId="S::576879@bah.com::6cd41439-7054-4843-8b0a-58e728c2fe6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attachedTemplate r:id="rId1"/>
  <w:trackRevisions/>
  <w:defaultTabStop w:val="720"/>
  <w:characterSpacingControl w:val="doNotCompress"/>
  <w:hdrShapeDefaults>
    <o:shapedefaults v:ext="edit" spidmax="2050"/>
    <o:shapelayout v:ext="edit">
      <o:idmap v:ext="edit" data="2"/>
    </o:shapelayout>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4E55"/>
    <w:rsid w:val="000048DB"/>
    <w:rsid w:val="00007D33"/>
    <w:rsid w:val="00021523"/>
    <w:rsid w:val="000234EF"/>
    <w:rsid w:val="00024011"/>
    <w:rsid w:val="0002436A"/>
    <w:rsid w:val="000412A9"/>
    <w:rsid w:val="0004668C"/>
    <w:rsid w:val="000479B5"/>
    <w:rsid w:val="00047C29"/>
    <w:rsid w:val="00053F27"/>
    <w:rsid w:val="000578FE"/>
    <w:rsid w:val="0006261D"/>
    <w:rsid w:val="000669C2"/>
    <w:rsid w:val="0006752C"/>
    <w:rsid w:val="0007235D"/>
    <w:rsid w:val="000753B4"/>
    <w:rsid w:val="0007578F"/>
    <w:rsid w:val="00082019"/>
    <w:rsid w:val="0008362E"/>
    <w:rsid w:val="000901B3"/>
    <w:rsid w:val="00094FFD"/>
    <w:rsid w:val="00095BD6"/>
    <w:rsid w:val="00097A9C"/>
    <w:rsid w:val="000A1426"/>
    <w:rsid w:val="000A1A07"/>
    <w:rsid w:val="000A2B70"/>
    <w:rsid w:val="000A3293"/>
    <w:rsid w:val="000A3AE5"/>
    <w:rsid w:val="000A47D6"/>
    <w:rsid w:val="000A6C3D"/>
    <w:rsid w:val="000B15A1"/>
    <w:rsid w:val="000B1601"/>
    <w:rsid w:val="000B7E76"/>
    <w:rsid w:val="000C0445"/>
    <w:rsid w:val="000C1461"/>
    <w:rsid w:val="000D126A"/>
    <w:rsid w:val="000D4B81"/>
    <w:rsid w:val="000D4BB7"/>
    <w:rsid w:val="000D52CE"/>
    <w:rsid w:val="000D6886"/>
    <w:rsid w:val="000D7C48"/>
    <w:rsid w:val="000E6034"/>
    <w:rsid w:val="000E6669"/>
    <w:rsid w:val="000F0AB2"/>
    <w:rsid w:val="000F462B"/>
    <w:rsid w:val="000F721D"/>
    <w:rsid w:val="0010402A"/>
    <w:rsid w:val="00105027"/>
    <w:rsid w:val="00106BF3"/>
    <w:rsid w:val="00107A8C"/>
    <w:rsid w:val="00107B4D"/>
    <w:rsid w:val="001108C8"/>
    <w:rsid w:val="0011130E"/>
    <w:rsid w:val="00113481"/>
    <w:rsid w:val="00114833"/>
    <w:rsid w:val="001150A7"/>
    <w:rsid w:val="0011797A"/>
    <w:rsid w:val="001208B2"/>
    <w:rsid w:val="00125CE5"/>
    <w:rsid w:val="00127671"/>
    <w:rsid w:val="001301A8"/>
    <w:rsid w:val="001308FA"/>
    <w:rsid w:val="001332C3"/>
    <w:rsid w:val="00133FB7"/>
    <w:rsid w:val="00134262"/>
    <w:rsid w:val="001405AD"/>
    <w:rsid w:val="001420F5"/>
    <w:rsid w:val="00150304"/>
    <w:rsid w:val="0015095E"/>
    <w:rsid w:val="00154D5A"/>
    <w:rsid w:val="00157CBB"/>
    <w:rsid w:val="00161945"/>
    <w:rsid w:val="0016253B"/>
    <w:rsid w:val="001671D6"/>
    <w:rsid w:val="001703B0"/>
    <w:rsid w:val="001708B7"/>
    <w:rsid w:val="00173E4A"/>
    <w:rsid w:val="00175853"/>
    <w:rsid w:val="00184A66"/>
    <w:rsid w:val="00194DF6"/>
    <w:rsid w:val="00196A0A"/>
    <w:rsid w:val="001A3B89"/>
    <w:rsid w:val="001A5FAB"/>
    <w:rsid w:val="001A737A"/>
    <w:rsid w:val="001B14F4"/>
    <w:rsid w:val="001B3FCC"/>
    <w:rsid w:val="001B7753"/>
    <w:rsid w:val="001B7FCC"/>
    <w:rsid w:val="001C59DC"/>
    <w:rsid w:val="001D32CC"/>
    <w:rsid w:val="001D486A"/>
    <w:rsid w:val="001D5913"/>
    <w:rsid w:val="001D5BB2"/>
    <w:rsid w:val="001E5150"/>
    <w:rsid w:val="001F1A9D"/>
    <w:rsid w:val="001F5CBE"/>
    <w:rsid w:val="001F788C"/>
    <w:rsid w:val="001F79E4"/>
    <w:rsid w:val="002026AB"/>
    <w:rsid w:val="002042FC"/>
    <w:rsid w:val="00213CF4"/>
    <w:rsid w:val="00220910"/>
    <w:rsid w:val="002253B4"/>
    <w:rsid w:val="00232EDD"/>
    <w:rsid w:val="00233B82"/>
    <w:rsid w:val="0023747B"/>
    <w:rsid w:val="002413A0"/>
    <w:rsid w:val="00242166"/>
    <w:rsid w:val="00244E15"/>
    <w:rsid w:val="00250379"/>
    <w:rsid w:val="002534D5"/>
    <w:rsid w:val="00256150"/>
    <w:rsid w:val="00260A38"/>
    <w:rsid w:val="00262CBA"/>
    <w:rsid w:val="00263948"/>
    <w:rsid w:val="00265340"/>
    <w:rsid w:val="00271DD3"/>
    <w:rsid w:val="00273B65"/>
    <w:rsid w:val="00277F13"/>
    <w:rsid w:val="002811A5"/>
    <w:rsid w:val="002834B9"/>
    <w:rsid w:val="00284505"/>
    <w:rsid w:val="002870D8"/>
    <w:rsid w:val="00292834"/>
    <w:rsid w:val="00297A50"/>
    <w:rsid w:val="002A2BA7"/>
    <w:rsid w:val="002A3C9A"/>
    <w:rsid w:val="002A4DAB"/>
    <w:rsid w:val="002A65E2"/>
    <w:rsid w:val="002A7E1C"/>
    <w:rsid w:val="002B624D"/>
    <w:rsid w:val="002B7E9A"/>
    <w:rsid w:val="002C04F6"/>
    <w:rsid w:val="002C11DA"/>
    <w:rsid w:val="002C2917"/>
    <w:rsid w:val="002D0F73"/>
    <w:rsid w:val="002D1CCE"/>
    <w:rsid w:val="002D474A"/>
    <w:rsid w:val="002D592E"/>
    <w:rsid w:val="002D65A7"/>
    <w:rsid w:val="002D71AA"/>
    <w:rsid w:val="002E1BA0"/>
    <w:rsid w:val="002E70FB"/>
    <w:rsid w:val="002F1D6C"/>
    <w:rsid w:val="002F74C6"/>
    <w:rsid w:val="0030246B"/>
    <w:rsid w:val="00306441"/>
    <w:rsid w:val="0030714D"/>
    <w:rsid w:val="0030798E"/>
    <w:rsid w:val="00311473"/>
    <w:rsid w:val="00311B9F"/>
    <w:rsid w:val="00312B04"/>
    <w:rsid w:val="00314B85"/>
    <w:rsid w:val="00315504"/>
    <w:rsid w:val="00315A14"/>
    <w:rsid w:val="00316B55"/>
    <w:rsid w:val="003228C1"/>
    <w:rsid w:val="00325B0F"/>
    <w:rsid w:val="00330DA4"/>
    <w:rsid w:val="00334FC1"/>
    <w:rsid w:val="00336015"/>
    <w:rsid w:val="003363D7"/>
    <w:rsid w:val="00340BBE"/>
    <w:rsid w:val="003462F3"/>
    <w:rsid w:val="003474DA"/>
    <w:rsid w:val="00347559"/>
    <w:rsid w:val="00354070"/>
    <w:rsid w:val="0035419F"/>
    <w:rsid w:val="003551B9"/>
    <w:rsid w:val="00355CE0"/>
    <w:rsid w:val="003607C6"/>
    <w:rsid w:val="003763F0"/>
    <w:rsid w:val="0037742F"/>
    <w:rsid w:val="003819EC"/>
    <w:rsid w:val="003823F0"/>
    <w:rsid w:val="003909CF"/>
    <w:rsid w:val="00392D3A"/>
    <w:rsid w:val="00395137"/>
    <w:rsid w:val="00395660"/>
    <w:rsid w:val="00395DED"/>
    <w:rsid w:val="003A3585"/>
    <w:rsid w:val="003A50FF"/>
    <w:rsid w:val="003B0FB9"/>
    <w:rsid w:val="003B1851"/>
    <w:rsid w:val="003B3637"/>
    <w:rsid w:val="003B3B6E"/>
    <w:rsid w:val="003B7AD4"/>
    <w:rsid w:val="003C3E28"/>
    <w:rsid w:val="003D1AA9"/>
    <w:rsid w:val="003D1E97"/>
    <w:rsid w:val="003D364D"/>
    <w:rsid w:val="003D5949"/>
    <w:rsid w:val="003D74EA"/>
    <w:rsid w:val="003E1F35"/>
    <w:rsid w:val="003E264F"/>
    <w:rsid w:val="003E6A4D"/>
    <w:rsid w:val="004030F1"/>
    <w:rsid w:val="00403A28"/>
    <w:rsid w:val="0040619B"/>
    <w:rsid w:val="0040755F"/>
    <w:rsid w:val="00410F95"/>
    <w:rsid w:val="00414789"/>
    <w:rsid w:val="00424EBB"/>
    <w:rsid w:val="004254A3"/>
    <w:rsid w:val="004302C8"/>
    <w:rsid w:val="004366BE"/>
    <w:rsid w:val="00436C69"/>
    <w:rsid w:val="00443882"/>
    <w:rsid w:val="00443AE9"/>
    <w:rsid w:val="00443E64"/>
    <w:rsid w:val="00444E55"/>
    <w:rsid w:val="00453261"/>
    <w:rsid w:val="004557BA"/>
    <w:rsid w:val="0046261A"/>
    <w:rsid w:val="004677FC"/>
    <w:rsid w:val="00471641"/>
    <w:rsid w:val="00472DAD"/>
    <w:rsid w:val="004746D4"/>
    <w:rsid w:val="004748A1"/>
    <w:rsid w:val="0048033F"/>
    <w:rsid w:val="00481B08"/>
    <w:rsid w:val="00482F68"/>
    <w:rsid w:val="00494632"/>
    <w:rsid w:val="004947C9"/>
    <w:rsid w:val="004B38AF"/>
    <w:rsid w:val="004B3B4E"/>
    <w:rsid w:val="004B401D"/>
    <w:rsid w:val="004B4A9D"/>
    <w:rsid w:val="004C0F68"/>
    <w:rsid w:val="004C1E36"/>
    <w:rsid w:val="004C2F6D"/>
    <w:rsid w:val="004C424E"/>
    <w:rsid w:val="004C4D4C"/>
    <w:rsid w:val="004C5056"/>
    <w:rsid w:val="004D0EB5"/>
    <w:rsid w:val="004D1092"/>
    <w:rsid w:val="004D4909"/>
    <w:rsid w:val="004E1AED"/>
    <w:rsid w:val="004E2E31"/>
    <w:rsid w:val="004E6662"/>
    <w:rsid w:val="00501269"/>
    <w:rsid w:val="00503760"/>
    <w:rsid w:val="00506B9B"/>
    <w:rsid w:val="00507426"/>
    <w:rsid w:val="00512E88"/>
    <w:rsid w:val="00514A2A"/>
    <w:rsid w:val="00515E5D"/>
    <w:rsid w:val="00517F74"/>
    <w:rsid w:val="00520060"/>
    <w:rsid w:val="00533512"/>
    <w:rsid w:val="00544F42"/>
    <w:rsid w:val="00545323"/>
    <w:rsid w:val="00545450"/>
    <w:rsid w:val="00553903"/>
    <w:rsid w:val="00553AA4"/>
    <w:rsid w:val="00554609"/>
    <w:rsid w:val="005604A8"/>
    <w:rsid w:val="00561AEB"/>
    <w:rsid w:val="005651B6"/>
    <w:rsid w:val="00566557"/>
    <w:rsid w:val="005676A9"/>
    <w:rsid w:val="00567B12"/>
    <w:rsid w:val="00571EF4"/>
    <w:rsid w:val="005721F6"/>
    <w:rsid w:val="005735E7"/>
    <w:rsid w:val="00575E3E"/>
    <w:rsid w:val="00583352"/>
    <w:rsid w:val="00583B72"/>
    <w:rsid w:val="00593420"/>
    <w:rsid w:val="005A01B1"/>
    <w:rsid w:val="005A3000"/>
    <w:rsid w:val="005A7D7C"/>
    <w:rsid w:val="005B5BA6"/>
    <w:rsid w:val="005B63D6"/>
    <w:rsid w:val="005B7F02"/>
    <w:rsid w:val="005C12A5"/>
    <w:rsid w:val="005C60A3"/>
    <w:rsid w:val="005D1916"/>
    <w:rsid w:val="005D4B91"/>
    <w:rsid w:val="005D79AB"/>
    <w:rsid w:val="005E478F"/>
    <w:rsid w:val="005E4CB5"/>
    <w:rsid w:val="005F165F"/>
    <w:rsid w:val="005F5FB3"/>
    <w:rsid w:val="005F6FA6"/>
    <w:rsid w:val="005F7EB4"/>
    <w:rsid w:val="0060433B"/>
    <w:rsid w:val="006044F1"/>
    <w:rsid w:val="0060553C"/>
    <w:rsid w:val="00606135"/>
    <w:rsid w:val="00606DE3"/>
    <w:rsid w:val="006114D6"/>
    <w:rsid w:val="00612ABF"/>
    <w:rsid w:val="006134D9"/>
    <w:rsid w:val="00614BE5"/>
    <w:rsid w:val="00623372"/>
    <w:rsid w:val="00626A3D"/>
    <w:rsid w:val="00633023"/>
    <w:rsid w:val="00641BB0"/>
    <w:rsid w:val="006425C0"/>
    <w:rsid w:val="006444D9"/>
    <w:rsid w:val="006639DA"/>
    <w:rsid w:val="00666F71"/>
    <w:rsid w:val="00667010"/>
    <w:rsid w:val="00670169"/>
    <w:rsid w:val="00671FAC"/>
    <w:rsid w:val="00672CFB"/>
    <w:rsid w:val="00673E57"/>
    <w:rsid w:val="0067487F"/>
    <w:rsid w:val="006754A3"/>
    <w:rsid w:val="0067731F"/>
    <w:rsid w:val="006820F5"/>
    <w:rsid w:val="0068352B"/>
    <w:rsid w:val="006916B6"/>
    <w:rsid w:val="006930F7"/>
    <w:rsid w:val="00697042"/>
    <w:rsid w:val="006A024C"/>
    <w:rsid w:val="006A231C"/>
    <w:rsid w:val="006A2C46"/>
    <w:rsid w:val="006A4895"/>
    <w:rsid w:val="006A5B50"/>
    <w:rsid w:val="006A6114"/>
    <w:rsid w:val="006B28E3"/>
    <w:rsid w:val="006B30A2"/>
    <w:rsid w:val="006B5413"/>
    <w:rsid w:val="006C0A0E"/>
    <w:rsid w:val="006C1382"/>
    <w:rsid w:val="006C28C3"/>
    <w:rsid w:val="006C5682"/>
    <w:rsid w:val="006C5922"/>
    <w:rsid w:val="006D1AAC"/>
    <w:rsid w:val="006D1B36"/>
    <w:rsid w:val="006D36CA"/>
    <w:rsid w:val="006D41B0"/>
    <w:rsid w:val="006E7C7C"/>
    <w:rsid w:val="006F02C9"/>
    <w:rsid w:val="006F7678"/>
    <w:rsid w:val="00700A6A"/>
    <w:rsid w:val="00702B8B"/>
    <w:rsid w:val="007038D0"/>
    <w:rsid w:val="00706439"/>
    <w:rsid w:val="007077A2"/>
    <w:rsid w:val="007139F5"/>
    <w:rsid w:val="00715139"/>
    <w:rsid w:val="0072125E"/>
    <w:rsid w:val="0072176B"/>
    <w:rsid w:val="00722B15"/>
    <w:rsid w:val="007251EE"/>
    <w:rsid w:val="0072548E"/>
    <w:rsid w:val="00734ED6"/>
    <w:rsid w:val="00735D08"/>
    <w:rsid w:val="00743E76"/>
    <w:rsid w:val="00750B1F"/>
    <w:rsid w:val="00750B39"/>
    <w:rsid w:val="00750EEC"/>
    <w:rsid w:val="00752CB3"/>
    <w:rsid w:val="007568DF"/>
    <w:rsid w:val="00756CCC"/>
    <w:rsid w:val="00763F4A"/>
    <w:rsid w:val="00771AF3"/>
    <w:rsid w:val="0077218B"/>
    <w:rsid w:val="0077763C"/>
    <w:rsid w:val="00780835"/>
    <w:rsid w:val="0078272F"/>
    <w:rsid w:val="00783376"/>
    <w:rsid w:val="00784158"/>
    <w:rsid w:val="00784320"/>
    <w:rsid w:val="00787BFF"/>
    <w:rsid w:val="007921AA"/>
    <w:rsid w:val="00794CDD"/>
    <w:rsid w:val="007A07FA"/>
    <w:rsid w:val="007A2419"/>
    <w:rsid w:val="007A2F48"/>
    <w:rsid w:val="007A3FD9"/>
    <w:rsid w:val="007A3FE9"/>
    <w:rsid w:val="007A7E9D"/>
    <w:rsid w:val="007B2F38"/>
    <w:rsid w:val="007B44EC"/>
    <w:rsid w:val="007C3357"/>
    <w:rsid w:val="007D0347"/>
    <w:rsid w:val="007D081B"/>
    <w:rsid w:val="007D2D91"/>
    <w:rsid w:val="007D6419"/>
    <w:rsid w:val="007D64B6"/>
    <w:rsid w:val="007E29F7"/>
    <w:rsid w:val="007E3CC7"/>
    <w:rsid w:val="007E5085"/>
    <w:rsid w:val="007E5CC3"/>
    <w:rsid w:val="007E7476"/>
    <w:rsid w:val="007E7FCE"/>
    <w:rsid w:val="007F467D"/>
    <w:rsid w:val="008028F2"/>
    <w:rsid w:val="00810E84"/>
    <w:rsid w:val="00813084"/>
    <w:rsid w:val="008162DD"/>
    <w:rsid w:val="00817A59"/>
    <w:rsid w:val="00822CD3"/>
    <w:rsid w:val="00823070"/>
    <w:rsid w:val="008242BB"/>
    <w:rsid w:val="00826654"/>
    <w:rsid w:val="00832C11"/>
    <w:rsid w:val="00832DFA"/>
    <w:rsid w:val="00833C77"/>
    <w:rsid w:val="00834B4D"/>
    <w:rsid w:val="00836EF5"/>
    <w:rsid w:val="008400F0"/>
    <w:rsid w:val="00842F80"/>
    <w:rsid w:val="00844E0B"/>
    <w:rsid w:val="008461B4"/>
    <w:rsid w:val="008461B7"/>
    <w:rsid w:val="00860A25"/>
    <w:rsid w:val="00862B1F"/>
    <w:rsid w:val="00867624"/>
    <w:rsid w:val="0087489C"/>
    <w:rsid w:val="00874976"/>
    <w:rsid w:val="0088060F"/>
    <w:rsid w:val="00885A2A"/>
    <w:rsid w:val="00886A51"/>
    <w:rsid w:val="00886E1A"/>
    <w:rsid w:val="00893F6B"/>
    <w:rsid w:val="0089666D"/>
    <w:rsid w:val="008A1707"/>
    <w:rsid w:val="008A1924"/>
    <w:rsid w:val="008A2877"/>
    <w:rsid w:val="008A4FC6"/>
    <w:rsid w:val="008A7C4E"/>
    <w:rsid w:val="008A7EB4"/>
    <w:rsid w:val="008B218F"/>
    <w:rsid w:val="008B29AB"/>
    <w:rsid w:val="008C47C6"/>
    <w:rsid w:val="008D1F2E"/>
    <w:rsid w:val="008E2CCA"/>
    <w:rsid w:val="008E354B"/>
    <w:rsid w:val="008E57CC"/>
    <w:rsid w:val="008E5DA5"/>
    <w:rsid w:val="008F46C9"/>
    <w:rsid w:val="008F6EBA"/>
    <w:rsid w:val="008F720B"/>
    <w:rsid w:val="00927F39"/>
    <w:rsid w:val="00927FC8"/>
    <w:rsid w:val="009328A4"/>
    <w:rsid w:val="00933194"/>
    <w:rsid w:val="00937E68"/>
    <w:rsid w:val="009417E3"/>
    <w:rsid w:val="009442FE"/>
    <w:rsid w:val="0094706F"/>
    <w:rsid w:val="009505C1"/>
    <w:rsid w:val="009507C7"/>
    <w:rsid w:val="00951032"/>
    <w:rsid w:val="00951EFA"/>
    <w:rsid w:val="009522E0"/>
    <w:rsid w:val="009554AF"/>
    <w:rsid w:val="00956340"/>
    <w:rsid w:val="00956D27"/>
    <w:rsid w:val="009607B5"/>
    <w:rsid w:val="00964C18"/>
    <w:rsid w:val="00966FB5"/>
    <w:rsid w:val="0096785B"/>
    <w:rsid w:val="00976396"/>
    <w:rsid w:val="009768E3"/>
    <w:rsid w:val="00984AB8"/>
    <w:rsid w:val="00987D8F"/>
    <w:rsid w:val="00992D26"/>
    <w:rsid w:val="009A3255"/>
    <w:rsid w:val="009B30FC"/>
    <w:rsid w:val="009B7A1C"/>
    <w:rsid w:val="009C14E6"/>
    <w:rsid w:val="009C4661"/>
    <w:rsid w:val="009C4E45"/>
    <w:rsid w:val="009C5090"/>
    <w:rsid w:val="009E0136"/>
    <w:rsid w:val="009E24F7"/>
    <w:rsid w:val="009E614E"/>
    <w:rsid w:val="009F2A0A"/>
    <w:rsid w:val="00A059D6"/>
    <w:rsid w:val="00A0626B"/>
    <w:rsid w:val="00A07598"/>
    <w:rsid w:val="00A07767"/>
    <w:rsid w:val="00A1310C"/>
    <w:rsid w:val="00A176FA"/>
    <w:rsid w:val="00A22EAF"/>
    <w:rsid w:val="00A30830"/>
    <w:rsid w:val="00A37097"/>
    <w:rsid w:val="00A40AD3"/>
    <w:rsid w:val="00A426D5"/>
    <w:rsid w:val="00A43D92"/>
    <w:rsid w:val="00A44618"/>
    <w:rsid w:val="00A51141"/>
    <w:rsid w:val="00A524BA"/>
    <w:rsid w:val="00A529B3"/>
    <w:rsid w:val="00A55F58"/>
    <w:rsid w:val="00A56029"/>
    <w:rsid w:val="00A6029C"/>
    <w:rsid w:val="00A607C0"/>
    <w:rsid w:val="00A70C47"/>
    <w:rsid w:val="00A74B1B"/>
    <w:rsid w:val="00A811FA"/>
    <w:rsid w:val="00A82113"/>
    <w:rsid w:val="00A83286"/>
    <w:rsid w:val="00A8358B"/>
    <w:rsid w:val="00A8506D"/>
    <w:rsid w:val="00A85CF3"/>
    <w:rsid w:val="00A91E21"/>
    <w:rsid w:val="00A956BC"/>
    <w:rsid w:val="00AA0A4C"/>
    <w:rsid w:val="00AA0B8F"/>
    <w:rsid w:val="00AA1C8C"/>
    <w:rsid w:val="00AA69A9"/>
    <w:rsid w:val="00AA7602"/>
    <w:rsid w:val="00AB6A4D"/>
    <w:rsid w:val="00AC54BB"/>
    <w:rsid w:val="00AC61D9"/>
    <w:rsid w:val="00AC6A7C"/>
    <w:rsid w:val="00AD0501"/>
    <w:rsid w:val="00AD06BA"/>
    <w:rsid w:val="00AD4163"/>
    <w:rsid w:val="00AD618D"/>
    <w:rsid w:val="00AE1835"/>
    <w:rsid w:val="00AE6F0A"/>
    <w:rsid w:val="00AE7286"/>
    <w:rsid w:val="00AF03FB"/>
    <w:rsid w:val="00AF27F0"/>
    <w:rsid w:val="00AF5907"/>
    <w:rsid w:val="00AF7800"/>
    <w:rsid w:val="00B05113"/>
    <w:rsid w:val="00B05D2B"/>
    <w:rsid w:val="00B12C2F"/>
    <w:rsid w:val="00B155CA"/>
    <w:rsid w:val="00B216A9"/>
    <w:rsid w:val="00B23148"/>
    <w:rsid w:val="00B23540"/>
    <w:rsid w:val="00B2588E"/>
    <w:rsid w:val="00B26002"/>
    <w:rsid w:val="00B26DE3"/>
    <w:rsid w:val="00B2719A"/>
    <w:rsid w:val="00B31175"/>
    <w:rsid w:val="00B32D46"/>
    <w:rsid w:val="00B348E2"/>
    <w:rsid w:val="00B40E89"/>
    <w:rsid w:val="00B416DF"/>
    <w:rsid w:val="00B473AE"/>
    <w:rsid w:val="00B4777A"/>
    <w:rsid w:val="00B52D49"/>
    <w:rsid w:val="00B54D4D"/>
    <w:rsid w:val="00B61686"/>
    <w:rsid w:val="00B63D68"/>
    <w:rsid w:val="00B63E02"/>
    <w:rsid w:val="00B76EF8"/>
    <w:rsid w:val="00B80382"/>
    <w:rsid w:val="00B87076"/>
    <w:rsid w:val="00B900E1"/>
    <w:rsid w:val="00B90300"/>
    <w:rsid w:val="00BA3CFB"/>
    <w:rsid w:val="00BB1EE9"/>
    <w:rsid w:val="00BB283D"/>
    <w:rsid w:val="00BB46E4"/>
    <w:rsid w:val="00BB50D8"/>
    <w:rsid w:val="00BB7C94"/>
    <w:rsid w:val="00BC38F2"/>
    <w:rsid w:val="00BC5D3B"/>
    <w:rsid w:val="00BD1C19"/>
    <w:rsid w:val="00BE2BA5"/>
    <w:rsid w:val="00BE6599"/>
    <w:rsid w:val="00BF058B"/>
    <w:rsid w:val="00BF4CCC"/>
    <w:rsid w:val="00C0223C"/>
    <w:rsid w:val="00C06ADA"/>
    <w:rsid w:val="00C110E9"/>
    <w:rsid w:val="00C119E8"/>
    <w:rsid w:val="00C11D96"/>
    <w:rsid w:val="00C12352"/>
    <w:rsid w:val="00C14D18"/>
    <w:rsid w:val="00C168F1"/>
    <w:rsid w:val="00C219BA"/>
    <w:rsid w:val="00C226D3"/>
    <w:rsid w:val="00C26513"/>
    <w:rsid w:val="00C26C45"/>
    <w:rsid w:val="00C27791"/>
    <w:rsid w:val="00C27C89"/>
    <w:rsid w:val="00C302CB"/>
    <w:rsid w:val="00C30617"/>
    <w:rsid w:val="00C30D21"/>
    <w:rsid w:val="00C33C31"/>
    <w:rsid w:val="00C37E28"/>
    <w:rsid w:val="00C43CA5"/>
    <w:rsid w:val="00C44578"/>
    <w:rsid w:val="00C448DC"/>
    <w:rsid w:val="00C4641C"/>
    <w:rsid w:val="00C50529"/>
    <w:rsid w:val="00C51F43"/>
    <w:rsid w:val="00C53013"/>
    <w:rsid w:val="00C53E74"/>
    <w:rsid w:val="00C644FE"/>
    <w:rsid w:val="00C66090"/>
    <w:rsid w:val="00C664F8"/>
    <w:rsid w:val="00C6663D"/>
    <w:rsid w:val="00C74348"/>
    <w:rsid w:val="00C77532"/>
    <w:rsid w:val="00C802D1"/>
    <w:rsid w:val="00C81EC7"/>
    <w:rsid w:val="00C845F2"/>
    <w:rsid w:val="00C865C5"/>
    <w:rsid w:val="00C86788"/>
    <w:rsid w:val="00C87B59"/>
    <w:rsid w:val="00C90428"/>
    <w:rsid w:val="00C910EC"/>
    <w:rsid w:val="00C91B93"/>
    <w:rsid w:val="00C92666"/>
    <w:rsid w:val="00C97087"/>
    <w:rsid w:val="00C97383"/>
    <w:rsid w:val="00CA0640"/>
    <w:rsid w:val="00CA0F41"/>
    <w:rsid w:val="00CA4412"/>
    <w:rsid w:val="00CA4BB4"/>
    <w:rsid w:val="00CA712F"/>
    <w:rsid w:val="00CB08F3"/>
    <w:rsid w:val="00CB2E87"/>
    <w:rsid w:val="00CB4AD1"/>
    <w:rsid w:val="00CC5282"/>
    <w:rsid w:val="00CC6A57"/>
    <w:rsid w:val="00CC6B10"/>
    <w:rsid w:val="00CD296A"/>
    <w:rsid w:val="00CE0F08"/>
    <w:rsid w:val="00CE5487"/>
    <w:rsid w:val="00CF1FA6"/>
    <w:rsid w:val="00CF5EA4"/>
    <w:rsid w:val="00CF6151"/>
    <w:rsid w:val="00CF65D3"/>
    <w:rsid w:val="00CF7463"/>
    <w:rsid w:val="00D043A2"/>
    <w:rsid w:val="00D0595A"/>
    <w:rsid w:val="00D1028D"/>
    <w:rsid w:val="00D1087D"/>
    <w:rsid w:val="00D12BC3"/>
    <w:rsid w:val="00D13329"/>
    <w:rsid w:val="00D20B93"/>
    <w:rsid w:val="00D276F1"/>
    <w:rsid w:val="00D27ECE"/>
    <w:rsid w:val="00D359EF"/>
    <w:rsid w:val="00D4195B"/>
    <w:rsid w:val="00D43580"/>
    <w:rsid w:val="00D43D48"/>
    <w:rsid w:val="00D47340"/>
    <w:rsid w:val="00D47416"/>
    <w:rsid w:val="00D47A97"/>
    <w:rsid w:val="00D51342"/>
    <w:rsid w:val="00D5586B"/>
    <w:rsid w:val="00D630A5"/>
    <w:rsid w:val="00D6316F"/>
    <w:rsid w:val="00D65B32"/>
    <w:rsid w:val="00D6691B"/>
    <w:rsid w:val="00D676C8"/>
    <w:rsid w:val="00D6784D"/>
    <w:rsid w:val="00D73A36"/>
    <w:rsid w:val="00D7429F"/>
    <w:rsid w:val="00D77660"/>
    <w:rsid w:val="00D83260"/>
    <w:rsid w:val="00D9261A"/>
    <w:rsid w:val="00D943F1"/>
    <w:rsid w:val="00DA2B6B"/>
    <w:rsid w:val="00DA70E5"/>
    <w:rsid w:val="00DB1DBB"/>
    <w:rsid w:val="00DB5A8B"/>
    <w:rsid w:val="00DC57ED"/>
    <w:rsid w:val="00DD0E6B"/>
    <w:rsid w:val="00DD14EE"/>
    <w:rsid w:val="00DD61C7"/>
    <w:rsid w:val="00DD620F"/>
    <w:rsid w:val="00DD77A1"/>
    <w:rsid w:val="00DE1570"/>
    <w:rsid w:val="00DE7CA4"/>
    <w:rsid w:val="00DF25AB"/>
    <w:rsid w:val="00DF3D57"/>
    <w:rsid w:val="00DF6FA4"/>
    <w:rsid w:val="00E11286"/>
    <w:rsid w:val="00E145C0"/>
    <w:rsid w:val="00E22E02"/>
    <w:rsid w:val="00E274B6"/>
    <w:rsid w:val="00E315AB"/>
    <w:rsid w:val="00E34DCE"/>
    <w:rsid w:val="00E366B3"/>
    <w:rsid w:val="00E42F1E"/>
    <w:rsid w:val="00E433C5"/>
    <w:rsid w:val="00E45AA5"/>
    <w:rsid w:val="00E533B4"/>
    <w:rsid w:val="00E53E91"/>
    <w:rsid w:val="00E567F2"/>
    <w:rsid w:val="00E56B0C"/>
    <w:rsid w:val="00E576B4"/>
    <w:rsid w:val="00E6110E"/>
    <w:rsid w:val="00E616D3"/>
    <w:rsid w:val="00E707B9"/>
    <w:rsid w:val="00E77EC6"/>
    <w:rsid w:val="00E811E3"/>
    <w:rsid w:val="00E8307D"/>
    <w:rsid w:val="00E8499F"/>
    <w:rsid w:val="00E86218"/>
    <w:rsid w:val="00E8632C"/>
    <w:rsid w:val="00E91679"/>
    <w:rsid w:val="00E916A3"/>
    <w:rsid w:val="00E9647A"/>
    <w:rsid w:val="00EA13B0"/>
    <w:rsid w:val="00EA2288"/>
    <w:rsid w:val="00EA5684"/>
    <w:rsid w:val="00EA6F69"/>
    <w:rsid w:val="00EB4A6F"/>
    <w:rsid w:val="00EB6150"/>
    <w:rsid w:val="00EB7E2A"/>
    <w:rsid w:val="00EC0E53"/>
    <w:rsid w:val="00EC1603"/>
    <w:rsid w:val="00EC26F5"/>
    <w:rsid w:val="00EC2F60"/>
    <w:rsid w:val="00ED0E13"/>
    <w:rsid w:val="00ED1D87"/>
    <w:rsid w:val="00ED1E57"/>
    <w:rsid w:val="00EE00C4"/>
    <w:rsid w:val="00EE12D0"/>
    <w:rsid w:val="00EF7C4D"/>
    <w:rsid w:val="00F017B7"/>
    <w:rsid w:val="00F01B77"/>
    <w:rsid w:val="00F07B1C"/>
    <w:rsid w:val="00F14C2B"/>
    <w:rsid w:val="00F15AC6"/>
    <w:rsid w:val="00F175E9"/>
    <w:rsid w:val="00F42024"/>
    <w:rsid w:val="00F44C7C"/>
    <w:rsid w:val="00F46095"/>
    <w:rsid w:val="00F47D65"/>
    <w:rsid w:val="00F50759"/>
    <w:rsid w:val="00F55FBC"/>
    <w:rsid w:val="00F60330"/>
    <w:rsid w:val="00F65242"/>
    <w:rsid w:val="00F7652F"/>
    <w:rsid w:val="00F81212"/>
    <w:rsid w:val="00F93C92"/>
    <w:rsid w:val="00F94C36"/>
    <w:rsid w:val="00FA124F"/>
    <w:rsid w:val="00FA24BF"/>
    <w:rsid w:val="00FA5D0B"/>
    <w:rsid w:val="00FB0A91"/>
    <w:rsid w:val="00FB28FB"/>
    <w:rsid w:val="00FB2A53"/>
    <w:rsid w:val="00FB7B75"/>
    <w:rsid w:val="00FB7FD7"/>
    <w:rsid w:val="00FC25CB"/>
    <w:rsid w:val="00FD0B6B"/>
    <w:rsid w:val="00FD62B9"/>
    <w:rsid w:val="00FE4FC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C0FC010"/>
  <w15:docId w15:val="{DAAE31D3-60D7-481F-9806-F4EAC94A0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63E02"/>
  </w:style>
  <w:style w:type="paragraph" w:styleId="Heading1">
    <w:name w:val="heading 1"/>
    <w:basedOn w:val="Normal"/>
    <w:next w:val="Normal"/>
    <w:link w:val="Heading1Char"/>
    <w:uiPriority w:val="9"/>
    <w:qFormat/>
    <w:rsid w:val="00D359EF"/>
    <w:pPr>
      <w:numPr>
        <w:numId w:val="2"/>
      </w:numPr>
      <w:spacing w:after="0"/>
      <w:outlineLvl w:val="0"/>
    </w:pPr>
    <w:rPr>
      <w:rFonts w:asciiTheme="majorHAnsi" w:eastAsiaTheme="majorEastAsia" w:hAnsiTheme="majorHAnsi" w:cstheme="majorBidi"/>
      <w:b/>
      <w:color w:val="0070C0"/>
      <w:spacing w:val="15"/>
      <w:sz w:val="32"/>
      <w:szCs w:val="28"/>
    </w:rPr>
  </w:style>
  <w:style w:type="paragraph" w:styleId="Heading2">
    <w:name w:val="heading 2"/>
    <w:basedOn w:val="Normal"/>
    <w:next w:val="Normal"/>
    <w:link w:val="Heading2Char"/>
    <w:uiPriority w:val="9"/>
    <w:unhideWhenUsed/>
    <w:qFormat/>
    <w:rsid w:val="00D359EF"/>
    <w:pPr>
      <w:numPr>
        <w:ilvl w:val="1"/>
        <w:numId w:val="2"/>
      </w:numPr>
      <w:spacing w:after="0"/>
      <w:outlineLvl w:val="1"/>
    </w:pPr>
    <w:rPr>
      <w:rFonts w:asciiTheme="majorHAnsi" w:eastAsiaTheme="majorEastAsia" w:hAnsiTheme="majorHAnsi" w:cstheme="majorBidi"/>
      <w:b/>
      <w:color w:val="0070C0"/>
      <w:spacing w:val="15"/>
      <w:sz w:val="28"/>
      <w:szCs w:val="24"/>
    </w:rPr>
  </w:style>
  <w:style w:type="paragraph" w:styleId="Heading3">
    <w:name w:val="heading 3"/>
    <w:basedOn w:val="Normal"/>
    <w:next w:val="Normal"/>
    <w:link w:val="Heading3Char"/>
    <w:uiPriority w:val="9"/>
    <w:unhideWhenUsed/>
    <w:qFormat/>
    <w:rsid w:val="00D359EF"/>
    <w:pPr>
      <w:numPr>
        <w:ilvl w:val="2"/>
        <w:numId w:val="2"/>
      </w:numPr>
      <w:spacing w:before="300" w:after="0"/>
      <w:outlineLvl w:val="2"/>
    </w:pPr>
    <w:rPr>
      <w:rFonts w:asciiTheme="majorHAnsi" w:eastAsiaTheme="majorEastAsia" w:hAnsiTheme="majorHAnsi" w:cstheme="majorBidi"/>
      <w:color w:val="4F81BD" w:themeColor="accent1"/>
      <w:spacing w:val="15"/>
      <w:sz w:val="24"/>
    </w:rPr>
  </w:style>
  <w:style w:type="paragraph" w:styleId="Heading4">
    <w:name w:val="heading 4"/>
    <w:basedOn w:val="Normal"/>
    <w:next w:val="Normal"/>
    <w:link w:val="Heading4Char"/>
    <w:uiPriority w:val="9"/>
    <w:unhideWhenUsed/>
    <w:qFormat/>
    <w:rsid w:val="00D359EF"/>
    <w:pPr>
      <w:numPr>
        <w:ilvl w:val="3"/>
        <w:numId w:val="2"/>
      </w:numPr>
      <w:spacing w:before="200" w:after="0"/>
      <w:outlineLvl w:val="3"/>
    </w:pPr>
    <w:rPr>
      <w:rFonts w:asciiTheme="majorHAnsi" w:eastAsiaTheme="majorEastAsia" w:hAnsiTheme="majorHAnsi" w:cstheme="majorBidi"/>
      <w:color w:val="17365D" w:themeColor="text2" w:themeShade="BF"/>
      <w:spacing w:val="10"/>
    </w:rPr>
  </w:style>
  <w:style w:type="paragraph" w:styleId="Heading5">
    <w:name w:val="heading 5"/>
    <w:basedOn w:val="Normal"/>
    <w:next w:val="Normal"/>
    <w:link w:val="Heading5Char"/>
    <w:uiPriority w:val="9"/>
    <w:unhideWhenUsed/>
    <w:qFormat/>
    <w:rsid w:val="00D359EF"/>
    <w:pPr>
      <w:numPr>
        <w:ilvl w:val="4"/>
        <w:numId w:val="2"/>
      </w:numPr>
      <w:spacing w:before="200" w:after="0"/>
      <w:outlineLvl w:val="4"/>
    </w:pPr>
    <w:rPr>
      <w:rFonts w:asciiTheme="majorHAnsi" w:eastAsiaTheme="majorEastAsia" w:hAnsiTheme="majorHAnsi" w:cstheme="majorBidi"/>
      <w:color w:val="17365D" w:themeColor="text2" w:themeShade="BF"/>
      <w:spacing w:val="10"/>
    </w:rPr>
  </w:style>
  <w:style w:type="paragraph" w:styleId="Heading6">
    <w:name w:val="heading 6"/>
    <w:basedOn w:val="Normal"/>
    <w:next w:val="Normal"/>
    <w:link w:val="Heading6Char"/>
    <w:uiPriority w:val="9"/>
    <w:unhideWhenUsed/>
    <w:qFormat/>
    <w:rsid w:val="00D359EF"/>
    <w:pPr>
      <w:numPr>
        <w:ilvl w:val="5"/>
        <w:numId w:val="2"/>
      </w:numPr>
      <w:spacing w:before="200" w:after="0"/>
      <w:outlineLvl w:val="5"/>
    </w:pPr>
    <w:rPr>
      <w:rFonts w:asciiTheme="majorHAnsi" w:eastAsiaTheme="majorEastAsia" w:hAnsiTheme="majorHAnsi" w:cstheme="majorBidi"/>
      <w:color w:val="17365D" w:themeColor="text2" w:themeShade="BF"/>
      <w:spacing w:val="10"/>
    </w:rPr>
  </w:style>
  <w:style w:type="paragraph" w:styleId="Heading7">
    <w:name w:val="heading 7"/>
    <w:basedOn w:val="Normal"/>
    <w:next w:val="Normal"/>
    <w:link w:val="Heading7Char"/>
    <w:uiPriority w:val="9"/>
    <w:unhideWhenUsed/>
    <w:qFormat/>
    <w:rsid w:val="00D47A97"/>
    <w:pPr>
      <w:numPr>
        <w:ilvl w:val="6"/>
        <w:numId w:val="2"/>
      </w:numPr>
      <w:spacing w:before="200" w:after="0"/>
      <w:outlineLvl w:val="6"/>
    </w:pPr>
    <w:rPr>
      <w:rFonts w:asciiTheme="majorHAnsi" w:eastAsiaTheme="majorEastAsia" w:hAnsiTheme="majorHAnsi" w:cstheme="majorBidi"/>
      <w:caps/>
      <w:color w:val="17365D" w:themeColor="text2" w:themeShade="BF"/>
      <w:spacing w:val="10"/>
    </w:rPr>
  </w:style>
  <w:style w:type="paragraph" w:styleId="Heading8">
    <w:name w:val="heading 8"/>
    <w:basedOn w:val="Normal"/>
    <w:next w:val="Normal"/>
    <w:link w:val="Heading8Char"/>
    <w:uiPriority w:val="9"/>
    <w:unhideWhenUsed/>
    <w:qFormat/>
    <w:rsid w:val="00D47A97"/>
    <w:pPr>
      <w:numPr>
        <w:ilvl w:val="7"/>
        <w:numId w:val="2"/>
      </w:num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unhideWhenUsed/>
    <w:qFormat/>
    <w:rsid w:val="00D47A97"/>
    <w:pPr>
      <w:numPr>
        <w:ilvl w:val="8"/>
        <w:numId w:val="2"/>
      </w:num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EF"/>
    <w:rPr>
      <w:rFonts w:asciiTheme="majorHAnsi" w:eastAsiaTheme="majorEastAsia" w:hAnsiTheme="majorHAnsi" w:cstheme="majorBidi"/>
      <w:b/>
      <w:color w:val="0070C0"/>
      <w:spacing w:val="15"/>
      <w:sz w:val="32"/>
      <w:szCs w:val="28"/>
    </w:rPr>
  </w:style>
  <w:style w:type="character" w:customStyle="1" w:styleId="Heading2Char">
    <w:name w:val="Heading 2 Char"/>
    <w:basedOn w:val="DefaultParagraphFont"/>
    <w:link w:val="Heading2"/>
    <w:uiPriority w:val="9"/>
    <w:rsid w:val="00D359EF"/>
    <w:rPr>
      <w:rFonts w:asciiTheme="majorHAnsi" w:eastAsiaTheme="majorEastAsia" w:hAnsiTheme="majorHAnsi" w:cstheme="majorBidi"/>
      <w:b/>
      <w:color w:val="0070C0"/>
      <w:spacing w:val="15"/>
      <w:sz w:val="28"/>
      <w:szCs w:val="24"/>
    </w:rPr>
  </w:style>
  <w:style w:type="character" w:customStyle="1" w:styleId="Heading3Char">
    <w:name w:val="Heading 3 Char"/>
    <w:basedOn w:val="DefaultParagraphFont"/>
    <w:link w:val="Heading3"/>
    <w:uiPriority w:val="9"/>
    <w:rsid w:val="00D359EF"/>
    <w:rPr>
      <w:rFonts w:asciiTheme="majorHAnsi" w:eastAsiaTheme="majorEastAsia" w:hAnsiTheme="majorHAnsi" w:cstheme="majorBidi"/>
      <w:color w:val="4F81BD" w:themeColor="accent1"/>
      <w:spacing w:val="15"/>
      <w:sz w:val="24"/>
    </w:rPr>
  </w:style>
  <w:style w:type="table" w:styleId="TableGrid">
    <w:name w:val="Table Grid"/>
    <w:basedOn w:val="TableNormal"/>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17365D"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17365D"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191919" w:themeColor="text1" w:themeTint="E6"/>
    </w:rPr>
  </w:style>
  <w:style w:type="character" w:customStyle="1" w:styleId="SubtitleChar">
    <w:name w:val="Subtitle Char"/>
    <w:basedOn w:val="DefaultParagraphFont"/>
    <w:link w:val="Subtitle"/>
    <w:uiPriority w:val="11"/>
    <w:semiHidden/>
    <w:rsid w:val="004E1AED"/>
    <w:rPr>
      <w:color w:val="191919" w:themeColor="text1" w:themeTint="E6"/>
    </w:rPr>
  </w:style>
  <w:style w:type="character" w:styleId="IntenseEmphasis">
    <w:name w:val="Intense Emphasis"/>
    <w:basedOn w:val="DefaultParagraphFont"/>
    <w:uiPriority w:val="21"/>
    <w:semiHidden/>
    <w:unhideWhenUsed/>
    <w:qFormat/>
    <w:rsid w:val="004E1AED"/>
    <w:rPr>
      <w:i/>
      <w:iCs/>
      <w:color w:val="244061"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244061" w:themeColor="accent1" w:themeShade="80"/>
        <w:bottom w:val="single" w:sz="4" w:space="10" w:color="244061" w:themeColor="accent1" w:themeShade="80"/>
      </w:pBdr>
      <w:spacing w:before="360" w:after="360"/>
      <w:ind w:left="864" w:right="864"/>
      <w:jc w:val="center"/>
    </w:pPr>
    <w:rPr>
      <w:i/>
      <w:iCs/>
      <w:color w:val="244061" w:themeColor="accent1" w:themeShade="80"/>
    </w:rPr>
  </w:style>
  <w:style w:type="character" w:customStyle="1" w:styleId="IntenseQuoteChar">
    <w:name w:val="Intense Quote Char"/>
    <w:basedOn w:val="DefaultParagraphFont"/>
    <w:link w:val="IntenseQuote"/>
    <w:uiPriority w:val="30"/>
    <w:semiHidden/>
    <w:rsid w:val="004E1AED"/>
    <w:rPr>
      <w:i/>
      <w:iCs/>
      <w:color w:val="244061" w:themeColor="accent1" w:themeShade="80"/>
    </w:rPr>
  </w:style>
  <w:style w:type="character" w:styleId="IntenseReference">
    <w:name w:val="Intense Reference"/>
    <w:basedOn w:val="DefaultParagraphFont"/>
    <w:uiPriority w:val="32"/>
    <w:semiHidden/>
    <w:unhideWhenUsed/>
    <w:qFormat/>
    <w:rsid w:val="004E1AED"/>
    <w:rPr>
      <w:b/>
      <w:bCs/>
      <w:caps w:val="0"/>
      <w:smallCaps/>
      <w:color w:val="244061" w:themeColor="accent1" w:themeShade="80"/>
      <w:spacing w:val="5"/>
    </w:rPr>
  </w:style>
  <w:style w:type="character" w:customStyle="1" w:styleId="Heading4Char">
    <w:name w:val="Heading 4 Char"/>
    <w:basedOn w:val="DefaultParagraphFont"/>
    <w:link w:val="Heading4"/>
    <w:uiPriority w:val="9"/>
    <w:rsid w:val="00D359EF"/>
    <w:rPr>
      <w:rFonts w:asciiTheme="majorHAnsi" w:eastAsiaTheme="majorEastAsia" w:hAnsiTheme="majorHAnsi" w:cstheme="majorBidi"/>
      <w:color w:val="17365D" w:themeColor="text2" w:themeShade="BF"/>
      <w:spacing w:val="10"/>
    </w:rPr>
  </w:style>
  <w:style w:type="character" w:customStyle="1" w:styleId="Heading5Char">
    <w:name w:val="Heading 5 Char"/>
    <w:basedOn w:val="DefaultParagraphFont"/>
    <w:link w:val="Heading5"/>
    <w:uiPriority w:val="9"/>
    <w:rsid w:val="00D359EF"/>
    <w:rPr>
      <w:rFonts w:asciiTheme="majorHAnsi" w:eastAsiaTheme="majorEastAsia" w:hAnsiTheme="majorHAnsi" w:cstheme="majorBidi"/>
      <w:color w:val="17365D" w:themeColor="text2" w:themeShade="BF"/>
      <w:spacing w:val="10"/>
    </w:rPr>
  </w:style>
  <w:style w:type="character" w:customStyle="1" w:styleId="Heading6Char">
    <w:name w:val="Heading 6 Char"/>
    <w:basedOn w:val="DefaultParagraphFont"/>
    <w:link w:val="Heading6"/>
    <w:uiPriority w:val="9"/>
    <w:rsid w:val="00D359EF"/>
    <w:rPr>
      <w:rFonts w:asciiTheme="majorHAnsi" w:eastAsiaTheme="majorEastAsia" w:hAnsiTheme="majorHAnsi" w:cstheme="majorBidi"/>
      <w:color w:val="17365D"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17365D" w:themeColor="text2" w:themeShade="BF"/>
      <w:spacing w:val="10"/>
    </w:rPr>
  </w:style>
  <w:style w:type="character" w:customStyle="1" w:styleId="Heading8Char">
    <w:name w:val="Heading 8 Char"/>
    <w:basedOn w:val="DefaultParagraphFont"/>
    <w:link w:val="Heading8"/>
    <w:uiPriority w:val="9"/>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rsid w:val="00D47A97"/>
    <w:rPr>
      <w:rFonts w:asciiTheme="majorHAnsi" w:eastAsiaTheme="majorEastAsia" w:hAnsiTheme="majorHAnsi" w:cstheme="majorBidi"/>
      <w:i/>
      <w:iCs/>
      <w:caps/>
      <w:spacing w:val="10"/>
      <w:szCs w:val="18"/>
    </w:rPr>
  </w:style>
  <w:style w:type="paragraph" w:styleId="Caption">
    <w:name w:val="caption"/>
    <w:basedOn w:val="Normal"/>
    <w:next w:val="Normal"/>
    <w:link w:val="CaptionChar"/>
    <w:unhideWhenUsed/>
    <w:qFormat/>
    <w:rsid w:val="00D47A97"/>
    <w:rPr>
      <w:b/>
      <w:bCs/>
      <w:color w:val="17365D" w:themeColor="text2" w:themeShade="BF"/>
      <w:szCs w:val="16"/>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semiHidden/>
    <w:unhideWhenUsed/>
    <w:rsid w:val="00D47A97"/>
    <w:rPr>
      <w:sz w:val="22"/>
      <w:szCs w:val="16"/>
    </w:rPr>
  </w:style>
  <w:style w:type="paragraph" w:styleId="CommentText">
    <w:name w:val="annotation text"/>
    <w:basedOn w:val="Normal"/>
    <w:link w:val="CommentTextChar"/>
    <w:semiHidden/>
    <w:unhideWhenUsed/>
    <w:rsid w:val="00D47A97"/>
    <w:pPr>
      <w:spacing w:line="240" w:lineRule="auto"/>
    </w:pPr>
    <w:rPr>
      <w:szCs w:val="20"/>
    </w:rPr>
  </w:style>
  <w:style w:type="character" w:customStyle="1" w:styleId="CommentTextChar">
    <w:name w:val="Comment Text Char"/>
    <w:basedOn w:val="DefaultParagraphFont"/>
    <w:link w:val="CommentText"/>
    <w:semiHidden/>
    <w:rsid w:val="00D47A97"/>
    <w:rPr>
      <w:szCs w:val="20"/>
    </w:rPr>
  </w:style>
  <w:style w:type="paragraph" w:styleId="CommentSubject">
    <w:name w:val="annotation subject"/>
    <w:basedOn w:val="CommentText"/>
    <w:next w:val="CommentText"/>
    <w:link w:val="CommentSubjectChar"/>
    <w:semiHidden/>
    <w:unhideWhenUsed/>
    <w:rsid w:val="00D47A97"/>
    <w:rPr>
      <w:b/>
      <w:bCs/>
    </w:rPr>
  </w:style>
  <w:style w:type="character" w:customStyle="1" w:styleId="CommentSubjectChar">
    <w:name w:val="Comment Subject Char"/>
    <w:basedOn w:val="CommentTextChar"/>
    <w:link w:val="CommentSubject"/>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rsid w:val="00D47A97"/>
    <w:rPr>
      <w:rFonts w:ascii="Consolas" w:hAnsi="Consolas"/>
      <w:szCs w:val="21"/>
    </w:rPr>
  </w:style>
  <w:style w:type="paragraph" w:styleId="BlockText">
    <w:name w:val="Block Text"/>
    <w:basedOn w:val="Normal"/>
    <w:unhideWhenUsed/>
    <w:rsid w:val="00A1310C"/>
    <w:pPr>
      <w:pBdr>
        <w:top w:val="single" w:sz="2" w:space="10" w:color="244061" w:themeColor="accent1" w:themeShade="80" w:shadow="1"/>
        <w:left w:val="single" w:sz="2" w:space="10" w:color="244061" w:themeColor="accent1" w:themeShade="80" w:shadow="1"/>
        <w:bottom w:val="single" w:sz="2" w:space="10" w:color="244061" w:themeColor="accent1" w:themeShade="80" w:shadow="1"/>
        <w:right w:val="single" w:sz="2" w:space="10" w:color="244061" w:themeColor="accent1" w:themeShade="80" w:shadow="1"/>
      </w:pBdr>
      <w:ind w:left="1152" w:right="1152"/>
    </w:pPr>
    <w:rPr>
      <w:i/>
      <w:iCs/>
      <w:color w:val="244061" w:themeColor="accent1" w:themeShade="80"/>
    </w:rPr>
  </w:style>
  <w:style w:type="character" w:styleId="PlaceholderText">
    <w:name w:val="Placeholder Text"/>
    <w:basedOn w:val="DefaultParagraphFont"/>
    <w:uiPriority w:val="99"/>
    <w:semiHidden/>
    <w:rsid w:val="00A1310C"/>
    <w:rPr>
      <w:color w:val="4A442A" w:themeColor="background2" w:themeShade="40"/>
    </w:rPr>
  </w:style>
  <w:style w:type="paragraph" w:styleId="Header">
    <w:name w:val="header"/>
    <w:aliases w:val="Header 1"/>
    <w:basedOn w:val="Normal"/>
    <w:link w:val="HeaderChar"/>
    <w:uiPriority w:val="99"/>
    <w:unhideWhenUsed/>
    <w:rsid w:val="004E1AED"/>
    <w:pPr>
      <w:spacing w:before="0" w:after="0" w:line="240" w:lineRule="auto"/>
    </w:pPr>
  </w:style>
  <w:style w:type="character" w:customStyle="1" w:styleId="HeaderChar">
    <w:name w:val="Header Char"/>
    <w:aliases w:val="Header 1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customStyle="1" w:styleId="apple-converted-space">
    <w:name w:val="apple-converted-space"/>
    <w:basedOn w:val="DefaultParagraphFont"/>
    <w:rsid w:val="009554AF"/>
  </w:style>
  <w:style w:type="paragraph" w:styleId="ListParagraph">
    <w:name w:val="List Paragraph"/>
    <w:basedOn w:val="Normal"/>
    <w:link w:val="ListParagraphChar"/>
    <w:uiPriority w:val="34"/>
    <w:qFormat/>
    <w:rsid w:val="00860A25"/>
    <w:pPr>
      <w:ind w:left="720"/>
      <w:contextualSpacing/>
    </w:pPr>
  </w:style>
  <w:style w:type="paragraph" w:styleId="NormalWeb">
    <w:name w:val="Normal (Web)"/>
    <w:basedOn w:val="Normal"/>
    <w:uiPriority w:val="99"/>
    <w:unhideWhenUsed/>
    <w:rsid w:val="00633023"/>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Hyperlink">
    <w:name w:val="Hyperlink"/>
    <w:basedOn w:val="DefaultParagraphFont"/>
    <w:uiPriority w:val="99"/>
    <w:unhideWhenUsed/>
    <w:rsid w:val="00B155CA"/>
    <w:rPr>
      <w:color w:val="0000FF" w:themeColor="hyperlink"/>
      <w:u w:val="single"/>
    </w:rPr>
  </w:style>
  <w:style w:type="character" w:styleId="PageNumber">
    <w:name w:val="page number"/>
    <w:aliases w:val="Style 133"/>
    <w:basedOn w:val="DefaultParagraphFont"/>
    <w:rsid w:val="00314B85"/>
    <w:rPr>
      <w:rFonts w:cs="Times New Roman"/>
    </w:rPr>
  </w:style>
  <w:style w:type="paragraph" w:customStyle="1" w:styleId="Header1">
    <w:name w:val="Header1"/>
    <w:uiPriority w:val="99"/>
    <w:qFormat/>
    <w:rsid w:val="00314B85"/>
    <w:pPr>
      <w:tabs>
        <w:tab w:val="right" w:pos="9360"/>
      </w:tabs>
      <w:spacing w:before="200" w:line="276" w:lineRule="auto"/>
    </w:pPr>
    <w:rPr>
      <w:rFonts w:ascii="Calibri" w:hAnsi="Calibri"/>
      <w:sz w:val="18"/>
      <w:szCs w:val="18"/>
      <w:lang w:eastAsia="en-US"/>
    </w:rPr>
  </w:style>
  <w:style w:type="paragraph" w:customStyle="1" w:styleId="BAHOfficeAddressBAH">
    <w:name w:val="BAH Office Address BAH"/>
    <w:rsid w:val="00314B85"/>
    <w:pPr>
      <w:spacing w:before="200" w:line="276" w:lineRule="auto"/>
    </w:pPr>
    <w:rPr>
      <w:rFonts w:ascii="Arial Narrow" w:hAnsi="Arial Narrow" w:cs="Arial"/>
      <w:color w:val="FFFFFF"/>
      <w:sz w:val="16"/>
      <w:szCs w:val="20"/>
      <w:lang w:eastAsia="en-US"/>
    </w:rPr>
  </w:style>
  <w:style w:type="paragraph" w:customStyle="1" w:styleId="BAHOfficeAddressLastBAH">
    <w:name w:val="BAH Office Address Last BAH"/>
    <w:next w:val="BAHURLBAH"/>
    <w:rsid w:val="00314B85"/>
    <w:pPr>
      <w:spacing w:before="200" w:after="120" w:line="276" w:lineRule="auto"/>
    </w:pPr>
    <w:rPr>
      <w:rFonts w:ascii="Arial Narrow" w:hAnsi="Arial Narrow"/>
      <w:color w:val="FFFFFF"/>
      <w:sz w:val="16"/>
      <w:szCs w:val="20"/>
      <w:lang w:eastAsia="en-US"/>
    </w:rPr>
  </w:style>
  <w:style w:type="paragraph" w:customStyle="1" w:styleId="BAHURLBAH">
    <w:name w:val="BAH URL BAH"/>
    <w:next w:val="BAHOfficeAddressBAH"/>
    <w:rsid w:val="00314B85"/>
    <w:pPr>
      <w:spacing w:before="200" w:line="276" w:lineRule="auto"/>
    </w:pPr>
    <w:rPr>
      <w:rFonts w:ascii="Arial Narrow" w:hAnsi="Arial Narrow"/>
      <w:b/>
      <w:bCs/>
      <w:color w:val="FFFFFF"/>
      <w:sz w:val="16"/>
      <w:szCs w:val="20"/>
      <w:lang w:eastAsia="en-US"/>
    </w:rPr>
  </w:style>
  <w:style w:type="table" w:styleId="MediumGrid3-Accent1">
    <w:name w:val="Medium Grid 3 Accent 1"/>
    <w:basedOn w:val="TableNormal"/>
    <w:uiPriority w:val="69"/>
    <w:rsid w:val="00314B85"/>
    <w:pPr>
      <w:spacing w:before="200" w:line="276" w:lineRule="auto"/>
    </w:pPr>
    <w:rPr>
      <w:rFonts w:eastAsiaTheme="minorHAnsi"/>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NormalArial11">
    <w:name w:val="Normal Arial 11"/>
    <w:basedOn w:val="Normal"/>
    <w:link w:val="NormalArial11Char"/>
    <w:qFormat/>
    <w:rsid w:val="00314B85"/>
    <w:pPr>
      <w:spacing w:before="200" w:line="276" w:lineRule="auto"/>
      <w:jc w:val="both"/>
    </w:pPr>
    <w:rPr>
      <w:rFonts w:ascii="Arial" w:hAnsi="Arial" w:cs="Arial"/>
      <w:lang w:eastAsia="en-US"/>
    </w:rPr>
  </w:style>
  <w:style w:type="character" w:customStyle="1" w:styleId="NormalArial11Char">
    <w:name w:val="Normal Arial 11 Char"/>
    <w:basedOn w:val="DefaultParagraphFont"/>
    <w:link w:val="NormalArial11"/>
    <w:rsid w:val="00314B85"/>
    <w:rPr>
      <w:rFonts w:ascii="Arial" w:hAnsi="Arial" w:cs="Arial"/>
      <w:lang w:eastAsia="en-US"/>
    </w:rPr>
  </w:style>
  <w:style w:type="numbering" w:customStyle="1" w:styleId="BAHHeadings">
    <w:name w:val="BAH Headings"/>
    <w:uiPriority w:val="99"/>
    <w:rsid w:val="00314B85"/>
    <w:pPr>
      <w:numPr>
        <w:numId w:val="1"/>
      </w:numPr>
    </w:pPr>
  </w:style>
  <w:style w:type="paragraph" w:styleId="TOC1">
    <w:name w:val="toc 1"/>
    <w:basedOn w:val="Normal"/>
    <w:next w:val="Normal"/>
    <w:autoRedefine/>
    <w:uiPriority w:val="39"/>
    <w:unhideWhenUsed/>
    <w:rsid w:val="00CE5487"/>
    <w:pPr>
      <w:spacing w:after="100"/>
    </w:pPr>
  </w:style>
  <w:style w:type="paragraph" w:styleId="TOC2">
    <w:name w:val="toc 2"/>
    <w:basedOn w:val="Normal"/>
    <w:next w:val="Normal"/>
    <w:autoRedefine/>
    <w:uiPriority w:val="39"/>
    <w:unhideWhenUsed/>
    <w:rsid w:val="00CE5487"/>
    <w:pPr>
      <w:spacing w:after="100"/>
      <w:ind w:left="220"/>
    </w:pPr>
  </w:style>
  <w:style w:type="paragraph" w:customStyle="1" w:styleId="xnormalarial11">
    <w:name w:val="x_normalarial11"/>
    <w:basedOn w:val="Normal"/>
    <w:rsid w:val="00AC54BB"/>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F42024"/>
    <w:rPr>
      <w:b/>
      <w:bCs/>
    </w:rPr>
  </w:style>
  <w:style w:type="character" w:styleId="FollowedHyperlink">
    <w:name w:val="FollowedHyperlink"/>
    <w:basedOn w:val="DefaultParagraphFont"/>
    <w:unhideWhenUsed/>
    <w:rsid w:val="006D36CA"/>
    <w:rPr>
      <w:color w:val="800080" w:themeColor="followedHyperlink"/>
      <w:u w:val="single"/>
    </w:rPr>
  </w:style>
  <w:style w:type="character" w:styleId="FootnoteReference">
    <w:name w:val="footnote reference"/>
    <w:basedOn w:val="DefaultParagraphFont"/>
    <w:semiHidden/>
    <w:unhideWhenUsed/>
    <w:rsid w:val="005B63D6"/>
    <w:rPr>
      <w:vertAlign w:val="superscript"/>
    </w:rPr>
  </w:style>
  <w:style w:type="paragraph" w:customStyle="1" w:styleId="Default">
    <w:name w:val="Default"/>
    <w:basedOn w:val="Normal"/>
    <w:rsid w:val="00C26C45"/>
    <w:pPr>
      <w:autoSpaceDE w:val="0"/>
      <w:autoSpaceDN w:val="0"/>
      <w:spacing w:before="0" w:line="240" w:lineRule="auto"/>
    </w:pPr>
    <w:rPr>
      <w:rFonts w:ascii="Times New Roman" w:eastAsia="Times New Roman" w:hAnsi="Times New Roman" w:cs="Times New Roman"/>
      <w:color w:val="000000"/>
      <w:szCs w:val="24"/>
      <w:lang w:eastAsia="en-US"/>
    </w:rPr>
  </w:style>
  <w:style w:type="paragraph" w:styleId="TableofFigures">
    <w:name w:val="table of figures"/>
    <w:basedOn w:val="Normal"/>
    <w:next w:val="Normal"/>
    <w:uiPriority w:val="99"/>
    <w:rsid w:val="00C26C45"/>
    <w:pPr>
      <w:tabs>
        <w:tab w:val="left" w:pos="1080"/>
        <w:tab w:val="right" w:leader="dot" w:pos="8626"/>
      </w:tabs>
      <w:spacing w:after="0" w:line="276" w:lineRule="auto"/>
    </w:pPr>
    <w:rPr>
      <w:rFonts w:ascii="Arial" w:eastAsiaTheme="minorHAnsi" w:hAnsi="Arial"/>
      <w:bCs/>
      <w:sz w:val="20"/>
      <w:lang w:eastAsia="en-US"/>
    </w:rPr>
  </w:style>
  <w:style w:type="character" w:customStyle="1" w:styleId="CaptionChar">
    <w:name w:val="Caption Char"/>
    <w:link w:val="Caption"/>
    <w:rsid w:val="00C26C45"/>
    <w:rPr>
      <w:b/>
      <w:bCs/>
      <w:color w:val="17365D" w:themeColor="text2" w:themeShade="BF"/>
      <w:szCs w:val="16"/>
    </w:rPr>
  </w:style>
  <w:style w:type="paragraph" w:customStyle="1" w:styleId="Bullet">
    <w:name w:val="Bullet"/>
    <w:basedOn w:val="Normal"/>
    <w:rsid w:val="00C26C45"/>
    <w:pPr>
      <w:numPr>
        <w:numId w:val="4"/>
      </w:numPr>
      <w:spacing w:after="120" w:line="276" w:lineRule="auto"/>
    </w:pPr>
    <w:rPr>
      <w:rFonts w:eastAsiaTheme="minorHAnsi"/>
      <w:szCs w:val="20"/>
      <w:lang w:eastAsia="en-US"/>
    </w:rPr>
  </w:style>
  <w:style w:type="character" w:customStyle="1" w:styleId="ListParagraphChar">
    <w:name w:val="List Paragraph Char"/>
    <w:link w:val="ListParagraph"/>
    <w:uiPriority w:val="34"/>
    <w:locked/>
    <w:rsid w:val="00C26C45"/>
  </w:style>
  <w:style w:type="table" w:customStyle="1" w:styleId="GridTable4-Accent11">
    <w:name w:val="Grid Table 4 - Accent 1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3">
    <w:name w:val="toc 3"/>
    <w:basedOn w:val="Normal"/>
    <w:next w:val="Normal"/>
    <w:autoRedefine/>
    <w:uiPriority w:val="39"/>
    <w:unhideWhenUsed/>
    <w:rsid w:val="00C26C45"/>
    <w:pPr>
      <w:spacing w:before="0" w:after="100" w:line="240" w:lineRule="auto"/>
      <w:ind w:left="480"/>
    </w:pPr>
    <w:rPr>
      <w:rFonts w:ascii="Times New Roman" w:eastAsia="Times New Roman" w:hAnsi="Times New Roman" w:cs="Times New Roman"/>
      <w:sz w:val="24"/>
      <w:szCs w:val="24"/>
      <w:lang w:eastAsia="en-US"/>
    </w:rPr>
  </w:style>
  <w:style w:type="paragraph" w:customStyle="1" w:styleId="NewNormal">
    <w:name w:val="New Normal"/>
    <w:basedOn w:val="Normal"/>
    <w:autoRedefine/>
    <w:rsid w:val="00C26C45"/>
    <w:pPr>
      <w:spacing w:after="120" w:line="276" w:lineRule="auto"/>
    </w:pPr>
    <w:rPr>
      <w:rFonts w:eastAsiaTheme="minorHAnsi"/>
      <w:lang w:eastAsia="en-US"/>
    </w:rPr>
  </w:style>
  <w:style w:type="paragraph" w:styleId="NoSpacing">
    <w:name w:val="No Spacing"/>
    <w:uiPriority w:val="1"/>
    <w:qFormat/>
    <w:rsid w:val="00C26C45"/>
    <w:pPr>
      <w:spacing w:before="0" w:after="0" w:line="240" w:lineRule="auto"/>
    </w:pPr>
    <w:rPr>
      <w:rFonts w:eastAsiaTheme="minorHAnsi"/>
      <w:lang w:eastAsia="en-US"/>
    </w:rPr>
  </w:style>
  <w:style w:type="character" w:customStyle="1" w:styleId="expand-control-icon">
    <w:name w:val="expand-control-icon"/>
    <w:basedOn w:val="DefaultParagraphFont"/>
    <w:rsid w:val="00C26C45"/>
  </w:style>
  <w:style w:type="character" w:customStyle="1" w:styleId="expand-control-text">
    <w:name w:val="expand-control-text"/>
    <w:basedOn w:val="DefaultParagraphFont"/>
    <w:rsid w:val="00C26C45"/>
  </w:style>
  <w:style w:type="paragraph" w:customStyle="1" w:styleId="harveyball">
    <w:name w:val="harvey ball"/>
    <w:basedOn w:val="Normal"/>
    <w:rsid w:val="00C26C45"/>
    <w:pPr>
      <w:spacing w:before="20" w:after="20" w:line="276" w:lineRule="auto"/>
      <w:jc w:val="center"/>
    </w:pPr>
    <w:rPr>
      <w:rFonts w:ascii="Harvey Balls" w:eastAsiaTheme="minorHAnsi" w:hAnsi="Harvey Balls"/>
      <w:lang w:eastAsia="en-US"/>
    </w:rPr>
  </w:style>
  <w:style w:type="paragraph" w:customStyle="1" w:styleId="AppendixAHeading">
    <w:name w:val="Appendix A Heading"/>
    <w:basedOn w:val="Heading1"/>
    <w:next w:val="Normal"/>
    <w:rsid w:val="00C26C45"/>
    <w:pPr>
      <w:keepNext/>
      <w:keepLines/>
      <w:numPr>
        <w:numId w:val="8"/>
      </w:numPr>
      <w:tabs>
        <w:tab w:val="clear" w:pos="2160"/>
      </w:tabs>
      <w:spacing w:before="240" w:line="276" w:lineRule="auto"/>
      <w:ind w:left="2880" w:hanging="2880"/>
    </w:pPr>
    <w:rPr>
      <w:b w:val="0"/>
      <w:caps/>
      <w:color w:val="365F91" w:themeColor="accent1" w:themeShade="BF"/>
      <w:spacing w:val="0"/>
      <w:szCs w:val="32"/>
      <w:lang w:eastAsia="en-US"/>
    </w:rPr>
  </w:style>
  <w:style w:type="paragraph" w:customStyle="1" w:styleId="DocDate">
    <w:name w:val="DocDate"/>
    <w:basedOn w:val="Normal"/>
    <w:rsid w:val="00C26C45"/>
    <w:pPr>
      <w:spacing w:after="120" w:line="276" w:lineRule="auto"/>
      <w:jc w:val="center"/>
    </w:pPr>
    <w:rPr>
      <w:rFonts w:eastAsiaTheme="minorHAnsi"/>
      <w:sz w:val="28"/>
      <w:lang w:eastAsia="en-US"/>
    </w:rPr>
  </w:style>
  <w:style w:type="paragraph" w:styleId="TOC4">
    <w:name w:val="toc 4"/>
    <w:basedOn w:val="Normal"/>
    <w:next w:val="Normal"/>
    <w:autoRedefine/>
    <w:uiPriority w:val="39"/>
    <w:rsid w:val="00C26C45"/>
    <w:pPr>
      <w:tabs>
        <w:tab w:val="left" w:pos="1872"/>
        <w:tab w:val="right" w:leader="dot" w:pos="8630"/>
      </w:tabs>
      <w:spacing w:before="60" w:after="60" w:line="276" w:lineRule="auto"/>
      <w:ind w:left="1080"/>
    </w:pPr>
    <w:rPr>
      <w:rFonts w:eastAsiaTheme="minorHAnsi"/>
      <w:noProof/>
      <w:sz w:val="20"/>
      <w:lang w:eastAsia="en-US"/>
    </w:rPr>
  </w:style>
  <w:style w:type="paragraph" w:styleId="TOC5">
    <w:name w:val="toc 5"/>
    <w:basedOn w:val="Normal"/>
    <w:next w:val="Normal"/>
    <w:autoRedefine/>
    <w:uiPriority w:val="39"/>
    <w:rsid w:val="00C26C45"/>
    <w:pPr>
      <w:tabs>
        <w:tab w:val="left" w:pos="2520"/>
        <w:tab w:val="right" w:leader="dot" w:pos="8626"/>
      </w:tabs>
      <w:spacing w:before="60" w:after="60" w:line="276" w:lineRule="auto"/>
      <w:ind w:left="1440"/>
    </w:pPr>
    <w:rPr>
      <w:rFonts w:eastAsiaTheme="minorHAnsi"/>
      <w:sz w:val="20"/>
      <w:lang w:eastAsia="en-US"/>
    </w:rPr>
  </w:style>
  <w:style w:type="paragraph" w:styleId="TOC6">
    <w:name w:val="toc 6"/>
    <w:basedOn w:val="Normal"/>
    <w:next w:val="Normal"/>
    <w:autoRedefine/>
    <w:uiPriority w:val="39"/>
    <w:rsid w:val="00C26C45"/>
    <w:pPr>
      <w:tabs>
        <w:tab w:val="left" w:pos="360"/>
        <w:tab w:val="right" w:leader="dot" w:pos="8626"/>
      </w:tabs>
      <w:spacing w:after="0" w:line="276" w:lineRule="auto"/>
    </w:pPr>
    <w:rPr>
      <w:rFonts w:eastAsiaTheme="minorHAnsi"/>
      <w:b/>
      <w:lang w:eastAsia="en-US"/>
    </w:rPr>
  </w:style>
  <w:style w:type="paragraph" w:styleId="TOC7">
    <w:name w:val="toc 7"/>
    <w:basedOn w:val="Normal"/>
    <w:next w:val="Normal"/>
    <w:autoRedefine/>
    <w:uiPriority w:val="39"/>
    <w:rsid w:val="00C26C45"/>
    <w:pPr>
      <w:tabs>
        <w:tab w:val="left" w:pos="936"/>
        <w:tab w:val="right" w:leader="dot" w:pos="8630"/>
      </w:tabs>
      <w:spacing w:before="60" w:after="60" w:line="276" w:lineRule="auto"/>
      <w:ind w:left="360"/>
    </w:pPr>
    <w:rPr>
      <w:rFonts w:eastAsiaTheme="minorHAnsi"/>
      <w:lang w:eastAsia="en-US"/>
    </w:rPr>
  </w:style>
  <w:style w:type="paragraph" w:styleId="TOC8">
    <w:name w:val="toc 8"/>
    <w:basedOn w:val="Normal"/>
    <w:next w:val="Normal"/>
    <w:autoRedefine/>
    <w:uiPriority w:val="39"/>
    <w:rsid w:val="00C26C45"/>
    <w:pPr>
      <w:tabs>
        <w:tab w:val="left" w:pos="1584"/>
        <w:tab w:val="right" w:leader="dot" w:pos="8626"/>
      </w:tabs>
      <w:spacing w:before="60" w:after="60" w:line="276" w:lineRule="auto"/>
      <w:ind w:left="720"/>
    </w:pPr>
    <w:rPr>
      <w:rFonts w:eastAsiaTheme="minorHAnsi"/>
      <w:sz w:val="20"/>
      <w:lang w:eastAsia="en-US"/>
    </w:rPr>
  </w:style>
  <w:style w:type="paragraph" w:styleId="TOC9">
    <w:name w:val="toc 9"/>
    <w:basedOn w:val="Normal"/>
    <w:next w:val="Normal"/>
    <w:autoRedefine/>
    <w:uiPriority w:val="39"/>
    <w:rsid w:val="00C26C45"/>
    <w:pPr>
      <w:tabs>
        <w:tab w:val="left" w:pos="1872"/>
        <w:tab w:val="right" w:leader="dot" w:pos="8626"/>
      </w:tabs>
      <w:spacing w:before="60" w:after="60" w:line="276" w:lineRule="auto"/>
      <w:ind w:left="1080"/>
    </w:pPr>
    <w:rPr>
      <w:rFonts w:eastAsiaTheme="minorHAnsi"/>
      <w:sz w:val="20"/>
      <w:lang w:eastAsia="en-US"/>
    </w:rPr>
  </w:style>
  <w:style w:type="paragraph" w:customStyle="1" w:styleId="version">
    <w:name w:val="version"/>
    <w:basedOn w:val="Normal"/>
    <w:next w:val="Normal"/>
    <w:rsid w:val="00C26C45"/>
    <w:pPr>
      <w:spacing w:after="120" w:line="276" w:lineRule="auto"/>
      <w:jc w:val="center"/>
    </w:pPr>
    <w:rPr>
      <w:rFonts w:eastAsiaTheme="minorHAnsi"/>
      <w:b/>
      <w:lang w:eastAsia="en-US"/>
    </w:rPr>
  </w:style>
  <w:style w:type="paragraph" w:customStyle="1" w:styleId="Appendix4">
    <w:name w:val="Appendix 4"/>
    <w:basedOn w:val="Normal"/>
    <w:next w:val="Normal"/>
    <w:rsid w:val="00C26C45"/>
    <w:pPr>
      <w:keepNext/>
      <w:spacing w:after="120" w:line="276" w:lineRule="auto"/>
    </w:pPr>
    <w:rPr>
      <w:rFonts w:ascii="Arial" w:eastAsiaTheme="minorHAnsi" w:hAnsi="Arial"/>
      <w:b/>
      <w:i/>
      <w:szCs w:val="20"/>
      <w:lang w:eastAsia="en-US"/>
    </w:rPr>
  </w:style>
  <w:style w:type="paragraph" w:customStyle="1" w:styleId="Centered">
    <w:name w:val="Centered"/>
    <w:basedOn w:val="Normal"/>
    <w:rsid w:val="00C26C45"/>
    <w:pPr>
      <w:spacing w:after="120" w:line="276" w:lineRule="auto"/>
      <w:jc w:val="center"/>
    </w:pPr>
    <w:rPr>
      <w:rFonts w:eastAsiaTheme="minorHAnsi"/>
      <w:b/>
      <w:szCs w:val="20"/>
      <w:lang w:eastAsia="en-US"/>
    </w:rPr>
  </w:style>
  <w:style w:type="paragraph" w:customStyle="1" w:styleId="CoverDate">
    <w:name w:val="Cover Date"/>
    <w:basedOn w:val="Centered"/>
    <w:rsid w:val="00C26C45"/>
    <w:rPr>
      <w:szCs w:val="24"/>
    </w:rPr>
  </w:style>
  <w:style w:type="paragraph" w:customStyle="1" w:styleId="CoverType">
    <w:name w:val="Cover Type"/>
    <w:basedOn w:val="Centered"/>
    <w:rsid w:val="00C26C45"/>
    <w:pPr>
      <w:spacing w:after="0"/>
    </w:pPr>
    <w:rPr>
      <w:sz w:val="32"/>
    </w:rPr>
  </w:style>
  <w:style w:type="paragraph" w:customStyle="1" w:styleId="Dash">
    <w:name w:val="Dash"/>
    <w:basedOn w:val="Normal"/>
    <w:rsid w:val="00C26C45"/>
    <w:pPr>
      <w:numPr>
        <w:numId w:val="12"/>
      </w:numPr>
      <w:spacing w:after="120" w:line="276" w:lineRule="auto"/>
    </w:pPr>
    <w:rPr>
      <w:rFonts w:eastAsiaTheme="minorHAnsi"/>
      <w:szCs w:val="20"/>
      <w:lang w:eastAsia="en-US"/>
    </w:rPr>
  </w:style>
  <w:style w:type="paragraph" w:customStyle="1" w:styleId="DoubleDash">
    <w:name w:val="Double Dash"/>
    <w:basedOn w:val="Dash"/>
    <w:rsid w:val="00C26C45"/>
    <w:pPr>
      <w:numPr>
        <w:numId w:val="9"/>
      </w:numPr>
    </w:pPr>
  </w:style>
  <w:style w:type="paragraph" w:customStyle="1" w:styleId="Figure">
    <w:name w:val="Figure"/>
    <w:basedOn w:val="Centered"/>
    <w:next w:val="Normal"/>
    <w:rsid w:val="00C26C45"/>
    <w:pPr>
      <w:keepNext/>
    </w:pPr>
  </w:style>
  <w:style w:type="paragraph" w:customStyle="1" w:styleId="Number">
    <w:name w:val="Number"/>
    <w:basedOn w:val="Normal"/>
    <w:rsid w:val="00C26C45"/>
    <w:pPr>
      <w:numPr>
        <w:numId w:val="10"/>
      </w:numPr>
      <w:spacing w:after="120" w:line="276" w:lineRule="auto"/>
    </w:pPr>
    <w:rPr>
      <w:rFonts w:eastAsiaTheme="minorHAnsi"/>
      <w:szCs w:val="20"/>
      <w:lang w:eastAsia="en-US"/>
    </w:rPr>
  </w:style>
  <w:style w:type="paragraph" w:customStyle="1" w:styleId="Table">
    <w:name w:val="Table"/>
    <w:basedOn w:val="Centered"/>
    <w:next w:val="Normal"/>
    <w:rsid w:val="00C26C45"/>
    <w:pPr>
      <w:keepNext/>
    </w:pPr>
  </w:style>
  <w:style w:type="paragraph" w:customStyle="1" w:styleId="TableText">
    <w:name w:val="Table Text"/>
    <w:basedOn w:val="Normal"/>
    <w:link w:val="TableTextChar"/>
    <w:rsid w:val="00C26C45"/>
    <w:pPr>
      <w:spacing w:before="20" w:after="20" w:line="276" w:lineRule="auto"/>
    </w:pPr>
    <w:rPr>
      <w:rFonts w:ascii="Arial" w:eastAsiaTheme="minorHAnsi" w:hAnsi="Arial"/>
      <w:sz w:val="18"/>
      <w:szCs w:val="20"/>
      <w:lang w:eastAsia="en-US"/>
    </w:rPr>
  </w:style>
  <w:style w:type="paragraph" w:customStyle="1" w:styleId="TableBullet">
    <w:name w:val="Table Bullet"/>
    <w:basedOn w:val="TableText"/>
    <w:rsid w:val="00C26C45"/>
    <w:pPr>
      <w:numPr>
        <w:numId w:val="11"/>
      </w:numPr>
      <w:tabs>
        <w:tab w:val="clear" w:pos="360"/>
        <w:tab w:val="left" w:pos="216"/>
        <w:tab w:val="num" w:pos="720"/>
      </w:tabs>
      <w:ind w:left="216" w:hanging="216"/>
    </w:pPr>
  </w:style>
  <w:style w:type="paragraph" w:customStyle="1" w:styleId="TableHeader">
    <w:name w:val="Table Header"/>
    <w:basedOn w:val="TableText"/>
    <w:rsid w:val="00C26C45"/>
    <w:pPr>
      <w:jc w:val="center"/>
    </w:pPr>
    <w:rPr>
      <w:b/>
    </w:rPr>
  </w:style>
  <w:style w:type="paragraph" w:customStyle="1" w:styleId="UnitName">
    <w:name w:val="Unit Name"/>
    <w:basedOn w:val="CoverType"/>
    <w:rsid w:val="00C26C45"/>
    <w:pPr>
      <w:spacing w:after="200"/>
    </w:pPr>
    <w:rPr>
      <w:bCs/>
      <w:szCs w:val="24"/>
    </w:rPr>
  </w:style>
  <w:style w:type="paragraph" w:customStyle="1" w:styleId="Tabletitle">
    <w:name w:val="Table title"/>
    <w:basedOn w:val="Normal"/>
    <w:rsid w:val="00C26C45"/>
    <w:pPr>
      <w:keepNext/>
      <w:spacing w:after="60" w:line="276" w:lineRule="auto"/>
      <w:jc w:val="center"/>
    </w:pPr>
    <w:rPr>
      <w:rFonts w:eastAsiaTheme="minorHAnsi"/>
      <w:caps/>
      <w:szCs w:val="20"/>
      <w:lang w:eastAsia="en-US"/>
    </w:rPr>
  </w:style>
  <w:style w:type="paragraph" w:customStyle="1" w:styleId="Cover-other">
    <w:name w:val="Cover-other"/>
    <w:basedOn w:val="Normal"/>
    <w:rsid w:val="00C26C45"/>
    <w:pPr>
      <w:spacing w:after="60" w:line="276" w:lineRule="auto"/>
      <w:jc w:val="center"/>
    </w:pPr>
    <w:rPr>
      <w:rFonts w:eastAsiaTheme="minorHAnsi"/>
      <w:b/>
      <w:szCs w:val="20"/>
      <w:lang w:eastAsia="en-US"/>
    </w:rPr>
  </w:style>
  <w:style w:type="paragraph" w:customStyle="1" w:styleId="coltext">
    <w:name w:val="col text"/>
    <w:aliases w:val="9 col text,ct"/>
    <w:basedOn w:val="Normal"/>
    <w:rsid w:val="00C26C45"/>
    <w:pPr>
      <w:tabs>
        <w:tab w:val="left" w:pos="259"/>
      </w:tabs>
      <w:spacing w:before="80" w:after="80" w:line="276" w:lineRule="auto"/>
    </w:pPr>
    <w:rPr>
      <w:rFonts w:ascii="Book Antiqua" w:eastAsiaTheme="minorHAnsi" w:hAnsi="Book Antiqua"/>
      <w:szCs w:val="20"/>
      <w:lang w:eastAsia="en-US"/>
    </w:rPr>
  </w:style>
  <w:style w:type="paragraph" w:styleId="BodyText">
    <w:name w:val="Body Text"/>
    <w:basedOn w:val="Normal"/>
    <w:link w:val="BodyTextChar"/>
    <w:rsid w:val="00C26C45"/>
    <w:pPr>
      <w:spacing w:after="120" w:line="276" w:lineRule="auto"/>
    </w:pPr>
    <w:rPr>
      <w:rFonts w:eastAsiaTheme="minorHAnsi"/>
      <w:lang w:eastAsia="en-US"/>
    </w:rPr>
  </w:style>
  <w:style w:type="character" w:customStyle="1" w:styleId="BodyTextChar">
    <w:name w:val="Body Text Char"/>
    <w:basedOn w:val="DefaultParagraphFont"/>
    <w:link w:val="BodyText"/>
    <w:rsid w:val="00C26C45"/>
    <w:rPr>
      <w:rFonts w:eastAsiaTheme="minorHAnsi"/>
      <w:lang w:eastAsia="en-US"/>
    </w:rPr>
  </w:style>
  <w:style w:type="paragraph" w:styleId="BodyTextIndent">
    <w:name w:val="Body Text Indent"/>
    <w:basedOn w:val="Normal"/>
    <w:link w:val="BodyTextIndentChar"/>
    <w:rsid w:val="00C26C45"/>
    <w:pPr>
      <w:spacing w:after="120" w:line="276" w:lineRule="auto"/>
      <w:ind w:left="360"/>
    </w:pPr>
    <w:rPr>
      <w:rFonts w:eastAsiaTheme="minorHAnsi"/>
      <w:lang w:eastAsia="en-US"/>
    </w:rPr>
  </w:style>
  <w:style w:type="character" w:customStyle="1" w:styleId="BodyTextIndentChar">
    <w:name w:val="Body Text Indent Char"/>
    <w:basedOn w:val="DefaultParagraphFont"/>
    <w:link w:val="BodyTextIndent"/>
    <w:rsid w:val="00C26C45"/>
    <w:rPr>
      <w:rFonts w:eastAsiaTheme="minorHAnsi"/>
      <w:lang w:eastAsia="en-US"/>
    </w:rPr>
  </w:style>
  <w:style w:type="character" w:customStyle="1" w:styleId="TableTextChar">
    <w:name w:val="Table Text Char"/>
    <w:link w:val="TableText"/>
    <w:rsid w:val="00C26C45"/>
    <w:rPr>
      <w:rFonts w:ascii="Arial" w:eastAsiaTheme="minorHAnsi" w:hAnsi="Arial"/>
      <w:sz w:val="18"/>
      <w:szCs w:val="20"/>
      <w:lang w:eastAsia="en-US"/>
    </w:rPr>
  </w:style>
  <w:style w:type="paragraph" w:customStyle="1" w:styleId="ProjectName">
    <w:name w:val="Project Name"/>
    <w:basedOn w:val="UnitName"/>
    <w:rsid w:val="00C26C45"/>
  </w:style>
  <w:style w:type="paragraph" w:customStyle="1" w:styleId="DocumentName">
    <w:name w:val="Document Name"/>
    <w:basedOn w:val="CoverType"/>
    <w:rsid w:val="00C26C45"/>
    <w:pPr>
      <w:spacing w:after="200"/>
    </w:pPr>
  </w:style>
  <w:style w:type="numbering" w:customStyle="1" w:styleId="NumberedList">
    <w:name w:val="Numbered List"/>
    <w:basedOn w:val="NoList"/>
    <w:rsid w:val="00C26C45"/>
    <w:pPr>
      <w:numPr>
        <w:numId w:val="13"/>
      </w:numPr>
    </w:pPr>
  </w:style>
  <w:style w:type="numbering" w:styleId="ArticleSection">
    <w:name w:val="Outline List 3"/>
    <w:basedOn w:val="NoList"/>
    <w:rsid w:val="00C26C45"/>
    <w:pPr>
      <w:numPr>
        <w:numId w:val="14"/>
      </w:numPr>
    </w:pPr>
  </w:style>
  <w:style w:type="paragraph" w:styleId="BodyTextFirstIndent2">
    <w:name w:val="Body Text First Indent 2"/>
    <w:basedOn w:val="BodyTextIndent"/>
    <w:link w:val="BodyTextFirstIndent2Char"/>
    <w:rsid w:val="00C26C45"/>
    <w:pPr>
      <w:ind w:firstLine="210"/>
    </w:pPr>
  </w:style>
  <w:style w:type="character" w:customStyle="1" w:styleId="BodyTextFirstIndent2Char">
    <w:name w:val="Body Text First Indent 2 Char"/>
    <w:basedOn w:val="BodyTextIndentChar"/>
    <w:link w:val="BodyTextFirstIndent2"/>
    <w:rsid w:val="00C26C45"/>
    <w:rPr>
      <w:rFonts w:eastAsiaTheme="minorHAnsi"/>
      <w:lang w:eastAsia="en-US"/>
    </w:rPr>
  </w:style>
  <w:style w:type="paragraph" w:styleId="BodyTextFirstIndent">
    <w:name w:val="Body Text First Indent"/>
    <w:basedOn w:val="BodyText"/>
    <w:link w:val="BodyTextFirstIndentChar"/>
    <w:rsid w:val="00C26C45"/>
    <w:pPr>
      <w:ind w:firstLine="210"/>
    </w:pPr>
  </w:style>
  <w:style w:type="character" w:customStyle="1" w:styleId="BodyTextFirstIndentChar">
    <w:name w:val="Body Text First Indent Char"/>
    <w:basedOn w:val="BodyTextChar"/>
    <w:link w:val="BodyTextFirstIndent"/>
    <w:rsid w:val="00C26C45"/>
    <w:rPr>
      <w:rFonts w:eastAsiaTheme="minorHAnsi"/>
      <w:lang w:eastAsia="en-US"/>
    </w:rPr>
  </w:style>
  <w:style w:type="table" w:styleId="TableElegant">
    <w:name w:val="Table Elegant"/>
    <w:basedOn w:val="TableNormal"/>
    <w:rsid w:val="00C26C45"/>
    <w:pPr>
      <w:spacing w:before="0" w:line="276" w:lineRule="auto"/>
      <w:jc w:val="both"/>
    </w:pPr>
    <w:rPr>
      <w:rFonts w:eastAsiaTheme="minorHAnsi"/>
      <w:lang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ogoBAH">
    <w:name w:val="Logo BAH"/>
    <w:rsid w:val="00C26C45"/>
    <w:pPr>
      <w:spacing w:before="0" w:line="276" w:lineRule="auto"/>
    </w:pPr>
    <w:rPr>
      <w:rFonts w:ascii="Arial Narrow" w:eastAsiaTheme="minorHAnsi" w:hAnsi="Arial Narrow"/>
      <w:color w:val="0B1F65"/>
      <w:sz w:val="26"/>
      <w:lang w:eastAsia="en-US"/>
    </w:rPr>
  </w:style>
  <w:style w:type="paragraph" w:styleId="Revision">
    <w:name w:val="Revision"/>
    <w:hidden/>
    <w:uiPriority w:val="99"/>
    <w:semiHidden/>
    <w:rsid w:val="00C26C45"/>
    <w:pPr>
      <w:spacing w:before="0" w:line="276" w:lineRule="auto"/>
    </w:pPr>
    <w:rPr>
      <w:rFonts w:eastAsiaTheme="minorHAnsi"/>
      <w:sz w:val="24"/>
      <w:szCs w:val="24"/>
      <w:lang w:eastAsia="en-US"/>
    </w:rPr>
  </w:style>
  <w:style w:type="table" w:customStyle="1" w:styleId="GridTable4-Accent51">
    <w:name w:val="Grid Table 4 - Accent 5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p1">
    <w:name w:val="p1"/>
    <w:basedOn w:val="Normal"/>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collapse-source">
    <w:name w:val="collapse-source"/>
    <w:basedOn w:val="DefaultParagraphFont"/>
    <w:rsid w:val="00C26C45"/>
  </w:style>
  <w:style w:type="character" w:customStyle="1" w:styleId="collapse-spinner-wrapper">
    <w:name w:val="collapse-spinner-wrapper"/>
    <w:basedOn w:val="DefaultParagraphFont"/>
    <w:rsid w:val="00C26C45"/>
  </w:style>
  <w:style w:type="character" w:styleId="Emphasis">
    <w:name w:val="Emphasis"/>
    <w:basedOn w:val="DefaultParagraphFont"/>
    <w:uiPriority w:val="20"/>
    <w:qFormat/>
    <w:rsid w:val="00C26C45"/>
    <w:rPr>
      <w:i/>
      <w:iCs/>
    </w:rPr>
  </w:style>
  <w:style w:type="paragraph" w:customStyle="1" w:styleId="Title1">
    <w:name w:val="Title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jira-issue">
    <w:name w:val="jira-issue"/>
    <w:basedOn w:val="DefaultParagraphFont"/>
    <w:rsid w:val="00C26C45"/>
  </w:style>
  <w:style w:type="character" w:customStyle="1" w:styleId="summary">
    <w:name w:val="summary"/>
    <w:basedOn w:val="DefaultParagraphFont"/>
    <w:rsid w:val="00C26C45"/>
  </w:style>
  <w:style w:type="character" w:customStyle="1" w:styleId="aui-lozenge">
    <w:name w:val="aui-lozenge"/>
    <w:basedOn w:val="DefaultParagraphFont"/>
    <w:rsid w:val="00C26C45"/>
  </w:style>
  <w:style w:type="paragraph" w:customStyle="1" w:styleId="Title2">
    <w:name w:val="Title2"/>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inline-comment-marker">
    <w:name w:val="inline-comment-marker"/>
    <w:basedOn w:val="DefaultParagraphFont"/>
    <w:rsid w:val="00C26C45"/>
  </w:style>
  <w:style w:type="character" w:customStyle="1" w:styleId="icon">
    <w:name w:val="icon"/>
    <w:basedOn w:val="DefaultParagraphFont"/>
    <w:rsid w:val="00C26C45"/>
  </w:style>
  <w:style w:type="character" w:customStyle="1" w:styleId="nolink">
    <w:name w:val="nolink"/>
    <w:basedOn w:val="DefaultParagraphFont"/>
    <w:rsid w:val="00C26C45"/>
  </w:style>
  <w:style w:type="paragraph" w:styleId="TableofAuthorities">
    <w:name w:val="table of authorities"/>
    <w:basedOn w:val="Normal"/>
    <w:next w:val="Normal"/>
    <w:uiPriority w:val="99"/>
    <w:semiHidden/>
    <w:unhideWhenUsed/>
    <w:rsid w:val="00C26C45"/>
    <w:pPr>
      <w:spacing w:after="0" w:line="276" w:lineRule="auto"/>
      <w:ind w:left="220" w:hanging="220"/>
    </w:pPr>
    <w:rPr>
      <w:rFonts w:eastAsiaTheme="minorHAnsi"/>
      <w:lang w:eastAsia="en-US"/>
    </w:rPr>
  </w:style>
  <w:style w:type="character" w:customStyle="1" w:styleId="token">
    <w:name w:val="token"/>
    <w:basedOn w:val="DefaultParagraphFont"/>
    <w:rsid w:val="00F60330"/>
  </w:style>
  <w:style w:type="character" w:customStyle="1" w:styleId="tn-table-text">
    <w:name w:val="tn-table-text"/>
    <w:basedOn w:val="DefaultParagraphFont"/>
    <w:rsid w:val="00C50529"/>
  </w:style>
  <w:style w:type="character" w:styleId="Mention">
    <w:name w:val="Mention"/>
    <w:basedOn w:val="DefaultParagraphFont"/>
    <w:uiPriority w:val="99"/>
    <w:semiHidden/>
    <w:unhideWhenUsed/>
    <w:rsid w:val="00395137"/>
    <w:rPr>
      <w:color w:val="2B579A"/>
      <w:shd w:val="clear" w:color="auto" w:fill="E6E6E6"/>
    </w:rPr>
  </w:style>
  <w:style w:type="character" w:customStyle="1" w:styleId="UnresolvedMention1">
    <w:name w:val="Unresolved Mention1"/>
    <w:basedOn w:val="DefaultParagraphFont"/>
    <w:uiPriority w:val="99"/>
    <w:semiHidden/>
    <w:unhideWhenUsed/>
    <w:rsid w:val="00E533B4"/>
    <w:rPr>
      <w:color w:val="808080"/>
      <w:shd w:val="clear" w:color="auto" w:fill="E6E6E6"/>
    </w:rPr>
  </w:style>
  <w:style w:type="character" w:styleId="UnresolvedMention">
    <w:name w:val="Unresolved Mention"/>
    <w:basedOn w:val="DefaultParagraphFont"/>
    <w:uiPriority w:val="99"/>
    <w:rsid w:val="00443AE9"/>
    <w:rPr>
      <w:color w:val="808080"/>
      <w:shd w:val="clear" w:color="auto" w:fill="E6E6E6"/>
    </w:rPr>
  </w:style>
  <w:style w:type="paragraph" w:styleId="Bibliography">
    <w:name w:val="Bibliography"/>
    <w:basedOn w:val="Normal"/>
    <w:next w:val="Normal"/>
    <w:uiPriority w:val="37"/>
    <w:unhideWhenUsed/>
    <w:rsid w:val="00FB2A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43724911">
      <w:bodyDiv w:val="1"/>
      <w:marLeft w:val="0"/>
      <w:marRight w:val="0"/>
      <w:marTop w:val="0"/>
      <w:marBottom w:val="0"/>
      <w:divBdr>
        <w:top w:val="none" w:sz="0" w:space="0" w:color="auto"/>
        <w:left w:val="none" w:sz="0" w:space="0" w:color="auto"/>
        <w:bottom w:val="none" w:sz="0" w:space="0" w:color="auto"/>
        <w:right w:val="none" w:sz="0" w:space="0" w:color="auto"/>
      </w:divBdr>
    </w:div>
    <w:div w:id="53748008">
      <w:bodyDiv w:val="1"/>
      <w:marLeft w:val="0"/>
      <w:marRight w:val="0"/>
      <w:marTop w:val="0"/>
      <w:marBottom w:val="0"/>
      <w:divBdr>
        <w:top w:val="none" w:sz="0" w:space="0" w:color="auto"/>
        <w:left w:val="none" w:sz="0" w:space="0" w:color="auto"/>
        <w:bottom w:val="none" w:sz="0" w:space="0" w:color="auto"/>
        <w:right w:val="none" w:sz="0" w:space="0" w:color="auto"/>
      </w:divBdr>
    </w:div>
    <w:div w:id="83888047">
      <w:bodyDiv w:val="1"/>
      <w:marLeft w:val="0"/>
      <w:marRight w:val="0"/>
      <w:marTop w:val="0"/>
      <w:marBottom w:val="0"/>
      <w:divBdr>
        <w:top w:val="none" w:sz="0" w:space="0" w:color="auto"/>
        <w:left w:val="none" w:sz="0" w:space="0" w:color="auto"/>
        <w:bottom w:val="none" w:sz="0" w:space="0" w:color="auto"/>
        <w:right w:val="none" w:sz="0" w:space="0" w:color="auto"/>
      </w:divBdr>
    </w:div>
    <w:div w:id="84155656">
      <w:bodyDiv w:val="1"/>
      <w:marLeft w:val="0"/>
      <w:marRight w:val="0"/>
      <w:marTop w:val="0"/>
      <w:marBottom w:val="0"/>
      <w:divBdr>
        <w:top w:val="none" w:sz="0" w:space="0" w:color="auto"/>
        <w:left w:val="none" w:sz="0" w:space="0" w:color="auto"/>
        <w:bottom w:val="none" w:sz="0" w:space="0" w:color="auto"/>
        <w:right w:val="none" w:sz="0" w:space="0" w:color="auto"/>
      </w:divBdr>
    </w:div>
    <w:div w:id="118181949">
      <w:bodyDiv w:val="1"/>
      <w:marLeft w:val="0"/>
      <w:marRight w:val="0"/>
      <w:marTop w:val="0"/>
      <w:marBottom w:val="0"/>
      <w:divBdr>
        <w:top w:val="none" w:sz="0" w:space="0" w:color="auto"/>
        <w:left w:val="none" w:sz="0" w:space="0" w:color="auto"/>
        <w:bottom w:val="none" w:sz="0" w:space="0" w:color="auto"/>
        <w:right w:val="none" w:sz="0" w:space="0" w:color="auto"/>
      </w:divBdr>
    </w:div>
    <w:div w:id="137186892">
      <w:bodyDiv w:val="1"/>
      <w:marLeft w:val="0"/>
      <w:marRight w:val="0"/>
      <w:marTop w:val="0"/>
      <w:marBottom w:val="0"/>
      <w:divBdr>
        <w:top w:val="none" w:sz="0" w:space="0" w:color="auto"/>
        <w:left w:val="none" w:sz="0" w:space="0" w:color="auto"/>
        <w:bottom w:val="none" w:sz="0" w:space="0" w:color="auto"/>
        <w:right w:val="none" w:sz="0" w:space="0" w:color="auto"/>
      </w:divBdr>
    </w:div>
    <w:div w:id="143550760">
      <w:bodyDiv w:val="1"/>
      <w:marLeft w:val="0"/>
      <w:marRight w:val="0"/>
      <w:marTop w:val="0"/>
      <w:marBottom w:val="0"/>
      <w:divBdr>
        <w:top w:val="none" w:sz="0" w:space="0" w:color="auto"/>
        <w:left w:val="none" w:sz="0" w:space="0" w:color="auto"/>
        <w:bottom w:val="none" w:sz="0" w:space="0" w:color="auto"/>
        <w:right w:val="none" w:sz="0" w:space="0" w:color="auto"/>
      </w:divBdr>
    </w:div>
    <w:div w:id="151139601">
      <w:bodyDiv w:val="1"/>
      <w:marLeft w:val="0"/>
      <w:marRight w:val="0"/>
      <w:marTop w:val="0"/>
      <w:marBottom w:val="0"/>
      <w:divBdr>
        <w:top w:val="none" w:sz="0" w:space="0" w:color="auto"/>
        <w:left w:val="none" w:sz="0" w:space="0" w:color="auto"/>
        <w:bottom w:val="none" w:sz="0" w:space="0" w:color="auto"/>
        <w:right w:val="none" w:sz="0" w:space="0" w:color="auto"/>
      </w:divBdr>
    </w:div>
    <w:div w:id="162625213">
      <w:bodyDiv w:val="1"/>
      <w:marLeft w:val="0"/>
      <w:marRight w:val="0"/>
      <w:marTop w:val="0"/>
      <w:marBottom w:val="0"/>
      <w:divBdr>
        <w:top w:val="none" w:sz="0" w:space="0" w:color="auto"/>
        <w:left w:val="none" w:sz="0" w:space="0" w:color="auto"/>
        <w:bottom w:val="none" w:sz="0" w:space="0" w:color="auto"/>
        <w:right w:val="none" w:sz="0" w:space="0" w:color="auto"/>
      </w:divBdr>
    </w:div>
    <w:div w:id="175777698">
      <w:bodyDiv w:val="1"/>
      <w:marLeft w:val="0"/>
      <w:marRight w:val="0"/>
      <w:marTop w:val="0"/>
      <w:marBottom w:val="0"/>
      <w:divBdr>
        <w:top w:val="none" w:sz="0" w:space="0" w:color="auto"/>
        <w:left w:val="none" w:sz="0" w:space="0" w:color="auto"/>
        <w:bottom w:val="none" w:sz="0" w:space="0" w:color="auto"/>
        <w:right w:val="none" w:sz="0" w:space="0" w:color="auto"/>
      </w:divBdr>
    </w:div>
    <w:div w:id="209807810">
      <w:bodyDiv w:val="1"/>
      <w:marLeft w:val="0"/>
      <w:marRight w:val="0"/>
      <w:marTop w:val="0"/>
      <w:marBottom w:val="0"/>
      <w:divBdr>
        <w:top w:val="none" w:sz="0" w:space="0" w:color="auto"/>
        <w:left w:val="none" w:sz="0" w:space="0" w:color="auto"/>
        <w:bottom w:val="none" w:sz="0" w:space="0" w:color="auto"/>
        <w:right w:val="none" w:sz="0" w:space="0" w:color="auto"/>
      </w:divBdr>
    </w:div>
    <w:div w:id="219901003">
      <w:bodyDiv w:val="1"/>
      <w:marLeft w:val="0"/>
      <w:marRight w:val="0"/>
      <w:marTop w:val="0"/>
      <w:marBottom w:val="0"/>
      <w:divBdr>
        <w:top w:val="none" w:sz="0" w:space="0" w:color="auto"/>
        <w:left w:val="none" w:sz="0" w:space="0" w:color="auto"/>
        <w:bottom w:val="none" w:sz="0" w:space="0" w:color="auto"/>
        <w:right w:val="none" w:sz="0" w:space="0" w:color="auto"/>
      </w:divBdr>
    </w:div>
    <w:div w:id="232592868">
      <w:bodyDiv w:val="1"/>
      <w:marLeft w:val="0"/>
      <w:marRight w:val="0"/>
      <w:marTop w:val="0"/>
      <w:marBottom w:val="0"/>
      <w:divBdr>
        <w:top w:val="none" w:sz="0" w:space="0" w:color="auto"/>
        <w:left w:val="none" w:sz="0" w:space="0" w:color="auto"/>
        <w:bottom w:val="none" w:sz="0" w:space="0" w:color="auto"/>
        <w:right w:val="none" w:sz="0" w:space="0" w:color="auto"/>
      </w:divBdr>
    </w:div>
    <w:div w:id="240409819">
      <w:bodyDiv w:val="1"/>
      <w:marLeft w:val="0"/>
      <w:marRight w:val="0"/>
      <w:marTop w:val="0"/>
      <w:marBottom w:val="0"/>
      <w:divBdr>
        <w:top w:val="none" w:sz="0" w:space="0" w:color="auto"/>
        <w:left w:val="none" w:sz="0" w:space="0" w:color="auto"/>
        <w:bottom w:val="none" w:sz="0" w:space="0" w:color="auto"/>
        <w:right w:val="none" w:sz="0" w:space="0" w:color="auto"/>
      </w:divBdr>
    </w:div>
    <w:div w:id="255671894">
      <w:bodyDiv w:val="1"/>
      <w:marLeft w:val="0"/>
      <w:marRight w:val="0"/>
      <w:marTop w:val="0"/>
      <w:marBottom w:val="0"/>
      <w:divBdr>
        <w:top w:val="none" w:sz="0" w:space="0" w:color="auto"/>
        <w:left w:val="none" w:sz="0" w:space="0" w:color="auto"/>
        <w:bottom w:val="none" w:sz="0" w:space="0" w:color="auto"/>
        <w:right w:val="none" w:sz="0" w:space="0" w:color="auto"/>
      </w:divBdr>
    </w:div>
    <w:div w:id="257032363">
      <w:bodyDiv w:val="1"/>
      <w:marLeft w:val="0"/>
      <w:marRight w:val="0"/>
      <w:marTop w:val="0"/>
      <w:marBottom w:val="0"/>
      <w:divBdr>
        <w:top w:val="none" w:sz="0" w:space="0" w:color="auto"/>
        <w:left w:val="none" w:sz="0" w:space="0" w:color="auto"/>
        <w:bottom w:val="none" w:sz="0" w:space="0" w:color="auto"/>
        <w:right w:val="none" w:sz="0" w:space="0" w:color="auto"/>
      </w:divBdr>
    </w:div>
    <w:div w:id="275258239">
      <w:bodyDiv w:val="1"/>
      <w:marLeft w:val="0"/>
      <w:marRight w:val="0"/>
      <w:marTop w:val="0"/>
      <w:marBottom w:val="0"/>
      <w:divBdr>
        <w:top w:val="none" w:sz="0" w:space="0" w:color="auto"/>
        <w:left w:val="none" w:sz="0" w:space="0" w:color="auto"/>
        <w:bottom w:val="none" w:sz="0" w:space="0" w:color="auto"/>
        <w:right w:val="none" w:sz="0" w:space="0" w:color="auto"/>
      </w:divBdr>
    </w:div>
    <w:div w:id="289822492">
      <w:bodyDiv w:val="1"/>
      <w:marLeft w:val="0"/>
      <w:marRight w:val="0"/>
      <w:marTop w:val="0"/>
      <w:marBottom w:val="0"/>
      <w:divBdr>
        <w:top w:val="none" w:sz="0" w:space="0" w:color="auto"/>
        <w:left w:val="none" w:sz="0" w:space="0" w:color="auto"/>
        <w:bottom w:val="none" w:sz="0" w:space="0" w:color="auto"/>
        <w:right w:val="none" w:sz="0" w:space="0" w:color="auto"/>
      </w:divBdr>
    </w:div>
    <w:div w:id="293946451">
      <w:bodyDiv w:val="1"/>
      <w:marLeft w:val="0"/>
      <w:marRight w:val="0"/>
      <w:marTop w:val="0"/>
      <w:marBottom w:val="0"/>
      <w:divBdr>
        <w:top w:val="none" w:sz="0" w:space="0" w:color="auto"/>
        <w:left w:val="none" w:sz="0" w:space="0" w:color="auto"/>
        <w:bottom w:val="none" w:sz="0" w:space="0" w:color="auto"/>
        <w:right w:val="none" w:sz="0" w:space="0" w:color="auto"/>
      </w:divBdr>
    </w:div>
    <w:div w:id="302539408">
      <w:bodyDiv w:val="1"/>
      <w:marLeft w:val="0"/>
      <w:marRight w:val="0"/>
      <w:marTop w:val="0"/>
      <w:marBottom w:val="0"/>
      <w:divBdr>
        <w:top w:val="none" w:sz="0" w:space="0" w:color="auto"/>
        <w:left w:val="none" w:sz="0" w:space="0" w:color="auto"/>
        <w:bottom w:val="none" w:sz="0" w:space="0" w:color="auto"/>
        <w:right w:val="none" w:sz="0" w:space="0" w:color="auto"/>
      </w:divBdr>
    </w:div>
    <w:div w:id="311370189">
      <w:bodyDiv w:val="1"/>
      <w:marLeft w:val="0"/>
      <w:marRight w:val="0"/>
      <w:marTop w:val="0"/>
      <w:marBottom w:val="0"/>
      <w:divBdr>
        <w:top w:val="none" w:sz="0" w:space="0" w:color="auto"/>
        <w:left w:val="none" w:sz="0" w:space="0" w:color="auto"/>
        <w:bottom w:val="none" w:sz="0" w:space="0" w:color="auto"/>
        <w:right w:val="none" w:sz="0" w:space="0" w:color="auto"/>
      </w:divBdr>
    </w:div>
    <w:div w:id="352656350">
      <w:bodyDiv w:val="1"/>
      <w:marLeft w:val="0"/>
      <w:marRight w:val="0"/>
      <w:marTop w:val="0"/>
      <w:marBottom w:val="0"/>
      <w:divBdr>
        <w:top w:val="none" w:sz="0" w:space="0" w:color="auto"/>
        <w:left w:val="none" w:sz="0" w:space="0" w:color="auto"/>
        <w:bottom w:val="none" w:sz="0" w:space="0" w:color="auto"/>
        <w:right w:val="none" w:sz="0" w:space="0" w:color="auto"/>
      </w:divBdr>
    </w:div>
    <w:div w:id="356734687">
      <w:bodyDiv w:val="1"/>
      <w:marLeft w:val="0"/>
      <w:marRight w:val="0"/>
      <w:marTop w:val="0"/>
      <w:marBottom w:val="0"/>
      <w:divBdr>
        <w:top w:val="none" w:sz="0" w:space="0" w:color="auto"/>
        <w:left w:val="none" w:sz="0" w:space="0" w:color="auto"/>
        <w:bottom w:val="none" w:sz="0" w:space="0" w:color="auto"/>
        <w:right w:val="none" w:sz="0" w:space="0" w:color="auto"/>
      </w:divBdr>
    </w:div>
    <w:div w:id="369648154">
      <w:bodyDiv w:val="1"/>
      <w:marLeft w:val="0"/>
      <w:marRight w:val="0"/>
      <w:marTop w:val="0"/>
      <w:marBottom w:val="0"/>
      <w:divBdr>
        <w:top w:val="none" w:sz="0" w:space="0" w:color="auto"/>
        <w:left w:val="none" w:sz="0" w:space="0" w:color="auto"/>
        <w:bottom w:val="none" w:sz="0" w:space="0" w:color="auto"/>
        <w:right w:val="none" w:sz="0" w:space="0" w:color="auto"/>
      </w:divBdr>
    </w:div>
    <w:div w:id="377752561">
      <w:bodyDiv w:val="1"/>
      <w:marLeft w:val="0"/>
      <w:marRight w:val="0"/>
      <w:marTop w:val="0"/>
      <w:marBottom w:val="0"/>
      <w:divBdr>
        <w:top w:val="none" w:sz="0" w:space="0" w:color="auto"/>
        <w:left w:val="none" w:sz="0" w:space="0" w:color="auto"/>
        <w:bottom w:val="none" w:sz="0" w:space="0" w:color="auto"/>
        <w:right w:val="none" w:sz="0" w:space="0" w:color="auto"/>
      </w:divBdr>
    </w:div>
    <w:div w:id="394012532">
      <w:bodyDiv w:val="1"/>
      <w:marLeft w:val="0"/>
      <w:marRight w:val="0"/>
      <w:marTop w:val="0"/>
      <w:marBottom w:val="0"/>
      <w:divBdr>
        <w:top w:val="none" w:sz="0" w:space="0" w:color="auto"/>
        <w:left w:val="none" w:sz="0" w:space="0" w:color="auto"/>
        <w:bottom w:val="none" w:sz="0" w:space="0" w:color="auto"/>
        <w:right w:val="none" w:sz="0" w:space="0" w:color="auto"/>
      </w:divBdr>
    </w:div>
    <w:div w:id="397751299">
      <w:bodyDiv w:val="1"/>
      <w:marLeft w:val="0"/>
      <w:marRight w:val="0"/>
      <w:marTop w:val="0"/>
      <w:marBottom w:val="0"/>
      <w:divBdr>
        <w:top w:val="none" w:sz="0" w:space="0" w:color="auto"/>
        <w:left w:val="none" w:sz="0" w:space="0" w:color="auto"/>
        <w:bottom w:val="none" w:sz="0" w:space="0" w:color="auto"/>
        <w:right w:val="none" w:sz="0" w:space="0" w:color="auto"/>
      </w:divBdr>
    </w:div>
    <w:div w:id="398212648">
      <w:bodyDiv w:val="1"/>
      <w:marLeft w:val="0"/>
      <w:marRight w:val="0"/>
      <w:marTop w:val="0"/>
      <w:marBottom w:val="0"/>
      <w:divBdr>
        <w:top w:val="none" w:sz="0" w:space="0" w:color="auto"/>
        <w:left w:val="none" w:sz="0" w:space="0" w:color="auto"/>
        <w:bottom w:val="none" w:sz="0" w:space="0" w:color="auto"/>
        <w:right w:val="none" w:sz="0" w:space="0" w:color="auto"/>
      </w:divBdr>
    </w:div>
    <w:div w:id="429662738">
      <w:bodyDiv w:val="1"/>
      <w:marLeft w:val="0"/>
      <w:marRight w:val="0"/>
      <w:marTop w:val="0"/>
      <w:marBottom w:val="0"/>
      <w:divBdr>
        <w:top w:val="none" w:sz="0" w:space="0" w:color="auto"/>
        <w:left w:val="none" w:sz="0" w:space="0" w:color="auto"/>
        <w:bottom w:val="none" w:sz="0" w:space="0" w:color="auto"/>
        <w:right w:val="none" w:sz="0" w:space="0" w:color="auto"/>
      </w:divBdr>
    </w:div>
    <w:div w:id="439183178">
      <w:bodyDiv w:val="1"/>
      <w:marLeft w:val="0"/>
      <w:marRight w:val="0"/>
      <w:marTop w:val="0"/>
      <w:marBottom w:val="0"/>
      <w:divBdr>
        <w:top w:val="none" w:sz="0" w:space="0" w:color="auto"/>
        <w:left w:val="none" w:sz="0" w:space="0" w:color="auto"/>
        <w:bottom w:val="none" w:sz="0" w:space="0" w:color="auto"/>
        <w:right w:val="none" w:sz="0" w:space="0" w:color="auto"/>
      </w:divBdr>
    </w:div>
    <w:div w:id="443891202">
      <w:bodyDiv w:val="1"/>
      <w:marLeft w:val="0"/>
      <w:marRight w:val="0"/>
      <w:marTop w:val="0"/>
      <w:marBottom w:val="0"/>
      <w:divBdr>
        <w:top w:val="none" w:sz="0" w:space="0" w:color="auto"/>
        <w:left w:val="none" w:sz="0" w:space="0" w:color="auto"/>
        <w:bottom w:val="none" w:sz="0" w:space="0" w:color="auto"/>
        <w:right w:val="none" w:sz="0" w:space="0" w:color="auto"/>
      </w:divBdr>
    </w:div>
    <w:div w:id="451826977">
      <w:bodyDiv w:val="1"/>
      <w:marLeft w:val="0"/>
      <w:marRight w:val="0"/>
      <w:marTop w:val="0"/>
      <w:marBottom w:val="0"/>
      <w:divBdr>
        <w:top w:val="none" w:sz="0" w:space="0" w:color="auto"/>
        <w:left w:val="none" w:sz="0" w:space="0" w:color="auto"/>
        <w:bottom w:val="none" w:sz="0" w:space="0" w:color="auto"/>
        <w:right w:val="none" w:sz="0" w:space="0" w:color="auto"/>
      </w:divBdr>
    </w:div>
    <w:div w:id="457600941">
      <w:bodyDiv w:val="1"/>
      <w:marLeft w:val="0"/>
      <w:marRight w:val="0"/>
      <w:marTop w:val="0"/>
      <w:marBottom w:val="0"/>
      <w:divBdr>
        <w:top w:val="none" w:sz="0" w:space="0" w:color="auto"/>
        <w:left w:val="none" w:sz="0" w:space="0" w:color="auto"/>
        <w:bottom w:val="none" w:sz="0" w:space="0" w:color="auto"/>
        <w:right w:val="none" w:sz="0" w:space="0" w:color="auto"/>
      </w:divBdr>
    </w:div>
    <w:div w:id="504635988">
      <w:bodyDiv w:val="1"/>
      <w:marLeft w:val="0"/>
      <w:marRight w:val="0"/>
      <w:marTop w:val="0"/>
      <w:marBottom w:val="0"/>
      <w:divBdr>
        <w:top w:val="none" w:sz="0" w:space="0" w:color="auto"/>
        <w:left w:val="none" w:sz="0" w:space="0" w:color="auto"/>
        <w:bottom w:val="none" w:sz="0" w:space="0" w:color="auto"/>
        <w:right w:val="none" w:sz="0" w:space="0" w:color="auto"/>
      </w:divBdr>
    </w:div>
    <w:div w:id="527177773">
      <w:bodyDiv w:val="1"/>
      <w:marLeft w:val="0"/>
      <w:marRight w:val="0"/>
      <w:marTop w:val="0"/>
      <w:marBottom w:val="0"/>
      <w:divBdr>
        <w:top w:val="none" w:sz="0" w:space="0" w:color="auto"/>
        <w:left w:val="none" w:sz="0" w:space="0" w:color="auto"/>
        <w:bottom w:val="none" w:sz="0" w:space="0" w:color="auto"/>
        <w:right w:val="none" w:sz="0" w:space="0" w:color="auto"/>
      </w:divBdr>
    </w:div>
    <w:div w:id="535504281">
      <w:bodyDiv w:val="1"/>
      <w:marLeft w:val="0"/>
      <w:marRight w:val="0"/>
      <w:marTop w:val="0"/>
      <w:marBottom w:val="0"/>
      <w:divBdr>
        <w:top w:val="none" w:sz="0" w:space="0" w:color="auto"/>
        <w:left w:val="none" w:sz="0" w:space="0" w:color="auto"/>
        <w:bottom w:val="none" w:sz="0" w:space="0" w:color="auto"/>
        <w:right w:val="none" w:sz="0" w:space="0" w:color="auto"/>
      </w:divBdr>
    </w:div>
    <w:div w:id="576405963">
      <w:bodyDiv w:val="1"/>
      <w:marLeft w:val="0"/>
      <w:marRight w:val="0"/>
      <w:marTop w:val="0"/>
      <w:marBottom w:val="0"/>
      <w:divBdr>
        <w:top w:val="none" w:sz="0" w:space="0" w:color="auto"/>
        <w:left w:val="none" w:sz="0" w:space="0" w:color="auto"/>
        <w:bottom w:val="none" w:sz="0" w:space="0" w:color="auto"/>
        <w:right w:val="none" w:sz="0" w:space="0" w:color="auto"/>
      </w:divBdr>
    </w:div>
    <w:div w:id="585387176">
      <w:bodyDiv w:val="1"/>
      <w:marLeft w:val="0"/>
      <w:marRight w:val="0"/>
      <w:marTop w:val="0"/>
      <w:marBottom w:val="0"/>
      <w:divBdr>
        <w:top w:val="none" w:sz="0" w:space="0" w:color="auto"/>
        <w:left w:val="none" w:sz="0" w:space="0" w:color="auto"/>
        <w:bottom w:val="none" w:sz="0" w:space="0" w:color="auto"/>
        <w:right w:val="none" w:sz="0" w:space="0" w:color="auto"/>
      </w:divBdr>
    </w:div>
    <w:div w:id="590820461">
      <w:bodyDiv w:val="1"/>
      <w:marLeft w:val="0"/>
      <w:marRight w:val="0"/>
      <w:marTop w:val="0"/>
      <w:marBottom w:val="0"/>
      <w:divBdr>
        <w:top w:val="none" w:sz="0" w:space="0" w:color="auto"/>
        <w:left w:val="none" w:sz="0" w:space="0" w:color="auto"/>
        <w:bottom w:val="none" w:sz="0" w:space="0" w:color="auto"/>
        <w:right w:val="none" w:sz="0" w:space="0" w:color="auto"/>
      </w:divBdr>
    </w:div>
    <w:div w:id="607389447">
      <w:bodyDiv w:val="1"/>
      <w:marLeft w:val="0"/>
      <w:marRight w:val="0"/>
      <w:marTop w:val="0"/>
      <w:marBottom w:val="0"/>
      <w:divBdr>
        <w:top w:val="none" w:sz="0" w:space="0" w:color="auto"/>
        <w:left w:val="none" w:sz="0" w:space="0" w:color="auto"/>
        <w:bottom w:val="none" w:sz="0" w:space="0" w:color="auto"/>
        <w:right w:val="none" w:sz="0" w:space="0" w:color="auto"/>
      </w:divBdr>
    </w:div>
    <w:div w:id="607541876">
      <w:bodyDiv w:val="1"/>
      <w:marLeft w:val="0"/>
      <w:marRight w:val="0"/>
      <w:marTop w:val="0"/>
      <w:marBottom w:val="0"/>
      <w:divBdr>
        <w:top w:val="none" w:sz="0" w:space="0" w:color="auto"/>
        <w:left w:val="none" w:sz="0" w:space="0" w:color="auto"/>
        <w:bottom w:val="none" w:sz="0" w:space="0" w:color="auto"/>
        <w:right w:val="none" w:sz="0" w:space="0" w:color="auto"/>
      </w:divBdr>
    </w:div>
    <w:div w:id="623772655">
      <w:bodyDiv w:val="1"/>
      <w:marLeft w:val="0"/>
      <w:marRight w:val="0"/>
      <w:marTop w:val="0"/>
      <w:marBottom w:val="0"/>
      <w:divBdr>
        <w:top w:val="none" w:sz="0" w:space="0" w:color="auto"/>
        <w:left w:val="none" w:sz="0" w:space="0" w:color="auto"/>
        <w:bottom w:val="none" w:sz="0" w:space="0" w:color="auto"/>
        <w:right w:val="none" w:sz="0" w:space="0" w:color="auto"/>
      </w:divBdr>
    </w:div>
    <w:div w:id="639572888">
      <w:bodyDiv w:val="1"/>
      <w:marLeft w:val="0"/>
      <w:marRight w:val="0"/>
      <w:marTop w:val="0"/>
      <w:marBottom w:val="0"/>
      <w:divBdr>
        <w:top w:val="none" w:sz="0" w:space="0" w:color="auto"/>
        <w:left w:val="none" w:sz="0" w:space="0" w:color="auto"/>
        <w:bottom w:val="none" w:sz="0" w:space="0" w:color="auto"/>
        <w:right w:val="none" w:sz="0" w:space="0" w:color="auto"/>
      </w:divBdr>
    </w:div>
    <w:div w:id="654801789">
      <w:bodyDiv w:val="1"/>
      <w:marLeft w:val="0"/>
      <w:marRight w:val="0"/>
      <w:marTop w:val="0"/>
      <w:marBottom w:val="0"/>
      <w:divBdr>
        <w:top w:val="none" w:sz="0" w:space="0" w:color="auto"/>
        <w:left w:val="none" w:sz="0" w:space="0" w:color="auto"/>
        <w:bottom w:val="none" w:sz="0" w:space="0" w:color="auto"/>
        <w:right w:val="none" w:sz="0" w:space="0" w:color="auto"/>
      </w:divBdr>
    </w:div>
    <w:div w:id="661397318">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667833843">
      <w:bodyDiv w:val="1"/>
      <w:marLeft w:val="0"/>
      <w:marRight w:val="0"/>
      <w:marTop w:val="0"/>
      <w:marBottom w:val="0"/>
      <w:divBdr>
        <w:top w:val="none" w:sz="0" w:space="0" w:color="auto"/>
        <w:left w:val="none" w:sz="0" w:space="0" w:color="auto"/>
        <w:bottom w:val="none" w:sz="0" w:space="0" w:color="auto"/>
        <w:right w:val="none" w:sz="0" w:space="0" w:color="auto"/>
      </w:divBdr>
    </w:div>
    <w:div w:id="678042161">
      <w:bodyDiv w:val="1"/>
      <w:marLeft w:val="0"/>
      <w:marRight w:val="0"/>
      <w:marTop w:val="0"/>
      <w:marBottom w:val="0"/>
      <w:divBdr>
        <w:top w:val="none" w:sz="0" w:space="0" w:color="auto"/>
        <w:left w:val="none" w:sz="0" w:space="0" w:color="auto"/>
        <w:bottom w:val="none" w:sz="0" w:space="0" w:color="auto"/>
        <w:right w:val="none" w:sz="0" w:space="0" w:color="auto"/>
      </w:divBdr>
    </w:div>
    <w:div w:id="710541381">
      <w:bodyDiv w:val="1"/>
      <w:marLeft w:val="0"/>
      <w:marRight w:val="0"/>
      <w:marTop w:val="0"/>
      <w:marBottom w:val="0"/>
      <w:divBdr>
        <w:top w:val="none" w:sz="0" w:space="0" w:color="auto"/>
        <w:left w:val="none" w:sz="0" w:space="0" w:color="auto"/>
        <w:bottom w:val="none" w:sz="0" w:space="0" w:color="auto"/>
        <w:right w:val="none" w:sz="0" w:space="0" w:color="auto"/>
      </w:divBdr>
    </w:div>
    <w:div w:id="713893262">
      <w:bodyDiv w:val="1"/>
      <w:marLeft w:val="0"/>
      <w:marRight w:val="0"/>
      <w:marTop w:val="0"/>
      <w:marBottom w:val="0"/>
      <w:divBdr>
        <w:top w:val="none" w:sz="0" w:space="0" w:color="auto"/>
        <w:left w:val="none" w:sz="0" w:space="0" w:color="auto"/>
        <w:bottom w:val="none" w:sz="0" w:space="0" w:color="auto"/>
        <w:right w:val="none" w:sz="0" w:space="0" w:color="auto"/>
      </w:divBdr>
    </w:div>
    <w:div w:id="717780912">
      <w:bodyDiv w:val="1"/>
      <w:marLeft w:val="0"/>
      <w:marRight w:val="0"/>
      <w:marTop w:val="0"/>
      <w:marBottom w:val="0"/>
      <w:divBdr>
        <w:top w:val="none" w:sz="0" w:space="0" w:color="auto"/>
        <w:left w:val="none" w:sz="0" w:space="0" w:color="auto"/>
        <w:bottom w:val="none" w:sz="0" w:space="0" w:color="auto"/>
        <w:right w:val="none" w:sz="0" w:space="0" w:color="auto"/>
      </w:divBdr>
    </w:div>
    <w:div w:id="738525625">
      <w:bodyDiv w:val="1"/>
      <w:marLeft w:val="0"/>
      <w:marRight w:val="0"/>
      <w:marTop w:val="0"/>
      <w:marBottom w:val="0"/>
      <w:divBdr>
        <w:top w:val="none" w:sz="0" w:space="0" w:color="auto"/>
        <w:left w:val="none" w:sz="0" w:space="0" w:color="auto"/>
        <w:bottom w:val="none" w:sz="0" w:space="0" w:color="auto"/>
        <w:right w:val="none" w:sz="0" w:space="0" w:color="auto"/>
      </w:divBdr>
    </w:div>
    <w:div w:id="759834841">
      <w:bodyDiv w:val="1"/>
      <w:marLeft w:val="0"/>
      <w:marRight w:val="0"/>
      <w:marTop w:val="0"/>
      <w:marBottom w:val="0"/>
      <w:divBdr>
        <w:top w:val="none" w:sz="0" w:space="0" w:color="auto"/>
        <w:left w:val="none" w:sz="0" w:space="0" w:color="auto"/>
        <w:bottom w:val="none" w:sz="0" w:space="0" w:color="auto"/>
        <w:right w:val="none" w:sz="0" w:space="0" w:color="auto"/>
      </w:divBdr>
    </w:div>
    <w:div w:id="762141151">
      <w:bodyDiv w:val="1"/>
      <w:marLeft w:val="0"/>
      <w:marRight w:val="0"/>
      <w:marTop w:val="0"/>
      <w:marBottom w:val="0"/>
      <w:divBdr>
        <w:top w:val="none" w:sz="0" w:space="0" w:color="auto"/>
        <w:left w:val="none" w:sz="0" w:space="0" w:color="auto"/>
        <w:bottom w:val="none" w:sz="0" w:space="0" w:color="auto"/>
        <w:right w:val="none" w:sz="0" w:space="0" w:color="auto"/>
      </w:divBdr>
    </w:div>
    <w:div w:id="765998755">
      <w:bodyDiv w:val="1"/>
      <w:marLeft w:val="0"/>
      <w:marRight w:val="0"/>
      <w:marTop w:val="0"/>
      <w:marBottom w:val="0"/>
      <w:divBdr>
        <w:top w:val="none" w:sz="0" w:space="0" w:color="auto"/>
        <w:left w:val="none" w:sz="0" w:space="0" w:color="auto"/>
        <w:bottom w:val="none" w:sz="0" w:space="0" w:color="auto"/>
        <w:right w:val="none" w:sz="0" w:space="0" w:color="auto"/>
      </w:divBdr>
    </w:div>
    <w:div w:id="766772309">
      <w:bodyDiv w:val="1"/>
      <w:marLeft w:val="0"/>
      <w:marRight w:val="0"/>
      <w:marTop w:val="0"/>
      <w:marBottom w:val="0"/>
      <w:divBdr>
        <w:top w:val="none" w:sz="0" w:space="0" w:color="auto"/>
        <w:left w:val="none" w:sz="0" w:space="0" w:color="auto"/>
        <w:bottom w:val="none" w:sz="0" w:space="0" w:color="auto"/>
        <w:right w:val="none" w:sz="0" w:space="0" w:color="auto"/>
      </w:divBdr>
    </w:div>
    <w:div w:id="771166255">
      <w:bodyDiv w:val="1"/>
      <w:marLeft w:val="0"/>
      <w:marRight w:val="0"/>
      <w:marTop w:val="0"/>
      <w:marBottom w:val="0"/>
      <w:divBdr>
        <w:top w:val="none" w:sz="0" w:space="0" w:color="auto"/>
        <w:left w:val="none" w:sz="0" w:space="0" w:color="auto"/>
        <w:bottom w:val="none" w:sz="0" w:space="0" w:color="auto"/>
        <w:right w:val="none" w:sz="0" w:space="0" w:color="auto"/>
      </w:divBdr>
    </w:div>
    <w:div w:id="789251471">
      <w:bodyDiv w:val="1"/>
      <w:marLeft w:val="0"/>
      <w:marRight w:val="0"/>
      <w:marTop w:val="0"/>
      <w:marBottom w:val="0"/>
      <w:divBdr>
        <w:top w:val="none" w:sz="0" w:space="0" w:color="auto"/>
        <w:left w:val="none" w:sz="0" w:space="0" w:color="auto"/>
        <w:bottom w:val="none" w:sz="0" w:space="0" w:color="auto"/>
        <w:right w:val="none" w:sz="0" w:space="0" w:color="auto"/>
      </w:divBdr>
    </w:div>
    <w:div w:id="789709232">
      <w:bodyDiv w:val="1"/>
      <w:marLeft w:val="0"/>
      <w:marRight w:val="0"/>
      <w:marTop w:val="0"/>
      <w:marBottom w:val="0"/>
      <w:divBdr>
        <w:top w:val="none" w:sz="0" w:space="0" w:color="auto"/>
        <w:left w:val="none" w:sz="0" w:space="0" w:color="auto"/>
        <w:bottom w:val="none" w:sz="0" w:space="0" w:color="auto"/>
        <w:right w:val="none" w:sz="0" w:space="0" w:color="auto"/>
      </w:divBdr>
    </w:div>
    <w:div w:id="794760710">
      <w:bodyDiv w:val="1"/>
      <w:marLeft w:val="0"/>
      <w:marRight w:val="0"/>
      <w:marTop w:val="0"/>
      <w:marBottom w:val="0"/>
      <w:divBdr>
        <w:top w:val="none" w:sz="0" w:space="0" w:color="auto"/>
        <w:left w:val="none" w:sz="0" w:space="0" w:color="auto"/>
        <w:bottom w:val="none" w:sz="0" w:space="0" w:color="auto"/>
        <w:right w:val="none" w:sz="0" w:space="0" w:color="auto"/>
      </w:divBdr>
    </w:div>
    <w:div w:id="808788615">
      <w:bodyDiv w:val="1"/>
      <w:marLeft w:val="0"/>
      <w:marRight w:val="0"/>
      <w:marTop w:val="0"/>
      <w:marBottom w:val="0"/>
      <w:divBdr>
        <w:top w:val="none" w:sz="0" w:space="0" w:color="auto"/>
        <w:left w:val="none" w:sz="0" w:space="0" w:color="auto"/>
        <w:bottom w:val="none" w:sz="0" w:space="0" w:color="auto"/>
        <w:right w:val="none" w:sz="0" w:space="0" w:color="auto"/>
      </w:divBdr>
    </w:div>
    <w:div w:id="816721670">
      <w:bodyDiv w:val="1"/>
      <w:marLeft w:val="0"/>
      <w:marRight w:val="0"/>
      <w:marTop w:val="0"/>
      <w:marBottom w:val="0"/>
      <w:divBdr>
        <w:top w:val="none" w:sz="0" w:space="0" w:color="auto"/>
        <w:left w:val="none" w:sz="0" w:space="0" w:color="auto"/>
        <w:bottom w:val="none" w:sz="0" w:space="0" w:color="auto"/>
        <w:right w:val="none" w:sz="0" w:space="0" w:color="auto"/>
      </w:divBdr>
    </w:div>
    <w:div w:id="871110421">
      <w:bodyDiv w:val="1"/>
      <w:marLeft w:val="0"/>
      <w:marRight w:val="0"/>
      <w:marTop w:val="0"/>
      <w:marBottom w:val="0"/>
      <w:divBdr>
        <w:top w:val="none" w:sz="0" w:space="0" w:color="auto"/>
        <w:left w:val="none" w:sz="0" w:space="0" w:color="auto"/>
        <w:bottom w:val="none" w:sz="0" w:space="0" w:color="auto"/>
        <w:right w:val="none" w:sz="0" w:space="0" w:color="auto"/>
      </w:divBdr>
    </w:div>
    <w:div w:id="880702625">
      <w:bodyDiv w:val="1"/>
      <w:marLeft w:val="0"/>
      <w:marRight w:val="0"/>
      <w:marTop w:val="0"/>
      <w:marBottom w:val="0"/>
      <w:divBdr>
        <w:top w:val="none" w:sz="0" w:space="0" w:color="auto"/>
        <w:left w:val="none" w:sz="0" w:space="0" w:color="auto"/>
        <w:bottom w:val="none" w:sz="0" w:space="0" w:color="auto"/>
        <w:right w:val="none" w:sz="0" w:space="0" w:color="auto"/>
      </w:divBdr>
    </w:div>
    <w:div w:id="890384998">
      <w:bodyDiv w:val="1"/>
      <w:marLeft w:val="0"/>
      <w:marRight w:val="0"/>
      <w:marTop w:val="0"/>
      <w:marBottom w:val="0"/>
      <w:divBdr>
        <w:top w:val="none" w:sz="0" w:space="0" w:color="auto"/>
        <w:left w:val="none" w:sz="0" w:space="0" w:color="auto"/>
        <w:bottom w:val="none" w:sz="0" w:space="0" w:color="auto"/>
        <w:right w:val="none" w:sz="0" w:space="0" w:color="auto"/>
      </w:divBdr>
    </w:div>
    <w:div w:id="914971216">
      <w:bodyDiv w:val="1"/>
      <w:marLeft w:val="0"/>
      <w:marRight w:val="0"/>
      <w:marTop w:val="0"/>
      <w:marBottom w:val="0"/>
      <w:divBdr>
        <w:top w:val="none" w:sz="0" w:space="0" w:color="auto"/>
        <w:left w:val="none" w:sz="0" w:space="0" w:color="auto"/>
        <w:bottom w:val="none" w:sz="0" w:space="0" w:color="auto"/>
        <w:right w:val="none" w:sz="0" w:space="0" w:color="auto"/>
      </w:divBdr>
    </w:div>
    <w:div w:id="939022278">
      <w:bodyDiv w:val="1"/>
      <w:marLeft w:val="0"/>
      <w:marRight w:val="0"/>
      <w:marTop w:val="0"/>
      <w:marBottom w:val="0"/>
      <w:divBdr>
        <w:top w:val="none" w:sz="0" w:space="0" w:color="auto"/>
        <w:left w:val="none" w:sz="0" w:space="0" w:color="auto"/>
        <w:bottom w:val="none" w:sz="0" w:space="0" w:color="auto"/>
        <w:right w:val="none" w:sz="0" w:space="0" w:color="auto"/>
      </w:divBdr>
    </w:div>
    <w:div w:id="953294945">
      <w:bodyDiv w:val="1"/>
      <w:marLeft w:val="0"/>
      <w:marRight w:val="0"/>
      <w:marTop w:val="0"/>
      <w:marBottom w:val="0"/>
      <w:divBdr>
        <w:top w:val="none" w:sz="0" w:space="0" w:color="auto"/>
        <w:left w:val="none" w:sz="0" w:space="0" w:color="auto"/>
        <w:bottom w:val="none" w:sz="0" w:space="0" w:color="auto"/>
        <w:right w:val="none" w:sz="0" w:space="0" w:color="auto"/>
      </w:divBdr>
    </w:div>
    <w:div w:id="964046195">
      <w:bodyDiv w:val="1"/>
      <w:marLeft w:val="0"/>
      <w:marRight w:val="0"/>
      <w:marTop w:val="0"/>
      <w:marBottom w:val="0"/>
      <w:divBdr>
        <w:top w:val="none" w:sz="0" w:space="0" w:color="auto"/>
        <w:left w:val="none" w:sz="0" w:space="0" w:color="auto"/>
        <w:bottom w:val="none" w:sz="0" w:space="0" w:color="auto"/>
        <w:right w:val="none" w:sz="0" w:space="0" w:color="auto"/>
      </w:divBdr>
    </w:div>
    <w:div w:id="998340299">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53508430">
      <w:bodyDiv w:val="1"/>
      <w:marLeft w:val="0"/>
      <w:marRight w:val="0"/>
      <w:marTop w:val="0"/>
      <w:marBottom w:val="0"/>
      <w:divBdr>
        <w:top w:val="none" w:sz="0" w:space="0" w:color="auto"/>
        <w:left w:val="none" w:sz="0" w:space="0" w:color="auto"/>
        <w:bottom w:val="none" w:sz="0" w:space="0" w:color="auto"/>
        <w:right w:val="none" w:sz="0" w:space="0" w:color="auto"/>
      </w:divBdr>
    </w:div>
    <w:div w:id="1078743563">
      <w:bodyDiv w:val="1"/>
      <w:marLeft w:val="0"/>
      <w:marRight w:val="0"/>
      <w:marTop w:val="0"/>
      <w:marBottom w:val="0"/>
      <w:divBdr>
        <w:top w:val="none" w:sz="0" w:space="0" w:color="auto"/>
        <w:left w:val="none" w:sz="0" w:space="0" w:color="auto"/>
        <w:bottom w:val="none" w:sz="0" w:space="0" w:color="auto"/>
        <w:right w:val="none" w:sz="0" w:space="0" w:color="auto"/>
      </w:divBdr>
      <w:divsChild>
        <w:div w:id="291718400">
          <w:marLeft w:val="360"/>
          <w:marRight w:val="0"/>
          <w:marTop w:val="0"/>
          <w:marBottom w:val="75"/>
          <w:divBdr>
            <w:top w:val="none" w:sz="0" w:space="0" w:color="auto"/>
            <w:left w:val="none" w:sz="0" w:space="0" w:color="auto"/>
            <w:bottom w:val="none" w:sz="0" w:space="0" w:color="auto"/>
            <w:right w:val="none" w:sz="0" w:space="0" w:color="auto"/>
          </w:divBdr>
        </w:div>
        <w:div w:id="448208443">
          <w:marLeft w:val="360"/>
          <w:marRight w:val="0"/>
          <w:marTop w:val="0"/>
          <w:marBottom w:val="75"/>
          <w:divBdr>
            <w:top w:val="none" w:sz="0" w:space="0" w:color="auto"/>
            <w:left w:val="none" w:sz="0" w:space="0" w:color="auto"/>
            <w:bottom w:val="none" w:sz="0" w:space="0" w:color="auto"/>
            <w:right w:val="none" w:sz="0" w:space="0" w:color="auto"/>
          </w:divBdr>
        </w:div>
        <w:div w:id="531387456">
          <w:marLeft w:val="0"/>
          <w:marRight w:val="0"/>
          <w:marTop w:val="0"/>
          <w:marBottom w:val="0"/>
          <w:divBdr>
            <w:top w:val="none" w:sz="0" w:space="0" w:color="auto"/>
            <w:left w:val="none" w:sz="0" w:space="0" w:color="auto"/>
            <w:bottom w:val="none" w:sz="0" w:space="0" w:color="auto"/>
            <w:right w:val="none" w:sz="0" w:space="0" w:color="auto"/>
          </w:divBdr>
        </w:div>
        <w:div w:id="928193332">
          <w:marLeft w:val="360"/>
          <w:marRight w:val="0"/>
          <w:marTop w:val="0"/>
          <w:marBottom w:val="75"/>
          <w:divBdr>
            <w:top w:val="none" w:sz="0" w:space="0" w:color="auto"/>
            <w:left w:val="none" w:sz="0" w:space="0" w:color="auto"/>
            <w:bottom w:val="none" w:sz="0" w:space="0" w:color="auto"/>
            <w:right w:val="none" w:sz="0" w:space="0" w:color="auto"/>
          </w:divBdr>
        </w:div>
        <w:div w:id="1059088997">
          <w:marLeft w:val="360"/>
          <w:marRight w:val="0"/>
          <w:marTop w:val="0"/>
          <w:marBottom w:val="75"/>
          <w:divBdr>
            <w:top w:val="none" w:sz="0" w:space="0" w:color="auto"/>
            <w:left w:val="none" w:sz="0" w:space="0" w:color="auto"/>
            <w:bottom w:val="none" w:sz="0" w:space="0" w:color="auto"/>
            <w:right w:val="none" w:sz="0" w:space="0" w:color="auto"/>
          </w:divBdr>
        </w:div>
        <w:div w:id="1066030233">
          <w:marLeft w:val="0"/>
          <w:marRight w:val="0"/>
          <w:marTop w:val="0"/>
          <w:marBottom w:val="0"/>
          <w:divBdr>
            <w:top w:val="none" w:sz="0" w:space="0" w:color="auto"/>
            <w:left w:val="none" w:sz="0" w:space="0" w:color="auto"/>
            <w:bottom w:val="none" w:sz="0" w:space="0" w:color="auto"/>
            <w:right w:val="none" w:sz="0" w:space="0" w:color="auto"/>
          </w:divBdr>
        </w:div>
        <w:div w:id="1418092171">
          <w:marLeft w:val="360"/>
          <w:marRight w:val="0"/>
          <w:marTop w:val="0"/>
          <w:marBottom w:val="75"/>
          <w:divBdr>
            <w:top w:val="none" w:sz="0" w:space="0" w:color="auto"/>
            <w:left w:val="none" w:sz="0" w:space="0" w:color="auto"/>
            <w:bottom w:val="none" w:sz="0" w:space="0" w:color="auto"/>
            <w:right w:val="none" w:sz="0" w:space="0" w:color="auto"/>
          </w:divBdr>
        </w:div>
        <w:div w:id="1483615317">
          <w:marLeft w:val="360"/>
          <w:marRight w:val="0"/>
          <w:marTop w:val="0"/>
          <w:marBottom w:val="75"/>
          <w:divBdr>
            <w:top w:val="none" w:sz="0" w:space="0" w:color="auto"/>
            <w:left w:val="none" w:sz="0" w:space="0" w:color="auto"/>
            <w:bottom w:val="none" w:sz="0" w:space="0" w:color="auto"/>
            <w:right w:val="none" w:sz="0" w:space="0" w:color="auto"/>
          </w:divBdr>
        </w:div>
      </w:divsChild>
    </w:div>
    <w:div w:id="1082141627">
      <w:bodyDiv w:val="1"/>
      <w:marLeft w:val="0"/>
      <w:marRight w:val="0"/>
      <w:marTop w:val="0"/>
      <w:marBottom w:val="0"/>
      <w:divBdr>
        <w:top w:val="none" w:sz="0" w:space="0" w:color="auto"/>
        <w:left w:val="none" w:sz="0" w:space="0" w:color="auto"/>
        <w:bottom w:val="none" w:sz="0" w:space="0" w:color="auto"/>
        <w:right w:val="none" w:sz="0" w:space="0" w:color="auto"/>
      </w:divBdr>
      <w:divsChild>
        <w:div w:id="212154140">
          <w:marLeft w:val="-450"/>
          <w:marRight w:val="-450"/>
          <w:marTop w:val="0"/>
          <w:marBottom w:val="0"/>
          <w:divBdr>
            <w:top w:val="none" w:sz="0" w:space="0" w:color="auto"/>
            <w:left w:val="none" w:sz="0" w:space="0" w:color="auto"/>
            <w:bottom w:val="none" w:sz="0" w:space="0" w:color="auto"/>
            <w:right w:val="none" w:sz="0" w:space="0" w:color="auto"/>
          </w:divBdr>
        </w:div>
      </w:divsChild>
    </w:div>
    <w:div w:id="1092506479">
      <w:bodyDiv w:val="1"/>
      <w:marLeft w:val="0"/>
      <w:marRight w:val="0"/>
      <w:marTop w:val="0"/>
      <w:marBottom w:val="0"/>
      <w:divBdr>
        <w:top w:val="none" w:sz="0" w:space="0" w:color="auto"/>
        <w:left w:val="none" w:sz="0" w:space="0" w:color="auto"/>
        <w:bottom w:val="none" w:sz="0" w:space="0" w:color="auto"/>
        <w:right w:val="none" w:sz="0" w:space="0" w:color="auto"/>
      </w:divBdr>
    </w:div>
    <w:div w:id="1136533229">
      <w:bodyDiv w:val="1"/>
      <w:marLeft w:val="0"/>
      <w:marRight w:val="0"/>
      <w:marTop w:val="0"/>
      <w:marBottom w:val="0"/>
      <w:divBdr>
        <w:top w:val="none" w:sz="0" w:space="0" w:color="auto"/>
        <w:left w:val="none" w:sz="0" w:space="0" w:color="auto"/>
        <w:bottom w:val="none" w:sz="0" w:space="0" w:color="auto"/>
        <w:right w:val="none" w:sz="0" w:space="0" w:color="auto"/>
      </w:divBdr>
    </w:div>
    <w:div w:id="1144196272">
      <w:bodyDiv w:val="1"/>
      <w:marLeft w:val="0"/>
      <w:marRight w:val="0"/>
      <w:marTop w:val="0"/>
      <w:marBottom w:val="0"/>
      <w:divBdr>
        <w:top w:val="none" w:sz="0" w:space="0" w:color="auto"/>
        <w:left w:val="none" w:sz="0" w:space="0" w:color="auto"/>
        <w:bottom w:val="none" w:sz="0" w:space="0" w:color="auto"/>
        <w:right w:val="none" w:sz="0" w:space="0" w:color="auto"/>
      </w:divBdr>
    </w:div>
    <w:div w:id="1147362528">
      <w:bodyDiv w:val="1"/>
      <w:marLeft w:val="0"/>
      <w:marRight w:val="0"/>
      <w:marTop w:val="0"/>
      <w:marBottom w:val="0"/>
      <w:divBdr>
        <w:top w:val="none" w:sz="0" w:space="0" w:color="auto"/>
        <w:left w:val="none" w:sz="0" w:space="0" w:color="auto"/>
        <w:bottom w:val="none" w:sz="0" w:space="0" w:color="auto"/>
        <w:right w:val="none" w:sz="0" w:space="0" w:color="auto"/>
      </w:divBdr>
    </w:div>
    <w:div w:id="1148741640">
      <w:bodyDiv w:val="1"/>
      <w:marLeft w:val="0"/>
      <w:marRight w:val="0"/>
      <w:marTop w:val="0"/>
      <w:marBottom w:val="0"/>
      <w:divBdr>
        <w:top w:val="none" w:sz="0" w:space="0" w:color="auto"/>
        <w:left w:val="none" w:sz="0" w:space="0" w:color="auto"/>
        <w:bottom w:val="none" w:sz="0" w:space="0" w:color="auto"/>
        <w:right w:val="none" w:sz="0" w:space="0" w:color="auto"/>
      </w:divBdr>
    </w:div>
    <w:div w:id="1165970984">
      <w:bodyDiv w:val="1"/>
      <w:marLeft w:val="0"/>
      <w:marRight w:val="0"/>
      <w:marTop w:val="0"/>
      <w:marBottom w:val="0"/>
      <w:divBdr>
        <w:top w:val="none" w:sz="0" w:space="0" w:color="auto"/>
        <w:left w:val="none" w:sz="0" w:space="0" w:color="auto"/>
        <w:bottom w:val="none" w:sz="0" w:space="0" w:color="auto"/>
        <w:right w:val="none" w:sz="0" w:space="0" w:color="auto"/>
      </w:divBdr>
    </w:div>
    <w:div w:id="1188761480">
      <w:bodyDiv w:val="1"/>
      <w:marLeft w:val="0"/>
      <w:marRight w:val="0"/>
      <w:marTop w:val="0"/>
      <w:marBottom w:val="0"/>
      <w:divBdr>
        <w:top w:val="none" w:sz="0" w:space="0" w:color="auto"/>
        <w:left w:val="none" w:sz="0" w:space="0" w:color="auto"/>
        <w:bottom w:val="none" w:sz="0" w:space="0" w:color="auto"/>
        <w:right w:val="none" w:sz="0" w:space="0" w:color="auto"/>
      </w:divBdr>
    </w:div>
    <w:div w:id="1191338789">
      <w:bodyDiv w:val="1"/>
      <w:marLeft w:val="0"/>
      <w:marRight w:val="0"/>
      <w:marTop w:val="0"/>
      <w:marBottom w:val="0"/>
      <w:divBdr>
        <w:top w:val="none" w:sz="0" w:space="0" w:color="auto"/>
        <w:left w:val="none" w:sz="0" w:space="0" w:color="auto"/>
        <w:bottom w:val="none" w:sz="0" w:space="0" w:color="auto"/>
        <w:right w:val="none" w:sz="0" w:space="0" w:color="auto"/>
      </w:divBdr>
    </w:div>
    <w:div w:id="1210384462">
      <w:bodyDiv w:val="1"/>
      <w:marLeft w:val="0"/>
      <w:marRight w:val="0"/>
      <w:marTop w:val="0"/>
      <w:marBottom w:val="0"/>
      <w:divBdr>
        <w:top w:val="none" w:sz="0" w:space="0" w:color="auto"/>
        <w:left w:val="none" w:sz="0" w:space="0" w:color="auto"/>
        <w:bottom w:val="none" w:sz="0" w:space="0" w:color="auto"/>
        <w:right w:val="none" w:sz="0" w:space="0" w:color="auto"/>
      </w:divBdr>
    </w:div>
    <w:div w:id="1216309635">
      <w:bodyDiv w:val="1"/>
      <w:marLeft w:val="0"/>
      <w:marRight w:val="0"/>
      <w:marTop w:val="0"/>
      <w:marBottom w:val="0"/>
      <w:divBdr>
        <w:top w:val="none" w:sz="0" w:space="0" w:color="auto"/>
        <w:left w:val="none" w:sz="0" w:space="0" w:color="auto"/>
        <w:bottom w:val="none" w:sz="0" w:space="0" w:color="auto"/>
        <w:right w:val="none" w:sz="0" w:space="0" w:color="auto"/>
      </w:divBdr>
    </w:div>
    <w:div w:id="1223560805">
      <w:bodyDiv w:val="1"/>
      <w:marLeft w:val="0"/>
      <w:marRight w:val="0"/>
      <w:marTop w:val="0"/>
      <w:marBottom w:val="0"/>
      <w:divBdr>
        <w:top w:val="none" w:sz="0" w:space="0" w:color="auto"/>
        <w:left w:val="none" w:sz="0" w:space="0" w:color="auto"/>
        <w:bottom w:val="none" w:sz="0" w:space="0" w:color="auto"/>
        <w:right w:val="none" w:sz="0" w:space="0" w:color="auto"/>
      </w:divBdr>
    </w:div>
    <w:div w:id="1223711553">
      <w:bodyDiv w:val="1"/>
      <w:marLeft w:val="0"/>
      <w:marRight w:val="0"/>
      <w:marTop w:val="0"/>
      <w:marBottom w:val="0"/>
      <w:divBdr>
        <w:top w:val="none" w:sz="0" w:space="0" w:color="auto"/>
        <w:left w:val="none" w:sz="0" w:space="0" w:color="auto"/>
        <w:bottom w:val="none" w:sz="0" w:space="0" w:color="auto"/>
        <w:right w:val="none" w:sz="0" w:space="0" w:color="auto"/>
      </w:divBdr>
    </w:div>
    <w:div w:id="1229463997">
      <w:bodyDiv w:val="1"/>
      <w:marLeft w:val="0"/>
      <w:marRight w:val="0"/>
      <w:marTop w:val="0"/>
      <w:marBottom w:val="0"/>
      <w:divBdr>
        <w:top w:val="none" w:sz="0" w:space="0" w:color="auto"/>
        <w:left w:val="none" w:sz="0" w:space="0" w:color="auto"/>
        <w:bottom w:val="none" w:sz="0" w:space="0" w:color="auto"/>
        <w:right w:val="none" w:sz="0" w:space="0" w:color="auto"/>
      </w:divBdr>
    </w:div>
    <w:div w:id="1234240624">
      <w:bodyDiv w:val="1"/>
      <w:marLeft w:val="0"/>
      <w:marRight w:val="0"/>
      <w:marTop w:val="0"/>
      <w:marBottom w:val="0"/>
      <w:divBdr>
        <w:top w:val="none" w:sz="0" w:space="0" w:color="auto"/>
        <w:left w:val="none" w:sz="0" w:space="0" w:color="auto"/>
        <w:bottom w:val="none" w:sz="0" w:space="0" w:color="auto"/>
        <w:right w:val="none" w:sz="0" w:space="0" w:color="auto"/>
      </w:divBdr>
    </w:div>
    <w:div w:id="1252861599">
      <w:bodyDiv w:val="1"/>
      <w:marLeft w:val="0"/>
      <w:marRight w:val="0"/>
      <w:marTop w:val="0"/>
      <w:marBottom w:val="0"/>
      <w:divBdr>
        <w:top w:val="none" w:sz="0" w:space="0" w:color="auto"/>
        <w:left w:val="none" w:sz="0" w:space="0" w:color="auto"/>
        <w:bottom w:val="none" w:sz="0" w:space="0" w:color="auto"/>
        <w:right w:val="none" w:sz="0" w:space="0" w:color="auto"/>
      </w:divBdr>
    </w:div>
    <w:div w:id="1268930444">
      <w:bodyDiv w:val="1"/>
      <w:marLeft w:val="0"/>
      <w:marRight w:val="0"/>
      <w:marTop w:val="0"/>
      <w:marBottom w:val="0"/>
      <w:divBdr>
        <w:top w:val="none" w:sz="0" w:space="0" w:color="auto"/>
        <w:left w:val="none" w:sz="0" w:space="0" w:color="auto"/>
        <w:bottom w:val="none" w:sz="0" w:space="0" w:color="auto"/>
        <w:right w:val="none" w:sz="0" w:space="0" w:color="auto"/>
      </w:divBdr>
    </w:div>
    <w:div w:id="1271012303">
      <w:bodyDiv w:val="1"/>
      <w:marLeft w:val="0"/>
      <w:marRight w:val="0"/>
      <w:marTop w:val="0"/>
      <w:marBottom w:val="0"/>
      <w:divBdr>
        <w:top w:val="none" w:sz="0" w:space="0" w:color="auto"/>
        <w:left w:val="none" w:sz="0" w:space="0" w:color="auto"/>
        <w:bottom w:val="none" w:sz="0" w:space="0" w:color="auto"/>
        <w:right w:val="none" w:sz="0" w:space="0" w:color="auto"/>
      </w:divBdr>
    </w:div>
    <w:div w:id="1280990883">
      <w:bodyDiv w:val="1"/>
      <w:marLeft w:val="0"/>
      <w:marRight w:val="0"/>
      <w:marTop w:val="0"/>
      <w:marBottom w:val="0"/>
      <w:divBdr>
        <w:top w:val="none" w:sz="0" w:space="0" w:color="auto"/>
        <w:left w:val="none" w:sz="0" w:space="0" w:color="auto"/>
        <w:bottom w:val="none" w:sz="0" w:space="0" w:color="auto"/>
        <w:right w:val="none" w:sz="0" w:space="0" w:color="auto"/>
      </w:divBdr>
    </w:div>
    <w:div w:id="1290090072">
      <w:bodyDiv w:val="1"/>
      <w:marLeft w:val="0"/>
      <w:marRight w:val="0"/>
      <w:marTop w:val="0"/>
      <w:marBottom w:val="0"/>
      <w:divBdr>
        <w:top w:val="none" w:sz="0" w:space="0" w:color="auto"/>
        <w:left w:val="none" w:sz="0" w:space="0" w:color="auto"/>
        <w:bottom w:val="none" w:sz="0" w:space="0" w:color="auto"/>
        <w:right w:val="none" w:sz="0" w:space="0" w:color="auto"/>
      </w:divBdr>
    </w:div>
    <w:div w:id="1297681464">
      <w:bodyDiv w:val="1"/>
      <w:marLeft w:val="0"/>
      <w:marRight w:val="0"/>
      <w:marTop w:val="0"/>
      <w:marBottom w:val="0"/>
      <w:divBdr>
        <w:top w:val="none" w:sz="0" w:space="0" w:color="auto"/>
        <w:left w:val="none" w:sz="0" w:space="0" w:color="auto"/>
        <w:bottom w:val="none" w:sz="0" w:space="0" w:color="auto"/>
        <w:right w:val="none" w:sz="0" w:space="0" w:color="auto"/>
      </w:divBdr>
    </w:div>
    <w:div w:id="1305619153">
      <w:bodyDiv w:val="1"/>
      <w:marLeft w:val="0"/>
      <w:marRight w:val="0"/>
      <w:marTop w:val="0"/>
      <w:marBottom w:val="0"/>
      <w:divBdr>
        <w:top w:val="none" w:sz="0" w:space="0" w:color="auto"/>
        <w:left w:val="none" w:sz="0" w:space="0" w:color="auto"/>
        <w:bottom w:val="none" w:sz="0" w:space="0" w:color="auto"/>
        <w:right w:val="none" w:sz="0" w:space="0" w:color="auto"/>
      </w:divBdr>
    </w:div>
    <w:div w:id="1309895538">
      <w:bodyDiv w:val="1"/>
      <w:marLeft w:val="0"/>
      <w:marRight w:val="0"/>
      <w:marTop w:val="0"/>
      <w:marBottom w:val="0"/>
      <w:divBdr>
        <w:top w:val="none" w:sz="0" w:space="0" w:color="auto"/>
        <w:left w:val="none" w:sz="0" w:space="0" w:color="auto"/>
        <w:bottom w:val="none" w:sz="0" w:space="0" w:color="auto"/>
        <w:right w:val="none" w:sz="0" w:space="0" w:color="auto"/>
      </w:divBdr>
    </w:div>
    <w:div w:id="1318874756">
      <w:bodyDiv w:val="1"/>
      <w:marLeft w:val="0"/>
      <w:marRight w:val="0"/>
      <w:marTop w:val="0"/>
      <w:marBottom w:val="0"/>
      <w:divBdr>
        <w:top w:val="none" w:sz="0" w:space="0" w:color="auto"/>
        <w:left w:val="none" w:sz="0" w:space="0" w:color="auto"/>
        <w:bottom w:val="none" w:sz="0" w:space="0" w:color="auto"/>
        <w:right w:val="none" w:sz="0" w:space="0" w:color="auto"/>
      </w:divBdr>
    </w:div>
    <w:div w:id="1329750421">
      <w:bodyDiv w:val="1"/>
      <w:marLeft w:val="0"/>
      <w:marRight w:val="0"/>
      <w:marTop w:val="0"/>
      <w:marBottom w:val="0"/>
      <w:divBdr>
        <w:top w:val="none" w:sz="0" w:space="0" w:color="auto"/>
        <w:left w:val="none" w:sz="0" w:space="0" w:color="auto"/>
        <w:bottom w:val="none" w:sz="0" w:space="0" w:color="auto"/>
        <w:right w:val="none" w:sz="0" w:space="0" w:color="auto"/>
      </w:divBdr>
    </w:div>
    <w:div w:id="1331375849">
      <w:bodyDiv w:val="1"/>
      <w:marLeft w:val="0"/>
      <w:marRight w:val="0"/>
      <w:marTop w:val="0"/>
      <w:marBottom w:val="0"/>
      <w:divBdr>
        <w:top w:val="none" w:sz="0" w:space="0" w:color="auto"/>
        <w:left w:val="none" w:sz="0" w:space="0" w:color="auto"/>
        <w:bottom w:val="none" w:sz="0" w:space="0" w:color="auto"/>
        <w:right w:val="none" w:sz="0" w:space="0" w:color="auto"/>
      </w:divBdr>
    </w:div>
    <w:div w:id="1348141194">
      <w:bodyDiv w:val="1"/>
      <w:marLeft w:val="0"/>
      <w:marRight w:val="0"/>
      <w:marTop w:val="0"/>
      <w:marBottom w:val="0"/>
      <w:divBdr>
        <w:top w:val="none" w:sz="0" w:space="0" w:color="auto"/>
        <w:left w:val="none" w:sz="0" w:space="0" w:color="auto"/>
        <w:bottom w:val="none" w:sz="0" w:space="0" w:color="auto"/>
        <w:right w:val="none" w:sz="0" w:space="0" w:color="auto"/>
      </w:divBdr>
    </w:div>
    <w:div w:id="1350180327">
      <w:bodyDiv w:val="1"/>
      <w:marLeft w:val="0"/>
      <w:marRight w:val="0"/>
      <w:marTop w:val="0"/>
      <w:marBottom w:val="0"/>
      <w:divBdr>
        <w:top w:val="none" w:sz="0" w:space="0" w:color="auto"/>
        <w:left w:val="none" w:sz="0" w:space="0" w:color="auto"/>
        <w:bottom w:val="none" w:sz="0" w:space="0" w:color="auto"/>
        <w:right w:val="none" w:sz="0" w:space="0" w:color="auto"/>
      </w:divBdr>
    </w:div>
    <w:div w:id="1352535312">
      <w:bodyDiv w:val="1"/>
      <w:marLeft w:val="0"/>
      <w:marRight w:val="0"/>
      <w:marTop w:val="0"/>
      <w:marBottom w:val="0"/>
      <w:divBdr>
        <w:top w:val="none" w:sz="0" w:space="0" w:color="auto"/>
        <w:left w:val="none" w:sz="0" w:space="0" w:color="auto"/>
        <w:bottom w:val="none" w:sz="0" w:space="0" w:color="auto"/>
        <w:right w:val="none" w:sz="0" w:space="0" w:color="auto"/>
      </w:divBdr>
    </w:div>
    <w:div w:id="1354649092">
      <w:bodyDiv w:val="1"/>
      <w:marLeft w:val="0"/>
      <w:marRight w:val="0"/>
      <w:marTop w:val="0"/>
      <w:marBottom w:val="0"/>
      <w:divBdr>
        <w:top w:val="none" w:sz="0" w:space="0" w:color="auto"/>
        <w:left w:val="none" w:sz="0" w:space="0" w:color="auto"/>
        <w:bottom w:val="none" w:sz="0" w:space="0" w:color="auto"/>
        <w:right w:val="none" w:sz="0" w:space="0" w:color="auto"/>
      </w:divBdr>
    </w:div>
    <w:div w:id="1365596637">
      <w:bodyDiv w:val="1"/>
      <w:marLeft w:val="0"/>
      <w:marRight w:val="0"/>
      <w:marTop w:val="0"/>
      <w:marBottom w:val="0"/>
      <w:divBdr>
        <w:top w:val="none" w:sz="0" w:space="0" w:color="auto"/>
        <w:left w:val="none" w:sz="0" w:space="0" w:color="auto"/>
        <w:bottom w:val="none" w:sz="0" w:space="0" w:color="auto"/>
        <w:right w:val="none" w:sz="0" w:space="0" w:color="auto"/>
      </w:divBdr>
    </w:div>
    <w:div w:id="1368724062">
      <w:bodyDiv w:val="1"/>
      <w:marLeft w:val="0"/>
      <w:marRight w:val="0"/>
      <w:marTop w:val="0"/>
      <w:marBottom w:val="0"/>
      <w:divBdr>
        <w:top w:val="none" w:sz="0" w:space="0" w:color="auto"/>
        <w:left w:val="none" w:sz="0" w:space="0" w:color="auto"/>
        <w:bottom w:val="none" w:sz="0" w:space="0" w:color="auto"/>
        <w:right w:val="none" w:sz="0" w:space="0" w:color="auto"/>
      </w:divBdr>
    </w:div>
    <w:div w:id="1378436479">
      <w:bodyDiv w:val="1"/>
      <w:marLeft w:val="0"/>
      <w:marRight w:val="0"/>
      <w:marTop w:val="0"/>
      <w:marBottom w:val="0"/>
      <w:divBdr>
        <w:top w:val="none" w:sz="0" w:space="0" w:color="auto"/>
        <w:left w:val="none" w:sz="0" w:space="0" w:color="auto"/>
        <w:bottom w:val="none" w:sz="0" w:space="0" w:color="auto"/>
        <w:right w:val="none" w:sz="0" w:space="0" w:color="auto"/>
      </w:divBdr>
    </w:div>
    <w:div w:id="1386102408">
      <w:bodyDiv w:val="1"/>
      <w:marLeft w:val="0"/>
      <w:marRight w:val="0"/>
      <w:marTop w:val="0"/>
      <w:marBottom w:val="0"/>
      <w:divBdr>
        <w:top w:val="none" w:sz="0" w:space="0" w:color="auto"/>
        <w:left w:val="none" w:sz="0" w:space="0" w:color="auto"/>
        <w:bottom w:val="none" w:sz="0" w:space="0" w:color="auto"/>
        <w:right w:val="none" w:sz="0" w:space="0" w:color="auto"/>
      </w:divBdr>
    </w:div>
    <w:div w:id="1391198588">
      <w:bodyDiv w:val="1"/>
      <w:marLeft w:val="0"/>
      <w:marRight w:val="0"/>
      <w:marTop w:val="0"/>
      <w:marBottom w:val="0"/>
      <w:divBdr>
        <w:top w:val="none" w:sz="0" w:space="0" w:color="auto"/>
        <w:left w:val="none" w:sz="0" w:space="0" w:color="auto"/>
        <w:bottom w:val="none" w:sz="0" w:space="0" w:color="auto"/>
        <w:right w:val="none" w:sz="0" w:space="0" w:color="auto"/>
      </w:divBdr>
    </w:div>
    <w:div w:id="1401294101">
      <w:bodyDiv w:val="1"/>
      <w:marLeft w:val="0"/>
      <w:marRight w:val="0"/>
      <w:marTop w:val="0"/>
      <w:marBottom w:val="0"/>
      <w:divBdr>
        <w:top w:val="none" w:sz="0" w:space="0" w:color="auto"/>
        <w:left w:val="none" w:sz="0" w:space="0" w:color="auto"/>
        <w:bottom w:val="none" w:sz="0" w:space="0" w:color="auto"/>
        <w:right w:val="none" w:sz="0" w:space="0" w:color="auto"/>
      </w:divBdr>
    </w:div>
    <w:div w:id="1424179019">
      <w:bodyDiv w:val="1"/>
      <w:marLeft w:val="0"/>
      <w:marRight w:val="0"/>
      <w:marTop w:val="0"/>
      <w:marBottom w:val="0"/>
      <w:divBdr>
        <w:top w:val="none" w:sz="0" w:space="0" w:color="auto"/>
        <w:left w:val="none" w:sz="0" w:space="0" w:color="auto"/>
        <w:bottom w:val="none" w:sz="0" w:space="0" w:color="auto"/>
        <w:right w:val="none" w:sz="0" w:space="0" w:color="auto"/>
      </w:divBdr>
    </w:div>
    <w:div w:id="1447505015">
      <w:bodyDiv w:val="1"/>
      <w:marLeft w:val="0"/>
      <w:marRight w:val="0"/>
      <w:marTop w:val="0"/>
      <w:marBottom w:val="0"/>
      <w:divBdr>
        <w:top w:val="none" w:sz="0" w:space="0" w:color="auto"/>
        <w:left w:val="none" w:sz="0" w:space="0" w:color="auto"/>
        <w:bottom w:val="none" w:sz="0" w:space="0" w:color="auto"/>
        <w:right w:val="none" w:sz="0" w:space="0" w:color="auto"/>
      </w:divBdr>
    </w:div>
    <w:div w:id="1452016161">
      <w:bodyDiv w:val="1"/>
      <w:marLeft w:val="0"/>
      <w:marRight w:val="0"/>
      <w:marTop w:val="0"/>
      <w:marBottom w:val="0"/>
      <w:divBdr>
        <w:top w:val="none" w:sz="0" w:space="0" w:color="auto"/>
        <w:left w:val="none" w:sz="0" w:space="0" w:color="auto"/>
        <w:bottom w:val="none" w:sz="0" w:space="0" w:color="auto"/>
        <w:right w:val="none" w:sz="0" w:space="0" w:color="auto"/>
      </w:divBdr>
    </w:div>
    <w:div w:id="1460150104">
      <w:bodyDiv w:val="1"/>
      <w:marLeft w:val="0"/>
      <w:marRight w:val="0"/>
      <w:marTop w:val="0"/>
      <w:marBottom w:val="0"/>
      <w:divBdr>
        <w:top w:val="none" w:sz="0" w:space="0" w:color="auto"/>
        <w:left w:val="none" w:sz="0" w:space="0" w:color="auto"/>
        <w:bottom w:val="none" w:sz="0" w:space="0" w:color="auto"/>
        <w:right w:val="none" w:sz="0" w:space="0" w:color="auto"/>
      </w:divBdr>
    </w:div>
    <w:div w:id="1470779305">
      <w:bodyDiv w:val="1"/>
      <w:marLeft w:val="72"/>
      <w:marRight w:val="0"/>
      <w:marTop w:val="0"/>
      <w:marBottom w:val="120"/>
      <w:divBdr>
        <w:top w:val="none" w:sz="0" w:space="0" w:color="auto"/>
        <w:left w:val="none" w:sz="0" w:space="0" w:color="auto"/>
        <w:bottom w:val="none" w:sz="0" w:space="0" w:color="auto"/>
        <w:right w:val="none" w:sz="0" w:space="0" w:color="auto"/>
      </w:divBdr>
    </w:div>
    <w:div w:id="1496141184">
      <w:bodyDiv w:val="1"/>
      <w:marLeft w:val="0"/>
      <w:marRight w:val="0"/>
      <w:marTop w:val="0"/>
      <w:marBottom w:val="0"/>
      <w:divBdr>
        <w:top w:val="none" w:sz="0" w:space="0" w:color="auto"/>
        <w:left w:val="none" w:sz="0" w:space="0" w:color="auto"/>
        <w:bottom w:val="none" w:sz="0" w:space="0" w:color="auto"/>
        <w:right w:val="none" w:sz="0" w:space="0" w:color="auto"/>
      </w:divBdr>
    </w:div>
    <w:div w:id="1505896264">
      <w:bodyDiv w:val="1"/>
      <w:marLeft w:val="0"/>
      <w:marRight w:val="0"/>
      <w:marTop w:val="0"/>
      <w:marBottom w:val="0"/>
      <w:divBdr>
        <w:top w:val="none" w:sz="0" w:space="0" w:color="auto"/>
        <w:left w:val="none" w:sz="0" w:space="0" w:color="auto"/>
        <w:bottom w:val="none" w:sz="0" w:space="0" w:color="auto"/>
        <w:right w:val="none" w:sz="0" w:space="0" w:color="auto"/>
      </w:divBdr>
    </w:div>
    <w:div w:id="151730459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553230962">
      <w:bodyDiv w:val="1"/>
      <w:marLeft w:val="0"/>
      <w:marRight w:val="0"/>
      <w:marTop w:val="0"/>
      <w:marBottom w:val="0"/>
      <w:divBdr>
        <w:top w:val="none" w:sz="0" w:space="0" w:color="auto"/>
        <w:left w:val="none" w:sz="0" w:space="0" w:color="auto"/>
        <w:bottom w:val="none" w:sz="0" w:space="0" w:color="auto"/>
        <w:right w:val="none" w:sz="0" w:space="0" w:color="auto"/>
      </w:divBdr>
    </w:div>
    <w:div w:id="1554460914">
      <w:bodyDiv w:val="1"/>
      <w:marLeft w:val="0"/>
      <w:marRight w:val="0"/>
      <w:marTop w:val="0"/>
      <w:marBottom w:val="0"/>
      <w:divBdr>
        <w:top w:val="none" w:sz="0" w:space="0" w:color="auto"/>
        <w:left w:val="none" w:sz="0" w:space="0" w:color="auto"/>
        <w:bottom w:val="none" w:sz="0" w:space="0" w:color="auto"/>
        <w:right w:val="none" w:sz="0" w:space="0" w:color="auto"/>
      </w:divBdr>
    </w:div>
    <w:div w:id="1575704005">
      <w:bodyDiv w:val="1"/>
      <w:marLeft w:val="0"/>
      <w:marRight w:val="0"/>
      <w:marTop w:val="0"/>
      <w:marBottom w:val="0"/>
      <w:divBdr>
        <w:top w:val="none" w:sz="0" w:space="0" w:color="auto"/>
        <w:left w:val="none" w:sz="0" w:space="0" w:color="auto"/>
        <w:bottom w:val="none" w:sz="0" w:space="0" w:color="auto"/>
        <w:right w:val="none" w:sz="0" w:space="0" w:color="auto"/>
      </w:divBdr>
    </w:div>
    <w:div w:id="1614555473">
      <w:bodyDiv w:val="1"/>
      <w:marLeft w:val="0"/>
      <w:marRight w:val="0"/>
      <w:marTop w:val="0"/>
      <w:marBottom w:val="0"/>
      <w:divBdr>
        <w:top w:val="none" w:sz="0" w:space="0" w:color="auto"/>
        <w:left w:val="none" w:sz="0" w:space="0" w:color="auto"/>
        <w:bottom w:val="none" w:sz="0" w:space="0" w:color="auto"/>
        <w:right w:val="none" w:sz="0" w:space="0" w:color="auto"/>
      </w:divBdr>
    </w:div>
    <w:div w:id="1635283851">
      <w:bodyDiv w:val="1"/>
      <w:marLeft w:val="0"/>
      <w:marRight w:val="0"/>
      <w:marTop w:val="0"/>
      <w:marBottom w:val="0"/>
      <w:divBdr>
        <w:top w:val="none" w:sz="0" w:space="0" w:color="auto"/>
        <w:left w:val="none" w:sz="0" w:space="0" w:color="auto"/>
        <w:bottom w:val="none" w:sz="0" w:space="0" w:color="auto"/>
        <w:right w:val="none" w:sz="0" w:space="0" w:color="auto"/>
      </w:divBdr>
    </w:div>
    <w:div w:id="1643582366">
      <w:bodyDiv w:val="1"/>
      <w:marLeft w:val="0"/>
      <w:marRight w:val="0"/>
      <w:marTop w:val="0"/>
      <w:marBottom w:val="0"/>
      <w:divBdr>
        <w:top w:val="none" w:sz="0" w:space="0" w:color="auto"/>
        <w:left w:val="none" w:sz="0" w:space="0" w:color="auto"/>
        <w:bottom w:val="none" w:sz="0" w:space="0" w:color="auto"/>
        <w:right w:val="none" w:sz="0" w:space="0" w:color="auto"/>
      </w:divBdr>
    </w:div>
    <w:div w:id="1648701089">
      <w:bodyDiv w:val="1"/>
      <w:marLeft w:val="0"/>
      <w:marRight w:val="0"/>
      <w:marTop w:val="0"/>
      <w:marBottom w:val="0"/>
      <w:divBdr>
        <w:top w:val="none" w:sz="0" w:space="0" w:color="auto"/>
        <w:left w:val="none" w:sz="0" w:space="0" w:color="auto"/>
        <w:bottom w:val="none" w:sz="0" w:space="0" w:color="auto"/>
        <w:right w:val="none" w:sz="0" w:space="0" w:color="auto"/>
      </w:divBdr>
    </w:div>
    <w:div w:id="1650210018">
      <w:bodyDiv w:val="1"/>
      <w:marLeft w:val="0"/>
      <w:marRight w:val="0"/>
      <w:marTop w:val="0"/>
      <w:marBottom w:val="0"/>
      <w:divBdr>
        <w:top w:val="none" w:sz="0" w:space="0" w:color="auto"/>
        <w:left w:val="none" w:sz="0" w:space="0" w:color="auto"/>
        <w:bottom w:val="none" w:sz="0" w:space="0" w:color="auto"/>
        <w:right w:val="none" w:sz="0" w:space="0" w:color="auto"/>
      </w:divBdr>
    </w:div>
    <w:div w:id="1668746717">
      <w:bodyDiv w:val="1"/>
      <w:marLeft w:val="0"/>
      <w:marRight w:val="0"/>
      <w:marTop w:val="0"/>
      <w:marBottom w:val="0"/>
      <w:divBdr>
        <w:top w:val="none" w:sz="0" w:space="0" w:color="auto"/>
        <w:left w:val="none" w:sz="0" w:space="0" w:color="auto"/>
        <w:bottom w:val="none" w:sz="0" w:space="0" w:color="auto"/>
        <w:right w:val="none" w:sz="0" w:space="0" w:color="auto"/>
      </w:divBdr>
    </w:div>
    <w:div w:id="1699698255">
      <w:bodyDiv w:val="1"/>
      <w:marLeft w:val="0"/>
      <w:marRight w:val="0"/>
      <w:marTop w:val="0"/>
      <w:marBottom w:val="0"/>
      <w:divBdr>
        <w:top w:val="none" w:sz="0" w:space="0" w:color="auto"/>
        <w:left w:val="none" w:sz="0" w:space="0" w:color="auto"/>
        <w:bottom w:val="none" w:sz="0" w:space="0" w:color="auto"/>
        <w:right w:val="none" w:sz="0" w:space="0" w:color="auto"/>
      </w:divBdr>
    </w:div>
    <w:div w:id="1736854031">
      <w:bodyDiv w:val="1"/>
      <w:marLeft w:val="0"/>
      <w:marRight w:val="0"/>
      <w:marTop w:val="0"/>
      <w:marBottom w:val="0"/>
      <w:divBdr>
        <w:top w:val="none" w:sz="0" w:space="0" w:color="auto"/>
        <w:left w:val="none" w:sz="0" w:space="0" w:color="auto"/>
        <w:bottom w:val="none" w:sz="0" w:space="0" w:color="auto"/>
        <w:right w:val="none" w:sz="0" w:space="0" w:color="auto"/>
      </w:divBdr>
    </w:div>
    <w:div w:id="1743526128">
      <w:bodyDiv w:val="1"/>
      <w:marLeft w:val="0"/>
      <w:marRight w:val="0"/>
      <w:marTop w:val="0"/>
      <w:marBottom w:val="0"/>
      <w:divBdr>
        <w:top w:val="none" w:sz="0" w:space="0" w:color="auto"/>
        <w:left w:val="none" w:sz="0" w:space="0" w:color="auto"/>
        <w:bottom w:val="none" w:sz="0" w:space="0" w:color="auto"/>
        <w:right w:val="none" w:sz="0" w:space="0" w:color="auto"/>
      </w:divBdr>
    </w:div>
    <w:div w:id="1808887711">
      <w:bodyDiv w:val="1"/>
      <w:marLeft w:val="0"/>
      <w:marRight w:val="0"/>
      <w:marTop w:val="0"/>
      <w:marBottom w:val="0"/>
      <w:divBdr>
        <w:top w:val="none" w:sz="0" w:space="0" w:color="auto"/>
        <w:left w:val="none" w:sz="0" w:space="0" w:color="auto"/>
        <w:bottom w:val="none" w:sz="0" w:space="0" w:color="auto"/>
        <w:right w:val="none" w:sz="0" w:space="0" w:color="auto"/>
      </w:divBdr>
    </w:div>
    <w:div w:id="1809591755">
      <w:bodyDiv w:val="1"/>
      <w:marLeft w:val="0"/>
      <w:marRight w:val="0"/>
      <w:marTop w:val="0"/>
      <w:marBottom w:val="0"/>
      <w:divBdr>
        <w:top w:val="none" w:sz="0" w:space="0" w:color="auto"/>
        <w:left w:val="none" w:sz="0" w:space="0" w:color="auto"/>
        <w:bottom w:val="none" w:sz="0" w:space="0" w:color="auto"/>
        <w:right w:val="none" w:sz="0" w:space="0" w:color="auto"/>
      </w:divBdr>
    </w:div>
    <w:div w:id="1811946819">
      <w:bodyDiv w:val="1"/>
      <w:marLeft w:val="0"/>
      <w:marRight w:val="0"/>
      <w:marTop w:val="0"/>
      <w:marBottom w:val="0"/>
      <w:divBdr>
        <w:top w:val="none" w:sz="0" w:space="0" w:color="auto"/>
        <w:left w:val="none" w:sz="0" w:space="0" w:color="auto"/>
        <w:bottom w:val="none" w:sz="0" w:space="0" w:color="auto"/>
        <w:right w:val="none" w:sz="0" w:space="0" w:color="auto"/>
      </w:divBdr>
    </w:div>
    <w:div w:id="1855150458">
      <w:bodyDiv w:val="1"/>
      <w:marLeft w:val="0"/>
      <w:marRight w:val="0"/>
      <w:marTop w:val="0"/>
      <w:marBottom w:val="0"/>
      <w:divBdr>
        <w:top w:val="none" w:sz="0" w:space="0" w:color="auto"/>
        <w:left w:val="none" w:sz="0" w:space="0" w:color="auto"/>
        <w:bottom w:val="none" w:sz="0" w:space="0" w:color="auto"/>
        <w:right w:val="none" w:sz="0" w:space="0" w:color="auto"/>
      </w:divBdr>
    </w:div>
    <w:div w:id="1891071330">
      <w:bodyDiv w:val="1"/>
      <w:marLeft w:val="0"/>
      <w:marRight w:val="0"/>
      <w:marTop w:val="0"/>
      <w:marBottom w:val="0"/>
      <w:divBdr>
        <w:top w:val="none" w:sz="0" w:space="0" w:color="auto"/>
        <w:left w:val="none" w:sz="0" w:space="0" w:color="auto"/>
        <w:bottom w:val="none" w:sz="0" w:space="0" w:color="auto"/>
        <w:right w:val="none" w:sz="0" w:space="0" w:color="auto"/>
      </w:divBdr>
    </w:div>
    <w:div w:id="1931809894">
      <w:bodyDiv w:val="1"/>
      <w:marLeft w:val="0"/>
      <w:marRight w:val="0"/>
      <w:marTop w:val="0"/>
      <w:marBottom w:val="0"/>
      <w:divBdr>
        <w:top w:val="none" w:sz="0" w:space="0" w:color="auto"/>
        <w:left w:val="none" w:sz="0" w:space="0" w:color="auto"/>
        <w:bottom w:val="none" w:sz="0" w:space="0" w:color="auto"/>
        <w:right w:val="none" w:sz="0" w:space="0" w:color="auto"/>
      </w:divBdr>
    </w:div>
    <w:div w:id="1940676131">
      <w:bodyDiv w:val="1"/>
      <w:marLeft w:val="0"/>
      <w:marRight w:val="0"/>
      <w:marTop w:val="0"/>
      <w:marBottom w:val="0"/>
      <w:divBdr>
        <w:top w:val="none" w:sz="0" w:space="0" w:color="auto"/>
        <w:left w:val="none" w:sz="0" w:space="0" w:color="auto"/>
        <w:bottom w:val="none" w:sz="0" w:space="0" w:color="auto"/>
        <w:right w:val="none" w:sz="0" w:space="0" w:color="auto"/>
      </w:divBdr>
    </w:div>
    <w:div w:id="1945451781">
      <w:bodyDiv w:val="1"/>
      <w:marLeft w:val="0"/>
      <w:marRight w:val="0"/>
      <w:marTop w:val="0"/>
      <w:marBottom w:val="0"/>
      <w:divBdr>
        <w:top w:val="none" w:sz="0" w:space="0" w:color="auto"/>
        <w:left w:val="none" w:sz="0" w:space="0" w:color="auto"/>
        <w:bottom w:val="none" w:sz="0" w:space="0" w:color="auto"/>
        <w:right w:val="none" w:sz="0" w:space="0" w:color="auto"/>
      </w:divBdr>
    </w:div>
    <w:div w:id="1953126738">
      <w:bodyDiv w:val="1"/>
      <w:marLeft w:val="0"/>
      <w:marRight w:val="0"/>
      <w:marTop w:val="0"/>
      <w:marBottom w:val="0"/>
      <w:divBdr>
        <w:top w:val="none" w:sz="0" w:space="0" w:color="auto"/>
        <w:left w:val="none" w:sz="0" w:space="0" w:color="auto"/>
        <w:bottom w:val="none" w:sz="0" w:space="0" w:color="auto"/>
        <w:right w:val="none" w:sz="0" w:space="0" w:color="auto"/>
      </w:divBdr>
    </w:div>
    <w:div w:id="1956935826">
      <w:bodyDiv w:val="1"/>
      <w:marLeft w:val="0"/>
      <w:marRight w:val="0"/>
      <w:marTop w:val="0"/>
      <w:marBottom w:val="0"/>
      <w:divBdr>
        <w:top w:val="none" w:sz="0" w:space="0" w:color="auto"/>
        <w:left w:val="none" w:sz="0" w:space="0" w:color="auto"/>
        <w:bottom w:val="none" w:sz="0" w:space="0" w:color="auto"/>
        <w:right w:val="none" w:sz="0" w:space="0" w:color="auto"/>
      </w:divBdr>
    </w:div>
    <w:div w:id="1966740238">
      <w:bodyDiv w:val="1"/>
      <w:marLeft w:val="0"/>
      <w:marRight w:val="0"/>
      <w:marTop w:val="0"/>
      <w:marBottom w:val="0"/>
      <w:divBdr>
        <w:top w:val="none" w:sz="0" w:space="0" w:color="auto"/>
        <w:left w:val="none" w:sz="0" w:space="0" w:color="auto"/>
        <w:bottom w:val="none" w:sz="0" w:space="0" w:color="auto"/>
        <w:right w:val="none" w:sz="0" w:space="0" w:color="auto"/>
      </w:divBdr>
    </w:div>
    <w:div w:id="1973976532">
      <w:bodyDiv w:val="1"/>
      <w:marLeft w:val="0"/>
      <w:marRight w:val="0"/>
      <w:marTop w:val="0"/>
      <w:marBottom w:val="0"/>
      <w:divBdr>
        <w:top w:val="none" w:sz="0" w:space="0" w:color="auto"/>
        <w:left w:val="none" w:sz="0" w:space="0" w:color="auto"/>
        <w:bottom w:val="none" w:sz="0" w:space="0" w:color="auto"/>
        <w:right w:val="none" w:sz="0" w:space="0" w:color="auto"/>
      </w:divBdr>
    </w:div>
    <w:div w:id="1977180270">
      <w:bodyDiv w:val="1"/>
      <w:marLeft w:val="0"/>
      <w:marRight w:val="0"/>
      <w:marTop w:val="0"/>
      <w:marBottom w:val="0"/>
      <w:divBdr>
        <w:top w:val="none" w:sz="0" w:space="0" w:color="auto"/>
        <w:left w:val="none" w:sz="0" w:space="0" w:color="auto"/>
        <w:bottom w:val="none" w:sz="0" w:space="0" w:color="auto"/>
        <w:right w:val="none" w:sz="0" w:space="0" w:color="auto"/>
      </w:divBdr>
    </w:div>
    <w:div w:id="1982536668">
      <w:bodyDiv w:val="1"/>
      <w:marLeft w:val="0"/>
      <w:marRight w:val="0"/>
      <w:marTop w:val="0"/>
      <w:marBottom w:val="0"/>
      <w:divBdr>
        <w:top w:val="none" w:sz="0" w:space="0" w:color="auto"/>
        <w:left w:val="none" w:sz="0" w:space="0" w:color="auto"/>
        <w:bottom w:val="none" w:sz="0" w:space="0" w:color="auto"/>
        <w:right w:val="none" w:sz="0" w:space="0" w:color="auto"/>
      </w:divBdr>
    </w:div>
    <w:div w:id="1994337550">
      <w:bodyDiv w:val="1"/>
      <w:marLeft w:val="0"/>
      <w:marRight w:val="0"/>
      <w:marTop w:val="0"/>
      <w:marBottom w:val="0"/>
      <w:divBdr>
        <w:top w:val="none" w:sz="0" w:space="0" w:color="auto"/>
        <w:left w:val="none" w:sz="0" w:space="0" w:color="auto"/>
        <w:bottom w:val="none" w:sz="0" w:space="0" w:color="auto"/>
        <w:right w:val="none" w:sz="0" w:space="0" w:color="auto"/>
      </w:divBdr>
    </w:div>
    <w:div w:id="1997952194">
      <w:bodyDiv w:val="1"/>
      <w:marLeft w:val="0"/>
      <w:marRight w:val="0"/>
      <w:marTop w:val="0"/>
      <w:marBottom w:val="0"/>
      <w:divBdr>
        <w:top w:val="none" w:sz="0" w:space="0" w:color="auto"/>
        <w:left w:val="none" w:sz="0" w:space="0" w:color="auto"/>
        <w:bottom w:val="none" w:sz="0" w:space="0" w:color="auto"/>
        <w:right w:val="none" w:sz="0" w:space="0" w:color="auto"/>
      </w:divBdr>
    </w:div>
    <w:div w:id="2038390829">
      <w:bodyDiv w:val="1"/>
      <w:marLeft w:val="0"/>
      <w:marRight w:val="0"/>
      <w:marTop w:val="0"/>
      <w:marBottom w:val="0"/>
      <w:divBdr>
        <w:top w:val="none" w:sz="0" w:space="0" w:color="auto"/>
        <w:left w:val="none" w:sz="0" w:space="0" w:color="auto"/>
        <w:bottom w:val="none" w:sz="0" w:space="0" w:color="auto"/>
        <w:right w:val="none" w:sz="0" w:space="0" w:color="auto"/>
      </w:divBdr>
    </w:div>
    <w:div w:id="2082479397">
      <w:bodyDiv w:val="1"/>
      <w:marLeft w:val="0"/>
      <w:marRight w:val="0"/>
      <w:marTop w:val="0"/>
      <w:marBottom w:val="0"/>
      <w:divBdr>
        <w:top w:val="none" w:sz="0" w:space="0" w:color="auto"/>
        <w:left w:val="none" w:sz="0" w:space="0" w:color="auto"/>
        <w:bottom w:val="none" w:sz="0" w:space="0" w:color="auto"/>
        <w:right w:val="none" w:sz="0" w:space="0" w:color="auto"/>
      </w:divBdr>
    </w:div>
    <w:div w:id="2095399037">
      <w:bodyDiv w:val="1"/>
      <w:marLeft w:val="0"/>
      <w:marRight w:val="0"/>
      <w:marTop w:val="0"/>
      <w:marBottom w:val="0"/>
      <w:divBdr>
        <w:top w:val="none" w:sz="0" w:space="0" w:color="auto"/>
        <w:left w:val="none" w:sz="0" w:space="0" w:color="auto"/>
        <w:bottom w:val="none" w:sz="0" w:space="0" w:color="auto"/>
        <w:right w:val="none" w:sz="0" w:space="0" w:color="auto"/>
      </w:divBdr>
    </w:div>
    <w:div w:id="210864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github.com/usdot-jpo-ode/jpo-ode/issues" TargetMode="External"/><Relationship Id="rId26" Type="http://schemas.openxmlformats.org/officeDocument/2006/relationships/hyperlink" Target="https://github.com/usdot-jpo-ode/jpo-s3-deposit" TargetMode="External"/><Relationship Id="rId39" Type="http://schemas.openxmlformats.org/officeDocument/2006/relationships/hyperlink" Target="https://usdot-jpo-ode.github.io/" TargetMode="External"/><Relationship Id="rId21" Type="http://schemas.openxmlformats.org/officeDocument/2006/relationships/hyperlink" Target="https://git-scm.com/" TargetMode="External"/><Relationship Id="rId34" Type="http://schemas.openxmlformats.org/officeDocument/2006/relationships/hyperlink" Target="https://github.com/usdot-jpo-ode/jpo-ode" TargetMode="External"/><Relationship Id="rId42" Type="http://schemas.openxmlformats.org/officeDocument/2006/relationships/hyperlink" Target="https://usdot-jpo-ode.github.io" TargetMode="External"/><Relationship Id="rId47" Type="http://schemas.openxmlformats.org/officeDocument/2006/relationships/hyperlink" Target="https://github.com/usdot-jpo-ode/jpo-ode/blob/develop/docs/ODESwagger.yaml" TargetMode="External"/><Relationship Id="rId50" Type="http://schemas.openxmlformats.org/officeDocument/2006/relationships/hyperlink" Target="https://github.com/b/kafka-websocket/blob/master/pom.xml"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www.boozallen.com" TargetMode="External"/><Relationship Id="rId29" Type="http://schemas.openxmlformats.org/officeDocument/2006/relationships/hyperlink" Target="https://github.com/usdot-jpo-ode/asn1_codec" TargetMode="External"/><Relationship Id="rId11" Type="http://schemas.openxmlformats.org/officeDocument/2006/relationships/image" Target="media/image1.png"/><Relationship Id="rId24" Type="http://schemas.openxmlformats.org/officeDocument/2006/relationships/hyperlink" Target="https://eclipse.org" TargetMode="External"/><Relationship Id="rId32" Type="http://schemas.openxmlformats.org/officeDocument/2006/relationships/hyperlink" Target="https://github.com/usdot-jpo-ode" TargetMode="External"/><Relationship Id="rId37" Type="http://schemas.openxmlformats.org/officeDocument/2006/relationships/hyperlink" Target="https://github.com/usdot-jpo-ode/jpo-security-svcs" TargetMode="External"/><Relationship Id="rId40" Type="http://schemas.openxmlformats.org/officeDocument/2006/relationships/image" Target="media/image4.png"/><Relationship Id="rId45" Type="http://schemas.openxmlformats.org/officeDocument/2006/relationships/hyperlink" Target="https://usdot-jpo-ode.github.io" TargetMode="External"/><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s://github.com/usdot-jpo-ode/jpo-ode/issues" TargetMode="External"/><Relationship Id="rId31" Type="http://schemas.openxmlformats.org/officeDocument/2006/relationships/hyperlink" Target="https://logback.qos.ch/manual/" TargetMode="External"/><Relationship Id="rId44" Type="http://schemas.openxmlformats.org/officeDocument/2006/relationships/hyperlink" Target="https://usdot-jpo-ode.github.io/" TargetMode="External"/><Relationship Id="rId52"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s://github.com/usdot-jpo-ode/jpo-ode" TargetMode="External"/><Relationship Id="rId27" Type="http://schemas.openxmlformats.org/officeDocument/2006/relationships/hyperlink" Target="https://github.com/usdot-jpo-ode/asn1_codec" TargetMode="External"/><Relationship Id="rId30" Type="http://schemas.openxmlformats.org/officeDocument/2006/relationships/footer" Target="footer2.xml"/><Relationship Id="rId35" Type="http://schemas.openxmlformats.org/officeDocument/2006/relationships/hyperlink" Target="https://cvcs.samanage.com" TargetMode="External"/><Relationship Id="rId43" Type="http://schemas.openxmlformats.org/officeDocument/2006/relationships/image" Target="media/image5.png"/><Relationship Id="rId48" Type="http://schemas.openxmlformats.org/officeDocument/2006/relationships/hyperlink" Target="http://tools.ietf.org/html/rfc6455" TargetMode="Externa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usdotjpoode.atlassian.net/browse/ODE-146" TargetMode="External"/><Relationship Id="rId25" Type="http://schemas.openxmlformats.org/officeDocument/2006/relationships/hyperlink" Target="https://maven.apache.org/" TargetMode="External"/><Relationship Id="rId33" Type="http://schemas.openxmlformats.org/officeDocument/2006/relationships/hyperlink" Target="https://github.com/usdot-jpo-ode/jpo-cvdp" TargetMode="External"/><Relationship Id="rId38" Type="http://schemas.openxmlformats.org/officeDocument/2006/relationships/hyperlink" Target="http://ip:port" TargetMode="External"/><Relationship Id="rId46" Type="http://schemas.openxmlformats.org/officeDocument/2006/relationships/hyperlink" Target="https://github.com/usdot-jpo-ode/jpo-ode/blob/develop/docs/ODESwagger.yaml" TargetMode="External"/><Relationship Id="rId20" Type="http://schemas.openxmlformats.org/officeDocument/2006/relationships/image" Target="media/image2.png"/><Relationship Id="rId41" Type="http://schemas.openxmlformats.org/officeDocument/2006/relationships/hyperlink" Target="https://usdot-jpo-ode.github.io/"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ww.boozallen.com" TargetMode="External"/><Relationship Id="rId23" Type="http://schemas.openxmlformats.org/officeDocument/2006/relationships/hyperlink" Target="http://www.oracle.com/technetwork/java/javase/downloads/jdk8-downloads-2133151.html" TargetMode="External"/><Relationship Id="rId28" Type="http://schemas.openxmlformats.org/officeDocument/2006/relationships/hyperlink" Target="https://github.com/vlm/asn1c" TargetMode="External"/><Relationship Id="rId36" Type="http://schemas.openxmlformats.org/officeDocument/2006/relationships/image" Target="media/image3.png"/><Relationship Id="rId49" Type="http://schemas.openxmlformats.org/officeDocument/2006/relationships/hyperlink" Target="https://www.confluent.io/blog/a-comprehensive-open-source-rest-proxy-for-kafka/"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586443\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Banded">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CHICAGO.XSL" StyleName="Chicago" Version="16">
  <b:Source>
    <b:Tag>J2735_201603</b:Tag>
    <b:SourceType>InternetSite</b:SourceType>
    <b:Guid>{EB0E9BAB-BFA8-44EB-8C0E-60D260A7B01F}</b:Guid>
    <b:Year>2016</b:Year>
    <b:Author>
      <b:Author>
        <b:Corporate>SAE International</b:Corporate>
      </b:Author>
    </b:Author>
    <b:Month>03</b:Month>
    <b:Day>30</b:Day>
    <b:URL>https://www.sae.org/standards/content/j2735_201603/</b:URL>
    <b:RefOrder>1</b:RefOrder>
  </b:Source>
  <b:Source>
    <b:Tag>BAH_ODE_Schema</b:Tag>
    <b:SourceType>Report</b:SourceType>
    <b:Guid>{A3766AB9-674F-4926-9C31-65F7F70FC1A6}</b:Guid>
    <b:Author>
      <b:Author>
        <b:Corporate>Booz Allen Hamilton</b:Corporate>
      </b:Author>
    </b:Author>
    <b:Title>ODE Output Schema Reference</b:Title>
    <b:Year>2018</b:Yea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21A6C02-0FB1-D648-9E7C-92B9427B9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C:\Users\586443\AppData\Roaming\Microsoft\Templates\Banded design (blank).dotx</Template>
  <TotalTime>1662</TotalTime>
  <Pages>45</Pages>
  <Words>9000</Words>
  <Characters>51301</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JPO ODE User Guide</vt:lpstr>
    </vt:vector>
  </TitlesOfParts>
  <Company/>
  <LinksUpToDate>false</LinksUpToDate>
  <CharactersWithSpaces>60181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JPO ODE User Guide</dc:title>
  <dc:subject/>
  <dc:creator>Bobo, Tory [USA]</dc:creator>
  <cp:keywords/>
  <dc:description/>
  <cp:lastModifiedBy>Schwartz, Matthew [USA]</cp:lastModifiedBy>
  <cp:revision>47</cp:revision>
  <cp:lastPrinted>2017-01-18T03:07:00Z</cp:lastPrinted>
  <dcterms:created xsi:type="dcterms:W3CDTF">2017-09-06T18:30:00Z</dcterms:created>
  <dcterms:modified xsi:type="dcterms:W3CDTF">2019-02-06T14:14:00Z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