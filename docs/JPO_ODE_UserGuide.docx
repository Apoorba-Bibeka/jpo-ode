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D47340">
        <w:rPr>
          <w:b/>
          <w:noProof/>
          <w:color w:val="0070C0"/>
        </w:rPr>
        <w:t>March 12,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EC0E53" w:rsidP="00314B85">
                            <w:pPr>
                              <w:pStyle w:val="BAHURLBAH"/>
                              <w:spacing w:after="120"/>
                              <w:rPr>
                                <w:i/>
                                <w:iCs/>
                              </w:rPr>
                            </w:pPr>
                            <w:hyperlink r:id="rId18" w:history="1">
                              <w:r w:rsidR="00AD06BA">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EC0E53" w:rsidP="00314B85">
                      <w:pPr>
                        <w:pStyle w:val="BAHURLBAH"/>
                        <w:spacing w:after="120"/>
                        <w:rPr>
                          <w:i/>
                          <w:iCs/>
                        </w:rPr>
                      </w:pPr>
                      <w:hyperlink r:id="rId19" w:history="1">
                        <w:r w:rsidR="00AD06BA">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CE9478B" w14:textId="77777777" w:rsidR="000B7E76"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485006" w:history="1">
            <w:r w:rsidR="000B7E76" w:rsidRPr="00C47F9C">
              <w:rPr>
                <w:rStyle w:val="Hyperlink"/>
                <w:noProof/>
              </w:rPr>
              <w:t>Version History</w:t>
            </w:r>
            <w:r w:rsidR="000B7E76">
              <w:rPr>
                <w:noProof/>
                <w:webHidden/>
              </w:rPr>
              <w:tab/>
            </w:r>
            <w:r w:rsidR="000B7E76">
              <w:rPr>
                <w:noProof/>
                <w:webHidden/>
              </w:rPr>
              <w:fldChar w:fldCharType="begin"/>
            </w:r>
            <w:r w:rsidR="000B7E76">
              <w:rPr>
                <w:noProof/>
                <w:webHidden/>
              </w:rPr>
              <w:instrText xml:space="preserve"> PAGEREF _Toc474485006 \h </w:instrText>
            </w:r>
            <w:r w:rsidR="000B7E76">
              <w:rPr>
                <w:noProof/>
                <w:webHidden/>
              </w:rPr>
            </w:r>
            <w:r w:rsidR="000B7E76">
              <w:rPr>
                <w:noProof/>
                <w:webHidden/>
              </w:rPr>
              <w:fldChar w:fldCharType="separate"/>
            </w:r>
            <w:r w:rsidR="000B7E76">
              <w:rPr>
                <w:noProof/>
                <w:webHidden/>
              </w:rPr>
              <w:t>5</w:t>
            </w:r>
            <w:r w:rsidR="000B7E76">
              <w:rPr>
                <w:noProof/>
                <w:webHidden/>
              </w:rPr>
              <w:fldChar w:fldCharType="end"/>
            </w:r>
          </w:hyperlink>
        </w:p>
        <w:p w14:paraId="3C6A615C" w14:textId="77777777" w:rsidR="000B7E76" w:rsidRDefault="00EC0E53">
          <w:pPr>
            <w:pStyle w:val="TOC1"/>
            <w:tabs>
              <w:tab w:val="left" w:pos="480"/>
              <w:tab w:val="right" w:leader="dot" w:pos="9350"/>
            </w:tabs>
            <w:rPr>
              <w:noProof/>
              <w:lang w:eastAsia="en-US"/>
            </w:rPr>
          </w:pPr>
          <w:hyperlink w:anchor="_Toc474485007" w:history="1">
            <w:r w:rsidR="000B7E76" w:rsidRPr="00C47F9C">
              <w:rPr>
                <w:rStyle w:val="Hyperlink"/>
                <w:noProof/>
              </w:rPr>
              <w:t>1</w:t>
            </w:r>
            <w:r w:rsidR="000B7E76">
              <w:rPr>
                <w:noProof/>
                <w:lang w:eastAsia="en-US"/>
              </w:rPr>
              <w:tab/>
            </w:r>
            <w:r w:rsidR="000B7E76" w:rsidRPr="00C47F9C">
              <w:rPr>
                <w:rStyle w:val="Hyperlink"/>
                <w:noProof/>
              </w:rPr>
              <w:t>Introduction</w:t>
            </w:r>
            <w:r w:rsidR="000B7E76">
              <w:rPr>
                <w:noProof/>
                <w:webHidden/>
              </w:rPr>
              <w:tab/>
            </w:r>
            <w:r w:rsidR="000B7E76">
              <w:rPr>
                <w:noProof/>
                <w:webHidden/>
              </w:rPr>
              <w:fldChar w:fldCharType="begin"/>
            </w:r>
            <w:r w:rsidR="000B7E76">
              <w:rPr>
                <w:noProof/>
                <w:webHidden/>
              </w:rPr>
              <w:instrText xml:space="preserve"> PAGEREF _Toc474485007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5825D34C" w14:textId="77777777" w:rsidR="000B7E76" w:rsidRDefault="00EC0E53">
          <w:pPr>
            <w:pStyle w:val="TOC1"/>
            <w:tabs>
              <w:tab w:val="left" w:pos="480"/>
              <w:tab w:val="right" w:leader="dot" w:pos="9350"/>
            </w:tabs>
            <w:rPr>
              <w:noProof/>
              <w:lang w:eastAsia="en-US"/>
            </w:rPr>
          </w:pPr>
          <w:hyperlink w:anchor="_Toc474485008" w:history="1">
            <w:r w:rsidR="000B7E76" w:rsidRPr="00C47F9C">
              <w:rPr>
                <w:rStyle w:val="Hyperlink"/>
                <w:noProof/>
              </w:rPr>
              <w:t>2</w:t>
            </w:r>
            <w:r w:rsidR="000B7E76">
              <w:rPr>
                <w:noProof/>
                <w:lang w:eastAsia="en-US"/>
              </w:rPr>
              <w:tab/>
            </w:r>
            <w:r w:rsidR="000B7E76" w:rsidRPr="00C47F9C">
              <w:rPr>
                <w:rStyle w:val="Hyperlink"/>
                <w:noProof/>
              </w:rPr>
              <w:t>Project Overview</w:t>
            </w:r>
            <w:r w:rsidR="000B7E76">
              <w:rPr>
                <w:noProof/>
                <w:webHidden/>
              </w:rPr>
              <w:tab/>
            </w:r>
            <w:r w:rsidR="000B7E76">
              <w:rPr>
                <w:noProof/>
                <w:webHidden/>
              </w:rPr>
              <w:fldChar w:fldCharType="begin"/>
            </w:r>
            <w:r w:rsidR="000B7E76">
              <w:rPr>
                <w:noProof/>
                <w:webHidden/>
              </w:rPr>
              <w:instrText xml:space="preserve"> PAGEREF _Toc474485008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3E27F263" w14:textId="77777777" w:rsidR="000B7E76" w:rsidRDefault="00EC0E53">
          <w:pPr>
            <w:pStyle w:val="TOC1"/>
            <w:tabs>
              <w:tab w:val="left" w:pos="480"/>
              <w:tab w:val="right" w:leader="dot" w:pos="9350"/>
            </w:tabs>
            <w:rPr>
              <w:noProof/>
              <w:lang w:eastAsia="en-US"/>
            </w:rPr>
          </w:pPr>
          <w:hyperlink w:anchor="_Toc474485009" w:history="1">
            <w:r w:rsidR="000B7E76" w:rsidRPr="00C47F9C">
              <w:rPr>
                <w:rStyle w:val="Hyperlink"/>
                <w:noProof/>
              </w:rPr>
              <w:t>3</w:t>
            </w:r>
            <w:r w:rsidR="000B7E76">
              <w:rPr>
                <w:noProof/>
                <w:lang w:eastAsia="en-US"/>
              </w:rPr>
              <w:tab/>
            </w:r>
            <w:r w:rsidR="000B7E76" w:rsidRPr="00C47F9C">
              <w:rPr>
                <w:rStyle w:val="Hyperlink"/>
                <w:noProof/>
              </w:rPr>
              <w:t>System Overview</w:t>
            </w:r>
            <w:r w:rsidR="000B7E76">
              <w:rPr>
                <w:noProof/>
                <w:webHidden/>
              </w:rPr>
              <w:tab/>
            </w:r>
            <w:r w:rsidR="000B7E76">
              <w:rPr>
                <w:noProof/>
                <w:webHidden/>
              </w:rPr>
              <w:fldChar w:fldCharType="begin"/>
            </w:r>
            <w:r w:rsidR="000B7E76">
              <w:rPr>
                <w:noProof/>
                <w:webHidden/>
              </w:rPr>
              <w:instrText xml:space="preserve"> PAGEREF _Toc474485009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1D8A8966" w14:textId="77777777" w:rsidR="000B7E76" w:rsidRDefault="00EC0E53">
          <w:pPr>
            <w:pStyle w:val="TOC1"/>
            <w:tabs>
              <w:tab w:val="left" w:pos="480"/>
              <w:tab w:val="right" w:leader="dot" w:pos="9350"/>
            </w:tabs>
            <w:rPr>
              <w:noProof/>
              <w:lang w:eastAsia="en-US"/>
            </w:rPr>
          </w:pPr>
          <w:hyperlink w:anchor="_Toc474485010" w:history="1">
            <w:r w:rsidR="000B7E76" w:rsidRPr="00C47F9C">
              <w:rPr>
                <w:rStyle w:val="Hyperlink"/>
                <w:noProof/>
              </w:rPr>
              <w:t>4</w:t>
            </w:r>
            <w:r w:rsidR="000B7E76">
              <w:rPr>
                <w:noProof/>
                <w:lang w:eastAsia="en-US"/>
              </w:rPr>
              <w:tab/>
            </w:r>
            <w:r w:rsidR="000B7E76" w:rsidRPr="00C47F9C">
              <w:rPr>
                <w:rStyle w:val="Hyperlink"/>
                <w:noProof/>
              </w:rPr>
              <w:t>Audience</w:t>
            </w:r>
            <w:r w:rsidR="000B7E76">
              <w:rPr>
                <w:noProof/>
                <w:webHidden/>
              </w:rPr>
              <w:tab/>
            </w:r>
            <w:r w:rsidR="000B7E76">
              <w:rPr>
                <w:noProof/>
                <w:webHidden/>
              </w:rPr>
              <w:fldChar w:fldCharType="begin"/>
            </w:r>
            <w:r w:rsidR="000B7E76">
              <w:rPr>
                <w:noProof/>
                <w:webHidden/>
              </w:rPr>
              <w:instrText xml:space="preserve"> PAGEREF _Toc474485010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66C5C1D4" w14:textId="77777777" w:rsidR="000B7E76" w:rsidRDefault="00EC0E53">
          <w:pPr>
            <w:pStyle w:val="TOC1"/>
            <w:tabs>
              <w:tab w:val="left" w:pos="480"/>
              <w:tab w:val="right" w:leader="dot" w:pos="9350"/>
            </w:tabs>
            <w:rPr>
              <w:noProof/>
              <w:lang w:eastAsia="en-US"/>
            </w:rPr>
          </w:pPr>
          <w:hyperlink w:anchor="_Toc474485011" w:history="1">
            <w:r w:rsidR="000B7E76" w:rsidRPr="00C47F9C">
              <w:rPr>
                <w:rStyle w:val="Hyperlink"/>
                <w:noProof/>
              </w:rPr>
              <w:t>5</w:t>
            </w:r>
            <w:r w:rsidR="000B7E76">
              <w:rPr>
                <w:noProof/>
                <w:lang w:eastAsia="en-US"/>
              </w:rPr>
              <w:tab/>
            </w:r>
            <w:r w:rsidR="000B7E76" w:rsidRPr="00C47F9C">
              <w:rPr>
                <w:rStyle w:val="Hyperlink"/>
                <w:noProof/>
              </w:rPr>
              <w:t>Glossary</w:t>
            </w:r>
            <w:r w:rsidR="000B7E76">
              <w:rPr>
                <w:noProof/>
                <w:webHidden/>
              </w:rPr>
              <w:tab/>
            </w:r>
            <w:r w:rsidR="000B7E76">
              <w:rPr>
                <w:noProof/>
                <w:webHidden/>
              </w:rPr>
              <w:fldChar w:fldCharType="begin"/>
            </w:r>
            <w:r w:rsidR="000B7E76">
              <w:rPr>
                <w:noProof/>
                <w:webHidden/>
              </w:rPr>
              <w:instrText xml:space="preserve"> PAGEREF _Toc474485011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4BA9CF8F" w14:textId="77777777" w:rsidR="000B7E76" w:rsidRDefault="00EC0E53">
          <w:pPr>
            <w:pStyle w:val="TOC1"/>
            <w:tabs>
              <w:tab w:val="left" w:pos="480"/>
              <w:tab w:val="right" w:leader="dot" w:pos="9350"/>
            </w:tabs>
            <w:rPr>
              <w:noProof/>
              <w:lang w:eastAsia="en-US"/>
            </w:rPr>
          </w:pPr>
          <w:hyperlink w:anchor="_Toc474485012" w:history="1">
            <w:r w:rsidR="000B7E76" w:rsidRPr="00C47F9C">
              <w:rPr>
                <w:rStyle w:val="Hyperlink"/>
                <w:noProof/>
              </w:rPr>
              <w:t>6</w:t>
            </w:r>
            <w:r w:rsidR="000B7E76">
              <w:rPr>
                <w:noProof/>
                <w:lang w:eastAsia="en-US"/>
              </w:rPr>
              <w:tab/>
            </w:r>
            <w:r w:rsidR="000B7E76" w:rsidRPr="00C47F9C">
              <w:rPr>
                <w:rStyle w:val="Hyperlink"/>
                <w:noProof/>
              </w:rPr>
              <w:t>ODE DEVELOPMENT ENVIRONMENT</w:t>
            </w:r>
            <w:r w:rsidR="000B7E76">
              <w:rPr>
                <w:noProof/>
                <w:webHidden/>
              </w:rPr>
              <w:tab/>
            </w:r>
            <w:r w:rsidR="000B7E76">
              <w:rPr>
                <w:noProof/>
                <w:webHidden/>
              </w:rPr>
              <w:fldChar w:fldCharType="begin"/>
            </w:r>
            <w:r w:rsidR="000B7E76">
              <w:rPr>
                <w:noProof/>
                <w:webHidden/>
              </w:rPr>
              <w:instrText xml:space="preserve"> PAGEREF _Toc474485012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C8C9038" w14:textId="77777777" w:rsidR="000B7E76" w:rsidRDefault="00EC0E53">
          <w:pPr>
            <w:pStyle w:val="TOC2"/>
            <w:tabs>
              <w:tab w:val="left" w:pos="1080"/>
              <w:tab w:val="right" w:leader="dot" w:pos="9350"/>
            </w:tabs>
            <w:rPr>
              <w:noProof/>
              <w:lang w:eastAsia="en-US"/>
            </w:rPr>
          </w:pPr>
          <w:hyperlink w:anchor="_Toc474485013" w:history="1">
            <w:r w:rsidR="000B7E76" w:rsidRPr="00C47F9C">
              <w:rPr>
                <w:rStyle w:val="Hyperlink"/>
                <w:noProof/>
              </w:rPr>
              <w:t>6.1</w:t>
            </w:r>
            <w:r w:rsidR="000B7E76">
              <w:rPr>
                <w:noProof/>
                <w:lang w:eastAsia="en-US"/>
              </w:rPr>
              <w:tab/>
            </w:r>
            <w:r w:rsidR="000B7E76" w:rsidRPr="00C47F9C">
              <w:rPr>
                <w:rStyle w:val="Hyperlink"/>
                <w:noProof/>
              </w:rPr>
              <w:t>Java Development Tools</w:t>
            </w:r>
            <w:r w:rsidR="000B7E76">
              <w:rPr>
                <w:noProof/>
                <w:webHidden/>
              </w:rPr>
              <w:tab/>
            </w:r>
            <w:r w:rsidR="000B7E76">
              <w:rPr>
                <w:noProof/>
                <w:webHidden/>
              </w:rPr>
              <w:fldChar w:fldCharType="begin"/>
            </w:r>
            <w:r w:rsidR="000B7E76">
              <w:rPr>
                <w:noProof/>
                <w:webHidden/>
              </w:rPr>
              <w:instrText xml:space="preserve"> PAGEREF _Toc474485013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7858411" w14:textId="77777777" w:rsidR="000B7E76" w:rsidRDefault="00EC0E53">
          <w:pPr>
            <w:pStyle w:val="TOC2"/>
            <w:tabs>
              <w:tab w:val="left" w:pos="1080"/>
              <w:tab w:val="right" w:leader="dot" w:pos="9350"/>
            </w:tabs>
            <w:rPr>
              <w:noProof/>
              <w:lang w:eastAsia="en-US"/>
            </w:rPr>
          </w:pPr>
          <w:hyperlink w:anchor="_Toc474485014" w:history="1">
            <w:r w:rsidR="000B7E76" w:rsidRPr="00C47F9C">
              <w:rPr>
                <w:rStyle w:val="Hyperlink"/>
                <w:noProof/>
              </w:rPr>
              <w:t>6.2</w:t>
            </w:r>
            <w:r w:rsidR="000B7E76">
              <w:rPr>
                <w:noProof/>
                <w:lang w:eastAsia="en-US"/>
              </w:rPr>
              <w:tab/>
            </w:r>
            <w:r w:rsidR="000B7E76" w:rsidRPr="00C47F9C">
              <w:rPr>
                <w:rStyle w:val="Hyperlink"/>
                <w:noProof/>
              </w:rPr>
              <w:t>Java</w:t>
            </w:r>
            <w:r w:rsidR="000B7E76">
              <w:rPr>
                <w:noProof/>
                <w:webHidden/>
              </w:rPr>
              <w:tab/>
            </w:r>
            <w:r w:rsidR="000B7E76">
              <w:rPr>
                <w:noProof/>
                <w:webHidden/>
              </w:rPr>
              <w:fldChar w:fldCharType="begin"/>
            </w:r>
            <w:r w:rsidR="000B7E76">
              <w:rPr>
                <w:noProof/>
                <w:webHidden/>
              </w:rPr>
              <w:instrText xml:space="preserve"> PAGEREF _Toc474485014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68286434" w14:textId="77777777" w:rsidR="000B7E76" w:rsidRDefault="00EC0E53">
          <w:pPr>
            <w:pStyle w:val="TOC2"/>
            <w:tabs>
              <w:tab w:val="left" w:pos="1080"/>
              <w:tab w:val="right" w:leader="dot" w:pos="9350"/>
            </w:tabs>
            <w:rPr>
              <w:noProof/>
              <w:lang w:eastAsia="en-US"/>
            </w:rPr>
          </w:pPr>
          <w:hyperlink w:anchor="_Toc474485015" w:history="1">
            <w:r w:rsidR="000B7E76" w:rsidRPr="00C47F9C">
              <w:rPr>
                <w:rStyle w:val="Hyperlink"/>
                <w:noProof/>
              </w:rPr>
              <w:t>6.3</w:t>
            </w:r>
            <w:r w:rsidR="000B7E76">
              <w:rPr>
                <w:noProof/>
                <w:lang w:eastAsia="en-US"/>
              </w:rPr>
              <w:tab/>
            </w:r>
            <w:r w:rsidR="000B7E76" w:rsidRPr="00C47F9C">
              <w:rPr>
                <w:rStyle w:val="Hyperlink"/>
                <w:noProof/>
              </w:rPr>
              <w:t>Eclipse IDE</w:t>
            </w:r>
            <w:r w:rsidR="000B7E76">
              <w:rPr>
                <w:noProof/>
                <w:webHidden/>
              </w:rPr>
              <w:tab/>
            </w:r>
            <w:r w:rsidR="000B7E76">
              <w:rPr>
                <w:noProof/>
                <w:webHidden/>
              </w:rPr>
              <w:fldChar w:fldCharType="begin"/>
            </w:r>
            <w:r w:rsidR="000B7E76">
              <w:rPr>
                <w:noProof/>
                <w:webHidden/>
              </w:rPr>
              <w:instrText xml:space="preserve"> PAGEREF _Toc474485015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70990B89" w14:textId="77777777" w:rsidR="000B7E76" w:rsidRDefault="00EC0E53">
          <w:pPr>
            <w:pStyle w:val="TOC2"/>
            <w:tabs>
              <w:tab w:val="left" w:pos="1080"/>
              <w:tab w:val="right" w:leader="dot" w:pos="9350"/>
            </w:tabs>
            <w:rPr>
              <w:noProof/>
              <w:lang w:eastAsia="en-US"/>
            </w:rPr>
          </w:pPr>
          <w:hyperlink w:anchor="_Toc474485016" w:history="1">
            <w:r w:rsidR="000B7E76" w:rsidRPr="00C47F9C">
              <w:rPr>
                <w:rStyle w:val="Hyperlink"/>
                <w:noProof/>
              </w:rPr>
              <w:t>6.4</w:t>
            </w:r>
            <w:r w:rsidR="000B7E76">
              <w:rPr>
                <w:noProof/>
                <w:lang w:eastAsia="en-US"/>
              </w:rPr>
              <w:tab/>
            </w:r>
            <w:r w:rsidR="000B7E76" w:rsidRPr="00C47F9C">
              <w:rPr>
                <w:rStyle w:val="Hyperlink"/>
                <w:noProof/>
              </w:rPr>
              <w:t>Maven</w:t>
            </w:r>
            <w:r w:rsidR="000B7E76">
              <w:rPr>
                <w:noProof/>
                <w:webHidden/>
              </w:rPr>
              <w:tab/>
            </w:r>
            <w:r w:rsidR="000B7E76">
              <w:rPr>
                <w:noProof/>
                <w:webHidden/>
              </w:rPr>
              <w:fldChar w:fldCharType="begin"/>
            </w:r>
            <w:r w:rsidR="000B7E76">
              <w:rPr>
                <w:noProof/>
                <w:webHidden/>
              </w:rPr>
              <w:instrText xml:space="preserve"> PAGEREF _Toc474485016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3A5C6F25" w14:textId="77777777" w:rsidR="000B7E76" w:rsidRDefault="00EC0E53">
          <w:pPr>
            <w:pStyle w:val="TOC2"/>
            <w:tabs>
              <w:tab w:val="left" w:pos="1080"/>
              <w:tab w:val="right" w:leader="dot" w:pos="9350"/>
            </w:tabs>
            <w:rPr>
              <w:noProof/>
              <w:lang w:eastAsia="en-US"/>
            </w:rPr>
          </w:pPr>
          <w:hyperlink w:anchor="_Toc474485017" w:history="1">
            <w:r w:rsidR="000B7E76" w:rsidRPr="00C47F9C">
              <w:rPr>
                <w:rStyle w:val="Hyperlink"/>
                <w:noProof/>
              </w:rPr>
              <w:t>6.5</w:t>
            </w:r>
            <w:r w:rsidR="000B7E76">
              <w:rPr>
                <w:noProof/>
                <w:lang w:eastAsia="en-US"/>
              </w:rPr>
              <w:tab/>
            </w:r>
            <w:r w:rsidR="000B7E76" w:rsidRPr="00C47F9C">
              <w:rPr>
                <w:rStyle w:val="Hyperlink"/>
                <w:noProof/>
              </w:rPr>
              <w:t>Git Version Control</w:t>
            </w:r>
            <w:r w:rsidR="000B7E76">
              <w:rPr>
                <w:noProof/>
                <w:webHidden/>
              </w:rPr>
              <w:tab/>
            </w:r>
            <w:r w:rsidR="000B7E76">
              <w:rPr>
                <w:noProof/>
                <w:webHidden/>
              </w:rPr>
              <w:fldChar w:fldCharType="begin"/>
            </w:r>
            <w:r w:rsidR="000B7E76">
              <w:rPr>
                <w:noProof/>
                <w:webHidden/>
              </w:rPr>
              <w:instrText xml:space="preserve"> PAGEREF _Toc474485017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0720B955" w14:textId="77777777" w:rsidR="000B7E76" w:rsidRDefault="00EC0E53">
          <w:pPr>
            <w:pStyle w:val="TOC2"/>
            <w:tabs>
              <w:tab w:val="left" w:pos="1080"/>
              <w:tab w:val="right" w:leader="dot" w:pos="9350"/>
            </w:tabs>
            <w:rPr>
              <w:noProof/>
              <w:lang w:eastAsia="en-US"/>
            </w:rPr>
          </w:pPr>
          <w:hyperlink w:anchor="_Toc474485018" w:history="1">
            <w:r w:rsidR="000B7E76" w:rsidRPr="00C47F9C">
              <w:rPr>
                <w:rStyle w:val="Hyperlink"/>
                <w:noProof/>
              </w:rPr>
              <w:t>6.6</w:t>
            </w:r>
            <w:r w:rsidR="000B7E76">
              <w:rPr>
                <w:noProof/>
                <w:lang w:eastAsia="en-US"/>
              </w:rPr>
              <w:tab/>
            </w:r>
            <w:r w:rsidR="000B7E76" w:rsidRPr="00C47F9C">
              <w:rPr>
                <w:rStyle w:val="Hyperlink"/>
                <w:noProof/>
              </w:rPr>
              <w:t>Building ODE Software Artifacts</w:t>
            </w:r>
            <w:r w:rsidR="000B7E76">
              <w:rPr>
                <w:noProof/>
                <w:webHidden/>
              </w:rPr>
              <w:tab/>
            </w:r>
            <w:r w:rsidR="000B7E76">
              <w:rPr>
                <w:noProof/>
                <w:webHidden/>
              </w:rPr>
              <w:fldChar w:fldCharType="begin"/>
            </w:r>
            <w:r w:rsidR="000B7E76">
              <w:rPr>
                <w:noProof/>
                <w:webHidden/>
              </w:rPr>
              <w:instrText xml:space="preserve"> PAGEREF _Toc474485018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D72B205"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19" w:history="1">
            <w:r w:rsidR="000B7E76" w:rsidRPr="00C47F9C">
              <w:rPr>
                <w:rStyle w:val="Hyperlink"/>
                <w:noProof/>
              </w:rPr>
              <w:t>6.6.1</w:t>
            </w:r>
            <w:r w:rsidR="000B7E76">
              <w:rPr>
                <w:rFonts w:asciiTheme="minorHAnsi" w:eastAsiaTheme="minorEastAsia" w:hAnsiTheme="minorHAnsi" w:cstheme="minorBidi"/>
                <w:noProof/>
                <w:sz w:val="22"/>
                <w:szCs w:val="22"/>
              </w:rPr>
              <w:tab/>
            </w:r>
            <w:r w:rsidR="000B7E76" w:rsidRPr="00C47F9C">
              <w:rPr>
                <w:rStyle w:val="Hyperlink"/>
                <w:noProof/>
              </w:rPr>
              <w:t>Open-Source Repository</w:t>
            </w:r>
            <w:r w:rsidR="000B7E76">
              <w:rPr>
                <w:noProof/>
                <w:webHidden/>
              </w:rPr>
              <w:tab/>
            </w:r>
            <w:r w:rsidR="000B7E76">
              <w:rPr>
                <w:noProof/>
                <w:webHidden/>
              </w:rPr>
              <w:fldChar w:fldCharType="begin"/>
            </w:r>
            <w:r w:rsidR="000B7E76">
              <w:rPr>
                <w:noProof/>
                <w:webHidden/>
              </w:rPr>
              <w:instrText xml:space="preserve"> PAGEREF _Toc474485019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4242FE1"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0" w:history="1">
            <w:r w:rsidR="000B7E76" w:rsidRPr="00C47F9C">
              <w:rPr>
                <w:rStyle w:val="Hyperlink"/>
                <w:noProof/>
              </w:rPr>
              <w:t>6.6.2</w:t>
            </w:r>
            <w:r w:rsidR="000B7E76">
              <w:rPr>
                <w:rFonts w:asciiTheme="minorHAnsi" w:eastAsiaTheme="minorEastAsia" w:hAnsiTheme="minorHAnsi" w:cstheme="minorBidi"/>
                <w:noProof/>
                <w:sz w:val="22"/>
                <w:szCs w:val="22"/>
              </w:rPr>
              <w:tab/>
            </w:r>
            <w:r w:rsidR="000B7E76" w:rsidRPr="00C47F9C">
              <w:rPr>
                <w:rStyle w:val="Hyperlink"/>
                <w:noProof/>
              </w:rPr>
              <w:t>Private Repository</w:t>
            </w:r>
            <w:r w:rsidR="000B7E76">
              <w:rPr>
                <w:noProof/>
                <w:webHidden/>
              </w:rPr>
              <w:tab/>
            </w:r>
            <w:r w:rsidR="000B7E76">
              <w:rPr>
                <w:noProof/>
                <w:webHidden/>
              </w:rPr>
              <w:fldChar w:fldCharType="begin"/>
            </w:r>
            <w:r w:rsidR="000B7E76">
              <w:rPr>
                <w:noProof/>
                <w:webHidden/>
              </w:rPr>
              <w:instrText xml:space="preserve"> PAGEREF _Toc474485020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7B4D77D8"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1" w:history="1">
            <w:r w:rsidR="000B7E76" w:rsidRPr="00C47F9C">
              <w:rPr>
                <w:rStyle w:val="Hyperlink"/>
                <w:b/>
                <w:noProof/>
              </w:rPr>
              <w:t>6.6.3</w:t>
            </w:r>
            <w:r w:rsidR="000B7E76">
              <w:rPr>
                <w:rFonts w:asciiTheme="minorHAnsi" w:eastAsiaTheme="minorEastAsia" w:hAnsiTheme="minorHAnsi" w:cstheme="minorBidi"/>
                <w:noProof/>
                <w:sz w:val="22"/>
                <w:szCs w:val="22"/>
              </w:rPr>
              <w:tab/>
            </w:r>
            <w:r w:rsidR="000B7E76" w:rsidRPr="00C47F9C">
              <w:rPr>
                <w:rStyle w:val="Hyperlink"/>
                <w:noProof/>
              </w:rPr>
              <w:t>ODE Application Properties</w:t>
            </w:r>
            <w:r w:rsidR="000B7E76">
              <w:rPr>
                <w:noProof/>
                <w:webHidden/>
              </w:rPr>
              <w:tab/>
            </w:r>
            <w:r w:rsidR="000B7E76">
              <w:rPr>
                <w:noProof/>
                <w:webHidden/>
              </w:rPr>
              <w:fldChar w:fldCharType="begin"/>
            </w:r>
            <w:r w:rsidR="000B7E76">
              <w:rPr>
                <w:noProof/>
                <w:webHidden/>
              </w:rPr>
              <w:instrText xml:space="preserve"> PAGEREF _Toc474485021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65FB80A5"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2" w:history="1">
            <w:r w:rsidR="000B7E76" w:rsidRPr="00C47F9C">
              <w:rPr>
                <w:rStyle w:val="Hyperlink"/>
                <w:noProof/>
              </w:rPr>
              <w:t>6.6.4</w:t>
            </w:r>
            <w:r w:rsidR="000B7E76">
              <w:rPr>
                <w:rFonts w:asciiTheme="minorHAnsi" w:eastAsiaTheme="minorEastAsia" w:hAnsiTheme="minorHAnsi" w:cstheme="minorBidi"/>
                <w:noProof/>
                <w:sz w:val="22"/>
                <w:szCs w:val="22"/>
              </w:rPr>
              <w:tab/>
            </w:r>
            <w:r w:rsidR="000B7E76" w:rsidRPr="00C47F9C">
              <w:rPr>
                <w:rStyle w:val="Hyperlink"/>
                <w:noProof/>
              </w:rPr>
              <w:t>ODE Logging Properties</w:t>
            </w:r>
            <w:r w:rsidR="000B7E76">
              <w:rPr>
                <w:noProof/>
                <w:webHidden/>
              </w:rPr>
              <w:tab/>
            </w:r>
            <w:r w:rsidR="000B7E76">
              <w:rPr>
                <w:noProof/>
                <w:webHidden/>
              </w:rPr>
              <w:fldChar w:fldCharType="begin"/>
            </w:r>
            <w:r w:rsidR="000B7E76">
              <w:rPr>
                <w:noProof/>
                <w:webHidden/>
              </w:rPr>
              <w:instrText xml:space="preserve"> PAGEREF _Toc474485022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7C83186C" w14:textId="77777777" w:rsidR="000B7E76" w:rsidRDefault="00EC0E53">
          <w:pPr>
            <w:pStyle w:val="TOC1"/>
            <w:tabs>
              <w:tab w:val="left" w:pos="480"/>
              <w:tab w:val="right" w:leader="dot" w:pos="9350"/>
            </w:tabs>
            <w:rPr>
              <w:noProof/>
              <w:lang w:eastAsia="en-US"/>
            </w:rPr>
          </w:pPr>
          <w:hyperlink w:anchor="_Toc474485023" w:history="1">
            <w:r w:rsidR="000B7E76" w:rsidRPr="00C47F9C">
              <w:rPr>
                <w:rStyle w:val="Hyperlink"/>
                <w:noProof/>
              </w:rPr>
              <w:t>7</w:t>
            </w:r>
            <w:r w:rsidR="000B7E76">
              <w:rPr>
                <w:noProof/>
                <w:lang w:eastAsia="en-US"/>
              </w:rPr>
              <w:tab/>
            </w:r>
            <w:r w:rsidR="000B7E76" w:rsidRPr="00C47F9C">
              <w:rPr>
                <w:rStyle w:val="Hyperlink"/>
                <w:noProof/>
              </w:rPr>
              <w:t>ODE INTERFACES</w:t>
            </w:r>
            <w:r w:rsidR="000B7E76">
              <w:rPr>
                <w:noProof/>
                <w:webHidden/>
              </w:rPr>
              <w:tab/>
            </w:r>
            <w:r w:rsidR="000B7E76">
              <w:rPr>
                <w:noProof/>
                <w:webHidden/>
              </w:rPr>
              <w:fldChar w:fldCharType="begin"/>
            </w:r>
            <w:r w:rsidR="000B7E76">
              <w:rPr>
                <w:noProof/>
                <w:webHidden/>
              </w:rPr>
              <w:instrText xml:space="preserve"> PAGEREF _Toc474485023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4C4CE94F" w14:textId="77777777" w:rsidR="000B7E76" w:rsidRDefault="00EC0E53">
          <w:pPr>
            <w:pStyle w:val="TOC2"/>
            <w:tabs>
              <w:tab w:val="left" w:pos="1080"/>
              <w:tab w:val="right" w:leader="dot" w:pos="9350"/>
            </w:tabs>
            <w:rPr>
              <w:noProof/>
              <w:lang w:eastAsia="en-US"/>
            </w:rPr>
          </w:pPr>
          <w:hyperlink w:anchor="_Toc474485024" w:history="1">
            <w:r w:rsidR="000B7E76" w:rsidRPr="00C47F9C">
              <w:rPr>
                <w:rStyle w:val="Hyperlink"/>
                <w:noProof/>
              </w:rPr>
              <w:t>7.1</w:t>
            </w:r>
            <w:r w:rsidR="000B7E76">
              <w:rPr>
                <w:noProof/>
                <w:lang w:eastAsia="en-US"/>
              </w:rPr>
              <w:tab/>
            </w:r>
            <w:r w:rsidR="000B7E76" w:rsidRPr="00C47F9C">
              <w:rPr>
                <w:rStyle w:val="Hyperlink"/>
                <w:noProof/>
              </w:rPr>
              <w:t>File Copy Data Deposit</w:t>
            </w:r>
            <w:r w:rsidR="000B7E76">
              <w:rPr>
                <w:noProof/>
                <w:webHidden/>
              </w:rPr>
              <w:tab/>
            </w:r>
            <w:r w:rsidR="000B7E76">
              <w:rPr>
                <w:noProof/>
                <w:webHidden/>
              </w:rPr>
              <w:fldChar w:fldCharType="begin"/>
            </w:r>
            <w:r w:rsidR="000B7E76">
              <w:rPr>
                <w:noProof/>
                <w:webHidden/>
              </w:rPr>
              <w:instrText xml:space="preserve"> PAGEREF _Toc474485024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3D9F6220" w14:textId="77777777" w:rsidR="000B7E76" w:rsidRDefault="00EC0E53">
          <w:pPr>
            <w:pStyle w:val="TOC2"/>
            <w:tabs>
              <w:tab w:val="left" w:pos="1080"/>
              <w:tab w:val="right" w:leader="dot" w:pos="9350"/>
            </w:tabs>
            <w:rPr>
              <w:noProof/>
              <w:lang w:eastAsia="en-US"/>
            </w:rPr>
          </w:pPr>
          <w:hyperlink w:anchor="_Toc474485025" w:history="1">
            <w:r w:rsidR="000B7E76" w:rsidRPr="00C47F9C">
              <w:rPr>
                <w:rStyle w:val="Hyperlink"/>
                <w:noProof/>
              </w:rPr>
              <w:t>7.2</w:t>
            </w:r>
            <w:r w:rsidR="000B7E76">
              <w:rPr>
                <w:noProof/>
                <w:lang w:eastAsia="en-US"/>
              </w:rPr>
              <w:tab/>
            </w:r>
            <w:r w:rsidR="000B7E76" w:rsidRPr="00C47F9C">
              <w:rPr>
                <w:rStyle w:val="Hyperlink"/>
                <w:noProof/>
              </w:rPr>
              <w:t>ODE REST API</w:t>
            </w:r>
            <w:r w:rsidR="000B7E76">
              <w:rPr>
                <w:noProof/>
                <w:webHidden/>
              </w:rPr>
              <w:tab/>
            </w:r>
            <w:r w:rsidR="000B7E76">
              <w:rPr>
                <w:noProof/>
                <w:webHidden/>
              </w:rPr>
              <w:fldChar w:fldCharType="begin"/>
            </w:r>
            <w:r w:rsidR="000B7E76">
              <w:rPr>
                <w:noProof/>
                <w:webHidden/>
              </w:rPr>
              <w:instrText xml:space="preserve"> PAGEREF _Toc474485025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26844B14"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6" w:history="1">
            <w:r w:rsidR="000B7E76" w:rsidRPr="00C47F9C">
              <w:rPr>
                <w:rStyle w:val="Hyperlink"/>
                <w:b/>
                <w:noProof/>
              </w:rPr>
              <w:t>7.2.1</w:t>
            </w:r>
            <w:r w:rsidR="000B7E76">
              <w:rPr>
                <w:rFonts w:asciiTheme="minorHAnsi" w:eastAsiaTheme="minorEastAsia" w:hAnsiTheme="minorHAnsi" w:cstheme="minorBidi"/>
                <w:noProof/>
                <w:sz w:val="22"/>
                <w:szCs w:val="22"/>
              </w:rPr>
              <w:tab/>
            </w:r>
            <w:r w:rsidR="000B7E76" w:rsidRPr="00C47F9C">
              <w:rPr>
                <w:rStyle w:val="Hyperlink"/>
                <w:noProof/>
              </w:rPr>
              <w:t>Get Security Token (Future)</w:t>
            </w:r>
            <w:r w:rsidR="000B7E76">
              <w:rPr>
                <w:noProof/>
                <w:webHidden/>
              </w:rPr>
              <w:tab/>
            </w:r>
            <w:r w:rsidR="000B7E76">
              <w:rPr>
                <w:noProof/>
                <w:webHidden/>
              </w:rPr>
              <w:fldChar w:fldCharType="begin"/>
            </w:r>
            <w:r w:rsidR="000B7E76">
              <w:rPr>
                <w:noProof/>
                <w:webHidden/>
              </w:rPr>
              <w:instrText xml:space="preserve"> PAGEREF _Toc474485026 \h </w:instrText>
            </w:r>
            <w:r w:rsidR="000B7E76">
              <w:rPr>
                <w:noProof/>
                <w:webHidden/>
              </w:rPr>
            </w:r>
            <w:r w:rsidR="000B7E76">
              <w:rPr>
                <w:noProof/>
                <w:webHidden/>
              </w:rPr>
              <w:fldChar w:fldCharType="separate"/>
            </w:r>
            <w:r w:rsidR="000B7E76">
              <w:rPr>
                <w:noProof/>
                <w:webHidden/>
              </w:rPr>
              <w:t>16</w:t>
            </w:r>
            <w:r w:rsidR="000B7E76">
              <w:rPr>
                <w:noProof/>
                <w:webHidden/>
              </w:rPr>
              <w:fldChar w:fldCharType="end"/>
            </w:r>
          </w:hyperlink>
        </w:p>
        <w:p w14:paraId="3C4115DB"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7" w:history="1">
            <w:r w:rsidR="000B7E76" w:rsidRPr="00C47F9C">
              <w:rPr>
                <w:rStyle w:val="Hyperlink"/>
                <w:b/>
                <w:noProof/>
              </w:rPr>
              <w:t>7.2.2</w:t>
            </w:r>
            <w:r w:rsidR="000B7E76">
              <w:rPr>
                <w:rFonts w:asciiTheme="minorHAnsi" w:eastAsiaTheme="minorEastAsia" w:hAnsiTheme="minorHAnsi" w:cstheme="minorBidi"/>
                <w:noProof/>
                <w:sz w:val="22"/>
                <w:szCs w:val="22"/>
              </w:rPr>
              <w:tab/>
            </w:r>
            <w:r w:rsidR="000B7E76" w:rsidRPr="00C47F9C">
              <w:rPr>
                <w:rStyle w:val="Hyperlink"/>
                <w:noProof/>
              </w:rPr>
              <w:t>Revoke Security Token (Future)</w:t>
            </w:r>
            <w:r w:rsidR="000B7E76">
              <w:rPr>
                <w:noProof/>
                <w:webHidden/>
              </w:rPr>
              <w:tab/>
            </w:r>
            <w:r w:rsidR="000B7E76">
              <w:rPr>
                <w:noProof/>
                <w:webHidden/>
              </w:rPr>
              <w:fldChar w:fldCharType="begin"/>
            </w:r>
            <w:r w:rsidR="000B7E76">
              <w:rPr>
                <w:noProof/>
                <w:webHidden/>
              </w:rPr>
              <w:instrText xml:space="preserve"> PAGEREF _Toc474485027 \h </w:instrText>
            </w:r>
            <w:r w:rsidR="000B7E76">
              <w:rPr>
                <w:noProof/>
                <w:webHidden/>
              </w:rPr>
            </w:r>
            <w:r w:rsidR="000B7E76">
              <w:rPr>
                <w:noProof/>
                <w:webHidden/>
              </w:rPr>
              <w:fldChar w:fldCharType="separate"/>
            </w:r>
            <w:r w:rsidR="000B7E76">
              <w:rPr>
                <w:noProof/>
                <w:webHidden/>
              </w:rPr>
              <w:t>17</w:t>
            </w:r>
            <w:r w:rsidR="000B7E76">
              <w:rPr>
                <w:noProof/>
                <w:webHidden/>
              </w:rPr>
              <w:fldChar w:fldCharType="end"/>
            </w:r>
          </w:hyperlink>
        </w:p>
        <w:p w14:paraId="27F0595D"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8" w:history="1">
            <w:r w:rsidR="000B7E76" w:rsidRPr="00C47F9C">
              <w:rPr>
                <w:rStyle w:val="Hyperlink"/>
                <w:noProof/>
              </w:rPr>
              <w:t>7.2.3</w:t>
            </w:r>
            <w:r w:rsidR="000B7E76">
              <w:rPr>
                <w:rFonts w:asciiTheme="minorHAnsi" w:eastAsiaTheme="minorEastAsia" w:hAnsiTheme="minorHAnsi" w:cstheme="minorBidi"/>
                <w:noProof/>
                <w:sz w:val="22"/>
                <w:szCs w:val="22"/>
              </w:rPr>
              <w:tab/>
            </w:r>
            <w:r w:rsidR="000B7E76" w:rsidRPr="00C47F9C">
              <w:rPr>
                <w:rStyle w:val="Hyperlink"/>
                <w:noProof/>
              </w:rPr>
              <w:t>Upload BSM File</w:t>
            </w:r>
            <w:r w:rsidR="000B7E76">
              <w:rPr>
                <w:noProof/>
                <w:webHidden/>
              </w:rPr>
              <w:tab/>
            </w:r>
            <w:r w:rsidR="000B7E76">
              <w:rPr>
                <w:noProof/>
                <w:webHidden/>
              </w:rPr>
              <w:fldChar w:fldCharType="begin"/>
            </w:r>
            <w:r w:rsidR="000B7E76">
              <w:rPr>
                <w:noProof/>
                <w:webHidden/>
              </w:rPr>
              <w:instrText xml:space="preserve"> PAGEREF _Toc474485028 \h </w:instrText>
            </w:r>
            <w:r w:rsidR="000B7E76">
              <w:rPr>
                <w:noProof/>
                <w:webHidden/>
              </w:rPr>
            </w:r>
            <w:r w:rsidR="000B7E76">
              <w:rPr>
                <w:noProof/>
                <w:webHidden/>
              </w:rPr>
              <w:fldChar w:fldCharType="separate"/>
            </w:r>
            <w:r w:rsidR="000B7E76">
              <w:rPr>
                <w:noProof/>
                <w:webHidden/>
              </w:rPr>
              <w:t>18</w:t>
            </w:r>
            <w:r w:rsidR="000B7E76">
              <w:rPr>
                <w:noProof/>
                <w:webHidden/>
              </w:rPr>
              <w:fldChar w:fldCharType="end"/>
            </w:r>
          </w:hyperlink>
        </w:p>
        <w:p w14:paraId="4AA1005A"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29" w:history="1">
            <w:r w:rsidR="000B7E76" w:rsidRPr="00C47F9C">
              <w:rPr>
                <w:rStyle w:val="Hyperlink"/>
                <w:noProof/>
              </w:rPr>
              <w:t>7.2.4</w:t>
            </w:r>
            <w:r w:rsidR="000B7E76">
              <w:rPr>
                <w:rFonts w:asciiTheme="minorHAnsi" w:eastAsiaTheme="minorEastAsia" w:hAnsiTheme="minorHAnsi" w:cstheme="minorBidi"/>
                <w:noProof/>
                <w:sz w:val="22"/>
                <w:szCs w:val="22"/>
              </w:rPr>
              <w:tab/>
            </w:r>
            <w:r w:rsidR="000B7E76" w:rsidRPr="00C47F9C">
              <w:rPr>
                <w:rStyle w:val="Hyperlink"/>
                <w:noProof/>
              </w:rPr>
              <w:t>ODE MANAGE SNMP API</w:t>
            </w:r>
            <w:r w:rsidR="000B7E76">
              <w:rPr>
                <w:noProof/>
                <w:webHidden/>
              </w:rPr>
              <w:tab/>
            </w:r>
            <w:r w:rsidR="000B7E76">
              <w:rPr>
                <w:noProof/>
                <w:webHidden/>
              </w:rPr>
              <w:fldChar w:fldCharType="begin"/>
            </w:r>
            <w:r w:rsidR="000B7E76">
              <w:rPr>
                <w:noProof/>
                <w:webHidden/>
              </w:rPr>
              <w:instrText xml:space="preserve"> PAGEREF _Toc474485029 \h </w:instrText>
            </w:r>
            <w:r w:rsidR="000B7E76">
              <w:rPr>
                <w:noProof/>
                <w:webHidden/>
              </w:rPr>
            </w:r>
            <w:r w:rsidR="000B7E76">
              <w:rPr>
                <w:noProof/>
                <w:webHidden/>
              </w:rPr>
              <w:fldChar w:fldCharType="separate"/>
            </w:r>
            <w:r w:rsidR="000B7E76">
              <w:rPr>
                <w:noProof/>
                <w:webHidden/>
              </w:rPr>
              <w:t>19</w:t>
            </w:r>
            <w:r w:rsidR="000B7E76">
              <w:rPr>
                <w:noProof/>
                <w:webHidden/>
              </w:rPr>
              <w:fldChar w:fldCharType="end"/>
            </w:r>
          </w:hyperlink>
        </w:p>
        <w:p w14:paraId="1D97660C"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0" w:history="1">
            <w:r w:rsidR="000B7E76" w:rsidRPr="00C47F9C">
              <w:rPr>
                <w:rStyle w:val="Hyperlink"/>
                <w:noProof/>
              </w:rPr>
              <w:t>7.2.5</w:t>
            </w:r>
            <w:r w:rsidR="000B7E76">
              <w:rPr>
                <w:rFonts w:asciiTheme="minorHAnsi" w:eastAsiaTheme="minorEastAsia" w:hAnsiTheme="minorHAnsi" w:cstheme="minorBidi"/>
                <w:noProof/>
                <w:sz w:val="22"/>
                <w:szCs w:val="22"/>
              </w:rPr>
              <w:tab/>
            </w:r>
            <w:r w:rsidR="000B7E76" w:rsidRPr="00C47F9C">
              <w:rPr>
                <w:rStyle w:val="Hyperlink"/>
                <w:noProof/>
              </w:rPr>
              <w:t>ODE TIM Messages</w:t>
            </w:r>
            <w:r w:rsidR="000B7E76">
              <w:rPr>
                <w:noProof/>
                <w:webHidden/>
              </w:rPr>
              <w:tab/>
            </w:r>
            <w:r w:rsidR="000B7E76">
              <w:rPr>
                <w:noProof/>
                <w:webHidden/>
              </w:rPr>
              <w:fldChar w:fldCharType="begin"/>
            </w:r>
            <w:r w:rsidR="000B7E76">
              <w:rPr>
                <w:noProof/>
                <w:webHidden/>
              </w:rPr>
              <w:instrText xml:space="preserve"> PAGEREF _Toc474485030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54329CAC" w14:textId="77777777" w:rsidR="000B7E76" w:rsidRDefault="00EC0E53">
          <w:pPr>
            <w:pStyle w:val="TOC2"/>
            <w:tabs>
              <w:tab w:val="left" w:pos="1080"/>
              <w:tab w:val="right" w:leader="dot" w:pos="9350"/>
            </w:tabs>
            <w:rPr>
              <w:noProof/>
              <w:lang w:eastAsia="en-US"/>
            </w:rPr>
          </w:pPr>
          <w:hyperlink w:anchor="_Toc474485031" w:history="1">
            <w:r w:rsidR="000B7E76" w:rsidRPr="00C47F9C">
              <w:rPr>
                <w:rStyle w:val="Hyperlink"/>
                <w:noProof/>
              </w:rPr>
              <w:t>7.3</w:t>
            </w:r>
            <w:r w:rsidR="000B7E76">
              <w:rPr>
                <w:noProof/>
                <w:lang w:eastAsia="en-US"/>
              </w:rPr>
              <w:tab/>
            </w:r>
            <w:r w:rsidR="000B7E76" w:rsidRPr="00C47F9C">
              <w:rPr>
                <w:rStyle w:val="Hyperlink"/>
                <w:noProof/>
              </w:rPr>
              <w:t>ODE Streaming API</w:t>
            </w:r>
            <w:r w:rsidR="000B7E76">
              <w:rPr>
                <w:noProof/>
                <w:webHidden/>
              </w:rPr>
              <w:tab/>
            </w:r>
            <w:r w:rsidR="000B7E76">
              <w:rPr>
                <w:noProof/>
                <w:webHidden/>
              </w:rPr>
              <w:fldChar w:fldCharType="begin"/>
            </w:r>
            <w:r w:rsidR="000B7E76">
              <w:rPr>
                <w:noProof/>
                <w:webHidden/>
              </w:rPr>
              <w:instrText xml:space="preserve"> PAGEREF _Toc474485031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34B142CF"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2" w:history="1">
            <w:r w:rsidR="000B7E76" w:rsidRPr="00C47F9C">
              <w:rPr>
                <w:rStyle w:val="Hyperlink"/>
                <w:noProof/>
              </w:rPr>
              <w:t>7.3.1</w:t>
            </w:r>
            <w:r w:rsidR="000B7E76">
              <w:rPr>
                <w:rFonts w:asciiTheme="minorHAnsi" w:eastAsiaTheme="minorEastAsia" w:hAnsiTheme="minorHAnsi" w:cstheme="minorBidi"/>
                <w:noProof/>
                <w:sz w:val="22"/>
                <w:szCs w:val="22"/>
              </w:rPr>
              <w:tab/>
            </w:r>
            <w:r w:rsidR="000B7E76" w:rsidRPr="00C47F9C">
              <w:rPr>
                <w:rStyle w:val="Hyperlink"/>
                <w:noProof/>
              </w:rPr>
              <w:t>Direct Kafka Interface</w:t>
            </w:r>
            <w:r w:rsidR="000B7E76">
              <w:rPr>
                <w:noProof/>
                <w:webHidden/>
              </w:rPr>
              <w:tab/>
            </w:r>
            <w:r w:rsidR="000B7E76">
              <w:rPr>
                <w:noProof/>
                <w:webHidden/>
              </w:rPr>
              <w:fldChar w:fldCharType="begin"/>
            </w:r>
            <w:r w:rsidR="000B7E76">
              <w:rPr>
                <w:noProof/>
                <w:webHidden/>
              </w:rPr>
              <w:instrText xml:space="preserve"> PAGEREF _Toc474485032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0F5CCE40"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3" w:history="1">
            <w:r w:rsidR="000B7E76" w:rsidRPr="00C47F9C">
              <w:rPr>
                <w:rStyle w:val="Hyperlink"/>
                <w:noProof/>
              </w:rPr>
              <w:t>7.3.2</w:t>
            </w:r>
            <w:r w:rsidR="000B7E76">
              <w:rPr>
                <w:rFonts w:asciiTheme="minorHAnsi" w:eastAsiaTheme="minorEastAsia" w:hAnsiTheme="minorHAnsi" w:cstheme="minorBidi"/>
                <w:noProof/>
                <w:sz w:val="22"/>
                <w:szCs w:val="22"/>
              </w:rPr>
              <w:tab/>
            </w:r>
            <w:r w:rsidR="000B7E76" w:rsidRPr="00C47F9C">
              <w:rPr>
                <w:rStyle w:val="Hyperlink"/>
                <w:noProof/>
              </w:rPr>
              <w:t>ODE WebSocket Interface</w:t>
            </w:r>
            <w:r w:rsidR="000B7E76">
              <w:rPr>
                <w:noProof/>
                <w:webHidden/>
              </w:rPr>
              <w:tab/>
            </w:r>
            <w:r w:rsidR="000B7E76">
              <w:rPr>
                <w:noProof/>
                <w:webHidden/>
              </w:rPr>
              <w:fldChar w:fldCharType="begin"/>
            </w:r>
            <w:r w:rsidR="000B7E76">
              <w:rPr>
                <w:noProof/>
                <w:webHidden/>
              </w:rPr>
              <w:instrText xml:space="preserve"> PAGEREF _Toc474485033 \h </w:instrText>
            </w:r>
            <w:r w:rsidR="000B7E76">
              <w:rPr>
                <w:noProof/>
                <w:webHidden/>
              </w:rPr>
            </w:r>
            <w:r w:rsidR="000B7E76">
              <w:rPr>
                <w:noProof/>
                <w:webHidden/>
              </w:rPr>
              <w:fldChar w:fldCharType="separate"/>
            </w:r>
            <w:r w:rsidR="000B7E76">
              <w:rPr>
                <w:noProof/>
                <w:webHidden/>
              </w:rPr>
              <w:t>21</w:t>
            </w:r>
            <w:r w:rsidR="000B7E76">
              <w:rPr>
                <w:noProof/>
                <w:webHidden/>
              </w:rPr>
              <w:fldChar w:fldCharType="end"/>
            </w:r>
          </w:hyperlink>
        </w:p>
        <w:p w14:paraId="766138ED" w14:textId="77777777" w:rsidR="000B7E76" w:rsidRDefault="00EC0E53">
          <w:pPr>
            <w:pStyle w:val="TOC2"/>
            <w:tabs>
              <w:tab w:val="left" w:pos="1080"/>
              <w:tab w:val="right" w:leader="dot" w:pos="9350"/>
            </w:tabs>
            <w:rPr>
              <w:noProof/>
              <w:lang w:eastAsia="en-US"/>
            </w:rPr>
          </w:pPr>
          <w:hyperlink w:anchor="_Toc474485034" w:history="1">
            <w:r w:rsidR="000B7E76" w:rsidRPr="00C47F9C">
              <w:rPr>
                <w:rStyle w:val="Hyperlink"/>
                <w:noProof/>
              </w:rPr>
              <w:t>7.4</w:t>
            </w:r>
            <w:r w:rsidR="000B7E76">
              <w:rPr>
                <w:noProof/>
                <w:lang w:eastAsia="en-US"/>
              </w:rPr>
              <w:tab/>
            </w:r>
            <w:r w:rsidR="000B7E76" w:rsidRPr="00C47F9C">
              <w:rPr>
                <w:rStyle w:val="Hyperlink"/>
                <w:noProof/>
              </w:rPr>
              <w:t>ODE Request Schemas</w:t>
            </w:r>
            <w:r w:rsidR="000B7E76">
              <w:rPr>
                <w:noProof/>
                <w:webHidden/>
              </w:rPr>
              <w:tab/>
            </w:r>
            <w:r w:rsidR="000B7E76">
              <w:rPr>
                <w:noProof/>
                <w:webHidden/>
              </w:rPr>
              <w:fldChar w:fldCharType="begin"/>
            </w:r>
            <w:r w:rsidR="000B7E76">
              <w:rPr>
                <w:noProof/>
                <w:webHidden/>
              </w:rPr>
              <w:instrText xml:space="preserve"> PAGEREF _Toc474485034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0AD1C779"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5" w:history="1">
            <w:r w:rsidR="000B7E76" w:rsidRPr="00C47F9C">
              <w:rPr>
                <w:rStyle w:val="Hyperlink"/>
                <w:noProof/>
              </w:rPr>
              <w:t>7.4.1</w:t>
            </w:r>
            <w:r w:rsidR="000B7E76">
              <w:rPr>
                <w:rFonts w:asciiTheme="minorHAnsi" w:eastAsiaTheme="minorEastAsia" w:hAnsiTheme="minorHAnsi" w:cstheme="minorBidi"/>
                <w:noProof/>
                <w:sz w:val="22"/>
                <w:szCs w:val="22"/>
              </w:rPr>
              <w:tab/>
            </w:r>
            <w:r w:rsidR="000B7E76" w:rsidRPr="00C47F9C">
              <w:rPr>
                <w:rStyle w:val="Hyperlink"/>
                <w:noProof/>
              </w:rPr>
              <w:t>Subscription Data Request</w:t>
            </w:r>
            <w:r w:rsidR="000B7E76">
              <w:rPr>
                <w:noProof/>
                <w:webHidden/>
              </w:rPr>
              <w:tab/>
            </w:r>
            <w:r w:rsidR="000B7E76">
              <w:rPr>
                <w:noProof/>
                <w:webHidden/>
              </w:rPr>
              <w:fldChar w:fldCharType="begin"/>
            </w:r>
            <w:r w:rsidR="000B7E76">
              <w:rPr>
                <w:noProof/>
                <w:webHidden/>
              </w:rPr>
              <w:instrText xml:space="preserve"> PAGEREF _Toc474485035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2CDE2BAC" w14:textId="77777777" w:rsidR="000B7E76" w:rsidRDefault="00EC0E53">
          <w:pPr>
            <w:pStyle w:val="TOC2"/>
            <w:tabs>
              <w:tab w:val="left" w:pos="1080"/>
              <w:tab w:val="right" w:leader="dot" w:pos="9350"/>
            </w:tabs>
            <w:rPr>
              <w:noProof/>
              <w:lang w:eastAsia="en-US"/>
            </w:rPr>
          </w:pPr>
          <w:hyperlink w:anchor="_Toc474485036" w:history="1">
            <w:r w:rsidR="000B7E76" w:rsidRPr="00C47F9C">
              <w:rPr>
                <w:rStyle w:val="Hyperlink"/>
                <w:noProof/>
              </w:rPr>
              <w:t>7.5</w:t>
            </w:r>
            <w:r w:rsidR="000B7E76">
              <w:rPr>
                <w:noProof/>
                <w:lang w:eastAsia="en-US"/>
              </w:rPr>
              <w:tab/>
            </w:r>
            <w:r w:rsidR="000B7E76" w:rsidRPr="00C47F9C">
              <w:rPr>
                <w:rStyle w:val="Hyperlink"/>
                <w:noProof/>
              </w:rPr>
              <w:t>ODE Response Schemas</w:t>
            </w:r>
            <w:r w:rsidR="000B7E76">
              <w:rPr>
                <w:noProof/>
                <w:webHidden/>
              </w:rPr>
              <w:tab/>
            </w:r>
            <w:r w:rsidR="000B7E76">
              <w:rPr>
                <w:noProof/>
                <w:webHidden/>
              </w:rPr>
              <w:fldChar w:fldCharType="begin"/>
            </w:r>
            <w:r w:rsidR="000B7E76">
              <w:rPr>
                <w:noProof/>
                <w:webHidden/>
              </w:rPr>
              <w:instrText xml:space="preserve"> PAGEREF _Toc474485036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623E4098"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7" w:history="1">
            <w:r w:rsidR="000B7E76" w:rsidRPr="00C47F9C">
              <w:rPr>
                <w:rStyle w:val="Hyperlink"/>
                <w:noProof/>
              </w:rPr>
              <w:t>7.5.1</w:t>
            </w:r>
            <w:r w:rsidR="000B7E76">
              <w:rPr>
                <w:rFonts w:asciiTheme="minorHAnsi" w:eastAsiaTheme="minorEastAsia" w:hAnsiTheme="minorHAnsi" w:cstheme="minorBidi"/>
                <w:noProof/>
                <w:sz w:val="22"/>
                <w:szCs w:val="22"/>
              </w:rPr>
              <w:tab/>
            </w:r>
            <w:r w:rsidR="000B7E76" w:rsidRPr="00C47F9C">
              <w:rPr>
                <w:rStyle w:val="Hyperlink"/>
                <w:noProof/>
              </w:rPr>
              <w:t>ODE Data Message</w:t>
            </w:r>
            <w:r w:rsidR="000B7E76">
              <w:rPr>
                <w:noProof/>
                <w:webHidden/>
              </w:rPr>
              <w:tab/>
            </w:r>
            <w:r w:rsidR="000B7E76">
              <w:rPr>
                <w:noProof/>
                <w:webHidden/>
              </w:rPr>
              <w:fldChar w:fldCharType="begin"/>
            </w:r>
            <w:r w:rsidR="000B7E76">
              <w:rPr>
                <w:noProof/>
                <w:webHidden/>
              </w:rPr>
              <w:instrText xml:space="preserve"> PAGEREF _Toc474485037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094102A1"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8" w:history="1">
            <w:r w:rsidR="000B7E76" w:rsidRPr="00C47F9C">
              <w:rPr>
                <w:rStyle w:val="Hyperlink"/>
                <w:noProof/>
              </w:rPr>
              <w:t>7.5.2</w:t>
            </w:r>
            <w:r w:rsidR="000B7E76">
              <w:rPr>
                <w:rFonts w:asciiTheme="minorHAnsi" w:eastAsiaTheme="minorEastAsia" w:hAnsiTheme="minorHAnsi" w:cstheme="minorBidi"/>
                <w:noProof/>
                <w:sz w:val="22"/>
                <w:szCs w:val="22"/>
              </w:rPr>
              <w:tab/>
            </w:r>
            <w:r w:rsidR="000B7E76" w:rsidRPr="00C47F9C">
              <w:rPr>
                <w:rStyle w:val="Hyperlink"/>
                <w:noProof/>
              </w:rPr>
              <w:t>ODE Message Metadata</w:t>
            </w:r>
            <w:r w:rsidR="000B7E76">
              <w:rPr>
                <w:noProof/>
                <w:webHidden/>
              </w:rPr>
              <w:tab/>
            </w:r>
            <w:r w:rsidR="000B7E76">
              <w:rPr>
                <w:noProof/>
                <w:webHidden/>
              </w:rPr>
              <w:fldChar w:fldCharType="begin"/>
            </w:r>
            <w:r w:rsidR="000B7E76">
              <w:rPr>
                <w:noProof/>
                <w:webHidden/>
              </w:rPr>
              <w:instrText xml:space="preserve"> PAGEREF _Toc474485038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1E0E942F"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39" w:history="1">
            <w:r w:rsidR="000B7E76" w:rsidRPr="00C47F9C">
              <w:rPr>
                <w:rStyle w:val="Hyperlink"/>
                <w:noProof/>
              </w:rPr>
              <w:t>7.5.3</w:t>
            </w:r>
            <w:r w:rsidR="000B7E76">
              <w:rPr>
                <w:rFonts w:asciiTheme="minorHAnsi" w:eastAsiaTheme="minorEastAsia" w:hAnsiTheme="minorHAnsi" w:cstheme="minorBidi"/>
                <w:noProof/>
                <w:sz w:val="22"/>
                <w:szCs w:val="22"/>
              </w:rPr>
              <w:tab/>
            </w:r>
            <w:r w:rsidR="000B7E76" w:rsidRPr="00C47F9C">
              <w:rPr>
                <w:rStyle w:val="Hyperlink"/>
                <w:noProof/>
              </w:rPr>
              <w:t>ODE Payload Violation</w:t>
            </w:r>
            <w:r w:rsidR="000B7E76">
              <w:rPr>
                <w:noProof/>
                <w:webHidden/>
              </w:rPr>
              <w:tab/>
            </w:r>
            <w:r w:rsidR="000B7E76">
              <w:rPr>
                <w:noProof/>
                <w:webHidden/>
              </w:rPr>
              <w:fldChar w:fldCharType="begin"/>
            </w:r>
            <w:r w:rsidR="000B7E76">
              <w:rPr>
                <w:noProof/>
                <w:webHidden/>
              </w:rPr>
              <w:instrText xml:space="preserve"> PAGEREF _Toc474485039 \h </w:instrText>
            </w:r>
            <w:r w:rsidR="000B7E76">
              <w:rPr>
                <w:noProof/>
                <w:webHidden/>
              </w:rPr>
            </w:r>
            <w:r w:rsidR="000B7E76">
              <w:rPr>
                <w:noProof/>
                <w:webHidden/>
              </w:rPr>
              <w:fldChar w:fldCharType="separate"/>
            </w:r>
            <w:r w:rsidR="000B7E76">
              <w:rPr>
                <w:noProof/>
                <w:webHidden/>
              </w:rPr>
              <w:t>25</w:t>
            </w:r>
            <w:r w:rsidR="000B7E76">
              <w:rPr>
                <w:noProof/>
                <w:webHidden/>
              </w:rPr>
              <w:fldChar w:fldCharType="end"/>
            </w:r>
          </w:hyperlink>
        </w:p>
        <w:p w14:paraId="3057A3AB"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40" w:history="1">
            <w:r w:rsidR="000B7E76" w:rsidRPr="00C47F9C">
              <w:rPr>
                <w:rStyle w:val="Hyperlink"/>
                <w:noProof/>
              </w:rPr>
              <w:t>7.5.4</w:t>
            </w:r>
            <w:r w:rsidR="000B7E76">
              <w:rPr>
                <w:rFonts w:asciiTheme="minorHAnsi" w:eastAsiaTheme="minorEastAsia" w:hAnsiTheme="minorHAnsi" w:cstheme="minorBidi"/>
                <w:noProof/>
                <w:sz w:val="22"/>
                <w:szCs w:val="22"/>
              </w:rPr>
              <w:tab/>
            </w:r>
            <w:r w:rsidR="000B7E76" w:rsidRPr="00C47F9C">
              <w:rPr>
                <w:rStyle w:val="Hyperlink"/>
                <w:noProof/>
              </w:rPr>
              <w:t>ODE GET TOKEN Response</w:t>
            </w:r>
            <w:r w:rsidR="000B7E76">
              <w:rPr>
                <w:noProof/>
                <w:webHidden/>
              </w:rPr>
              <w:tab/>
            </w:r>
            <w:r w:rsidR="000B7E76">
              <w:rPr>
                <w:noProof/>
                <w:webHidden/>
              </w:rPr>
              <w:fldChar w:fldCharType="begin"/>
            </w:r>
            <w:r w:rsidR="000B7E76">
              <w:rPr>
                <w:noProof/>
                <w:webHidden/>
              </w:rPr>
              <w:instrText xml:space="preserve"> PAGEREF _Toc474485040 \h </w:instrText>
            </w:r>
            <w:r w:rsidR="000B7E76">
              <w:rPr>
                <w:noProof/>
                <w:webHidden/>
              </w:rPr>
            </w:r>
            <w:r w:rsidR="000B7E76">
              <w:rPr>
                <w:noProof/>
                <w:webHidden/>
              </w:rPr>
              <w:fldChar w:fldCharType="separate"/>
            </w:r>
            <w:r w:rsidR="000B7E76">
              <w:rPr>
                <w:noProof/>
                <w:webHidden/>
              </w:rPr>
              <w:t>26</w:t>
            </w:r>
            <w:r w:rsidR="000B7E76">
              <w:rPr>
                <w:noProof/>
                <w:webHidden/>
              </w:rPr>
              <w:fldChar w:fldCharType="end"/>
            </w:r>
          </w:hyperlink>
        </w:p>
        <w:p w14:paraId="2D2EB3BC"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41" w:history="1">
            <w:r w:rsidR="000B7E76" w:rsidRPr="00C47F9C">
              <w:rPr>
                <w:rStyle w:val="Hyperlink"/>
                <w:noProof/>
              </w:rPr>
              <w:t>7.5.5</w:t>
            </w:r>
            <w:r w:rsidR="000B7E76">
              <w:rPr>
                <w:rFonts w:asciiTheme="minorHAnsi" w:eastAsiaTheme="minorEastAsia" w:hAnsiTheme="minorHAnsi" w:cstheme="minorBidi"/>
                <w:noProof/>
                <w:sz w:val="22"/>
                <w:szCs w:val="22"/>
              </w:rPr>
              <w:tab/>
            </w:r>
            <w:r w:rsidR="000B7E76" w:rsidRPr="00C47F9C">
              <w:rPr>
                <w:rStyle w:val="Hyperlink"/>
                <w:noProof/>
              </w:rPr>
              <w:t>ODE Status Message</w:t>
            </w:r>
            <w:r w:rsidR="000B7E76">
              <w:rPr>
                <w:noProof/>
                <w:webHidden/>
              </w:rPr>
              <w:tab/>
            </w:r>
            <w:r w:rsidR="000B7E76">
              <w:rPr>
                <w:noProof/>
                <w:webHidden/>
              </w:rPr>
              <w:fldChar w:fldCharType="begin"/>
            </w:r>
            <w:r w:rsidR="000B7E76">
              <w:rPr>
                <w:noProof/>
                <w:webHidden/>
              </w:rPr>
              <w:instrText xml:space="preserve"> PAGEREF _Toc474485041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73B1FA40"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42" w:history="1">
            <w:r w:rsidR="000B7E76" w:rsidRPr="00C47F9C">
              <w:rPr>
                <w:rStyle w:val="Hyperlink"/>
                <w:noProof/>
              </w:rPr>
              <w:t>7.5.6</w:t>
            </w:r>
            <w:r w:rsidR="000B7E76">
              <w:rPr>
                <w:rFonts w:asciiTheme="minorHAnsi" w:eastAsiaTheme="minorEastAsia" w:hAnsiTheme="minorHAnsi" w:cstheme="minorBidi"/>
                <w:noProof/>
                <w:sz w:val="22"/>
                <w:szCs w:val="22"/>
              </w:rPr>
              <w:tab/>
            </w:r>
            <w:r w:rsidR="000B7E76" w:rsidRPr="00C47F9C">
              <w:rPr>
                <w:rStyle w:val="Hyperlink"/>
                <w:noProof/>
              </w:rPr>
              <w:t>ODE Control Message</w:t>
            </w:r>
            <w:r w:rsidR="000B7E76">
              <w:rPr>
                <w:noProof/>
                <w:webHidden/>
              </w:rPr>
              <w:tab/>
            </w:r>
            <w:r w:rsidR="000B7E76">
              <w:rPr>
                <w:noProof/>
                <w:webHidden/>
              </w:rPr>
              <w:fldChar w:fldCharType="begin"/>
            </w:r>
            <w:r w:rsidR="000B7E76">
              <w:rPr>
                <w:noProof/>
                <w:webHidden/>
              </w:rPr>
              <w:instrText xml:space="preserve"> PAGEREF _Toc474485042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0DDA69FB"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43" w:history="1">
            <w:r w:rsidR="000B7E76" w:rsidRPr="00C47F9C">
              <w:rPr>
                <w:rStyle w:val="Hyperlink"/>
                <w:noProof/>
              </w:rPr>
              <w:t>7.5.7</w:t>
            </w:r>
            <w:r w:rsidR="000B7E76">
              <w:rPr>
                <w:rFonts w:asciiTheme="minorHAnsi" w:eastAsiaTheme="minorEastAsia" w:hAnsiTheme="minorHAnsi" w:cstheme="minorBidi"/>
                <w:noProof/>
                <w:sz w:val="22"/>
                <w:szCs w:val="22"/>
              </w:rPr>
              <w:tab/>
            </w:r>
            <w:r w:rsidR="000B7E76" w:rsidRPr="00C47F9C">
              <w:rPr>
                <w:rStyle w:val="Hyperlink"/>
                <w:noProof/>
              </w:rPr>
              <w:t>ODE Data Message Payload</w:t>
            </w:r>
            <w:r w:rsidR="000B7E76">
              <w:rPr>
                <w:noProof/>
                <w:webHidden/>
              </w:rPr>
              <w:tab/>
            </w:r>
            <w:r w:rsidR="000B7E76">
              <w:rPr>
                <w:noProof/>
                <w:webHidden/>
              </w:rPr>
              <w:fldChar w:fldCharType="begin"/>
            </w:r>
            <w:r w:rsidR="000B7E76">
              <w:rPr>
                <w:noProof/>
                <w:webHidden/>
              </w:rPr>
              <w:instrText xml:space="preserve"> PAGEREF _Toc474485043 \h </w:instrText>
            </w:r>
            <w:r w:rsidR="000B7E76">
              <w:rPr>
                <w:noProof/>
                <w:webHidden/>
              </w:rPr>
            </w:r>
            <w:r w:rsidR="000B7E76">
              <w:rPr>
                <w:noProof/>
                <w:webHidden/>
              </w:rPr>
              <w:fldChar w:fldCharType="separate"/>
            </w:r>
            <w:r w:rsidR="000B7E76">
              <w:rPr>
                <w:noProof/>
                <w:webHidden/>
              </w:rPr>
              <w:t>28</w:t>
            </w:r>
            <w:r w:rsidR="000B7E76">
              <w:rPr>
                <w:noProof/>
                <w:webHidden/>
              </w:rPr>
              <w:fldChar w:fldCharType="end"/>
            </w:r>
          </w:hyperlink>
        </w:p>
        <w:p w14:paraId="0F20780F" w14:textId="77777777" w:rsidR="000B7E76" w:rsidRDefault="00EC0E53">
          <w:pPr>
            <w:pStyle w:val="TOC3"/>
            <w:tabs>
              <w:tab w:val="left" w:pos="1440"/>
              <w:tab w:val="right" w:leader="dot" w:pos="9350"/>
            </w:tabs>
            <w:rPr>
              <w:rFonts w:asciiTheme="minorHAnsi" w:eastAsiaTheme="minorEastAsia" w:hAnsiTheme="minorHAnsi" w:cstheme="minorBidi"/>
              <w:noProof/>
              <w:sz w:val="22"/>
              <w:szCs w:val="22"/>
            </w:rPr>
          </w:pPr>
          <w:hyperlink w:anchor="_Toc474485044" w:history="1">
            <w:r w:rsidR="000B7E76" w:rsidRPr="00C47F9C">
              <w:rPr>
                <w:rStyle w:val="Hyperlink"/>
                <w:noProof/>
              </w:rPr>
              <w:t>7.5.8</w:t>
            </w:r>
            <w:r w:rsidR="000B7E76">
              <w:rPr>
                <w:rFonts w:asciiTheme="minorHAnsi" w:eastAsiaTheme="minorEastAsia" w:hAnsiTheme="minorHAnsi" w:cstheme="minorBidi"/>
                <w:noProof/>
                <w:sz w:val="22"/>
                <w:szCs w:val="22"/>
              </w:rPr>
              <w:tab/>
            </w:r>
            <w:r w:rsidR="000B7E76" w:rsidRPr="00C47F9C">
              <w:rPr>
                <w:rStyle w:val="Hyperlink"/>
                <w:noProof/>
              </w:rPr>
              <w:t>ODE Data Message Supporting Data Structures</w:t>
            </w:r>
            <w:r w:rsidR="000B7E76">
              <w:rPr>
                <w:noProof/>
                <w:webHidden/>
              </w:rPr>
              <w:tab/>
            </w:r>
            <w:r w:rsidR="000B7E76">
              <w:rPr>
                <w:noProof/>
                <w:webHidden/>
              </w:rPr>
              <w:fldChar w:fldCharType="begin"/>
            </w:r>
            <w:r w:rsidR="000B7E76">
              <w:rPr>
                <w:noProof/>
                <w:webHidden/>
              </w:rPr>
              <w:instrText xml:space="preserve"> PAGEREF _Toc474485044 \h </w:instrText>
            </w:r>
            <w:r w:rsidR="000B7E76">
              <w:rPr>
                <w:noProof/>
                <w:webHidden/>
              </w:rPr>
            </w:r>
            <w:r w:rsidR="000B7E76">
              <w:rPr>
                <w:noProof/>
                <w:webHidden/>
              </w:rPr>
              <w:fldChar w:fldCharType="separate"/>
            </w:r>
            <w:r w:rsidR="000B7E76">
              <w:rPr>
                <w:noProof/>
                <w:webHidden/>
              </w:rPr>
              <w:t>29</w:t>
            </w:r>
            <w:r w:rsidR="000B7E76">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11" w:name="_Toc464836201"/>
      <w:bookmarkStart w:id="12" w:name="_Toc474485006"/>
      <w:r w:rsidRPr="0027246B">
        <w:t>V</w:t>
      </w:r>
      <w:r w:rsidR="00CE5487">
        <w:t>ersion History</w:t>
      </w:r>
      <w:bookmarkEnd w:id="11"/>
      <w:bookmarkEnd w:id="12"/>
    </w:p>
    <w:tbl>
      <w:tblPr>
        <w:tblStyle w:val="MediumGrid3-Accent1"/>
        <w:tblpPr w:leftFromText="180" w:rightFromText="180" w:vertAnchor="text" w:horzAnchor="margin" w:tblpY="97"/>
        <w:tblW w:w="9350" w:type="dxa"/>
        <w:tblLayout w:type="fixed"/>
        <w:tblLook w:val="04A0" w:firstRow="1" w:lastRow="0" w:firstColumn="1" w:lastColumn="0" w:noHBand="0" w:noVBand="1"/>
        <w:tblPrChange w:id="13" w:author="Musavi, Hamid [USA]" w:date="2017-03-12T19:50:00Z">
          <w:tblPr>
            <w:tblStyle w:val="MediumGrid3-Accent1"/>
            <w:tblpPr w:leftFromText="180" w:rightFromText="180" w:vertAnchor="text" w:horzAnchor="margin" w:tblpY="97"/>
            <w:tblW w:w="9018" w:type="dxa"/>
            <w:tblLayout w:type="fixed"/>
            <w:tblLook w:val="04A0" w:firstRow="1" w:lastRow="0" w:firstColumn="1" w:lastColumn="0" w:noHBand="0" w:noVBand="1"/>
          </w:tblPr>
        </w:tblPrChange>
      </w:tblPr>
      <w:tblGrid>
        <w:gridCol w:w="1160"/>
        <w:gridCol w:w="1820"/>
        <w:gridCol w:w="1529"/>
        <w:gridCol w:w="4841"/>
        <w:tblGridChange w:id="14">
          <w:tblGrid>
            <w:gridCol w:w="1160"/>
            <w:gridCol w:w="1820"/>
            <w:gridCol w:w="1529"/>
            <w:gridCol w:w="4509"/>
          </w:tblGrid>
        </w:tblGridChange>
      </w:tblGrid>
      <w:tr w:rsidR="00314B85" w14:paraId="7F9006E9" w14:textId="77777777" w:rsidTr="00A956BC">
        <w:trPr>
          <w:cnfStyle w:val="100000000000" w:firstRow="1" w:lastRow="0" w:firstColumn="0" w:lastColumn="0" w:oddVBand="0" w:evenVBand="0" w:oddHBand="0" w:evenHBand="0" w:firstRowFirstColumn="0" w:firstRowLastColumn="0" w:lastRowFirstColumn="0" w:lastRowLastColumn="0"/>
          <w:trHeight w:val="660"/>
          <w:trPrChange w:id="15" w:author="Musavi, Hamid [USA]" w:date="2017-03-12T19:50:00Z">
            <w:trPr>
              <w:trHeight w:val="660"/>
            </w:trPr>
          </w:trPrChange>
        </w:trPr>
        <w:tc>
          <w:tcPr>
            <w:cnfStyle w:val="001000000000" w:firstRow="0" w:lastRow="0" w:firstColumn="1" w:lastColumn="0" w:oddVBand="0" w:evenVBand="0" w:oddHBand="0" w:evenHBand="0" w:firstRowFirstColumn="0" w:firstRowLastColumn="0" w:lastRowFirstColumn="0" w:lastRowLastColumn="0"/>
            <w:tcW w:w="1160" w:type="dxa"/>
            <w:hideMark/>
            <w:tcPrChange w:id="16" w:author="Musavi, Hamid [USA]" w:date="2017-03-12T19:50:00Z">
              <w:tcPr>
                <w:tcW w:w="1160" w:type="dxa"/>
                <w:hideMark/>
              </w:tcPr>
            </w:tcPrChange>
          </w:tcPr>
          <w:p w14:paraId="1A3FBE28" w14:textId="0622720B" w:rsidR="00314B85" w:rsidRPr="00314B85" w:rsidRDefault="00314B85" w:rsidP="002C2917">
            <w:pPr>
              <w:pStyle w:val="NormalArial11"/>
              <w:cnfStyle w:val="101000000000" w:firstRow="1" w:lastRow="0" w:firstColumn="1" w:lastColumn="0" w:oddVBand="0" w:evenVBand="0" w:oddHBand="0" w:evenHBand="0" w:firstRowFirstColumn="0" w:firstRowLastColumn="0" w:lastRowFirstColumn="0" w:lastRowLastColumn="0"/>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Change w:id="17" w:author="Musavi, Hamid [USA]" w:date="2017-03-12T19:50:00Z">
              <w:tcPr>
                <w:tcW w:w="1820" w:type="dxa"/>
                <w:hideMark/>
              </w:tcPr>
            </w:tcPrChange>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Change w:id="18" w:author="Musavi, Hamid [USA]" w:date="2017-03-12T19:50:00Z">
              <w:tcPr>
                <w:tcW w:w="1529" w:type="dxa"/>
                <w:hideMark/>
              </w:tcPr>
            </w:tcPrChange>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Change w:id="19" w:author="Musavi, Hamid [USA]" w:date="2017-03-12T19:50:00Z">
              <w:tcPr>
                <w:tcW w:w="4509" w:type="dxa"/>
              </w:tcPr>
            </w:tcPrChange>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A956BC">
        <w:trPr>
          <w:cnfStyle w:val="000000100000" w:firstRow="0" w:lastRow="0" w:firstColumn="0" w:lastColumn="0" w:oddVBand="0" w:evenVBand="0" w:oddHBand="1" w:evenHBand="0" w:firstRowFirstColumn="0" w:firstRowLastColumn="0" w:lastRowFirstColumn="0" w:lastRowLastColumn="0"/>
          <w:trHeight w:val="311"/>
          <w:trPrChange w:id="20" w:author="Musavi, Hamid [USA]" w:date="2017-03-12T19:50:00Z">
            <w:trPr>
              <w:trHeight w:val="311"/>
            </w:trPr>
          </w:trPrChange>
        </w:trPr>
        <w:tc>
          <w:tcPr>
            <w:cnfStyle w:val="001000000000" w:firstRow="0" w:lastRow="0" w:firstColumn="1" w:lastColumn="0" w:oddVBand="0" w:evenVBand="0" w:oddHBand="0" w:evenHBand="0" w:firstRowFirstColumn="0" w:firstRowLastColumn="0" w:lastRowFirstColumn="0" w:lastRowLastColumn="0"/>
            <w:tcW w:w="1160" w:type="dxa"/>
            <w:tcPrChange w:id="21" w:author="Musavi, Hamid [USA]" w:date="2017-03-12T19:50:00Z">
              <w:tcPr>
                <w:tcW w:w="1160" w:type="dxa"/>
              </w:tcPr>
            </w:tcPrChange>
          </w:tcPr>
          <w:p w14:paraId="53661D0B" w14:textId="6D1EAE23" w:rsidR="00314B85" w:rsidRPr="00314B85" w:rsidRDefault="002C2917" w:rsidP="004E2E31">
            <w:pPr>
              <w:pStyle w:val="NormalArial11"/>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1.0</w:t>
            </w:r>
          </w:p>
        </w:tc>
        <w:tc>
          <w:tcPr>
            <w:tcW w:w="1820" w:type="dxa"/>
            <w:tcPrChange w:id="22" w:author="Musavi, Hamid [USA]" w:date="2017-03-12T19:50:00Z">
              <w:tcPr>
                <w:tcW w:w="1820" w:type="dxa"/>
              </w:tcPr>
            </w:tcPrChange>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Change w:id="23" w:author="Musavi, Hamid [USA]" w:date="2017-03-12T19:50:00Z">
              <w:tcPr>
                <w:tcW w:w="1529" w:type="dxa"/>
              </w:tcPr>
            </w:tcPrChange>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Change w:id="24" w:author="Musavi, Hamid [USA]" w:date="2017-03-12T19:50:00Z">
              <w:tcPr>
                <w:tcW w:w="4509" w:type="dxa"/>
              </w:tcPr>
            </w:tcPrChange>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A956BC">
        <w:trPr>
          <w:trHeight w:val="311"/>
          <w:trPrChange w:id="25" w:author="Musavi, Hamid [USA]" w:date="2017-03-12T19:50:00Z">
            <w:trPr>
              <w:trHeight w:val="311"/>
            </w:trPr>
          </w:trPrChange>
        </w:trPr>
        <w:tc>
          <w:tcPr>
            <w:cnfStyle w:val="001000000000" w:firstRow="0" w:lastRow="0" w:firstColumn="1" w:lastColumn="0" w:oddVBand="0" w:evenVBand="0" w:oddHBand="0" w:evenHBand="0" w:firstRowFirstColumn="0" w:firstRowLastColumn="0" w:lastRowFirstColumn="0" w:lastRowLastColumn="0"/>
            <w:tcW w:w="1160" w:type="dxa"/>
            <w:tcPrChange w:id="26" w:author="Musavi, Hamid [USA]" w:date="2017-03-12T19:50:00Z">
              <w:tcPr>
                <w:tcW w:w="1160" w:type="dxa"/>
              </w:tcPr>
            </w:tcPrChange>
          </w:tcPr>
          <w:p w14:paraId="669DCC07" w14:textId="665FB3AE" w:rsidR="00314B85" w:rsidRPr="00314B85" w:rsidRDefault="00314B85" w:rsidP="004E2E31">
            <w:pPr>
              <w:pStyle w:val="NormalArial11"/>
              <w:rPr>
                <w:sz w:val="20"/>
                <w:szCs w:val="20"/>
              </w:rPr>
            </w:pPr>
          </w:p>
        </w:tc>
        <w:tc>
          <w:tcPr>
            <w:tcW w:w="1820" w:type="dxa"/>
            <w:tcPrChange w:id="27" w:author="Musavi, Hamid [USA]" w:date="2017-03-12T19:50:00Z">
              <w:tcPr>
                <w:tcW w:w="1820" w:type="dxa"/>
              </w:tcPr>
            </w:tcPrChange>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28" w:author="Musavi, Hamid [USA]" w:date="2017-03-12T19:50:00Z">
              <w:r>
                <w:rPr>
                  <w:sz w:val="20"/>
                  <w:szCs w:val="20"/>
                </w:rPr>
                <w:t>Hamid Musavi</w:t>
              </w:r>
            </w:ins>
          </w:p>
        </w:tc>
        <w:tc>
          <w:tcPr>
            <w:tcW w:w="1529" w:type="dxa"/>
            <w:tcPrChange w:id="29" w:author="Musavi, Hamid [USA]" w:date="2017-03-12T19:50:00Z">
              <w:tcPr>
                <w:tcW w:w="1529" w:type="dxa"/>
              </w:tcPr>
            </w:tcPrChange>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30" w:author="Musavi, Hamid [USA]" w:date="2017-03-12T19:50:00Z">
              <w:r>
                <w:rPr>
                  <w:sz w:val="20"/>
                  <w:szCs w:val="20"/>
                </w:rPr>
                <w:t>3/6/2017</w:t>
              </w:r>
            </w:ins>
          </w:p>
        </w:tc>
        <w:tc>
          <w:tcPr>
            <w:tcW w:w="4841" w:type="dxa"/>
            <w:tcPrChange w:id="31" w:author="Musavi, Hamid [USA]" w:date="2017-03-12T19:50:00Z">
              <w:tcPr>
                <w:tcW w:w="4509" w:type="dxa"/>
              </w:tcPr>
            </w:tcPrChange>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32" w:author="Musavi, Hamid [USA]" w:date="2017-03-12T19:50:00Z">
              <w:r>
                <w:rPr>
                  <w:sz w:val="20"/>
                  <w:szCs w:val="20"/>
                </w:rPr>
                <w:t xml:space="preserve">Updated document for </w:t>
              </w:r>
              <w:r>
                <w:fldChar w:fldCharType="begin"/>
              </w:r>
              <w:r>
                <w:instrText xml:space="preserve"> HYPERLINK "https://usdotjpoode.atlassian.net/browse/ODE-146" \o "View this issue" </w:instrText>
              </w:r>
              <w:r>
                <w:fldChar w:fldCharType="separate"/>
              </w:r>
              <w:r>
                <w:rPr>
                  <w:rStyle w:val="Hyperlink"/>
                  <w:color w:val="3B73AF"/>
                  <w:sz w:val="21"/>
                  <w:szCs w:val="21"/>
                  <w:shd w:val="clear" w:color="auto" w:fill="FFFFFF"/>
                </w:rPr>
                <w:t>ODE-146</w:t>
              </w:r>
              <w:r>
                <w:fldChar w:fldCharType="end"/>
              </w:r>
            </w:ins>
          </w:p>
        </w:tc>
      </w:tr>
      <w:tr w:rsidR="00314B85" w14:paraId="47CB5EC8" w14:textId="77777777" w:rsidTr="00A956BC">
        <w:trPr>
          <w:cnfStyle w:val="000000100000" w:firstRow="0" w:lastRow="0" w:firstColumn="0" w:lastColumn="0" w:oddVBand="0" w:evenVBand="0" w:oddHBand="1" w:evenHBand="0" w:firstRowFirstColumn="0" w:firstRowLastColumn="0" w:lastRowFirstColumn="0" w:lastRowLastColumn="0"/>
          <w:trHeight w:val="291"/>
          <w:trPrChange w:id="33" w:author="Musavi, Hamid [USA]" w:date="2017-03-12T19:50:00Z">
            <w:trPr>
              <w:trHeight w:val="291"/>
            </w:trPr>
          </w:trPrChange>
        </w:trPr>
        <w:tc>
          <w:tcPr>
            <w:cnfStyle w:val="001000000000" w:firstRow="0" w:lastRow="0" w:firstColumn="1" w:lastColumn="0" w:oddVBand="0" w:evenVBand="0" w:oddHBand="0" w:evenHBand="0" w:firstRowFirstColumn="0" w:firstRowLastColumn="0" w:lastRowFirstColumn="0" w:lastRowLastColumn="0"/>
            <w:tcW w:w="1160" w:type="dxa"/>
            <w:tcPrChange w:id="34" w:author="Musavi, Hamid [USA]" w:date="2017-03-12T19:50:00Z">
              <w:tcPr>
                <w:tcW w:w="1160" w:type="dxa"/>
              </w:tcPr>
            </w:tcPrChange>
          </w:tcPr>
          <w:p w14:paraId="1208BBAA" w14:textId="67B51D30" w:rsidR="00314B85" w:rsidRPr="00314B85" w:rsidRDefault="00314B85" w:rsidP="004E2E31">
            <w:pPr>
              <w:pStyle w:val="NormalArial11"/>
              <w:cnfStyle w:val="001000100000" w:firstRow="0" w:lastRow="0" w:firstColumn="1" w:lastColumn="0" w:oddVBand="0" w:evenVBand="0" w:oddHBand="1" w:evenHBand="0" w:firstRowFirstColumn="0" w:firstRowLastColumn="0" w:lastRowFirstColumn="0" w:lastRowLastColumn="0"/>
              <w:rPr>
                <w:sz w:val="20"/>
                <w:szCs w:val="20"/>
              </w:rPr>
            </w:pPr>
          </w:p>
        </w:tc>
        <w:tc>
          <w:tcPr>
            <w:tcW w:w="1820" w:type="dxa"/>
            <w:tcPrChange w:id="35" w:author="Musavi, Hamid [USA]" w:date="2017-03-12T19:50:00Z">
              <w:tcPr>
                <w:tcW w:w="1820" w:type="dxa"/>
              </w:tcPr>
            </w:tcPrChange>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Change w:id="36" w:author="Musavi, Hamid [USA]" w:date="2017-03-12T19:50:00Z">
              <w:tcPr>
                <w:tcW w:w="1529" w:type="dxa"/>
              </w:tcPr>
            </w:tcPrChange>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Change w:id="37" w:author="Musavi, Hamid [USA]" w:date="2017-03-12T19:50:00Z">
              <w:tcPr>
                <w:tcW w:w="4509" w:type="dxa"/>
              </w:tcPr>
            </w:tcPrChange>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A956BC">
        <w:trPr>
          <w:trHeight w:val="330"/>
          <w:trPrChange w:id="38" w:author="Musavi, Hamid [USA]" w:date="2017-03-12T19:50:00Z">
            <w:trPr>
              <w:trHeight w:val="330"/>
            </w:trPr>
          </w:trPrChange>
        </w:trPr>
        <w:tc>
          <w:tcPr>
            <w:cnfStyle w:val="001000000000" w:firstRow="0" w:lastRow="0" w:firstColumn="1" w:lastColumn="0" w:oddVBand="0" w:evenVBand="0" w:oddHBand="0" w:evenHBand="0" w:firstRowFirstColumn="0" w:firstRowLastColumn="0" w:lastRowFirstColumn="0" w:lastRowLastColumn="0"/>
            <w:tcW w:w="1160" w:type="dxa"/>
            <w:tcPrChange w:id="39" w:author="Musavi, Hamid [USA]" w:date="2017-03-12T19:50:00Z">
              <w:tcPr>
                <w:tcW w:w="1160" w:type="dxa"/>
              </w:tcPr>
            </w:tcPrChange>
          </w:tcPr>
          <w:p w14:paraId="5FFFF1C0" w14:textId="77777777" w:rsidR="00314B85" w:rsidRPr="00314B85" w:rsidRDefault="00314B85" w:rsidP="004E2E31">
            <w:pPr>
              <w:pStyle w:val="NormalArial11"/>
              <w:rPr>
                <w:sz w:val="20"/>
                <w:szCs w:val="20"/>
              </w:rPr>
            </w:pPr>
          </w:p>
        </w:tc>
        <w:tc>
          <w:tcPr>
            <w:tcW w:w="1820" w:type="dxa"/>
            <w:tcPrChange w:id="40" w:author="Musavi, Hamid [USA]" w:date="2017-03-12T19:50:00Z">
              <w:tcPr>
                <w:tcW w:w="1820" w:type="dxa"/>
              </w:tcPr>
            </w:tcPrChange>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Change w:id="41" w:author="Musavi, Hamid [USA]" w:date="2017-03-12T19:50:00Z">
              <w:tcPr>
                <w:tcW w:w="1529" w:type="dxa"/>
              </w:tcPr>
            </w:tcPrChange>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Change w:id="42" w:author="Musavi, Hamid [USA]" w:date="2017-03-12T19:50:00Z">
              <w:tcPr>
                <w:tcW w:w="4509" w:type="dxa"/>
              </w:tcPr>
            </w:tcPrChange>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43" w:name="_Toc464836202"/>
      <w:bookmarkStart w:id="44" w:name="_Toc474485007"/>
      <w:r w:rsidRPr="00314B85">
        <w:t>Introduction</w:t>
      </w:r>
      <w:bookmarkEnd w:id="43"/>
      <w:bookmarkEnd w:id="44"/>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5" w:name="_Toc474485008"/>
      <w:r>
        <w:t xml:space="preserve">Project </w:t>
      </w:r>
      <w:r w:rsidR="00F65242">
        <w:t>Overview</w:t>
      </w:r>
      <w:bookmarkEnd w:id="45"/>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46" w:name="_Toc474485009"/>
      <w:r>
        <w:t xml:space="preserve">System </w:t>
      </w:r>
      <w:r w:rsidR="00D83260">
        <w:t>Overview</w:t>
      </w:r>
      <w:bookmarkEnd w:id="46"/>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267pt" o:ole="">
            <v:imagedata r:id="rId22" o:title=""/>
          </v:shape>
          <o:OLEObject Type="Embed" ProgID="Visio.Drawing.15" ShapeID="_x0000_i1025" DrawAspect="Content" ObjectID="_1550855764" r:id="rId23"/>
        </w:object>
      </w:r>
    </w:p>
    <w:p w14:paraId="767F147D" w14:textId="762851B2" w:rsidR="00453261" w:rsidRDefault="00453261" w:rsidP="00B473AE">
      <w:pPr>
        <w:pStyle w:val="Caption"/>
        <w:jc w:val="center"/>
      </w:pPr>
      <w:bookmarkStart w:id="47" w:name="_Ref470259075"/>
      <w:bookmarkStart w:id="48" w:name="_Ref470259081"/>
      <w:r>
        <w:t xml:space="preserve">Figure </w:t>
      </w:r>
      <w:fldSimple w:instr=" SEQ Figure \* ARABIC ">
        <w:r w:rsidR="00244E15">
          <w:rPr>
            <w:noProof/>
          </w:rPr>
          <w:t>1</w:t>
        </w:r>
      </w:fldSimple>
      <w:bookmarkEnd w:id="47"/>
      <w:r>
        <w:t xml:space="preserve"> - ODE System Data Producers and Consumers</w:t>
      </w:r>
      <w:bookmarkEnd w:id="48"/>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49" w:name="_Toc462052213"/>
      <w:bookmarkStart w:id="50" w:name="_Toc474485010"/>
      <w:r w:rsidRPr="00116242">
        <w:t>Audience</w:t>
      </w:r>
      <w:bookmarkEnd w:id="49"/>
      <w:bookmarkEnd w:id="50"/>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51" w:name="_Toc462052214"/>
      <w:bookmarkStart w:id="52" w:name="_Toc474485011"/>
      <w:r w:rsidRPr="00116242">
        <w:lastRenderedPageBreak/>
        <w:t>Glossary</w:t>
      </w:r>
      <w:bookmarkEnd w:id="51"/>
      <w:bookmarkEnd w:id="52"/>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53" w:name="_Toc462052215"/>
      <w:bookmarkStart w:id="54" w:name="_Toc474485012"/>
      <w:r>
        <w:t xml:space="preserve">ODE </w:t>
      </w:r>
      <w:r w:rsidRPr="008F6528">
        <w:t>DEVELOPMENT ENVIRONMENT</w:t>
      </w:r>
      <w:bookmarkEnd w:id="53"/>
      <w:bookmarkEnd w:id="54"/>
    </w:p>
    <w:p w14:paraId="667C5AFA" w14:textId="52EF58AC" w:rsidR="00C26C45" w:rsidRPr="006222B8" w:rsidRDefault="00C26C45" w:rsidP="00C26C45">
      <w:pPr>
        <w:pStyle w:val="Heading2"/>
      </w:pPr>
      <w:bookmarkStart w:id="55" w:name="_Toc462052216"/>
      <w:bookmarkStart w:id="56" w:name="_Toc474485013"/>
      <w:r>
        <w:t>J</w:t>
      </w:r>
      <w:r w:rsidRPr="002F7470">
        <w:t>ava Development Tools</w:t>
      </w:r>
      <w:bookmarkEnd w:id="55"/>
      <w:bookmarkEnd w:id="56"/>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57" w:name="_Toc462052217"/>
      <w:bookmarkStart w:id="58" w:name="_Toc474485014"/>
      <w:r w:rsidRPr="00176E93">
        <w:t>Java</w:t>
      </w:r>
      <w:bookmarkEnd w:id="57"/>
      <w:bookmarkEnd w:id="58"/>
    </w:p>
    <w:p w14:paraId="6875E589" w14:textId="77777777" w:rsidR="00C26C45" w:rsidRDefault="00C26C45" w:rsidP="00C26C45">
      <w:r>
        <w:t>Install Java Development Kit (JDK) 1.8</w:t>
      </w:r>
    </w:p>
    <w:p w14:paraId="0DF3A6FE" w14:textId="77777777" w:rsidR="00C26C45" w:rsidRDefault="00EC0E53"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59" w:name="_Toc462052218"/>
      <w:bookmarkStart w:id="60" w:name="_Toc474485015"/>
      <w:r w:rsidRPr="00176E93">
        <w:t>Eclipse IDE</w:t>
      </w:r>
      <w:bookmarkEnd w:id="59"/>
      <w:bookmarkEnd w:id="60"/>
    </w:p>
    <w:p w14:paraId="3684579F" w14:textId="77777777" w:rsidR="00C26C45" w:rsidRDefault="00C26C45" w:rsidP="00C26C45">
      <w:r>
        <w:t xml:space="preserve">Download and install Eclipse. </w:t>
      </w:r>
    </w:p>
    <w:p w14:paraId="0E222FCE" w14:textId="77777777" w:rsidR="00C26C45" w:rsidRDefault="00EC0E53"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61" w:name="_Toc462052219"/>
      <w:bookmarkStart w:id="62" w:name="_Toc474485016"/>
      <w:r>
        <w:t>M</w:t>
      </w:r>
      <w:r w:rsidRPr="00176E93">
        <w:t>aven</w:t>
      </w:r>
      <w:bookmarkEnd w:id="61"/>
      <w:bookmarkEnd w:id="62"/>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63" w:name="_Toc462052236"/>
      <w:bookmarkStart w:id="64" w:name="_Toc474485017"/>
      <w:r>
        <w:t>Git</w:t>
      </w:r>
      <w:r w:rsidR="00C26C45" w:rsidRPr="00D76B4F">
        <w:t xml:space="preserve"> Version Control</w:t>
      </w:r>
      <w:bookmarkEnd w:id="63"/>
      <w:bookmarkEnd w:id="64"/>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lastRenderedPageBreak/>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65" w:name="_Toc462052238"/>
      <w:bookmarkStart w:id="66" w:name="_Toc474485018"/>
      <w:r w:rsidRPr="003213A4">
        <w:t>Build</w:t>
      </w:r>
      <w:r w:rsidR="00ED0E13">
        <w:t>ing</w:t>
      </w:r>
      <w:r w:rsidRPr="003213A4">
        <w:t xml:space="preserve"> </w:t>
      </w:r>
      <w:bookmarkEnd w:id="65"/>
      <w:r w:rsidR="00C110E9">
        <w:t xml:space="preserve">ODE </w:t>
      </w:r>
      <w:r w:rsidR="00ED0E13">
        <w:t>Software Artifacts</w:t>
      </w:r>
      <w:bookmarkEnd w:id="66"/>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67" w:name="_Toc474485019"/>
      <w:r>
        <w:t xml:space="preserve">Open-Source </w:t>
      </w:r>
      <w:r w:rsidR="007038D0">
        <w:t>Repository</w:t>
      </w:r>
      <w:bookmarkEnd w:id="67"/>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68" w:name="_Toc474485020"/>
      <w:r>
        <w:t>Pr</w:t>
      </w:r>
      <w:r w:rsidR="00284505">
        <w:t>ivate Repository</w:t>
      </w:r>
      <w:bookmarkEnd w:id="68"/>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1"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69" w:name="_Toc462052239"/>
      <w:bookmarkStart w:id="70" w:name="_Ref471486364"/>
      <w:bookmarkStart w:id="71" w:name="_Ref471486373"/>
      <w:bookmarkStart w:id="72" w:name="_Toc462052247"/>
      <w:r>
        <w:t xml:space="preserve">ASN.1 </w:t>
      </w:r>
      <w:r w:rsidRPr="003213A4">
        <w:t>Java API</w:t>
      </w:r>
      <w:bookmarkEnd w:id="69"/>
      <w:bookmarkEnd w:id="70"/>
      <w:bookmarkEnd w:id="71"/>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2"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73" w:name="_Toc462052243"/>
      <w:r w:rsidRPr="00211532">
        <w:t>Build</w:t>
      </w:r>
      <w:r w:rsidR="00671FAC">
        <w:t xml:space="preserve"> and Deploy</w:t>
      </w:r>
      <w:r w:rsidRPr="00211532">
        <w:t xml:space="preserve"> Procedure</w:t>
      </w:r>
      <w:bookmarkEnd w:id="73"/>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74" w:name="_Toc462052259"/>
      <w:bookmarkStart w:id="75" w:name="_Toc474485021"/>
      <w:bookmarkEnd w:id="72"/>
      <w:r>
        <w:t xml:space="preserve">ODE </w:t>
      </w:r>
      <w:bookmarkEnd w:id="74"/>
      <w:r>
        <w:t>Application Properties</w:t>
      </w:r>
      <w:bookmarkEnd w:id="75"/>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FBCB618"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w:t>
      </w:r>
      <w:ins w:id="76" w:author="Musavi, Hamid [USA]" w:date="2017-03-12T19:50:00Z">
        <w:r w:rsidR="00A07598">
          <w:rPr>
            <w:i/>
          </w:rPr>
          <w:t>=</w:t>
        </w:r>
      </w:ins>
      <w:del w:id="77" w:author="Musavi, Hamid [USA]" w:date="2017-03-12T19:50:00Z">
        <w:r>
          <w:rPr>
            <w:i/>
          </w:rPr>
          <w:delText>-</w:delText>
        </w:r>
      </w:del>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ins w:id="78" w:author="Musavi, Hamid [USA]" w:date="2017-03-12T19:50:00Z">
        <w:r w:rsidR="00A07598">
          <w:t xml:space="preserve">OdeProperties class </w:t>
        </w:r>
      </w:ins>
      <w:r>
        <w:t>instance parameter</w:t>
      </w:r>
      <w:r w:rsidR="00CB08F3">
        <w:t>.</w:t>
      </w:r>
    </w:p>
    <w:p w14:paraId="17A4DA3B" w14:textId="77777777" w:rsidR="00D4195B" w:rsidRDefault="00D4195B" w:rsidP="00E916A3">
      <w:pPr>
        <w:rPr>
          <w:ins w:id="79" w:author="Musavi, Hamid [USA]" w:date="2017-03-12T19:50:00Z"/>
        </w:rPr>
        <w:sectPr w:rsidR="00D4195B" w:rsidSect="00A956BC">
          <w:footerReference w:type="default" r:id="rId33"/>
          <w:pgSz w:w="12240" w:h="15840"/>
          <w:pgMar w:top="1440" w:right="1440" w:bottom="1440" w:left="1440" w:header="720" w:footer="720" w:gutter="0"/>
          <w:cols w:space="720"/>
          <w:docGrid w:linePitch="299"/>
        </w:sectPr>
      </w:pPr>
    </w:p>
    <w:p w14:paraId="2A54B51E" w14:textId="77777777" w:rsidR="00D4195B" w:rsidRDefault="00D4195B" w:rsidP="00E916A3">
      <w:pPr>
        <w:rPr>
          <w:ins w:id="80" w:author="Musavi, Hamid [USA]" w:date="2017-03-12T19:50:00Z"/>
        </w:rPr>
      </w:pP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Change w:id="81" w:author="Musavi, Hamid [USA]" w:date="2017-03-12T19:50:00Z">
          <w:tblPr>
            <w:tblStyle w:val="GridTable4-Accent11"/>
            <w:tblW w:w="9445" w:type="dxa"/>
            <w:tblLook w:val="04A0" w:firstRow="1" w:lastRow="0" w:firstColumn="1" w:lastColumn="0" w:noHBand="0" w:noVBand="1"/>
          </w:tblPr>
        </w:tblPrChange>
      </w:tblPr>
      <w:tblGrid>
        <w:gridCol w:w="3665"/>
        <w:gridCol w:w="5707"/>
        <w:gridCol w:w="426"/>
        <w:gridCol w:w="1654"/>
        <w:gridCol w:w="1593"/>
        <w:tblGridChange w:id="82">
          <w:tblGrid>
            <w:gridCol w:w="3665"/>
            <w:gridCol w:w="1702"/>
            <w:gridCol w:w="1194"/>
            <w:gridCol w:w="2811"/>
            <w:gridCol w:w="73"/>
            <w:gridCol w:w="353"/>
            <w:gridCol w:w="1654"/>
          </w:tblGrid>
        </w:tblGridChange>
      </w:tblGrid>
      <w:tr w:rsidR="0011797A" w14:paraId="0FA699C2" w14:textId="77777777" w:rsidTr="00CA4BB4">
        <w:trPr>
          <w:cnfStyle w:val="100000000000" w:firstRow="1" w:lastRow="0" w:firstColumn="0" w:lastColumn="0" w:oddVBand="0" w:evenVBand="0" w:oddHBand="0" w:evenHBand="0" w:firstRowFirstColumn="0" w:firstRowLastColumn="0" w:lastRowFirstColumn="0" w:lastRowLastColumn="0"/>
          <w:trPrChange w:id="83" w:author="Musavi, Hamid [USA]" w:date="2017-03-12T19:50:00Z">
            <w:trPr>
              <w:gridAfter w:val="0"/>
            </w:trPr>
          </w:trPrChange>
        </w:trPr>
        <w:tc>
          <w:tcPr>
            <w:cnfStyle w:val="001000000000" w:firstRow="0" w:lastRow="0" w:firstColumn="1" w:lastColumn="0" w:oddVBand="0" w:evenVBand="0" w:oddHBand="0" w:evenHBand="0" w:firstRowFirstColumn="0" w:firstRowLastColumn="0" w:lastRowFirstColumn="0" w:lastRowLastColumn="0"/>
            <w:tcW w:w="3665" w:type="dxa"/>
            <w:hideMark/>
            <w:tcPrChange w:id="84" w:author="Musavi, Hamid [USA]" w:date="2017-03-12T19:50:00Z">
              <w:tcPr>
                <w:tcW w:w="2858" w:type="dxa"/>
                <w:hideMark/>
              </w:tcPr>
            </w:tcPrChange>
          </w:tcPr>
          <w:p w14:paraId="2DEA233C" w14:textId="07166E58" w:rsidR="0011797A" w:rsidRDefault="0011797A" w:rsidP="00C26C45">
            <w:pPr>
              <w:jc w:val="center"/>
              <w:cnfStyle w:val="101000000000" w:firstRow="1" w:lastRow="0" w:firstColumn="1" w:lastColumn="0" w:oddVBand="0" w:evenVBand="0" w:oddHBand="0" w:evenHBand="0" w:firstRowFirstColumn="0" w:firstRowLastColumn="0" w:lastRowFirstColumn="0" w:lastRowLastColumn="0"/>
              <w:rPr>
                <w:b w:val="0"/>
                <w:bCs w:val="0"/>
              </w:rPr>
            </w:pPr>
            <w:r>
              <w:t>Name</w:t>
            </w:r>
          </w:p>
        </w:tc>
        <w:tc>
          <w:tcPr>
            <w:tcW w:w="5707" w:type="dxa"/>
            <w:gridSpan w:val="2"/>
            <w:tcPrChange w:id="85" w:author="Musavi, Hamid [USA]" w:date="2017-03-12T19:50:00Z">
              <w:tcPr>
                <w:tcW w:w="2897" w:type="dxa"/>
              </w:tcPr>
            </w:tcPrChange>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Change w:id="86" w:author="Musavi, Hamid [USA]" w:date="2017-03-12T19:50:00Z">
              <w:tcPr>
                <w:tcW w:w="1194" w:type="dxa"/>
              </w:tcPr>
            </w:tcPrChange>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ins w:id="87" w:author="Musavi, Hamid [USA]" w:date="2017-03-12T19:50:00Z">
              <w:r>
                <w:t>Required</w:t>
              </w:r>
            </w:ins>
          </w:p>
        </w:tc>
        <w:tc>
          <w:tcPr>
            <w:tcW w:w="2479" w:type="dxa"/>
            <w:hideMark/>
            <w:tcPrChange w:id="88" w:author="Musavi, Hamid [USA]" w:date="2017-03-12T19:50:00Z">
              <w:tcPr>
                <w:tcW w:w="3690" w:type="dxa"/>
                <w:gridSpan w:val="2"/>
                <w:hideMark/>
              </w:tcPr>
            </w:tcPrChange>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CA4BB4">
        <w:trPr>
          <w:cnfStyle w:val="000000100000" w:firstRow="0" w:lastRow="0" w:firstColumn="0" w:lastColumn="0" w:oddVBand="0" w:evenVBand="0" w:oddHBand="1" w:evenHBand="0" w:firstRowFirstColumn="0" w:firstRowLastColumn="0" w:lastRowFirstColumn="0" w:lastRowLastColumn="0"/>
          <w:trPrChange w:id="89" w:author="Musavi, Hamid [USA]" w:date="2017-03-12T19:50:00Z">
            <w:trPr>
              <w:gridAfter w:val="0"/>
            </w:trPr>
          </w:trPrChange>
        </w:trPr>
        <w:tc>
          <w:tcPr>
            <w:cnfStyle w:val="001000000000" w:firstRow="0" w:lastRow="0" w:firstColumn="1" w:lastColumn="0" w:oddVBand="0" w:evenVBand="0" w:oddHBand="0" w:evenHBand="0" w:firstRowFirstColumn="0" w:firstRowLastColumn="0" w:lastRowFirstColumn="0" w:lastRowLastColumn="0"/>
            <w:tcW w:w="3665" w:type="dxa"/>
            <w:tcPrChange w:id="90" w:author="Musavi, Hamid [USA]" w:date="2017-03-12T19:50:00Z">
              <w:tcPr>
                <w:tcW w:w="2858" w:type="dxa"/>
              </w:tcPr>
            </w:tcPrChange>
          </w:tcPr>
          <w:p w14:paraId="1B26CA04" w14:textId="48450682" w:rsidR="0011797A" w:rsidRPr="00B900E1" w:rsidRDefault="0011797A" w:rsidP="00CB08F3">
            <w:pPr>
              <w:cnfStyle w:val="001000100000" w:firstRow="0" w:lastRow="0" w:firstColumn="1" w:lastColumn="0" w:oddVBand="0" w:evenVBand="0" w:oddHBand="1" w:evenHBand="0" w:firstRowFirstColumn="0" w:firstRowLastColumn="0" w:lastRowFirstColumn="0" w:lastRowLastColumn="0"/>
              <w:rPr>
                <w:b w:val="0"/>
              </w:rPr>
            </w:pPr>
            <w:r w:rsidRPr="00780835">
              <w:rPr>
                <w:b w:val="0"/>
              </w:rPr>
              <w:t>ode.kafkaBrokers</w:t>
            </w:r>
          </w:p>
        </w:tc>
        <w:tc>
          <w:tcPr>
            <w:tcW w:w="5707" w:type="dxa"/>
            <w:gridSpan w:val="2"/>
            <w:tcPrChange w:id="91" w:author="Musavi, Hamid [USA]" w:date="2017-03-12T19:50:00Z">
              <w:tcPr>
                <w:tcW w:w="2897" w:type="dxa"/>
              </w:tcPr>
            </w:tcPrChange>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Change w:id="92" w:author="Musavi, Hamid [USA]" w:date="2017-03-12T19:50:00Z">
              <w:tcPr>
                <w:tcW w:w="1194" w:type="dxa"/>
              </w:tcPr>
            </w:tcPrChange>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ins w:id="93" w:author="Musavi, Hamid [USA]" w:date="2017-03-12T19:50:00Z">
              <w:r>
                <w:t>X</w:t>
              </w:r>
            </w:ins>
          </w:p>
        </w:tc>
        <w:tc>
          <w:tcPr>
            <w:tcW w:w="2479" w:type="dxa"/>
            <w:tcPrChange w:id="94" w:author="Musavi, Hamid [USA]" w:date="2017-03-12T19:50:00Z">
              <w:tcPr>
                <w:tcW w:w="3690" w:type="dxa"/>
                <w:gridSpan w:val="2"/>
              </w:tcPr>
            </w:tcPrChange>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CA4BB4">
        <w:trPr>
          <w:trPrChange w:id="95" w:author="Musavi, Hamid [USA]" w:date="2017-03-12T19:50:00Z">
            <w:trPr>
              <w:gridAfter w:val="0"/>
            </w:trPr>
          </w:trPrChange>
        </w:trPr>
        <w:tc>
          <w:tcPr>
            <w:cnfStyle w:val="001000000000" w:firstRow="0" w:lastRow="0" w:firstColumn="1" w:lastColumn="0" w:oddVBand="0" w:evenVBand="0" w:oddHBand="0" w:evenHBand="0" w:firstRowFirstColumn="0" w:firstRowLastColumn="0" w:lastRowFirstColumn="0" w:lastRowLastColumn="0"/>
            <w:tcW w:w="3665" w:type="dxa"/>
            <w:tcPrChange w:id="96" w:author="Musavi, Hamid [USA]" w:date="2017-03-12T19:50:00Z">
              <w:tcPr>
                <w:tcW w:w="2858" w:type="dxa"/>
              </w:tcPr>
            </w:tcPrChange>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5707" w:type="dxa"/>
            <w:gridSpan w:val="2"/>
            <w:tcPrChange w:id="97" w:author="Musavi, Hamid [USA]" w:date="2017-03-12T19:50:00Z">
              <w:tcPr>
                <w:tcW w:w="2897" w:type="dxa"/>
              </w:tcPr>
            </w:tcPrChange>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ins w:id="98" w:author="Musavi, Hamid [USA]" w:date="2017-03-12T19:50:00Z">
              <w:r>
                <w:t>./</w:t>
              </w:r>
            </w:ins>
            <w:r w:rsidR="0011797A">
              <w:t>uploads</w:t>
            </w:r>
          </w:p>
        </w:tc>
        <w:tc>
          <w:tcPr>
            <w:tcW w:w="1194" w:type="dxa"/>
            <w:tcPrChange w:id="99" w:author="Musavi, Hamid [USA]" w:date="2017-03-12T19:50:00Z">
              <w:tcPr>
                <w:tcW w:w="1194" w:type="dxa"/>
              </w:tcPr>
            </w:tcPrChange>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Change w:id="100" w:author="Musavi, Hamid [USA]" w:date="2017-03-12T19:50:00Z">
              <w:tcPr>
                <w:tcW w:w="3690" w:type="dxa"/>
                <w:gridSpan w:val="2"/>
              </w:tcPr>
            </w:tcPrChange>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CA4BB4">
        <w:trPr>
          <w:cnfStyle w:val="000000100000" w:firstRow="0" w:lastRow="0" w:firstColumn="0" w:lastColumn="0" w:oddVBand="0" w:evenVBand="0" w:oddHBand="1" w:evenHBand="0" w:firstRowFirstColumn="0" w:firstRowLastColumn="0" w:lastRowFirstColumn="0" w:lastRowLastColumn="0"/>
          <w:trHeight w:val="197"/>
          <w:trPrChange w:id="101" w:author="Musavi, Hamid [USA]" w:date="2017-03-12T19:50:00Z">
            <w:trPr>
              <w:gridAfter w:val="0"/>
              <w:trHeight w:val="197"/>
            </w:trPr>
          </w:trPrChange>
        </w:trPr>
        <w:tc>
          <w:tcPr>
            <w:cnfStyle w:val="001000000000" w:firstRow="0" w:lastRow="0" w:firstColumn="1" w:lastColumn="0" w:oddVBand="0" w:evenVBand="0" w:oddHBand="0" w:evenHBand="0" w:firstRowFirstColumn="0" w:firstRowLastColumn="0" w:lastRowFirstColumn="0" w:lastRowLastColumn="0"/>
            <w:tcW w:w="3665" w:type="dxa"/>
            <w:tcPrChange w:id="102" w:author="Musavi, Hamid [USA]" w:date="2017-03-12T19:50:00Z">
              <w:tcPr>
                <w:tcW w:w="2858" w:type="dxa"/>
              </w:tcPr>
            </w:tcPrChange>
          </w:tcPr>
          <w:p w14:paraId="602123B5" w14:textId="1D72C7AA" w:rsidR="00D276F1" w:rsidRPr="00780835" w:rsidRDefault="00D276F1" w:rsidP="00CB08F3">
            <w:pPr>
              <w:cnfStyle w:val="001000100000" w:firstRow="0" w:lastRow="0" w:firstColumn="1" w:lastColumn="0" w:oddVBand="0" w:evenVBand="0" w:oddHBand="1" w:evenHBand="0" w:firstRowFirstColumn="0" w:firstRowLastColumn="0" w:lastRowFirstColumn="0" w:lastRowLastColumn="0"/>
            </w:pPr>
            <w:r w:rsidRPr="00780835">
              <w:rPr>
                <w:b w:val="0"/>
              </w:rPr>
              <w:t>ode.uploadLocation</w:t>
            </w:r>
            <w:r>
              <w:rPr>
                <w:b w:val="0"/>
              </w:rPr>
              <w:t>Bsm</w:t>
            </w:r>
          </w:p>
        </w:tc>
        <w:tc>
          <w:tcPr>
            <w:tcW w:w="5707" w:type="dxa"/>
            <w:gridSpan w:val="2"/>
            <w:tcPrChange w:id="103" w:author="Musavi, Hamid [USA]" w:date="2017-03-12T19:50:00Z">
              <w:tcPr>
                <w:tcW w:w="2897" w:type="dxa"/>
              </w:tcPr>
            </w:tcPrChange>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ins w:id="104" w:author="Musavi, Hamid [USA]" w:date="2017-03-12T19:50:00Z">
              <w:r>
                <w:t>./</w:t>
              </w:r>
            </w:ins>
            <w:r w:rsidR="00D276F1">
              <w:t>uploads/bsm</w:t>
            </w:r>
          </w:p>
        </w:tc>
        <w:tc>
          <w:tcPr>
            <w:tcW w:w="1194" w:type="dxa"/>
            <w:tcPrChange w:id="105" w:author="Musavi, Hamid [USA]" w:date="2017-03-12T19:50:00Z">
              <w:tcPr>
                <w:tcW w:w="1194" w:type="dxa"/>
              </w:tcPr>
            </w:tcPrChange>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Change w:id="106" w:author="Musavi, Hamid [USA]" w:date="2017-03-12T19:50:00Z">
              <w:tcPr>
                <w:tcW w:w="3690" w:type="dxa"/>
                <w:gridSpan w:val="2"/>
              </w:tcPr>
            </w:tcPrChange>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CA4BB4">
        <w:trPr>
          <w:trHeight w:val="197"/>
          <w:trPrChange w:id="107" w:author="Musavi, Hamid [USA]" w:date="2017-03-12T19:50:00Z">
            <w:trPr>
              <w:gridAfter w:val="0"/>
              <w:trHeight w:val="197"/>
            </w:trPr>
          </w:trPrChange>
        </w:trPr>
        <w:tc>
          <w:tcPr>
            <w:cnfStyle w:val="001000000000" w:firstRow="0" w:lastRow="0" w:firstColumn="1" w:lastColumn="0" w:oddVBand="0" w:evenVBand="0" w:oddHBand="0" w:evenHBand="0" w:firstRowFirstColumn="0" w:firstRowLastColumn="0" w:lastRowFirstColumn="0" w:lastRowLastColumn="0"/>
            <w:tcW w:w="3665" w:type="dxa"/>
            <w:tcPrChange w:id="108" w:author="Musavi, Hamid [USA]" w:date="2017-03-12T19:50:00Z">
              <w:tcPr>
                <w:tcW w:w="2858" w:type="dxa"/>
              </w:tcPr>
            </w:tcPrChange>
          </w:tcPr>
          <w:p w14:paraId="429ECD54" w14:textId="2A961AAB" w:rsidR="00D276F1" w:rsidRPr="00780835" w:rsidRDefault="00D276F1" w:rsidP="00CB08F3">
            <w:r w:rsidRPr="00780835">
              <w:rPr>
                <w:b w:val="0"/>
              </w:rPr>
              <w:t>ode.uploadLocation</w:t>
            </w:r>
            <w:r>
              <w:rPr>
                <w:b w:val="0"/>
              </w:rPr>
              <w:t>MessageFrame</w:t>
            </w:r>
          </w:p>
        </w:tc>
        <w:tc>
          <w:tcPr>
            <w:tcW w:w="5707" w:type="dxa"/>
            <w:gridSpan w:val="2"/>
            <w:tcPrChange w:id="109" w:author="Musavi, Hamid [USA]" w:date="2017-03-12T19:50:00Z">
              <w:tcPr>
                <w:tcW w:w="2897" w:type="dxa"/>
              </w:tcPr>
            </w:tcPrChange>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ins w:id="110" w:author="Musavi, Hamid [USA]" w:date="2017-03-12T19:50:00Z">
              <w:r>
                <w:t>./</w:t>
              </w:r>
            </w:ins>
            <w:r w:rsidR="00D276F1">
              <w:t>uploads/messageframe</w:t>
            </w:r>
          </w:p>
        </w:tc>
        <w:tc>
          <w:tcPr>
            <w:tcW w:w="1194" w:type="dxa"/>
            <w:tcPrChange w:id="111" w:author="Musavi, Hamid [USA]" w:date="2017-03-12T19:50:00Z">
              <w:tcPr>
                <w:tcW w:w="1194" w:type="dxa"/>
              </w:tcPr>
            </w:tcPrChange>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Change w:id="112" w:author="Musavi, Hamid [USA]" w:date="2017-03-12T19:50:00Z">
              <w:tcPr>
                <w:tcW w:w="3690" w:type="dxa"/>
                <w:gridSpan w:val="2"/>
              </w:tcPr>
            </w:tcPrChange>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13"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ins w:id="114" w:author="Musavi, Hamid [USA]" w:date="2017-03-12T19:50:00Z"/>
                <w:b w:val="0"/>
              </w:rPr>
            </w:pPr>
            <w:ins w:id="115" w:author="Musavi, Hamid [USA]" w:date="2017-03-12T19:50:00Z">
              <w:r>
                <w:rPr>
                  <w:b w:val="0"/>
                </w:rPr>
                <w:t>ode.</w:t>
              </w:r>
              <w:r>
                <w:t xml:space="preserve"> </w:t>
              </w:r>
              <w:r w:rsidRPr="003D5949">
                <w:rPr>
                  <w:b w:val="0"/>
                </w:rPr>
                <w:t>pluginsLocations</w:t>
              </w:r>
            </w:ins>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rPr>
                <w:ins w:id="116" w:author="Musavi, Hamid [USA]" w:date="2017-03-12T19:50:00Z"/>
              </w:rPr>
            </w:pPr>
            <w:ins w:id="117" w:author="Musavi, Hamid [USA]" w:date="2017-03-12T19:50:00Z">
              <w:r>
                <w:t>./</w:t>
              </w:r>
              <w:r w:rsidR="003D5949" w:rsidRPr="003D5949">
                <w:t>plugins</w:t>
              </w:r>
            </w:ins>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rPr>
                <w:ins w:id="118" w:author="Musavi, Hamid [USA]" w:date="2017-03-12T19:50:00Z"/>
              </w:rPr>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rPr>
                <w:ins w:id="119" w:author="Musavi, Hamid [USA]" w:date="2017-03-12T19:50:00Z"/>
              </w:rPr>
            </w:pPr>
            <w:ins w:id="120" w:author="Musavi, Hamid [USA]" w:date="2017-03-12T19:50:00Z">
              <w:r>
                <w:t xml:space="preserve">Location of the jar files for ODE plugins. </w:t>
              </w:r>
            </w:ins>
          </w:p>
        </w:tc>
      </w:tr>
      <w:tr w:rsidR="003551B9" w:rsidRPr="00B900E1" w14:paraId="0B41F0AD" w14:textId="77777777" w:rsidTr="007921AA">
        <w:trPr>
          <w:gridAfter w:val="1"/>
          <w:wAfter w:w="3600" w:type="dxa"/>
          <w:trHeight w:val="197"/>
          <w:ins w:id="121"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ins w:id="122" w:author="Musavi, Hamid [USA]" w:date="2017-03-12T19:50:00Z"/>
                <w:b w:val="0"/>
              </w:rPr>
            </w:pPr>
            <w:ins w:id="123" w:author="Musavi, Hamid [USA]" w:date="2017-03-12T19:50:00Z">
              <w:r>
                <w:rPr>
                  <w:b w:val="0"/>
                </w:rPr>
                <w:t>ode.</w:t>
              </w:r>
              <w:r>
                <w:t xml:space="preserve"> </w:t>
              </w:r>
              <w:r w:rsidRPr="003551B9">
                <w:rPr>
                  <w:b w:val="0"/>
                </w:rPr>
                <w:t>asn1CoderClassName</w:t>
              </w:r>
            </w:ins>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rPr>
                <w:ins w:id="124" w:author="Musavi, Hamid [USA]" w:date="2017-03-12T19:50:00Z"/>
              </w:rPr>
            </w:pPr>
            <w:ins w:id="125" w:author="Musavi, Hamid [USA]" w:date="2017-03-12T19:50:00Z">
              <w:r w:rsidRPr="003551B9">
                <w:t>us.dot.its.jpo.ode.plugin.j2735.oss.OssAsn1Coder</w:t>
              </w:r>
            </w:ins>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rPr>
                <w:ins w:id="126" w:author="Musavi, Hamid [USA]" w:date="2017-03-12T19:50:00Z"/>
              </w:rPr>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rPr>
                <w:ins w:id="127" w:author="Musavi, Hamid [USA]" w:date="2017-03-12T19:50:00Z"/>
              </w:rPr>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28"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ins w:id="129" w:author="Musavi, Hamid [USA]" w:date="2017-03-12T19:50:00Z"/>
                <w:b w:val="0"/>
              </w:rPr>
            </w:pPr>
            <w:ins w:id="130" w:author="Musavi, Hamid [USA]" w:date="2017-03-12T19:50:00Z">
              <w:r>
                <w:rPr>
                  <w:b w:val="0"/>
                </w:rPr>
                <w:t>ode.</w:t>
              </w:r>
              <w:r>
                <w:t xml:space="preserve"> </w:t>
              </w:r>
              <w:r w:rsidRPr="003551B9">
                <w:rPr>
                  <w:b w:val="0"/>
                </w:rPr>
                <w:t>kafkaProducerType</w:t>
              </w:r>
            </w:ins>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rPr>
                <w:ins w:id="131" w:author="Musavi, Hamid [USA]" w:date="2017-03-12T19:50:00Z"/>
              </w:rPr>
            </w:pPr>
            <w:ins w:id="132" w:author="Musavi, Hamid [USA]" w:date="2017-03-12T19:50:00Z">
              <w:r>
                <w:t>async</w:t>
              </w:r>
            </w:ins>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rPr>
                <w:ins w:id="133" w:author="Musavi, Hamid [USA]" w:date="2017-03-12T19:50:00Z"/>
              </w:rPr>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rPr>
                <w:ins w:id="134" w:author="Musavi, Hamid [USA]" w:date="2017-03-12T19:50:00Z"/>
              </w:rPr>
            </w:pPr>
            <w:ins w:id="135" w:author="Musavi, Hamid [USA]" w:date="2017-03-12T19:50:00Z">
              <w:r>
                <w:t xml:space="preserve">How Kafka producers write to topics: valid values are async and sync for </w:t>
              </w:r>
              <w:r>
                <w:lastRenderedPageBreak/>
                <w:t>asynchronous writes and synchronous writes, respectively.</w:t>
              </w:r>
            </w:ins>
          </w:p>
        </w:tc>
      </w:tr>
      <w:tr w:rsidR="003551B9" w:rsidRPr="00B900E1" w14:paraId="365658C4" w14:textId="77777777" w:rsidTr="007921AA">
        <w:trPr>
          <w:gridAfter w:val="1"/>
          <w:wAfter w:w="3600" w:type="dxa"/>
          <w:trHeight w:val="197"/>
          <w:ins w:id="136"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ins w:id="137" w:author="Musavi, Hamid [USA]" w:date="2017-03-12T19:50:00Z"/>
                <w:b w:val="0"/>
              </w:rPr>
            </w:pPr>
            <w:ins w:id="138" w:author="Musavi, Hamid [USA]" w:date="2017-03-12T19:50:00Z">
              <w:r>
                <w:rPr>
                  <w:b w:val="0"/>
                </w:rPr>
                <w:lastRenderedPageBreak/>
                <w:t>ode.</w:t>
              </w:r>
              <w:r>
                <w:t xml:space="preserve"> </w:t>
              </w:r>
              <w:r w:rsidRPr="003551B9">
                <w:rPr>
                  <w:b w:val="0"/>
                </w:rPr>
                <w:t>ddsCasUsername</w:t>
              </w:r>
            </w:ins>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rPr>
                <w:ins w:id="139" w:author="Musavi, Hamid [USA]" w:date="2017-03-12T19:50:00Z"/>
              </w:rPr>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rPr>
                <w:ins w:id="140" w:author="Musavi, Hamid [USA]" w:date="2017-03-12T19:50:00Z"/>
              </w:rPr>
            </w:pPr>
            <w:ins w:id="141" w:author="Musavi, Hamid [USA]" w:date="2017-03-12T19:50:00Z">
              <w:r>
                <w:t>X</w:t>
              </w:r>
            </w:ins>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rPr>
                <w:ins w:id="142" w:author="Musavi, Hamid [USA]" w:date="2017-03-12T19:50:00Z"/>
              </w:rPr>
            </w:pPr>
            <w:ins w:id="143" w:author="Musavi, Hamid [USA]" w:date="2017-03-12T19:50:00Z">
              <w:r>
                <w:t>Username to be used for authentication when interfacing with Situation Data Warehouse</w:t>
              </w:r>
            </w:ins>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44"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ins w:id="145" w:author="Musavi, Hamid [USA]" w:date="2017-03-12T19:50:00Z"/>
                <w:b w:val="0"/>
              </w:rPr>
            </w:pPr>
            <w:ins w:id="146" w:author="Musavi, Hamid [USA]" w:date="2017-03-12T19:50:00Z">
              <w:r>
                <w:rPr>
                  <w:b w:val="0"/>
                </w:rPr>
                <w:t>ode.</w:t>
              </w:r>
              <w:r>
                <w:t xml:space="preserve"> </w:t>
              </w:r>
              <w:r w:rsidRPr="003551B9">
                <w:rPr>
                  <w:b w:val="0"/>
                </w:rPr>
                <w:t>ddsCasPassword</w:t>
              </w:r>
            </w:ins>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rPr>
                <w:ins w:id="147" w:author="Musavi, Hamid [USA]" w:date="2017-03-12T19:50:00Z"/>
              </w:rPr>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rPr>
                <w:ins w:id="148" w:author="Musavi, Hamid [USA]" w:date="2017-03-12T19:50:00Z"/>
              </w:rPr>
            </w:pPr>
            <w:ins w:id="149" w:author="Musavi, Hamid [USA]" w:date="2017-03-12T19:50:00Z">
              <w:r>
                <w:t>X</w:t>
              </w:r>
            </w:ins>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rPr>
                <w:ins w:id="150" w:author="Musavi, Hamid [USA]" w:date="2017-03-12T19:50:00Z"/>
              </w:rPr>
            </w:pPr>
            <w:ins w:id="151" w:author="Musavi, Hamid [USA]" w:date="2017-03-12T19:50:00Z">
              <w:r>
                <w:t>Password to be used for authentication when interfacing with Situation Data Warehouse (SDW)</w:t>
              </w:r>
            </w:ins>
          </w:p>
        </w:tc>
      </w:tr>
      <w:tr w:rsidR="007921AA" w:rsidRPr="00B900E1" w14:paraId="78DE29EE" w14:textId="77777777" w:rsidTr="007921AA">
        <w:trPr>
          <w:gridAfter w:val="1"/>
          <w:wAfter w:w="3600" w:type="dxa"/>
          <w:trHeight w:val="197"/>
          <w:ins w:id="152"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ins w:id="153" w:author="Musavi, Hamid [USA]" w:date="2017-03-12T19:50:00Z"/>
                <w:b w:val="0"/>
              </w:rPr>
            </w:pPr>
            <w:ins w:id="154" w:author="Musavi, Hamid [USA]" w:date="2017-03-12T19:50:00Z">
              <w:r>
                <w:rPr>
                  <w:b w:val="0"/>
                </w:rPr>
                <w:t>ode.</w:t>
              </w:r>
              <w:r>
                <w:t xml:space="preserve"> </w:t>
              </w:r>
              <w:r w:rsidRPr="003551B9">
                <w:rPr>
                  <w:b w:val="0"/>
                </w:rPr>
                <w:t>ddsCasUrl</w:t>
              </w:r>
            </w:ins>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rPr>
                <w:ins w:id="155" w:author="Musavi, Hamid [USA]" w:date="2017-03-12T19:50:00Z"/>
              </w:rPr>
            </w:pPr>
            <w:ins w:id="156" w:author="Musavi, Hamid [USA]" w:date="2017-03-12T19:50:00Z">
              <w:r w:rsidRPr="003551B9">
                <w:t>https://cas.connectedvcs.com/accounts/v1/tickets</w:t>
              </w:r>
            </w:ins>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rPr>
                <w:ins w:id="157" w:author="Musavi, Hamid [USA]" w:date="2017-03-12T19:50:00Z"/>
              </w:rPr>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rPr>
                <w:ins w:id="158" w:author="Musavi, Hamid [USA]" w:date="2017-03-12T19:50:00Z"/>
              </w:rPr>
            </w:pPr>
            <w:ins w:id="159" w:author="Musavi, Hamid [USA]" w:date="2017-03-12T19:50:00Z">
              <w:r>
                <w:t>URL of the US DOT security server.</w:t>
              </w:r>
            </w:ins>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60"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ins w:id="161" w:author="Musavi, Hamid [USA]" w:date="2017-03-12T19:50:00Z"/>
                <w:b w:val="0"/>
              </w:rPr>
            </w:pPr>
            <w:ins w:id="162" w:author="Musavi, Hamid [USA]" w:date="2017-03-12T19:50:00Z">
              <w:r>
                <w:rPr>
                  <w:b w:val="0"/>
                </w:rPr>
                <w:t>ode.</w:t>
              </w:r>
              <w:r>
                <w:t xml:space="preserve"> </w:t>
              </w:r>
              <w:r w:rsidRPr="003551B9">
                <w:rPr>
                  <w:b w:val="0"/>
                </w:rPr>
                <w:t>ddsWebsocketUrl</w:t>
              </w:r>
            </w:ins>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rPr>
                <w:ins w:id="163" w:author="Musavi, Hamid [USA]" w:date="2017-03-12T19:50:00Z"/>
              </w:rPr>
            </w:pPr>
            <w:ins w:id="164" w:author="Musavi, Hamid [USA]" w:date="2017-03-12T19:50:00Z">
              <w:r w:rsidRPr="003551B9">
                <w:t>wss://webapp2.connectedvcs.com/whtools23/websocket</w:t>
              </w:r>
            </w:ins>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rPr>
                <w:ins w:id="165" w:author="Musavi, Hamid [USA]" w:date="2017-03-12T19:50:00Z"/>
              </w:rPr>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rPr>
                <w:ins w:id="166" w:author="Musavi, Hamid [USA]" w:date="2017-03-12T19:50:00Z"/>
              </w:rPr>
            </w:pPr>
            <w:ins w:id="167" w:author="Musavi, Hamid [USA]" w:date="2017-03-12T19:50:00Z">
              <w:r>
                <w:t>URL of the US DOT SDW WebSockets API</w:t>
              </w:r>
            </w:ins>
          </w:p>
        </w:tc>
      </w:tr>
    </w:tbl>
    <w:p w14:paraId="10BE06FC" w14:textId="77777777" w:rsidR="00D4195B" w:rsidRDefault="00D4195B" w:rsidP="00C26C45">
      <w:pPr>
        <w:rPr>
          <w:ins w:id="168" w:author="Musavi, Hamid [USA]" w:date="2017-03-12T19:50:00Z"/>
        </w:r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169" w:name="_Toc474485022"/>
      <w:r>
        <w:t>ODE Log</w:t>
      </w:r>
      <w:r w:rsidR="00316B55">
        <w:t>ging</w:t>
      </w:r>
      <w:r>
        <w:t xml:space="preserve"> Properties</w:t>
      </w:r>
      <w:bookmarkEnd w:id="169"/>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651EA911" w14:textId="77777777" w:rsidR="00927FC8" w:rsidRDefault="00316B55" w:rsidP="00D1087D">
      <w:pPr>
        <w:rPr>
          <w:ins w:id="170" w:author="Musavi, Hamid [USA]" w:date="2017-03-12T19:50:00Z"/>
        </w:rPr>
      </w:pPr>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Pr>
        <w:rPr>
          <w:ins w:id="171" w:author="Musavi, Hamid [USA]" w:date="2017-03-12T19:50:00Z"/>
        </w:rPr>
      </w:pPr>
    </w:p>
    <w:p w14:paraId="5B0DE2AE" w14:textId="77777777" w:rsidR="00927FC8" w:rsidRPr="00927FC8" w:rsidRDefault="00927FC8" w:rsidP="00927FC8">
      <w:pPr>
        <w:rPr>
          <w:ins w:id="172" w:author="Musavi, Hamid [USA]" w:date="2017-03-12T19:50:00Z"/>
        </w:rPr>
      </w:pPr>
    </w:p>
    <w:p w14:paraId="3EBE0FAB" w14:textId="77777777" w:rsidR="00927FC8" w:rsidRPr="00927FC8" w:rsidRDefault="00927FC8" w:rsidP="00927FC8">
      <w:pPr>
        <w:rPr>
          <w:ins w:id="173" w:author="Musavi, Hamid [USA]" w:date="2017-03-12T19:50:00Z"/>
        </w:rPr>
      </w:pPr>
    </w:p>
    <w:p w14:paraId="1C6BE086" w14:textId="77777777" w:rsidR="00927FC8" w:rsidRPr="00927FC8" w:rsidRDefault="00927FC8" w:rsidP="00927FC8">
      <w:pPr>
        <w:rPr>
          <w:ins w:id="174" w:author="Musavi, Hamid [USA]" w:date="2017-03-12T19:50:00Z"/>
        </w:rPr>
      </w:pPr>
    </w:p>
    <w:p w14:paraId="71914081" w14:textId="77777777" w:rsidR="00927FC8" w:rsidRPr="00E53E91" w:rsidRDefault="00927FC8" w:rsidP="00E53E91">
      <w:pPr>
        <w:rPr>
          <w:ins w:id="175" w:author="Musavi, Hamid [USA]" w:date="2017-03-12T19:50:00Z"/>
        </w:rPr>
      </w:pPr>
    </w:p>
    <w:p w14:paraId="6C648E2B" w14:textId="77777777" w:rsidR="00927FC8" w:rsidRPr="00B54D4D" w:rsidRDefault="00927FC8" w:rsidP="00B54D4D">
      <w:pPr>
        <w:rPr>
          <w:ins w:id="176" w:author="Musavi, Hamid [USA]" w:date="2017-03-12T19:50:00Z"/>
        </w:rPr>
      </w:pPr>
    </w:p>
    <w:p w14:paraId="68AF0AD2" w14:textId="77777777" w:rsidR="00927FC8" w:rsidRDefault="00927FC8" w:rsidP="00927FC8">
      <w:pPr>
        <w:rPr>
          <w:ins w:id="177" w:author="Musavi, Hamid [USA]" w:date="2017-03-12T19:50:00Z"/>
        </w:rPr>
      </w:pPr>
    </w:p>
    <w:p w14:paraId="1E3EF63A" w14:textId="77777777" w:rsidR="00927FC8" w:rsidRDefault="00927FC8" w:rsidP="00927FC8">
      <w:pPr>
        <w:rPr>
          <w:ins w:id="178" w:author="Musavi, Hamid [USA]" w:date="2017-03-12T19:50:00Z"/>
        </w:rPr>
      </w:pPr>
    </w:p>
    <w:p w14:paraId="7078E409" w14:textId="77777777" w:rsidR="00D1087D" w:rsidRPr="00927FC8" w:rsidRDefault="00927FC8" w:rsidP="00CA4BB4">
      <w:pPr>
        <w:tabs>
          <w:tab w:val="center" w:pos="4680"/>
        </w:tabs>
        <w:rPr>
          <w:ins w:id="179" w:author="Musavi, Hamid [USA]" w:date="2017-03-12T19:50:00Z"/>
        </w:rPr>
        <w:sectPr w:rsidR="00D1087D" w:rsidRPr="00927FC8" w:rsidSect="00927FC8">
          <w:pgSz w:w="12240" w:h="15840"/>
          <w:pgMar w:top="1440" w:right="1440" w:bottom="1440" w:left="1440" w:header="720" w:footer="720" w:gutter="0"/>
          <w:cols w:space="720"/>
          <w:docGrid w:linePitch="299"/>
        </w:sectPr>
      </w:pPr>
      <w:ins w:id="180" w:author="Musavi, Hamid [USA]" w:date="2017-03-12T19:50:00Z">
        <w:r>
          <w:tab/>
        </w:r>
      </w:ins>
    </w:p>
    <w:p w14:paraId="68D12CB8" w14:textId="77777777" w:rsidR="00C26C45" w:rsidRDefault="00C26C45" w:rsidP="00C26C45">
      <w:pPr>
        <w:rPr>
          <w:ins w:id="181" w:author="Musavi, Hamid [USA]" w:date="2017-03-12T19:50:00Z"/>
        </w:rPr>
      </w:pPr>
    </w:p>
    <w:p w14:paraId="7228E105" w14:textId="0D93F77F" w:rsidR="00D1087D" w:rsidRPr="00D1087D" w:rsidRDefault="00D1087D" w:rsidP="00D1087D">
      <w:pPr>
        <w:rPr>
          <w:del w:id="182" w:author="Musavi, Hamid [USA]" w:date="2017-03-12T19:50:00Z"/>
        </w:rPr>
        <w:sectPr w:rsidR="00D1087D" w:rsidRPr="00D1087D" w:rsidSect="004E1AED">
          <w:footerReference w:type="default" r:id="rId34"/>
          <w:pgSz w:w="12240" w:h="15840"/>
          <w:pgMar w:top="1440" w:right="1440" w:bottom="1440" w:left="1440" w:header="720" w:footer="720" w:gutter="0"/>
          <w:cols w:space="720"/>
          <w:titlePg/>
          <w:docGrid w:linePitch="299"/>
        </w:sectPr>
      </w:pPr>
    </w:p>
    <w:p w14:paraId="7BE3A2E9" w14:textId="6E6BD69B" w:rsidR="00C26C45" w:rsidRDefault="00C26C45" w:rsidP="00C26C45">
      <w:pPr>
        <w:rPr>
          <w:del w:id="186" w:author="Musavi, Hamid [USA]" w:date="2017-03-12T19:50:00Z"/>
        </w:rPr>
      </w:pPr>
    </w:p>
    <w:p w14:paraId="26C5722C" w14:textId="3BAD8DFF" w:rsidR="00C26C45" w:rsidRDefault="00CB08F3" w:rsidP="00CB08F3">
      <w:pPr>
        <w:pStyle w:val="Heading1"/>
      </w:pPr>
      <w:bookmarkStart w:id="187" w:name="_Toc462052285"/>
      <w:bookmarkStart w:id="188" w:name="_Toc474485023"/>
      <w:r>
        <w:t>ODE</w:t>
      </w:r>
      <w:r w:rsidR="00C26C45" w:rsidRPr="001E40C7">
        <w:t xml:space="preserve"> </w:t>
      </w:r>
      <w:ins w:id="189" w:author="Musavi, Hamid [USA]" w:date="2017-03-12T19:50:00Z">
        <w:r w:rsidR="00A529B3">
          <w:t>Features</w:t>
        </w:r>
      </w:ins>
      <w:del w:id="190" w:author="Musavi, Hamid [USA]" w:date="2017-03-12T19:50:00Z">
        <w:r w:rsidR="00C26C45" w:rsidRPr="001E40C7">
          <w:delText>INTERFACES</w:delText>
        </w:r>
      </w:del>
      <w:bookmarkEnd w:id="187"/>
      <w:bookmarkEnd w:id="188"/>
    </w:p>
    <w:p w14:paraId="0C2D52D8" w14:textId="77777777" w:rsidR="00A529B3" w:rsidRDefault="00A529B3" w:rsidP="00CA4BB4">
      <w:pPr>
        <w:rPr>
          <w:ins w:id="191" w:author="Musavi, Hamid [USA]" w:date="2017-03-12T19:50:00Z"/>
        </w:rPr>
      </w:pPr>
      <w:ins w:id="192" w:author="Musavi, Hamid [USA]" w:date="2017-03-12T19:50:00Z">
        <w:r>
          <w:t>JPO ODE provides the following features and functions to TMC applications:</w:t>
        </w:r>
      </w:ins>
    </w:p>
    <w:p w14:paraId="41CFEED4" w14:textId="77777777" w:rsidR="00A529B3" w:rsidRDefault="001A3B89" w:rsidP="00A529B3">
      <w:pPr>
        <w:pStyle w:val="ListParagraph"/>
        <w:numPr>
          <w:ilvl w:val="0"/>
          <w:numId w:val="42"/>
        </w:numPr>
        <w:rPr>
          <w:ins w:id="193" w:author="Musavi, Hamid [USA]" w:date="2017-03-12T19:50:00Z"/>
        </w:rPr>
      </w:pPr>
      <w:ins w:id="194" w:author="Musavi, Hamid [USA]" w:date="2017-03-12T19:50:00Z">
        <w:r>
          <w:t xml:space="preserve">IEEE 1609.2 </w:t>
        </w:r>
        <w:r w:rsidR="00A529B3">
          <w:t>Compliance</w:t>
        </w:r>
      </w:ins>
    </w:p>
    <w:p w14:paraId="610A03FE" w14:textId="77777777" w:rsidR="00A529B3" w:rsidRDefault="00A529B3" w:rsidP="00A529B3">
      <w:pPr>
        <w:pStyle w:val="ListParagraph"/>
        <w:numPr>
          <w:ilvl w:val="0"/>
          <w:numId w:val="42"/>
        </w:numPr>
        <w:rPr>
          <w:ins w:id="195" w:author="Musavi, Hamid [USA]" w:date="2017-03-12T19:50:00Z"/>
        </w:rPr>
      </w:pPr>
      <w:ins w:id="196" w:author="Musavi, Hamid [USA]" w:date="2017-03-12T19:50:00Z">
        <w:r>
          <w:t>SCMS Certificate Management</w:t>
        </w:r>
      </w:ins>
    </w:p>
    <w:p w14:paraId="58482454" w14:textId="77777777" w:rsidR="00A529B3" w:rsidRDefault="00A529B3" w:rsidP="00CA4BB4">
      <w:pPr>
        <w:pStyle w:val="ListParagraph"/>
        <w:numPr>
          <w:ilvl w:val="0"/>
          <w:numId w:val="42"/>
        </w:numPr>
        <w:rPr>
          <w:ins w:id="197" w:author="Musavi, Hamid [USA]" w:date="2017-03-12T19:50:00Z"/>
        </w:rPr>
      </w:pPr>
      <w:ins w:id="198" w:author="Musavi, Hamid [USA]" w:date="2017-03-12T19:50:00Z">
        <w:r>
          <w:t>Inbound BSM Distribution</w:t>
        </w:r>
      </w:ins>
    </w:p>
    <w:p w14:paraId="62A68A6C" w14:textId="77777777" w:rsidR="00A529B3" w:rsidRDefault="00A529B3" w:rsidP="00CA4BB4">
      <w:pPr>
        <w:pStyle w:val="ListParagraph"/>
        <w:numPr>
          <w:ilvl w:val="0"/>
          <w:numId w:val="42"/>
        </w:numPr>
        <w:rPr>
          <w:ins w:id="199" w:author="Musavi, Hamid [USA]" w:date="2017-03-12T19:50:00Z"/>
        </w:rPr>
      </w:pPr>
      <w:ins w:id="200" w:author="Musavi, Hamid [USA]" w:date="2017-03-12T19:50:00Z">
        <w:r>
          <w:t>Inbound Probe Data Distribution</w:t>
        </w:r>
      </w:ins>
    </w:p>
    <w:p w14:paraId="2A193E42" w14:textId="77777777" w:rsidR="001A3B89" w:rsidRDefault="001A3B89" w:rsidP="001A3B89">
      <w:pPr>
        <w:pStyle w:val="ListParagraph"/>
        <w:numPr>
          <w:ilvl w:val="0"/>
          <w:numId w:val="42"/>
        </w:numPr>
        <w:rPr>
          <w:ins w:id="201" w:author="Musavi, Hamid [USA]" w:date="2017-03-12T19:50:00Z"/>
        </w:rPr>
      </w:pPr>
      <w:ins w:id="202" w:author="Musavi, Hamid [USA]" w:date="2017-03-12T19:50:00Z">
        <w:r>
          <w:t>Outbound Probe Device Management</w:t>
        </w:r>
      </w:ins>
    </w:p>
    <w:p w14:paraId="25762878" w14:textId="77777777" w:rsidR="00A529B3" w:rsidRDefault="00A529B3" w:rsidP="00CA4BB4">
      <w:pPr>
        <w:pStyle w:val="ListParagraph"/>
        <w:numPr>
          <w:ilvl w:val="0"/>
          <w:numId w:val="42"/>
        </w:numPr>
        <w:rPr>
          <w:ins w:id="203" w:author="Musavi, Hamid [USA]" w:date="2017-03-12T19:50:00Z"/>
        </w:rPr>
      </w:pPr>
      <w:ins w:id="204" w:author="Musavi, Hamid [USA]" w:date="2017-03-12T19:50:00Z">
        <w:r>
          <w:t>Outbound TIM Broadcast</w:t>
        </w:r>
      </w:ins>
    </w:p>
    <w:p w14:paraId="40FB49CD" w14:textId="77777777" w:rsidR="00A529B3" w:rsidRDefault="00A529B3" w:rsidP="00CA4BB4">
      <w:pPr>
        <w:pStyle w:val="ListParagraph"/>
        <w:numPr>
          <w:ilvl w:val="0"/>
          <w:numId w:val="42"/>
        </w:numPr>
        <w:rPr>
          <w:ins w:id="205" w:author="Musavi, Hamid [USA]" w:date="2017-03-12T19:50:00Z"/>
        </w:rPr>
      </w:pPr>
      <w:ins w:id="206" w:author="Musavi, Hamid [USA]" w:date="2017-03-12T19:50:00Z">
        <w:r>
          <w:t>Inbound TIM Distribution</w:t>
        </w:r>
      </w:ins>
    </w:p>
    <w:p w14:paraId="034B1EE2" w14:textId="77777777" w:rsidR="00A529B3" w:rsidRDefault="001A3B89" w:rsidP="00CA4BB4">
      <w:pPr>
        <w:pStyle w:val="ListParagraph"/>
        <w:numPr>
          <w:ilvl w:val="0"/>
          <w:numId w:val="42"/>
        </w:numPr>
        <w:rPr>
          <w:ins w:id="207" w:author="Musavi, Hamid [USA]" w:date="2017-03-12T19:50:00Z"/>
        </w:rPr>
      </w:pPr>
      <w:ins w:id="208" w:author="Musavi, Hamid [USA]" w:date="2017-03-12T19:50:00Z">
        <w:r>
          <w:t>Data Validation</w:t>
        </w:r>
      </w:ins>
    </w:p>
    <w:p w14:paraId="73EC7CAB" w14:textId="77777777" w:rsidR="001A3B89" w:rsidRDefault="001A3B89" w:rsidP="00CA4BB4">
      <w:pPr>
        <w:pStyle w:val="ListParagraph"/>
        <w:numPr>
          <w:ilvl w:val="0"/>
          <w:numId w:val="42"/>
        </w:numPr>
        <w:rPr>
          <w:ins w:id="209" w:author="Musavi, Hamid [USA]" w:date="2017-03-12T19:50:00Z"/>
        </w:rPr>
      </w:pPr>
      <w:ins w:id="210" w:author="Musavi, Hamid [USA]" w:date="2017-03-12T19:50:00Z">
        <w:r>
          <w:t>Data Sanitization</w:t>
        </w:r>
      </w:ins>
    </w:p>
    <w:p w14:paraId="5277B1A5" w14:textId="77777777" w:rsidR="001A3B89" w:rsidRDefault="001A3B89" w:rsidP="001A3B89">
      <w:pPr>
        <w:rPr>
          <w:ins w:id="211" w:author="Musavi, Hamid [USA]" w:date="2017-03-12T19:50:00Z"/>
        </w:rPr>
      </w:pPr>
    </w:p>
    <w:p w14:paraId="54E6EBB8" w14:textId="77777777" w:rsidR="001A3B89" w:rsidRPr="00A529B3" w:rsidRDefault="001A3B89" w:rsidP="00CA4BB4">
      <w:pPr>
        <w:pStyle w:val="Heading2"/>
        <w:rPr>
          <w:ins w:id="212" w:author="Musavi, Hamid [USA]" w:date="2017-03-12T19:50:00Z"/>
        </w:rPr>
      </w:pPr>
      <w:ins w:id="213" w:author="Musavi, Hamid [USA]" w:date="2017-03-12T19:50:00Z">
        <w:r>
          <w:t>IEEE 1609.2 Compliance</w:t>
        </w:r>
      </w:ins>
    </w:p>
    <w:p w14:paraId="39EDD772" w14:textId="77777777" w:rsidR="00A529B3" w:rsidRDefault="001A3B89" w:rsidP="00C26C45">
      <w:pPr>
        <w:rPr>
          <w:ins w:id="214" w:author="Musavi, Hamid [USA]" w:date="2017-03-12T19:50:00Z"/>
        </w:rPr>
      </w:pPr>
      <w:ins w:id="215" w:author="Musavi, Hamid [USA]" w:date="2017-03-12T19:50:00Z">
        <w:r>
          <w:t>TBD</w:t>
        </w:r>
      </w:ins>
    </w:p>
    <w:p w14:paraId="746F15F0" w14:textId="77777777" w:rsidR="001A3B89" w:rsidRDefault="001A3B89" w:rsidP="00CA4BB4">
      <w:pPr>
        <w:pStyle w:val="Heading2"/>
        <w:rPr>
          <w:ins w:id="216" w:author="Musavi, Hamid [USA]" w:date="2017-03-12T19:50:00Z"/>
        </w:rPr>
      </w:pPr>
      <w:ins w:id="217" w:author="Musavi, Hamid [USA]" w:date="2017-03-12T19:50:00Z">
        <w:r>
          <w:t>SCMS Certificate Management</w:t>
        </w:r>
      </w:ins>
    </w:p>
    <w:p w14:paraId="64A99D1C" w14:textId="77777777" w:rsidR="001A3B89" w:rsidRDefault="001A3B89" w:rsidP="00CA4BB4">
      <w:pPr>
        <w:rPr>
          <w:ins w:id="218" w:author="Musavi, Hamid [USA]" w:date="2017-03-12T19:50:00Z"/>
        </w:rPr>
      </w:pPr>
      <w:ins w:id="219" w:author="Musavi, Hamid [USA]" w:date="2017-03-12T19:50:00Z">
        <w:r>
          <w:t>TBD</w:t>
        </w:r>
      </w:ins>
    </w:p>
    <w:p w14:paraId="59FD1E00" w14:textId="77777777" w:rsidR="001A3B89" w:rsidRDefault="001A3B89" w:rsidP="00CA4BB4">
      <w:pPr>
        <w:pStyle w:val="Heading2"/>
        <w:rPr>
          <w:ins w:id="220" w:author="Musavi, Hamid [USA]" w:date="2017-03-12T19:50:00Z"/>
        </w:rPr>
      </w:pPr>
      <w:ins w:id="221" w:author="Musavi, Hamid [USA]" w:date="2017-03-12T19:50:00Z">
        <w:r>
          <w:t>Inbound BSM Distribution</w:t>
        </w:r>
      </w:ins>
    </w:p>
    <w:p w14:paraId="5E74D63E" w14:textId="77777777" w:rsidR="001A3B89" w:rsidRDefault="001A3B89" w:rsidP="00CA4BB4">
      <w:pPr>
        <w:rPr>
          <w:ins w:id="222" w:author="Musavi, Hamid [USA]" w:date="2017-03-12T19:50:00Z"/>
        </w:rPr>
      </w:pPr>
      <w:ins w:id="223" w:author="Musavi, Hamid [USA]" w:date="2017-03-12T19:50:00Z">
        <w:r>
          <w:t xml:space="preserve">ODE accepts Inbound BSMs via File Copy Data Deposit mechanism as described in section </w:t>
        </w:r>
        <w:r>
          <w:fldChar w:fldCharType="begin"/>
        </w:r>
        <w:r>
          <w:instrText xml:space="preserve"> REF _Ref471804194 \r \h </w:instrText>
        </w:r>
      </w:ins>
      <w:ins w:id="224" w:author="Musavi, Hamid [USA]" w:date="2017-03-12T19:50:00Z">
        <w:r>
          <w:fldChar w:fldCharType="separate"/>
        </w:r>
        <w:r>
          <w:t>8.1</w:t>
        </w:r>
        <w:r>
          <w:fldChar w:fldCharType="end"/>
        </w:r>
        <w:r>
          <w:t>.</w:t>
        </w:r>
      </w:ins>
    </w:p>
    <w:p w14:paraId="434BE61C" w14:textId="77777777" w:rsidR="001A3B89" w:rsidRDefault="001A3B89" w:rsidP="00CA4BB4">
      <w:pPr>
        <w:rPr>
          <w:ins w:id="225" w:author="Musavi, Hamid [USA]" w:date="2017-03-12T19:50:00Z"/>
        </w:rPr>
      </w:pPr>
      <w:ins w:id="226" w:author="Musavi, Hamid [USA]" w:date="2017-03-12T19:50:00Z">
        <w:r>
          <w:t xml:space="preserve">The ODE propagates BSM data to applications via a subscription service provided by Kafka messaging hub. See section </w:t>
        </w:r>
        <w:r>
          <w:fldChar w:fldCharType="begin"/>
        </w:r>
        <w:r>
          <w:instrText xml:space="preserve"> REF _Ref471811829 \r \h </w:instrText>
        </w:r>
      </w:ins>
      <w:ins w:id="227" w:author="Musavi, Hamid [USA]" w:date="2017-03-12T19:50:00Z">
        <w:r>
          <w:fldChar w:fldCharType="separate"/>
        </w:r>
        <w:r>
          <w:t>8.3.1</w:t>
        </w:r>
        <w:r>
          <w:fldChar w:fldCharType="end"/>
        </w:r>
        <w:r>
          <w:t xml:space="preserve"> for the topic names to which applications can subscribe.</w:t>
        </w:r>
      </w:ins>
    </w:p>
    <w:p w14:paraId="51C794FD" w14:textId="77777777" w:rsidR="001A3B89" w:rsidRDefault="001A3B89" w:rsidP="00CA4BB4">
      <w:pPr>
        <w:pStyle w:val="Heading2"/>
        <w:rPr>
          <w:ins w:id="228" w:author="Musavi, Hamid [USA]" w:date="2017-03-12T19:50:00Z"/>
        </w:rPr>
      </w:pPr>
      <w:ins w:id="229" w:author="Musavi, Hamid [USA]" w:date="2017-03-12T19:50:00Z">
        <w:r>
          <w:t>Inbound Probe Data Distribution</w:t>
        </w:r>
      </w:ins>
    </w:p>
    <w:p w14:paraId="70AB9F6D" w14:textId="77777777" w:rsidR="001A3B89" w:rsidRDefault="001A3B89" w:rsidP="00CA4BB4">
      <w:pPr>
        <w:rPr>
          <w:ins w:id="230" w:author="Musavi, Hamid [USA]" w:date="2017-03-12T19:50:00Z"/>
        </w:rPr>
      </w:pPr>
      <w:ins w:id="231" w:author="Musavi, Hamid [USA]" w:date="2017-03-12T19:50:00Z">
        <w:r>
          <w:t>TBD</w:t>
        </w:r>
      </w:ins>
    </w:p>
    <w:p w14:paraId="030FF98F" w14:textId="77777777" w:rsidR="00B63D68" w:rsidRDefault="00B63D68" w:rsidP="00B63D68">
      <w:pPr>
        <w:pStyle w:val="Heading2"/>
        <w:rPr>
          <w:ins w:id="232" w:author="Musavi, Hamid [USA]" w:date="2017-03-12T19:50:00Z"/>
        </w:rPr>
      </w:pPr>
      <w:ins w:id="233" w:author="Musavi, Hamid [USA]" w:date="2017-03-12T19:50:00Z">
        <w:r>
          <w:lastRenderedPageBreak/>
          <w:t>Outbound Probe Device Management</w:t>
        </w:r>
      </w:ins>
    </w:p>
    <w:p w14:paraId="16E5983A" w14:textId="77777777" w:rsidR="00B63D68" w:rsidRDefault="00B63D68" w:rsidP="00B63D68">
      <w:pPr>
        <w:rPr>
          <w:ins w:id="234" w:author="Musavi, Hamid [USA]" w:date="2017-03-12T19:50:00Z"/>
        </w:rPr>
      </w:pPr>
      <w:ins w:id="235" w:author="Musavi, Hamid [USA]" w:date="2017-03-12T19:50:00Z">
        <w:r>
          <w:t>TBD</w:t>
        </w:r>
      </w:ins>
    </w:p>
    <w:p w14:paraId="010DA22C" w14:textId="77777777" w:rsidR="001A3B89" w:rsidRDefault="001A3B89" w:rsidP="00CA4BB4">
      <w:pPr>
        <w:pStyle w:val="Heading2"/>
        <w:rPr>
          <w:ins w:id="236" w:author="Musavi, Hamid [USA]" w:date="2017-03-12T19:50:00Z"/>
        </w:rPr>
      </w:pPr>
      <w:ins w:id="237" w:author="Musavi, Hamid [USA]" w:date="2017-03-12T19:50:00Z">
        <w:r>
          <w:t>Outbound TIM Broadcast</w:t>
        </w:r>
      </w:ins>
    </w:p>
    <w:p w14:paraId="031325D7" w14:textId="77777777" w:rsidR="001A3B89" w:rsidRDefault="001A3B89" w:rsidP="001A3B89">
      <w:pPr>
        <w:rPr>
          <w:ins w:id="238" w:author="Musavi, Hamid [USA]" w:date="2017-03-12T19:50:00Z"/>
        </w:rPr>
      </w:pPr>
      <w:ins w:id="239" w:author="Musavi, Hamid [USA]" w:date="2017-03-12T19:50:00Z">
        <w:r>
          <w:t>ODE accepts TIM messages and other metadata parameters for broadcasting TIM messages via the REST API interface. The ODE accepts data elements in JSON format from which a fully formed ASN.1 compliant J2735 TravelerInformation message will be constructed and sent to an array of Roadside Units (RSUs).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ins>
    </w:p>
    <w:p w14:paraId="109F50E6" w14:textId="77777777" w:rsidR="001A3B89" w:rsidRDefault="001A3B89" w:rsidP="00CA4BB4">
      <w:pPr>
        <w:pStyle w:val="Heading3"/>
        <w:rPr>
          <w:ins w:id="240" w:author="Musavi, Hamid [USA]" w:date="2017-03-12T19:50:00Z"/>
        </w:rPr>
      </w:pPr>
      <w:ins w:id="241" w:author="Musavi, Hamid [USA]" w:date="2017-03-12T19:50:00Z">
        <w:r>
          <w:t>TIM Broadcast Request Quick Start Guide</w:t>
        </w:r>
      </w:ins>
    </w:p>
    <w:p w14:paraId="4AEF3179" w14:textId="77777777" w:rsidR="001A3B89" w:rsidRDefault="001A3B89" w:rsidP="001A3B89">
      <w:pPr>
        <w:rPr>
          <w:ins w:id="242" w:author="Musavi, Hamid [USA]" w:date="2017-03-12T19:50:00Z"/>
        </w:rPr>
      </w:pPr>
      <w:ins w:id="243" w:author="Musavi, Hamid [USA]" w:date="2017-03-12T19:50:00Z">
        <w:r>
          <w:t>To run a local test of the TIM Message API, please follow these instructions:</w:t>
        </w:r>
      </w:ins>
    </w:p>
    <w:p w14:paraId="5549DD10" w14:textId="77777777" w:rsidR="001A3B89" w:rsidRDefault="001A3B89" w:rsidP="00CA4BB4">
      <w:pPr>
        <w:pStyle w:val="ListParagraph"/>
        <w:numPr>
          <w:ilvl w:val="0"/>
          <w:numId w:val="44"/>
        </w:numPr>
        <w:rPr>
          <w:ins w:id="244" w:author="Musavi, Hamid [USA]" w:date="2017-03-12T19:50:00Z"/>
        </w:rPr>
      </w:pPr>
      <w:ins w:id="245" w:author="Musavi, Hamid [USA]" w:date="2017-03-12T19:50:00Z">
        <w:r>
          <w:t>Start the ODE</w:t>
        </w:r>
      </w:ins>
    </w:p>
    <w:p w14:paraId="179B448A" w14:textId="77777777" w:rsidR="001A3B89" w:rsidRDefault="00C77532" w:rsidP="00CA4BB4">
      <w:pPr>
        <w:pStyle w:val="ListParagraph"/>
        <w:numPr>
          <w:ilvl w:val="0"/>
          <w:numId w:val="44"/>
        </w:numPr>
        <w:rPr>
          <w:ins w:id="246" w:author="Musavi, Hamid [USA]" w:date="2017-03-12T19:50:00Z"/>
        </w:rPr>
      </w:pPr>
      <w:moveToRangeStart w:id="247" w:author="Musavi, Hamid [USA]" w:date="2017-03-12T19:50:00Z" w:name="move477111570"/>
      <w:moveTo w:id="248" w:author="Musavi, Hamid [USA]" w:date="2017-03-12T19:50:00Z">
        <w:r>
          <w:t xml:space="preserve">Reference the Swagger documentation located in the /docs folder of the repo to view the specifications for the API call. </w:t>
        </w:r>
      </w:moveTo>
      <w:moveToRangeEnd w:id="247"/>
      <w:ins w:id="249" w:author="Musavi, Hamid [USA]" w:date="2017-03-12T19:50:00Z">
        <w:r w:rsidR="001A3B89">
          <w:t>If needed, paste the YAML file into http://editor.swagger.io to see a rendered webpage for the documentation.</w:t>
        </w:r>
      </w:ins>
    </w:p>
    <w:p w14:paraId="3AA1117D" w14:textId="77777777" w:rsidR="001A3B89" w:rsidRDefault="001A3B89" w:rsidP="00CA4BB4">
      <w:pPr>
        <w:pStyle w:val="ListParagraph"/>
        <w:numPr>
          <w:ilvl w:val="0"/>
          <w:numId w:val="44"/>
        </w:numPr>
        <w:rPr>
          <w:ins w:id="250" w:author="Musavi, Hamid [USA]" w:date="2017-03-12T19:50:00Z"/>
        </w:rPr>
      </w:pPr>
      <w:ins w:id="251" w:author="Musavi, Hamid [USA]" w:date="2017-03-12T19:50:00Z">
        <w:r>
          <w:t>Copy the curl command, run the python script, or use a web based REST tool such as Postman to send the TIM broadcast request to the ODE. Make sure the REST request body contains the IP addresses of the RSUs that you intend to send the message to as well as the required SDW parameters.</w:t>
        </w:r>
      </w:ins>
    </w:p>
    <w:p w14:paraId="5028BA75" w14:textId="77777777" w:rsidR="001A3B89" w:rsidRDefault="001A3B89" w:rsidP="00CA4BB4">
      <w:pPr>
        <w:pStyle w:val="ListParagraph"/>
        <w:numPr>
          <w:ilvl w:val="0"/>
          <w:numId w:val="41"/>
        </w:numPr>
        <w:rPr>
          <w:ins w:id="252" w:author="Musavi, Hamid [USA]" w:date="2017-03-12T19:50:00Z"/>
        </w:rPr>
      </w:pPr>
      <w:ins w:id="253" w:author="Musavi, Hamid [USA]" w:date="2017-03-12T19:50:00Z">
        <w:r>
          <w:t>The REST interface will return a response indicating the message was received by the RSUs</w:t>
        </w:r>
      </w:ins>
    </w:p>
    <w:p w14:paraId="4585F05F" w14:textId="77777777" w:rsidR="001A3B89" w:rsidRDefault="001A3B89" w:rsidP="00CA4BB4">
      <w:pPr>
        <w:pStyle w:val="Heading2"/>
        <w:rPr>
          <w:ins w:id="254" w:author="Musavi, Hamid [USA]" w:date="2017-03-12T19:50:00Z"/>
        </w:rPr>
      </w:pPr>
      <w:ins w:id="255" w:author="Musavi, Hamid [USA]" w:date="2017-03-12T19:50:00Z">
        <w:r>
          <w:t>Inbound TIM Distribution</w:t>
        </w:r>
      </w:ins>
    </w:p>
    <w:p w14:paraId="3E634C7F" w14:textId="77777777" w:rsidR="001A3B89" w:rsidRDefault="001A3B89" w:rsidP="00CA4BB4">
      <w:pPr>
        <w:rPr>
          <w:ins w:id="256" w:author="Musavi, Hamid [USA]" w:date="2017-03-12T19:50:00Z"/>
        </w:rPr>
      </w:pPr>
      <w:ins w:id="257" w:author="Musavi, Hamid [USA]" w:date="2017-03-12T19:50:00Z">
        <w:r>
          <w:t>TBD</w:t>
        </w:r>
      </w:ins>
    </w:p>
    <w:p w14:paraId="027A71C4" w14:textId="77777777" w:rsidR="001A3B89" w:rsidRDefault="00B63D68" w:rsidP="00CA4BB4">
      <w:pPr>
        <w:pStyle w:val="Heading2"/>
        <w:rPr>
          <w:ins w:id="258" w:author="Musavi, Hamid [USA]" w:date="2017-03-12T19:50:00Z"/>
        </w:rPr>
      </w:pPr>
      <w:ins w:id="259" w:author="Musavi, Hamid [USA]" w:date="2017-03-12T19:50:00Z">
        <w:r>
          <w:t>Data validation</w:t>
        </w:r>
      </w:ins>
    </w:p>
    <w:p w14:paraId="2E6B2693" w14:textId="77777777" w:rsidR="001A3B89" w:rsidRDefault="001A3B89" w:rsidP="00CA4BB4">
      <w:pPr>
        <w:rPr>
          <w:ins w:id="260" w:author="Musavi, Hamid [USA]" w:date="2017-03-12T19:50:00Z"/>
        </w:rPr>
      </w:pPr>
      <w:ins w:id="261" w:author="Musavi, Hamid [USA]" w:date="2017-03-12T19:50:00Z">
        <w:r>
          <w:t>TBD</w:t>
        </w:r>
      </w:ins>
    </w:p>
    <w:p w14:paraId="5FB39BFC" w14:textId="77777777" w:rsidR="001A3B89" w:rsidRDefault="00B63D68" w:rsidP="00CA4BB4">
      <w:pPr>
        <w:pStyle w:val="Heading2"/>
        <w:rPr>
          <w:ins w:id="262" w:author="Musavi, Hamid [USA]" w:date="2017-03-12T19:50:00Z"/>
        </w:rPr>
      </w:pPr>
      <w:ins w:id="263" w:author="Musavi, Hamid [USA]" w:date="2017-03-12T19:50:00Z">
        <w:r>
          <w:t>Data Sanitization</w:t>
        </w:r>
      </w:ins>
    </w:p>
    <w:p w14:paraId="08740770" w14:textId="77777777" w:rsidR="00B63D68" w:rsidRPr="00B63D68" w:rsidRDefault="00B63D68" w:rsidP="00CA4BB4">
      <w:pPr>
        <w:rPr>
          <w:ins w:id="264" w:author="Musavi, Hamid [USA]" w:date="2017-03-12T19:50:00Z"/>
        </w:rPr>
      </w:pPr>
      <w:ins w:id="265" w:author="Musavi, Hamid [USA]" w:date="2017-03-12T19:50:00Z">
        <w:r>
          <w:t>TBD</w:t>
        </w:r>
      </w:ins>
    </w:p>
    <w:p w14:paraId="664E14F3" w14:textId="77777777" w:rsidR="001A3B89" w:rsidRPr="001A3B89" w:rsidRDefault="001A3B89" w:rsidP="001A3B89">
      <w:pPr>
        <w:rPr>
          <w:ins w:id="266" w:author="Musavi, Hamid [USA]" w:date="2017-03-12T19:50:00Z"/>
        </w:rPr>
      </w:pPr>
    </w:p>
    <w:p w14:paraId="5C869022" w14:textId="77777777" w:rsidR="00C26C45" w:rsidRDefault="00E53E91" w:rsidP="00CB08F3">
      <w:pPr>
        <w:pStyle w:val="Heading1"/>
        <w:rPr>
          <w:ins w:id="267" w:author="Musavi, Hamid [USA]" w:date="2017-03-12T19:50:00Z"/>
        </w:rPr>
      </w:pPr>
      <w:ins w:id="268" w:author="Musavi, Hamid [USA]" w:date="2017-03-12T19:50:00Z">
        <w:r>
          <w:t>Appendix A: ODE</w:t>
        </w:r>
        <w:r w:rsidRPr="001E40C7">
          <w:t xml:space="preserve"> </w:t>
        </w:r>
        <w:r>
          <w:t>Interface Specification</w:t>
        </w:r>
      </w:ins>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09C3D4B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w:instrText>
      </w:r>
      <w:ins w:id="269" w:author="Musavi, Hamid [USA]" w:date="2017-03-12T19:50:00Z">
        <w:r w:rsidR="00927FC8">
          <w:instrText>Ref476570427</w:instrText>
        </w:r>
      </w:ins>
      <w:del w:id="270" w:author="Musavi, Hamid [USA]" w:date="2017-03-12T19:50:00Z">
        <w:r>
          <w:delInstrText>Ref471803834</w:delInstrText>
        </w:r>
      </w:del>
      <w:r>
        <w:instrText xml:space="preserve"> \r \h </w:instrText>
      </w:r>
      <w:r>
        <w:fldChar w:fldCharType="separate"/>
      </w:r>
      <w:ins w:id="271" w:author="Musavi, Hamid [USA]" w:date="2017-03-12T19:50:00Z">
        <w:r w:rsidR="00927FC8">
          <w:t>7.2</w:t>
        </w:r>
      </w:ins>
      <w:del w:id="272" w:author="Musavi, Hamid [USA]" w:date="2017-03-12T19:50:00Z">
        <w:r w:rsidR="00244E15">
          <w:delText>0</w:delText>
        </w:r>
      </w:del>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2E785AB"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w:instrText>
      </w:r>
      <w:ins w:id="273" w:author="Musavi, Hamid [USA]" w:date="2017-03-12T19:50:00Z">
        <w:r w:rsidR="00927FC8">
          <w:instrText>Ref476570491</w:instrText>
        </w:r>
      </w:ins>
      <w:del w:id="274" w:author="Musavi, Hamid [USA]" w:date="2017-03-12T19:50:00Z">
        <w:r>
          <w:delInstrText>Ref471803834</w:delInstrText>
        </w:r>
      </w:del>
      <w:r>
        <w:instrText xml:space="preserve"> \r \h </w:instrText>
      </w:r>
      <w:r>
        <w:fldChar w:fldCharType="separate"/>
      </w:r>
      <w:ins w:id="275" w:author="Musavi, Hamid [USA]" w:date="2017-03-12T19:50:00Z">
        <w:r w:rsidR="00927FC8">
          <w:t>7.2</w:t>
        </w:r>
      </w:ins>
      <w:del w:id="276" w:author="Musavi, Hamid [USA]" w:date="2017-03-12T19:50:00Z">
        <w:r w:rsidR="00244E15">
          <w:delText>0</w:delText>
        </w:r>
      </w:del>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36FFF7C5" w:rsidR="00B05D2B" w:rsidRDefault="00B05D2B" w:rsidP="00C26C45">
      <w:r>
        <w:t xml:space="preserve">All of the above interfaces </w:t>
      </w:r>
      <w:ins w:id="277" w:author="Musavi, Hamid [USA]" w:date="2017-03-12T19:50:00Z">
        <w:r w:rsidR="00927FC8">
          <w:t>can</w:t>
        </w:r>
      </w:ins>
      <w:del w:id="278" w:author="Musavi, Hamid [USA]" w:date="2017-03-12T19:50:00Z">
        <w:r>
          <w:delText>will</w:delText>
        </w:r>
      </w:del>
      <w:r>
        <w:t xml:space="preserve"> be secured using SSL encryption</w:t>
      </w:r>
      <w:del w:id="279" w:author="Musavi, Hamid [USA]" w:date="2017-03-12T19:50:00Z">
        <w:r>
          <w:delText xml:space="preserve"> and role based authentication and authorization</w:delText>
        </w:r>
      </w:del>
      <w:r>
        <w:t xml:space="preserve">. </w:t>
      </w:r>
    </w:p>
    <w:p w14:paraId="252A3BDF" w14:textId="72E52FD5" w:rsidR="00C26C45" w:rsidRDefault="00C26C45" w:rsidP="00C26C45">
      <w:pPr>
        <w:rPr>
          <w:del w:id="280" w:author="Musavi, Hamid [USA]" w:date="2017-03-12T19:50:00Z"/>
        </w:rPr>
      </w:pPr>
      <w:del w:id="281" w:author="Musavi, Hamid [USA]" w:date="2017-03-12T19:50:00Z">
        <w:r>
          <w:delText xml:space="preserve">Note: </w:delText>
        </w:r>
        <w:r w:rsidRPr="00A26489">
          <w:delText xml:space="preserve">Initial access to these interfaces </w:delText>
        </w:r>
        <w:r>
          <w:delText>is currently</w:delText>
        </w:r>
        <w:r w:rsidRPr="00A26489">
          <w:delText xml:space="preserve"> restricted to the ODE development team, but once sufficient testing is complete, any individual who successfully registers at the ODE</w:delText>
        </w:r>
        <w:r>
          <w:delText xml:space="preserve"> Portal</w:delText>
        </w:r>
        <w:r w:rsidRPr="00A26489">
          <w:delText xml:space="preserve"> web site will be able to leverage the ODE interfaces</w:delText>
        </w:r>
        <w:r w:rsidRPr="00AF50FB">
          <w:delText xml:space="preserve">. </w:delText>
        </w:r>
        <w:r w:rsidRPr="00A26489">
          <w:delText xml:space="preserve"> The word </w:delText>
        </w:r>
        <w:r>
          <w:delText>“</w:delText>
        </w:r>
        <w:r w:rsidRPr="00A26489">
          <w:delText>individual</w:delText>
        </w:r>
        <w:r>
          <w:delText>”</w:delText>
        </w:r>
        <w:r w:rsidRPr="00A26489">
          <w:delText xml:space="preserve"> is intended to identify a person who will develop an application </w:delText>
        </w:r>
        <w:r w:rsidR="0060433B">
          <w:delText>leveraging ODE data stream(s).</w:delText>
        </w:r>
      </w:del>
    </w:p>
    <w:p w14:paraId="2B8D9DA3" w14:textId="5E89DEB3" w:rsidR="0060433B" w:rsidRDefault="00B05D2B" w:rsidP="0060433B">
      <w:pPr>
        <w:pStyle w:val="Heading2"/>
      </w:pPr>
      <w:bookmarkStart w:id="282" w:name="_Ref471804194"/>
      <w:bookmarkStart w:id="283" w:name="_Toc474485024"/>
      <w:r>
        <w:t>File Co</w:t>
      </w:r>
      <w:r w:rsidR="0060433B">
        <w:t>py Data Deposit</w:t>
      </w:r>
      <w:bookmarkEnd w:id="282"/>
      <w:bookmarkEnd w:id="283"/>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284" w:name="_Toc462052286"/>
      <w:bookmarkStart w:id="285"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286" w:name="_Toc474485025"/>
      <w:bookmarkStart w:id="287" w:name="_Ref476570427"/>
      <w:bookmarkStart w:id="288" w:name="_Ref476570491"/>
      <w:r w:rsidRPr="001E40C7">
        <w:t xml:space="preserve">ODE </w:t>
      </w:r>
      <w:r w:rsidR="005D1916">
        <w:t>REST</w:t>
      </w:r>
      <w:r w:rsidRPr="001E40C7">
        <w:t xml:space="preserve"> API</w:t>
      </w:r>
      <w:bookmarkEnd w:id="284"/>
      <w:bookmarkEnd w:id="285"/>
      <w:bookmarkEnd w:id="286"/>
      <w:bookmarkEnd w:id="287"/>
      <w:bookmarkEnd w:id="288"/>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lastRenderedPageBreak/>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89" w:name="_Toc462052287"/>
    </w:p>
    <w:p w14:paraId="14D103C8" w14:textId="77777777" w:rsidR="00B54D4D" w:rsidRDefault="00B54D4D" w:rsidP="00B54D4D">
      <w:pPr>
        <w:rPr>
          <w:ins w:id="290" w:author="Musavi, Hamid [USA]" w:date="2017-03-12T19:50:00Z"/>
        </w:rPr>
      </w:pPr>
      <w:ins w:id="291" w:author="Musavi, Hamid [USA]" w:date="2017-03-12T19:50:00Z">
        <w:r>
          <w:t xml:space="preserve">ODE REST API documentation utilizes </w:t>
        </w:r>
        <w:r>
          <w:fldChar w:fldCharType="begin"/>
        </w:r>
        <w:r>
          <w:instrText xml:space="preserve"> HYPERLINK "</w:instrText>
        </w:r>
        <w:r w:rsidRPr="00E53E91">
          <w:instrText>http://swagger.io/</w:instrText>
        </w:r>
        <w:r>
          <w:instrText xml:space="preserve">" </w:instrText>
        </w:r>
        <w:r>
          <w:fldChar w:fldCharType="separate"/>
        </w:r>
        <w:r w:rsidRPr="00E470F4">
          <w:rPr>
            <w:rStyle w:val="Hyperlink"/>
          </w:rPr>
          <w:t>http://swagger.io/</w:t>
        </w:r>
        <w:r>
          <w:fldChar w:fldCharType="end"/>
        </w:r>
        <w:r>
          <w:t xml:space="preserve"> API documentation framework. The file containing the API documentation can be found in our GitHub repository’s docs folder: </w:t>
        </w:r>
        <w:r>
          <w:fldChar w:fldCharType="begin"/>
        </w:r>
        <w:r>
          <w:instrText xml:space="preserve"> HYPERLINK "</w:instrText>
        </w:r>
        <w:r w:rsidRPr="00B54D4D">
          <w:instrText>https://github.com/usdot-jpo-ode/jpo-ode/blob/develop/docs/ODESwagger.yaml</w:instrText>
        </w:r>
        <w:r>
          <w:instrText xml:space="preserve">" </w:instrText>
        </w:r>
        <w:r>
          <w:fldChar w:fldCharType="separate"/>
        </w:r>
        <w:r w:rsidRPr="00E470F4">
          <w:rPr>
            <w:rStyle w:val="Hyperlink"/>
          </w:rPr>
          <w:t>https://github.com/usdot-jpo-ode/jpo-ode/blob/develop/docs/ODESwagger.yaml</w:t>
        </w:r>
        <w:r>
          <w:fldChar w:fldCharType="end"/>
        </w:r>
        <w:r>
          <w:t xml:space="preserve">. A Swagger UI server will be stood up in the future to host this file but for the time being you may copy the file contents to the free </w:t>
        </w:r>
        <w:r>
          <w:fldChar w:fldCharType="begin"/>
        </w:r>
        <w:r>
          <w:instrText xml:space="preserve"> HYPERLINK "http://editor.swagger.io/" \l "!/" </w:instrText>
        </w:r>
        <w:r>
          <w:fldChar w:fldCharType="separate"/>
        </w:r>
        <w:r w:rsidRPr="00B54D4D">
          <w:rPr>
            <w:rStyle w:val="Hyperlink"/>
          </w:rPr>
          <w:t>Swagger Editor</w:t>
        </w:r>
        <w:r>
          <w:fldChar w:fldCharType="end"/>
        </w:r>
        <w:r>
          <w:t xml:space="preserve"> at </w:t>
        </w:r>
        <w:r>
          <w:fldChar w:fldCharType="begin"/>
        </w:r>
        <w:r>
          <w:instrText xml:space="preserve"> HYPERLINK "</w:instrText>
        </w:r>
        <w:r w:rsidRPr="00B54D4D">
          <w:instrText>http://editor.swagger.io/#!/</w:instrText>
        </w:r>
        <w:r>
          <w:instrText xml:space="preserve">" </w:instrText>
        </w:r>
        <w:r>
          <w:fldChar w:fldCharType="separate"/>
        </w:r>
        <w:r w:rsidRPr="00E470F4">
          <w:rPr>
            <w:rStyle w:val="Hyperlink"/>
          </w:rPr>
          <w:t>http://editor.swagger.io/#!/</w:t>
        </w:r>
        <w:r>
          <w:fldChar w:fldCharType="end"/>
        </w:r>
        <w:r>
          <w:t xml:space="preserve"> in order to view the REST API specifications.</w:t>
        </w:r>
        <w:r w:rsidR="00EA6F69">
          <w:t xml:space="preserve"> </w:t>
        </w:r>
        <w:r w:rsidR="00EA6F69">
          <w:fldChar w:fldCharType="begin"/>
        </w:r>
        <w:r w:rsidR="00EA6F69">
          <w:instrText xml:space="preserve"> REF _Ref476590854 \h </w:instrText>
        </w:r>
      </w:ins>
      <w:ins w:id="292" w:author="Musavi, Hamid [USA]" w:date="2017-03-12T19:50:00Z">
        <w:r w:rsidR="00EA6F69">
          <w:fldChar w:fldCharType="separate"/>
        </w:r>
        <w:r w:rsidR="00EA6F69">
          <w:t xml:space="preserve">Figure </w:t>
        </w:r>
        <w:r w:rsidR="00EA6F69">
          <w:rPr>
            <w:noProof/>
          </w:rPr>
          <w:t>2</w:t>
        </w:r>
        <w:r w:rsidR="00EA6F69">
          <w:fldChar w:fldCharType="end"/>
        </w:r>
        <w:r w:rsidR="00EA6F69">
          <w:t xml:space="preserve"> illustrates the outcome of this process.</w:t>
        </w:r>
      </w:ins>
    </w:p>
    <w:p w14:paraId="318AC083" w14:textId="77777777" w:rsidR="00B54D4D" w:rsidRDefault="00B54D4D" w:rsidP="00B54D4D">
      <w:pPr>
        <w:rPr>
          <w:ins w:id="293" w:author="Musavi, Hamid [USA]" w:date="2017-03-12T19:50:00Z"/>
        </w:rPr>
      </w:pPr>
    </w:p>
    <w:p w14:paraId="3308258D" w14:textId="77777777" w:rsidR="00B54D4D" w:rsidRDefault="00B54D4D" w:rsidP="00CA4BB4">
      <w:pPr>
        <w:keepNext/>
        <w:rPr>
          <w:ins w:id="294" w:author="Musavi, Hamid [USA]" w:date="2017-03-12T19:50:00Z"/>
        </w:rPr>
      </w:pPr>
      <w:ins w:id="295" w:author="Musavi, Hamid [USA]" w:date="2017-03-12T19:50:00Z">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5038090"/>
                      </a:xfrm>
                      <a:prstGeom prst="rect">
                        <a:avLst/>
                      </a:prstGeom>
                    </pic:spPr>
                  </pic:pic>
                </a:graphicData>
              </a:graphic>
            </wp:inline>
          </w:drawing>
        </w:r>
      </w:ins>
    </w:p>
    <w:p w14:paraId="3A888169" w14:textId="5A956265" w:rsidR="008D1F2E" w:rsidRDefault="00B54D4D" w:rsidP="008D1F2E">
      <w:pPr>
        <w:rPr>
          <w:del w:id="296" w:author="Musavi, Hamid [USA]" w:date="2017-03-12T19:50:00Z"/>
        </w:rPr>
      </w:pPr>
      <w:bookmarkStart w:id="297" w:name="_Ref476590854"/>
      <w:ins w:id="298" w:author="Musavi, Hamid [USA]" w:date="2017-03-12T19:50:00Z">
        <w:r>
          <w:t>Figure</w:t>
        </w:r>
      </w:ins>
      <w:del w:id="299" w:author="Musavi, Hamid [USA]" w:date="2017-03-12T19:50:00Z">
        <w:r w:rsidR="008D1F2E">
          <w:delText>The following template will be used to specify the ODE API:</w:delText>
        </w:r>
      </w:del>
    </w:p>
    <w:p w14:paraId="7C14C073" w14:textId="2F18B675" w:rsidR="00ED0E13" w:rsidRDefault="00ED0E13" w:rsidP="00ED0E13">
      <w:pPr>
        <w:pStyle w:val="Caption"/>
        <w:keepNext/>
        <w:rPr>
          <w:del w:id="300" w:author="Musavi, Hamid [USA]" w:date="2017-03-12T19:50: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rPr>
          <w:del w:id="301" w:author="Musavi, Hamid [USA]" w:date="2017-03-12T19:50:00Z"/>
        </w:trPr>
        <w:tc>
          <w:tcPr>
            <w:tcW w:w="1537" w:type="dxa"/>
            <w:shd w:val="clear" w:color="auto" w:fill="D9D9D9" w:themeFill="background1" w:themeFillShade="D9"/>
          </w:tcPr>
          <w:p w14:paraId="27F9DF05" w14:textId="77777777" w:rsidR="008D1F2E" w:rsidRPr="008A6E46" w:rsidRDefault="008D1F2E" w:rsidP="006B30A2">
            <w:pPr>
              <w:rPr>
                <w:del w:id="302" w:author="Musavi, Hamid [USA]" w:date="2017-03-12T19:50:00Z"/>
                <w:rFonts w:ascii="Courier New" w:hAnsi="Courier New" w:cs="Courier New"/>
                <w:b/>
              </w:rPr>
            </w:pPr>
            <w:del w:id="303" w:author="Musavi, Hamid [USA]" w:date="2017-03-12T19:50:00Z">
              <w:r w:rsidRPr="008A6E46">
                <w:rPr>
                  <w:rFonts w:ascii="Courier New" w:hAnsi="Courier New" w:cs="Courier New"/>
                  <w:b/>
                </w:rPr>
                <w:delText>Path</w:delText>
              </w:r>
            </w:del>
          </w:p>
        </w:tc>
        <w:tc>
          <w:tcPr>
            <w:tcW w:w="11508" w:type="dxa"/>
            <w:shd w:val="clear" w:color="auto" w:fill="D9D9D9" w:themeFill="background1" w:themeFillShade="D9"/>
          </w:tcPr>
          <w:p w14:paraId="37ED8E92" w14:textId="1798A0FE" w:rsidR="008D1F2E" w:rsidRPr="008A6E46" w:rsidRDefault="008D1F2E" w:rsidP="006B30A2">
            <w:pPr>
              <w:rPr>
                <w:del w:id="304" w:author="Musavi, Hamid [USA]" w:date="2017-03-12T19:50:00Z"/>
                <w:rFonts w:ascii="Courier New" w:hAnsi="Courier New" w:cs="Courier New"/>
              </w:rPr>
            </w:pPr>
            <w:del w:id="305" w:author="Musavi, Hamid [USA]" w:date="2017-03-12T19:50:00Z">
              <w:r>
                <w:rPr>
                  <w:rFonts w:ascii="Courier New" w:hAnsi="Courier New" w:cs="Courier New"/>
                </w:rPr>
                <w:delText>Path relative to the root context path</w:delText>
              </w:r>
            </w:del>
          </w:p>
        </w:tc>
      </w:tr>
      <w:tr w:rsidR="008D1F2E" w:rsidRPr="008A6E46" w14:paraId="2E3AA27C" w14:textId="77777777" w:rsidTr="00F175E9">
        <w:trPr>
          <w:del w:id="306" w:author="Musavi, Hamid [USA]" w:date="2017-03-12T19:50:00Z"/>
        </w:trPr>
        <w:tc>
          <w:tcPr>
            <w:tcW w:w="1537" w:type="dxa"/>
            <w:shd w:val="clear" w:color="auto" w:fill="D9D9D9" w:themeFill="background1" w:themeFillShade="D9"/>
          </w:tcPr>
          <w:p w14:paraId="59AED156" w14:textId="77777777" w:rsidR="008D1F2E" w:rsidRPr="008A6E46" w:rsidRDefault="008D1F2E" w:rsidP="006B30A2">
            <w:pPr>
              <w:rPr>
                <w:del w:id="307" w:author="Musavi, Hamid [USA]" w:date="2017-03-12T19:50:00Z"/>
                <w:rFonts w:ascii="Courier New" w:hAnsi="Courier New" w:cs="Courier New"/>
                <w:b/>
              </w:rPr>
            </w:pPr>
            <w:del w:id="308" w:author="Musavi, Hamid [USA]" w:date="2017-03-12T19:50:00Z">
              <w:r w:rsidRPr="008A6E46">
                <w:rPr>
                  <w:rFonts w:ascii="Courier New" w:hAnsi="Courier New" w:cs="Courier New"/>
                  <w:b/>
                </w:rPr>
                <w:delText>Verb</w:delText>
              </w:r>
            </w:del>
          </w:p>
        </w:tc>
        <w:tc>
          <w:tcPr>
            <w:tcW w:w="11508" w:type="dxa"/>
            <w:shd w:val="clear" w:color="auto" w:fill="D9D9D9" w:themeFill="background1" w:themeFillShade="D9"/>
          </w:tcPr>
          <w:p w14:paraId="22A1A4C3" w14:textId="4167DD70" w:rsidR="008D1F2E" w:rsidRPr="008A6E46" w:rsidRDefault="008D1F2E" w:rsidP="006B30A2">
            <w:pPr>
              <w:rPr>
                <w:del w:id="309" w:author="Musavi, Hamid [USA]" w:date="2017-03-12T19:50:00Z"/>
                <w:rFonts w:ascii="Courier New" w:hAnsi="Courier New" w:cs="Courier New"/>
              </w:rPr>
            </w:pPr>
            <w:del w:id="310" w:author="Musavi, Hamid [USA]" w:date="2017-03-12T19:50:00Z">
              <w:r>
                <w:rPr>
                  <w:rFonts w:ascii="Arial" w:hAnsi="Arial" w:cs="Arial"/>
                  <w:color w:val="252525"/>
                  <w:sz w:val="21"/>
                  <w:szCs w:val="21"/>
                  <w:shd w:val="clear" w:color="auto" w:fill="FFFFFF"/>
                </w:rPr>
                <w:delText>GET | POST | PUT |</w:delText>
              </w:r>
              <w:r w:rsidRPr="001E40C7">
                <w:rPr>
                  <w:rFonts w:ascii="Arial" w:hAnsi="Arial" w:cs="Arial"/>
                  <w:color w:val="252525"/>
                  <w:sz w:val="21"/>
                  <w:szCs w:val="21"/>
                  <w:shd w:val="clear" w:color="auto" w:fill="FFFFFF"/>
                </w:rPr>
                <w:delText xml:space="preserve"> DELETE</w:delText>
              </w:r>
            </w:del>
          </w:p>
        </w:tc>
      </w:tr>
      <w:tr w:rsidR="008D1F2E" w:rsidRPr="008A6E46" w14:paraId="6042E1A4" w14:textId="77777777" w:rsidTr="00F175E9">
        <w:trPr>
          <w:del w:id="311" w:author="Musavi, Hamid [USA]" w:date="2017-03-12T19:50:00Z"/>
        </w:trPr>
        <w:tc>
          <w:tcPr>
            <w:tcW w:w="1537" w:type="dxa"/>
            <w:shd w:val="clear" w:color="auto" w:fill="D9D9D9" w:themeFill="background1" w:themeFillShade="D9"/>
          </w:tcPr>
          <w:p w14:paraId="1A783A21" w14:textId="77777777" w:rsidR="008D1F2E" w:rsidRPr="008A6E46" w:rsidRDefault="008D1F2E" w:rsidP="006B30A2">
            <w:pPr>
              <w:rPr>
                <w:del w:id="312" w:author="Musavi, Hamid [USA]" w:date="2017-03-12T19:50:00Z"/>
                <w:rFonts w:ascii="Courier New" w:hAnsi="Courier New" w:cs="Courier New"/>
              </w:rPr>
            </w:pPr>
            <w:del w:id="313" w:author="Musavi, Hamid [USA]" w:date="2017-03-12T19:50:00Z">
              <w:r w:rsidRPr="008A6E46">
                <w:rPr>
                  <w:rFonts w:ascii="Courier New" w:hAnsi="Courier New" w:cs="Courier New"/>
                  <w:b/>
                </w:rPr>
                <w:delText>Summary</w:delText>
              </w:r>
            </w:del>
          </w:p>
        </w:tc>
        <w:tc>
          <w:tcPr>
            <w:tcW w:w="11508" w:type="dxa"/>
            <w:shd w:val="clear" w:color="auto" w:fill="D9D9D9" w:themeFill="background1" w:themeFillShade="D9"/>
          </w:tcPr>
          <w:p w14:paraId="115AB79E" w14:textId="48C19889" w:rsidR="008D1F2E" w:rsidRPr="008A6E46" w:rsidRDefault="008D1F2E" w:rsidP="006B30A2">
            <w:pPr>
              <w:rPr>
                <w:del w:id="314" w:author="Musavi, Hamid [USA]" w:date="2017-03-12T19:50:00Z"/>
                <w:rFonts w:ascii="Courier New" w:hAnsi="Courier New" w:cs="Courier New"/>
              </w:rPr>
            </w:pPr>
            <w:del w:id="315" w:author="Musavi, Hamid [USA]" w:date="2017-03-12T19:50:00Z">
              <w:r>
                <w:rPr>
                  <w:rFonts w:ascii="Courier New" w:hAnsi="Courier New" w:cs="Courier New"/>
                </w:rPr>
                <w:delText>Summary description</w:delText>
              </w:r>
            </w:del>
          </w:p>
        </w:tc>
      </w:tr>
      <w:tr w:rsidR="00F175E9" w:rsidRPr="008A6E46" w14:paraId="72FBD28F" w14:textId="77777777" w:rsidTr="00F175E9">
        <w:trPr>
          <w:del w:id="316" w:author="Musavi, Hamid [USA]" w:date="2017-03-12T19:50:00Z"/>
        </w:trPr>
        <w:tc>
          <w:tcPr>
            <w:tcW w:w="1537" w:type="dxa"/>
            <w:shd w:val="clear" w:color="auto" w:fill="D9D9D9" w:themeFill="background1" w:themeFillShade="D9"/>
          </w:tcPr>
          <w:p w14:paraId="093CD388" w14:textId="6F5D67EF" w:rsidR="00F175E9" w:rsidRPr="008A6E46" w:rsidRDefault="00F175E9" w:rsidP="006B30A2">
            <w:pPr>
              <w:rPr>
                <w:del w:id="317" w:author="Musavi, Hamid [USA]" w:date="2017-03-12T19:50:00Z"/>
                <w:rFonts w:ascii="Courier New" w:hAnsi="Courier New" w:cs="Courier New"/>
                <w:b/>
              </w:rPr>
            </w:pPr>
            <w:del w:id="318" w:author="Musavi, Hamid [USA]" w:date="2017-03-12T19:50:00Z">
              <w:r>
                <w:rPr>
                  <w:rFonts w:ascii="Courier New" w:hAnsi="Courier New" w:cs="Courier New"/>
                  <w:b/>
                </w:rPr>
                <w:delText>Consumes</w:delText>
              </w:r>
            </w:del>
          </w:p>
        </w:tc>
        <w:tc>
          <w:tcPr>
            <w:tcW w:w="11508" w:type="dxa"/>
            <w:shd w:val="clear" w:color="auto" w:fill="D9D9D9" w:themeFill="background1" w:themeFillShade="D9"/>
          </w:tcPr>
          <w:p w14:paraId="7D8BB06A" w14:textId="77C39AA3" w:rsidR="00F175E9" w:rsidRPr="008A6E46" w:rsidRDefault="00F175E9" w:rsidP="006B30A2">
            <w:pPr>
              <w:rPr>
                <w:del w:id="319" w:author="Musavi, Hamid [USA]" w:date="2017-03-12T19:50:00Z"/>
                <w:rFonts w:ascii="Courier New" w:hAnsi="Courier New" w:cs="Courier New"/>
              </w:rPr>
            </w:pPr>
            <w:del w:id="320" w:author="Musavi, Hamid [USA]" w:date="2017-03-12T19:50:00Z">
              <w:r>
                <w:rPr>
                  <w:rFonts w:ascii="Courier New" w:hAnsi="Courier New" w:cs="Courier New"/>
                </w:rPr>
                <w:delText>Request data type such as application/json, application/text</w:delText>
              </w:r>
            </w:del>
          </w:p>
        </w:tc>
      </w:tr>
      <w:tr w:rsidR="008D1F2E" w:rsidRPr="008A6E46" w14:paraId="2AD6A697" w14:textId="77777777" w:rsidTr="00F175E9">
        <w:trPr>
          <w:del w:id="321" w:author="Musavi, Hamid [USA]" w:date="2017-03-12T19:50:00Z"/>
        </w:trPr>
        <w:tc>
          <w:tcPr>
            <w:tcW w:w="1537" w:type="dxa"/>
            <w:shd w:val="clear" w:color="auto" w:fill="D9D9D9" w:themeFill="background1" w:themeFillShade="D9"/>
          </w:tcPr>
          <w:p w14:paraId="00D74818" w14:textId="77777777" w:rsidR="008D1F2E" w:rsidRPr="008A6E46" w:rsidRDefault="008D1F2E" w:rsidP="006B30A2">
            <w:pPr>
              <w:rPr>
                <w:del w:id="322" w:author="Musavi, Hamid [USA]" w:date="2017-03-12T19:50:00Z"/>
                <w:rFonts w:ascii="Courier New" w:hAnsi="Courier New" w:cs="Courier New"/>
                <w:b/>
              </w:rPr>
            </w:pPr>
            <w:del w:id="323" w:author="Musavi, Hamid [USA]" w:date="2017-03-12T19:50:00Z">
              <w:r w:rsidRPr="008A6E46">
                <w:rPr>
                  <w:rFonts w:ascii="Courier New" w:hAnsi="Courier New" w:cs="Courier New"/>
                  <w:b/>
                </w:rPr>
                <w:delText>Produces</w:delText>
              </w:r>
            </w:del>
          </w:p>
        </w:tc>
        <w:tc>
          <w:tcPr>
            <w:tcW w:w="11508" w:type="dxa"/>
            <w:shd w:val="clear" w:color="auto" w:fill="D9D9D9" w:themeFill="background1" w:themeFillShade="D9"/>
          </w:tcPr>
          <w:p w14:paraId="5DF56954" w14:textId="1B439350" w:rsidR="008D1F2E" w:rsidRPr="008A6E46" w:rsidRDefault="008D1F2E" w:rsidP="006B30A2">
            <w:pPr>
              <w:rPr>
                <w:del w:id="324" w:author="Musavi, Hamid [USA]" w:date="2017-03-12T19:50:00Z"/>
                <w:rFonts w:ascii="Courier New" w:hAnsi="Courier New" w:cs="Courier New"/>
              </w:rPr>
            </w:pPr>
            <w:del w:id="325" w:author="Musavi, Hamid [USA]" w:date="2017-03-12T19:50:00Z">
              <w:r>
                <w:rPr>
                  <w:rFonts w:ascii="Courier New" w:hAnsi="Courier New" w:cs="Courier New"/>
                </w:rPr>
                <w:delText xml:space="preserve">Response </w:delText>
              </w:r>
              <w:r w:rsidR="00F175E9">
                <w:rPr>
                  <w:rFonts w:ascii="Courier New" w:hAnsi="Courier New" w:cs="Courier New"/>
                </w:rPr>
                <w:delText xml:space="preserve">data </w:delText>
              </w:r>
              <w:r>
                <w:rPr>
                  <w:rFonts w:ascii="Courier New" w:hAnsi="Courier New" w:cs="Courier New"/>
                </w:rPr>
                <w:delText>type</w:delText>
              </w:r>
              <w:r w:rsidR="000B15A1">
                <w:rPr>
                  <w:rFonts w:ascii="Courier New" w:hAnsi="Courier New" w:cs="Courier New"/>
                </w:rPr>
                <w:delText xml:space="preserve"> such as application/json, application/text</w:delText>
              </w:r>
            </w:del>
          </w:p>
        </w:tc>
      </w:tr>
      <w:tr w:rsidR="008D1F2E" w:rsidRPr="008A6E46" w14:paraId="1CE6C0CC" w14:textId="77777777" w:rsidTr="00F175E9">
        <w:trPr>
          <w:del w:id="326" w:author="Musavi, Hamid [USA]" w:date="2017-03-12T19:50:00Z"/>
        </w:trPr>
        <w:tc>
          <w:tcPr>
            <w:tcW w:w="1537" w:type="dxa"/>
            <w:shd w:val="clear" w:color="auto" w:fill="D9D9D9" w:themeFill="background1" w:themeFillShade="D9"/>
          </w:tcPr>
          <w:p w14:paraId="07C1C374" w14:textId="77777777" w:rsidR="008D1F2E" w:rsidRPr="008A6E46" w:rsidRDefault="008D1F2E" w:rsidP="006B30A2">
            <w:pPr>
              <w:rPr>
                <w:del w:id="327" w:author="Musavi, Hamid [USA]" w:date="2017-03-12T19:50:00Z"/>
                <w:rFonts w:ascii="Courier New" w:hAnsi="Courier New" w:cs="Courier New"/>
                <w:b/>
              </w:rPr>
            </w:pPr>
            <w:del w:id="328" w:author="Musavi, Hamid [USA]" w:date="2017-03-12T19:50:00Z">
              <w:r w:rsidRPr="008A6E46">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rPr>
                <w:del w:id="329" w:author="Musavi, Hamid [USA]" w:date="2017-03-12T19:50:00Z"/>
              </w:trPr>
              <w:tc>
                <w:tcPr>
                  <w:tcW w:w="2125" w:type="dxa"/>
                </w:tcPr>
                <w:p w14:paraId="2F73EF64" w14:textId="77777777" w:rsidR="008D1F2E" w:rsidRPr="008A6E46" w:rsidRDefault="008D1F2E" w:rsidP="006B30A2">
                  <w:pPr>
                    <w:rPr>
                      <w:del w:id="330" w:author="Musavi, Hamid [USA]" w:date="2017-03-12T19:50:00Z"/>
                      <w:rFonts w:ascii="Courier New" w:hAnsi="Courier New" w:cs="Courier New"/>
                      <w:b/>
                    </w:rPr>
                  </w:pPr>
                  <w:del w:id="331" w:author="Musavi, Hamid [USA]" w:date="2017-03-12T19:50:00Z">
                    <w:r w:rsidRPr="008A6E46">
                      <w:rPr>
                        <w:rFonts w:ascii="Courier New" w:hAnsi="Courier New" w:cs="Courier New"/>
                        <w:b/>
                      </w:rPr>
                      <w:delText>Name</w:delText>
                    </w:r>
                  </w:del>
                </w:p>
              </w:tc>
              <w:tc>
                <w:tcPr>
                  <w:tcW w:w="2989" w:type="dxa"/>
                </w:tcPr>
                <w:p w14:paraId="0DB3964A" w14:textId="77777777" w:rsidR="008D1F2E" w:rsidRPr="008A6E46" w:rsidRDefault="008D1F2E" w:rsidP="006B30A2">
                  <w:pPr>
                    <w:rPr>
                      <w:del w:id="332" w:author="Musavi, Hamid [USA]" w:date="2017-03-12T19:50:00Z"/>
                      <w:rFonts w:ascii="Courier New" w:hAnsi="Courier New" w:cs="Courier New"/>
                      <w:b/>
                    </w:rPr>
                  </w:pPr>
                  <w:del w:id="333" w:author="Musavi, Hamid [USA]" w:date="2017-03-12T19:50:00Z">
                    <w:r w:rsidRPr="008A6E46">
                      <w:rPr>
                        <w:rFonts w:ascii="Courier New" w:hAnsi="Courier New" w:cs="Courier New"/>
                        <w:b/>
                      </w:rPr>
                      <w:delText>Value</w:delText>
                    </w:r>
                  </w:del>
                </w:p>
              </w:tc>
              <w:tc>
                <w:tcPr>
                  <w:tcW w:w="4841" w:type="dxa"/>
                </w:tcPr>
                <w:p w14:paraId="3D9948E2" w14:textId="77777777" w:rsidR="008D1F2E" w:rsidRPr="008A6E46" w:rsidRDefault="008D1F2E" w:rsidP="006B30A2">
                  <w:pPr>
                    <w:rPr>
                      <w:del w:id="334" w:author="Musavi, Hamid [USA]" w:date="2017-03-12T19:50:00Z"/>
                      <w:rFonts w:ascii="Courier New" w:hAnsi="Courier New" w:cs="Courier New"/>
                      <w:b/>
                    </w:rPr>
                  </w:pPr>
                  <w:del w:id="335" w:author="Musavi, Hamid [USA]" w:date="2017-03-12T19:50:00Z">
                    <w:r w:rsidRPr="008A6E46">
                      <w:rPr>
                        <w:rFonts w:ascii="Courier New" w:hAnsi="Courier New" w:cs="Courier New"/>
                        <w:b/>
                      </w:rPr>
                      <w:delText>Description</w:delText>
                    </w:r>
                  </w:del>
                </w:p>
              </w:tc>
              <w:tc>
                <w:tcPr>
                  <w:tcW w:w="1273" w:type="dxa"/>
                </w:tcPr>
                <w:p w14:paraId="2EFF31D4" w14:textId="77777777" w:rsidR="008D1F2E" w:rsidRDefault="008D1F2E" w:rsidP="006B30A2">
                  <w:pPr>
                    <w:rPr>
                      <w:del w:id="336" w:author="Musavi, Hamid [USA]" w:date="2017-03-12T19:50:00Z"/>
                      <w:rFonts w:ascii="Courier New" w:hAnsi="Courier New" w:cs="Courier New"/>
                      <w:b/>
                    </w:rPr>
                  </w:pPr>
                  <w:del w:id="337" w:author="Musavi, Hamid [USA]" w:date="2017-03-12T19:50:00Z">
                    <w:r w:rsidRPr="008A6E46">
                      <w:rPr>
                        <w:rFonts w:ascii="Courier New" w:hAnsi="Courier New" w:cs="Courier New"/>
                        <w:b/>
                      </w:rPr>
                      <w:delText>Required</w:delText>
                    </w:r>
                  </w:del>
                </w:p>
                <w:p w14:paraId="3C8DE230" w14:textId="0F275860" w:rsidR="008D1F2E" w:rsidRPr="008A6E46" w:rsidRDefault="008D1F2E" w:rsidP="006B30A2">
                  <w:pPr>
                    <w:rPr>
                      <w:del w:id="338" w:author="Musavi, Hamid [USA]" w:date="2017-03-12T19:50:00Z"/>
                      <w:rFonts w:ascii="Courier New" w:hAnsi="Courier New" w:cs="Courier New"/>
                      <w:b/>
                    </w:rPr>
                  </w:pPr>
                  <w:del w:id="339" w:author="Musavi, Hamid [USA]" w:date="2017-03-12T19:50:00Z">
                    <w:r>
                      <w:rPr>
                        <w:rFonts w:ascii="Courier New" w:hAnsi="Courier New" w:cs="Courier New"/>
                        <w:b/>
                      </w:rPr>
                      <w:delText>(T | F)</w:delText>
                    </w:r>
                  </w:del>
                </w:p>
              </w:tc>
            </w:tr>
            <w:tr w:rsidR="008D1F2E" w:rsidRPr="008A6E46" w14:paraId="2C453B6A" w14:textId="77777777" w:rsidTr="00F175E9">
              <w:trPr>
                <w:del w:id="340" w:author="Musavi, Hamid [USA]" w:date="2017-03-12T19:50:00Z"/>
              </w:trPr>
              <w:tc>
                <w:tcPr>
                  <w:tcW w:w="2125" w:type="dxa"/>
                </w:tcPr>
                <w:p w14:paraId="559DB6D1" w14:textId="525ED227" w:rsidR="008D1F2E" w:rsidRPr="008A6E46" w:rsidRDefault="008D1F2E" w:rsidP="006B30A2">
                  <w:pPr>
                    <w:rPr>
                      <w:del w:id="341" w:author="Musavi, Hamid [USA]" w:date="2017-03-12T19:50:00Z"/>
                      <w:rFonts w:ascii="Courier New" w:hAnsi="Courier New" w:cs="Courier New"/>
                    </w:rPr>
                  </w:pPr>
                  <w:del w:id="342" w:author="Musavi, Hamid [USA]" w:date="2017-03-12T19:50:00Z">
                    <w:r>
                      <w:rPr>
                        <w:rFonts w:ascii="Courier New" w:hAnsi="Courier New" w:cs="Courier New"/>
                      </w:rPr>
                      <w:delText>Name of the header</w:delText>
                    </w:r>
                  </w:del>
                </w:p>
              </w:tc>
              <w:tc>
                <w:tcPr>
                  <w:tcW w:w="2989" w:type="dxa"/>
                </w:tcPr>
                <w:p w14:paraId="1E7B4964" w14:textId="1AB10021" w:rsidR="008D1F2E" w:rsidRPr="008A6E46" w:rsidRDefault="008D1F2E" w:rsidP="006B30A2">
                  <w:pPr>
                    <w:rPr>
                      <w:del w:id="343" w:author="Musavi, Hamid [USA]" w:date="2017-03-12T19:50:00Z"/>
                      <w:rFonts w:ascii="Courier New" w:hAnsi="Courier New" w:cs="Courier New"/>
                    </w:rPr>
                  </w:pPr>
                  <w:del w:id="344" w:author="Musavi, Hamid [USA]" w:date="2017-03-12T19:50:00Z">
                    <w:r>
                      <w:rPr>
                        <w:rFonts w:ascii="Courier New" w:hAnsi="Courier New" w:cs="Courier New"/>
                      </w:rPr>
                      <w:delText>Value of the header</w:delText>
                    </w:r>
                  </w:del>
                </w:p>
              </w:tc>
              <w:tc>
                <w:tcPr>
                  <w:tcW w:w="4841" w:type="dxa"/>
                </w:tcPr>
                <w:p w14:paraId="7ABB5685" w14:textId="135EC34A" w:rsidR="008D1F2E" w:rsidRPr="008A6E46" w:rsidRDefault="008D1F2E" w:rsidP="006B30A2">
                  <w:pPr>
                    <w:rPr>
                      <w:del w:id="345" w:author="Musavi, Hamid [USA]" w:date="2017-03-12T19:50:00Z"/>
                      <w:rFonts w:ascii="Courier New" w:hAnsi="Courier New" w:cs="Courier New"/>
                    </w:rPr>
                  </w:pPr>
                  <w:del w:id="346" w:author="Musavi, Hamid [USA]" w:date="2017-03-12T19:50:00Z">
                    <w:r>
                      <w:rPr>
                        <w:rFonts w:ascii="Courier New" w:hAnsi="Courier New" w:cs="Courier New"/>
                      </w:rPr>
                      <w:delText>Description of the header</w:delText>
                    </w:r>
                  </w:del>
                </w:p>
              </w:tc>
              <w:tc>
                <w:tcPr>
                  <w:tcW w:w="1273" w:type="dxa"/>
                </w:tcPr>
                <w:p w14:paraId="7FF31A4F" w14:textId="737623DA" w:rsidR="008D1F2E" w:rsidRPr="008A6E46" w:rsidRDefault="008D1F2E" w:rsidP="006B30A2">
                  <w:pPr>
                    <w:rPr>
                      <w:del w:id="347" w:author="Musavi, Hamid [USA]" w:date="2017-03-12T19:50:00Z"/>
                      <w:rFonts w:ascii="Courier New" w:hAnsi="Courier New" w:cs="Courier New"/>
                    </w:rPr>
                  </w:pPr>
                  <w:del w:id="348" w:author="Musavi, Hamid [USA]" w:date="2017-03-12T19:50:00Z">
                    <w:r>
                      <w:rPr>
                        <w:rFonts w:ascii="Courier New" w:hAnsi="Courier New" w:cs="Courier New"/>
                      </w:rPr>
                      <w:delText>True or False</w:delText>
                    </w:r>
                  </w:del>
                </w:p>
              </w:tc>
            </w:tr>
          </w:tbl>
          <w:p w14:paraId="77052EF1" w14:textId="77777777" w:rsidR="008D1F2E" w:rsidRPr="008A6E46" w:rsidRDefault="008D1F2E" w:rsidP="006B30A2">
            <w:pPr>
              <w:rPr>
                <w:del w:id="349" w:author="Musavi, Hamid [USA]" w:date="2017-03-12T19:50:00Z"/>
                <w:rFonts w:ascii="Courier New" w:hAnsi="Courier New" w:cs="Courier New"/>
                <w:b/>
              </w:rPr>
            </w:pPr>
          </w:p>
        </w:tc>
      </w:tr>
      <w:tr w:rsidR="008D1F2E" w:rsidRPr="008A6E46" w14:paraId="5E1AEB89" w14:textId="77777777" w:rsidTr="00F175E9">
        <w:trPr>
          <w:del w:id="350" w:author="Musavi, Hamid [USA]" w:date="2017-03-12T19:50:00Z"/>
        </w:trPr>
        <w:tc>
          <w:tcPr>
            <w:tcW w:w="1537" w:type="dxa"/>
            <w:shd w:val="clear" w:color="auto" w:fill="D9D9D9" w:themeFill="background1" w:themeFillShade="D9"/>
          </w:tcPr>
          <w:p w14:paraId="5B7F25A7" w14:textId="77777777" w:rsidR="008D1F2E" w:rsidRPr="008A6E46" w:rsidRDefault="008D1F2E" w:rsidP="006B30A2">
            <w:pPr>
              <w:rPr>
                <w:del w:id="351" w:author="Musavi, Hamid [USA]" w:date="2017-03-12T19:50:00Z"/>
                <w:rFonts w:ascii="Courier New" w:hAnsi="Courier New" w:cs="Courier New"/>
                <w:b/>
              </w:rPr>
            </w:pPr>
            <w:del w:id="352" w:author="Musavi, Hamid [USA]" w:date="2017-03-12T19:50:00Z">
              <w:r>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rPr>
                <w:del w:id="353" w:author="Musavi, Hamid [USA]" w:date="2017-03-12T19:50:00Z"/>
              </w:trPr>
              <w:tc>
                <w:tcPr>
                  <w:tcW w:w="2125" w:type="dxa"/>
                </w:tcPr>
                <w:p w14:paraId="37D465D0" w14:textId="77777777" w:rsidR="008D1F2E" w:rsidRPr="008A6E46" w:rsidRDefault="008D1F2E" w:rsidP="006B30A2">
                  <w:pPr>
                    <w:rPr>
                      <w:del w:id="354" w:author="Musavi, Hamid [USA]" w:date="2017-03-12T19:50:00Z"/>
                      <w:rFonts w:ascii="Courier New" w:hAnsi="Courier New" w:cs="Courier New"/>
                      <w:b/>
                    </w:rPr>
                  </w:pPr>
                  <w:del w:id="355" w:author="Musavi, Hamid [USA]" w:date="2017-03-12T19:50:00Z">
                    <w:r w:rsidRPr="008A6E46">
                      <w:rPr>
                        <w:rFonts w:ascii="Courier New" w:hAnsi="Courier New" w:cs="Courier New"/>
                        <w:b/>
                      </w:rPr>
                      <w:delText>Name</w:delText>
                    </w:r>
                  </w:del>
                </w:p>
              </w:tc>
              <w:tc>
                <w:tcPr>
                  <w:tcW w:w="2970" w:type="dxa"/>
                </w:tcPr>
                <w:p w14:paraId="6A52B6D9" w14:textId="77777777" w:rsidR="008D1F2E" w:rsidRPr="008A6E46" w:rsidRDefault="008D1F2E" w:rsidP="006B30A2">
                  <w:pPr>
                    <w:rPr>
                      <w:del w:id="356" w:author="Musavi, Hamid [USA]" w:date="2017-03-12T19:50:00Z"/>
                      <w:rFonts w:ascii="Courier New" w:hAnsi="Courier New" w:cs="Courier New"/>
                      <w:b/>
                    </w:rPr>
                  </w:pPr>
                  <w:del w:id="357" w:author="Musavi, Hamid [USA]" w:date="2017-03-12T19:50:00Z">
                    <w:r w:rsidRPr="008A6E46">
                      <w:rPr>
                        <w:rFonts w:ascii="Courier New" w:hAnsi="Courier New" w:cs="Courier New"/>
                        <w:b/>
                      </w:rPr>
                      <w:delText>Value</w:delText>
                    </w:r>
                  </w:del>
                </w:p>
              </w:tc>
              <w:tc>
                <w:tcPr>
                  <w:tcW w:w="3601" w:type="dxa"/>
                </w:tcPr>
                <w:p w14:paraId="023D9E51" w14:textId="77777777" w:rsidR="008D1F2E" w:rsidRPr="008A6E46" w:rsidRDefault="008D1F2E" w:rsidP="006B30A2">
                  <w:pPr>
                    <w:rPr>
                      <w:del w:id="358" w:author="Musavi, Hamid [USA]" w:date="2017-03-12T19:50:00Z"/>
                      <w:rFonts w:ascii="Courier New" w:hAnsi="Courier New" w:cs="Courier New"/>
                      <w:b/>
                    </w:rPr>
                  </w:pPr>
                  <w:del w:id="359" w:author="Musavi, Hamid [USA]" w:date="2017-03-12T19:50:00Z">
                    <w:r w:rsidRPr="008A6E46">
                      <w:rPr>
                        <w:rFonts w:ascii="Courier New" w:hAnsi="Courier New" w:cs="Courier New"/>
                        <w:b/>
                      </w:rPr>
                      <w:delText>Description</w:delText>
                    </w:r>
                  </w:del>
                </w:p>
              </w:tc>
              <w:tc>
                <w:tcPr>
                  <w:tcW w:w="1273" w:type="dxa"/>
                </w:tcPr>
                <w:p w14:paraId="10EF4A18" w14:textId="77777777" w:rsidR="008D1F2E" w:rsidRPr="008A6E46" w:rsidRDefault="008D1F2E" w:rsidP="006B30A2">
                  <w:pPr>
                    <w:rPr>
                      <w:del w:id="360" w:author="Musavi, Hamid [USA]" w:date="2017-03-12T19:50:00Z"/>
                      <w:rFonts w:ascii="Courier New" w:hAnsi="Courier New" w:cs="Courier New"/>
                      <w:b/>
                    </w:rPr>
                  </w:pPr>
                  <w:del w:id="361" w:author="Musavi, Hamid [USA]" w:date="2017-03-12T19:50:00Z">
                    <w:r w:rsidRPr="008A6E46">
                      <w:rPr>
                        <w:rFonts w:ascii="Courier New" w:hAnsi="Courier New" w:cs="Courier New"/>
                        <w:b/>
                      </w:rPr>
                      <w:delText>Required</w:delText>
                    </w:r>
                  </w:del>
                </w:p>
              </w:tc>
              <w:tc>
                <w:tcPr>
                  <w:tcW w:w="1246" w:type="dxa"/>
                </w:tcPr>
                <w:p w14:paraId="46FA24D5" w14:textId="77777777" w:rsidR="008D1F2E" w:rsidRDefault="008D1F2E" w:rsidP="006B30A2">
                  <w:pPr>
                    <w:rPr>
                      <w:del w:id="362" w:author="Musavi, Hamid [USA]" w:date="2017-03-12T19:50:00Z"/>
                      <w:rFonts w:ascii="Courier New" w:hAnsi="Courier New" w:cs="Courier New"/>
                      <w:b/>
                    </w:rPr>
                  </w:pPr>
                  <w:del w:id="363" w:author="Musavi, Hamid [USA]" w:date="2017-03-12T19:50:00Z">
                    <w:r>
                      <w:rPr>
                        <w:rFonts w:ascii="Courier New" w:hAnsi="Courier New" w:cs="Courier New"/>
                        <w:b/>
                      </w:rPr>
                      <w:delText>In</w:delText>
                    </w:r>
                  </w:del>
                </w:p>
                <w:p w14:paraId="0563CD02" w14:textId="77777777" w:rsidR="008D1F2E" w:rsidRPr="008A6E46" w:rsidRDefault="008D1F2E" w:rsidP="006B30A2">
                  <w:pPr>
                    <w:rPr>
                      <w:del w:id="364" w:author="Musavi, Hamid [USA]" w:date="2017-03-12T19:50:00Z"/>
                      <w:rFonts w:ascii="Courier New" w:hAnsi="Courier New" w:cs="Courier New"/>
                      <w:b/>
                    </w:rPr>
                  </w:pPr>
                  <w:del w:id="365" w:author="Musavi, Hamid [USA]" w:date="2017-03-12T19:50:00Z">
                    <w:r>
                      <w:rPr>
                        <w:rFonts w:ascii="Courier New" w:hAnsi="Courier New" w:cs="Courier New"/>
                        <w:b/>
                      </w:rPr>
                      <w:delText>(Q|B)</w:delText>
                    </w:r>
                  </w:del>
                </w:p>
              </w:tc>
            </w:tr>
            <w:tr w:rsidR="008D1F2E" w:rsidRPr="008A6E46" w14:paraId="67A0A4E7" w14:textId="77777777" w:rsidTr="00F175E9">
              <w:trPr>
                <w:del w:id="366" w:author="Musavi, Hamid [USA]" w:date="2017-03-12T19:50:00Z"/>
              </w:trPr>
              <w:tc>
                <w:tcPr>
                  <w:tcW w:w="2125" w:type="dxa"/>
                </w:tcPr>
                <w:p w14:paraId="3A8B05AA" w14:textId="3576A46E" w:rsidR="008D1F2E" w:rsidRPr="008A6E46" w:rsidRDefault="008D1F2E" w:rsidP="006B30A2">
                  <w:pPr>
                    <w:rPr>
                      <w:del w:id="367" w:author="Musavi, Hamid [USA]" w:date="2017-03-12T19:50:00Z"/>
                      <w:rFonts w:ascii="Courier New" w:hAnsi="Courier New" w:cs="Courier New"/>
                    </w:rPr>
                  </w:pPr>
                  <w:del w:id="368" w:author="Musavi, Hamid [USA]" w:date="2017-03-12T19:50:00Z">
                    <w:r>
                      <w:rPr>
                        <w:rFonts w:ascii="Courier New" w:hAnsi="Courier New" w:cs="Courier New"/>
                      </w:rPr>
                      <w:delText>Name of the parameter</w:delText>
                    </w:r>
                  </w:del>
                </w:p>
              </w:tc>
              <w:tc>
                <w:tcPr>
                  <w:tcW w:w="2970" w:type="dxa"/>
                </w:tcPr>
                <w:p w14:paraId="026528A6" w14:textId="0A5C8CF1" w:rsidR="008D1F2E" w:rsidRPr="008A6E46" w:rsidRDefault="008D1F2E" w:rsidP="006B30A2">
                  <w:pPr>
                    <w:rPr>
                      <w:del w:id="369" w:author="Musavi, Hamid [USA]" w:date="2017-03-12T19:50:00Z"/>
                      <w:rFonts w:ascii="Courier New" w:hAnsi="Courier New" w:cs="Courier New"/>
                    </w:rPr>
                  </w:pPr>
                  <w:del w:id="370" w:author="Musavi, Hamid [USA]" w:date="2017-03-12T19:50:00Z">
                    <w:r>
                      <w:rPr>
                        <w:rFonts w:ascii="Courier New" w:hAnsi="Courier New" w:cs="Courier New"/>
                      </w:rPr>
                      <w:delText>Value of the parameter</w:delText>
                    </w:r>
                  </w:del>
                </w:p>
              </w:tc>
              <w:tc>
                <w:tcPr>
                  <w:tcW w:w="3601" w:type="dxa"/>
                </w:tcPr>
                <w:p w14:paraId="7DD50C44" w14:textId="1B979E58" w:rsidR="008D1F2E" w:rsidRPr="008A6E46" w:rsidRDefault="008D1F2E" w:rsidP="006B30A2">
                  <w:pPr>
                    <w:rPr>
                      <w:del w:id="371" w:author="Musavi, Hamid [USA]" w:date="2017-03-12T19:50:00Z"/>
                      <w:rFonts w:ascii="Courier New" w:hAnsi="Courier New" w:cs="Courier New"/>
                    </w:rPr>
                  </w:pPr>
                  <w:del w:id="372" w:author="Musavi, Hamid [USA]" w:date="2017-03-12T19:50:00Z">
                    <w:r>
                      <w:rPr>
                        <w:rFonts w:ascii="Courier New" w:hAnsi="Courier New" w:cs="Courier New"/>
                      </w:rPr>
                      <w:delText>Description of the parameter</w:delText>
                    </w:r>
                  </w:del>
                </w:p>
              </w:tc>
              <w:tc>
                <w:tcPr>
                  <w:tcW w:w="1273" w:type="dxa"/>
                </w:tcPr>
                <w:p w14:paraId="71449419" w14:textId="3D4EA8AD" w:rsidR="008D1F2E" w:rsidRPr="008A6E46" w:rsidRDefault="008D1F2E" w:rsidP="006B30A2">
                  <w:pPr>
                    <w:rPr>
                      <w:del w:id="373" w:author="Musavi, Hamid [USA]" w:date="2017-03-12T19:50:00Z"/>
                      <w:rFonts w:ascii="Courier New" w:hAnsi="Courier New" w:cs="Courier New"/>
                    </w:rPr>
                  </w:pPr>
                  <w:del w:id="374" w:author="Musavi, Hamid [USA]" w:date="2017-03-12T19:50:00Z">
                    <w:r>
                      <w:rPr>
                        <w:rFonts w:ascii="Courier New" w:hAnsi="Courier New" w:cs="Courier New"/>
                      </w:rPr>
                      <w:delText>True or False</w:delText>
                    </w:r>
                  </w:del>
                </w:p>
              </w:tc>
              <w:tc>
                <w:tcPr>
                  <w:tcW w:w="1246" w:type="dxa"/>
                </w:tcPr>
                <w:p w14:paraId="6EF27C8A" w14:textId="285418F8" w:rsidR="008D1F2E" w:rsidRPr="008A6E46" w:rsidRDefault="008D1F2E" w:rsidP="006B30A2">
                  <w:pPr>
                    <w:rPr>
                      <w:del w:id="375" w:author="Musavi, Hamid [USA]" w:date="2017-03-12T19:50:00Z"/>
                      <w:rFonts w:ascii="Courier New" w:hAnsi="Courier New" w:cs="Courier New"/>
                    </w:rPr>
                  </w:pPr>
                  <w:del w:id="376" w:author="Musavi, Hamid [USA]" w:date="2017-03-12T19:50:00Z">
                    <w:r>
                      <w:rPr>
                        <w:rFonts w:ascii="Courier New" w:hAnsi="Courier New" w:cs="Courier New"/>
                      </w:rPr>
                      <w:delText>Query or Body</w:delText>
                    </w:r>
                  </w:del>
                </w:p>
              </w:tc>
            </w:tr>
          </w:tbl>
          <w:p w14:paraId="18E32BFB" w14:textId="77777777" w:rsidR="008D1F2E" w:rsidRPr="008A6E46" w:rsidRDefault="008D1F2E" w:rsidP="006B30A2">
            <w:pPr>
              <w:rPr>
                <w:del w:id="377" w:author="Musavi, Hamid [USA]" w:date="2017-03-12T19:50:00Z"/>
                <w:rFonts w:ascii="Courier New" w:hAnsi="Courier New" w:cs="Courier New"/>
                <w:b/>
              </w:rPr>
            </w:pPr>
          </w:p>
        </w:tc>
      </w:tr>
      <w:tr w:rsidR="008D1F2E" w:rsidRPr="008A6E46" w14:paraId="00C49EC9" w14:textId="77777777" w:rsidTr="00F175E9">
        <w:trPr>
          <w:del w:id="378" w:author="Musavi, Hamid [USA]" w:date="2017-03-12T19:50:00Z"/>
        </w:trPr>
        <w:tc>
          <w:tcPr>
            <w:tcW w:w="1537" w:type="dxa"/>
            <w:shd w:val="clear" w:color="auto" w:fill="D9D9D9" w:themeFill="background1" w:themeFillShade="D9"/>
          </w:tcPr>
          <w:p w14:paraId="49CADF2E" w14:textId="77777777" w:rsidR="008D1F2E" w:rsidRPr="008A6E46" w:rsidRDefault="008D1F2E" w:rsidP="006B30A2">
            <w:pPr>
              <w:rPr>
                <w:del w:id="379" w:author="Musavi, Hamid [USA]" w:date="2017-03-12T19:50:00Z"/>
                <w:rFonts w:ascii="Courier New" w:hAnsi="Courier New" w:cs="Courier New"/>
                <w:b/>
              </w:rPr>
            </w:pPr>
            <w:del w:id="380" w:author="Musavi, Hamid [USA]" w:date="2017-03-12T19:50:00Z">
              <w:r w:rsidRPr="008A6E46">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rPr>
                <w:del w:id="381" w:author="Musavi, Hamid [USA]" w:date="2017-03-12T19:50:00Z"/>
              </w:trPr>
              <w:tc>
                <w:tcPr>
                  <w:tcW w:w="2125" w:type="dxa"/>
                </w:tcPr>
                <w:p w14:paraId="06E0BD95" w14:textId="77777777" w:rsidR="008D1F2E" w:rsidRPr="008A6E46" w:rsidRDefault="008D1F2E" w:rsidP="006B30A2">
                  <w:pPr>
                    <w:rPr>
                      <w:del w:id="382" w:author="Musavi, Hamid [USA]" w:date="2017-03-12T19:50:00Z"/>
                      <w:rFonts w:ascii="Courier New" w:hAnsi="Courier New" w:cs="Courier New"/>
                      <w:b/>
                    </w:rPr>
                  </w:pPr>
                  <w:del w:id="383" w:author="Musavi, Hamid [USA]" w:date="2017-03-12T19:50:00Z">
                    <w:r w:rsidRPr="008A6E46">
                      <w:rPr>
                        <w:rFonts w:ascii="Courier New" w:hAnsi="Courier New" w:cs="Courier New"/>
                        <w:b/>
                      </w:rPr>
                      <w:delText>Code</w:delText>
                    </w:r>
                  </w:del>
                </w:p>
              </w:tc>
              <w:tc>
                <w:tcPr>
                  <w:tcW w:w="2970" w:type="dxa"/>
                </w:tcPr>
                <w:p w14:paraId="76D5B6BF" w14:textId="77777777" w:rsidR="008D1F2E" w:rsidRPr="008A6E46" w:rsidRDefault="008D1F2E" w:rsidP="006B30A2">
                  <w:pPr>
                    <w:rPr>
                      <w:del w:id="384" w:author="Musavi, Hamid [USA]" w:date="2017-03-12T19:50:00Z"/>
                      <w:rFonts w:ascii="Courier New" w:hAnsi="Courier New" w:cs="Courier New"/>
                      <w:b/>
                    </w:rPr>
                  </w:pPr>
                  <w:del w:id="385" w:author="Musavi, Hamid [USA]" w:date="2017-03-12T19:50:00Z">
                    <w:r w:rsidRPr="008A6E46">
                      <w:rPr>
                        <w:rFonts w:ascii="Courier New" w:hAnsi="Courier New" w:cs="Courier New"/>
                        <w:b/>
                      </w:rPr>
                      <w:delText>Description</w:delText>
                    </w:r>
                  </w:del>
                </w:p>
              </w:tc>
              <w:tc>
                <w:tcPr>
                  <w:tcW w:w="6120" w:type="dxa"/>
                </w:tcPr>
                <w:p w14:paraId="7FD0B15F" w14:textId="77777777" w:rsidR="008D1F2E" w:rsidRPr="008A6E46" w:rsidRDefault="008D1F2E" w:rsidP="006B30A2">
                  <w:pPr>
                    <w:rPr>
                      <w:del w:id="386" w:author="Musavi, Hamid [USA]" w:date="2017-03-12T19:50:00Z"/>
                      <w:rFonts w:ascii="Courier New" w:hAnsi="Courier New" w:cs="Courier New"/>
                      <w:b/>
                    </w:rPr>
                  </w:pPr>
                  <w:del w:id="387" w:author="Musavi, Hamid [USA]" w:date="2017-03-12T19:50:00Z">
                    <w:r w:rsidRPr="008A6E46">
                      <w:rPr>
                        <w:rFonts w:ascii="Courier New" w:hAnsi="Courier New" w:cs="Courier New"/>
                        <w:b/>
                      </w:rPr>
                      <w:delText>Schema</w:delText>
                    </w:r>
                  </w:del>
                </w:p>
              </w:tc>
            </w:tr>
            <w:tr w:rsidR="008D1F2E" w:rsidRPr="008A6E46" w14:paraId="1AADD3FF" w14:textId="77777777" w:rsidTr="00F175E9">
              <w:trPr>
                <w:del w:id="388" w:author="Musavi, Hamid [USA]" w:date="2017-03-12T19:50:00Z"/>
              </w:trPr>
              <w:tc>
                <w:tcPr>
                  <w:tcW w:w="2125" w:type="dxa"/>
                </w:tcPr>
                <w:p w14:paraId="7C857753" w14:textId="1127BFC7" w:rsidR="008D1F2E" w:rsidRPr="008A6E46" w:rsidRDefault="008D1F2E" w:rsidP="006B30A2">
                  <w:pPr>
                    <w:rPr>
                      <w:del w:id="389" w:author="Musavi, Hamid [USA]" w:date="2017-03-12T19:50:00Z"/>
                      <w:rFonts w:ascii="Courier New" w:hAnsi="Courier New" w:cs="Courier New"/>
                      <w:b/>
                    </w:rPr>
                  </w:pPr>
                  <w:del w:id="390" w:author="Musavi, Hamid [USA]" w:date="2017-03-12T19:50:00Z">
                    <w:r>
                      <w:rPr>
                        <w:rFonts w:ascii="Courier New" w:hAnsi="Courier New" w:cs="Courier New"/>
                        <w:b/>
                      </w:rPr>
                      <w:delText>HTTP Status code</w:delText>
                    </w:r>
                  </w:del>
                </w:p>
              </w:tc>
              <w:tc>
                <w:tcPr>
                  <w:tcW w:w="2970" w:type="dxa"/>
                </w:tcPr>
                <w:p w14:paraId="273FB65F" w14:textId="1B02BA32" w:rsidR="008D1F2E" w:rsidRPr="008D1F2E" w:rsidRDefault="008D1F2E" w:rsidP="006B30A2">
                  <w:pPr>
                    <w:rPr>
                      <w:del w:id="391" w:author="Musavi, Hamid [USA]" w:date="2017-03-12T19:50:00Z"/>
                      <w:rFonts w:ascii="Courier New" w:hAnsi="Courier New" w:cs="Courier New"/>
                    </w:rPr>
                  </w:pPr>
                  <w:del w:id="392" w:author="Musavi, Hamid [USA]" w:date="2017-03-12T19:50:00Z">
                    <w:r w:rsidRPr="008D1F2E">
                      <w:rPr>
                        <w:rFonts w:ascii="Courier New" w:hAnsi="Courier New" w:cs="Courier New"/>
                      </w:rPr>
                      <w:delText>Description of the response</w:delText>
                    </w:r>
                  </w:del>
                </w:p>
              </w:tc>
              <w:tc>
                <w:tcPr>
                  <w:tcW w:w="6120" w:type="dxa"/>
                </w:tcPr>
                <w:p w14:paraId="524420DE" w14:textId="3CF4EBB1" w:rsidR="008D1F2E" w:rsidRPr="008A6E46" w:rsidRDefault="008D1F2E" w:rsidP="006B30A2">
                  <w:pPr>
                    <w:rPr>
                      <w:del w:id="393" w:author="Musavi, Hamid [USA]" w:date="2017-03-12T19:50:00Z"/>
                      <w:rFonts w:ascii="Courier New" w:hAnsi="Courier New" w:cs="Courier New"/>
                    </w:rPr>
                  </w:pPr>
                  <w:del w:id="394" w:author="Musavi, Hamid [USA]" w:date="2017-03-12T19:50:00Z">
                    <w:r>
                      <w:rPr>
                        <w:rFonts w:ascii="Courier New" w:hAnsi="Courier New" w:cs="Courier New"/>
                      </w:rPr>
                      <w:delText>Schema of the response body</w:delText>
                    </w:r>
                  </w:del>
                </w:p>
              </w:tc>
            </w:tr>
            <w:tr w:rsidR="008D1F2E" w:rsidRPr="008A6E46" w14:paraId="044290A8" w14:textId="77777777" w:rsidTr="00F175E9">
              <w:trPr>
                <w:del w:id="395" w:author="Musavi, Hamid [USA]" w:date="2017-03-12T19:50:00Z"/>
              </w:trPr>
              <w:tc>
                <w:tcPr>
                  <w:tcW w:w="2125" w:type="dxa"/>
                </w:tcPr>
                <w:p w14:paraId="19AA8DF8" w14:textId="416C2C5A" w:rsidR="008D1F2E" w:rsidRPr="008A6E46" w:rsidRDefault="008D1F2E" w:rsidP="008D1F2E">
                  <w:pPr>
                    <w:rPr>
                      <w:del w:id="396" w:author="Musavi, Hamid [USA]" w:date="2017-03-12T19:50:00Z"/>
                      <w:rFonts w:ascii="Courier New" w:hAnsi="Courier New" w:cs="Courier New"/>
                      <w:b/>
                    </w:rPr>
                  </w:pPr>
                  <w:del w:id="397" w:author="Musavi, Hamid [USA]" w:date="2017-03-12T19:50:00Z">
                    <w:r>
                      <w:rPr>
                        <w:rFonts w:ascii="Courier New" w:hAnsi="Courier New" w:cs="Courier New"/>
                        <w:b/>
                      </w:rPr>
                      <w:delText>HTTP Status code</w:delText>
                    </w:r>
                  </w:del>
                </w:p>
              </w:tc>
              <w:tc>
                <w:tcPr>
                  <w:tcW w:w="2970" w:type="dxa"/>
                </w:tcPr>
                <w:p w14:paraId="3F151CA4" w14:textId="6DEE4C9D" w:rsidR="008D1F2E" w:rsidRPr="008A6E46" w:rsidRDefault="008D1F2E" w:rsidP="008D1F2E">
                  <w:pPr>
                    <w:rPr>
                      <w:del w:id="398" w:author="Musavi, Hamid [USA]" w:date="2017-03-12T19:50:00Z"/>
                      <w:rFonts w:ascii="Courier New" w:hAnsi="Courier New" w:cs="Courier New"/>
                    </w:rPr>
                  </w:pPr>
                  <w:del w:id="399" w:author="Musavi, Hamid [USA]" w:date="2017-03-12T19:50:00Z">
                    <w:r w:rsidRPr="008D1F2E">
                      <w:rPr>
                        <w:rFonts w:ascii="Courier New" w:hAnsi="Courier New" w:cs="Courier New"/>
                      </w:rPr>
                      <w:delText>Description of the response</w:delText>
                    </w:r>
                  </w:del>
                </w:p>
              </w:tc>
              <w:tc>
                <w:tcPr>
                  <w:tcW w:w="6120" w:type="dxa"/>
                </w:tcPr>
                <w:p w14:paraId="27F8863D" w14:textId="69FE0DA8" w:rsidR="008D1F2E" w:rsidRPr="008A6E46" w:rsidRDefault="008D1F2E" w:rsidP="008D1F2E">
                  <w:pPr>
                    <w:rPr>
                      <w:del w:id="400" w:author="Musavi, Hamid [USA]" w:date="2017-03-12T19:50:00Z"/>
                      <w:rFonts w:ascii="Courier New" w:hAnsi="Courier New" w:cs="Courier New"/>
                      <w:b/>
                    </w:rPr>
                  </w:pPr>
                  <w:del w:id="401" w:author="Musavi, Hamid [USA]" w:date="2017-03-12T19:50:00Z">
                    <w:r>
                      <w:rPr>
                        <w:rFonts w:ascii="Courier New" w:hAnsi="Courier New" w:cs="Courier New"/>
                      </w:rPr>
                      <w:delText>Schema of the response body</w:delText>
                    </w:r>
                  </w:del>
                </w:p>
              </w:tc>
            </w:tr>
          </w:tbl>
          <w:p w14:paraId="08B41CE1" w14:textId="77777777" w:rsidR="008D1F2E" w:rsidRPr="008A6E46" w:rsidRDefault="008D1F2E" w:rsidP="00ED0E13">
            <w:pPr>
              <w:keepNext/>
              <w:rPr>
                <w:del w:id="402" w:author="Musavi, Hamid [USA]" w:date="2017-03-12T19:50:00Z"/>
                <w:rFonts w:ascii="Courier New" w:hAnsi="Courier New" w:cs="Courier New"/>
                <w:b/>
              </w:rPr>
            </w:pPr>
          </w:p>
        </w:tc>
      </w:tr>
    </w:tbl>
    <w:p w14:paraId="18E725C9" w14:textId="65BF7128" w:rsidR="008D1F2E" w:rsidRDefault="00ED0E13" w:rsidP="00ED0E13">
      <w:pPr>
        <w:pStyle w:val="Caption"/>
        <w:rPr>
          <w:del w:id="403" w:author="Musavi, Hamid [USA]" w:date="2017-03-12T19:50:00Z"/>
        </w:rPr>
      </w:pPr>
      <w:del w:id="404" w:author="Musavi, Hamid [USA]" w:date="2017-03-12T19:50:00Z">
        <w:r>
          <w:delText>Table</w:delText>
        </w:r>
      </w:del>
      <w:r>
        <w:t xml:space="preserve"> </w:t>
      </w:r>
      <w:ins w:id="405" w:author="Musavi, Hamid [USA]" w:date="2017-03-12T19:50:00Z">
        <w:r w:rsidR="00B54D4D">
          <w:rPr>
            <w:b w:val="0"/>
            <w:bCs w:val="0"/>
          </w:rPr>
          <w:fldChar w:fldCharType="begin"/>
        </w:r>
        <w:r w:rsidR="00B54D4D">
          <w:instrText xml:space="preserve"> SEQ Figure \* ARABIC </w:instrText>
        </w:r>
        <w:r w:rsidR="00B54D4D">
          <w:rPr>
            <w:b w:val="0"/>
            <w:bCs w:val="0"/>
          </w:rPr>
          <w:fldChar w:fldCharType="separate"/>
        </w:r>
        <w:r w:rsidR="00B54D4D">
          <w:rPr>
            <w:noProof/>
          </w:rPr>
          <w:t>2</w:t>
        </w:r>
        <w:r w:rsidR="00B54D4D">
          <w:rPr>
            <w:b w:val="0"/>
            <w:bCs w:val="0"/>
          </w:rPr>
          <w:fldChar w:fldCharType="end"/>
        </w:r>
      </w:ins>
      <w:bookmarkEnd w:id="297"/>
      <w:del w:id="406" w:author="Musavi, Hamid [USA]" w:date="2017-03-12T19:50:00Z">
        <w:r w:rsidR="00553AA4">
          <w:rPr>
            <w:b w:val="0"/>
            <w:bCs w:val="0"/>
          </w:rPr>
          <w:fldChar w:fldCharType="begin"/>
        </w:r>
        <w:r w:rsidR="00553AA4">
          <w:delInstrText xml:space="preserve"> SEQ Table \* ARABIC </w:delInstrText>
        </w:r>
        <w:r w:rsidR="00553AA4">
          <w:rPr>
            <w:b w:val="0"/>
            <w:bCs w:val="0"/>
          </w:rPr>
          <w:fldChar w:fldCharType="separate"/>
        </w:r>
        <w:r w:rsidR="00244E15">
          <w:rPr>
            <w:noProof/>
          </w:rPr>
          <w:delText>1</w:delText>
        </w:r>
        <w:r w:rsidR="00553AA4">
          <w:rPr>
            <w:b w:val="0"/>
            <w:bCs w:val="0"/>
            <w:noProof/>
          </w:rPr>
          <w:fldChar w:fldCharType="end"/>
        </w:r>
      </w:del>
      <w:r>
        <w:t xml:space="preserve"> - </w:t>
      </w:r>
      <w:r w:rsidRPr="001B7751">
        <w:t xml:space="preserve">ODE </w:t>
      </w:r>
      <w:ins w:id="407" w:author="Musavi, Hamid [USA]" w:date="2017-03-12T19:50:00Z">
        <w:r w:rsidR="00B54D4D">
          <w:t>REST</w:t>
        </w:r>
      </w:ins>
      <w:del w:id="408" w:author="Musavi, Hamid [USA]" w:date="2017-03-12T19:50:00Z">
        <w:r w:rsidRPr="001B7751">
          <w:delText>API Specification Template</w:delText>
        </w:r>
      </w:del>
    </w:p>
    <w:p w14:paraId="6EB1E796" w14:textId="77777777" w:rsidR="00ED0E13" w:rsidRPr="00ED0E13" w:rsidRDefault="00ED0E13" w:rsidP="00ED0E13">
      <w:pPr>
        <w:rPr>
          <w:del w:id="409" w:author="Musavi, Hamid [USA]" w:date="2017-03-12T19:50:00Z"/>
        </w:rPr>
      </w:pPr>
    </w:p>
    <w:p w14:paraId="6DDC5389" w14:textId="0578F102" w:rsidR="00C26C45" w:rsidRPr="00E35BF2" w:rsidRDefault="000B15A1" w:rsidP="00A55F58">
      <w:pPr>
        <w:pStyle w:val="Heading3"/>
        <w:rPr>
          <w:del w:id="410" w:author="Musavi, Hamid [USA]" w:date="2017-03-12T19:50:00Z"/>
          <w:b/>
        </w:rPr>
      </w:pPr>
      <w:bookmarkStart w:id="411" w:name="_Toc474485026"/>
      <w:bookmarkEnd w:id="289"/>
      <w:del w:id="412" w:author="Musavi, Hamid [USA]" w:date="2017-03-12T19:50:00Z">
        <w:r>
          <w:delText>Get Security Token</w:delText>
        </w:r>
        <w:r w:rsidR="005F7EB4">
          <w:delText xml:space="preserve"> (Future)</w:delText>
        </w:r>
        <w:bookmarkEnd w:id="411"/>
      </w:del>
    </w:p>
    <w:p w14:paraId="387D97BF" w14:textId="076C3B8A" w:rsidR="00C26C45" w:rsidRPr="00ED0E13" w:rsidRDefault="007038D0" w:rsidP="00C26C45">
      <w:pPr>
        <w:rPr>
          <w:del w:id="413" w:author="Musavi, Hamid [USA]" w:date="2017-03-12T19:50:00Z"/>
          <w:color w:val="FF0000"/>
        </w:rPr>
      </w:pPr>
      <w:del w:id="414" w:author="Musavi, Hamid [USA]" w:date="2017-03-12T19:50:00Z">
        <w:r>
          <w:rPr>
            <w:color w:val="FF0000"/>
          </w:rPr>
          <w:delText>STATUS</w:delText>
        </w:r>
        <w:r w:rsidR="00ED0E13" w:rsidRPr="00ED0E13">
          <w:rPr>
            <w:color w:val="FF0000"/>
          </w:rPr>
          <w:delText xml:space="preserve">: </w:delText>
        </w:r>
        <w:r w:rsidR="00ED0E13">
          <w:rPr>
            <w:color w:val="FF0000"/>
          </w:rPr>
          <w:delText>Get Security Token API</w:delText>
        </w:r>
        <w:r w:rsidR="00ED0E13" w:rsidRPr="00ED0E13">
          <w:rPr>
            <w:color w:val="FF0000"/>
          </w:rPr>
          <w:delText xml:space="preserve"> </w:delText>
        </w:r>
        <w:r w:rsidR="00ED0E13">
          <w:rPr>
            <w:color w:val="FF0000"/>
          </w:rPr>
          <w:delText>has</w:delText>
        </w:r>
        <w:r w:rsidR="00ED0E13" w:rsidRPr="00ED0E13">
          <w:rPr>
            <w:color w:val="FF0000"/>
          </w:rPr>
          <w:delText xml:space="preserve"> not </w:delText>
        </w:r>
        <w:r w:rsidR="00ED0E13">
          <w:rPr>
            <w:color w:val="FF0000"/>
          </w:rPr>
          <w:delText>yet been implemented</w:delText>
        </w:r>
      </w:del>
    </w:p>
    <w:p w14:paraId="4533404B" w14:textId="77777777" w:rsidR="00C26C45" w:rsidRDefault="00C26C45" w:rsidP="00C26C45">
      <w:pPr>
        <w:rPr>
          <w:del w:id="415" w:author="Musavi, Hamid [USA]" w:date="2017-03-12T19:50: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rPr>
          <w:del w:id="416" w:author="Musavi, Hamid [USA]" w:date="2017-03-12T19:50:00Z"/>
        </w:trPr>
        <w:tc>
          <w:tcPr>
            <w:tcW w:w="1537" w:type="dxa"/>
            <w:shd w:val="clear" w:color="auto" w:fill="D9D9D9" w:themeFill="background1" w:themeFillShade="D9"/>
          </w:tcPr>
          <w:p w14:paraId="5A366924" w14:textId="77777777" w:rsidR="00C26C45" w:rsidRPr="008A6E46" w:rsidRDefault="00C26C45" w:rsidP="00C26C45">
            <w:pPr>
              <w:rPr>
                <w:del w:id="417" w:author="Musavi, Hamid [USA]" w:date="2017-03-12T19:50:00Z"/>
                <w:rFonts w:ascii="Courier New" w:hAnsi="Courier New" w:cs="Courier New"/>
                <w:b/>
              </w:rPr>
            </w:pPr>
            <w:del w:id="418" w:author="Musavi, Hamid [USA]" w:date="2017-03-12T19:50:00Z">
              <w:r w:rsidRPr="008A6E46">
                <w:rPr>
                  <w:rFonts w:ascii="Courier New" w:hAnsi="Courier New" w:cs="Courier New"/>
                  <w:b/>
                </w:rPr>
                <w:delText>Path</w:delText>
              </w:r>
            </w:del>
          </w:p>
        </w:tc>
        <w:tc>
          <w:tcPr>
            <w:tcW w:w="11508" w:type="dxa"/>
            <w:shd w:val="clear" w:color="auto" w:fill="D9D9D9" w:themeFill="background1" w:themeFillShade="D9"/>
          </w:tcPr>
          <w:p w14:paraId="746C797E" w14:textId="78677F47" w:rsidR="00C26C45" w:rsidRPr="008A6E46" w:rsidRDefault="00722B15" w:rsidP="00C26C45">
            <w:pPr>
              <w:rPr>
                <w:del w:id="419" w:author="Musavi, Hamid [USA]" w:date="2017-03-12T19:50:00Z"/>
                <w:rFonts w:ascii="Courier New" w:hAnsi="Courier New" w:cs="Courier New"/>
              </w:rPr>
            </w:pPr>
            <w:del w:id="420" w:author="Musavi, Hamid [USA]" w:date="2017-03-12T19:50:00Z">
              <w:r>
                <w:rPr>
                  <w:rFonts w:ascii="Courier New" w:hAnsi="Courier New" w:cs="Courier New"/>
                </w:rPr>
                <w:delText>/security</w:delText>
              </w:r>
              <w:r w:rsidR="000B15A1">
                <w:rPr>
                  <w:rFonts w:ascii="Courier New" w:hAnsi="Courier New" w:cs="Courier New"/>
                </w:rPr>
                <w:delText>/token</w:delText>
              </w:r>
            </w:del>
          </w:p>
        </w:tc>
      </w:tr>
      <w:tr w:rsidR="00C26C45" w:rsidRPr="008A6E46" w14:paraId="15649826" w14:textId="77777777" w:rsidTr="00F175E9">
        <w:trPr>
          <w:del w:id="421" w:author="Musavi, Hamid [USA]" w:date="2017-03-12T19:50:00Z"/>
        </w:trPr>
        <w:tc>
          <w:tcPr>
            <w:tcW w:w="1537" w:type="dxa"/>
            <w:shd w:val="clear" w:color="auto" w:fill="D9D9D9" w:themeFill="background1" w:themeFillShade="D9"/>
          </w:tcPr>
          <w:p w14:paraId="773FA00B" w14:textId="77777777" w:rsidR="00C26C45" w:rsidRPr="008A6E46" w:rsidRDefault="00C26C45" w:rsidP="00C26C45">
            <w:pPr>
              <w:rPr>
                <w:del w:id="422" w:author="Musavi, Hamid [USA]" w:date="2017-03-12T19:50:00Z"/>
                <w:rFonts w:ascii="Courier New" w:hAnsi="Courier New" w:cs="Courier New"/>
                <w:b/>
              </w:rPr>
            </w:pPr>
            <w:del w:id="423" w:author="Musavi, Hamid [USA]" w:date="2017-03-12T19:50:00Z">
              <w:r w:rsidRPr="008A6E46">
                <w:rPr>
                  <w:rFonts w:ascii="Courier New" w:hAnsi="Courier New" w:cs="Courier New"/>
                  <w:b/>
                </w:rPr>
                <w:delText>Verb</w:delText>
              </w:r>
            </w:del>
          </w:p>
        </w:tc>
        <w:tc>
          <w:tcPr>
            <w:tcW w:w="11508" w:type="dxa"/>
            <w:shd w:val="clear" w:color="auto" w:fill="D9D9D9" w:themeFill="background1" w:themeFillShade="D9"/>
          </w:tcPr>
          <w:p w14:paraId="5EEBC154" w14:textId="77777777" w:rsidR="00C26C45" w:rsidRPr="008A6E46" w:rsidRDefault="00C26C45" w:rsidP="00C26C45">
            <w:pPr>
              <w:rPr>
                <w:del w:id="424" w:author="Musavi, Hamid [USA]" w:date="2017-03-12T19:50:00Z"/>
                <w:rFonts w:ascii="Courier New" w:hAnsi="Courier New" w:cs="Courier New"/>
              </w:rPr>
            </w:pPr>
            <w:del w:id="425" w:author="Musavi, Hamid [USA]" w:date="2017-03-12T19:50:00Z">
              <w:r>
                <w:rPr>
                  <w:rFonts w:ascii="Courier New" w:hAnsi="Courier New" w:cs="Courier New"/>
                </w:rPr>
                <w:delText>GET</w:delText>
              </w:r>
            </w:del>
          </w:p>
        </w:tc>
      </w:tr>
      <w:tr w:rsidR="00C26C45" w:rsidRPr="008A6E46" w14:paraId="70813393" w14:textId="77777777" w:rsidTr="00F175E9">
        <w:trPr>
          <w:del w:id="426" w:author="Musavi, Hamid [USA]" w:date="2017-03-12T19:50:00Z"/>
        </w:trPr>
        <w:tc>
          <w:tcPr>
            <w:tcW w:w="1537" w:type="dxa"/>
            <w:shd w:val="clear" w:color="auto" w:fill="D9D9D9" w:themeFill="background1" w:themeFillShade="D9"/>
          </w:tcPr>
          <w:p w14:paraId="4F2D9B1B" w14:textId="77777777" w:rsidR="00C26C45" w:rsidRPr="008A6E46" w:rsidRDefault="00C26C45" w:rsidP="00C26C45">
            <w:pPr>
              <w:rPr>
                <w:del w:id="427" w:author="Musavi, Hamid [USA]" w:date="2017-03-12T19:50:00Z"/>
                <w:rFonts w:ascii="Courier New" w:hAnsi="Courier New" w:cs="Courier New"/>
              </w:rPr>
            </w:pPr>
            <w:del w:id="428" w:author="Musavi, Hamid [USA]" w:date="2017-03-12T19:50:00Z">
              <w:r w:rsidRPr="008A6E46">
                <w:rPr>
                  <w:rFonts w:ascii="Courier New" w:hAnsi="Courier New" w:cs="Courier New"/>
                  <w:b/>
                </w:rPr>
                <w:delText>Summary</w:delText>
              </w:r>
            </w:del>
          </w:p>
        </w:tc>
        <w:tc>
          <w:tcPr>
            <w:tcW w:w="11508" w:type="dxa"/>
            <w:shd w:val="clear" w:color="auto" w:fill="D9D9D9" w:themeFill="background1" w:themeFillShade="D9"/>
          </w:tcPr>
          <w:p w14:paraId="23A44895" w14:textId="77777777" w:rsidR="00C26C45" w:rsidRPr="008A6E46" w:rsidRDefault="00C26C45" w:rsidP="00C26C45">
            <w:pPr>
              <w:rPr>
                <w:del w:id="429" w:author="Musavi, Hamid [USA]" w:date="2017-03-12T19:50:00Z"/>
                <w:rFonts w:ascii="Courier New" w:hAnsi="Courier New" w:cs="Courier New"/>
              </w:rPr>
            </w:pPr>
            <w:del w:id="430" w:author="Musavi, Hamid [USA]" w:date="2017-03-12T19:50:00Z">
              <w:r w:rsidRPr="008A6E46">
                <w:rPr>
                  <w:rFonts w:ascii="Courier New" w:hAnsi="Courier New" w:cs="Courier New"/>
                </w:rPr>
                <w:delText>Authenticates the user given username/password and returns a security token</w:delText>
              </w:r>
            </w:del>
          </w:p>
        </w:tc>
      </w:tr>
      <w:tr w:rsidR="00F175E9" w:rsidRPr="008A6E46" w14:paraId="36E310A7" w14:textId="77777777" w:rsidTr="00F175E9">
        <w:trPr>
          <w:del w:id="431" w:author="Musavi, Hamid [USA]" w:date="2017-03-12T19:50:00Z"/>
        </w:trPr>
        <w:tc>
          <w:tcPr>
            <w:tcW w:w="1537" w:type="dxa"/>
            <w:shd w:val="clear" w:color="auto" w:fill="D9D9D9" w:themeFill="background1" w:themeFillShade="D9"/>
          </w:tcPr>
          <w:p w14:paraId="6CB36F90" w14:textId="410C6A7A" w:rsidR="00F175E9" w:rsidRPr="008A6E46" w:rsidRDefault="00F175E9" w:rsidP="006B30A2">
            <w:pPr>
              <w:rPr>
                <w:del w:id="432" w:author="Musavi, Hamid [USA]" w:date="2017-03-12T19:50:00Z"/>
                <w:rFonts w:ascii="Courier New" w:hAnsi="Courier New" w:cs="Courier New"/>
                <w:b/>
              </w:rPr>
            </w:pPr>
            <w:del w:id="433" w:author="Musavi, Hamid [USA]" w:date="2017-03-12T19:50:00Z">
              <w:r>
                <w:rPr>
                  <w:rFonts w:ascii="Courier New" w:hAnsi="Courier New" w:cs="Courier New"/>
                  <w:b/>
                </w:rPr>
                <w:delText>Consumes</w:delText>
              </w:r>
            </w:del>
          </w:p>
        </w:tc>
        <w:tc>
          <w:tcPr>
            <w:tcW w:w="11508" w:type="dxa"/>
            <w:shd w:val="clear" w:color="auto" w:fill="D9D9D9" w:themeFill="background1" w:themeFillShade="D9"/>
          </w:tcPr>
          <w:p w14:paraId="3ACBC8CC" w14:textId="77777777" w:rsidR="00F175E9" w:rsidRPr="008A6E46" w:rsidRDefault="00F175E9" w:rsidP="006B30A2">
            <w:pPr>
              <w:rPr>
                <w:del w:id="434" w:author="Musavi, Hamid [USA]" w:date="2017-03-12T19:50:00Z"/>
                <w:rFonts w:ascii="Courier New" w:hAnsi="Courier New" w:cs="Courier New"/>
              </w:rPr>
            </w:pPr>
            <w:del w:id="435"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C26C45" w:rsidRPr="008A6E46" w14:paraId="2574BC3F" w14:textId="77777777" w:rsidTr="00F175E9">
        <w:trPr>
          <w:del w:id="436" w:author="Musavi, Hamid [USA]" w:date="2017-03-12T19:50:00Z"/>
        </w:trPr>
        <w:tc>
          <w:tcPr>
            <w:tcW w:w="1537" w:type="dxa"/>
            <w:shd w:val="clear" w:color="auto" w:fill="D9D9D9" w:themeFill="background1" w:themeFillShade="D9"/>
          </w:tcPr>
          <w:p w14:paraId="27A47821" w14:textId="77777777" w:rsidR="00C26C45" w:rsidRPr="008A6E46" w:rsidRDefault="00C26C45" w:rsidP="00C26C45">
            <w:pPr>
              <w:rPr>
                <w:del w:id="437" w:author="Musavi, Hamid [USA]" w:date="2017-03-12T19:50:00Z"/>
                <w:rFonts w:ascii="Courier New" w:hAnsi="Courier New" w:cs="Courier New"/>
                <w:b/>
              </w:rPr>
            </w:pPr>
            <w:del w:id="438" w:author="Musavi, Hamid [USA]" w:date="2017-03-12T19:50:00Z">
              <w:r w:rsidRPr="008A6E46">
                <w:rPr>
                  <w:rFonts w:ascii="Courier New" w:hAnsi="Courier New" w:cs="Courier New"/>
                  <w:b/>
                </w:rPr>
                <w:delText>Produces</w:delText>
              </w:r>
            </w:del>
          </w:p>
        </w:tc>
        <w:tc>
          <w:tcPr>
            <w:tcW w:w="11508" w:type="dxa"/>
            <w:shd w:val="clear" w:color="auto" w:fill="D9D9D9" w:themeFill="background1" w:themeFillShade="D9"/>
          </w:tcPr>
          <w:p w14:paraId="6BA148DA" w14:textId="77777777" w:rsidR="00C26C45" w:rsidRPr="008A6E46" w:rsidRDefault="00C26C45" w:rsidP="00C26C45">
            <w:pPr>
              <w:rPr>
                <w:del w:id="439" w:author="Musavi, Hamid [USA]" w:date="2017-03-12T19:50:00Z"/>
                <w:rFonts w:ascii="Courier New" w:hAnsi="Courier New" w:cs="Courier New"/>
              </w:rPr>
            </w:pPr>
            <w:del w:id="440"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C26C45" w:rsidRPr="008A6E46" w14:paraId="4BD32454" w14:textId="77777777" w:rsidTr="00F175E9">
        <w:trPr>
          <w:del w:id="441" w:author="Musavi, Hamid [USA]" w:date="2017-03-12T19:50:00Z"/>
        </w:trPr>
        <w:tc>
          <w:tcPr>
            <w:tcW w:w="1537" w:type="dxa"/>
            <w:shd w:val="clear" w:color="auto" w:fill="D9D9D9" w:themeFill="background1" w:themeFillShade="D9"/>
          </w:tcPr>
          <w:p w14:paraId="0A6689D7" w14:textId="77777777" w:rsidR="00C26C45" w:rsidRPr="008A6E46" w:rsidRDefault="00C26C45" w:rsidP="00C26C45">
            <w:pPr>
              <w:rPr>
                <w:del w:id="442" w:author="Musavi, Hamid [USA]" w:date="2017-03-12T19:50:00Z"/>
                <w:rFonts w:ascii="Courier New" w:hAnsi="Courier New" w:cs="Courier New"/>
                <w:b/>
              </w:rPr>
            </w:pPr>
            <w:del w:id="443" w:author="Musavi, Hamid [USA]" w:date="2017-03-12T19:50:00Z">
              <w:r w:rsidRPr="008A6E46">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rPr>
                <w:del w:id="444" w:author="Musavi, Hamid [USA]" w:date="2017-03-12T19:50:00Z"/>
              </w:trPr>
              <w:tc>
                <w:tcPr>
                  <w:tcW w:w="2125" w:type="dxa"/>
                </w:tcPr>
                <w:p w14:paraId="1AC2C57D" w14:textId="77777777" w:rsidR="00C26C45" w:rsidRPr="008A6E46" w:rsidRDefault="00C26C45" w:rsidP="00C26C45">
                  <w:pPr>
                    <w:rPr>
                      <w:del w:id="445" w:author="Musavi, Hamid [USA]" w:date="2017-03-12T19:50:00Z"/>
                      <w:rFonts w:ascii="Courier New" w:hAnsi="Courier New" w:cs="Courier New"/>
                      <w:b/>
                    </w:rPr>
                  </w:pPr>
                  <w:del w:id="446" w:author="Musavi, Hamid [USA]" w:date="2017-03-12T19:50:00Z">
                    <w:r w:rsidRPr="008A6E46">
                      <w:rPr>
                        <w:rFonts w:ascii="Courier New" w:hAnsi="Courier New" w:cs="Courier New"/>
                        <w:b/>
                      </w:rPr>
                      <w:delText>Name</w:delText>
                    </w:r>
                  </w:del>
                </w:p>
              </w:tc>
              <w:tc>
                <w:tcPr>
                  <w:tcW w:w="2989" w:type="dxa"/>
                </w:tcPr>
                <w:p w14:paraId="3D1F11B8" w14:textId="77777777" w:rsidR="00C26C45" w:rsidRPr="008A6E46" w:rsidRDefault="00C26C45" w:rsidP="00C26C45">
                  <w:pPr>
                    <w:rPr>
                      <w:del w:id="447" w:author="Musavi, Hamid [USA]" w:date="2017-03-12T19:50:00Z"/>
                      <w:rFonts w:ascii="Courier New" w:hAnsi="Courier New" w:cs="Courier New"/>
                      <w:b/>
                    </w:rPr>
                  </w:pPr>
                  <w:del w:id="448" w:author="Musavi, Hamid [USA]" w:date="2017-03-12T19:50:00Z">
                    <w:r w:rsidRPr="008A6E46">
                      <w:rPr>
                        <w:rFonts w:ascii="Courier New" w:hAnsi="Courier New" w:cs="Courier New"/>
                        <w:b/>
                      </w:rPr>
                      <w:delText>Value</w:delText>
                    </w:r>
                  </w:del>
                </w:p>
              </w:tc>
              <w:tc>
                <w:tcPr>
                  <w:tcW w:w="4841" w:type="dxa"/>
                </w:tcPr>
                <w:p w14:paraId="6BF79A5B" w14:textId="77777777" w:rsidR="00C26C45" w:rsidRPr="008A6E46" w:rsidRDefault="00C26C45" w:rsidP="00C26C45">
                  <w:pPr>
                    <w:rPr>
                      <w:del w:id="449" w:author="Musavi, Hamid [USA]" w:date="2017-03-12T19:50:00Z"/>
                      <w:rFonts w:ascii="Courier New" w:hAnsi="Courier New" w:cs="Courier New"/>
                      <w:b/>
                    </w:rPr>
                  </w:pPr>
                  <w:del w:id="450" w:author="Musavi, Hamid [USA]" w:date="2017-03-12T19:50:00Z">
                    <w:r w:rsidRPr="008A6E46">
                      <w:rPr>
                        <w:rFonts w:ascii="Courier New" w:hAnsi="Courier New" w:cs="Courier New"/>
                        <w:b/>
                      </w:rPr>
                      <w:delText>Description</w:delText>
                    </w:r>
                  </w:del>
                </w:p>
              </w:tc>
              <w:tc>
                <w:tcPr>
                  <w:tcW w:w="1273" w:type="dxa"/>
                </w:tcPr>
                <w:p w14:paraId="14E97F16" w14:textId="77777777" w:rsidR="00C26C45" w:rsidRPr="008A6E46" w:rsidRDefault="00C26C45" w:rsidP="00C26C45">
                  <w:pPr>
                    <w:rPr>
                      <w:del w:id="451" w:author="Musavi, Hamid [USA]" w:date="2017-03-12T19:50:00Z"/>
                      <w:rFonts w:ascii="Courier New" w:hAnsi="Courier New" w:cs="Courier New"/>
                      <w:b/>
                    </w:rPr>
                  </w:pPr>
                  <w:del w:id="452" w:author="Musavi, Hamid [USA]" w:date="2017-03-12T19:50:00Z">
                    <w:r w:rsidRPr="008A6E46">
                      <w:rPr>
                        <w:rFonts w:ascii="Courier New" w:hAnsi="Courier New" w:cs="Courier New"/>
                        <w:b/>
                      </w:rPr>
                      <w:delText>Required</w:delText>
                    </w:r>
                  </w:del>
                </w:p>
              </w:tc>
            </w:tr>
            <w:tr w:rsidR="00C26C45" w:rsidRPr="008A6E46" w14:paraId="682020F9" w14:textId="77777777" w:rsidTr="00F175E9">
              <w:trPr>
                <w:del w:id="453" w:author="Musavi, Hamid [USA]" w:date="2017-03-12T19:50:00Z"/>
              </w:trPr>
              <w:tc>
                <w:tcPr>
                  <w:tcW w:w="2125" w:type="dxa"/>
                </w:tcPr>
                <w:p w14:paraId="5F02A5B6" w14:textId="77777777" w:rsidR="00C26C45" w:rsidRPr="008A6E46" w:rsidRDefault="00C26C45" w:rsidP="00C26C45">
                  <w:pPr>
                    <w:rPr>
                      <w:del w:id="454" w:author="Musavi, Hamid [USA]" w:date="2017-03-12T19:50:00Z"/>
                      <w:rFonts w:ascii="Courier New" w:hAnsi="Courier New" w:cs="Courier New"/>
                    </w:rPr>
                  </w:pPr>
                  <w:del w:id="455" w:author="Musavi, Hamid [USA]" w:date="2017-03-12T19:50:00Z">
                    <w:r w:rsidRPr="008A6E46">
                      <w:rPr>
                        <w:rFonts w:ascii="Courier New" w:hAnsi="Courier New" w:cs="Courier New"/>
                      </w:rPr>
                      <w:delText>Authorization</w:delText>
                    </w:r>
                  </w:del>
                </w:p>
              </w:tc>
              <w:tc>
                <w:tcPr>
                  <w:tcW w:w="2989" w:type="dxa"/>
                </w:tcPr>
                <w:p w14:paraId="039C2BC9" w14:textId="77777777" w:rsidR="00C26C45" w:rsidRPr="008A6E46" w:rsidRDefault="00C26C45" w:rsidP="00C26C45">
                  <w:pPr>
                    <w:rPr>
                      <w:del w:id="456" w:author="Musavi, Hamid [USA]" w:date="2017-03-12T19:50:00Z"/>
                      <w:rFonts w:ascii="Courier New" w:hAnsi="Courier New" w:cs="Courier New"/>
                    </w:rPr>
                  </w:pPr>
                  <w:del w:id="457" w:author="Musavi, Hamid [USA]" w:date="2017-03-12T19:50:00Z">
                    <w:r w:rsidRPr="008A6E46">
                      <w:rPr>
                        <w:rFonts w:ascii="Courier New" w:hAnsi="Courier New" w:cs="Courier New"/>
                      </w:rPr>
                      <w:delText>&lt;username&gt;:&lt;password&gt;</w:delText>
                    </w:r>
                  </w:del>
                </w:p>
              </w:tc>
              <w:tc>
                <w:tcPr>
                  <w:tcW w:w="4841" w:type="dxa"/>
                </w:tcPr>
                <w:p w14:paraId="19486A61" w14:textId="77777777" w:rsidR="00C26C45" w:rsidRPr="008A6E46" w:rsidRDefault="00C26C45" w:rsidP="00C26C45">
                  <w:pPr>
                    <w:rPr>
                      <w:del w:id="458" w:author="Musavi, Hamid [USA]" w:date="2017-03-12T19:50:00Z"/>
                      <w:rFonts w:ascii="Courier New" w:hAnsi="Courier New" w:cs="Courier New"/>
                    </w:rPr>
                  </w:pPr>
                  <w:del w:id="459" w:author="Musavi, Hamid [USA]" w:date="2017-03-12T19:50:00Z">
                    <w:r w:rsidRPr="008A6E46">
                      <w:rPr>
                        <w:rFonts w:ascii="Courier New" w:hAnsi="Courier New" w:cs="Courier New"/>
                      </w:rPr>
                      <w:delText>The user name/password combination in the standard Basic HTTP Authentication format 'username:password'</w:delText>
                    </w:r>
                  </w:del>
                </w:p>
              </w:tc>
              <w:tc>
                <w:tcPr>
                  <w:tcW w:w="1273" w:type="dxa"/>
                </w:tcPr>
                <w:p w14:paraId="0A25D319" w14:textId="77777777" w:rsidR="00C26C45" w:rsidRPr="008A6E46" w:rsidRDefault="00C26C45" w:rsidP="00C26C45">
                  <w:pPr>
                    <w:rPr>
                      <w:del w:id="460" w:author="Musavi, Hamid [USA]" w:date="2017-03-12T19:50:00Z"/>
                      <w:rFonts w:ascii="Courier New" w:hAnsi="Courier New" w:cs="Courier New"/>
                    </w:rPr>
                  </w:pPr>
                  <w:del w:id="461" w:author="Musavi, Hamid [USA]" w:date="2017-03-12T19:50:00Z">
                    <w:r w:rsidRPr="008A6E46">
                      <w:rPr>
                        <w:rFonts w:ascii="Courier New" w:hAnsi="Courier New" w:cs="Courier New"/>
                      </w:rPr>
                      <w:delText>True</w:delText>
                    </w:r>
                  </w:del>
                </w:p>
              </w:tc>
            </w:tr>
          </w:tbl>
          <w:p w14:paraId="339DE7D2" w14:textId="77777777" w:rsidR="00C26C45" w:rsidRPr="008A6E46" w:rsidRDefault="00C26C45" w:rsidP="00C26C45">
            <w:pPr>
              <w:rPr>
                <w:del w:id="462" w:author="Musavi, Hamid [USA]" w:date="2017-03-12T19:50:00Z"/>
                <w:rFonts w:ascii="Courier New" w:hAnsi="Courier New" w:cs="Courier New"/>
                <w:b/>
              </w:rPr>
            </w:pPr>
          </w:p>
        </w:tc>
      </w:tr>
      <w:tr w:rsidR="00213CF4" w:rsidRPr="008A6E46" w14:paraId="71B3741A" w14:textId="77777777" w:rsidTr="00F175E9">
        <w:trPr>
          <w:del w:id="463" w:author="Musavi, Hamid [USA]" w:date="2017-03-12T19:50:00Z"/>
        </w:trPr>
        <w:tc>
          <w:tcPr>
            <w:tcW w:w="1537" w:type="dxa"/>
            <w:shd w:val="clear" w:color="auto" w:fill="D9D9D9" w:themeFill="background1" w:themeFillShade="D9"/>
          </w:tcPr>
          <w:p w14:paraId="2758EB21" w14:textId="5009B2E2" w:rsidR="00213CF4" w:rsidRPr="008A6E46" w:rsidRDefault="00213CF4" w:rsidP="00213CF4">
            <w:pPr>
              <w:rPr>
                <w:del w:id="464" w:author="Musavi, Hamid [USA]" w:date="2017-03-12T19:50:00Z"/>
                <w:rFonts w:ascii="Courier New" w:hAnsi="Courier New" w:cs="Courier New"/>
                <w:b/>
              </w:rPr>
            </w:pPr>
            <w:del w:id="465" w:author="Musavi, Hamid [USA]" w:date="2017-03-12T19:50:00Z">
              <w:r>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rPr>
                <w:del w:id="466" w:author="Musavi, Hamid [USA]" w:date="2017-03-12T19:50:00Z"/>
              </w:trPr>
              <w:tc>
                <w:tcPr>
                  <w:tcW w:w="2125" w:type="dxa"/>
                </w:tcPr>
                <w:p w14:paraId="1F20591A" w14:textId="77777777" w:rsidR="00213CF4" w:rsidRPr="008A6E46" w:rsidRDefault="00213CF4" w:rsidP="00213CF4">
                  <w:pPr>
                    <w:rPr>
                      <w:del w:id="467" w:author="Musavi, Hamid [USA]" w:date="2017-03-12T19:50:00Z"/>
                      <w:rFonts w:ascii="Courier New" w:hAnsi="Courier New" w:cs="Courier New"/>
                      <w:b/>
                    </w:rPr>
                  </w:pPr>
                  <w:del w:id="468" w:author="Musavi, Hamid [USA]" w:date="2017-03-12T19:50:00Z">
                    <w:r w:rsidRPr="008A6E46">
                      <w:rPr>
                        <w:rFonts w:ascii="Courier New" w:hAnsi="Courier New" w:cs="Courier New"/>
                        <w:b/>
                      </w:rPr>
                      <w:delText>Name</w:delText>
                    </w:r>
                  </w:del>
                </w:p>
              </w:tc>
              <w:tc>
                <w:tcPr>
                  <w:tcW w:w="2970" w:type="dxa"/>
                </w:tcPr>
                <w:p w14:paraId="3706FB7C" w14:textId="77777777" w:rsidR="00213CF4" w:rsidRPr="008A6E46" w:rsidRDefault="00213CF4" w:rsidP="00213CF4">
                  <w:pPr>
                    <w:rPr>
                      <w:del w:id="469" w:author="Musavi, Hamid [USA]" w:date="2017-03-12T19:50:00Z"/>
                      <w:rFonts w:ascii="Courier New" w:hAnsi="Courier New" w:cs="Courier New"/>
                      <w:b/>
                    </w:rPr>
                  </w:pPr>
                  <w:del w:id="470" w:author="Musavi, Hamid [USA]" w:date="2017-03-12T19:50:00Z">
                    <w:r w:rsidRPr="008A6E46">
                      <w:rPr>
                        <w:rFonts w:ascii="Courier New" w:hAnsi="Courier New" w:cs="Courier New"/>
                        <w:b/>
                      </w:rPr>
                      <w:delText>Value</w:delText>
                    </w:r>
                  </w:del>
                </w:p>
              </w:tc>
              <w:tc>
                <w:tcPr>
                  <w:tcW w:w="3601" w:type="dxa"/>
                </w:tcPr>
                <w:p w14:paraId="21EA9100" w14:textId="77777777" w:rsidR="00213CF4" w:rsidRPr="008A6E46" w:rsidRDefault="00213CF4" w:rsidP="00213CF4">
                  <w:pPr>
                    <w:rPr>
                      <w:del w:id="471" w:author="Musavi, Hamid [USA]" w:date="2017-03-12T19:50:00Z"/>
                      <w:rFonts w:ascii="Courier New" w:hAnsi="Courier New" w:cs="Courier New"/>
                      <w:b/>
                    </w:rPr>
                  </w:pPr>
                  <w:del w:id="472" w:author="Musavi, Hamid [USA]" w:date="2017-03-12T19:50:00Z">
                    <w:r w:rsidRPr="008A6E46">
                      <w:rPr>
                        <w:rFonts w:ascii="Courier New" w:hAnsi="Courier New" w:cs="Courier New"/>
                        <w:b/>
                      </w:rPr>
                      <w:delText>Description</w:delText>
                    </w:r>
                  </w:del>
                </w:p>
              </w:tc>
              <w:tc>
                <w:tcPr>
                  <w:tcW w:w="1273" w:type="dxa"/>
                </w:tcPr>
                <w:p w14:paraId="3EC97562" w14:textId="77777777" w:rsidR="00213CF4" w:rsidRPr="008A6E46" w:rsidRDefault="00213CF4" w:rsidP="00213CF4">
                  <w:pPr>
                    <w:rPr>
                      <w:del w:id="473" w:author="Musavi, Hamid [USA]" w:date="2017-03-12T19:50:00Z"/>
                      <w:rFonts w:ascii="Courier New" w:hAnsi="Courier New" w:cs="Courier New"/>
                      <w:b/>
                    </w:rPr>
                  </w:pPr>
                  <w:del w:id="474" w:author="Musavi, Hamid [USA]" w:date="2017-03-12T19:50:00Z">
                    <w:r w:rsidRPr="008A6E46">
                      <w:rPr>
                        <w:rFonts w:ascii="Courier New" w:hAnsi="Courier New" w:cs="Courier New"/>
                        <w:b/>
                      </w:rPr>
                      <w:delText>Required</w:delText>
                    </w:r>
                  </w:del>
                </w:p>
              </w:tc>
              <w:tc>
                <w:tcPr>
                  <w:tcW w:w="1246" w:type="dxa"/>
                </w:tcPr>
                <w:p w14:paraId="51147952" w14:textId="77777777" w:rsidR="00213CF4" w:rsidRDefault="00213CF4" w:rsidP="00213CF4">
                  <w:pPr>
                    <w:rPr>
                      <w:del w:id="475" w:author="Musavi, Hamid [USA]" w:date="2017-03-12T19:50:00Z"/>
                      <w:rFonts w:ascii="Courier New" w:hAnsi="Courier New" w:cs="Courier New"/>
                      <w:b/>
                    </w:rPr>
                  </w:pPr>
                  <w:del w:id="476" w:author="Musavi, Hamid [USA]" w:date="2017-03-12T19:50:00Z">
                    <w:r>
                      <w:rPr>
                        <w:rFonts w:ascii="Courier New" w:hAnsi="Courier New" w:cs="Courier New"/>
                        <w:b/>
                      </w:rPr>
                      <w:delText>In</w:delText>
                    </w:r>
                  </w:del>
                </w:p>
                <w:p w14:paraId="51A8F5E9" w14:textId="197F17A8" w:rsidR="00213CF4" w:rsidRPr="008A6E46" w:rsidRDefault="00213CF4" w:rsidP="00213CF4">
                  <w:pPr>
                    <w:rPr>
                      <w:del w:id="477" w:author="Musavi, Hamid [USA]" w:date="2017-03-12T19:50:00Z"/>
                      <w:rFonts w:ascii="Courier New" w:hAnsi="Courier New" w:cs="Courier New"/>
                      <w:b/>
                    </w:rPr>
                  </w:pPr>
                  <w:del w:id="478" w:author="Musavi, Hamid [USA]" w:date="2017-03-12T19:50:00Z">
                    <w:r>
                      <w:rPr>
                        <w:rFonts w:ascii="Courier New" w:hAnsi="Courier New" w:cs="Courier New"/>
                        <w:b/>
                      </w:rPr>
                      <w:delText>(Q|B)</w:delText>
                    </w:r>
                  </w:del>
                </w:p>
              </w:tc>
            </w:tr>
            <w:tr w:rsidR="00213CF4" w:rsidRPr="008A6E46" w14:paraId="31BFD2BF" w14:textId="77777777" w:rsidTr="00F175E9">
              <w:trPr>
                <w:del w:id="479" w:author="Musavi, Hamid [USA]" w:date="2017-03-12T19:50:00Z"/>
              </w:trPr>
              <w:tc>
                <w:tcPr>
                  <w:tcW w:w="2125" w:type="dxa"/>
                </w:tcPr>
                <w:p w14:paraId="3834D68E" w14:textId="77777777" w:rsidR="00213CF4" w:rsidRPr="008A6E46" w:rsidRDefault="00213CF4" w:rsidP="00213CF4">
                  <w:pPr>
                    <w:rPr>
                      <w:del w:id="480" w:author="Musavi, Hamid [USA]" w:date="2017-03-12T19:50:00Z"/>
                      <w:rFonts w:ascii="Courier New" w:hAnsi="Courier New" w:cs="Courier New"/>
                    </w:rPr>
                  </w:pPr>
                </w:p>
              </w:tc>
              <w:tc>
                <w:tcPr>
                  <w:tcW w:w="2970" w:type="dxa"/>
                </w:tcPr>
                <w:p w14:paraId="5E17E03F" w14:textId="77777777" w:rsidR="00213CF4" w:rsidRPr="008A6E46" w:rsidRDefault="00213CF4" w:rsidP="00213CF4">
                  <w:pPr>
                    <w:rPr>
                      <w:del w:id="481" w:author="Musavi, Hamid [USA]" w:date="2017-03-12T19:50:00Z"/>
                      <w:rFonts w:ascii="Courier New" w:hAnsi="Courier New" w:cs="Courier New"/>
                    </w:rPr>
                  </w:pPr>
                </w:p>
              </w:tc>
              <w:tc>
                <w:tcPr>
                  <w:tcW w:w="3601" w:type="dxa"/>
                </w:tcPr>
                <w:p w14:paraId="5502C8D9" w14:textId="77777777" w:rsidR="00213CF4" w:rsidRPr="008A6E46" w:rsidRDefault="00213CF4" w:rsidP="00213CF4">
                  <w:pPr>
                    <w:rPr>
                      <w:del w:id="482" w:author="Musavi, Hamid [USA]" w:date="2017-03-12T19:50:00Z"/>
                      <w:rFonts w:ascii="Courier New" w:hAnsi="Courier New" w:cs="Courier New"/>
                    </w:rPr>
                  </w:pPr>
                </w:p>
              </w:tc>
              <w:tc>
                <w:tcPr>
                  <w:tcW w:w="1273" w:type="dxa"/>
                </w:tcPr>
                <w:p w14:paraId="66DFFF40" w14:textId="77777777" w:rsidR="00213CF4" w:rsidRPr="008A6E46" w:rsidRDefault="00213CF4" w:rsidP="00213CF4">
                  <w:pPr>
                    <w:rPr>
                      <w:del w:id="483" w:author="Musavi, Hamid [USA]" w:date="2017-03-12T19:50:00Z"/>
                      <w:rFonts w:ascii="Courier New" w:hAnsi="Courier New" w:cs="Courier New"/>
                    </w:rPr>
                  </w:pPr>
                </w:p>
              </w:tc>
              <w:tc>
                <w:tcPr>
                  <w:tcW w:w="1246" w:type="dxa"/>
                </w:tcPr>
                <w:p w14:paraId="3A5032F6" w14:textId="77777777" w:rsidR="00213CF4" w:rsidRPr="008A6E46" w:rsidRDefault="00213CF4" w:rsidP="00213CF4">
                  <w:pPr>
                    <w:rPr>
                      <w:del w:id="484" w:author="Musavi, Hamid [USA]" w:date="2017-03-12T19:50:00Z"/>
                      <w:rFonts w:ascii="Courier New" w:hAnsi="Courier New" w:cs="Courier New"/>
                    </w:rPr>
                  </w:pPr>
                </w:p>
              </w:tc>
            </w:tr>
          </w:tbl>
          <w:p w14:paraId="19411AF2" w14:textId="77777777" w:rsidR="00213CF4" w:rsidRPr="008A6E46" w:rsidRDefault="00213CF4" w:rsidP="00213CF4">
            <w:pPr>
              <w:rPr>
                <w:del w:id="485" w:author="Musavi, Hamid [USA]" w:date="2017-03-12T19:50:00Z"/>
                <w:rFonts w:ascii="Courier New" w:hAnsi="Courier New" w:cs="Courier New"/>
                <w:b/>
              </w:rPr>
            </w:pPr>
          </w:p>
        </w:tc>
      </w:tr>
      <w:tr w:rsidR="00213CF4" w:rsidRPr="008A6E46" w14:paraId="369CCFB6" w14:textId="77777777" w:rsidTr="00F175E9">
        <w:trPr>
          <w:del w:id="486" w:author="Musavi, Hamid [USA]" w:date="2017-03-12T19:50:00Z"/>
        </w:trPr>
        <w:tc>
          <w:tcPr>
            <w:tcW w:w="1537" w:type="dxa"/>
            <w:shd w:val="clear" w:color="auto" w:fill="D9D9D9" w:themeFill="background1" w:themeFillShade="D9"/>
          </w:tcPr>
          <w:p w14:paraId="7E257777" w14:textId="77777777" w:rsidR="00213CF4" w:rsidRPr="008A6E46" w:rsidRDefault="00213CF4" w:rsidP="00213CF4">
            <w:pPr>
              <w:rPr>
                <w:del w:id="487" w:author="Musavi, Hamid [USA]" w:date="2017-03-12T19:50:00Z"/>
                <w:rFonts w:ascii="Courier New" w:hAnsi="Courier New" w:cs="Courier New"/>
                <w:b/>
              </w:rPr>
            </w:pPr>
            <w:del w:id="488" w:author="Musavi, Hamid [USA]" w:date="2017-03-12T19:50:00Z">
              <w:r w:rsidRPr="008A6E46">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rPr>
                <w:del w:id="489" w:author="Musavi, Hamid [USA]" w:date="2017-03-12T19:50:00Z"/>
              </w:trPr>
              <w:tc>
                <w:tcPr>
                  <w:tcW w:w="2125" w:type="dxa"/>
                </w:tcPr>
                <w:p w14:paraId="7E64FEF9" w14:textId="77777777" w:rsidR="00213CF4" w:rsidRPr="008A6E46" w:rsidRDefault="00213CF4" w:rsidP="00213CF4">
                  <w:pPr>
                    <w:rPr>
                      <w:del w:id="490" w:author="Musavi, Hamid [USA]" w:date="2017-03-12T19:50:00Z"/>
                      <w:rFonts w:ascii="Courier New" w:hAnsi="Courier New" w:cs="Courier New"/>
                      <w:b/>
                    </w:rPr>
                  </w:pPr>
                  <w:del w:id="491" w:author="Musavi, Hamid [USA]" w:date="2017-03-12T19:50:00Z">
                    <w:r w:rsidRPr="008A6E46">
                      <w:rPr>
                        <w:rFonts w:ascii="Courier New" w:hAnsi="Courier New" w:cs="Courier New"/>
                        <w:b/>
                      </w:rPr>
                      <w:delText>Code</w:delText>
                    </w:r>
                  </w:del>
                </w:p>
              </w:tc>
              <w:tc>
                <w:tcPr>
                  <w:tcW w:w="2970" w:type="dxa"/>
                </w:tcPr>
                <w:p w14:paraId="03968248" w14:textId="77777777" w:rsidR="00213CF4" w:rsidRPr="008A6E46" w:rsidRDefault="00213CF4" w:rsidP="00213CF4">
                  <w:pPr>
                    <w:rPr>
                      <w:del w:id="492" w:author="Musavi, Hamid [USA]" w:date="2017-03-12T19:50:00Z"/>
                      <w:rFonts w:ascii="Courier New" w:hAnsi="Courier New" w:cs="Courier New"/>
                      <w:b/>
                    </w:rPr>
                  </w:pPr>
                  <w:del w:id="493" w:author="Musavi, Hamid [USA]" w:date="2017-03-12T19:50:00Z">
                    <w:r w:rsidRPr="008A6E46">
                      <w:rPr>
                        <w:rFonts w:ascii="Courier New" w:hAnsi="Courier New" w:cs="Courier New"/>
                        <w:b/>
                      </w:rPr>
                      <w:delText>Description</w:delText>
                    </w:r>
                  </w:del>
                </w:p>
              </w:tc>
              <w:tc>
                <w:tcPr>
                  <w:tcW w:w="6120" w:type="dxa"/>
                </w:tcPr>
                <w:p w14:paraId="4010C651" w14:textId="77777777" w:rsidR="00213CF4" w:rsidRPr="008A6E46" w:rsidRDefault="00213CF4" w:rsidP="00213CF4">
                  <w:pPr>
                    <w:rPr>
                      <w:del w:id="494" w:author="Musavi, Hamid [USA]" w:date="2017-03-12T19:50:00Z"/>
                      <w:rFonts w:ascii="Courier New" w:hAnsi="Courier New" w:cs="Courier New"/>
                      <w:b/>
                    </w:rPr>
                  </w:pPr>
                  <w:del w:id="495" w:author="Musavi, Hamid [USA]" w:date="2017-03-12T19:50:00Z">
                    <w:r w:rsidRPr="008A6E46">
                      <w:rPr>
                        <w:rFonts w:ascii="Courier New" w:hAnsi="Courier New" w:cs="Courier New"/>
                        <w:b/>
                      </w:rPr>
                      <w:delText>Schema</w:delText>
                    </w:r>
                  </w:del>
                </w:p>
              </w:tc>
            </w:tr>
            <w:tr w:rsidR="00213CF4" w:rsidRPr="008A6E46" w14:paraId="541827A5" w14:textId="77777777" w:rsidTr="00F175E9">
              <w:trPr>
                <w:del w:id="496" w:author="Musavi, Hamid [USA]" w:date="2017-03-12T19:50:00Z"/>
              </w:trPr>
              <w:tc>
                <w:tcPr>
                  <w:tcW w:w="2125" w:type="dxa"/>
                </w:tcPr>
                <w:p w14:paraId="144E67A4" w14:textId="77777777" w:rsidR="00213CF4" w:rsidRPr="008A6E46" w:rsidRDefault="00213CF4" w:rsidP="00213CF4">
                  <w:pPr>
                    <w:rPr>
                      <w:del w:id="497" w:author="Musavi, Hamid [USA]" w:date="2017-03-12T19:50:00Z"/>
                      <w:rFonts w:ascii="Courier New" w:hAnsi="Courier New" w:cs="Courier New"/>
                      <w:b/>
                    </w:rPr>
                  </w:pPr>
                  <w:del w:id="498" w:author="Musavi, Hamid [USA]" w:date="2017-03-12T19:50:00Z">
                    <w:r w:rsidRPr="008A6E46">
                      <w:rPr>
                        <w:rFonts w:ascii="Courier New" w:hAnsi="Courier New" w:cs="Courier New"/>
                        <w:b/>
                      </w:rPr>
                      <w:delText>200</w:delText>
                    </w:r>
                    <w:r>
                      <w:rPr>
                        <w:rFonts w:ascii="Courier New" w:hAnsi="Courier New" w:cs="Courier New"/>
                        <w:b/>
                      </w:rPr>
                      <w:delText xml:space="preserve"> - OK</w:delText>
                    </w:r>
                  </w:del>
                </w:p>
              </w:tc>
              <w:tc>
                <w:tcPr>
                  <w:tcW w:w="2970" w:type="dxa"/>
                </w:tcPr>
                <w:p w14:paraId="1EEAC982" w14:textId="77777777" w:rsidR="00213CF4" w:rsidRPr="008A6E46" w:rsidRDefault="00213CF4" w:rsidP="00213CF4">
                  <w:pPr>
                    <w:rPr>
                      <w:del w:id="499" w:author="Musavi, Hamid [USA]" w:date="2017-03-12T19:50:00Z"/>
                      <w:rFonts w:ascii="Courier New" w:hAnsi="Courier New" w:cs="Courier New"/>
                      <w:b/>
                    </w:rPr>
                  </w:pPr>
                  <w:del w:id="500" w:author="Musavi, Hamid [USA]" w:date="2017-03-12T19:50:00Z">
                    <w:r w:rsidRPr="008A6E46">
                      <w:rPr>
                        <w:rFonts w:ascii="Courier New" w:hAnsi="Courier New" w:cs="Courier New"/>
                      </w:rPr>
                      <w:delText>successful operation</w:delText>
                    </w:r>
                  </w:del>
                </w:p>
              </w:tc>
              <w:tc>
                <w:tcPr>
                  <w:tcW w:w="6120" w:type="dxa"/>
                </w:tcPr>
                <w:p w14:paraId="30414C48" w14:textId="77777777" w:rsidR="00213CF4" w:rsidRPr="008A6E46" w:rsidRDefault="00213CF4" w:rsidP="00213CF4">
                  <w:pPr>
                    <w:rPr>
                      <w:del w:id="501" w:author="Musavi, Hamid [USA]" w:date="2017-03-12T19:50:00Z"/>
                      <w:rFonts w:ascii="Courier New" w:hAnsi="Courier New" w:cs="Courier New"/>
                    </w:rPr>
                  </w:pPr>
                  <w:del w:id="502" w:author="Musavi, Hamid [USA]" w:date="2017-03-12T19:50:00Z">
                    <w:r w:rsidRPr="00642AC1">
                      <w:rPr>
                        <w:rFonts w:ascii="Courier New" w:eastAsia="Courier New" w:hAnsi="Courier New" w:cs="Courier New"/>
                      </w:rPr>
                      <w:delText>Token</w:delText>
                    </w:r>
                  </w:del>
                </w:p>
              </w:tc>
            </w:tr>
            <w:tr w:rsidR="00213CF4" w:rsidRPr="008A6E46" w14:paraId="070EBC09" w14:textId="77777777" w:rsidTr="00F175E9">
              <w:trPr>
                <w:del w:id="503" w:author="Musavi, Hamid [USA]" w:date="2017-03-12T19:50:00Z"/>
              </w:trPr>
              <w:tc>
                <w:tcPr>
                  <w:tcW w:w="2125" w:type="dxa"/>
                </w:tcPr>
                <w:p w14:paraId="3DB5B557" w14:textId="77777777" w:rsidR="00213CF4" w:rsidRPr="008A6E46" w:rsidRDefault="00213CF4" w:rsidP="00213CF4">
                  <w:pPr>
                    <w:rPr>
                      <w:del w:id="504" w:author="Musavi, Hamid [USA]" w:date="2017-03-12T19:50:00Z"/>
                      <w:rFonts w:ascii="Courier New" w:hAnsi="Courier New" w:cs="Courier New"/>
                      <w:b/>
                    </w:rPr>
                  </w:pPr>
                  <w:del w:id="505" w:author="Musavi, Hamid [USA]" w:date="2017-03-12T19:50:00Z">
                    <w:r>
                      <w:rPr>
                        <w:rFonts w:ascii="Courier New" w:eastAsia="Courier New" w:hAnsi="Courier New" w:cs="Courier New"/>
                        <w:b/>
                        <w:bCs/>
                      </w:rPr>
                      <w:delText>401 – File Not Found</w:delText>
                    </w:r>
                  </w:del>
                </w:p>
              </w:tc>
              <w:tc>
                <w:tcPr>
                  <w:tcW w:w="2970" w:type="dxa"/>
                </w:tcPr>
                <w:p w14:paraId="7EFAA09F" w14:textId="77777777" w:rsidR="00213CF4" w:rsidRPr="008A6E46" w:rsidRDefault="00213CF4" w:rsidP="00213CF4">
                  <w:pPr>
                    <w:rPr>
                      <w:del w:id="506" w:author="Musavi, Hamid [USA]" w:date="2017-03-12T19:50:00Z"/>
                      <w:rFonts w:ascii="Courier New" w:hAnsi="Courier New" w:cs="Courier New"/>
                    </w:rPr>
                  </w:pPr>
                  <w:del w:id="507" w:author="Musavi, Hamid [USA]" w:date="2017-03-12T19:50:00Z">
                    <w:r w:rsidRPr="008A6E46">
                      <w:rPr>
                        <w:rFonts w:ascii="Courier New" w:hAnsi="Courier New" w:cs="Courier New"/>
                      </w:rPr>
                      <w:delText>Invalid username/password supplied</w:delText>
                    </w:r>
                  </w:del>
                </w:p>
              </w:tc>
              <w:tc>
                <w:tcPr>
                  <w:tcW w:w="6120" w:type="dxa"/>
                </w:tcPr>
                <w:p w14:paraId="6FF0E1AE" w14:textId="77777777" w:rsidR="00213CF4" w:rsidRPr="008A6E46" w:rsidRDefault="00213CF4" w:rsidP="00213CF4">
                  <w:pPr>
                    <w:rPr>
                      <w:del w:id="508" w:author="Musavi, Hamid [USA]" w:date="2017-03-12T19:50:00Z"/>
                      <w:rFonts w:ascii="Courier New" w:hAnsi="Courier New" w:cs="Courier New"/>
                      <w:b/>
                    </w:rPr>
                  </w:pPr>
                  <w:del w:id="509" w:author="Musavi, Hamid [USA]" w:date="2017-03-12T19:50:00Z">
                    <w:r>
                      <w:rPr>
                        <w:rFonts w:ascii="Courier New" w:hAnsi="Courier New" w:cs="Courier New"/>
                        <w:b/>
                      </w:rPr>
                      <w:delText>See return response below.</w:delText>
                    </w:r>
                  </w:del>
                </w:p>
              </w:tc>
            </w:tr>
          </w:tbl>
          <w:p w14:paraId="5B50676E" w14:textId="77777777" w:rsidR="00213CF4" w:rsidRPr="008A6E46" w:rsidRDefault="00213CF4" w:rsidP="00213CF4">
            <w:pPr>
              <w:keepNext/>
              <w:rPr>
                <w:del w:id="510" w:author="Musavi, Hamid [USA]" w:date="2017-03-12T19:50:00Z"/>
                <w:rFonts w:ascii="Courier New" w:hAnsi="Courier New" w:cs="Courier New"/>
                <w:b/>
              </w:rPr>
            </w:pPr>
          </w:p>
        </w:tc>
      </w:tr>
    </w:tbl>
    <w:p w14:paraId="38D95069" w14:textId="3A0E4A45" w:rsidR="00C26C45" w:rsidRDefault="00C26C45" w:rsidP="00C26C45">
      <w:pPr>
        <w:pStyle w:val="Caption"/>
        <w:rPr>
          <w:del w:id="511" w:author="Musavi, Hamid [USA]" w:date="2017-03-12T19:50:00Z"/>
        </w:rPr>
      </w:pPr>
      <w:bookmarkStart w:id="512" w:name="_Toc441572968"/>
      <w:bookmarkStart w:id="513" w:name="_Toc456253296"/>
      <w:del w:id="514" w:author="Musavi, Hamid [USA]" w:date="2017-03-12T19:50:00Z">
        <w:r>
          <w:delText xml:space="preserve">Table </w:delText>
        </w:r>
        <w:r w:rsidR="00553AA4">
          <w:rPr>
            <w:b w:val="0"/>
            <w:bCs w:val="0"/>
          </w:rPr>
          <w:fldChar w:fldCharType="begin"/>
        </w:r>
        <w:r w:rsidR="00553AA4">
          <w:delInstrText xml:space="preserve"> SEQ Table \* ARABIC </w:delInstrText>
        </w:r>
        <w:r w:rsidR="00553AA4">
          <w:rPr>
            <w:b w:val="0"/>
            <w:bCs w:val="0"/>
          </w:rPr>
          <w:fldChar w:fldCharType="separate"/>
        </w:r>
        <w:r w:rsidR="00244E15">
          <w:rPr>
            <w:noProof/>
          </w:rPr>
          <w:delText>2</w:delText>
        </w:r>
        <w:r w:rsidR="00553AA4">
          <w:rPr>
            <w:b w:val="0"/>
            <w:bCs w:val="0"/>
            <w:noProof/>
          </w:rPr>
          <w:fldChar w:fldCharType="end"/>
        </w:r>
        <w:r>
          <w:delText xml:space="preserve"> – </w:delText>
        </w:r>
        <w:r w:rsidR="000B15A1">
          <w:delText>Get Security Token</w:delText>
        </w:r>
        <w:bookmarkEnd w:id="512"/>
        <w:bookmarkEnd w:id="513"/>
        <w:r w:rsidR="00ED0E13">
          <w:delText xml:space="preserve"> API</w:delText>
        </w:r>
      </w:del>
    </w:p>
    <w:p w14:paraId="03EE9714" w14:textId="77777777" w:rsidR="00C26C45" w:rsidRDefault="00C26C45" w:rsidP="00C26C45">
      <w:pPr>
        <w:rPr>
          <w:del w:id="515" w:author="Musavi, Hamid [USA]" w:date="2017-03-12T19:50:00Z"/>
        </w:rPr>
      </w:pPr>
      <w:del w:id="516" w:author="Musavi, Hamid [USA]" w:date="2017-03-12T19:50:00Z">
        <w:r>
          <w:delText>If login fails due to invalid username/password, the following response will be returned to the client:</w:delText>
        </w:r>
      </w:del>
    </w:p>
    <w:p w14:paraId="73267FF4" w14:textId="77777777" w:rsidR="00C26C45" w:rsidRDefault="00C26C45" w:rsidP="00C26C45">
      <w:pPr>
        <w:spacing w:after="0"/>
        <w:rPr>
          <w:del w:id="517" w:author="Musavi, Hamid [USA]" w:date="2017-03-12T19:50:00Z"/>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518" w:author="Musavi, Hamid [USA]" w:date="2017-03-12T19:50:00Z"/>
          <w:rFonts w:ascii="Courier New" w:hAnsi="Courier New" w:cs="Courier New"/>
          <w:color w:val="000000"/>
          <w:sz w:val="27"/>
          <w:szCs w:val="27"/>
        </w:rPr>
      </w:pPr>
      <w:del w:id="519" w:author="Musavi, Hamid [USA]" w:date="2017-03-12T19:50:00Z">
        <w:r w:rsidRPr="00642AC1">
          <w:rPr>
            <w:rFonts w:ascii="Courier New" w:hAnsi="Courier New" w:cs="Courier New"/>
            <w:color w:val="000000"/>
            <w:sz w:val="27"/>
            <w:szCs w:val="27"/>
          </w:rPr>
          <w:delText>Status: error</w:delText>
        </w:r>
      </w:del>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520" w:author="Musavi, Hamid [USA]" w:date="2017-03-12T19:50:00Z"/>
          <w:rFonts w:ascii="Courier New" w:hAnsi="Courier New" w:cs="Courier New"/>
          <w:color w:val="000000"/>
          <w:sz w:val="27"/>
          <w:szCs w:val="27"/>
        </w:rPr>
      </w:pPr>
      <w:del w:id="521" w:author="Musavi, Hamid [USA]" w:date="2017-03-12T19:50:00Z">
        <w:r w:rsidRPr="00642AC1">
          <w:rPr>
            <w:rFonts w:ascii="Courier New" w:hAnsi="Courier New" w:cs="Courier New"/>
            <w:color w:val="000000"/>
            <w:sz w:val="27"/>
            <w:szCs w:val="27"/>
          </w:rPr>
          <w:delText>Error Thrown: Unauthorized</w:delText>
        </w:r>
      </w:del>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522" w:author="Musavi, Hamid [USA]" w:date="2017-03-12T19:50:00Z"/>
          <w:rFonts w:ascii="Courier New" w:hAnsi="Courier New" w:cs="Courier New"/>
          <w:color w:val="000000"/>
          <w:sz w:val="27"/>
          <w:szCs w:val="27"/>
        </w:rPr>
      </w:pPr>
      <w:del w:id="523" w:author="Musavi, Hamid [USA]" w:date="2017-03-12T19:50:00Z">
        <w:r w:rsidRPr="00642AC1">
          <w:rPr>
            <w:rFonts w:ascii="Courier New" w:hAnsi="Courier New" w:cs="Courier New"/>
            <w:color w:val="000000"/>
            <w:sz w:val="27"/>
            <w:szCs w:val="27"/>
          </w:rPr>
          <w:delText xml:space="preserve">Details: </w:delText>
        </w:r>
        <w:r w:rsidR="00A55F58">
          <w:rPr>
            <w:rFonts w:ascii="Courier New" w:hAnsi="Courier New" w:cs="Courier New"/>
            <w:color w:val="000000"/>
            <w:sz w:val="27"/>
            <w:szCs w:val="27"/>
          </w:rPr>
          <w:delText>TBD</w:delText>
        </w:r>
      </w:del>
    </w:p>
    <w:p w14:paraId="19985A2C" w14:textId="77777777" w:rsidR="00ED0E13" w:rsidRDefault="00ED0E13" w:rsidP="00ED0E13">
      <w:pPr>
        <w:rPr>
          <w:del w:id="524" w:author="Musavi, Hamid [USA]" w:date="2017-03-12T19:50:00Z"/>
          <w:color w:val="FF0000"/>
        </w:rPr>
      </w:pPr>
    </w:p>
    <w:p w14:paraId="5FCED21E" w14:textId="4384D308" w:rsidR="00C26C45" w:rsidRDefault="000A2B70" w:rsidP="005F7EB4">
      <w:pPr>
        <w:pStyle w:val="Heading3"/>
        <w:rPr>
          <w:del w:id="525" w:author="Musavi, Hamid [USA]" w:date="2017-03-12T19:50:00Z"/>
          <w:b/>
        </w:rPr>
      </w:pPr>
      <w:bookmarkStart w:id="526" w:name="_Toc474485027"/>
      <w:del w:id="527" w:author="Musavi, Hamid [USA]" w:date="2017-03-12T19:50:00Z">
        <w:r>
          <w:delText>Revoke Security To</w:delText>
        </w:r>
        <w:r w:rsidR="000B15A1">
          <w:delText>ken</w:delText>
        </w:r>
        <w:r w:rsidR="005F7EB4">
          <w:delText xml:space="preserve"> (Future)</w:delText>
        </w:r>
        <w:bookmarkEnd w:id="526"/>
      </w:del>
    </w:p>
    <w:p w14:paraId="1C5FABF5" w14:textId="7C650908" w:rsidR="00C26C45" w:rsidRDefault="007038D0">
      <w:pPr>
        <w:pStyle w:val="Caption"/>
        <w:rPr>
          <w:rPrChange w:id="528" w:author="Musavi, Hamid [USA]" w:date="2017-03-12T19:50:00Z">
            <w:rPr>
              <w:color w:val="FF0000"/>
            </w:rPr>
          </w:rPrChange>
        </w:rPr>
        <w:pPrChange w:id="529" w:author="Musavi, Hamid [USA]" w:date="2017-03-12T19:50:00Z">
          <w:pPr/>
        </w:pPrChange>
      </w:pPr>
      <w:del w:id="530" w:author="Musavi, Hamid [USA]" w:date="2017-03-12T19:50:00Z">
        <w:r>
          <w:rPr>
            <w:color w:val="FF0000"/>
          </w:rPr>
          <w:delText>STATUS</w:delText>
        </w:r>
        <w:r w:rsidR="00ED0E13" w:rsidRPr="00ED0E13">
          <w:rPr>
            <w:color w:val="FF0000"/>
          </w:rPr>
          <w:delText xml:space="preserve">: </w:delText>
        </w:r>
        <w:r w:rsidR="00ED0E13">
          <w:rPr>
            <w:color w:val="FF0000"/>
          </w:rPr>
          <w:delText>Revoke Security Token</w:delText>
        </w:r>
      </w:del>
      <w:r w:rsidR="00ED0E13">
        <w:rPr>
          <w:rPrChange w:id="531" w:author="Musavi, Hamid [USA]" w:date="2017-03-12T19:50:00Z">
            <w:rPr>
              <w:b/>
              <w:bCs/>
              <w:color w:val="FF0000"/>
            </w:rPr>
          </w:rPrChange>
        </w:rPr>
        <w:t xml:space="preserve"> API </w:t>
      </w:r>
      <w:ins w:id="532" w:author="Musavi, Hamid [USA]" w:date="2017-03-12T19:50:00Z">
        <w:r w:rsidR="00B54D4D">
          <w:t>Editor Tool</w:t>
        </w:r>
      </w:ins>
      <w:del w:id="533" w:author="Musavi, Hamid [USA]" w:date="2017-03-12T19:50:00Z">
        <w:r w:rsidR="00ED0E13">
          <w:rPr>
            <w:color w:val="FF0000"/>
          </w:rPr>
          <w:delText>has</w:delText>
        </w:r>
        <w:r w:rsidR="00ED0E13" w:rsidRPr="00ED0E13">
          <w:rPr>
            <w:color w:val="FF0000"/>
          </w:rPr>
          <w:delText xml:space="preserve"> not</w:delText>
        </w:r>
        <w:r w:rsidR="00ED0E13">
          <w:rPr>
            <w:color w:val="FF0000"/>
          </w:rPr>
          <w:delText xml:space="preserve"> yet been implemented</w:delText>
        </w:r>
        <w:r w:rsidR="00ED0E13" w:rsidRPr="00ED0E13">
          <w:rPr>
            <w:color w:val="FF0000"/>
          </w:rPr>
          <w:delText>.</w:delText>
        </w:r>
      </w:del>
    </w:p>
    <w:p w14:paraId="4B1881A0" w14:textId="77777777" w:rsidR="00B54D4D" w:rsidRDefault="00B54D4D" w:rsidP="008D1F2E">
      <w:pPr>
        <w:rPr>
          <w:ins w:id="534" w:author="Musavi, Hamid [USA]" w:date="2017-03-12T19:50:00Z"/>
        </w:rPr>
      </w:pPr>
    </w:p>
    <w:p w14:paraId="0631AB93" w14:textId="77777777" w:rsidR="00ED0E13" w:rsidRPr="00ED0E13" w:rsidRDefault="00ED0E13" w:rsidP="00ED0E13">
      <w:pPr>
        <w:rPr>
          <w:ins w:id="535" w:author="Musavi, Hamid [USA]" w:date="2017-03-12T19:50: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rPr>
          <w:del w:id="536" w:author="Musavi, Hamid [USA]" w:date="2017-03-12T19:50:00Z"/>
        </w:trPr>
        <w:tc>
          <w:tcPr>
            <w:tcW w:w="1537" w:type="dxa"/>
            <w:shd w:val="clear" w:color="auto" w:fill="D9D9D9" w:themeFill="background1" w:themeFillShade="D9"/>
          </w:tcPr>
          <w:p w14:paraId="13F38E72" w14:textId="77777777" w:rsidR="008D1F2E" w:rsidRPr="008A6E46" w:rsidRDefault="008D1F2E" w:rsidP="008D1F2E">
            <w:pPr>
              <w:rPr>
                <w:del w:id="537" w:author="Musavi, Hamid [USA]" w:date="2017-03-12T19:50:00Z"/>
                <w:rFonts w:ascii="Courier New" w:hAnsi="Courier New" w:cs="Courier New"/>
                <w:b/>
              </w:rPr>
            </w:pPr>
            <w:del w:id="538" w:author="Musavi, Hamid [USA]" w:date="2017-03-12T19:50:00Z">
              <w:r w:rsidRPr="008A6E46">
                <w:rPr>
                  <w:rFonts w:ascii="Courier New" w:hAnsi="Courier New" w:cs="Courier New"/>
                  <w:b/>
                </w:rPr>
                <w:delText>Path</w:delText>
              </w:r>
            </w:del>
          </w:p>
        </w:tc>
        <w:tc>
          <w:tcPr>
            <w:tcW w:w="11508" w:type="dxa"/>
            <w:shd w:val="clear" w:color="auto" w:fill="D9D9D9" w:themeFill="background1" w:themeFillShade="D9"/>
          </w:tcPr>
          <w:p w14:paraId="01AC615E" w14:textId="426AA9C3" w:rsidR="008D1F2E" w:rsidRPr="008A6E46" w:rsidRDefault="008D1F2E" w:rsidP="00722B15">
            <w:pPr>
              <w:rPr>
                <w:del w:id="539" w:author="Musavi, Hamid [USA]" w:date="2017-03-12T19:50:00Z"/>
                <w:rFonts w:ascii="Courier New" w:hAnsi="Courier New" w:cs="Courier New"/>
              </w:rPr>
            </w:pPr>
            <w:del w:id="540" w:author="Musavi, Hamid [USA]" w:date="2017-03-12T19:50:00Z">
              <w:r>
                <w:rPr>
                  <w:rFonts w:ascii="Courier New" w:hAnsi="Courier New" w:cs="Courier New"/>
                </w:rPr>
                <w:delText>/</w:delText>
              </w:r>
              <w:r w:rsidR="00722B15">
                <w:rPr>
                  <w:rFonts w:ascii="Courier New" w:hAnsi="Courier New" w:cs="Courier New"/>
                </w:rPr>
                <w:delText>security</w:delText>
              </w:r>
              <w:r>
                <w:rPr>
                  <w:rFonts w:ascii="Courier New" w:hAnsi="Courier New" w:cs="Courier New"/>
                </w:rPr>
                <w:delText>/</w:delText>
              </w:r>
              <w:r w:rsidR="000B15A1">
                <w:rPr>
                  <w:rFonts w:ascii="Courier New" w:hAnsi="Courier New" w:cs="Courier New"/>
                </w:rPr>
                <w:delText>token</w:delText>
              </w:r>
            </w:del>
          </w:p>
        </w:tc>
      </w:tr>
      <w:tr w:rsidR="008D1F2E" w:rsidRPr="008A6E46" w14:paraId="64E9BE4F" w14:textId="77777777" w:rsidTr="00F175E9">
        <w:trPr>
          <w:del w:id="541" w:author="Musavi, Hamid [USA]" w:date="2017-03-12T19:50:00Z"/>
        </w:trPr>
        <w:tc>
          <w:tcPr>
            <w:tcW w:w="1537" w:type="dxa"/>
            <w:shd w:val="clear" w:color="auto" w:fill="D9D9D9" w:themeFill="background1" w:themeFillShade="D9"/>
          </w:tcPr>
          <w:p w14:paraId="5F690848" w14:textId="77777777" w:rsidR="008D1F2E" w:rsidRPr="008A6E46" w:rsidRDefault="008D1F2E" w:rsidP="008D1F2E">
            <w:pPr>
              <w:rPr>
                <w:del w:id="542" w:author="Musavi, Hamid [USA]" w:date="2017-03-12T19:50:00Z"/>
                <w:rFonts w:ascii="Courier New" w:hAnsi="Courier New" w:cs="Courier New"/>
                <w:b/>
              </w:rPr>
            </w:pPr>
            <w:del w:id="543" w:author="Musavi, Hamid [USA]" w:date="2017-03-12T19:50:00Z">
              <w:r w:rsidRPr="008A6E46">
                <w:rPr>
                  <w:rFonts w:ascii="Courier New" w:hAnsi="Courier New" w:cs="Courier New"/>
                  <w:b/>
                </w:rPr>
                <w:delText>Verb</w:delText>
              </w:r>
            </w:del>
          </w:p>
        </w:tc>
        <w:tc>
          <w:tcPr>
            <w:tcW w:w="11508" w:type="dxa"/>
            <w:shd w:val="clear" w:color="auto" w:fill="D9D9D9" w:themeFill="background1" w:themeFillShade="D9"/>
          </w:tcPr>
          <w:p w14:paraId="5B6FA3BF" w14:textId="0CE50290" w:rsidR="008D1F2E" w:rsidRPr="008A6E46" w:rsidRDefault="000B15A1" w:rsidP="008D1F2E">
            <w:pPr>
              <w:rPr>
                <w:del w:id="544" w:author="Musavi, Hamid [USA]" w:date="2017-03-12T19:50:00Z"/>
                <w:rFonts w:ascii="Courier New" w:hAnsi="Courier New" w:cs="Courier New"/>
              </w:rPr>
            </w:pPr>
            <w:del w:id="545" w:author="Musavi, Hamid [USA]" w:date="2017-03-12T19:50:00Z">
              <w:r>
                <w:rPr>
                  <w:rFonts w:ascii="Courier New" w:hAnsi="Courier New" w:cs="Courier New"/>
                </w:rPr>
                <w:delText>DELETE</w:delText>
              </w:r>
            </w:del>
          </w:p>
        </w:tc>
      </w:tr>
      <w:tr w:rsidR="008D1F2E" w:rsidRPr="008A6E46" w14:paraId="4443E2EE" w14:textId="77777777" w:rsidTr="00F175E9">
        <w:trPr>
          <w:del w:id="546" w:author="Musavi, Hamid [USA]" w:date="2017-03-12T19:50:00Z"/>
        </w:trPr>
        <w:tc>
          <w:tcPr>
            <w:tcW w:w="1537" w:type="dxa"/>
            <w:shd w:val="clear" w:color="auto" w:fill="D9D9D9" w:themeFill="background1" w:themeFillShade="D9"/>
          </w:tcPr>
          <w:p w14:paraId="7636DA6D" w14:textId="77777777" w:rsidR="008D1F2E" w:rsidRPr="008A6E46" w:rsidRDefault="008D1F2E" w:rsidP="008D1F2E">
            <w:pPr>
              <w:rPr>
                <w:del w:id="547" w:author="Musavi, Hamid [USA]" w:date="2017-03-12T19:50:00Z"/>
                <w:rFonts w:ascii="Courier New" w:hAnsi="Courier New" w:cs="Courier New"/>
              </w:rPr>
            </w:pPr>
            <w:del w:id="548" w:author="Musavi, Hamid [USA]" w:date="2017-03-12T19:50:00Z">
              <w:r w:rsidRPr="008A6E46">
                <w:rPr>
                  <w:rFonts w:ascii="Courier New" w:hAnsi="Courier New" w:cs="Courier New"/>
                  <w:b/>
                </w:rPr>
                <w:delText>Summary</w:delText>
              </w:r>
            </w:del>
          </w:p>
        </w:tc>
        <w:tc>
          <w:tcPr>
            <w:tcW w:w="11508" w:type="dxa"/>
            <w:shd w:val="clear" w:color="auto" w:fill="D9D9D9" w:themeFill="background1" w:themeFillShade="D9"/>
          </w:tcPr>
          <w:p w14:paraId="31667FDC" w14:textId="38551C95" w:rsidR="008D1F2E" w:rsidRPr="008A6E46" w:rsidRDefault="008D1F2E" w:rsidP="008D1F2E">
            <w:pPr>
              <w:rPr>
                <w:del w:id="549" w:author="Musavi, Hamid [USA]" w:date="2017-03-12T19:50:00Z"/>
                <w:rFonts w:ascii="Courier New" w:hAnsi="Courier New" w:cs="Courier New"/>
              </w:rPr>
            </w:pPr>
            <w:del w:id="550" w:author="Musavi, Hamid [USA]" w:date="2017-03-12T19:50:00Z">
              <w:r>
                <w:rPr>
                  <w:rFonts w:ascii="Courier New" w:hAnsi="Courier New" w:cs="Courier New"/>
                </w:rPr>
                <w:delText>Revokes a security token</w:delText>
              </w:r>
            </w:del>
          </w:p>
        </w:tc>
      </w:tr>
      <w:tr w:rsidR="00F175E9" w:rsidRPr="008A6E46" w14:paraId="3832D925" w14:textId="77777777" w:rsidTr="00F175E9">
        <w:trPr>
          <w:del w:id="551" w:author="Musavi, Hamid [USA]" w:date="2017-03-12T19:50:00Z"/>
        </w:trPr>
        <w:tc>
          <w:tcPr>
            <w:tcW w:w="1537" w:type="dxa"/>
            <w:shd w:val="clear" w:color="auto" w:fill="D9D9D9" w:themeFill="background1" w:themeFillShade="D9"/>
          </w:tcPr>
          <w:p w14:paraId="61E3642E" w14:textId="77777777" w:rsidR="00F175E9" w:rsidRPr="008A6E46" w:rsidRDefault="00F175E9" w:rsidP="006B30A2">
            <w:pPr>
              <w:rPr>
                <w:del w:id="552" w:author="Musavi, Hamid [USA]" w:date="2017-03-12T19:50:00Z"/>
                <w:rFonts w:ascii="Courier New" w:hAnsi="Courier New" w:cs="Courier New"/>
                <w:b/>
              </w:rPr>
            </w:pPr>
            <w:del w:id="553" w:author="Musavi, Hamid [USA]" w:date="2017-03-12T19:50:00Z">
              <w:r>
                <w:rPr>
                  <w:rFonts w:ascii="Courier New" w:hAnsi="Courier New" w:cs="Courier New"/>
                  <w:b/>
                </w:rPr>
                <w:delText>Consumes</w:delText>
              </w:r>
            </w:del>
          </w:p>
        </w:tc>
        <w:tc>
          <w:tcPr>
            <w:tcW w:w="11508" w:type="dxa"/>
            <w:shd w:val="clear" w:color="auto" w:fill="D9D9D9" w:themeFill="background1" w:themeFillShade="D9"/>
          </w:tcPr>
          <w:p w14:paraId="6B8714B8" w14:textId="77777777" w:rsidR="00F175E9" w:rsidRPr="008A6E46" w:rsidRDefault="00F175E9" w:rsidP="006B30A2">
            <w:pPr>
              <w:rPr>
                <w:del w:id="554" w:author="Musavi, Hamid [USA]" w:date="2017-03-12T19:50:00Z"/>
                <w:rFonts w:ascii="Courier New" w:hAnsi="Courier New" w:cs="Courier New"/>
              </w:rPr>
            </w:pPr>
            <w:del w:id="555"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0B15A1" w:rsidRPr="008A6E46" w14:paraId="127FCB3A" w14:textId="77777777" w:rsidTr="00F175E9">
        <w:trPr>
          <w:del w:id="556" w:author="Musavi, Hamid [USA]" w:date="2017-03-12T19:50:00Z"/>
        </w:trPr>
        <w:tc>
          <w:tcPr>
            <w:tcW w:w="1537" w:type="dxa"/>
            <w:shd w:val="clear" w:color="auto" w:fill="D9D9D9" w:themeFill="background1" w:themeFillShade="D9"/>
          </w:tcPr>
          <w:p w14:paraId="7B658D4A" w14:textId="77777777" w:rsidR="000B15A1" w:rsidRPr="008A6E46" w:rsidRDefault="000B15A1" w:rsidP="000B15A1">
            <w:pPr>
              <w:rPr>
                <w:del w:id="557" w:author="Musavi, Hamid [USA]" w:date="2017-03-12T19:50:00Z"/>
                <w:rFonts w:ascii="Courier New" w:hAnsi="Courier New" w:cs="Courier New"/>
                <w:b/>
              </w:rPr>
            </w:pPr>
            <w:del w:id="558" w:author="Musavi, Hamid [USA]" w:date="2017-03-12T19:50:00Z">
              <w:r w:rsidRPr="008A6E46">
                <w:rPr>
                  <w:rFonts w:ascii="Courier New" w:hAnsi="Courier New" w:cs="Courier New"/>
                  <w:b/>
                </w:rPr>
                <w:delText>Produces</w:delText>
              </w:r>
            </w:del>
          </w:p>
        </w:tc>
        <w:tc>
          <w:tcPr>
            <w:tcW w:w="11508" w:type="dxa"/>
            <w:shd w:val="clear" w:color="auto" w:fill="D9D9D9" w:themeFill="background1" w:themeFillShade="D9"/>
          </w:tcPr>
          <w:p w14:paraId="01EA3F01" w14:textId="5FDA2F36" w:rsidR="000B15A1" w:rsidRPr="008A6E46" w:rsidRDefault="000B15A1" w:rsidP="000B15A1">
            <w:pPr>
              <w:rPr>
                <w:del w:id="559" w:author="Musavi, Hamid [USA]" w:date="2017-03-12T19:50:00Z"/>
                <w:rFonts w:ascii="Courier New" w:hAnsi="Courier New" w:cs="Courier New"/>
              </w:rPr>
            </w:pPr>
            <w:del w:id="560"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8D1F2E" w:rsidRPr="008A6E46" w14:paraId="5983957D" w14:textId="77777777" w:rsidTr="00F175E9">
        <w:trPr>
          <w:del w:id="561" w:author="Musavi, Hamid [USA]" w:date="2017-03-12T19:50:00Z"/>
        </w:trPr>
        <w:tc>
          <w:tcPr>
            <w:tcW w:w="1537" w:type="dxa"/>
            <w:shd w:val="clear" w:color="auto" w:fill="D9D9D9" w:themeFill="background1" w:themeFillShade="D9"/>
          </w:tcPr>
          <w:p w14:paraId="4BA43CF3" w14:textId="77777777" w:rsidR="008D1F2E" w:rsidRPr="008A6E46" w:rsidRDefault="008D1F2E" w:rsidP="006B30A2">
            <w:pPr>
              <w:rPr>
                <w:del w:id="562" w:author="Musavi, Hamid [USA]" w:date="2017-03-12T19:50:00Z"/>
                <w:rFonts w:ascii="Courier New" w:hAnsi="Courier New" w:cs="Courier New"/>
                <w:b/>
              </w:rPr>
            </w:pPr>
            <w:del w:id="563" w:author="Musavi, Hamid [USA]" w:date="2017-03-12T19:50:00Z">
              <w:r w:rsidRPr="008A6E46">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rPr>
                <w:del w:id="564" w:author="Musavi, Hamid [USA]" w:date="2017-03-12T19:50:00Z"/>
              </w:trPr>
              <w:tc>
                <w:tcPr>
                  <w:tcW w:w="2125" w:type="dxa"/>
                </w:tcPr>
                <w:p w14:paraId="76C30EB1" w14:textId="77777777" w:rsidR="008D1F2E" w:rsidRPr="008A6E46" w:rsidRDefault="008D1F2E" w:rsidP="006B30A2">
                  <w:pPr>
                    <w:rPr>
                      <w:del w:id="565" w:author="Musavi, Hamid [USA]" w:date="2017-03-12T19:50:00Z"/>
                      <w:rFonts w:ascii="Courier New" w:hAnsi="Courier New" w:cs="Courier New"/>
                      <w:b/>
                    </w:rPr>
                  </w:pPr>
                  <w:del w:id="566" w:author="Musavi, Hamid [USA]" w:date="2017-03-12T19:50:00Z">
                    <w:r w:rsidRPr="008A6E46">
                      <w:rPr>
                        <w:rFonts w:ascii="Courier New" w:hAnsi="Courier New" w:cs="Courier New"/>
                        <w:b/>
                      </w:rPr>
                      <w:delText>Name</w:delText>
                    </w:r>
                  </w:del>
                </w:p>
              </w:tc>
              <w:tc>
                <w:tcPr>
                  <w:tcW w:w="2989" w:type="dxa"/>
                </w:tcPr>
                <w:p w14:paraId="34178307" w14:textId="77777777" w:rsidR="008D1F2E" w:rsidRPr="008A6E46" w:rsidRDefault="008D1F2E" w:rsidP="006B30A2">
                  <w:pPr>
                    <w:rPr>
                      <w:del w:id="567" w:author="Musavi, Hamid [USA]" w:date="2017-03-12T19:50:00Z"/>
                      <w:rFonts w:ascii="Courier New" w:hAnsi="Courier New" w:cs="Courier New"/>
                      <w:b/>
                    </w:rPr>
                  </w:pPr>
                  <w:del w:id="568" w:author="Musavi, Hamid [USA]" w:date="2017-03-12T19:50:00Z">
                    <w:r w:rsidRPr="008A6E46">
                      <w:rPr>
                        <w:rFonts w:ascii="Courier New" w:hAnsi="Courier New" w:cs="Courier New"/>
                        <w:b/>
                      </w:rPr>
                      <w:delText>Value</w:delText>
                    </w:r>
                  </w:del>
                </w:p>
              </w:tc>
              <w:tc>
                <w:tcPr>
                  <w:tcW w:w="4841" w:type="dxa"/>
                </w:tcPr>
                <w:p w14:paraId="050A7E96" w14:textId="77777777" w:rsidR="008D1F2E" w:rsidRPr="008A6E46" w:rsidRDefault="008D1F2E" w:rsidP="006B30A2">
                  <w:pPr>
                    <w:rPr>
                      <w:del w:id="569" w:author="Musavi, Hamid [USA]" w:date="2017-03-12T19:50:00Z"/>
                      <w:rFonts w:ascii="Courier New" w:hAnsi="Courier New" w:cs="Courier New"/>
                      <w:b/>
                    </w:rPr>
                  </w:pPr>
                  <w:del w:id="570" w:author="Musavi, Hamid [USA]" w:date="2017-03-12T19:50:00Z">
                    <w:r w:rsidRPr="008A6E46">
                      <w:rPr>
                        <w:rFonts w:ascii="Courier New" w:hAnsi="Courier New" w:cs="Courier New"/>
                        <w:b/>
                      </w:rPr>
                      <w:delText>Description</w:delText>
                    </w:r>
                  </w:del>
                </w:p>
              </w:tc>
              <w:tc>
                <w:tcPr>
                  <w:tcW w:w="1273" w:type="dxa"/>
                </w:tcPr>
                <w:p w14:paraId="7EA6E833" w14:textId="77777777" w:rsidR="008D1F2E" w:rsidRPr="008A6E46" w:rsidRDefault="008D1F2E" w:rsidP="006B30A2">
                  <w:pPr>
                    <w:rPr>
                      <w:del w:id="571" w:author="Musavi, Hamid [USA]" w:date="2017-03-12T19:50:00Z"/>
                      <w:rFonts w:ascii="Courier New" w:hAnsi="Courier New" w:cs="Courier New"/>
                      <w:b/>
                    </w:rPr>
                  </w:pPr>
                  <w:del w:id="572" w:author="Musavi, Hamid [USA]" w:date="2017-03-12T19:50:00Z">
                    <w:r w:rsidRPr="008A6E46">
                      <w:rPr>
                        <w:rFonts w:ascii="Courier New" w:hAnsi="Courier New" w:cs="Courier New"/>
                        <w:b/>
                      </w:rPr>
                      <w:delText>Required</w:delText>
                    </w:r>
                  </w:del>
                </w:p>
              </w:tc>
            </w:tr>
            <w:tr w:rsidR="008D1F2E" w:rsidRPr="008A6E46" w14:paraId="1B1C3A75" w14:textId="77777777" w:rsidTr="00F175E9">
              <w:trPr>
                <w:del w:id="573" w:author="Musavi, Hamid [USA]" w:date="2017-03-12T19:50:00Z"/>
              </w:trPr>
              <w:tc>
                <w:tcPr>
                  <w:tcW w:w="2125" w:type="dxa"/>
                </w:tcPr>
                <w:p w14:paraId="45E141D5" w14:textId="3E6FB6A1" w:rsidR="008D1F2E" w:rsidRPr="008A6E46" w:rsidRDefault="008D1F2E" w:rsidP="008D1F2E">
                  <w:pPr>
                    <w:rPr>
                      <w:del w:id="574" w:author="Musavi, Hamid [USA]" w:date="2017-03-12T19:50:00Z"/>
                      <w:rFonts w:ascii="Courier New" w:hAnsi="Courier New" w:cs="Courier New"/>
                    </w:rPr>
                  </w:pPr>
                  <w:del w:id="575" w:author="Musavi, Hamid [USA]" w:date="2017-03-12T19:50:00Z">
                    <w:r w:rsidRPr="008A6E46">
                      <w:rPr>
                        <w:rFonts w:ascii="Courier New" w:hAnsi="Courier New" w:cs="Courier New"/>
                      </w:rPr>
                      <w:delText>Authorization</w:delText>
                    </w:r>
                  </w:del>
                </w:p>
              </w:tc>
              <w:tc>
                <w:tcPr>
                  <w:tcW w:w="2989" w:type="dxa"/>
                </w:tcPr>
                <w:p w14:paraId="6DA76F7A" w14:textId="3C706EEE" w:rsidR="008D1F2E" w:rsidRPr="008A6E46" w:rsidRDefault="008D1F2E" w:rsidP="008D1F2E">
                  <w:pPr>
                    <w:rPr>
                      <w:del w:id="576" w:author="Musavi, Hamid [USA]" w:date="2017-03-12T19:50:00Z"/>
                      <w:rFonts w:ascii="Courier New" w:hAnsi="Courier New" w:cs="Courier New"/>
                    </w:rPr>
                  </w:pPr>
                  <w:del w:id="577" w:author="Musavi, Hamid [USA]" w:date="2017-03-12T19:50:00Z">
                    <w:r>
                      <w:rPr>
                        <w:rFonts w:ascii="Courier New" w:hAnsi="Courier New" w:cs="Courier New"/>
                      </w:rPr>
                      <w:delText>Bearer &lt;token&gt;</w:delText>
                    </w:r>
                  </w:del>
                </w:p>
              </w:tc>
              <w:tc>
                <w:tcPr>
                  <w:tcW w:w="4841" w:type="dxa"/>
                </w:tcPr>
                <w:p w14:paraId="4B6C9920" w14:textId="38259E20" w:rsidR="008D1F2E" w:rsidRPr="008A6E46" w:rsidRDefault="008D1F2E" w:rsidP="008D1F2E">
                  <w:pPr>
                    <w:rPr>
                      <w:del w:id="578" w:author="Musavi, Hamid [USA]" w:date="2017-03-12T19:50:00Z"/>
                      <w:rFonts w:ascii="Courier New" w:hAnsi="Courier New" w:cs="Courier New"/>
                    </w:rPr>
                  </w:pPr>
                  <w:del w:id="579" w:author="Musavi, Hamid [USA]" w:date="2017-03-12T19:50:00Z">
                    <w:r>
                      <w:rPr>
                        <w:rFonts w:ascii="Courier New" w:hAnsi="Courier New" w:cs="Courier New"/>
                      </w:rPr>
                      <w:delText>The authorization token to be revoked</w:delText>
                    </w:r>
                  </w:del>
                </w:p>
              </w:tc>
              <w:tc>
                <w:tcPr>
                  <w:tcW w:w="1273" w:type="dxa"/>
                </w:tcPr>
                <w:p w14:paraId="203B3991" w14:textId="4CC45F70" w:rsidR="008D1F2E" w:rsidRPr="008A6E46" w:rsidRDefault="008D1F2E" w:rsidP="008D1F2E">
                  <w:pPr>
                    <w:rPr>
                      <w:del w:id="580" w:author="Musavi, Hamid [USA]" w:date="2017-03-12T19:50:00Z"/>
                      <w:rFonts w:ascii="Courier New" w:hAnsi="Courier New" w:cs="Courier New"/>
                    </w:rPr>
                  </w:pPr>
                  <w:del w:id="581" w:author="Musavi, Hamid [USA]" w:date="2017-03-12T19:50:00Z">
                    <w:r>
                      <w:rPr>
                        <w:rFonts w:ascii="Courier New" w:hAnsi="Courier New" w:cs="Courier New"/>
                      </w:rPr>
                      <w:delText>True</w:delText>
                    </w:r>
                  </w:del>
                </w:p>
              </w:tc>
            </w:tr>
          </w:tbl>
          <w:p w14:paraId="24FB589F" w14:textId="77777777" w:rsidR="008D1F2E" w:rsidRPr="008A6E46" w:rsidRDefault="008D1F2E" w:rsidP="006B30A2">
            <w:pPr>
              <w:rPr>
                <w:del w:id="582" w:author="Musavi, Hamid [USA]" w:date="2017-03-12T19:50:00Z"/>
                <w:rFonts w:ascii="Courier New" w:hAnsi="Courier New" w:cs="Courier New"/>
                <w:b/>
              </w:rPr>
            </w:pPr>
          </w:p>
        </w:tc>
      </w:tr>
      <w:tr w:rsidR="008D1F2E" w:rsidRPr="008A6E46" w14:paraId="4537229D" w14:textId="77777777" w:rsidTr="00F175E9">
        <w:trPr>
          <w:del w:id="583" w:author="Musavi, Hamid [USA]" w:date="2017-03-12T19:50:00Z"/>
        </w:trPr>
        <w:tc>
          <w:tcPr>
            <w:tcW w:w="1537" w:type="dxa"/>
            <w:shd w:val="clear" w:color="auto" w:fill="D9D9D9" w:themeFill="background1" w:themeFillShade="D9"/>
          </w:tcPr>
          <w:p w14:paraId="280AD26D" w14:textId="77777777" w:rsidR="008D1F2E" w:rsidRPr="008A6E46" w:rsidRDefault="008D1F2E" w:rsidP="006B30A2">
            <w:pPr>
              <w:rPr>
                <w:del w:id="584" w:author="Musavi, Hamid [USA]" w:date="2017-03-12T19:50:00Z"/>
                <w:rFonts w:ascii="Courier New" w:hAnsi="Courier New" w:cs="Courier New"/>
                <w:b/>
              </w:rPr>
            </w:pPr>
            <w:del w:id="585" w:author="Musavi, Hamid [USA]" w:date="2017-03-12T19:50:00Z">
              <w:r>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rPr>
                <w:del w:id="586" w:author="Musavi, Hamid [USA]" w:date="2017-03-12T19:50:00Z"/>
              </w:trPr>
              <w:tc>
                <w:tcPr>
                  <w:tcW w:w="2125" w:type="dxa"/>
                </w:tcPr>
                <w:p w14:paraId="4237564C" w14:textId="77777777" w:rsidR="008D1F2E" w:rsidRPr="008A6E46" w:rsidRDefault="008D1F2E" w:rsidP="006B30A2">
                  <w:pPr>
                    <w:rPr>
                      <w:del w:id="587" w:author="Musavi, Hamid [USA]" w:date="2017-03-12T19:50:00Z"/>
                      <w:rFonts w:ascii="Courier New" w:hAnsi="Courier New" w:cs="Courier New"/>
                      <w:b/>
                    </w:rPr>
                  </w:pPr>
                  <w:del w:id="588" w:author="Musavi, Hamid [USA]" w:date="2017-03-12T19:50:00Z">
                    <w:r w:rsidRPr="008A6E46">
                      <w:rPr>
                        <w:rFonts w:ascii="Courier New" w:hAnsi="Courier New" w:cs="Courier New"/>
                        <w:b/>
                      </w:rPr>
                      <w:delText>Name</w:delText>
                    </w:r>
                  </w:del>
                </w:p>
              </w:tc>
              <w:tc>
                <w:tcPr>
                  <w:tcW w:w="2970" w:type="dxa"/>
                </w:tcPr>
                <w:p w14:paraId="5FF66C03" w14:textId="77777777" w:rsidR="008D1F2E" w:rsidRPr="008A6E46" w:rsidRDefault="008D1F2E" w:rsidP="006B30A2">
                  <w:pPr>
                    <w:rPr>
                      <w:del w:id="589" w:author="Musavi, Hamid [USA]" w:date="2017-03-12T19:50:00Z"/>
                      <w:rFonts w:ascii="Courier New" w:hAnsi="Courier New" w:cs="Courier New"/>
                      <w:b/>
                    </w:rPr>
                  </w:pPr>
                  <w:del w:id="590" w:author="Musavi, Hamid [USA]" w:date="2017-03-12T19:50:00Z">
                    <w:r w:rsidRPr="008A6E46">
                      <w:rPr>
                        <w:rFonts w:ascii="Courier New" w:hAnsi="Courier New" w:cs="Courier New"/>
                        <w:b/>
                      </w:rPr>
                      <w:delText>Value</w:delText>
                    </w:r>
                  </w:del>
                </w:p>
              </w:tc>
              <w:tc>
                <w:tcPr>
                  <w:tcW w:w="3601" w:type="dxa"/>
                </w:tcPr>
                <w:p w14:paraId="0B9A9718" w14:textId="77777777" w:rsidR="008D1F2E" w:rsidRPr="008A6E46" w:rsidRDefault="008D1F2E" w:rsidP="006B30A2">
                  <w:pPr>
                    <w:rPr>
                      <w:del w:id="591" w:author="Musavi, Hamid [USA]" w:date="2017-03-12T19:50:00Z"/>
                      <w:rFonts w:ascii="Courier New" w:hAnsi="Courier New" w:cs="Courier New"/>
                      <w:b/>
                    </w:rPr>
                  </w:pPr>
                  <w:del w:id="592" w:author="Musavi, Hamid [USA]" w:date="2017-03-12T19:50:00Z">
                    <w:r w:rsidRPr="008A6E46">
                      <w:rPr>
                        <w:rFonts w:ascii="Courier New" w:hAnsi="Courier New" w:cs="Courier New"/>
                        <w:b/>
                      </w:rPr>
                      <w:delText>Description</w:delText>
                    </w:r>
                  </w:del>
                </w:p>
              </w:tc>
              <w:tc>
                <w:tcPr>
                  <w:tcW w:w="1273" w:type="dxa"/>
                </w:tcPr>
                <w:p w14:paraId="44A32BB1" w14:textId="77777777" w:rsidR="008D1F2E" w:rsidRPr="008A6E46" w:rsidRDefault="008D1F2E" w:rsidP="006B30A2">
                  <w:pPr>
                    <w:rPr>
                      <w:del w:id="593" w:author="Musavi, Hamid [USA]" w:date="2017-03-12T19:50:00Z"/>
                      <w:rFonts w:ascii="Courier New" w:hAnsi="Courier New" w:cs="Courier New"/>
                      <w:b/>
                    </w:rPr>
                  </w:pPr>
                  <w:del w:id="594" w:author="Musavi, Hamid [USA]" w:date="2017-03-12T19:50:00Z">
                    <w:r w:rsidRPr="008A6E46">
                      <w:rPr>
                        <w:rFonts w:ascii="Courier New" w:hAnsi="Courier New" w:cs="Courier New"/>
                        <w:b/>
                      </w:rPr>
                      <w:delText>Required</w:delText>
                    </w:r>
                  </w:del>
                </w:p>
              </w:tc>
              <w:tc>
                <w:tcPr>
                  <w:tcW w:w="1246" w:type="dxa"/>
                </w:tcPr>
                <w:p w14:paraId="42CFF314" w14:textId="77777777" w:rsidR="008D1F2E" w:rsidRDefault="008D1F2E" w:rsidP="006B30A2">
                  <w:pPr>
                    <w:rPr>
                      <w:del w:id="595" w:author="Musavi, Hamid [USA]" w:date="2017-03-12T19:50:00Z"/>
                      <w:rFonts w:ascii="Courier New" w:hAnsi="Courier New" w:cs="Courier New"/>
                      <w:b/>
                    </w:rPr>
                  </w:pPr>
                  <w:del w:id="596" w:author="Musavi, Hamid [USA]" w:date="2017-03-12T19:50:00Z">
                    <w:r>
                      <w:rPr>
                        <w:rFonts w:ascii="Courier New" w:hAnsi="Courier New" w:cs="Courier New"/>
                        <w:b/>
                      </w:rPr>
                      <w:delText>In</w:delText>
                    </w:r>
                  </w:del>
                </w:p>
                <w:p w14:paraId="3EAD0E92" w14:textId="77777777" w:rsidR="008D1F2E" w:rsidRPr="008A6E46" w:rsidRDefault="008D1F2E" w:rsidP="006B30A2">
                  <w:pPr>
                    <w:rPr>
                      <w:del w:id="597" w:author="Musavi, Hamid [USA]" w:date="2017-03-12T19:50:00Z"/>
                      <w:rFonts w:ascii="Courier New" w:hAnsi="Courier New" w:cs="Courier New"/>
                      <w:b/>
                    </w:rPr>
                  </w:pPr>
                  <w:del w:id="598" w:author="Musavi, Hamid [USA]" w:date="2017-03-12T19:50:00Z">
                    <w:r>
                      <w:rPr>
                        <w:rFonts w:ascii="Courier New" w:hAnsi="Courier New" w:cs="Courier New"/>
                        <w:b/>
                      </w:rPr>
                      <w:delText>(Q|B)</w:delText>
                    </w:r>
                  </w:del>
                </w:p>
              </w:tc>
            </w:tr>
            <w:tr w:rsidR="008D1F2E" w:rsidRPr="008A6E46" w14:paraId="2F38149E" w14:textId="77777777" w:rsidTr="00F175E9">
              <w:trPr>
                <w:del w:id="599" w:author="Musavi, Hamid [USA]" w:date="2017-03-12T19:50:00Z"/>
              </w:trPr>
              <w:tc>
                <w:tcPr>
                  <w:tcW w:w="2125" w:type="dxa"/>
                </w:tcPr>
                <w:p w14:paraId="0B3EE6A9" w14:textId="77777777" w:rsidR="008D1F2E" w:rsidRPr="008A6E46" w:rsidRDefault="008D1F2E" w:rsidP="006B30A2">
                  <w:pPr>
                    <w:rPr>
                      <w:del w:id="600" w:author="Musavi, Hamid [USA]" w:date="2017-03-12T19:50:00Z"/>
                      <w:rFonts w:ascii="Courier New" w:hAnsi="Courier New" w:cs="Courier New"/>
                    </w:rPr>
                  </w:pPr>
                </w:p>
              </w:tc>
              <w:tc>
                <w:tcPr>
                  <w:tcW w:w="2970" w:type="dxa"/>
                </w:tcPr>
                <w:p w14:paraId="0723A4AF" w14:textId="77777777" w:rsidR="008D1F2E" w:rsidRPr="008A6E46" w:rsidRDefault="008D1F2E" w:rsidP="006B30A2">
                  <w:pPr>
                    <w:rPr>
                      <w:del w:id="601" w:author="Musavi, Hamid [USA]" w:date="2017-03-12T19:50:00Z"/>
                      <w:rFonts w:ascii="Courier New" w:hAnsi="Courier New" w:cs="Courier New"/>
                    </w:rPr>
                  </w:pPr>
                </w:p>
              </w:tc>
              <w:tc>
                <w:tcPr>
                  <w:tcW w:w="3601" w:type="dxa"/>
                </w:tcPr>
                <w:p w14:paraId="7D718564" w14:textId="77777777" w:rsidR="008D1F2E" w:rsidRPr="008A6E46" w:rsidRDefault="008D1F2E" w:rsidP="006B30A2">
                  <w:pPr>
                    <w:rPr>
                      <w:del w:id="602" w:author="Musavi, Hamid [USA]" w:date="2017-03-12T19:50:00Z"/>
                      <w:rFonts w:ascii="Courier New" w:hAnsi="Courier New" w:cs="Courier New"/>
                    </w:rPr>
                  </w:pPr>
                </w:p>
              </w:tc>
              <w:tc>
                <w:tcPr>
                  <w:tcW w:w="1273" w:type="dxa"/>
                </w:tcPr>
                <w:p w14:paraId="071759E6" w14:textId="77777777" w:rsidR="008D1F2E" w:rsidRPr="008A6E46" w:rsidRDefault="008D1F2E" w:rsidP="006B30A2">
                  <w:pPr>
                    <w:rPr>
                      <w:del w:id="603" w:author="Musavi, Hamid [USA]" w:date="2017-03-12T19:50:00Z"/>
                      <w:rFonts w:ascii="Courier New" w:hAnsi="Courier New" w:cs="Courier New"/>
                    </w:rPr>
                  </w:pPr>
                </w:p>
              </w:tc>
              <w:tc>
                <w:tcPr>
                  <w:tcW w:w="1246" w:type="dxa"/>
                </w:tcPr>
                <w:p w14:paraId="25E076BE" w14:textId="77777777" w:rsidR="008D1F2E" w:rsidRPr="008A6E46" w:rsidRDefault="008D1F2E" w:rsidP="006B30A2">
                  <w:pPr>
                    <w:rPr>
                      <w:del w:id="604" w:author="Musavi, Hamid [USA]" w:date="2017-03-12T19:50:00Z"/>
                      <w:rFonts w:ascii="Courier New" w:hAnsi="Courier New" w:cs="Courier New"/>
                    </w:rPr>
                  </w:pPr>
                </w:p>
              </w:tc>
            </w:tr>
          </w:tbl>
          <w:p w14:paraId="157BB0B7" w14:textId="77777777" w:rsidR="008D1F2E" w:rsidRPr="008A6E46" w:rsidRDefault="008D1F2E" w:rsidP="006B30A2">
            <w:pPr>
              <w:rPr>
                <w:del w:id="605" w:author="Musavi, Hamid [USA]" w:date="2017-03-12T19:50:00Z"/>
                <w:rFonts w:ascii="Courier New" w:hAnsi="Courier New" w:cs="Courier New"/>
                <w:b/>
              </w:rPr>
            </w:pPr>
          </w:p>
        </w:tc>
      </w:tr>
      <w:tr w:rsidR="008D1F2E" w:rsidRPr="008A6E46" w14:paraId="56AD3385" w14:textId="77777777" w:rsidTr="00F175E9">
        <w:trPr>
          <w:del w:id="606" w:author="Musavi, Hamid [USA]" w:date="2017-03-12T19:50:00Z"/>
        </w:trPr>
        <w:tc>
          <w:tcPr>
            <w:tcW w:w="1537" w:type="dxa"/>
            <w:shd w:val="clear" w:color="auto" w:fill="D9D9D9" w:themeFill="background1" w:themeFillShade="D9"/>
          </w:tcPr>
          <w:p w14:paraId="6F37BB79" w14:textId="77777777" w:rsidR="008D1F2E" w:rsidRPr="008A6E46" w:rsidRDefault="008D1F2E" w:rsidP="006B30A2">
            <w:pPr>
              <w:rPr>
                <w:del w:id="607" w:author="Musavi, Hamid [USA]" w:date="2017-03-12T19:50:00Z"/>
                <w:rFonts w:ascii="Courier New" w:hAnsi="Courier New" w:cs="Courier New"/>
                <w:b/>
              </w:rPr>
            </w:pPr>
            <w:del w:id="608" w:author="Musavi, Hamid [USA]" w:date="2017-03-12T19:50:00Z">
              <w:r w:rsidRPr="008A6E46">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rPr>
                <w:del w:id="609" w:author="Musavi, Hamid [USA]" w:date="2017-03-12T19:50:00Z"/>
              </w:trPr>
              <w:tc>
                <w:tcPr>
                  <w:tcW w:w="2125" w:type="dxa"/>
                </w:tcPr>
                <w:p w14:paraId="481FF403" w14:textId="77777777" w:rsidR="008D1F2E" w:rsidRPr="008A6E46" w:rsidRDefault="008D1F2E" w:rsidP="006B30A2">
                  <w:pPr>
                    <w:rPr>
                      <w:del w:id="610" w:author="Musavi, Hamid [USA]" w:date="2017-03-12T19:50:00Z"/>
                      <w:rFonts w:ascii="Courier New" w:hAnsi="Courier New" w:cs="Courier New"/>
                      <w:b/>
                    </w:rPr>
                  </w:pPr>
                  <w:del w:id="611" w:author="Musavi, Hamid [USA]" w:date="2017-03-12T19:50:00Z">
                    <w:r w:rsidRPr="008A6E46">
                      <w:rPr>
                        <w:rFonts w:ascii="Courier New" w:hAnsi="Courier New" w:cs="Courier New"/>
                        <w:b/>
                      </w:rPr>
                      <w:delText>Code</w:delText>
                    </w:r>
                  </w:del>
                </w:p>
              </w:tc>
              <w:tc>
                <w:tcPr>
                  <w:tcW w:w="2970" w:type="dxa"/>
                </w:tcPr>
                <w:p w14:paraId="0CE0F607" w14:textId="77777777" w:rsidR="008D1F2E" w:rsidRPr="008A6E46" w:rsidRDefault="008D1F2E" w:rsidP="006B30A2">
                  <w:pPr>
                    <w:rPr>
                      <w:del w:id="612" w:author="Musavi, Hamid [USA]" w:date="2017-03-12T19:50:00Z"/>
                      <w:rFonts w:ascii="Courier New" w:hAnsi="Courier New" w:cs="Courier New"/>
                      <w:b/>
                    </w:rPr>
                  </w:pPr>
                  <w:del w:id="613" w:author="Musavi, Hamid [USA]" w:date="2017-03-12T19:50:00Z">
                    <w:r w:rsidRPr="008A6E46">
                      <w:rPr>
                        <w:rFonts w:ascii="Courier New" w:hAnsi="Courier New" w:cs="Courier New"/>
                        <w:b/>
                      </w:rPr>
                      <w:delText>Description</w:delText>
                    </w:r>
                  </w:del>
                </w:p>
              </w:tc>
              <w:tc>
                <w:tcPr>
                  <w:tcW w:w="6120" w:type="dxa"/>
                </w:tcPr>
                <w:p w14:paraId="2D4B2357" w14:textId="77777777" w:rsidR="008D1F2E" w:rsidRPr="008A6E46" w:rsidRDefault="008D1F2E" w:rsidP="006B30A2">
                  <w:pPr>
                    <w:rPr>
                      <w:del w:id="614" w:author="Musavi, Hamid [USA]" w:date="2017-03-12T19:50:00Z"/>
                      <w:rFonts w:ascii="Courier New" w:hAnsi="Courier New" w:cs="Courier New"/>
                      <w:b/>
                    </w:rPr>
                  </w:pPr>
                  <w:del w:id="615" w:author="Musavi, Hamid [USA]" w:date="2017-03-12T19:50:00Z">
                    <w:r w:rsidRPr="008A6E46">
                      <w:rPr>
                        <w:rFonts w:ascii="Courier New" w:hAnsi="Courier New" w:cs="Courier New"/>
                        <w:b/>
                      </w:rPr>
                      <w:delText>Schema</w:delText>
                    </w:r>
                  </w:del>
                </w:p>
              </w:tc>
            </w:tr>
            <w:tr w:rsidR="008D1F2E" w:rsidRPr="008A6E46" w14:paraId="36B7D9DD" w14:textId="77777777" w:rsidTr="00F175E9">
              <w:trPr>
                <w:del w:id="616" w:author="Musavi, Hamid [USA]" w:date="2017-03-12T19:50:00Z"/>
              </w:trPr>
              <w:tc>
                <w:tcPr>
                  <w:tcW w:w="2125" w:type="dxa"/>
                </w:tcPr>
                <w:p w14:paraId="6F3B2E09" w14:textId="0000F87A" w:rsidR="008D1F2E" w:rsidRPr="008A6E46" w:rsidRDefault="008D1F2E" w:rsidP="008D1F2E">
                  <w:pPr>
                    <w:rPr>
                      <w:del w:id="617" w:author="Musavi, Hamid [USA]" w:date="2017-03-12T19:50:00Z"/>
                      <w:rFonts w:ascii="Courier New" w:hAnsi="Courier New" w:cs="Courier New"/>
                      <w:b/>
                    </w:rPr>
                  </w:pPr>
                  <w:del w:id="618" w:author="Musavi, Hamid [USA]" w:date="2017-03-12T19:50:00Z">
                    <w:r w:rsidRPr="008A6E46">
                      <w:rPr>
                        <w:rFonts w:ascii="Courier New" w:hAnsi="Courier New" w:cs="Courier New"/>
                        <w:b/>
                      </w:rPr>
                      <w:delText>200</w:delText>
                    </w:r>
                    <w:r>
                      <w:rPr>
                        <w:rFonts w:ascii="Courier New" w:hAnsi="Courier New" w:cs="Courier New"/>
                        <w:b/>
                      </w:rPr>
                      <w:delText xml:space="preserve"> - OK</w:delText>
                    </w:r>
                  </w:del>
                </w:p>
              </w:tc>
              <w:tc>
                <w:tcPr>
                  <w:tcW w:w="2970" w:type="dxa"/>
                </w:tcPr>
                <w:p w14:paraId="4C61F818" w14:textId="4FB43D55" w:rsidR="008D1F2E" w:rsidRPr="008A6E46" w:rsidRDefault="008D1F2E" w:rsidP="008D1F2E">
                  <w:pPr>
                    <w:rPr>
                      <w:del w:id="619" w:author="Musavi, Hamid [USA]" w:date="2017-03-12T19:50:00Z"/>
                      <w:rFonts w:ascii="Courier New" w:hAnsi="Courier New" w:cs="Courier New"/>
                      <w:b/>
                    </w:rPr>
                  </w:pPr>
                  <w:del w:id="620" w:author="Musavi, Hamid [USA]" w:date="2017-03-12T19:50:00Z">
                    <w:r w:rsidRPr="003C14E0">
                      <w:rPr>
                        <w:rFonts w:ascii="Courier New" w:hAnsi="Courier New" w:cs="Courier New"/>
                      </w:rPr>
                      <w:delText>Successful Logout</w:delText>
                    </w:r>
                  </w:del>
                </w:p>
              </w:tc>
              <w:tc>
                <w:tcPr>
                  <w:tcW w:w="6120" w:type="dxa"/>
                </w:tcPr>
                <w:p w14:paraId="65778F0D" w14:textId="76B16A7E" w:rsidR="008D1F2E" w:rsidRPr="008A6E46" w:rsidRDefault="008D1F2E" w:rsidP="008D1F2E">
                  <w:pPr>
                    <w:rPr>
                      <w:del w:id="621" w:author="Musavi, Hamid [USA]" w:date="2017-03-12T19:50:00Z"/>
                      <w:rFonts w:ascii="Courier New" w:hAnsi="Courier New" w:cs="Courier New"/>
                    </w:rPr>
                  </w:pPr>
                </w:p>
              </w:tc>
            </w:tr>
            <w:tr w:rsidR="008D1F2E" w:rsidRPr="008A6E46" w14:paraId="0AF1EDC8" w14:textId="77777777" w:rsidTr="00F175E9">
              <w:trPr>
                <w:del w:id="622" w:author="Musavi, Hamid [USA]" w:date="2017-03-12T19:50:00Z"/>
              </w:trPr>
              <w:tc>
                <w:tcPr>
                  <w:tcW w:w="2125" w:type="dxa"/>
                </w:tcPr>
                <w:p w14:paraId="462DBB97" w14:textId="694A5BBF" w:rsidR="008D1F2E" w:rsidRPr="008A6E46" w:rsidRDefault="008D1F2E" w:rsidP="008D1F2E">
                  <w:pPr>
                    <w:rPr>
                      <w:del w:id="623" w:author="Musavi, Hamid [USA]" w:date="2017-03-12T19:50:00Z"/>
                      <w:rFonts w:ascii="Courier New" w:hAnsi="Courier New" w:cs="Courier New"/>
                      <w:b/>
                    </w:rPr>
                  </w:pPr>
                  <w:del w:id="624" w:author="Musavi, Hamid [USA]" w:date="2017-03-12T19:50:00Z">
                    <w:r w:rsidRPr="008A6E46">
                      <w:rPr>
                        <w:rFonts w:ascii="Courier New" w:hAnsi="Courier New" w:cs="Courier New"/>
                        <w:b/>
                      </w:rPr>
                      <w:delText>40</w:delText>
                    </w:r>
                    <w:r>
                      <w:rPr>
                        <w:rFonts w:ascii="Courier New" w:hAnsi="Courier New" w:cs="Courier New"/>
                        <w:b/>
                      </w:rPr>
                      <w:delText>1 - Unauthorized</w:delText>
                    </w:r>
                  </w:del>
                </w:p>
              </w:tc>
              <w:tc>
                <w:tcPr>
                  <w:tcW w:w="2970" w:type="dxa"/>
                </w:tcPr>
                <w:p w14:paraId="6382748F" w14:textId="17E63CA6" w:rsidR="008D1F2E" w:rsidRPr="008A6E46" w:rsidRDefault="008D1F2E" w:rsidP="008D1F2E">
                  <w:pPr>
                    <w:rPr>
                      <w:del w:id="625" w:author="Musavi, Hamid [USA]" w:date="2017-03-12T19:50:00Z"/>
                      <w:rFonts w:ascii="Courier New" w:hAnsi="Courier New" w:cs="Courier New"/>
                    </w:rPr>
                  </w:pPr>
                  <w:del w:id="626" w:author="Musavi, Hamid [USA]" w:date="2017-03-12T19:50:00Z">
                    <w:r w:rsidRPr="008A6E46">
                      <w:rPr>
                        <w:rFonts w:ascii="Courier New" w:hAnsi="Courier New" w:cs="Courier New"/>
                      </w:rPr>
                      <w:delText xml:space="preserve">Invalid </w:delText>
                    </w:r>
                    <w:r>
                      <w:rPr>
                        <w:rFonts w:ascii="Courier New" w:hAnsi="Courier New" w:cs="Courier New"/>
                      </w:rPr>
                      <w:delText>token</w:delText>
                    </w:r>
                  </w:del>
                </w:p>
              </w:tc>
              <w:tc>
                <w:tcPr>
                  <w:tcW w:w="6120" w:type="dxa"/>
                </w:tcPr>
                <w:p w14:paraId="1EBE7096" w14:textId="0F4F5AD6" w:rsidR="008D1F2E" w:rsidRPr="008A6E46" w:rsidRDefault="008D1F2E" w:rsidP="008D1F2E">
                  <w:pPr>
                    <w:rPr>
                      <w:del w:id="627" w:author="Musavi, Hamid [USA]" w:date="2017-03-12T19:50:00Z"/>
                      <w:rFonts w:ascii="Courier New" w:hAnsi="Courier New" w:cs="Courier New"/>
                      <w:b/>
                    </w:rPr>
                  </w:pPr>
                </w:p>
              </w:tc>
            </w:tr>
          </w:tbl>
          <w:p w14:paraId="7E3BC979" w14:textId="77777777" w:rsidR="008D1F2E" w:rsidRPr="008A6E46" w:rsidRDefault="008D1F2E" w:rsidP="006B30A2">
            <w:pPr>
              <w:keepNext/>
              <w:rPr>
                <w:del w:id="628" w:author="Musavi, Hamid [USA]" w:date="2017-03-12T19:50:00Z"/>
                <w:rFonts w:ascii="Courier New" w:hAnsi="Courier New" w:cs="Courier New"/>
                <w:b/>
              </w:rPr>
            </w:pPr>
          </w:p>
        </w:tc>
      </w:tr>
    </w:tbl>
    <w:p w14:paraId="7CEA9544" w14:textId="3B8819C5" w:rsidR="00C26C45" w:rsidRDefault="00C26C45" w:rsidP="00C26C45">
      <w:pPr>
        <w:pStyle w:val="Caption"/>
        <w:rPr>
          <w:del w:id="629" w:author="Musavi, Hamid [USA]" w:date="2017-03-12T19:50:00Z"/>
        </w:rPr>
      </w:pPr>
      <w:bookmarkStart w:id="630" w:name="_Toc441572969"/>
      <w:bookmarkStart w:id="631" w:name="_Toc456253297"/>
      <w:del w:id="632" w:author="Musavi, Hamid [USA]" w:date="2017-03-12T19:50:00Z">
        <w:r>
          <w:delText xml:space="preserve">Table </w:delText>
        </w:r>
        <w:r w:rsidR="00553AA4">
          <w:rPr>
            <w:b w:val="0"/>
            <w:bCs w:val="0"/>
          </w:rPr>
          <w:fldChar w:fldCharType="begin"/>
        </w:r>
        <w:r w:rsidR="00553AA4">
          <w:delInstrText xml:space="preserve"> SEQ Table \* ARABIC </w:delInstrText>
        </w:r>
        <w:r w:rsidR="00553AA4">
          <w:rPr>
            <w:b w:val="0"/>
            <w:bCs w:val="0"/>
          </w:rPr>
          <w:fldChar w:fldCharType="separate"/>
        </w:r>
        <w:r w:rsidR="00244E15">
          <w:rPr>
            <w:noProof/>
          </w:rPr>
          <w:delText>3</w:delText>
        </w:r>
        <w:r w:rsidR="00553AA4">
          <w:rPr>
            <w:b w:val="0"/>
            <w:bCs w:val="0"/>
            <w:noProof/>
          </w:rPr>
          <w:fldChar w:fldCharType="end"/>
        </w:r>
        <w:r>
          <w:delText xml:space="preserve"> </w:delText>
        </w:r>
        <w:r w:rsidR="000B15A1">
          <w:delText>–</w:delText>
        </w:r>
        <w:r>
          <w:delText xml:space="preserve"> </w:delText>
        </w:r>
        <w:bookmarkEnd w:id="630"/>
        <w:bookmarkEnd w:id="631"/>
        <w:r w:rsidR="000B15A1">
          <w:delText>Revoke a Security Token</w:delText>
        </w:r>
        <w:r w:rsidR="00ED0E13">
          <w:delText xml:space="preserve"> API</w:delText>
        </w:r>
      </w:del>
    </w:p>
    <w:p w14:paraId="039DD5F4" w14:textId="38B68BCD" w:rsidR="005F7EB4" w:rsidRDefault="000B15A1" w:rsidP="005F7EB4">
      <w:pPr>
        <w:pStyle w:val="Heading3"/>
      </w:pPr>
      <w:bookmarkStart w:id="633" w:name="_Toc474485028"/>
      <w:commentRangeStart w:id="634"/>
      <w:r>
        <w:t>Upload BSM File</w:t>
      </w:r>
      <w:bookmarkEnd w:id="633"/>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3A8FCEB7" w:rsidR="00ED0E13" w:rsidRPr="00ED0E13" w:rsidRDefault="007038D0" w:rsidP="00ED0E13">
      <w:pPr>
        <w:rPr>
          <w:color w:val="FF0000"/>
        </w:rPr>
      </w:pPr>
      <w:r>
        <w:rPr>
          <w:color w:val="FF0000"/>
        </w:rPr>
        <w:lastRenderedPageBreak/>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634"/>
      <w:r w:rsidR="00A529B3">
        <w:rPr>
          <w:rStyle w:val="CommentReference"/>
        </w:rPr>
        <w:commentReference w:id="634"/>
      </w:r>
    </w:p>
    <w:p w14:paraId="142BF94F" w14:textId="77777777" w:rsidR="00ED0E13" w:rsidRPr="005F7EB4" w:rsidRDefault="00ED0E13" w:rsidP="005F7EB4"/>
    <w:p w14:paraId="3AAAD05A" w14:textId="77777777" w:rsidR="00F44C7C" w:rsidRDefault="00F44C7C" w:rsidP="00F44C7C">
      <w:pPr>
        <w:pStyle w:val="Heading3"/>
      </w:pPr>
      <w:bookmarkStart w:id="635" w:name="_Toc474485029"/>
      <w:bookmarkStart w:id="636" w:name="_Toc462052289"/>
      <w:bookmarkStart w:id="637" w:name="_Ref471804513"/>
      <w:r w:rsidRPr="00E35BF2">
        <w:t xml:space="preserve">ODE </w:t>
      </w:r>
      <w:r>
        <w:t xml:space="preserve">MANAGE SNMP </w:t>
      </w:r>
      <w:r w:rsidRPr="00E35BF2">
        <w:t>API</w:t>
      </w:r>
      <w:bookmarkEnd w:id="635"/>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commentRangeStart w:id="638"/>
      <w:r>
        <w:t xml:space="preserve">ODE API </w:t>
      </w:r>
      <w:del w:id="639" w:author="Musavi, Hamid [USA]" w:date="2017-03-12T19:50:00Z">
        <w:r>
          <w:delText xml:space="preserve"> </w:delText>
        </w:r>
      </w:del>
      <w:r>
        <w:t>Interface</w:t>
      </w:r>
    </w:p>
    <w:p w14:paraId="153099EE" w14:textId="498519D3" w:rsidR="00F44C7C" w:rsidRDefault="00F44C7C" w:rsidP="00F44C7C">
      <w:r>
        <w:t xml:space="preserve">To interface with the ODE through its </w:t>
      </w:r>
      <w:ins w:id="640" w:author="Musavi, Hamid [USA]" w:date="2017-03-12T19:50:00Z">
        <w:r w:rsidR="000B1601">
          <w:t>REST</w:t>
        </w:r>
        <w:r>
          <w:t xml:space="preserve"> </w:t>
        </w:r>
        <w:r w:rsidR="000B1601">
          <w:t>API</w:t>
        </w:r>
      </w:ins>
      <w:del w:id="641" w:author="Musavi, Hamid [USA]" w:date="2017-03-12T19:50:00Z">
        <w:r>
          <w:delText>WebSocket interface</w:delText>
        </w:r>
      </w:del>
      <w:r>
        <w:t xml:space="preserve">, the client needs to </w:t>
      </w:r>
      <w:del w:id="642" w:author="Musavi, Hamid [USA]" w:date="2017-03-12T19:50:00Z">
        <w:r>
          <w:delText xml:space="preserve">know </w:delText>
        </w:r>
      </w:del>
      <w:r>
        <w:t>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lastRenderedPageBreak/>
        <w:t>[1.3.6.1.2.1.1.3.0 = 0:05:12.59]</w:t>
      </w:r>
      <w:commentRangeEnd w:id="638"/>
      <w:r w:rsidR="00A529B3">
        <w:rPr>
          <w:rStyle w:val="CommentReference"/>
        </w:rPr>
        <w:commentReference w:id="638"/>
      </w:r>
    </w:p>
    <w:p w14:paraId="066056CC" w14:textId="7641124E" w:rsidR="00330DA4" w:rsidRDefault="000B7E76" w:rsidP="00330DA4">
      <w:pPr>
        <w:pStyle w:val="Heading3"/>
        <w:rPr>
          <w:del w:id="643" w:author="Musavi, Hamid [USA]" w:date="2017-03-12T19:50:00Z"/>
        </w:rPr>
      </w:pPr>
      <w:bookmarkStart w:id="644" w:name="_Toc474485030"/>
      <w:del w:id="645" w:author="Musavi, Hamid [USA]" w:date="2017-03-12T19:50:00Z">
        <w:r>
          <w:delText>ODE TIM Messages</w:delText>
        </w:r>
        <w:bookmarkEnd w:id="644"/>
      </w:del>
    </w:p>
    <w:p w14:paraId="6FDFC2CC" w14:textId="54E0419A" w:rsidR="000B7E76" w:rsidRDefault="000B7E76" w:rsidP="000B7E76">
      <w:pPr>
        <w:rPr>
          <w:del w:id="646" w:author="Musavi, Hamid [USA]" w:date="2017-03-12T19:50:00Z"/>
        </w:rPr>
      </w:pPr>
      <w:del w:id="647" w:author="Musavi, Hamid [USA]" w:date="2017-03-12T19:50:00Z">
        <w:r>
          <w:delText xml:space="preserve">The ODE will accept data elements in </w:delText>
        </w:r>
        <w:r w:rsidR="00B26DE3">
          <w:delText>JSON</w:delText>
        </w:r>
        <w:r>
          <w:delText xml:space="preserve"> format to construct a fully populated TravelerInformation message to be routed to an array of Roadside units.</w:delText>
        </w:r>
      </w:del>
    </w:p>
    <w:p w14:paraId="23707E6D" w14:textId="77777777" w:rsidR="00C77532" w:rsidRDefault="00C77532" w:rsidP="00C77532">
      <w:pPr>
        <w:rPr>
          <w:del w:id="648" w:author="Musavi, Hamid [USA]" w:date="2017-03-12T19:50:00Z"/>
        </w:rPr>
      </w:pPr>
      <w:del w:id="649" w:author="Musavi, Hamid [USA]" w:date="2017-03-12T19:50:00Z">
        <w:r>
          <w:delText>To run a local test of the TIM Message API, please follow the set</w:delText>
        </w:r>
      </w:del>
    </w:p>
    <w:p w14:paraId="28D76038" w14:textId="69930EF8" w:rsidR="00C77532" w:rsidRDefault="00C77532" w:rsidP="00C77532">
      <w:pPr>
        <w:rPr>
          <w:del w:id="650" w:author="Musavi, Hamid [USA]" w:date="2017-03-12T19:50:00Z"/>
        </w:rPr>
      </w:pPr>
      <w:del w:id="651" w:author="Musavi, Hamid [USA]" w:date="2017-03-12T19:50:00Z">
        <w:r>
          <w:delText>1.    Start the ODE as normal</w:delText>
        </w:r>
      </w:del>
    </w:p>
    <w:p w14:paraId="023304D0" w14:textId="56B2759C" w:rsidR="00C77532" w:rsidRDefault="00C77532" w:rsidP="00C77532">
      <w:pPr>
        <w:rPr>
          <w:del w:id="652" w:author="Musavi, Hamid [USA]" w:date="2017-03-12T19:50:00Z"/>
        </w:rPr>
      </w:pPr>
      <w:del w:id="653" w:author="Musavi, Hamid [USA]" w:date="2017-03-12T19:50:00Z">
        <w:r>
          <w:delText xml:space="preserve">2.    </w:delText>
        </w:r>
      </w:del>
      <w:moveFromRangeStart w:id="654" w:author="Musavi, Hamid [USA]" w:date="2017-03-12T19:50:00Z" w:name="move477111570"/>
      <w:moveFrom w:id="655" w:author="Musavi, Hamid [USA]" w:date="2017-03-12T19:50:00Z">
        <w:r>
          <w:t xml:space="preserve">Reference the Swagger documentation located in the /docs folder of the repo to view the specifications for the API call. </w:t>
        </w:r>
      </w:moveFrom>
      <w:moveFromRangeEnd w:id="654"/>
      <w:del w:id="656" w:author="Musavi, Hamid [USA]" w:date="2017-03-12T19:50:00Z">
        <w:r>
          <w:delText>If needed, paste the YAML file into editor.swagger.io to see a rendered webpage for the documentation.</w:delText>
        </w:r>
      </w:del>
    </w:p>
    <w:p w14:paraId="515DB9C8" w14:textId="785B401E" w:rsidR="00C77532" w:rsidRDefault="00C77532" w:rsidP="00C77532">
      <w:pPr>
        <w:rPr>
          <w:del w:id="657" w:author="Musavi, Hamid [USA]" w:date="2017-03-12T19:50:00Z"/>
        </w:rPr>
      </w:pPr>
      <w:del w:id="658" w:author="Musavi, Hamid [USA]" w:date="2017-03-12T19:50:00Z">
        <w:r>
          <w:delText xml:space="preserve">3.    Copy the curl command or run the python script located in the /docs folder with the JSON string populated to the appropriate TIM message you wish to send into a command line a run the command. </w:delText>
        </w:r>
      </w:del>
    </w:p>
    <w:p w14:paraId="3F913716" w14:textId="20590F2B" w:rsidR="00C77532" w:rsidRDefault="00C77532" w:rsidP="00C77532">
      <w:pPr>
        <w:rPr>
          <w:del w:id="659" w:author="Musavi, Hamid [USA]" w:date="2017-03-12T19:50:00Z"/>
        </w:rPr>
      </w:pPr>
      <w:del w:id="660" w:author="Musavi, Hamid [USA]" w:date="2017-03-12T19:50:00Z">
        <w:r>
          <w:delText>4.    Add the IP addresses of the RSUs that you are intending to the send the message to</w:delText>
        </w:r>
      </w:del>
    </w:p>
    <w:p w14:paraId="7C0876B5" w14:textId="3336275F" w:rsidR="00C77532" w:rsidRDefault="00C77532" w:rsidP="00C77532">
      <w:pPr>
        <w:rPr>
          <w:del w:id="661" w:author="Musavi, Hamid [USA]" w:date="2017-03-12T19:50:00Z"/>
        </w:rPr>
      </w:pPr>
      <w:del w:id="662" w:author="Musavi, Hamid [USA]" w:date="2017-03-12T19:50:00Z">
        <w:r>
          <w:delText>3.    You should receive a response saying the message was received by the RSUs</w:delText>
        </w:r>
      </w:del>
    </w:p>
    <w:p w14:paraId="6AB23EE2" w14:textId="44C0A33A" w:rsidR="000B7E76" w:rsidRDefault="000B7E76" w:rsidP="000B7E76">
      <w:pPr>
        <w:pStyle w:val="Heading4"/>
      </w:pPr>
      <w:commentRangeStart w:id="663"/>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lastRenderedPageBreak/>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63"/>
      <w:r w:rsidR="001A3B89">
        <w:rPr>
          <w:rStyle w:val="CommentReference"/>
        </w:rPr>
        <w:commentReference w:id="663"/>
      </w:r>
    </w:p>
    <w:p w14:paraId="4E6D5A99" w14:textId="019420F2" w:rsidR="00C26C45" w:rsidRDefault="00C26C45" w:rsidP="00B05D2B">
      <w:pPr>
        <w:pStyle w:val="Heading2"/>
      </w:pPr>
      <w:bookmarkStart w:id="664" w:name="_Toc474485031"/>
      <w:r w:rsidRPr="00E35BF2">
        <w:t>ODE Streaming API</w:t>
      </w:r>
      <w:bookmarkEnd w:id="636"/>
      <w:bookmarkEnd w:id="637"/>
      <w:bookmarkEnd w:id="664"/>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r w:rsidR="00966FB5">
        <w:fldChar w:fldCharType="begin"/>
      </w:r>
      <w:r w:rsidR="00966FB5">
        <w:instrText xml:space="preserve"> HYPERLINK "http://tools.ietf.org/html/rfc6455" </w:instrText>
      </w:r>
      <w:r w:rsidR="00966FB5">
        <w:fldChar w:fldCharType="separate"/>
      </w:r>
      <w:r w:rsidR="00C26C45" w:rsidRPr="00A129BE">
        <w:rPr>
          <w:rStyle w:val="Hyperlink"/>
        </w:rPr>
        <w:t>http://tools.ietf.org/html/rfc6455</w:t>
      </w:r>
      <w:r w:rsidR="00966FB5">
        <w:rPr>
          <w:rStyle w:val="Hyperlink"/>
        </w:rPr>
        <w:fldChar w:fldCharType="end"/>
      </w:r>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65" w:name="_Ref471811829"/>
      <w:bookmarkStart w:id="666" w:name="_Toc474485032"/>
      <w:r>
        <w:t>Direct Kafka Interface</w:t>
      </w:r>
      <w:bookmarkEnd w:id="665"/>
      <w:bookmarkEnd w:id="666"/>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r w:rsidR="00966FB5">
        <w:fldChar w:fldCharType="begin"/>
      </w:r>
      <w:r w:rsidR="00966FB5">
        <w:instrText xml:space="preserve"> HYPERLINK "https://www.confluent.io/blog/a-comprehensive-open-source-rest-proxy-for-kafka/" </w:instrText>
      </w:r>
      <w:r w:rsidR="00966FB5">
        <w:fldChar w:fldCharType="separate"/>
      </w:r>
      <w:r w:rsidRPr="00184028">
        <w:rPr>
          <w:rStyle w:val="Hyperlink"/>
        </w:rPr>
        <w:t>https://www.confluent.io/blog/a-comprehensive-open-source-rest-proxy-for-kafka/</w:t>
      </w:r>
      <w:r w:rsidR="00966FB5">
        <w:rPr>
          <w:rStyle w:val="Hyperlink"/>
        </w:rPr>
        <w:fldChar w:fldCharType="end"/>
      </w:r>
      <w:r>
        <w:t xml:space="preserve"> </w:t>
      </w:r>
    </w:p>
    <w:p w14:paraId="449F1FEB" w14:textId="39EBADB9" w:rsidR="00F01B77" w:rsidRDefault="00F01B77" w:rsidP="00F01B77">
      <w:pPr>
        <w:pStyle w:val="ListParagraph"/>
        <w:numPr>
          <w:ilvl w:val="0"/>
          <w:numId w:val="23"/>
        </w:numPr>
      </w:pPr>
      <w:r>
        <w:t xml:space="preserve">Kafka API WebSocket Proxy such as: </w:t>
      </w:r>
      <w:r w:rsidR="00966FB5">
        <w:fldChar w:fldCharType="begin"/>
      </w:r>
      <w:r w:rsidR="00966FB5">
        <w:instrText xml:space="preserve"> HYPERLINK "https://github.com/b/kafka-websocket/blob/master/pom.xml" </w:instrText>
      </w:r>
      <w:r w:rsidR="00966FB5">
        <w:fldChar w:fldCharType="separate"/>
      </w:r>
      <w:r w:rsidRPr="00184028">
        <w:rPr>
          <w:rStyle w:val="Hyperlink"/>
        </w:rPr>
        <w:t>https://github.com/b/kafka-websocket/blob/master/pom.xml</w:t>
      </w:r>
      <w:r w:rsidR="00966FB5">
        <w:rPr>
          <w:rStyle w:val="Hyperlink"/>
        </w:rPr>
        <w:fldChar w:fldCharType="end"/>
      </w:r>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667" w:name="_Ref471811864"/>
      <w:bookmarkStart w:id="668" w:name="_Toc474485033"/>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076"/>
        <w:gridCol w:w="7874"/>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5559D652"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w:t>
            </w:r>
            <w:ins w:id="669" w:author="Musavi, Hamid [USA]" w:date="2017-03-12T19:50:00Z">
              <w:r>
                <w:rPr>
                  <w:rFonts w:ascii="Courier New" w:hAnsi="Courier New" w:cs="Courier New"/>
                </w:rPr>
                <w:t>J2735</w:t>
              </w:r>
              <w:r w:rsidRPr="00312B04">
                <w:rPr>
                  <w:rFonts w:ascii="Courier New" w:hAnsi="Courier New" w:cs="Courier New"/>
                </w:rPr>
                <w:t>ProbeVehicleData</w:t>
              </w:r>
            </w:ins>
            <w:del w:id="670" w:author="Musavi, Hamid [USA]" w:date="2017-03-12T19:50:00Z">
              <w:r>
                <w:rPr>
                  <w:rFonts w:ascii="Courier New" w:hAnsi="Courier New" w:cs="Courier New"/>
                </w:rPr>
                <w:delText>J2735</w:delText>
              </w:r>
              <w:r>
                <w:delText xml:space="preserve"> </w:delText>
              </w:r>
              <w:r w:rsidRPr="00312B04">
                <w:rPr>
                  <w:rFonts w:ascii="Courier New" w:hAnsi="Courier New" w:cs="Courier New"/>
                </w:rPr>
                <w:delText>ProbeVehicleData</w:delText>
              </w:r>
            </w:del>
          </w:p>
        </w:tc>
      </w:tr>
    </w:tbl>
    <w:p w14:paraId="793A2536" w14:textId="77777777" w:rsidR="00FA5D0B" w:rsidRDefault="00FA5D0B">
      <w:pPr>
        <w:pStyle w:val="Caption"/>
      </w:pPr>
      <w:r>
        <w:t xml:space="preserve">Table </w:t>
      </w:r>
      <w:fldSimple w:instr=" SEQ Table \* ARABIC ">
        <w:r>
          <w:rPr>
            <w:noProof/>
          </w:rPr>
          <w:t>5</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r>
        <w:t>ODE WebSocket Interface</w:t>
      </w:r>
      <w:bookmarkEnd w:id="667"/>
      <w:bookmarkEnd w:id="668"/>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671" w:name="_Toc462052290"/>
      <w:r>
        <w:t>O</w:t>
      </w:r>
      <w:r w:rsidR="00C26C45" w:rsidRPr="00E35BF2">
        <w:t xml:space="preserve">DE </w:t>
      </w:r>
      <w:r w:rsidR="00ED0E13">
        <w:t xml:space="preserve">WebSocket </w:t>
      </w:r>
      <w:r w:rsidR="00C26C45" w:rsidRPr="00E35BF2">
        <w:t>Control Messages</w:t>
      </w:r>
      <w:bookmarkEnd w:id="67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72" w:name="_Toc462052291"/>
      <w:r>
        <w:t>BSM</w:t>
      </w:r>
      <w:r w:rsidR="00C26C45" w:rsidRPr="00E35BF2">
        <w:t xml:space="preserve"> </w:t>
      </w:r>
      <w:r>
        <w:t>WebSocket</w:t>
      </w:r>
      <w:r w:rsidR="00C26C45" w:rsidRPr="00E35BF2">
        <w:t xml:space="preserve"> Subscription </w:t>
      </w:r>
      <w:bookmarkEnd w:id="67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lastRenderedPageBreak/>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73" w:name="_Toc462052298"/>
      <w:bookmarkStart w:id="674" w:name="_Ref471728137"/>
      <w:bookmarkStart w:id="675" w:name="_Toc474485034"/>
      <w:r w:rsidRPr="00145701">
        <w:t>ODE Request Schemas</w:t>
      </w:r>
      <w:bookmarkEnd w:id="673"/>
      <w:bookmarkEnd w:id="674"/>
      <w:bookmarkEnd w:id="675"/>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76" w:name="_Toc462052299"/>
      <w:bookmarkStart w:id="677" w:name="_Ref471813112"/>
      <w:bookmarkStart w:id="678" w:name="_Toc474485035"/>
      <w:r w:rsidRPr="00145701">
        <w:t>Subscription Data Request</w:t>
      </w:r>
      <w:bookmarkEnd w:id="676"/>
      <w:bookmarkEnd w:id="677"/>
      <w:bookmarkEnd w:id="678"/>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1F14AB" w:rsidR="00C26C45" w:rsidRDefault="00C26C45" w:rsidP="00C26C45">
      <w:pPr>
        <w:pStyle w:val="Caption"/>
      </w:pPr>
      <w:bookmarkStart w:id="679" w:name="_Toc441572976"/>
      <w:bookmarkStart w:id="680" w:name="_Toc456253304"/>
      <w:r>
        <w:t xml:space="preserve">Table </w:t>
      </w:r>
      <w:fldSimple w:instr=" SEQ Table \* ARABIC ">
        <w:r w:rsidR="00FA5D0B">
          <w:rPr>
            <w:noProof/>
          </w:rPr>
          <w:t>6</w:t>
        </w:r>
      </w:fldSimple>
      <w:r>
        <w:t xml:space="preserve"> </w:t>
      </w:r>
      <w:r w:rsidR="00874976">
        <w:t>–</w:t>
      </w:r>
      <w:r w:rsidR="00ED0E13">
        <w:t xml:space="preserve"> ODE BSM</w:t>
      </w:r>
      <w:r w:rsidR="00874976">
        <w:t xml:space="preserve"> </w:t>
      </w:r>
      <w:r>
        <w:t>Subscription</w:t>
      </w:r>
      <w:r w:rsidR="00874976">
        <w:t xml:space="preserve"> </w:t>
      </w:r>
      <w:r>
        <w:t>Request</w:t>
      </w:r>
      <w:bookmarkEnd w:id="679"/>
      <w:bookmarkEnd w:id="680"/>
    </w:p>
    <w:p w14:paraId="2D1696A5" w14:textId="77777777" w:rsidR="00571EF4" w:rsidRPr="00571EF4" w:rsidRDefault="00571EF4" w:rsidP="00571EF4"/>
    <w:p w14:paraId="2169614B" w14:textId="1F871CFD" w:rsidR="00C26C45" w:rsidRDefault="00C26C45" w:rsidP="00874976">
      <w:pPr>
        <w:pStyle w:val="Heading2"/>
      </w:pPr>
      <w:bookmarkStart w:id="681" w:name="_Toc462052303"/>
      <w:bookmarkStart w:id="682" w:name="_Ref471728323"/>
      <w:bookmarkStart w:id="683" w:name="_Toc474485036"/>
      <w:r w:rsidRPr="00145701">
        <w:t xml:space="preserve">ODE </w:t>
      </w:r>
      <w:r w:rsidR="0016253B">
        <w:t>Response</w:t>
      </w:r>
      <w:r w:rsidRPr="00145701">
        <w:t xml:space="preserve"> Schemas</w:t>
      </w:r>
      <w:bookmarkEnd w:id="681"/>
      <w:bookmarkEnd w:id="682"/>
      <w:bookmarkEnd w:id="683"/>
    </w:p>
    <w:p w14:paraId="5E73BE53" w14:textId="63A26846" w:rsidR="005676A9" w:rsidRPr="005676A9" w:rsidRDefault="005676A9" w:rsidP="005676A9">
      <w:r>
        <w:lastRenderedPageBreak/>
        <w:t>The following sub-sections describe the structure and specification of ODE messages returned as response to data requests.</w:t>
      </w:r>
    </w:p>
    <w:p w14:paraId="62C64373" w14:textId="60BED704" w:rsidR="00C26C45" w:rsidRDefault="00C26C45" w:rsidP="00874976">
      <w:pPr>
        <w:pStyle w:val="Heading3"/>
      </w:pPr>
      <w:bookmarkStart w:id="684" w:name="_Toc462052304"/>
      <w:bookmarkStart w:id="685" w:name="_Toc474485037"/>
      <w:r w:rsidRPr="00145701">
        <w:t>ODE Data Message</w:t>
      </w:r>
      <w:bookmarkEnd w:id="684"/>
      <w:bookmarkEnd w:id="68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r w:rsidR="00966FB5">
              <w:fldChar w:fldCharType="begin"/>
            </w:r>
            <w:r w:rsidR="00966FB5">
              <w:instrText xml:space="preserve"> HYPERLINK \l "_ODE_Data_Message" </w:instrText>
            </w:r>
            <w:r w:rsidR="00966FB5">
              <w:fldChar w:fldCharType="separate"/>
            </w:r>
            <w:r w:rsidRPr="00543224">
              <w:rPr>
                <w:rStyle w:val="Hyperlink"/>
                <w:rFonts w:ascii="Courier New" w:hAnsi="Courier New" w:cs="Courier New"/>
              </w:rPr>
              <w:t>OdeMsgPayload</w:t>
            </w:r>
            <w:r w:rsidR="00966FB5">
              <w:rPr>
                <w:rStyle w:val="Hyperlink"/>
                <w:rFonts w:ascii="Courier New" w:hAnsi="Courier New" w:cs="Courier New"/>
              </w:rPr>
              <w:fldChar w:fldCharType="end"/>
            </w:r>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686" w:name="_Toc441572980"/>
      <w:bookmarkStart w:id="687" w:name="_Toc456253308"/>
    </w:p>
    <w:p w14:paraId="3F314606" w14:textId="0368C575" w:rsidR="00C26C45" w:rsidRDefault="00C26C45" w:rsidP="00C26C45">
      <w:pPr>
        <w:pStyle w:val="Caption"/>
      </w:pPr>
      <w:r>
        <w:t xml:space="preserve">Table </w:t>
      </w:r>
      <w:fldSimple w:instr=" SEQ Table \* ARABIC ">
        <w:r w:rsidR="00FA5D0B">
          <w:rPr>
            <w:noProof/>
          </w:rPr>
          <w:t>7</w:t>
        </w:r>
      </w:fldSimple>
      <w:r>
        <w:t xml:space="preserve"> - OdeDataMessage</w:t>
      </w:r>
      <w:bookmarkEnd w:id="686"/>
      <w:bookmarkEnd w:id="687"/>
    </w:p>
    <w:p w14:paraId="605835CF" w14:textId="31425BC0" w:rsidR="00C26C45" w:rsidRDefault="00C26C45" w:rsidP="0016253B">
      <w:pPr>
        <w:pStyle w:val="Heading3"/>
      </w:pPr>
      <w:bookmarkStart w:id="688" w:name="_Toc462052305"/>
      <w:bookmarkStart w:id="689" w:name="_Ref471813394"/>
      <w:bookmarkStart w:id="690" w:name="_Toc474485038"/>
      <w:r w:rsidRPr="00284BEB">
        <w:t>ODE Message Metadata</w:t>
      </w:r>
      <w:bookmarkEnd w:id="688"/>
      <w:bookmarkEnd w:id="689"/>
      <w:bookmarkEnd w:id="69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lastRenderedPageBreak/>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r w:rsidR="00966FB5">
              <w:fldChar w:fldCharType="begin"/>
            </w:r>
            <w:r w:rsidR="00966FB5">
              <w:instrText xml:space="preserve"> HYPERLINK \l "_ODE_Payload_Violation" </w:instrText>
            </w:r>
            <w:r w:rsidR="00966FB5">
              <w:fldChar w:fldCharType="separate"/>
            </w:r>
            <w:r w:rsidRPr="00543224">
              <w:rPr>
                <w:rStyle w:val="Hyperlink"/>
              </w:rPr>
              <w:t>OdePayloadViolation</w:t>
            </w:r>
            <w:r w:rsidR="00966FB5">
              <w:rPr>
                <w:rStyle w:val="Hyperlink"/>
              </w:rPr>
              <w:fldChar w:fldCharType="end"/>
            </w:r>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691" w:name="_Toc441572981"/>
      <w:bookmarkStart w:id="692" w:name="_Toc456253309"/>
      <w:r>
        <w:t xml:space="preserve">Table </w:t>
      </w:r>
      <w:fldSimple w:instr=" SEQ Table \* ARABIC ">
        <w:r w:rsidR="00FA5D0B">
          <w:rPr>
            <w:noProof/>
          </w:rPr>
          <w:t>8</w:t>
        </w:r>
      </w:fldSimple>
      <w:r>
        <w:t xml:space="preserve"> – OdeMsgMetadata</w:t>
      </w:r>
      <w:bookmarkEnd w:id="691"/>
      <w:bookmarkEnd w:id="692"/>
    </w:p>
    <w:p w14:paraId="6A1AA76C" w14:textId="77777777" w:rsidR="00752CB3" w:rsidRPr="00752CB3" w:rsidRDefault="00752CB3" w:rsidP="00752CB3"/>
    <w:p w14:paraId="1F52559C" w14:textId="72FEAEC3" w:rsidR="00C26C45" w:rsidRDefault="00C26C45" w:rsidP="00A524BA">
      <w:pPr>
        <w:pStyle w:val="Heading3"/>
      </w:pPr>
      <w:bookmarkStart w:id="693" w:name="_ODE_Payload_Violation"/>
      <w:bookmarkStart w:id="694" w:name="_Toc462052306"/>
      <w:bookmarkStart w:id="695" w:name="_Ref471814373"/>
      <w:bookmarkStart w:id="696" w:name="_Toc474485039"/>
      <w:bookmarkEnd w:id="693"/>
      <w:r w:rsidRPr="00284BEB">
        <w:t>ODE Payload Violation</w:t>
      </w:r>
      <w:bookmarkEnd w:id="694"/>
      <w:bookmarkEnd w:id="695"/>
      <w:bookmarkEnd w:id="69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lastRenderedPageBreak/>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697" w:name="_ODE_Data_Message"/>
      <w:bookmarkStart w:id="698" w:name="_Toc462052308"/>
      <w:bookmarkStart w:id="699" w:name="_Toc474485040"/>
      <w:bookmarkEnd w:id="697"/>
      <w:r w:rsidRPr="00284BEB">
        <w:t xml:space="preserve">ODE </w:t>
      </w:r>
      <w:r w:rsidR="00410F95">
        <w:t>GET TOKEN</w:t>
      </w:r>
      <w:r w:rsidRPr="00284BEB">
        <w:t xml:space="preserve"> Response</w:t>
      </w:r>
      <w:bookmarkEnd w:id="698"/>
      <w:bookmarkEnd w:id="69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700" w:name="_Toc441572983"/>
      <w:bookmarkStart w:id="701" w:name="_Toc456253311"/>
      <w:r>
        <w:t xml:space="preserve">Table </w:t>
      </w:r>
      <w:fldSimple w:instr=" SEQ Table \* ARABIC ">
        <w:r w:rsidR="00FA5D0B">
          <w:rPr>
            <w:noProof/>
          </w:rPr>
          <w:t>9</w:t>
        </w:r>
      </w:fldSimple>
      <w:r>
        <w:t xml:space="preserve"> - OdeAuthentication</w:t>
      </w:r>
      <w:bookmarkEnd w:id="700"/>
      <w:bookmarkEnd w:id="701"/>
    </w:p>
    <w:p w14:paraId="2C1ABE0C" w14:textId="5290E6E8" w:rsidR="00C26C45" w:rsidRDefault="00C26C45" w:rsidP="0016253B">
      <w:pPr>
        <w:pStyle w:val="Heading3"/>
      </w:pPr>
      <w:bookmarkStart w:id="702" w:name="_Toc462052309"/>
      <w:bookmarkStart w:id="703" w:name="_Toc474485041"/>
      <w:r w:rsidRPr="00284BEB">
        <w:t>ODE Status Message</w:t>
      </w:r>
      <w:bookmarkEnd w:id="702"/>
      <w:bookmarkEnd w:id="703"/>
    </w:p>
    <w:p w14:paraId="18F99E90" w14:textId="447B4938" w:rsidR="00C26C45" w:rsidRPr="00A524BA" w:rsidRDefault="007038D0" w:rsidP="00C26C45">
      <w:pPr>
        <w:rPr>
          <w:color w:val="FF0000"/>
        </w:rPr>
      </w:pPr>
      <w:r>
        <w:rPr>
          <w:color w:val="FF0000"/>
        </w:rPr>
        <w:lastRenderedPageBreak/>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704" w:name="_Toc441572984"/>
      <w:bookmarkStart w:id="705" w:name="_Toc456253312"/>
      <w:r>
        <w:t xml:space="preserve">Table </w:t>
      </w:r>
      <w:fldSimple w:instr=" SEQ Table \* ARABIC ">
        <w:r w:rsidR="00FA5D0B">
          <w:rPr>
            <w:noProof/>
          </w:rPr>
          <w:t>10</w:t>
        </w:r>
      </w:fldSimple>
      <w:r>
        <w:t xml:space="preserve"> - OdeStatus</w:t>
      </w:r>
      <w:bookmarkEnd w:id="704"/>
      <w:bookmarkEnd w:id="705"/>
    </w:p>
    <w:p w14:paraId="1B2629C5" w14:textId="45791E6C" w:rsidR="00C26C45" w:rsidRDefault="00C26C45" w:rsidP="0016253B">
      <w:pPr>
        <w:pStyle w:val="Heading3"/>
      </w:pPr>
      <w:bookmarkStart w:id="706" w:name="_Toc462052310"/>
      <w:bookmarkStart w:id="707" w:name="_Ref471812176"/>
      <w:bookmarkStart w:id="708" w:name="_Toc474485042"/>
      <w:r w:rsidRPr="00284BEB">
        <w:t>ODE Control Message</w:t>
      </w:r>
      <w:bookmarkEnd w:id="706"/>
      <w:bookmarkEnd w:id="707"/>
      <w:bookmarkEnd w:id="70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709" w:name="_Toc441572985"/>
      <w:bookmarkStart w:id="710" w:name="_Toc456253313"/>
      <w:r>
        <w:t xml:space="preserve">Table </w:t>
      </w:r>
      <w:fldSimple w:instr=" SEQ Table \* ARABIC ">
        <w:r w:rsidR="00FA5D0B">
          <w:rPr>
            <w:noProof/>
          </w:rPr>
          <w:t>11</w:t>
        </w:r>
      </w:fldSimple>
      <w:r>
        <w:t xml:space="preserve"> - OdeControlData</w:t>
      </w:r>
      <w:bookmarkEnd w:id="709"/>
      <w:bookmarkEnd w:id="710"/>
    </w:p>
    <w:p w14:paraId="02321E0C" w14:textId="77777777" w:rsidR="00752CB3" w:rsidRDefault="00752CB3" w:rsidP="00752CB3">
      <w:pPr>
        <w:pStyle w:val="Heading3"/>
      </w:pPr>
      <w:bookmarkStart w:id="711" w:name="_ODE_Data_Message_1"/>
      <w:bookmarkStart w:id="712" w:name="_Toc462052307"/>
      <w:bookmarkStart w:id="713" w:name="_Ref471813434"/>
      <w:bookmarkStart w:id="714" w:name="_Toc474485043"/>
      <w:bookmarkStart w:id="715" w:name="_Toc462052316"/>
      <w:bookmarkEnd w:id="711"/>
      <w:r w:rsidRPr="00284BEB">
        <w:t>ODE Data Message Payload</w:t>
      </w:r>
      <w:bookmarkEnd w:id="712"/>
      <w:bookmarkEnd w:id="713"/>
      <w:bookmarkEnd w:id="71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716" w:name="_Toc441572982"/>
      <w:bookmarkStart w:id="717" w:name="_Toc456253310"/>
      <w:r>
        <w:t xml:space="preserve">Table </w:t>
      </w:r>
      <w:fldSimple w:instr=" SEQ Table \* ARABIC ">
        <w:r w:rsidR="00FA5D0B">
          <w:rPr>
            <w:noProof/>
          </w:rPr>
          <w:t>12</w:t>
        </w:r>
      </w:fldSimple>
      <w:r>
        <w:t xml:space="preserve"> – OdeMsgPayload</w:t>
      </w:r>
      <w:bookmarkEnd w:id="716"/>
      <w:bookmarkEnd w:id="717"/>
    </w:p>
    <w:p w14:paraId="4AED6A82" w14:textId="2E2D82BB" w:rsidR="00752CB3" w:rsidRDefault="00752CB3" w:rsidP="00752CB3">
      <w:r>
        <w:t xml:space="preserve">The following subsection describe the </w:t>
      </w:r>
      <w:r w:rsidR="000A3293">
        <w:t xml:space="preserve">child schemas of </w:t>
      </w:r>
      <w:r w:rsidR="00966FB5">
        <w:fldChar w:fldCharType="begin"/>
      </w:r>
      <w:r w:rsidR="00966FB5">
        <w:instrText xml:space="preserve"> HYPERLINK \l "_ODE_Data_Message_1" </w:instrText>
      </w:r>
      <w:r w:rsidR="00966FB5">
        <w:fldChar w:fldCharType="separate"/>
      </w:r>
      <w:r w:rsidR="000A3293" w:rsidRPr="000A3293">
        <w:rPr>
          <w:rStyle w:val="Hyperlink"/>
        </w:rPr>
        <w:t>OdeMsgPayload</w:t>
      </w:r>
      <w:r w:rsidR="00966FB5">
        <w:rPr>
          <w:rStyle w:val="Hyperlink"/>
        </w:rPr>
        <w:fldChar w:fldCharType="end"/>
      </w:r>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71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966FB5" w:rsidP="00666F71">
            <w:pPr>
              <w:rPr>
                <w:rFonts w:ascii="Courier New" w:hAnsi="Courier New" w:cs="Courier New"/>
              </w:rPr>
            </w:pPr>
            <w:r>
              <w:fldChar w:fldCharType="begin"/>
            </w:r>
            <w:r>
              <w:instrText xml:space="preserve"> HYPERLINK \l "_J2735BsmCoreData" </w:instrText>
            </w:r>
            <w:r>
              <w:fldChar w:fldCharType="separate"/>
            </w:r>
            <w:r w:rsidR="00666F71" w:rsidRPr="000A3293">
              <w:rPr>
                <w:rStyle w:val="Hyperlink"/>
                <w:rFonts w:ascii="Courier New" w:hAnsi="Courier New" w:cs="Courier New"/>
              </w:rPr>
              <w:t>J2735BsmCoreData</w:t>
            </w:r>
            <w:r>
              <w:rPr>
                <w:rStyle w:val="Hyperlink"/>
                <w:rFonts w:ascii="Courier New" w:hAnsi="Courier New" w:cs="Courier New"/>
              </w:rPr>
              <w:fldChar w:fldCharType="end"/>
            </w:r>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"_J2735BsmPart2Content" </w:instrText>
            </w:r>
            <w:r w:rsidR="00966FB5">
              <w:fldChar w:fldCharType="separate"/>
            </w:r>
            <w:r w:rsidRPr="000A3293">
              <w:rPr>
                <w:rStyle w:val="Hyperlink"/>
                <w:rFonts w:ascii="Courier New" w:hAnsi="Courier New" w:cs="Courier New"/>
              </w:rPr>
              <w:t>J2735BsmPart2Content</w:t>
            </w:r>
            <w:r w:rsidR="00966FB5">
              <w:rPr>
                <w:rStyle w:val="Hyperlink"/>
                <w:rFonts w:ascii="Courier New" w:hAnsi="Courier New" w:cs="Courier New"/>
              </w:rPr>
              <w:fldChar w:fldCharType="end"/>
            </w:r>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718" w:name="_Toc462052317"/>
      <w:bookmarkStart w:id="719" w:name="_Toc474485044"/>
      <w:r>
        <w:t xml:space="preserve">ODE Data Message </w:t>
      </w:r>
      <w:r w:rsidRPr="009F4DD0">
        <w:t>Supporting Data Structures</w:t>
      </w:r>
      <w:bookmarkEnd w:id="718"/>
      <w:bookmarkEnd w:id="71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720" w:name="_J2735BsmCoreData"/>
      <w:bookmarkStart w:id="721" w:name="_Ref471884029"/>
      <w:bookmarkEnd w:id="720"/>
      <w:r w:rsidRPr="006D1B36">
        <w:t>J2735BsmCoreData</w:t>
      </w:r>
      <w:bookmarkEnd w:id="72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966FB5" w:rsidP="000A3293">
            <w:pPr>
              <w:rPr>
                <w:rFonts w:ascii="Courier New" w:hAnsi="Courier New" w:cs="Courier New"/>
              </w:rPr>
            </w:pPr>
            <w:r>
              <w:fldChar w:fldCharType="begin"/>
            </w:r>
            <w:r>
              <w:instrText xml:space="preserve"> HYPERLINK \l "_J2735Position3D" </w:instrText>
            </w:r>
            <w:r>
              <w:fldChar w:fldCharType="separate"/>
            </w:r>
            <w:r w:rsidR="009442FE" w:rsidRPr="009442FE">
              <w:rPr>
                <w:rStyle w:val="Hyperlink"/>
                <w:rFonts w:ascii="Courier New" w:hAnsi="Courier New" w:cs="Courier New"/>
              </w:rPr>
              <w:t>J2735Position3D</w:t>
            </w:r>
            <w:r>
              <w:rPr>
                <w:rStyle w:val="Hyperlink"/>
                <w:rFonts w:ascii="Courier New" w:hAnsi="Courier New" w:cs="Courier New"/>
              </w:rPr>
              <w:fldChar w:fldCharType="end"/>
            </w:r>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966FB5" w:rsidP="000A3293">
            <w:pPr>
              <w:rPr>
                <w:rFonts w:ascii="Courier New" w:hAnsi="Courier New" w:cs="Courier New"/>
              </w:rPr>
            </w:pPr>
            <w:r>
              <w:fldChar w:fldCharType="begin"/>
            </w:r>
            <w:r>
              <w:instrText xml:space="preserve"> HYPERLINK \l "_J2735AccelerationSet4Way" </w:instrText>
            </w:r>
            <w:r>
              <w:fldChar w:fldCharType="separate"/>
            </w:r>
            <w:r w:rsidR="004302C8" w:rsidRPr="004302C8">
              <w:rPr>
                <w:rStyle w:val="Hyperlink"/>
                <w:rFonts w:ascii="Courier New" w:hAnsi="Courier New" w:cs="Courier New"/>
              </w:rPr>
              <w:t>J2735AccelerationSet4Way</w:t>
            </w:r>
            <w:r>
              <w:rPr>
                <w:rStyle w:val="Hyperlink"/>
                <w:rFonts w:ascii="Courier New" w:hAnsi="Courier New" w:cs="Courier New"/>
              </w:rPr>
              <w:fldChar w:fldCharType="end"/>
            </w:r>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966FB5" w:rsidP="000A3293">
            <w:pPr>
              <w:rPr>
                <w:rFonts w:ascii="Courier New" w:hAnsi="Courier New" w:cs="Courier New"/>
              </w:rPr>
            </w:pPr>
            <w:r>
              <w:fldChar w:fldCharType="begin"/>
            </w:r>
            <w:r>
              <w:instrText xml:space="preserve"> HYPERLINK \l "_J2735PositionalAccuracy" </w:instrText>
            </w:r>
            <w:r>
              <w:fldChar w:fldCharType="separate"/>
            </w:r>
            <w:r w:rsidR="004302C8" w:rsidRPr="004302C8">
              <w:rPr>
                <w:rStyle w:val="Hyperlink"/>
                <w:rFonts w:ascii="Courier New" w:hAnsi="Courier New" w:cs="Courier New"/>
              </w:rPr>
              <w:t>J2735PositionalAccuracy</w:t>
            </w:r>
            <w:r>
              <w:rPr>
                <w:rStyle w:val="Hyperlink"/>
                <w:rFonts w:ascii="Courier New" w:hAnsi="Courier New" w:cs="Courier New"/>
              </w:rPr>
              <w:fldChar w:fldCharType="end"/>
            </w:r>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966FB5" w:rsidP="0067487F">
            <w:pPr>
              <w:rPr>
                <w:rFonts w:ascii="Courier New" w:hAnsi="Courier New" w:cs="Courier New"/>
              </w:rPr>
            </w:pPr>
            <w:r>
              <w:fldChar w:fldCharType="begin"/>
            </w:r>
            <w:r>
              <w:instrText xml:space="preserve"> HYPERLINK \l "_J2735BrakeSystemStatus" </w:instrText>
            </w:r>
            <w:r>
              <w:fldChar w:fldCharType="separate"/>
            </w:r>
            <w:r w:rsidR="0067487F" w:rsidRPr="0067487F">
              <w:rPr>
                <w:rStyle w:val="Hyperlink"/>
                <w:rFonts w:ascii="Courier New" w:hAnsi="Courier New" w:cs="Courier New"/>
              </w:rPr>
              <w:t>J2735BrakeSystemStatus</w:t>
            </w:r>
            <w:r>
              <w:rPr>
                <w:rStyle w:val="Hyperlink"/>
                <w:rFonts w:ascii="Courier New" w:hAnsi="Courier New" w:cs="Courier New"/>
              </w:rPr>
              <w:fldChar w:fldCharType="end"/>
            </w:r>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966FB5" w:rsidP="0067487F">
            <w:pPr>
              <w:rPr>
                <w:rFonts w:ascii="Courier New" w:hAnsi="Courier New" w:cs="Courier New"/>
              </w:rPr>
            </w:pPr>
            <w:r>
              <w:fldChar w:fldCharType="begin"/>
            </w:r>
            <w:r>
              <w:instrText xml:space="preserve"> HYPERLINK \l "_J2735VehicleSize" </w:instrText>
            </w:r>
            <w:r>
              <w:fldChar w:fldCharType="separate"/>
            </w:r>
            <w:r w:rsidR="0067487F" w:rsidRPr="0067487F">
              <w:rPr>
                <w:rStyle w:val="Hyperlink"/>
                <w:rFonts w:ascii="Courier New" w:hAnsi="Courier New" w:cs="Courier New"/>
              </w:rPr>
              <w:t>J2735VehicleSize</w:t>
            </w:r>
            <w:r>
              <w:rPr>
                <w:rStyle w:val="Hyperlink"/>
                <w:rFonts w:ascii="Courier New" w:hAnsi="Courier New" w:cs="Courier New"/>
              </w:rPr>
              <w:fldChar w:fldCharType="end"/>
            </w:r>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722" w:name="_J2735BsmPart2Content"/>
      <w:bookmarkStart w:id="723" w:name="_Ref471884050"/>
      <w:bookmarkEnd w:id="722"/>
      <w:r w:rsidRPr="006D1B36">
        <w:t>J2735BsmPart2Content</w:t>
      </w:r>
      <w:bookmarkEnd w:id="72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966FB5" w:rsidP="0067487F">
            <w:pPr>
              <w:pStyle w:val="ListParagraph"/>
              <w:numPr>
                <w:ilvl w:val="0"/>
                <w:numId w:val="25"/>
              </w:numPr>
            </w:pPr>
            <w:r>
              <w:fldChar w:fldCharType="begin"/>
            </w:r>
            <w:r>
              <w:instrText xml:space="preserve"> HYPERLINK \l "_J2735VehicleSafetyExtensions" </w:instrText>
            </w:r>
            <w:r>
              <w:fldChar w:fldCharType="separate"/>
            </w:r>
            <w:r w:rsidR="0067487F" w:rsidRPr="0067487F">
              <w:rPr>
                <w:rStyle w:val="Hyperlink"/>
              </w:rPr>
              <w:t>J2735VehicleSafetyExtensions</w:t>
            </w:r>
            <w:r>
              <w:rPr>
                <w:rStyle w:val="Hyperlink"/>
              </w:rPr>
              <w:fldChar w:fldCharType="end"/>
            </w:r>
          </w:p>
          <w:p w14:paraId="28F1506F" w14:textId="2183E8EC" w:rsidR="0067487F" w:rsidRDefault="00966FB5" w:rsidP="0067487F">
            <w:pPr>
              <w:pStyle w:val="ListParagraph"/>
              <w:numPr>
                <w:ilvl w:val="0"/>
                <w:numId w:val="25"/>
              </w:numPr>
            </w:pPr>
            <w:r>
              <w:fldChar w:fldCharType="begin"/>
            </w:r>
            <w:r>
              <w:instrText xml:space="preserve"> HYPERLINK \l "_J2735SpecialVehicleExtensions" </w:instrText>
            </w:r>
            <w:r>
              <w:fldChar w:fldCharType="separate"/>
            </w:r>
            <w:r w:rsidR="0067487F" w:rsidRPr="0067487F">
              <w:rPr>
                <w:rStyle w:val="Hyperlink"/>
              </w:rPr>
              <w:t>J2735SpecialVehicleExtensions</w:t>
            </w:r>
            <w:r>
              <w:rPr>
                <w:rStyle w:val="Hyperlink"/>
              </w:rPr>
              <w:fldChar w:fldCharType="end"/>
            </w:r>
          </w:p>
          <w:p w14:paraId="0D8145D1" w14:textId="16594684" w:rsidR="0067487F" w:rsidRPr="003E745F" w:rsidRDefault="00966FB5" w:rsidP="0067487F">
            <w:pPr>
              <w:pStyle w:val="ListParagraph"/>
              <w:numPr>
                <w:ilvl w:val="0"/>
                <w:numId w:val="25"/>
              </w:numPr>
            </w:pPr>
            <w:r>
              <w:lastRenderedPageBreak/>
              <w:fldChar w:fldCharType="begin"/>
            </w:r>
            <w:r>
              <w:instrText xml:space="preserve"> HYPERLINK \l "_J2735SupplementalVehicleExtensions" </w:instrText>
            </w:r>
            <w:r>
              <w:fldChar w:fldCharType="separate"/>
            </w:r>
            <w:r w:rsidR="0067487F" w:rsidRPr="0067487F">
              <w:rPr>
                <w:rStyle w:val="Hyperlink"/>
              </w:rPr>
              <w:t>J2735SupplementalVehicleExtensions</w:t>
            </w:r>
            <w:r>
              <w:rPr>
                <w:rStyle w:val="Hyperlink"/>
              </w:rPr>
              <w:fldChar w:fldCharType="end"/>
            </w:r>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724" w:name="_5J2735Position3D"/>
      <w:bookmarkStart w:id="725" w:name="_J2735Position3D"/>
      <w:bookmarkStart w:id="726" w:name="_Toc462052335"/>
      <w:bookmarkEnd w:id="724"/>
      <w:bookmarkEnd w:id="725"/>
      <w:r>
        <w:t>J2735</w:t>
      </w:r>
      <w:r w:rsidRPr="006719D6">
        <w:t>Position3D</w:t>
      </w:r>
      <w:bookmarkEnd w:id="72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727" w:name="_Toc456253340"/>
      <w:r>
        <w:t xml:space="preserve">Table </w:t>
      </w:r>
      <w:fldSimple w:instr=" SEQ Table \* ARABIC ">
        <w:r w:rsidR="00FA5D0B">
          <w:rPr>
            <w:noProof/>
          </w:rPr>
          <w:t>13</w:t>
        </w:r>
      </w:fldSimple>
      <w:r>
        <w:t xml:space="preserve"> - </w:t>
      </w:r>
      <w:r w:rsidRPr="00633532">
        <w:t>OdePosition3D</w:t>
      </w:r>
      <w:bookmarkEnd w:id="727"/>
    </w:p>
    <w:p w14:paraId="6449FF60" w14:textId="77777777" w:rsidR="006D1B36" w:rsidRDefault="006D1B36" w:rsidP="000A3293"/>
    <w:p w14:paraId="594931C0" w14:textId="6D7A0BBC" w:rsidR="00BA3CFB" w:rsidRDefault="00BA3CFB" w:rsidP="000A3293">
      <w:pPr>
        <w:pStyle w:val="Heading4"/>
      </w:pPr>
      <w:bookmarkStart w:id="728" w:name="_J2735AccelerationSet4Way"/>
      <w:bookmarkEnd w:id="72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729" w:name="_J2735PositionalAccuracy"/>
      <w:bookmarkEnd w:id="72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730" w:name="_J2735TransmissionState"/>
      <w:bookmarkStart w:id="731" w:name="_J2735BrakeSystemStatus"/>
      <w:bookmarkEnd w:id="730"/>
      <w:bookmarkEnd w:id="73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966FB5" w:rsidP="000A3293">
            <w:pPr>
              <w:rPr>
                <w:rFonts w:ascii="Courier New" w:hAnsi="Courier New" w:cs="Courier New"/>
              </w:rPr>
            </w:pPr>
            <w:r>
              <w:fldChar w:fldCharType="begin"/>
            </w:r>
            <w:r>
              <w:instrText xml:space="preserve"> HYPERLINK \l "_J2735BitString" </w:instrText>
            </w:r>
            <w:r>
              <w:fldChar w:fldCharType="separate"/>
            </w:r>
            <w:r w:rsidR="00D47416" w:rsidRPr="00D47416">
              <w:rPr>
                <w:rStyle w:val="Hyperlink"/>
                <w:rFonts w:ascii="Courier New" w:hAnsi="Courier New" w:cs="Courier New"/>
              </w:rPr>
              <w:t>J2735BitString</w:t>
            </w:r>
            <w:r>
              <w:rPr>
                <w:rStyle w:val="Hyperlink"/>
                <w:rFonts w:ascii="Courier New" w:hAnsi="Courier New" w:cs="Courier New"/>
              </w:rPr>
              <w:fldChar w:fldCharType="end"/>
            </w:r>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lastRenderedPageBreak/>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732" w:name="_J2735VehicleSize"/>
      <w:bookmarkEnd w:id="73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733" w:name="_J2735BitString"/>
      <w:bookmarkEnd w:id="733"/>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734" w:name="_J2735VehicleSafetyExtensions"/>
      <w:bookmarkEnd w:id="73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966FB5" w:rsidP="00053F27">
            <w:pPr>
              <w:rPr>
                <w:rFonts w:ascii="Courier New" w:hAnsi="Courier New" w:cs="Courier New"/>
              </w:rPr>
            </w:pPr>
            <w:r>
              <w:fldChar w:fldCharType="begin"/>
            </w:r>
            <w:r>
              <w:instrText xml:space="preserve"> HYPERLINK \l "_J2735BitString" </w:instrText>
            </w:r>
            <w:r>
              <w:fldChar w:fldCharType="separate"/>
            </w:r>
            <w:r w:rsidR="00053F27" w:rsidRPr="00D47416">
              <w:rPr>
                <w:rStyle w:val="Hyperlink"/>
                <w:rFonts w:ascii="Courier New" w:hAnsi="Courier New" w:cs="Courier New"/>
              </w:rPr>
              <w:t>J2735BitString</w:t>
            </w:r>
            <w:r>
              <w:rPr>
                <w:rStyle w:val="Hyperlink"/>
                <w:rFonts w:ascii="Courier New" w:hAnsi="Courier New" w:cs="Courier New"/>
              </w:rPr>
              <w:fldChar w:fldCharType="end"/>
            </w:r>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966FB5" w:rsidP="00053F27">
            <w:pPr>
              <w:rPr>
                <w:rFonts w:ascii="Courier New" w:hAnsi="Courier New" w:cs="Courier New"/>
              </w:rPr>
            </w:pPr>
            <w:r>
              <w:fldChar w:fldCharType="begin"/>
            </w:r>
            <w:r>
              <w:instrText xml:space="preserve"> HYPERLINK \l "_J2735PathHistory" </w:instrText>
            </w:r>
            <w:r>
              <w:fldChar w:fldCharType="separate"/>
            </w:r>
            <w:r w:rsidR="00951EFA" w:rsidRPr="00951EFA">
              <w:rPr>
                <w:rStyle w:val="Hyperlink"/>
                <w:rFonts w:ascii="Courier New" w:hAnsi="Courier New" w:cs="Courier New"/>
              </w:rPr>
              <w:t>J2735PathHistory</w:t>
            </w:r>
            <w:r>
              <w:rPr>
                <w:rStyle w:val="Hyperlink"/>
                <w:rFonts w:ascii="Courier New" w:hAnsi="Courier New" w:cs="Courier New"/>
              </w:rPr>
              <w:fldChar w:fldCharType="end"/>
            </w:r>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966FB5" w:rsidP="00053F27">
            <w:pPr>
              <w:rPr>
                <w:rFonts w:ascii="Courier New" w:hAnsi="Courier New" w:cs="Courier New"/>
              </w:rPr>
            </w:pPr>
            <w:r>
              <w:fldChar w:fldCharType="begin"/>
            </w:r>
            <w:r>
              <w:instrText xml:space="preserve"> HYPERLINK \l "_J2735PathPrediction" </w:instrText>
            </w:r>
            <w:r>
              <w:fldChar w:fldCharType="separate"/>
            </w:r>
            <w:r w:rsidR="00951EFA" w:rsidRPr="00951EFA">
              <w:rPr>
                <w:rStyle w:val="Hyperlink"/>
                <w:rFonts w:ascii="Courier New" w:hAnsi="Courier New" w:cs="Courier New"/>
              </w:rPr>
              <w:t>J2735PathPrediction</w:t>
            </w:r>
            <w:r>
              <w:rPr>
                <w:rStyle w:val="Hyperlink"/>
                <w:rFonts w:ascii="Courier New" w:hAnsi="Courier New" w:cs="Courier New"/>
              </w:rPr>
              <w:fldChar w:fldCharType="end"/>
            </w:r>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966FB5" w:rsidP="00951EFA">
            <w:pPr>
              <w:rPr>
                <w:rFonts w:ascii="Courier New" w:hAnsi="Courier New" w:cs="Courier New"/>
              </w:rPr>
            </w:pPr>
            <w:r>
              <w:fldChar w:fldCharType="begin"/>
            </w:r>
            <w:r>
              <w:instrText xml:space="preserve"> HYPERLINK \l "_J2735BitString" </w:instrText>
            </w:r>
            <w:r>
              <w:fldChar w:fldCharType="separate"/>
            </w:r>
            <w:r w:rsidR="00951EFA" w:rsidRPr="00D47416">
              <w:rPr>
                <w:rStyle w:val="Hyperlink"/>
                <w:rFonts w:ascii="Courier New" w:hAnsi="Courier New" w:cs="Courier New"/>
              </w:rPr>
              <w:t>J2735BitString</w:t>
            </w:r>
            <w:r>
              <w:rPr>
                <w:rStyle w:val="Hyperlink"/>
                <w:rFonts w:ascii="Courier New" w:hAnsi="Courier New" w:cs="Courier New"/>
              </w:rPr>
              <w:fldChar w:fldCharType="end"/>
            </w:r>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735" w:name="_J2735SpecialVehicleExtensions"/>
      <w:bookmarkEnd w:id="73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966FB5" w:rsidP="000A3293">
            <w:pPr>
              <w:rPr>
                <w:rFonts w:ascii="Courier New" w:hAnsi="Courier New" w:cs="Courier New"/>
              </w:rPr>
            </w:pPr>
            <w:r>
              <w:fldChar w:fldCharType="begin"/>
            </w:r>
            <w:r>
              <w:instrText xml:space="preserve"> HYPERLINK \l "_J2735EmergencyDetails" </w:instrText>
            </w:r>
            <w:r>
              <w:fldChar w:fldCharType="separate"/>
            </w:r>
            <w:r w:rsidR="00C119E8" w:rsidRPr="00C119E8">
              <w:rPr>
                <w:rStyle w:val="Hyperlink"/>
                <w:rFonts w:ascii="Courier New" w:hAnsi="Courier New" w:cs="Courier New"/>
              </w:rPr>
              <w:t>J2735EmergencyDetails</w:t>
            </w:r>
            <w:r>
              <w:rPr>
                <w:rStyle w:val="Hyperlink"/>
                <w:rFonts w:ascii="Courier New" w:hAnsi="Courier New" w:cs="Courier New"/>
              </w:rPr>
              <w:fldChar w:fldCharType="end"/>
            </w:r>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966FB5" w:rsidP="000A3293">
            <w:pPr>
              <w:rPr>
                <w:rFonts w:ascii="Courier New" w:hAnsi="Courier New" w:cs="Courier New"/>
              </w:rPr>
            </w:pPr>
            <w:r>
              <w:fldChar w:fldCharType="begin"/>
            </w:r>
            <w:r>
              <w:instrText xml:space="preserve"> HYPERLINK \l "_J2735EventDescription" </w:instrText>
            </w:r>
            <w:r>
              <w:fldChar w:fldCharType="separate"/>
            </w:r>
            <w:r w:rsidR="00C119E8" w:rsidRPr="00C119E8">
              <w:rPr>
                <w:rStyle w:val="Hyperlink"/>
                <w:rFonts w:ascii="Courier New" w:hAnsi="Courier New" w:cs="Courier New"/>
              </w:rPr>
              <w:t>J2735EventDescription</w:t>
            </w:r>
            <w:r>
              <w:rPr>
                <w:rStyle w:val="Hyperlink"/>
                <w:rFonts w:ascii="Courier New" w:hAnsi="Courier New" w:cs="Courier New"/>
              </w:rPr>
              <w:fldChar w:fldCharType="end"/>
            </w:r>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966FB5" w:rsidP="000A3293">
            <w:pPr>
              <w:rPr>
                <w:rFonts w:ascii="Courier New" w:hAnsi="Courier New" w:cs="Courier New"/>
              </w:rPr>
            </w:pPr>
            <w:r>
              <w:fldChar w:fldCharType="begin"/>
            </w:r>
            <w:r>
              <w:instrText xml:space="preserve"> HYPERLINK \l "_J2735TrailerData" </w:instrText>
            </w:r>
            <w:r>
              <w:fldChar w:fldCharType="separate"/>
            </w:r>
            <w:r w:rsidR="00C119E8" w:rsidRPr="00C119E8">
              <w:rPr>
                <w:rStyle w:val="Hyperlink"/>
                <w:rFonts w:ascii="Courier New" w:hAnsi="Courier New" w:cs="Courier New"/>
              </w:rPr>
              <w:t>J2735TrailerData</w:t>
            </w:r>
            <w:r>
              <w:rPr>
                <w:rStyle w:val="Hyperlink"/>
                <w:rFonts w:ascii="Courier New" w:hAnsi="Courier New" w:cs="Courier New"/>
              </w:rPr>
              <w:fldChar w:fldCharType="end"/>
            </w:r>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736" w:name="_J2735SupplementalVehicleExtensions"/>
      <w:bookmarkEnd w:id="73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966FB5" w:rsidP="000A3293">
            <w:pPr>
              <w:rPr>
                <w:rFonts w:ascii="Courier New" w:hAnsi="Courier New" w:cs="Courier New"/>
              </w:rPr>
            </w:pPr>
            <w:r>
              <w:fldChar w:fldCharType="begin"/>
            </w:r>
            <w:r>
              <w:instrText xml:space="preserve"> HYPERLINK \l "_J2735VehicleClassification" </w:instrText>
            </w:r>
            <w:r>
              <w:fldChar w:fldCharType="separate"/>
            </w:r>
            <w:r w:rsidR="00BB46E4" w:rsidRPr="00BB46E4">
              <w:rPr>
                <w:rStyle w:val="Hyperlink"/>
                <w:rFonts w:ascii="Courier New" w:hAnsi="Courier New" w:cs="Courier New"/>
              </w:rPr>
              <w:t>J2735VehicleClassification</w:t>
            </w:r>
            <w:r>
              <w:rPr>
                <w:rStyle w:val="Hyperlink"/>
                <w:rFonts w:ascii="Courier New" w:hAnsi="Courier New" w:cs="Courier New"/>
              </w:rPr>
              <w:fldChar w:fldCharType="end"/>
            </w:r>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966FB5" w:rsidP="000A3293">
            <w:pPr>
              <w:rPr>
                <w:rFonts w:ascii="Courier New" w:hAnsi="Courier New" w:cs="Courier New"/>
              </w:rPr>
            </w:pPr>
            <w:r>
              <w:fldChar w:fldCharType="begin"/>
            </w:r>
            <w:r>
              <w:instrText xml:space="preserve"> HYPERLINK \l "_J2735VehicleData" </w:instrText>
            </w:r>
            <w:r>
              <w:fldChar w:fldCharType="separate"/>
            </w:r>
            <w:r w:rsidR="00BB46E4" w:rsidRPr="00BB46E4">
              <w:rPr>
                <w:rStyle w:val="Hyperlink"/>
                <w:rFonts w:ascii="Courier New" w:hAnsi="Courier New" w:cs="Courier New"/>
              </w:rPr>
              <w:t>J2735VehicleData</w:t>
            </w:r>
            <w:r>
              <w:rPr>
                <w:rStyle w:val="Hyperlink"/>
                <w:rFonts w:ascii="Courier New" w:hAnsi="Courier New" w:cs="Courier New"/>
              </w:rPr>
              <w:fldChar w:fldCharType="end"/>
            </w:r>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966FB5" w:rsidP="000A3293">
            <w:pPr>
              <w:rPr>
                <w:rFonts w:ascii="Courier New" w:hAnsi="Courier New" w:cs="Courier New"/>
              </w:rPr>
            </w:pPr>
            <w:r>
              <w:fldChar w:fldCharType="begin"/>
            </w:r>
            <w:r>
              <w:instrText xml:space="preserve"> HYPERLINK \l "_J2735WeatherReport" </w:instrText>
            </w:r>
            <w:r>
              <w:fldChar w:fldCharType="separate"/>
            </w:r>
            <w:r w:rsidR="00E86218" w:rsidRPr="00E86218">
              <w:rPr>
                <w:rStyle w:val="Hyperlink"/>
                <w:rFonts w:ascii="Courier New" w:hAnsi="Courier New" w:cs="Courier New"/>
              </w:rPr>
              <w:t>J2735WeatherReport</w:t>
            </w:r>
            <w:r>
              <w:rPr>
                <w:rStyle w:val="Hyperlink"/>
                <w:rFonts w:ascii="Courier New" w:hAnsi="Courier New" w:cs="Courier New"/>
              </w:rPr>
              <w:fldChar w:fldCharType="end"/>
            </w:r>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966FB5" w:rsidP="000A3293">
            <w:pPr>
              <w:rPr>
                <w:rFonts w:ascii="Courier New" w:hAnsi="Courier New" w:cs="Courier New"/>
              </w:rPr>
            </w:pPr>
            <w:r>
              <w:fldChar w:fldCharType="begin"/>
            </w:r>
            <w:r>
              <w:instrText xml:space="preserve"> HYPERLINK \l "_J2735WeatherProbe" </w:instrText>
            </w:r>
            <w:r>
              <w:fldChar w:fldCharType="separate"/>
            </w:r>
            <w:r w:rsidR="00E86218" w:rsidRPr="00E86218">
              <w:rPr>
                <w:rStyle w:val="Hyperlink"/>
                <w:rFonts w:ascii="Courier New" w:hAnsi="Courier New" w:cs="Courier New"/>
              </w:rPr>
              <w:t>J2735WeatherProbe</w:t>
            </w:r>
            <w:r>
              <w:rPr>
                <w:rStyle w:val="Hyperlink"/>
                <w:rFonts w:ascii="Courier New" w:hAnsi="Courier New" w:cs="Courier New"/>
              </w:rPr>
              <w:fldChar w:fldCharType="end"/>
            </w:r>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966FB5" w:rsidP="000A3293">
            <w:pPr>
              <w:rPr>
                <w:rFonts w:ascii="Courier New" w:hAnsi="Courier New" w:cs="Courier New"/>
              </w:rPr>
            </w:pPr>
            <w:r>
              <w:fldChar w:fldCharType="begin"/>
            </w:r>
            <w:r>
              <w:instrText xml:space="preserve"> HYPERLINK \l "_J2735ObstacleDetection" </w:instrText>
            </w:r>
            <w:r>
              <w:fldChar w:fldCharType="separate"/>
            </w:r>
            <w:r w:rsidR="003D1AA9" w:rsidRPr="003D1AA9">
              <w:rPr>
                <w:rStyle w:val="Hyperlink"/>
                <w:rFonts w:ascii="Courier New" w:hAnsi="Courier New" w:cs="Courier New"/>
              </w:rPr>
              <w:t>J2735ObstacleDetection</w:t>
            </w:r>
            <w:r>
              <w:rPr>
                <w:rStyle w:val="Hyperlink"/>
                <w:rFonts w:ascii="Courier New" w:hAnsi="Courier New" w:cs="Courier New"/>
              </w:rPr>
              <w:fldChar w:fldCharType="end"/>
            </w:r>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966FB5" w:rsidP="000A3293">
            <w:pPr>
              <w:rPr>
                <w:rFonts w:ascii="Courier New" w:hAnsi="Courier New" w:cs="Courier New"/>
              </w:rPr>
            </w:pPr>
            <w:r>
              <w:fldChar w:fldCharType="begin"/>
            </w:r>
            <w:r>
              <w:instrText xml:space="preserve"> HYPERLINK \l "_J2735DisabledVehicle" </w:instrText>
            </w:r>
            <w:r>
              <w:fldChar w:fldCharType="separate"/>
            </w:r>
            <w:r w:rsidR="003D1AA9" w:rsidRPr="003D1AA9">
              <w:rPr>
                <w:rStyle w:val="Hyperlink"/>
                <w:rFonts w:ascii="Courier New" w:hAnsi="Courier New" w:cs="Courier New"/>
              </w:rPr>
              <w:t>J2735DisabledVehicle</w:t>
            </w:r>
            <w:r>
              <w:rPr>
                <w:rStyle w:val="Hyperlink"/>
                <w:rFonts w:ascii="Courier New" w:hAnsi="Courier New" w:cs="Courier New"/>
              </w:rPr>
              <w:fldChar w:fldCharType="end"/>
            </w:r>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966FB5" w:rsidP="000A3293">
            <w:pPr>
              <w:rPr>
                <w:rFonts w:ascii="Courier New" w:hAnsi="Courier New" w:cs="Courier New"/>
              </w:rPr>
            </w:pPr>
            <w:r>
              <w:fldChar w:fldCharType="begin"/>
            </w:r>
            <w:r>
              <w:instrText xml:space="preserve"> HYPERLINK \l "_J2735SpeedProfile" </w:instrText>
            </w:r>
            <w:r>
              <w:fldChar w:fldCharType="separate"/>
            </w:r>
            <w:r w:rsidR="003D1AA9" w:rsidRPr="003D1AA9">
              <w:rPr>
                <w:rStyle w:val="Hyperlink"/>
                <w:rFonts w:ascii="Courier New" w:hAnsi="Courier New" w:cs="Courier New"/>
              </w:rPr>
              <w:t>J2735SpeedProfile</w:t>
            </w:r>
            <w:r>
              <w:rPr>
                <w:rStyle w:val="Hyperlink"/>
                <w:rFonts w:ascii="Courier New" w:hAnsi="Courier New" w:cs="Courier New"/>
              </w:rPr>
              <w:fldChar w:fldCharType="end"/>
            </w:r>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966FB5" w:rsidP="000A3293">
            <w:pPr>
              <w:rPr>
                <w:rFonts w:ascii="Courier New" w:hAnsi="Courier New" w:cs="Courier New"/>
              </w:rPr>
            </w:pPr>
            <w:r>
              <w:fldChar w:fldCharType="begin"/>
            </w:r>
            <w:r>
              <w:instrText xml:space="preserve"> HYPERLINK \l "_J2735RTCMPackage" </w:instrText>
            </w:r>
            <w:r>
              <w:fldChar w:fldCharType="separate"/>
            </w:r>
            <w:r w:rsidR="003D1AA9" w:rsidRPr="003D1AA9">
              <w:rPr>
                <w:rStyle w:val="Hyperlink"/>
                <w:rFonts w:ascii="Courier New" w:hAnsi="Courier New" w:cs="Courier New"/>
              </w:rPr>
              <w:t>J2735RTCMPackage</w:t>
            </w:r>
            <w:r>
              <w:rPr>
                <w:rStyle w:val="Hyperlink"/>
                <w:rFonts w:ascii="Courier New" w:hAnsi="Courier New" w:cs="Courier New"/>
              </w:rPr>
              <w:fldChar w:fldCharType="end"/>
            </w:r>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"_J2735RegionalContent" </w:instrText>
            </w:r>
            <w:r w:rsidR="00966FB5">
              <w:fldChar w:fldCharType="separate"/>
            </w:r>
            <w:r w:rsidRPr="003D1AA9">
              <w:rPr>
                <w:rStyle w:val="Hyperlink"/>
                <w:rFonts w:ascii="Courier New" w:hAnsi="Courier New" w:cs="Courier New"/>
              </w:rPr>
              <w:t>J2735RegionalContent</w:t>
            </w:r>
            <w:r w:rsidR="00966FB5">
              <w:rPr>
                <w:rStyle w:val="Hyperlink"/>
                <w:rFonts w:ascii="Courier New" w:hAnsi="Courier New" w:cs="Courier New"/>
              </w:rPr>
              <w:fldChar w:fldCharType="end"/>
            </w:r>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737" w:name="_J2735PathHistory"/>
      <w:bookmarkEnd w:id="73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966FB5" w:rsidP="000A3293">
            <w:pPr>
              <w:rPr>
                <w:rFonts w:ascii="Courier New" w:hAnsi="Courier New" w:cs="Courier New"/>
              </w:rPr>
            </w:pPr>
            <w:r>
              <w:fldChar w:fldCharType="begin"/>
            </w:r>
            <w:r>
              <w:instrText xml:space="preserve"> HYPERLINK \l "_J2735FullPositionVector" </w:instrText>
            </w:r>
            <w:r>
              <w:fldChar w:fldCharType="separate"/>
            </w:r>
            <w:r w:rsidR="00E42F1E" w:rsidRPr="00E42F1E">
              <w:rPr>
                <w:rStyle w:val="Hyperlink"/>
                <w:rFonts w:ascii="Courier New" w:hAnsi="Courier New" w:cs="Courier New"/>
              </w:rPr>
              <w:t>J2735FullPositionVector</w:t>
            </w:r>
            <w:r>
              <w:rPr>
                <w:rStyle w:val="Hyperlink"/>
                <w:rFonts w:ascii="Courier New" w:hAnsi="Courier New" w:cs="Courier New"/>
              </w:rPr>
              <w:fldChar w:fldCharType="end"/>
            </w:r>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966FB5" w:rsidP="00E42F1E">
            <w:pPr>
              <w:rPr>
                <w:rFonts w:ascii="Courier New" w:hAnsi="Courier New" w:cs="Courier New"/>
              </w:rPr>
            </w:pPr>
            <w:r>
              <w:fldChar w:fldCharType="begin"/>
            </w:r>
            <w:r>
              <w:instrText xml:space="preserve"> HYPERLINK \l "_J2735BitString" </w:instrText>
            </w:r>
            <w:r>
              <w:fldChar w:fldCharType="separate"/>
            </w:r>
            <w:r w:rsidR="00E42F1E" w:rsidRPr="00D47416">
              <w:rPr>
                <w:rStyle w:val="Hyperlink"/>
                <w:rFonts w:ascii="Courier New" w:hAnsi="Courier New" w:cs="Courier New"/>
              </w:rPr>
              <w:t>J2735BitString</w:t>
            </w:r>
            <w:r>
              <w:rPr>
                <w:rStyle w:val="Hyperlink"/>
                <w:rFonts w:ascii="Courier New" w:hAnsi="Courier New" w:cs="Courier New"/>
              </w:rPr>
              <w:fldChar w:fldCharType="end"/>
            </w:r>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"_J2735PathHistoryPoint" </w:instrText>
            </w:r>
            <w:r w:rsidR="00966FB5">
              <w:fldChar w:fldCharType="separate"/>
            </w:r>
            <w:r w:rsidRPr="00E42F1E">
              <w:rPr>
                <w:rStyle w:val="Hyperlink"/>
                <w:rFonts w:ascii="Courier New" w:hAnsi="Courier New" w:cs="Courier New"/>
              </w:rPr>
              <w:t>J2735PathHistoryPoint</w:t>
            </w:r>
            <w:r w:rsidR="00966FB5">
              <w:rPr>
                <w:rStyle w:val="Hyperlink"/>
                <w:rFonts w:ascii="Courier New" w:hAnsi="Courier New" w:cs="Courier New"/>
              </w:rPr>
              <w:fldChar w:fldCharType="end"/>
            </w:r>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738" w:name="_J2735PathPrediction"/>
      <w:bookmarkEnd w:id="73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739" w:name="_J2735EmergencyDetails"/>
      <w:bookmarkEnd w:id="73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966FB5" w:rsidP="00823070">
            <w:pPr>
              <w:rPr>
                <w:rFonts w:ascii="Courier New" w:hAnsi="Courier New" w:cs="Courier New"/>
              </w:rPr>
            </w:pPr>
            <w:r>
              <w:fldChar w:fldCharType="begin"/>
            </w:r>
            <w:r>
              <w:instrText xml:space="preserve"> HYPERLINK \l "_J2735BitString" </w:instrText>
            </w:r>
            <w:r>
              <w:fldChar w:fldCharType="separate"/>
            </w:r>
            <w:r w:rsidR="00823070" w:rsidRPr="00D47416">
              <w:rPr>
                <w:rStyle w:val="Hyperlink"/>
                <w:rFonts w:ascii="Courier New" w:hAnsi="Courier New" w:cs="Courier New"/>
              </w:rPr>
              <w:t>J2735BitString</w:t>
            </w:r>
            <w:r>
              <w:rPr>
                <w:rStyle w:val="Hyperlink"/>
                <w:rFonts w:ascii="Courier New" w:hAnsi="Courier New" w:cs="Courier New"/>
              </w:rPr>
              <w:fldChar w:fldCharType="end"/>
            </w:r>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lastRenderedPageBreak/>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740" w:name="_J2735EventDescription"/>
      <w:bookmarkEnd w:id="74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966FB5" w:rsidP="000A3293">
            <w:pPr>
              <w:rPr>
                <w:rFonts w:ascii="Courier New" w:hAnsi="Courier New" w:cs="Courier New"/>
              </w:rPr>
            </w:pPr>
            <w:r>
              <w:fldChar w:fldCharType="begin"/>
            </w:r>
            <w:r>
              <w:instrText xml:space="preserve"> HYPERLINK \l "_J2735Extent" </w:instrText>
            </w:r>
            <w:r>
              <w:fldChar w:fldCharType="separate"/>
            </w:r>
            <w:r w:rsidR="00315A14" w:rsidRPr="00315A14">
              <w:rPr>
                <w:rStyle w:val="Hyperlink"/>
                <w:rFonts w:ascii="Courier New" w:hAnsi="Courier New" w:cs="Courier New"/>
              </w:rPr>
              <w:t>J2735Extent</w:t>
            </w:r>
            <w:r>
              <w:rPr>
                <w:rStyle w:val="Hyperlink"/>
                <w:rFonts w:ascii="Courier New" w:hAnsi="Courier New" w:cs="Courier New"/>
              </w:rPr>
              <w:fldChar w:fldCharType="end"/>
            </w:r>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966FB5" w:rsidP="00315A14">
            <w:pPr>
              <w:rPr>
                <w:rFonts w:ascii="Courier New" w:hAnsi="Courier New" w:cs="Courier New"/>
              </w:rPr>
            </w:pPr>
            <w:r>
              <w:fldChar w:fldCharType="begin"/>
            </w:r>
            <w:r>
              <w:instrText xml:space="preserve"> HYPERLINK \l "_J2735BitString" </w:instrText>
            </w:r>
            <w:r>
              <w:fldChar w:fldCharType="separate"/>
            </w:r>
            <w:r w:rsidR="00315A14" w:rsidRPr="00D47416">
              <w:rPr>
                <w:rStyle w:val="Hyperlink"/>
                <w:rFonts w:ascii="Courier New" w:hAnsi="Courier New" w:cs="Courier New"/>
              </w:rPr>
              <w:t>J2735BitString</w:t>
            </w:r>
            <w:r>
              <w:rPr>
                <w:rStyle w:val="Hyperlink"/>
                <w:rFonts w:ascii="Courier New" w:hAnsi="Courier New" w:cs="Courier New"/>
              </w:rPr>
              <w:fldChar w:fldCharType="end"/>
            </w:r>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"_J2735RegionalContent" </w:instrText>
            </w:r>
            <w:r w:rsidR="00966FB5">
              <w:fldChar w:fldCharType="separate"/>
            </w:r>
            <w:r w:rsidRPr="003D1AA9">
              <w:rPr>
                <w:rStyle w:val="Hyperlink"/>
                <w:rFonts w:ascii="Courier New" w:hAnsi="Courier New" w:cs="Courier New"/>
              </w:rPr>
              <w:t>J2735RegionalContent</w:t>
            </w:r>
            <w:r w:rsidR="00966FB5">
              <w:rPr>
                <w:rStyle w:val="Hyperlink"/>
                <w:rFonts w:ascii="Courier New" w:hAnsi="Courier New" w:cs="Courier New"/>
              </w:rPr>
              <w:fldChar w:fldCharType="end"/>
            </w:r>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741" w:name="_J2735TrailerData"/>
      <w:bookmarkEnd w:id="74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966FB5" w:rsidP="000A3293">
            <w:pPr>
              <w:rPr>
                <w:rFonts w:ascii="Courier New" w:hAnsi="Courier New" w:cs="Courier New"/>
              </w:rPr>
            </w:pPr>
            <w:r>
              <w:fldChar w:fldCharType="begin"/>
            </w:r>
            <w:r>
              <w:instrText xml:space="preserve"> HYPERLINK \l "_J2735PivotPointDescription" </w:instrText>
            </w:r>
            <w:r>
              <w:fldChar w:fldCharType="separate"/>
            </w:r>
            <w:r w:rsidR="00984AB8" w:rsidRPr="00984AB8">
              <w:rPr>
                <w:rStyle w:val="Hyperlink"/>
                <w:rFonts w:ascii="Courier New" w:hAnsi="Courier New" w:cs="Courier New"/>
              </w:rPr>
              <w:t>J2735PivotPointDescription</w:t>
            </w:r>
            <w:r>
              <w:rPr>
                <w:rStyle w:val="Hyperlink"/>
                <w:rFonts w:ascii="Courier New" w:hAnsi="Courier New" w:cs="Courier New"/>
              </w:rPr>
              <w:fldChar w:fldCharType="end"/>
            </w:r>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"_J2735TrailerUnitDescription" </w:instrText>
            </w:r>
            <w:r w:rsidR="00966FB5">
              <w:fldChar w:fldCharType="separate"/>
            </w:r>
            <w:r w:rsidRPr="00984AB8">
              <w:rPr>
                <w:rStyle w:val="Hyperlink"/>
                <w:rFonts w:ascii="Courier New" w:hAnsi="Courier New" w:cs="Courier New"/>
              </w:rPr>
              <w:t>J2735TrailerUnitDescription</w:t>
            </w:r>
            <w:r w:rsidR="00966FB5">
              <w:rPr>
                <w:rStyle w:val="Hyperlink"/>
                <w:rFonts w:ascii="Courier New" w:hAnsi="Courier New" w:cs="Courier New"/>
              </w:rPr>
              <w:fldChar w:fldCharType="end"/>
            </w:r>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742" w:name="_J2735VehicleClassification"/>
      <w:bookmarkEnd w:id="742"/>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743" w:name="_J2735VehicleData"/>
      <w:bookmarkEnd w:id="74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744" w:name="_J2735WeatherReport"/>
      <w:bookmarkEnd w:id="74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745" w:name="_J2735WeatherProbe"/>
      <w:bookmarkEnd w:id="74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746" w:name="_J2735ObstacleDetection"/>
      <w:bookmarkEnd w:id="74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747" w:name="_J2735DisabledVehicle"/>
      <w:bookmarkEnd w:id="74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748" w:name="_J2735SpeedProfile"/>
      <w:bookmarkEnd w:id="74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749" w:name="_J2735RTCMPackage"/>
      <w:bookmarkEnd w:id="74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750" w:name="_J2735RegionalContent"/>
      <w:bookmarkEnd w:id="75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751" w:name="_J2735FullPositionVector"/>
      <w:bookmarkEnd w:id="751"/>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752" w:name="_J2735PathHistoryPoint"/>
      <w:bookmarkEnd w:id="75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753" w:name="_J2735Extent"/>
      <w:bookmarkEnd w:id="75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754" w:name="_J2735PivotPointDescription"/>
      <w:bookmarkEnd w:id="75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755" w:name="_J2735TrailerUnitDescription"/>
      <w:bookmarkEnd w:id="75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756" w:name="_Toc441572992"/>
      <w:bookmarkStart w:id="757" w:name="_Toc456253320"/>
      <w:r>
        <w:t xml:space="preserve">Table </w:t>
      </w:r>
      <w:fldSimple w:instr=" SEQ Table \* ARABIC ">
        <w:r w:rsidR="00FA5D0B">
          <w:rPr>
            <w:noProof/>
          </w:rPr>
          <w:t>14</w:t>
        </w:r>
      </w:fldSimple>
      <w:r>
        <w:t xml:space="preserve"> </w:t>
      </w:r>
      <w:r w:rsidR="00410F95">
        <w:t>–</w:t>
      </w:r>
      <w:r>
        <w:t xml:space="preserve"> </w:t>
      </w:r>
      <w:bookmarkEnd w:id="756"/>
      <w:bookmarkEnd w:id="757"/>
      <w:r w:rsidR="00410F95">
        <w:t>BSM Data</w:t>
      </w:r>
    </w:p>
    <w:p w14:paraId="219B2098" w14:textId="7911466A" w:rsidR="00C26C45" w:rsidRDefault="00C26C45" w:rsidP="000A3293">
      <w:pPr>
        <w:pStyle w:val="Heading4"/>
      </w:pPr>
      <w:bookmarkStart w:id="758" w:name="_Toc462052323"/>
      <w:r w:rsidRPr="00961838">
        <w:t>OdeDateTime</w:t>
      </w:r>
      <w:bookmarkEnd w:id="75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759" w:name="_Toc456253327"/>
      <w:r>
        <w:t xml:space="preserve">Table </w:t>
      </w:r>
      <w:fldSimple w:instr=" SEQ Table \* ARABIC ">
        <w:r w:rsidR="00FA5D0B">
          <w:rPr>
            <w:noProof/>
          </w:rPr>
          <w:t>15</w:t>
        </w:r>
      </w:fldSimple>
      <w:r>
        <w:t xml:space="preserve"> - </w:t>
      </w:r>
      <w:r w:rsidRPr="00951B2B">
        <w:t>OdeDateTime</w:t>
      </w:r>
      <w:bookmarkEnd w:id="759"/>
    </w:p>
    <w:sectPr w:rsidR="00C26C45" w:rsidRPr="001A22D1" w:rsidSect="00927FC8">
      <w:pgSz w:w="15840" w:h="12240" w:orient="landscape"/>
      <w:pgMar w:top="1440" w:right="1440" w:bottom="1440" w:left="1440" w:header="720" w:footer="720" w:gutter="0"/>
      <w:cols w:space="720"/>
      <w:titlePg w:val="0"/>
      <w:docGrid w:linePitch="299"/>
      <w:sectPrChange w:id="760" w:author="Musavi, Hamid [USA]" w:date="2017-03-12T19:50:00Z">
        <w:sectPr w:rsidR="00C26C45" w:rsidRPr="001A22D1" w:rsidSect="00927FC8">
          <w:pgMar w:top="1440" w:right="1440" w:bottom="1440" w:left="1440" w:header="720" w:footer="720" w:gutter="0"/>
          <w:titlePg/>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4" w:author="Musavi, Hamid [USA]" w:date="2017-03-06T19:24:00Z" w:initials="MH[">
    <w:p w14:paraId="39FA11AE" w14:textId="77777777" w:rsidR="00A529B3" w:rsidRDefault="00A529B3">
      <w:pPr>
        <w:pStyle w:val="CommentText"/>
      </w:pPr>
      <w:r>
        <w:rPr>
          <w:rStyle w:val="CommentReference"/>
        </w:rPr>
        <w:annotationRef/>
      </w:r>
      <w:r>
        <w:t>To be moved to Swagger file</w:t>
      </w:r>
    </w:p>
  </w:comment>
  <w:comment w:id="638" w:author="Musavi, Hamid [USA]" w:date="2017-03-06T19:25:00Z" w:initials="MH[">
    <w:p w14:paraId="39715C69" w14:textId="77777777" w:rsidR="00A529B3" w:rsidRDefault="00A529B3">
      <w:pPr>
        <w:pStyle w:val="CommentText"/>
      </w:pPr>
      <w:r>
        <w:rPr>
          <w:rStyle w:val="CommentReference"/>
        </w:rPr>
        <w:annotationRef/>
      </w:r>
      <w:r>
        <w:t>To be moved to Swagger file</w:t>
      </w:r>
    </w:p>
  </w:comment>
  <w:comment w:id="663" w:author="Musavi, Hamid [USA]" w:date="2017-03-06T19:52:00Z" w:initials="MH[">
    <w:p w14:paraId="1FB74835" w14:textId="77777777" w:rsidR="001A3B89" w:rsidRDefault="001A3B89">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5EA445" w14:textId="77777777" w:rsidR="00EC0E53" w:rsidRDefault="00EC0E53">
      <w:pPr>
        <w:spacing w:after="0" w:line="240" w:lineRule="auto"/>
      </w:pPr>
      <w:r>
        <w:separator/>
      </w:r>
    </w:p>
  </w:endnote>
  <w:endnote w:type="continuationSeparator" w:id="0">
    <w:p w14:paraId="1AF6E2C9" w14:textId="77777777" w:rsidR="00EC0E53" w:rsidRDefault="00EC0E53">
      <w:pPr>
        <w:spacing w:after="0" w:line="240" w:lineRule="auto"/>
      </w:pPr>
      <w:r>
        <w:continuationSeparator/>
      </w:r>
    </w:p>
  </w:endnote>
  <w:endnote w:type="continuationNotice" w:id="1">
    <w:p w14:paraId="67122D33" w14:textId="77777777" w:rsidR="00EC0E53" w:rsidRDefault="00EC0E5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93928" w14:textId="77777777" w:rsidR="00D47340" w:rsidRDefault="00D473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D47340" w:rsidRDefault="00D47340"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12, 2017</w:t>
    </w:r>
    <w:r>
      <w:rPr>
        <w:noProof/>
      </w:rPr>
      <w:fldChar w:fldCharType="end"/>
    </w:r>
  </w:p>
  <w:p w14:paraId="022A2A9B" w14:textId="0E57C247" w:rsidR="00AD06BA" w:rsidRPr="00D47340" w:rsidRDefault="00AD06BA" w:rsidP="00D47340">
    <w:pPr>
      <w:pStyle w:val="Footer"/>
      <w:pPrChange w:id="6" w:author="Musavi, Hamid [USA]" w:date="2017-03-12T19:50:00Z">
        <w:pPr>
          <w:pStyle w:val="Header1"/>
          <w:pBdr>
            <w:top w:val="single" w:sz="4" w:space="1" w:color="1F497D"/>
          </w:pBdr>
          <w:tabs>
            <w:tab w:val="center" w:pos="4680"/>
          </w:tabs>
          <w:ind w:firstLine="4680"/>
        </w:pPr>
      </w:pPrChange>
    </w:pPr>
    <w:bookmarkStart w:id="7" w:name="_GoBack"/>
    <w:bookmarkEnd w:id="7"/>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3F78" w14:textId="681EDD6C" w:rsidR="00D51342" w:rsidRDefault="00D513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A07598" w:rsidRDefault="00A956BC">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sidR="003D5949">
      <w:rPr>
        <w:noProof/>
      </w:rPr>
      <w:t xml:space="preserve"> Rev. 1.0.</w:t>
    </w:r>
    <w:r w:rsidR="003D5949">
      <w:rPr>
        <w:noProof/>
      </w:rPr>
      <w:fldChar w:fldCharType="begin"/>
    </w:r>
    <w:r w:rsidR="003D5949">
      <w:rPr>
        <w:noProof/>
      </w:rPr>
      <w:instrText xml:space="preserve"> REVNUM   \* MERGEFORMAT </w:instrText>
    </w:r>
    <w:r w:rsidR="003D5949">
      <w:rPr>
        <w:noProof/>
      </w:rPr>
      <w:fldChar w:fldCharType="separate"/>
    </w:r>
    <w:r w:rsidR="003D5949">
      <w:rPr>
        <w:noProof/>
      </w:rPr>
      <w:t>20</w:t>
    </w:r>
    <w:r w:rsidR="003D5949">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D47340">
      <w:rPr>
        <w:noProof/>
      </w:rPr>
      <w:t>- 5 -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D47340">
      <w:rPr>
        <w:noProof/>
      </w:rPr>
      <w:t>March 12, 2017</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DelRangeStart w:id="183" w:author="Musavi, Hamid [USA]" w:date="2017-03-12T19:50:00Z"/>
  <w:sdt>
    <w:sdtPr>
      <w:id w:val="-1375527538"/>
      <w:docPartObj>
        <w:docPartGallery w:val="Page Numbers (Bottom of Page)"/>
        <w:docPartUnique/>
      </w:docPartObj>
    </w:sdtPr>
    <w:sdtEndPr>
      <w:rPr>
        <w:noProof/>
      </w:rPr>
    </w:sdtEndPr>
    <w:sdtContent>
      <w:customXmlDelRangeEnd w:id="183"/>
      <w:p w14:paraId="787CECEE" w14:textId="77777777" w:rsidR="00AD06BA" w:rsidRDefault="00AD06BA">
        <w:pPr>
          <w:pStyle w:val="Footer"/>
        </w:pPr>
        <w:del w:id="184" w:author="Musavi, Hamid [USA]" w:date="2017-03-12T19:50:00Z">
          <w:r>
            <w:fldChar w:fldCharType="begin"/>
          </w:r>
          <w:r>
            <w:delInstrText xml:space="preserve"> PAGE   \* MERGEFORMAT </w:delInstrText>
          </w:r>
          <w:r>
            <w:fldChar w:fldCharType="separate"/>
          </w:r>
          <w:r w:rsidR="00C77532">
            <w:rPr>
              <w:noProof/>
            </w:rPr>
            <w:delText>19</w:delText>
          </w:r>
          <w:r>
            <w:rPr>
              <w:noProof/>
            </w:rPr>
            <w:fldChar w:fldCharType="end"/>
          </w:r>
        </w:del>
      </w:p>
      <w:customXmlDelRangeStart w:id="185" w:author="Musavi, Hamid [USA]" w:date="2017-03-12T19:50:00Z"/>
    </w:sdtContent>
  </w:sdt>
  <w:customXmlDelRangeEnd w:id="18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C01D6" w14:textId="77777777" w:rsidR="00EC0E53" w:rsidRDefault="00EC0E53">
      <w:pPr>
        <w:spacing w:after="0" w:line="240" w:lineRule="auto"/>
      </w:pPr>
      <w:r>
        <w:separator/>
      </w:r>
    </w:p>
  </w:footnote>
  <w:footnote w:type="continuationSeparator" w:id="0">
    <w:p w14:paraId="16400756" w14:textId="77777777" w:rsidR="00EC0E53" w:rsidRDefault="00EC0E53">
      <w:pPr>
        <w:spacing w:after="0" w:line="240" w:lineRule="auto"/>
      </w:pPr>
      <w:r>
        <w:continuationSeparator/>
      </w:r>
    </w:p>
  </w:footnote>
  <w:footnote w:type="continuationNotice" w:id="1">
    <w:p w14:paraId="39B4B8A6" w14:textId="77777777" w:rsidR="00EC0E53" w:rsidRDefault="00EC0E5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E5075" w14:textId="77777777" w:rsidR="00D47340" w:rsidRDefault="00D473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22F1A875" w:rsidR="00AD06BA" w:rsidRPr="00533512" w:rsidRDefault="00D47340" w:rsidP="00533512">
    <w:pPr>
      <w:tabs>
        <w:tab w:val="right" w:pos="9180"/>
      </w:tabs>
      <w:rPr>
        <w:b/>
        <w:color w:val="0070C0"/>
        <w:sz w:val="20"/>
        <w:szCs w:val="20"/>
      </w:rPr>
    </w:pPr>
    <w:r w:rsidRPr="00D47340">
      <w:rPr>
        <w:b/>
        <w:noProof/>
        <w:color w:val="0070C0"/>
        <w:sz w:val="20"/>
        <w:szCs w:val="20"/>
      </w:rPr>
      <mc:AlternateContent>
        <mc:Choice Requires="wps">
          <w:drawing>
            <wp:anchor distT="0" distB="0" distL="118745" distR="118745" simplePos="0" relativeHeight="251666944"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47340" w:rsidRDefault="00D47340">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495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47340" w:rsidRDefault="00D47340">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customXmlInsRangeStart w:id="0" w:author="Musavi, Hamid [USA]" w:date="2017-03-12T19:50:00Z"/>
    <w:sdt>
      <w:sdtPr>
        <w:rPr>
          <w:b/>
          <w:color w:val="0070C0"/>
          <w:sz w:val="20"/>
          <w:szCs w:val="20"/>
        </w:rPr>
        <w:id w:val="-1873521736"/>
        <w:docPartObj>
          <w:docPartGallery w:val="Watermarks"/>
          <w:docPartUnique/>
        </w:docPartObj>
      </w:sdtPr>
      <w:sdtEndPr/>
      <w:sdtContent>
        <w:customXmlInsRangeEnd w:id="0"/>
        <w:ins w:id="1" w:author="Musavi, Hamid [USA]" w:date="2017-03-12T19:50:00Z">
          <w:r w:rsidR="00EC0E53">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36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ins>
        <w:customXmlInsRangeStart w:id="2" w:author="Musavi, Hamid [USA]" w:date="2017-03-12T19:50:00Z"/>
      </w:sdtContent>
    </w:sdt>
    <w:customXmlInsRangeEnd w:id="2"/>
    <w:customXmlDelRangeStart w:id="3" w:author="Musavi, Hamid [USA]" w:date="2017-03-12T19:50:00Z"/>
    <w:sdt>
      <w:sdtPr>
        <w:rPr>
          <w:b/>
          <w:color w:val="0070C0"/>
          <w:sz w:val="20"/>
          <w:szCs w:val="20"/>
        </w:rPr>
        <w:id w:val="-704719110"/>
        <w:docPartObj>
          <w:docPartGallery w:val="Watermarks"/>
          <w:docPartUnique/>
        </w:docPartObj>
      </w:sdtPr>
      <w:sdtEndPr/>
      <w:sdtContent>
        <w:customXmlDelRangeEnd w:id="3"/>
        <w:del w:id="4" w:author="Musavi, Hamid [USA]" w:date="2017-03-12T19:50:00Z">
          <w:r w:rsidR="00EC0E53">
            <w:rPr>
              <w:b/>
              <w:noProof/>
              <w:color w:val="0070C0"/>
              <w:sz w:val="20"/>
              <w:szCs w:val="20"/>
            </w:rPr>
            <w:pict w14:anchorId="78614D1F">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del>
        <w:customXmlDelRangeStart w:id="5" w:author="Musavi, Hamid [USA]" w:date="2017-03-12T19:50:00Z"/>
      </w:sdtContent>
    </w:sdt>
    <w:customXmlDelRangeEnd w:id="5"/>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D51342" w:rsidRDefault="00D4195B">
    <w:pPr>
      <w:pStyle w:val="Header"/>
    </w:pPr>
    <w:ins w:id="8" w:author="Musavi, Hamid [USA]" w:date="2017-03-12T19:50:00Z">
      <w:r>
        <w:rPr>
          <w:noProof/>
          <w:lang w:eastAsia="en-US"/>
        </w:rPr>
        <mc:AlternateContent>
          <mc:Choice Requires="wps">
            <w:drawing>
              <wp:anchor distT="0" distB="0" distL="118745" distR="118745" simplePos="0" relativeHeight="251664896"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4195B" w:rsidRDefault="00D4195B" w:rsidP="00D47340">
                            <w:pPr>
                              <w:pStyle w:val="Header"/>
                              <w:rPr>
                                <w:ins w:id="9" w:author="Musavi, Hamid [USA]" w:date="2017-03-12T19:50:00Z"/>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15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D4195B" w:rsidRDefault="00D4195B" w:rsidP="00D47340">
                      <w:pPr>
                        <w:pStyle w:val="Header"/>
                        <w:rPr>
                          <w:ins w:id="10" w:author="Musavi, Hamid [USA]" w:date="2017-03-12T19:50:00Z"/>
                          <w:caps/>
                          <w:color w:val="FFFFFF" w:themeColor="background1"/>
                        </w:rPr>
                      </w:pPr>
                    </w:p>
                  </w:txbxContent>
                </v:textbox>
                <w10:wrap type="square" anchorx="margin" anchory="page"/>
              </v:rect>
            </w:pict>
          </mc:Fallback>
        </mc:AlternateConten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0" w15:restartNumberingAfterBreak="0">
    <w:nsid w:val="3D727CA9"/>
    <w:multiLevelType w:val="hybridMultilevel"/>
    <w:tmpl w:val="6C1E5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1"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9"/>
  </w:num>
  <w:num w:numId="6">
    <w:abstractNumId w:val="2"/>
  </w:num>
  <w:num w:numId="7">
    <w:abstractNumId w:val="5"/>
  </w:num>
  <w:num w:numId="8">
    <w:abstractNumId w:val="38"/>
  </w:num>
  <w:num w:numId="9">
    <w:abstractNumId w:val="31"/>
  </w:num>
  <w:num w:numId="10">
    <w:abstractNumId w:val="6"/>
  </w:num>
  <w:num w:numId="11">
    <w:abstractNumId w:val="3"/>
  </w:num>
  <w:num w:numId="12">
    <w:abstractNumId w:val="30"/>
  </w:num>
  <w:num w:numId="13">
    <w:abstractNumId w:val="18"/>
  </w:num>
  <w:num w:numId="14">
    <w:abstractNumId w:val="36"/>
  </w:num>
  <w:num w:numId="15">
    <w:abstractNumId w:val="37"/>
  </w:num>
  <w:num w:numId="16">
    <w:abstractNumId w:val="0"/>
  </w:num>
  <w:num w:numId="17">
    <w:abstractNumId w:val="11"/>
  </w:num>
  <w:num w:numId="18">
    <w:abstractNumId w:val="40"/>
  </w:num>
  <w:num w:numId="19">
    <w:abstractNumId w:val="24"/>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7"/>
  </w:num>
  <w:num w:numId="24">
    <w:abstractNumId w:val="42"/>
  </w:num>
  <w:num w:numId="25">
    <w:abstractNumId w:val="25"/>
  </w:num>
  <w:num w:numId="26">
    <w:abstractNumId w:val="7"/>
  </w:num>
  <w:num w:numId="27">
    <w:abstractNumId w:val="28"/>
  </w:num>
  <w:num w:numId="28">
    <w:abstractNumId w:val="33"/>
  </w:num>
  <w:num w:numId="29">
    <w:abstractNumId w:val="34"/>
  </w:num>
  <w:num w:numId="30">
    <w:abstractNumId w:val="39"/>
  </w:num>
  <w:num w:numId="31">
    <w:abstractNumId w:val="8"/>
  </w:num>
  <w:num w:numId="32">
    <w:abstractNumId w:val="26"/>
  </w:num>
  <w:num w:numId="33">
    <w:abstractNumId w:val="41"/>
  </w:num>
  <w:num w:numId="34">
    <w:abstractNumId w:val="9"/>
  </w:num>
  <w:num w:numId="35">
    <w:abstractNumId w:val="4"/>
  </w:num>
  <w:num w:numId="36">
    <w:abstractNumId w:val="1"/>
  </w:num>
  <w:num w:numId="37">
    <w:abstractNumId w:val="13"/>
  </w:num>
  <w:num w:numId="38">
    <w:abstractNumId w:val="23"/>
  </w:num>
  <w:num w:numId="39">
    <w:abstractNumId w:val="35"/>
  </w:num>
  <w:num w:numId="40">
    <w:abstractNumId w:val="32"/>
  </w:num>
  <w:num w:numId="41">
    <w:abstractNumId w:val="14"/>
  </w:num>
  <w:num w:numId="42">
    <w:abstractNumId w:val="17"/>
  </w:num>
  <w:num w:numId="43">
    <w:abstractNumId w:val="20"/>
  </w:num>
  <w:num w:numId="44">
    <w:abstractNumId w:val="2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94DF6"/>
    <w:rsid w:val="001A3B89"/>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22EAF"/>
    <w:rsid w:val="00A37097"/>
    <w:rsid w:val="00A40AD3"/>
    <w:rsid w:val="00A426D5"/>
    <w:rsid w:val="00A44618"/>
    <w:rsid w:val="00A524BA"/>
    <w:rsid w:val="00A529B3"/>
    <w:rsid w:val="00A55F58"/>
    <w:rsid w:val="00A56029"/>
    <w:rsid w:val="00A6029C"/>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74348"/>
    <w:rsid w:val="00C77532"/>
    <w:rsid w:val="00C81EC7"/>
    <w:rsid w:val="00C845F2"/>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616D3"/>
    <w:rsid w:val="00E707B9"/>
    <w:rsid w:val="00E8499F"/>
    <w:rsid w:val="00E86218"/>
    <w:rsid w:val="00E8632C"/>
    <w:rsid w:val="00E91679"/>
    <w:rsid w:val="00E916A3"/>
    <w:rsid w:val="00E9647A"/>
    <w:rsid w:val="00EA2288"/>
    <w:rsid w:val="00EA5684"/>
    <w:rsid w:val="00EA6F69"/>
    <w:rsid w:val="00EB6150"/>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www.oracle.com/technetwork/java/javase/downloads/jdk8-downloads-2133151.htm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usdot-jpo-ode/jpo-ode" TargetMode="External"/><Relationship Id="rId33" Type="http://schemas.openxmlformats.org/officeDocument/2006/relationships/footer" Target="footer4.xml"/><Relationship Id="rId38"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github.com/usdot-jpo-ode/jpo-ode/issues" TargetMode="External"/><Relationship Id="rId29" Type="http://schemas.openxmlformats.org/officeDocument/2006/relationships/hyperlink" Target="https://github.com/usdot-jpo-ode/jpo-od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scm.com/" TargetMode="External"/><Relationship Id="rId32" Type="http://schemas.openxmlformats.org/officeDocument/2006/relationships/hyperlink" Target="http://www.oss.com/" TargetMode="External"/><Relationship Id="rId37" Type="http://schemas.microsoft.com/office/2011/relationships/commentsExtended" Target="commentsExtended.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hyperlink" Target="https://maven.apache.org/" TargetMode="External"/><Relationship Id="rId36"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www.os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2.emf"/><Relationship Id="rId27" Type="http://schemas.openxmlformats.org/officeDocument/2006/relationships/hyperlink" Target="https://eclipse.org" TargetMode="External"/><Relationship Id="rId30" Type="http://schemas.openxmlformats.org/officeDocument/2006/relationships/hyperlink" Target="https://bitbucket.org/usdot-jpo-ode/jpo-ode-private" TargetMode="External"/><Relationship Id="rId35"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67A"/>
    <w:rsid w:val="00110B75"/>
    <w:rsid w:val="00F434CF"/>
    <w:rsid w:val="00F75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90A9B4C31C418ABE924B926251A74A">
    <w:name w:val="FE90A9B4C31C418ABE924B926251A74A"/>
  </w:style>
  <w:style w:type="paragraph" w:customStyle="1" w:styleId="8554CB059A5D4A41A6FFB396C08B4B94">
    <w:name w:val="8554CB059A5D4A41A6FFB396C08B4B94"/>
    <w:rsid w:val="00F434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9D4424F7-6E40-4B3F-9C3A-B3383A9A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TotalTime>
  <Pages>53</Pages>
  <Words>7518</Words>
  <Characters>42859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50277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Musavi, Hamid [USA]</cp:lastModifiedBy>
  <cp:revision>2</cp:revision>
  <cp:lastPrinted>2017-01-18T03:07:00Z</cp:lastPrinted>
  <dcterms:created xsi:type="dcterms:W3CDTF">2017-03-13T00:30:00Z</dcterms:created>
  <dcterms:modified xsi:type="dcterms:W3CDTF">2017-03-13T00:30:00Z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