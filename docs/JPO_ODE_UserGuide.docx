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4FE55DC"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4677FC">
        <w:rPr>
          <w:b/>
          <w:noProof/>
          <w:color w:val="0070C0"/>
        </w:rPr>
        <w:t>July 28,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517F74" w:rsidRDefault="00517F74" w:rsidP="00314B85">
                            <w:pPr>
                              <w:pStyle w:val="BAHOfficeAddressBAH"/>
                              <w:rPr>
                                <w:b/>
                                <w:bCs/>
                              </w:rPr>
                            </w:pPr>
                            <w:r>
                              <w:rPr>
                                <w:b/>
                                <w:bCs/>
                              </w:rPr>
                              <w:t>Booz Allen Hamilton</w:t>
                            </w:r>
                          </w:p>
                          <w:p w14:paraId="5FB437CA" w14:textId="77777777" w:rsidR="00517F74" w:rsidRDefault="00517F74" w:rsidP="00314B85">
                            <w:pPr>
                              <w:pStyle w:val="BAHOfficeAddressBAH"/>
                            </w:pPr>
                            <w:r>
                              <w:t>8283 Greensboro Drive</w:t>
                            </w:r>
                          </w:p>
                          <w:p w14:paraId="1FCD3473" w14:textId="77777777" w:rsidR="00517F74" w:rsidRDefault="00517F74" w:rsidP="00314B85">
                            <w:pPr>
                              <w:pStyle w:val="BAHOfficeAddressBAH"/>
                            </w:pPr>
                            <w:r>
                              <w:t>McLean, VA 22102-3838</w:t>
                            </w:r>
                          </w:p>
                          <w:p w14:paraId="1E61E11E" w14:textId="77777777" w:rsidR="00517F74" w:rsidRDefault="00517F74" w:rsidP="00314B85">
                            <w:pPr>
                              <w:pStyle w:val="BAHOfficeAddressBAH"/>
                            </w:pPr>
                            <w:r>
                              <w:t>Tel 703-902-5000</w:t>
                            </w:r>
                          </w:p>
                          <w:p w14:paraId="2C05FE5D" w14:textId="77777777" w:rsidR="00517F74" w:rsidRDefault="00517F74" w:rsidP="00314B85">
                            <w:pPr>
                              <w:pStyle w:val="BAHOfficeAddressLastBAH"/>
                            </w:pPr>
                            <w:r>
                              <w:t>Fax 703-902-3333</w:t>
                            </w:r>
                          </w:p>
                          <w:p w14:paraId="7CFBEDAE" w14:textId="77777777" w:rsidR="00517F74" w:rsidRDefault="00517F74"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517F74" w:rsidRDefault="00517F74" w:rsidP="00314B85">
                      <w:pPr>
                        <w:pStyle w:val="BAHOfficeAddressBAH"/>
                        <w:rPr>
                          <w:b/>
                          <w:bCs/>
                        </w:rPr>
                      </w:pPr>
                      <w:r>
                        <w:rPr>
                          <w:b/>
                          <w:bCs/>
                        </w:rPr>
                        <w:t>Booz Allen Hamilton</w:t>
                      </w:r>
                    </w:p>
                    <w:p w14:paraId="5FB437CA" w14:textId="77777777" w:rsidR="00517F74" w:rsidRDefault="00517F74" w:rsidP="00314B85">
                      <w:pPr>
                        <w:pStyle w:val="BAHOfficeAddressBAH"/>
                      </w:pPr>
                      <w:r>
                        <w:t>8283 Greensboro Drive</w:t>
                      </w:r>
                    </w:p>
                    <w:p w14:paraId="1FCD3473" w14:textId="77777777" w:rsidR="00517F74" w:rsidRDefault="00517F74" w:rsidP="00314B85">
                      <w:pPr>
                        <w:pStyle w:val="BAHOfficeAddressBAH"/>
                      </w:pPr>
                      <w:r>
                        <w:t>McLean, VA 22102-3838</w:t>
                      </w:r>
                    </w:p>
                    <w:p w14:paraId="1E61E11E" w14:textId="77777777" w:rsidR="00517F74" w:rsidRDefault="00517F74" w:rsidP="00314B85">
                      <w:pPr>
                        <w:pStyle w:val="BAHOfficeAddressBAH"/>
                      </w:pPr>
                      <w:r>
                        <w:t>Tel 703-902-5000</w:t>
                      </w:r>
                    </w:p>
                    <w:p w14:paraId="2C05FE5D" w14:textId="77777777" w:rsidR="00517F74" w:rsidRDefault="00517F74" w:rsidP="00314B85">
                      <w:pPr>
                        <w:pStyle w:val="BAHOfficeAddressLastBAH"/>
                      </w:pPr>
                      <w:r>
                        <w:t>Fax 703-902-3333</w:t>
                      </w:r>
                    </w:p>
                    <w:p w14:paraId="7CFBEDAE" w14:textId="77777777" w:rsidR="00517F74" w:rsidRDefault="00517F74"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517F74">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517F74">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517F74">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517F74">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517F74">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517F74">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517F74">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517F74">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517F74">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517F74">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517F74">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517F74">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517F74">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517F74">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517F74">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517F74">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517F74">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517F74">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517F74">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517F74">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517F74">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517F74">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517F74">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517F74">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517F74">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517F74">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517F74">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517F74">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517F74">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517F74">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517F74">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517F74">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517F74">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517F74">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7E104C7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bl>
    <w:p w14:paraId="57772AE4" w14:textId="2215594F"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839081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839081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839081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4677FC" w:rsidP="00B473AE">
      <w:pPr>
        <w:keepNext/>
        <w:jc w:val="center"/>
      </w:pPr>
      <w:r>
        <w:pict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267pt">
            <v:imagedata r:id="rId20" o:title=""/>
          </v:shape>
        </w:pict>
      </w:r>
    </w:p>
    <w:p w14:paraId="767F147D" w14:textId="4DC0D8BB" w:rsidR="00453261" w:rsidRDefault="00453261" w:rsidP="00B473AE">
      <w:pPr>
        <w:pStyle w:val="Caption"/>
        <w:jc w:val="center"/>
      </w:pPr>
      <w:bookmarkStart w:id="6" w:name="_Ref470259075"/>
      <w:bookmarkStart w:id="7" w:name="_Ref470259081"/>
      <w:r>
        <w:t xml:space="preserve">Figure </w:t>
      </w:r>
      <w:r w:rsidR="00517F74">
        <w:fldChar w:fldCharType="begin"/>
      </w:r>
      <w:r w:rsidR="00517F74">
        <w:instrText xml:space="preserve"> SEQ Figure \* ARABIC </w:instrText>
      </w:r>
      <w:r w:rsidR="00517F74">
        <w:fldChar w:fldCharType="separate"/>
      </w:r>
      <w:r w:rsidR="00771AF3">
        <w:rPr>
          <w:noProof/>
        </w:rPr>
        <w:t>1</w:t>
      </w:r>
      <w:r w:rsidR="00517F74">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83908133"/>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83908134"/>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839081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839081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839081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517F74"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839081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517F74"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839081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839081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839081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26"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27"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839081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839081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8"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29"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83908144"/>
      <w:bookmarkStart w:id="35" w:name="_Ref489003471"/>
      <w:bookmarkEnd w:id="31"/>
      <w:r>
        <w:t xml:space="preserve">ODE </w:t>
      </w:r>
      <w:bookmarkEnd w:id="33"/>
      <w:r>
        <w:t>Application Properties</w:t>
      </w:r>
      <w:bookmarkEnd w:id="34"/>
      <w:bookmarkEnd w:id="35"/>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36" w:name="_Ref483487699"/>
      <w:r>
        <w:t xml:space="preserve">Table </w:t>
      </w:r>
      <w:r w:rsidR="00517F74">
        <w:fldChar w:fldCharType="begin"/>
      </w:r>
      <w:r w:rsidR="00517F74">
        <w:instrText xml:space="preserve"> SEQ Table \* ARABIC </w:instrText>
      </w:r>
      <w:r w:rsidR="00517F74">
        <w:fldChar w:fldCharType="separate"/>
      </w:r>
      <w:r>
        <w:rPr>
          <w:noProof/>
        </w:rPr>
        <w:t>1</w:t>
      </w:r>
      <w:r w:rsidR="00517F74">
        <w:rPr>
          <w:noProof/>
        </w:rPr>
        <w:fldChar w:fldCharType="end"/>
      </w:r>
      <w:r>
        <w:t xml:space="preserve"> - ODE Application Properties</w:t>
      </w:r>
      <w:bookmarkEnd w:id="36"/>
    </w:p>
    <w:tbl>
      <w:tblPr>
        <w:tblStyle w:val="GridTable4-Accent11"/>
        <w:tblW w:w="13045" w:type="dxa"/>
        <w:tblLayout w:type="fixed"/>
        <w:tblLook w:val="04A0" w:firstRow="1" w:lastRow="0" w:firstColumn="1" w:lastColumn="0" w:noHBand="0" w:noVBand="1"/>
        <w:tblPrChange w:id="37" w:author="Musavi, Hamid [USA]" w:date="2017-07-28T10:56:00Z">
          <w:tblPr>
            <w:tblStyle w:val="GridTable4-Accent11"/>
            <w:tblW w:w="13045" w:type="dxa"/>
            <w:tblLayout w:type="fixed"/>
            <w:tblLook w:val="04A0" w:firstRow="1" w:lastRow="0" w:firstColumn="1" w:lastColumn="0" w:noHBand="0" w:noVBand="1"/>
          </w:tblPr>
        </w:tblPrChange>
      </w:tblPr>
      <w:tblGrid>
        <w:gridCol w:w="3665"/>
        <w:gridCol w:w="3440"/>
        <w:gridCol w:w="1170"/>
        <w:gridCol w:w="4770"/>
        <w:tblGridChange w:id="38">
          <w:tblGrid>
            <w:gridCol w:w="3665"/>
            <w:gridCol w:w="3440"/>
            <w:gridCol w:w="1170"/>
            <w:gridCol w:w="4770"/>
          </w:tblGrid>
        </w:tblGridChange>
      </w:tblGrid>
      <w:tr w:rsidR="00D6784D" w14:paraId="7516CDAA" w14:textId="77777777" w:rsidTr="00794CD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65" w:type="dxa"/>
            <w:hideMark/>
            <w:tcPrChange w:id="39" w:author="Musavi, Hamid [USA]" w:date="2017-07-28T10:56:00Z">
              <w:tcPr>
                <w:tcW w:w="3665" w:type="dxa"/>
                <w:hideMark/>
              </w:tcPr>
            </w:tcPrChange>
          </w:tcPr>
          <w:p w14:paraId="09BC081B" w14:textId="77777777" w:rsidR="00D6784D" w:rsidRDefault="00D6784D" w:rsidP="00D6784D">
            <w:pPr>
              <w:jc w:val="center"/>
              <w:cnfStyle w:val="101000000000" w:firstRow="1" w:lastRow="0" w:firstColumn="1" w:lastColumn="0" w:oddVBand="0" w:evenVBand="0" w:oddHBand="0" w:evenHBand="0" w:firstRowFirstColumn="0" w:firstRowLastColumn="0" w:lastRowFirstColumn="0" w:lastRowLastColumn="0"/>
              <w:rPr>
                <w:b w:val="0"/>
                <w:bCs w:val="0"/>
              </w:rPr>
            </w:pPr>
            <w:r>
              <w:t>Name</w:t>
            </w:r>
          </w:p>
        </w:tc>
        <w:tc>
          <w:tcPr>
            <w:tcW w:w="3440" w:type="dxa"/>
            <w:tcPrChange w:id="40" w:author="Musavi, Hamid [USA]" w:date="2017-07-28T10:56:00Z">
              <w:tcPr>
                <w:tcW w:w="3440" w:type="dxa"/>
              </w:tcPr>
            </w:tcPrChange>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Change w:id="41" w:author="Musavi, Hamid [USA]" w:date="2017-07-28T10:56:00Z">
              <w:tcPr>
                <w:tcW w:w="1170" w:type="dxa"/>
              </w:tcPr>
            </w:tcPrChange>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Change w:id="42" w:author="Musavi, Hamid [USA]" w:date="2017-07-28T10:56:00Z">
              <w:tcPr>
                <w:tcW w:w="4770" w:type="dxa"/>
                <w:hideMark/>
              </w:tcPr>
            </w:tcPrChange>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60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3440"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170"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6044F1">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3440"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170"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3440"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170"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3440"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170"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3440"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170"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3440"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70"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How Kafka producers write to topics: valid values are async and sync for asynchronous writes and synchronous writes, respectively.</w:t>
            </w:r>
          </w:p>
        </w:tc>
      </w:tr>
      <w:tr w:rsidR="00D6784D" w:rsidRPr="00B900E1" w14:paraId="525CE710"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t>ode.</w:t>
            </w:r>
            <w:r>
              <w:t xml:space="preserve"> </w:t>
            </w:r>
            <w:r w:rsidRPr="003551B9">
              <w:rPr>
                <w:b w:val="0"/>
              </w:rPr>
              <w:t>kafkaProducerType</w:t>
            </w:r>
          </w:p>
        </w:tc>
        <w:tc>
          <w:tcPr>
            <w:tcW w:w="3440"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170"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3440"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170"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4770"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3440"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170"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3440"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70"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3440"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70"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6044F1" w:rsidRPr="00B900E1" w14:paraId="0E2D3A9E" w14:textId="77777777" w:rsidTr="002253B4">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7CB18D5" w14:textId="2F3DF206" w:rsidR="006044F1" w:rsidRDefault="006044F1" w:rsidP="002253B4">
            <w:r>
              <w:rPr>
                <w:b w:val="0"/>
              </w:rPr>
              <w:t>o</w:t>
            </w:r>
            <w:r w:rsidRPr="0007578F">
              <w:rPr>
                <w:b w:val="0"/>
              </w:rPr>
              <w:t>de. kafkaTopic</w:t>
            </w:r>
            <w:ins w:id="43" w:author="Musavi, Hamid [USA]" w:date="2017-07-28T09:20:00Z">
              <w:r w:rsidR="00B2588E">
                <w:rPr>
                  <w:b w:val="0"/>
                </w:rPr>
                <w:t>Raw</w:t>
              </w:r>
            </w:ins>
            <w:r w:rsidRPr="0007578F">
              <w:rPr>
                <w:b w:val="0"/>
              </w:rPr>
              <w:t>Bsm</w:t>
            </w:r>
            <w:del w:id="44" w:author="Musavi, Hamid [USA]" w:date="2017-07-28T09:20:00Z">
              <w:r w:rsidRPr="0007578F" w:rsidDel="00B2588E">
                <w:rPr>
                  <w:b w:val="0"/>
                </w:rPr>
                <w:delText>Serialized</w:delText>
              </w:r>
            </w:del>
            <w:r w:rsidRPr="0007578F">
              <w:rPr>
                <w:b w:val="0"/>
              </w:rPr>
              <w:t>P</w:t>
            </w:r>
            <w:r>
              <w:rPr>
                <w:b w:val="0"/>
              </w:rPr>
              <w:t>ojo</w:t>
            </w:r>
          </w:p>
        </w:tc>
        <w:tc>
          <w:tcPr>
            <w:tcW w:w="3440" w:type="dxa"/>
          </w:tcPr>
          <w:p w14:paraId="05847042" w14:textId="77777777" w:rsidR="006044F1" w:rsidRPr="003551B9" w:rsidRDefault="006044F1" w:rsidP="002253B4">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170" w:type="dxa"/>
          </w:tcPr>
          <w:p w14:paraId="44D35564"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A7FA6C1" w14:textId="0317EAD9" w:rsidR="006044F1" w:rsidRDefault="006044F1" w:rsidP="002253B4">
            <w:pPr>
              <w:cnfStyle w:val="000000000000" w:firstRow="0" w:lastRow="0" w:firstColumn="0" w:lastColumn="0" w:oddVBand="0" w:evenVBand="0" w:oddHBand="0" w:evenHBand="0" w:firstRowFirstColumn="0" w:firstRowLastColumn="0" w:lastRowFirstColumn="0" w:lastRowLastColumn="0"/>
            </w:pPr>
            <w:r>
              <w:t>Name of the Kafka topic containing serialized POJOs</w:t>
            </w:r>
            <w:r w:rsidR="00095BD6">
              <w:t xml:space="preserve"> of</w:t>
            </w:r>
            <w:r>
              <w:t xml:space="preserve"> J2735 BSM data</w:t>
            </w:r>
          </w:p>
        </w:tc>
      </w:tr>
      <w:tr w:rsidR="00095BD6" w:rsidRPr="00B900E1" w14:paraId="4A1FEDB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4C7F307" w14:textId="4848689E" w:rsidR="00095BD6" w:rsidRDefault="00095BD6" w:rsidP="006044F1">
            <w:r>
              <w:rPr>
                <w:b w:val="0"/>
              </w:rPr>
              <w:t xml:space="preserve">ode. </w:t>
            </w:r>
            <w:r w:rsidRPr="006044F1">
              <w:rPr>
                <w:b w:val="0"/>
              </w:rPr>
              <w:t>kafkaTopic</w:t>
            </w:r>
            <w:ins w:id="45" w:author="Musavi, Hamid [USA]" w:date="2017-07-28T09:20:00Z">
              <w:r w:rsidR="00B2588E">
                <w:rPr>
                  <w:b w:val="0"/>
                </w:rPr>
                <w:t>Raw</w:t>
              </w:r>
            </w:ins>
            <w:r w:rsidRPr="006044F1">
              <w:rPr>
                <w:b w:val="0"/>
              </w:rPr>
              <w:t>Bsm</w:t>
            </w:r>
            <w:del w:id="46" w:author="Musavi, Hamid [USA]" w:date="2017-07-28T09:20:00Z">
              <w:r w:rsidRPr="006044F1" w:rsidDel="00B2588E">
                <w:rPr>
                  <w:b w:val="0"/>
                </w:rPr>
                <w:delText>Raw</w:delText>
              </w:r>
            </w:del>
            <w:r w:rsidRPr="006044F1">
              <w:rPr>
                <w:b w:val="0"/>
              </w:rPr>
              <w:t>Json</w:t>
            </w:r>
          </w:p>
        </w:tc>
        <w:tc>
          <w:tcPr>
            <w:tcW w:w="3440" w:type="dxa"/>
          </w:tcPr>
          <w:p w14:paraId="65C338EB" w14:textId="77777777" w:rsidR="00095BD6" w:rsidRPr="003551B9" w:rsidRDefault="00095BD6" w:rsidP="006044F1">
            <w:pPr>
              <w:cnfStyle w:val="000000100000" w:firstRow="0" w:lastRow="0" w:firstColumn="0" w:lastColumn="0" w:oddVBand="0" w:evenVBand="0" w:oddHBand="1" w:evenHBand="0" w:firstRowFirstColumn="0" w:firstRowLastColumn="0" w:lastRowFirstColumn="0" w:lastRowLastColumn="0"/>
            </w:pPr>
            <w:r w:rsidRPr="006044F1">
              <w:t>j2735BsmRawJson</w:t>
            </w:r>
          </w:p>
        </w:tc>
        <w:tc>
          <w:tcPr>
            <w:tcW w:w="1170" w:type="dxa"/>
          </w:tcPr>
          <w:p w14:paraId="0D6B865C" w14:textId="77777777" w:rsidR="00095BD6" w:rsidRDefault="00095BD6" w:rsidP="006044F1">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10E3BFB" w14:textId="14BDAEF6" w:rsidR="00095BD6" w:rsidRDefault="00095BD6" w:rsidP="006044F1">
            <w:pPr>
              <w:cnfStyle w:val="000000100000" w:firstRow="0" w:lastRow="0" w:firstColumn="0" w:lastColumn="0" w:oddVBand="0" w:evenVBand="0" w:oddHBand="1" w:evenHBand="0" w:firstRowFirstColumn="0" w:firstRowLastColumn="0" w:lastRowFirstColumn="0" w:lastRowLastColumn="0"/>
            </w:pPr>
            <w:r>
              <w:t>Name of the Kafka topic containing raw J2735 BSM data in JSON format</w:t>
            </w:r>
          </w:p>
        </w:tc>
      </w:tr>
      <w:tr w:rsidR="00095BD6" w:rsidRPr="00B900E1" w14:paraId="764AEAA8"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5F058AE" w14:textId="2CC86FFA" w:rsidR="00095BD6" w:rsidRDefault="00095BD6" w:rsidP="002253B4">
            <w:r>
              <w:rPr>
                <w:b w:val="0"/>
              </w:rPr>
              <w:t xml:space="preserve">ode. </w:t>
            </w:r>
            <w:r w:rsidRPr="006044F1">
              <w:rPr>
                <w:b w:val="0"/>
              </w:rPr>
              <w:t>kafkaTopic</w:t>
            </w:r>
            <w:ins w:id="47" w:author="Musavi, Hamid [USA]" w:date="2017-07-28T09:20:00Z">
              <w:r w:rsidR="00B2588E">
                <w:rPr>
                  <w:b w:val="0"/>
                </w:rPr>
                <w:t>Filtered</w:t>
              </w:r>
            </w:ins>
            <w:r w:rsidRPr="006044F1">
              <w:rPr>
                <w:b w:val="0"/>
              </w:rPr>
              <w:t>Bsm</w:t>
            </w:r>
            <w:del w:id="48" w:author="Musavi, Hamid [USA]" w:date="2017-07-28T09:20:00Z">
              <w:r w:rsidRPr="006044F1" w:rsidDel="00B2588E">
                <w:rPr>
                  <w:b w:val="0"/>
                </w:rPr>
                <w:delText>Filtere</w:delText>
              </w:r>
            </w:del>
            <w:r w:rsidRPr="006044F1">
              <w:rPr>
                <w:b w:val="0"/>
              </w:rPr>
              <w:t>dJson</w:t>
            </w:r>
          </w:p>
        </w:tc>
        <w:tc>
          <w:tcPr>
            <w:tcW w:w="3440" w:type="dxa"/>
          </w:tcPr>
          <w:p w14:paraId="3086F011" w14:textId="77777777" w:rsidR="00095BD6" w:rsidRPr="00472DAD" w:rsidRDefault="00095BD6" w:rsidP="002253B4">
            <w:pPr>
              <w:cnfStyle w:val="000000000000" w:firstRow="0" w:lastRow="0" w:firstColumn="0" w:lastColumn="0" w:oddVBand="0" w:evenVBand="0" w:oddHBand="0" w:evenHBand="0" w:firstRowFirstColumn="0" w:firstRowLastColumn="0" w:lastRowFirstColumn="0" w:lastRowLastColumn="0"/>
            </w:pPr>
            <w:r w:rsidRPr="006044F1">
              <w:t>j2735BsmFilteredJson</w:t>
            </w:r>
          </w:p>
        </w:tc>
        <w:tc>
          <w:tcPr>
            <w:tcW w:w="1170" w:type="dxa"/>
          </w:tcPr>
          <w:p w14:paraId="43B48262" w14:textId="77777777" w:rsidR="00095BD6" w:rsidRDefault="00095BD6"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EFACB01" w14:textId="628EF2F6" w:rsidR="00095BD6" w:rsidRDefault="00095BD6" w:rsidP="002253B4">
            <w:pPr>
              <w:cnfStyle w:val="000000000000" w:firstRow="0" w:lastRow="0" w:firstColumn="0" w:lastColumn="0" w:oddVBand="0" w:evenVBand="0" w:oddHBand="0" w:evenHBand="0" w:firstRowFirstColumn="0" w:firstRowLastColumn="0" w:lastRowFirstColumn="0" w:lastRowLastColumn="0"/>
            </w:pPr>
            <w:r>
              <w:t>Name of the Kafka topic containing sanitized J2735 BSM data in JSON format</w:t>
            </w:r>
          </w:p>
        </w:tc>
      </w:tr>
      <w:tr w:rsidR="00B2588E" w:rsidRPr="00B900E1" w14:paraId="6A62AE09" w14:textId="77777777" w:rsidTr="00517F74">
        <w:trPr>
          <w:cnfStyle w:val="000000100000" w:firstRow="0" w:lastRow="0" w:firstColumn="0" w:lastColumn="0" w:oddVBand="0" w:evenVBand="0" w:oddHBand="1" w:evenHBand="0" w:firstRowFirstColumn="0" w:firstRowLastColumn="0" w:lastRowFirstColumn="0" w:lastRowLastColumn="0"/>
          <w:trHeight w:val="197"/>
          <w:ins w:id="49" w:author="Musavi, Hamid [USA]" w:date="2017-07-28T09:21:00Z"/>
        </w:trPr>
        <w:tc>
          <w:tcPr>
            <w:cnfStyle w:val="001000000000" w:firstRow="0" w:lastRow="0" w:firstColumn="1" w:lastColumn="0" w:oddVBand="0" w:evenVBand="0" w:oddHBand="0" w:evenHBand="0" w:firstRowFirstColumn="0" w:firstRowLastColumn="0" w:lastRowFirstColumn="0" w:lastRowLastColumn="0"/>
            <w:tcW w:w="3665" w:type="dxa"/>
          </w:tcPr>
          <w:p w14:paraId="686E41AC" w14:textId="3807EDFA" w:rsidR="00B2588E" w:rsidRDefault="00B2588E" w:rsidP="00517F74">
            <w:pPr>
              <w:rPr>
                <w:ins w:id="50" w:author="Musavi, Hamid [USA]" w:date="2017-07-28T09:21:00Z"/>
              </w:rPr>
            </w:pPr>
            <w:ins w:id="51" w:author="Musavi, Hamid [USA]" w:date="2017-07-28T09:21:00Z">
              <w:r>
                <w:rPr>
                  <w:b w:val="0"/>
                </w:rPr>
                <w:t>o</w:t>
              </w:r>
              <w:r w:rsidRPr="0007578F">
                <w:rPr>
                  <w:b w:val="0"/>
                </w:rPr>
                <w:t>de. kafkaTopic</w:t>
              </w:r>
              <w:r>
                <w:rPr>
                  <w:b w:val="0"/>
                </w:rPr>
                <w:t>Ode</w:t>
              </w:r>
              <w:r w:rsidRPr="0007578F">
                <w:rPr>
                  <w:b w:val="0"/>
                </w:rPr>
                <w:t>BsmP</w:t>
              </w:r>
              <w:r>
                <w:rPr>
                  <w:b w:val="0"/>
                </w:rPr>
                <w:t>ojo</w:t>
              </w:r>
            </w:ins>
          </w:p>
        </w:tc>
        <w:tc>
          <w:tcPr>
            <w:tcW w:w="3440" w:type="dxa"/>
          </w:tcPr>
          <w:p w14:paraId="68DA63AF" w14:textId="13F0E35A" w:rsidR="00B2588E" w:rsidRPr="003551B9" w:rsidRDefault="00B2588E" w:rsidP="00517F74">
            <w:pPr>
              <w:cnfStyle w:val="000000100000" w:firstRow="0" w:lastRow="0" w:firstColumn="0" w:lastColumn="0" w:oddVBand="0" w:evenVBand="0" w:oddHBand="1" w:evenHBand="0" w:firstRowFirstColumn="0" w:firstRowLastColumn="0" w:lastRowFirstColumn="0" w:lastRowLastColumn="0"/>
              <w:rPr>
                <w:ins w:id="52" w:author="Musavi, Hamid [USA]" w:date="2017-07-28T09:21:00Z"/>
              </w:rPr>
            </w:pPr>
            <w:ins w:id="53" w:author="Musavi, Hamid [USA]" w:date="2017-07-28T09:22:00Z">
              <w:r w:rsidRPr="00B2588E">
                <w:t>OdeBsmPojo</w:t>
              </w:r>
            </w:ins>
          </w:p>
        </w:tc>
        <w:tc>
          <w:tcPr>
            <w:tcW w:w="1170" w:type="dxa"/>
          </w:tcPr>
          <w:p w14:paraId="1D2F289D" w14:textId="77777777" w:rsidR="00B2588E" w:rsidRDefault="00B2588E" w:rsidP="00517F74">
            <w:pPr>
              <w:jc w:val="center"/>
              <w:cnfStyle w:val="000000100000" w:firstRow="0" w:lastRow="0" w:firstColumn="0" w:lastColumn="0" w:oddVBand="0" w:evenVBand="0" w:oddHBand="1" w:evenHBand="0" w:firstRowFirstColumn="0" w:firstRowLastColumn="0" w:lastRowFirstColumn="0" w:lastRowLastColumn="0"/>
              <w:rPr>
                <w:ins w:id="54" w:author="Musavi, Hamid [USA]" w:date="2017-07-28T09:21:00Z"/>
              </w:rPr>
            </w:pPr>
          </w:p>
        </w:tc>
        <w:tc>
          <w:tcPr>
            <w:tcW w:w="4770" w:type="dxa"/>
          </w:tcPr>
          <w:p w14:paraId="3535C210" w14:textId="5188AE45" w:rsidR="00B2588E" w:rsidRDefault="00B2588E" w:rsidP="00517F74">
            <w:pPr>
              <w:cnfStyle w:val="000000100000" w:firstRow="0" w:lastRow="0" w:firstColumn="0" w:lastColumn="0" w:oddVBand="0" w:evenVBand="0" w:oddHBand="1" w:evenHBand="0" w:firstRowFirstColumn="0" w:firstRowLastColumn="0" w:lastRowFirstColumn="0" w:lastRowLastColumn="0"/>
              <w:rPr>
                <w:ins w:id="55" w:author="Musavi, Hamid [USA]" w:date="2017-07-28T09:21:00Z"/>
              </w:rPr>
            </w:pPr>
            <w:ins w:id="56" w:author="Musavi, Hamid [USA]" w:date="2017-07-28T09:21:00Z">
              <w:r>
                <w:t xml:space="preserve">Name of the Kafka topic containing serialized POJOs of </w:t>
              </w:r>
            </w:ins>
            <w:ins w:id="57" w:author="Musavi, Hamid [USA]" w:date="2017-07-28T09:22:00Z">
              <w:r w:rsidR="007E29F7">
                <w:t>OdeBsmData objects</w:t>
              </w:r>
            </w:ins>
          </w:p>
        </w:tc>
      </w:tr>
      <w:tr w:rsidR="00B2588E" w:rsidRPr="00B900E1" w14:paraId="1BAFF61D" w14:textId="77777777" w:rsidTr="00517F74">
        <w:trPr>
          <w:trHeight w:val="197"/>
          <w:ins w:id="58" w:author="Musavi, Hamid [USA]" w:date="2017-07-28T09:21:00Z"/>
        </w:trPr>
        <w:tc>
          <w:tcPr>
            <w:cnfStyle w:val="001000000000" w:firstRow="0" w:lastRow="0" w:firstColumn="1" w:lastColumn="0" w:oddVBand="0" w:evenVBand="0" w:oddHBand="0" w:evenHBand="0" w:firstRowFirstColumn="0" w:firstRowLastColumn="0" w:lastRowFirstColumn="0" w:lastRowLastColumn="0"/>
            <w:tcW w:w="3665" w:type="dxa"/>
          </w:tcPr>
          <w:p w14:paraId="66BB8162" w14:textId="56A33569" w:rsidR="00B2588E" w:rsidRDefault="00B2588E" w:rsidP="00517F74">
            <w:pPr>
              <w:rPr>
                <w:ins w:id="59" w:author="Musavi, Hamid [USA]" w:date="2017-07-28T09:21:00Z"/>
              </w:rPr>
            </w:pPr>
            <w:ins w:id="60" w:author="Musavi, Hamid [USA]" w:date="2017-07-28T09:21:00Z">
              <w:r>
                <w:rPr>
                  <w:b w:val="0"/>
                </w:rPr>
                <w:lastRenderedPageBreak/>
                <w:t xml:space="preserve">ode. </w:t>
              </w:r>
              <w:r w:rsidRPr="006044F1">
                <w:rPr>
                  <w:b w:val="0"/>
                </w:rPr>
                <w:t>kafkaTopic</w:t>
              </w:r>
              <w:r>
                <w:rPr>
                  <w:b w:val="0"/>
                </w:rPr>
                <w:t>Ode</w:t>
              </w:r>
              <w:r w:rsidRPr="006044F1">
                <w:rPr>
                  <w:b w:val="0"/>
                </w:rPr>
                <w:t>BsmJson</w:t>
              </w:r>
            </w:ins>
          </w:p>
        </w:tc>
        <w:tc>
          <w:tcPr>
            <w:tcW w:w="3440" w:type="dxa"/>
          </w:tcPr>
          <w:p w14:paraId="425F7EF1" w14:textId="346C91F4" w:rsidR="00B2588E" w:rsidRPr="003551B9" w:rsidRDefault="00B2588E" w:rsidP="00517F74">
            <w:pPr>
              <w:cnfStyle w:val="000000000000" w:firstRow="0" w:lastRow="0" w:firstColumn="0" w:lastColumn="0" w:oddVBand="0" w:evenVBand="0" w:oddHBand="0" w:evenHBand="0" w:firstRowFirstColumn="0" w:firstRowLastColumn="0" w:lastRowFirstColumn="0" w:lastRowLastColumn="0"/>
              <w:rPr>
                <w:ins w:id="61" w:author="Musavi, Hamid [USA]" w:date="2017-07-28T09:21:00Z"/>
              </w:rPr>
            </w:pPr>
            <w:ins w:id="62" w:author="Musavi, Hamid [USA]" w:date="2017-07-28T09:22:00Z">
              <w:r>
                <w:t>OdeBsmJson</w:t>
              </w:r>
            </w:ins>
          </w:p>
        </w:tc>
        <w:tc>
          <w:tcPr>
            <w:tcW w:w="1170" w:type="dxa"/>
          </w:tcPr>
          <w:p w14:paraId="6495C46E" w14:textId="77777777" w:rsidR="00B2588E" w:rsidRDefault="00B2588E" w:rsidP="00517F74">
            <w:pPr>
              <w:jc w:val="center"/>
              <w:cnfStyle w:val="000000000000" w:firstRow="0" w:lastRow="0" w:firstColumn="0" w:lastColumn="0" w:oddVBand="0" w:evenVBand="0" w:oddHBand="0" w:evenHBand="0" w:firstRowFirstColumn="0" w:firstRowLastColumn="0" w:lastRowFirstColumn="0" w:lastRowLastColumn="0"/>
              <w:rPr>
                <w:ins w:id="63" w:author="Musavi, Hamid [USA]" w:date="2017-07-28T09:21:00Z"/>
              </w:rPr>
            </w:pPr>
          </w:p>
        </w:tc>
        <w:tc>
          <w:tcPr>
            <w:tcW w:w="4770" w:type="dxa"/>
          </w:tcPr>
          <w:p w14:paraId="609DAAD7" w14:textId="7AA4B014" w:rsidR="00B2588E" w:rsidRDefault="00B2588E" w:rsidP="00517F74">
            <w:pPr>
              <w:cnfStyle w:val="000000000000" w:firstRow="0" w:lastRow="0" w:firstColumn="0" w:lastColumn="0" w:oddVBand="0" w:evenVBand="0" w:oddHBand="0" w:evenHBand="0" w:firstRowFirstColumn="0" w:firstRowLastColumn="0" w:lastRowFirstColumn="0" w:lastRowLastColumn="0"/>
              <w:rPr>
                <w:ins w:id="64" w:author="Musavi, Hamid [USA]" w:date="2017-07-28T09:21:00Z"/>
              </w:rPr>
            </w:pPr>
            <w:ins w:id="65" w:author="Musavi, Hamid [USA]" w:date="2017-07-28T09:21:00Z">
              <w:r>
                <w:t xml:space="preserve">Name of the Kafka topic containing </w:t>
              </w:r>
            </w:ins>
            <w:ins w:id="66" w:author="Musavi, Hamid [USA]" w:date="2017-07-28T09:23:00Z">
              <w:r w:rsidR="007E29F7">
                <w:t>OdeBsmData objects</w:t>
              </w:r>
            </w:ins>
            <w:ins w:id="67" w:author="Musavi, Hamid [USA]" w:date="2017-07-28T09:21:00Z">
              <w:r>
                <w:t xml:space="preserve"> in JSON format</w:t>
              </w:r>
            </w:ins>
          </w:p>
        </w:tc>
      </w:tr>
      <w:tr w:rsidR="006044F1" w:rsidRPr="00B900E1" w14:paraId="03F2CF1C"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084B62B" w14:textId="77777777" w:rsidR="006044F1" w:rsidRPr="006044F1" w:rsidRDefault="006044F1" w:rsidP="002253B4">
            <w:pPr>
              <w:rPr>
                <w:b w:val="0"/>
              </w:rPr>
            </w:pPr>
            <w:r w:rsidRPr="006044F1">
              <w:t>ode.sdcIp</w:t>
            </w:r>
          </w:p>
        </w:tc>
        <w:tc>
          <w:tcPr>
            <w:tcW w:w="3440" w:type="dxa"/>
          </w:tcPr>
          <w:p w14:paraId="4E4D5946"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rsidRPr="004579E4">
              <w:t>104.130.170.234</w:t>
            </w:r>
          </w:p>
        </w:tc>
        <w:tc>
          <w:tcPr>
            <w:tcW w:w="1170" w:type="dxa"/>
          </w:tcPr>
          <w:p w14:paraId="0866C17A"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9192023"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of SDC</w:t>
            </w:r>
          </w:p>
        </w:tc>
      </w:tr>
      <w:tr w:rsidR="006044F1" w:rsidRPr="00B900E1" w14:paraId="6359C34D"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5002A55" w14:textId="77777777" w:rsidR="006044F1" w:rsidRPr="006044F1" w:rsidRDefault="006044F1" w:rsidP="002253B4">
            <w:pPr>
              <w:rPr>
                <w:b w:val="0"/>
              </w:rPr>
            </w:pPr>
            <w:r w:rsidRPr="006044F1">
              <w:t>ode.sdcPort</w:t>
            </w:r>
          </w:p>
        </w:tc>
        <w:tc>
          <w:tcPr>
            <w:tcW w:w="3440" w:type="dxa"/>
          </w:tcPr>
          <w:p w14:paraId="4264CB75"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rsidRPr="004579E4">
              <w:t>46753</w:t>
            </w:r>
          </w:p>
        </w:tc>
        <w:tc>
          <w:tcPr>
            <w:tcW w:w="1170" w:type="dxa"/>
          </w:tcPr>
          <w:p w14:paraId="2FDE1368"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59B56B1"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Destination port of SDC</w:t>
            </w:r>
          </w:p>
        </w:tc>
      </w:tr>
      <w:tr w:rsidR="006044F1" w:rsidRPr="00B900E1" w14:paraId="14B0454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5A65CAF" w14:textId="77777777" w:rsidR="006044F1" w:rsidRPr="006044F1" w:rsidRDefault="006044F1" w:rsidP="002253B4">
            <w:pPr>
              <w:rPr>
                <w:b w:val="0"/>
              </w:rPr>
            </w:pPr>
            <w:r w:rsidRPr="006044F1">
              <w:t>ode.returnIp</w:t>
            </w:r>
          </w:p>
        </w:tc>
        <w:tc>
          <w:tcPr>
            <w:tcW w:w="3440" w:type="dxa"/>
          </w:tcPr>
          <w:p w14:paraId="5A3E54C7"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Not set</w:t>
            </w:r>
          </w:p>
        </w:tc>
        <w:tc>
          <w:tcPr>
            <w:tcW w:w="1170" w:type="dxa"/>
          </w:tcPr>
          <w:p w14:paraId="244740C5"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5C8C7D50"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where ServiceResponse should be sent</w:t>
            </w:r>
          </w:p>
        </w:tc>
      </w:tr>
      <w:tr w:rsidR="006044F1" w:rsidRPr="00B900E1" w14:paraId="6639931F"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5F4947" w14:textId="3A240898" w:rsidR="006044F1" w:rsidRPr="006044F1" w:rsidRDefault="006044F1" w:rsidP="002253B4">
            <w:pPr>
              <w:rPr>
                <w:b w:val="0"/>
              </w:rPr>
            </w:pPr>
            <w:del w:id="68" w:author="Musavi, Hamid [USA]" w:date="2017-07-28T10:55:00Z">
              <w:r w:rsidRPr="006044F1" w:rsidDel="00517F74">
                <w:delText>ode.forwarderPort</w:delText>
              </w:r>
            </w:del>
          </w:p>
        </w:tc>
        <w:tc>
          <w:tcPr>
            <w:tcW w:w="3440" w:type="dxa"/>
          </w:tcPr>
          <w:p w14:paraId="678B0C5F" w14:textId="7D0168F2"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del w:id="69" w:author="Musavi, Hamid [USA]" w:date="2017-07-28T10:55:00Z">
              <w:r w:rsidDel="00517F74">
                <w:delText>5555</w:delText>
              </w:r>
            </w:del>
          </w:p>
        </w:tc>
        <w:tc>
          <w:tcPr>
            <w:tcW w:w="1170" w:type="dxa"/>
          </w:tcPr>
          <w:p w14:paraId="5C6681B6"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38AFDDA" w14:textId="3E5C7BAD" w:rsidR="006044F1" w:rsidRDefault="006044F1" w:rsidP="002253B4">
            <w:pPr>
              <w:cnfStyle w:val="000000000000" w:firstRow="0" w:lastRow="0" w:firstColumn="0" w:lastColumn="0" w:oddVBand="0" w:evenVBand="0" w:oddHBand="0" w:evenHBand="0" w:firstRowFirstColumn="0" w:firstRowLastColumn="0" w:lastRowFirstColumn="0" w:lastRowLastColumn="0"/>
            </w:pPr>
            <w:del w:id="70" w:author="Musavi, Hamid [USA]" w:date="2017-07-28T10:55:00Z">
              <w:r w:rsidDel="00517F74">
                <w:delText>Source port from which ServiceRequests are sent and service response are received from SDC and then forwarded to Blackbox</w:delText>
              </w:r>
            </w:del>
          </w:p>
        </w:tc>
      </w:tr>
      <w:tr w:rsidR="006044F1" w:rsidRPr="00B900E1" w14:paraId="3E31ADE5"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CE00ED" w14:textId="6C102EA7" w:rsidR="006044F1" w:rsidRPr="006044F1" w:rsidRDefault="006044F1" w:rsidP="002253B4">
            <w:pPr>
              <w:rPr>
                <w:b w:val="0"/>
              </w:rPr>
            </w:pPr>
            <w:del w:id="71" w:author="Musavi, Hamid [USA]" w:date="2017-07-28T10:55:00Z">
              <w:r w:rsidRPr="006044F1" w:rsidDel="00517F74">
                <w:delText>ode.vsdmSenderPort</w:delText>
              </w:r>
            </w:del>
          </w:p>
        </w:tc>
        <w:tc>
          <w:tcPr>
            <w:tcW w:w="3440" w:type="dxa"/>
          </w:tcPr>
          <w:p w14:paraId="7F0656D1" w14:textId="7A88C590"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del w:id="72" w:author="Musavi, Hamid [USA]" w:date="2017-07-28T10:55:00Z">
              <w:r w:rsidDel="00517F74">
                <w:delText>6666</w:delText>
              </w:r>
            </w:del>
          </w:p>
        </w:tc>
        <w:tc>
          <w:tcPr>
            <w:tcW w:w="1170" w:type="dxa"/>
          </w:tcPr>
          <w:p w14:paraId="313D7E26"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1F1D32C7" w14:textId="136A92A7" w:rsidR="006044F1" w:rsidRDefault="006044F1" w:rsidP="002253B4">
            <w:pPr>
              <w:cnfStyle w:val="000000100000" w:firstRow="0" w:lastRow="0" w:firstColumn="0" w:lastColumn="0" w:oddVBand="0" w:evenVBand="0" w:oddHBand="1" w:evenHBand="0" w:firstRowFirstColumn="0" w:firstRowLastColumn="0" w:lastRowFirstColumn="0" w:lastRowLastColumn="0"/>
            </w:pPr>
            <w:del w:id="73" w:author="Musavi, Hamid [USA]" w:date="2017-07-28T10:55:00Z">
              <w:r w:rsidDel="00517F74">
                <w:delText>Source port from which VSD messages are sent</w:delText>
              </w:r>
            </w:del>
          </w:p>
        </w:tc>
      </w:tr>
      <w:tr w:rsidR="00A607C0" w:rsidRPr="00B900E1" w14:paraId="036E255C" w14:textId="77777777" w:rsidTr="00A607C0">
        <w:trPr>
          <w:trHeight w:val="224"/>
        </w:trPr>
        <w:tc>
          <w:tcPr>
            <w:cnfStyle w:val="001000000000" w:firstRow="0" w:lastRow="0" w:firstColumn="1" w:lastColumn="0" w:oddVBand="0" w:evenVBand="0" w:oddHBand="0" w:evenHBand="0" w:firstRowFirstColumn="0" w:firstRowLastColumn="0" w:lastRowFirstColumn="0" w:lastRowLastColumn="0"/>
            <w:tcW w:w="3665" w:type="dxa"/>
          </w:tcPr>
          <w:p w14:paraId="2AAB354B" w14:textId="21CA68EA" w:rsidR="00A607C0" w:rsidRPr="00A607C0" w:rsidDel="00517F74" w:rsidRDefault="00A607C0" w:rsidP="00A607C0">
            <w:pPr>
              <w:rPr>
                <w:del w:id="74" w:author="Musavi, Hamid [USA]" w:date="2017-07-28T10:55:00Z"/>
              </w:rPr>
            </w:pPr>
            <w:del w:id="75" w:author="Musavi, Hamid [USA]" w:date="2017-07-28T10:55:00Z">
              <w:r w:rsidRPr="006044F1" w:rsidDel="00517F74">
                <w:delText>ode.</w:delText>
              </w:r>
              <w:r w:rsidRPr="00A607C0" w:rsidDel="00517F74">
                <w:delText>bsmReceiverPort</w:delText>
              </w:r>
            </w:del>
          </w:p>
          <w:p w14:paraId="1A7B3A8D" w14:textId="43BC5239" w:rsidR="00A607C0" w:rsidRPr="006044F1" w:rsidRDefault="00A607C0" w:rsidP="002253B4"/>
        </w:tc>
        <w:tc>
          <w:tcPr>
            <w:tcW w:w="3440" w:type="dxa"/>
          </w:tcPr>
          <w:p w14:paraId="0481F889" w14:textId="45546893" w:rsidR="00A607C0" w:rsidRDefault="00A607C0" w:rsidP="002253B4">
            <w:pPr>
              <w:cnfStyle w:val="000000000000" w:firstRow="0" w:lastRow="0" w:firstColumn="0" w:lastColumn="0" w:oddVBand="0" w:evenVBand="0" w:oddHBand="0" w:evenHBand="0" w:firstRowFirstColumn="0" w:firstRowLastColumn="0" w:lastRowFirstColumn="0" w:lastRowLastColumn="0"/>
            </w:pPr>
            <w:del w:id="76" w:author="Musavi, Hamid [USA]" w:date="2017-07-28T10:55:00Z">
              <w:r w:rsidDel="00517F74">
                <w:delText>46800</w:delText>
              </w:r>
            </w:del>
          </w:p>
        </w:tc>
        <w:tc>
          <w:tcPr>
            <w:tcW w:w="1170" w:type="dxa"/>
          </w:tcPr>
          <w:p w14:paraId="092853EC" w14:textId="77777777" w:rsidR="00A607C0" w:rsidRDefault="00A607C0"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B284864" w14:textId="2C4099AE" w:rsidR="00A607C0" w:rsidRDefault="00A607C0" w:rsidP="003D74EA">
            <w:pPr>
              <w:cnfStyle w:val="000000000000" w:firstRow="0" w:lastRow="0" w:firstColumn="0" w:lastColumn="0" w:oddVBand="0" w:evenVBand="0" w:oddHBand="0" w:evenHBand="0" w:firstRowFirstColumn="0" w:firstRowLastColumn="0" w:lastRowFirstColumn="0" w:lastRowLastColumn="0"/>
            </w:pPr>
            <w:del w:id="77" w:author="Musavi, Hamid [USA]" w:date="2017-07-28T10:55:00Z">
              <w:r w:rsidDel="00517F74">
                <w:delText xml:space="preserve">Port </w:delText>
              </w:r>
              <w:r w:rsidR="003D74EA" w:rsidDel="00517F74">
                <w:delText>listening for</w:delText>
              </w:r>
              <w:r w:rsidDel="00517F74">
                <w:delText xml:space="preserve"> incoming BSM messages</w:delText>
              </w:r>
            </w:del>
          </w:p>
        </w:tc>
      </w:tr>
      <w:tr w:rsidR="00517F74" w:rsidRPr="00B900E1" w14:paraId="7ABA52BC" w14:textId="77777777" w:rsidTr="00A607C0">
        <w:trPr>
          <w:cnfStyle w:val="000000100000" w:firstRow="0" w:lastRow="0" w:firstColumn="0" w:lastColumn="0" w:oddVBand="0" w:evenVBand="0" w:oddHBand="1" w:evenHBand="0" w:firstRowFirstColumn="0" w:firstRowLastColumn="0" w:lastRowFirstColumn="0" w:lastRowLastColumn="0"/>
          <w:trHeight w:val="224"/>
          <w:ins w:id="78" w:author="Musavi, Hamid [USA]" w:date="2017-07-28T10:55:00Z"/>
        </w:trPr>
        <w:tc>
          <w:tcPr>
            <w:cnfStyle w:val="001000000000" w:firstRow="0" w:lastRow="0" w:firstColumn="1" w:lastColumn="0" w:oddVBand="0" w:evenVBand="0" w:oddHBand="0" w:evenHBand="0" w:firstRowFirstColumn="0" w:firstRowLastColumn="0" w:lastRowFirstColumn="0" w:lastRowLastColumn="0"/>
            <w:tcW w:w="3665" w:type="dxa"/>
          </w:tcPr>
          <w:p w14:paraId="6088D4D0" w14:textId="19982ACC" w:rsidR="00794CDD" w:rsidRPr="00794CDD" w:rsidRDefault="00794CDD" w:rsidP="00794CDD">
            <w:pPr>
              <w:rPr>
                <w:ins w:id="79" w:author="Musavi, Hamid [USA]" w:date="2017-07-28T10:57:00Z"/>
                <w:rFonts w:ascii="Courier New" w:hAnsi="Courier New" w:cs="Courier New"/>
                <w:color w:val="5A5A5A"/>
                <w:shd w:val="clear" w:color="auto" w:fill="FCFCFC"/>
              </w:rPr>
            </w:pPr>
            <w:ins w:id="80" w:author="Musavi, Hamid [USA]" w:date="2017-07-28T10:57:00Z">
              <w:r w:rsidRPr="00794CDD">
                <w:rPr>
                  <w:rFonts w:ascii="Courier New" w:hAnsi="Courier New" w:cs="Courier New"/>
                  <w:color w:val="5A5A5A"/>
                  <w:shd w:val="clear" w:color="auto" w:fill="FCFCFC"/>
                </w:rPr>
                <w:t>ode.caCertPath</w:t>
              </w:r>
            </w:ins>
          </w:p>
          <w:p w14:paraId="4EF75EF3" w14:textId="2EA3086C" w:rsidR="00517F74" w:rsidRPr="006044F1" w:rsidDel="00517F74" w:rsidRDefault="00517F74" w:rsidP="00794CDD">
            <w:pPr>
              <w:rPr>
                <w:ins w:id="81" w:author="Musavi, Hamid [USA]" w:date="2017-07-28T10:55:00Z"/>
              </w:rPr>
            </w:pPr>
          </w:p>
        </w:tc>
        <w:tc>
          <w:tcPr>
            <w:tcW w:w="3440" w:type="dxa"/>
          </w:tcPr>
          <w:p w14:paraId="0302634D" w14:textId="5FC0D6A6" w:rsidR="00517F74" w:rsidDel="00517F74" w:rsidRDefault="00173E4A" w:rsidP="002253B4">
            <w:pPr>
              <w:cnfStyle w:val="000000100000" w:firstRow="0" w:lastRow="0" w:firstColumn="0" w:lastColumn="0" w:oddVBand="0" w:evenVBand="0" w:oddHBand="1" w:evenHBand="0" w:firstRowFirstColumn="0" w:firstRowLastColumn="0" w:lastRowFirstColumn="0" w:lastRowLastColumn="0"/>
              <w:rPr>
                <w:ins w:id="82" w:author="Musavi, Hamid [USA]" w:date="2017-07-28T10:55:00Z"/>
              </w:rPr>
            </w:pPr>
            <w:ins w:id="83" w:author="Musavi, Hamid [USA]" w:date="2017-07-28T11:00:00Z">
              <w:r>
                <w:t>null</w:t>
              </w:r>
            </w:ins>
          </w:p>
        </w:tc>
        <w:tc>
          <w:tcPr>
            <w:tcW w:w="1170" w:type="dxa"/>
          </w:tcPr>
          <w:p w14:paraId="0DA83E58" w14:textId="1E85BE1D" w:rsidR="00517F74" w:rsidRDefault="00794CDD" w:rsidP="002253B4">
            <w:pPr>
              <w:jc w:val="center"/>
              <w:cnfStyle w:val="000000100000" w:firstRow="0" w:lastRow="0" w:firstColumn="0" w:lastColumn="0" w:oddVBand="0" w:evenVBand="0" w:oddHBand="1" w:evenHBand="0" w:firstRowFirstColumn="0" w:firstRowLastColumn="0" w:lastRowFirstColumn="0" w:lastRowLastColumn="0"/>
              <w:rPr>
                <w:ins w:id="84" w:author="Musavi, Hamid [USA]" w:date="2017-07-28T10:55:00Z"/>
              </w:rPr>
            </w:pPr>
            <w:ins w:id="85" w:author="Musavi, Hamid [USA]" w:date="2017-07-28T10:57:00Z">
              <w:r>
                <w:t>X</w:t>
              </w:r>
            </w:ins>
          </w:p>
        </w:tc>
        <w:tc>
          <w:tcPr>
            <w:tcW w:w="4770" w:type="dxa"/>
          </w:tcPr>
          <w:p w14:paraId="0A6C6062" w14:textId="44FB2F0A" w:rsidR="00517F74" w:rsidRPr="00794CDD" w:rsidDel="00517F74" w:rsidRDefault="00794CDD" w:rsidP="003D74EA">
            <w:pPr>
              <w:cnfStyle w:val="000000100000" w:firstRow="0" w:lastRow="0" w:firstColumn="0" w:lastColumn="0" w:oddVBand="0" w:evenVBand="0" w:oddHBand="1" w:evenHBand="0" w:firstRowFirstColumn="0" w:firstRowLastColumn="0" w:lastRowFirstColumn="0" w:lastRowLastColumn="0"/>
              <w:rPr>
                <w:ins w:id="86" w:author="Musavi, Hamid [USA]" w:date="2017-07-28T10:55:00Z"/>
                <w:rFonts w:ascii="Courier New" w:hAnsi="Courier New" w:cs="Courier New"/>
                <w:color w:val="5A5A5A"/>
                <w:shd w:val="clear" w:color="auto" w:fill="FCFCFC"/>
                <w:rPrChange w:id="87" w:author="Musavi, Hamid [USA]" w:date="2017-07-28T10:59:00Z">
                  <w:rPr>
                    <w:ins w:id="88" w:author="Musavi, Hamid [USA]" w:date="2017-07-28T10:55:00Z"/>
                  </w:rPr>
                </w:rPrChange>
              </w:rPr>
            </w:pPr>
            <w:ins w:id="89" w:author="Musavi, Hamid [USA]" w:date="2017-07-28T10:57:00Z">
              <w:r w:rsidRPr="00794CDD">
                <w:rPr>
                  <w:rFonts w:ascii="Courier New" w:hAnsi="Courier New" w:cs="Courier New"/>
                  <w:color w:val="5A5A5A"/>
                  <w:shd w:val="clear" w:color="auto" w:fill="FCFCFC"/>
                </w:rPr>
                <w:t>path/to/CaCertFile or define e</w:t>
              </w:r>
              <w:r>
                <w:rPr>
                  <w:rFonts w:ascii="Courier New" w:hAnsi="Courier New" w:cs="Courier New"/>
                  <w:color w:val="5A5A5A"/>
                  <w:shd w:val="clear" w:color="auto" w:fill="FCFCFC"/>
                </w:rPr>
                <w:t>nv variable ${ODE_CA_CERT_PATH}</w:t>
              </w:r>
            </w:ins>
          </w:p>
        </w:tc>
      </w:tr>
      <w:tr w:rsidR="00173E4A" w:rsidRPr="00B900E1" w14:paraId="0582E885" w14:textId="77777777" w:rsidTr="00A607C0">
        <w:trPr>
          <w:trHeight w:val="224"/>
          <w:ins w:id="90" w:author="Musavi, Hamid [USA]" w:date="2017-07-28T10:57:00Z"/>
        </w:trPr>
        <w:tc>
          <w:tcPr>
            <w:cnfStyle w:val="001000000000" w:firstRow="0" w:lastRow="0" w:firstColumn="1" w:lastColumn="0" w:oddVBand="0" w:evenVBand="0" w:oddHBand="0" w:evenHBand="0" w:firstRowFirstColumn="0" w:firstRowLastColumn="0" w:lastRowFirstColumn="0" w:lastRowLastColumn="0"/>
            <w:tcW w:w="3665" w:type="dxa"/>
          </w:tcPr>
          <w:p w14:paraId="249C72FE" w14:textId="1F0E402C" w:rsidR="00173E4A" w:rsidRPr="00794CDD" w:rsidRDefault="00173E4A" w:rsidP="00173E4A">
            <w:pPr>
              <w:rPr>
                <w:ins w:id="91" w:author="Musavi, Hamid [USA]" w:date="2017-07-28T10:57:00Z"/>
                <w:rFonts w:ascii="Courier New" w:hAnsi="Courier New" w:cs="Courier New"/>
                <w:color w:val="5A5A5A"/>
                <w:shd w:val="clear" w:color="auto" w:fill="FCFCFC"/>
              </w:rPr>
            </w:pPr>
            <w:ins w:id="92" w:author="Musavi, Hamid [USA]" w:date="2017-07-28T10:58:00Z">
              <w:r w:rsidRPr="00794CDD">
                <w:rPr>
                  <w:rFonts w:ascii="Courier New" w:hAnsi="Courier New" w:cs="Courier New"/>
                  <w:color w:val="5A5A5A"/>
                  <w:shd w:val="clear" w:color="auto" w:fill="FCFCFC"/>
                </w:rPr>
                <w:t>ode.selfCertPath</w:t>
              </w:r>
            </w:ins>
          </w:p>
        </w:tc>
        <w:tc>
          <w:tcPr>
            <w:tcW w:w="3440" w:type="dxa"/>
          </w:tcPr>
          <w:p w14:paraId="20F44282" w14:textId="6A2C9534" w:rsidR="00173E4A" w:rsidDel="00517F74" w:rsidRDefault="00173E4A" w:rsidP="00173E4A">
            <w:pPr>
              <w:cnfStyle w:val="000000000000" w:firstRow="0" w:lastRow="0" w:firstColumn="0" w:lastColumn="0" w:oddVBand="0" w:evenVBand="0" w:oddHBand="0" w:evenHBand="0" w:firstRowFirstColumn="0" w:firstRowLastColumn="0" w:lastRowFirstColumn="0" w:lastRowLastColumn="0"/>
              <w:rPr>
                <w:ins w:id="93" w:author="Musavi, Hamid [USA]" w:date="2017-07-28T10:57:00Z"/>
              </w:rPr>
            </w:pPr>
            <w:ins w:id="94" w:author="Musavi, Hamid [USA]" w:date="2017-07-28T11:00:00Z">
              <w:r>
                <w:t>null</w:t>
              </w:r>
            </w:ins>
          </w:p>
        </w:tc>
        <w:tc>
          <w:tcPr>
            <w:tcW w:w="1170" w:type="dxa"/>
          </w:tcPr>
          <w:p w14:paraId="55A82C99" w14:textId="33EBFC5B" w:rsidR="00173E4A" w:rsidRDefault="00173E4A" w:rsidP="00173E4A">
            <w:pPr>
              <w:jc w:val="center"/>
              <w:cnfStyle w:val="000000000000" w:firstRow="0" w:lastRow="0" w:firstColumn="0" w:lastColumn="0" w:oddVBand="0" w:evenVBand="0" w:oddHBand="0" w:evenHBand="0" w:firstRowFirstColumn="0" w:firstRowLastColumn="0" w:lastRowFirstColumn="0" w:lastRowLastColumn="0"/>
              <w:rPr>
                <w:ins w:id="95" w:author="Musavi, Hamid [USA]" w:date="2017-07-28T10:57:00Z"/>
              </w:rPr>
            </w:pPr>
            <w:ins w:id="96" w:author="Musavi, Hamid [USA]" w:date="2017-07-28T10:58:00Z">
              <w:r>
                <w:t>X</w:t>
              </w:r>
            </w:ins>
          </w:p>
        </w:tc>
        <w:tc>
          <w:tcPr>
            <w:tcW w:w="4770" w:type="dxa"/>
          </w:tcPr>
          <w:p w14:paraId="2FC3CC57" w14:textId="0A5BE320" w:rsidR="00173E4A" w:rsidRPr="00794CDD" w:rsidRDefault="00173E4A" w:rsidP="00173E4A">
            <w:pPr>
              <w:cnfStyle w:val="000000000000" w:firstRow="0" w:lastRow="0" w:firstColumn="0" w:lastColumn="0" w:oddVBand="0" w:evenVBand="0" w:oddHBand="0" w:evenHBand="0" w:firstRowFirstColumn="0" w:firstRowLastColumn="0" w:lastRowFirstColumn="0" w:lastRowLastColumn="0"/>
              <w:rPr>
                <w:ins w:id="97" w:author="Musavi, Hamid [USA]" w:date="2017-07-28T10:57:00Z"/>
                <w:rFonts w:ascii="Courier New" w:hAnsi="Courier New" w:cs="Courier New"/>
                <w:color w:val="5A5A5A"/>
                <w:shd w:val="clear" w:color="auto" w:fill="FCFCFC"/>
              </w:rPr>
            </w:pPr>
            <w:ins w:id="98" w:author="Musavi, Hamid [USA]" w:date="2017-07-28T10:58:00Z">
              <w:r w:rsidRPr="00794CDD">
                <w:rPr>
                  <w:rFonts w:ascii="Courier New" w:hAnsi="Courier New" w:cs="Courier New"/>
                  <w:color w:val="5A5A5A"/>
                  <w:shd w:val="clear" w:color="auto" w:fill="FCFCFC"/>
                </w:rPr>
                <w:t>path/to/selfCertFile or define env variable ${ODE_SELF_CERT_PATH}</w:t>
              </w:r>
            </w:ins>
          </w:p>
        </w:tc>
      </w:tr>
      <w:tr w:rsidR="00173E4A" w:rsidRPr="00B900E1" w14:paraId="37990281" w14:textId="77777777" w:rsidTr="00A607C0">
        <w:trPr>
          <w:cnfStyle w:val="000000100000" w:firstRow="0" w:lastRow="0" w:firstColumn="0" w:lastColumn="0" w:oddVBand="0" w:evenVBand="0" w:oddHBand="1" w:evenHBand="0" w:firstRowFirstColumn="0" w:firstRowLastColumn="0" w:lastRowFirstColumn="0" w:lastRowLastColumn="0"/>
          <w:trHeight w:val="224"/>
          <w:ins w:id="99" w:author="Musavi, Hamid [USA]" w:date="2017-07-28T10:58:00Z"/>
        </w:trPr>
        <w:tc>
          <w:tcPr>
            <w:cnfStyle w:val="001000000000" w:firstRow="0" w:lastRow="0" w:firstColumn="1" w:lastColumn="0" w:oddVBand="0" w:evenVBand="0" w:oddHBand="0" w:evenHBand="0" w:firstRowFirstColumn="0" w:firstRowLastColumn="0" w:lastRowFirstColumn="0" w:lastRowLastColumn="0"/>
            <w:tcW w:w="3665" w:type="dxa"/>
          </w:tcPr>
          <w:p w14:paraId="5F40EF41" w14:textId="050AD0A4" w:rsidR="00173E4A" w:rsidRPr="00794CDD" w:rsidRDefault="00173E4A" w:rsidP="00173E4A">
            <w:pPr>
              <w:rPr>
                <w:ins w:id="100" w:author="Musavi, Hamid [USA]" w:date="2017-07-28T10:58:00Z"/>
                <w:rFonts w:ascii="Courier New" w:hAnsi="Courier New" w:cs="Courier New"/>
                <w:color w:val="5A5A5A"/>
                <w:shd w:val="clear" w:color="auto" w:fill="FCFCFC"/>
              </w:rPr>
            </w:pPr>
            <w:ins w:id="101" w:author="Musavi, Hamid [USA]" w:date="2017-07-28T10:58:00Z">
              <w:r w:rsidRPr="00794CDD">
                <w:rPr>
                  <w:rFonts w:ascii="Courier New" w:hAnsi="Courier New" w:cs="Courier New"/>
                  <w:color w:val="5A5A5A"/>
                  <w:shd w:val="clear" w:color="auto" w:fill="FCFCFC"/>
                </w:rPr>
                <w:t>ode.selfPrivateKeyReconstructionFilePath</w:t>
              </w:r>
            </w:ins>
          </w:p>
        </w:tc>
        <w:tc>
          <w:tcPr>
            <w:tcW w:w="3440" w:type="dxa"/>
          </w:tcPr>
          <w:p w14:paraId="59276B6D" w14:textId="4B64DC82" w:rsidR="00173E4A" w:rsidDel="00517F74" w:rsidRDefault="00173E4A" w:rsidP="00173E4A">
            <w:pPr>
              <w:cnfStyle w:val="000000100000" w:firstRow="0" w:lastRow="0" w:firstColumn="0" w:lastColumn="0" w:oddVBand="0" w:evenVBand="0" w:oddHBand="1" w:evenHBand="0" w:firstRowFirstColumn="0" w:firstRowLastColumn="0" w:lastRowFirstColumn="0" w:lastRowLastColumn="0"/>
              <w:rPr>
                <w:ins w:id="102" w:author="Musavi, Hamid [USA]" w:date="2017-07-28T10:58:00Z"/>
              </w:rPr>
            </w:pPr>
            <w:ins w:id="103" w:author="Musavi, Hamid [USA]" w:date="2017-07-28T11:00:00Z">
              <w:r>
                <w:t>null</w:t>
              </w:r>
            </w:ins>
          </w:p>
        </w:tc>
        <w:tc>
          <w:tcPr>
            <w:tcW w:w="1170" w:type="dxa"/>
          </w:tcPr>
          <w:p w14:paraId="58511421" w14:textId="02FCD284" w:rsidR="00173E4A" w:rsidRDefault="00173E4A" w:rsidP="00173E4A">
            <w:pPr>
              <w:jc w:val="center"/>
              <w:cnfStyle w:val="000000100000" w:firstRow="0" w:lastRow="0" w:firstColumn="0" w:lastColumn="0" w:oddVBand="0" w:evenVBand="0" w:oddHBand="1" w:evenHBand="0" w:firstRowFirstColumn="0" w:firstRowLastColumn="0" w:lastRowFirstColumn="0" w:lastRowLastColumn="0"/>
              <w:rPr>
                <w:ins w:id="104" w:author="Musavi, Hamid [USA]" w:date="2017-07-28T10:58:00Z"/>
              </w:rPr>
            </w:pPr>
            <w:ins w:id="105" w:author="Musavi, Hamid [USA]" w:date="2017-07-28T10:59:00Z">
              <w:r>
                <w:t>X</w:t>
              </w:r>
            </w:ins>
          </w:p>
        </w:tc>
        <w:tc>
          <w:tcPr>
            <w:tcW w:w="4770" w:type="dxa"/>
          </w:tcPr>
          <w:p w14:paraId="397E2688" w14:textId="01B80287" w:rsidR="00173E4A" w:rsidRPr="00794CDD" w:rsidRDefault="00173E4A" w:rsidP="00173E4A">
            <w:pPr>
              <w:cnfStyle w:val="000000100000" w:firstRow="0" w:lastRow="0" w:firstColumn="0" w:lastColumn="0" w:oddVBand="0" w:evenVBand="0" w:oddHBand="1" w:evenHBand="0" w:firstRowFirstColumn="0" w:firstRowLastColumn="0" w:lastRowFirstColumn="0" w:lastRowLastColumn="0"/>
              <w:rPr>
                <w:ins w:id="106" w:author="Musavi, Hamid [USA]" w:date="2017-07-28T10:58:00Z"/>
                <w:rFonts w:ascii="Courier New" w:hAnsi="Courier New" w:cs="Courier New"/>
                <w:color w:val="5A5A5A"/>
                <w:shd w:val="clear" w:color="auto" w:fill="FCFCFC"/>
              </w:rPr>
            </w:pPr>
            <w:ins w:id="107" w:author="Musavi, Hamid [USA]" w:date="2017-07-28T10:58:00Z">
              <w:r w:rsidRPr="00794CDD">
                <w:rPr>
                  <w:rFonts w:ascii="Courier New" w:hAnsi="Courier New" w:cs="Courier New"/>
                  <w:color w:val="5A5A5A"/>
                  <w:shd w:val="clear" w:color="auto" w:fill="FCFCFC"/>
                </w:rPr>
                <w:t>path/to/selfPrivateKeyReconstructionFile or define env variable ${ODE_SELF_PRIVATE_KEY_RECONSTRUCTION_FILE_PATH}</w:t>
              </w:r>
            </w:ins>
          </w:p>
        </w:tc>
      </w:tr>
      <w:tr w:rsidR="00173E4A" w:rsidRPr="00B900E1" w14:paraId="65D35EA8" w14:textId="77777777" w:rsidTr="00A607C0">
        <w:trPr>
          <w:trHeight w:val="224"/>
          <w:ins w:id="108" w:author="Musavi, Hamid [USA]" w:date="2017-07-28T10:59:00Z"/>
        </w:trPr>
        <w:tc>
          <w:tcPr>
            <w:cnfStyle w:val="001000000000" w:firstRow="0" w:lastRow="0" w:firstColumn="1" w:lastColumn="0" w:oddVBand="0" w:evenVBand="0" w:oddHBand="0" w:evenHBand="0" w:firstRowFirstColumn="0" w:firstRowLastColumn="0" w:lastRowFirstColumn="0" w:lastRowLastColumn="0"/>
            <w:tcW w:w="3665" w:type="dxa"/>
          </w:tcPr>
          <w:p w14:paraId="41D27A84" w14:textId="74FAAA43" w:rsidR="00173E4A" w:rsidRPr="00794CDD" w:rsidRDefault="00173E4A" w:rsidP="00173E4A">
            <w:pPr>
              <w:rPr>
                <w:ins w:id="109" w:author="Musavi, Hamid [USA]" w:date="2017-07-28T10:59:00Z"/>
                <w:rFonts w:ascii="Courier New" w:hAnsi="Courier New" w:cs="Courier New"/>
                <w:color w:val="5A5A5A"/>
                <w:shd w:val="clear" w:color="auto" w:fill="FCFCFC"/>
              </w:rPr>
            </w:pPr>
            <w:ins w:id="110" w:author="Musavi, Hamid [USA]" w:date="2017-07-28T10:59:00Z">
              <w:r w:rsidRPr="00794CDD">
                <w:rPr>
                  <w:rFonts w:ascii="Courier New" w:hAnsi="Courier New" w:cs="Courier New"/>
                  <w:color w:val="5A5A5A"/>
                  <w:shd w:val="clear" w:color="auto" w:fill="FCFCFC"/>
                </w:rPr>
                <w:t>ode.selfSigningPrivateKeyFilePath</w:t>
              </w:r>
            </w:ins>
          </w:p>
        </w:tc>
        <w:tc>
          <w:tcPr>
            <w:tcW w:w="3440" w:type="dxa"/>
          </w:tcPr>
          <w:p w14:paraId="42B2F0DF" w14:textId="776C414A" w:rsidR="00173E4A" w:rsidDel="00517F74" w:rsidRDefault="00173E4A" w:rsidP="00173E4A">
            <w:pPr>
              <w:cnfStyle w:val="000000000000" w:firstRow="0" w:lastRow="0" w:firstColumn="0" w:lastColumn="0" w:oddVBand="0" w:evenVBand="0" w:oddHBand="0" w:evenHBand="0" w:firstRowFirstColumn="0" w:firstRowLastColumn="0" w:lastRowFirstColumn="0" w:lastRowLastColumn="0"/>
              <w:rPr>
                <w:ins w:id="111" w:author="Musavi, Hamid [USA]" w:date="2017-07-28T10:59:00Z"/>
              </w:rPr>
            </w:pPr>
            <w:ins w:id="112" w:author="Musavi, Hamid [USA]" w:date="2017-07-28T11:00:00Z">
              <w:r>
                <w:t>null</w:t>
              </w:r>
            </w:ins>
          </w:p>
        </w:tc>
        <w:tc>
          <w:tcPr>
            <w:tcW w:w="1170" w:type="dxa"/>
          </w:tcPr>
          <w:p w14:paraId="65CF6976" w14:textId="1402BB81" w:rsidR="00173E4A" w:rsidRDefault="00173E4A" w:rsidP="00173E4A">
            <w:pPr>
              <w:jc w:val="center"/>
              <w:cnfStyle w:val="000000000000" w:firstRow="0" w:lastRow="0" w:firstColumn="0" w:lastColumn="0" w:oddVBand="0" w:evenVBand="0" w:oddHBand="0" w:evenHBand="0" w:firstRowFirstColumn="0" w:firstRowLastColumn="0" w:lastRowFirstColumn="0" w:lastRowLastColumn="0"/>
              <w:rPr>
                <w:ins w:id="113" w:author="Musavi, Hamid [USA]" w:date="2017-07-28T10:59:00Z"/>
              </w:rPr>
            </w:pPr>
            <w:ins w:id="114" w:author="Musavi, Hamid [USA]" w:date="2017-07-28T10:59:00Z">
              <w:r>
                <w:t>X</w:t>
              </w:r>
            </w:ins>
          </w:p>
        </w:tc>
        <w:tc>
          <w:tcPr>
            <w:tcW w:w="4770" w:type="dxa"/>
          </w:tcPr>
          <w:p w14:paraId="610DB486" w14:textId="6A261DA1" w:rsidR="00173E4A" w:rsidRPr="00794CDD" w:rsidRDefault="00173E4A" w:rsidP="00173E4A">
            <w:pPr>
              <w:cnfStyle w:val="000000000000" w:firstRow="0" w:lastRow="0" w:firstColumn="0" w:lastColumn="0" w:oddVBand="0" w:evenVBand="0" w:oddHBand="0" w:evenHBand="0" w:firstRowFirstColumn="0" w:firstRowLastColumn="0" w:lastRowFirstColumn="0" w:lastRowLastColumn="0"/>
              <w:rPr>
                <w:ins w:id="115" w:author="Musavi, Hamid [USA]" w:date="2017-07-28T10:59:00Z"/>
                <w:rFonts w:ascii="Courier New" w:hAnsi="Courier New" w:cs="Courier New"/>
                <w:color w:val="5A5A5A"/>
                <w:shd w:val="clear" w:color="auto" w:fill="FCFCFC"/>
              </w:rPr>
            </w:pPr>
            <w:ins w:id="116" w:author="Musavi, Hamid [USA]" w:date="2017-07-28T10:59:00Z">
              <w:r w:rsidRPr="00794CDD">
                <w:rPr>
                  <w:rFonts w:ascii="Courier New" w:hAnsi="Courier New" w:cs="Courier New"/>
                  <w:color w:val="5A5A5A"/>
                  <w:shd w:val="clear" w:color="auto" w:fill="FCFCFC"/>
                </w:rPr>
                <w:t>path/to/selfSigningPrivateKeyFile or define env variable ${ODE_SELF_SIGNING_PRIVATE_KEY_FILE_PATH}</w:t>
              </w:r>
            </w:ins>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117" w:name="_Toc483908145"/>
      <w:r>
        <w:t>ODE Log</w:t>
      </w:r>
      <w:r w:rsidR="00316B55">
        <w:t>ging</w:t>
      </w:r>
      <w:r>
        <w:t xml:space="preserve"> Properties</w:t>
      </w:r>
      <w:bookmarkEnd w:id="117"/>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118" w:name="_Toc462052285"/>
      <w:bookmarkStart w:id="119" w:name="_Toc483908146"/>
      <w:r>
        <w:t>ODE</w:t>
      </w:r>
      <w:r w:rsidR="00C26C45" w:rsidRPr="001E40C7">
        <w:t xml:space="preserve"> </w:t>
      </w:r>
      <w:r w:rsidR="00A529B3">
        <w:t>Features</w:t>
      </w:r>
      <w:bookmarkEnd w:id="118"/>
      <w:bookmarkEnd w:id="119"/>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120" w:name="_Toc483908147"/>
      <w:r>
        <w:t>Managing SNMP Devices</w:t>
      </w:r>
      <w:bookmarkEnd w:id="120"/>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121" w:name="_Toc483908148"/>
      <w:r>
        <w:t>Query Parameters</w:t>
      </w:r>
      <w:bookmarkEnd w:id="121"/>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122" w:name="_Toc483908149"/>
      <w:r>
        <w:lastRenderedPageBreak/>
        <w:t>API Details</w:t>
      </w:r>
      <w:bookmarkEnd w:id="122"/>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123" w:name="_Toc483908150"/>
      <w:r>
        <w:t>Web Based View</w:t>
      </w:r>
      <w:bookmarkEnd w:id="123"/>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124" w:name="_Toc483908151"/>
      <w:r>
        <w:t>Additional Features/ Discussion Points</w:t>
      </w:r>
      <w:bookmarkEnd w:id="124"/>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125" w:name="_Toc483908152"/>
      <w:r>
        <w:t>Logging Events</w:t>
      </w:r>
      <w:bookmarkEnd w:id="125"/>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126" w:name="_Toc483908153"/>
      <w:r>
        <w:t>Log Levels</w:t>
      </w:r>
      <w:bookmarkEnd w:id="126"/>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127" w:name="_Toc483908154"/>
      <w:r>
        <w:t>Logging setup</w:t>
      </w:r>
      <w:bookmarkEnd w:id="127"/>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128" w:name="_Toc483908155"/>
      <w:r>
        <w:t>Steps to turn on/off logging during application runtime.</w:t>
      </w:r>
      <w:bookmarkEnd w:id="128"/>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129" w:name="_Toc483908156"/>
      <w:r>
        <w:t>IEEE 1609.2 Compliance</w:t>
      </w:r>
      <w:bookmarkEnd w:id="129"/>
    </w:p>
    <w:p w14:paraId="39EDD772" w14:textId="1C6734BF" w:rsidR="00A529B3" w:rsidRDefault="001A3B89" w:rsidP="00C26C45">
      <w:pPr>
        <w:rPr>
          <w:ins w:id="130" w:author="Musavi, Hamid [USA]" w:date="2017-07-28T11:09:00Z"/>
        </w:rPr>
      </w:pPr>
      <w:del w:id="131" w:author="Musavi, Hamid [USA]" w:date="2017-07-28T11:02:00Z">
        <w:r w:rsidDel="00735D08">
          <w:delText>TBD</w:delText>
        </w:r>
      </w:del>
      <w:ins w:id="132" w:author="Musavi, Hamid [USA]" w:date="2017-07-28T11:02:00Z">
        <w:r w:rsidR="00735D08">
          <w:t>As of this release, ODE supports signature validation of BSM data received via file upload and UDP interfaces.</w:t>
        </w:r>
      </w:ins>
      <w:ins w:id="133" w:author="Musavi, Hamid [USA]" w:date="2017-07-28T11:03:00Z">
        <w:r w:rsidR="00735D08">
          <w:t xml:space="preserve"> To enable this functionality,</w:t>
        </w:r>
        <w:r w:rsidR="00817A59">
          <w:t xml:space="preserve"> CA certificates must be installed and configured using </w:t>
        </w:r>
      </w:ins>
      <w:ins w:id="134" w:author="Musavi, Hamid [USA]" w:date="2017-07-28T11:12:00Z">
        <w:r w:rsidR="00817A59">
          <w:t>below properties or</w:t>
        </w:r>
      </w:ins>
      <w:ins w:id="135" w:author="Musavi, Hamid [USA]" w:date="2017-07-28T11:03:00Z">
        <w:r w:rsidR="00817A59">
          <w:t xml:space="preserve"> environment variables</w:t>
        </w:r>
      </w:ins>
      <w:ins w:id="136" w:author="Musavi, Hamid [USA]" w:date="2017-07-28T11:12:00Z">
        <w:r w:rsidR="00817A59">
          <w:t xml:space="preserve"> as</w:t>
        </w:r>
      </w:ins>
      <w:ins w:id="137" w:author="Musavi, Hamid [USA]" w:date="2017-07-28T11:03:00Z">
        <w:r w:rsidR="00817A59">
          <w:t xml:space="preserve"> </w:t>
        </w:r>
      </w:ins>
      <w:ins w:id="138" w:author="Musavi, Hamid [USA]" w:date="2017-07-28T11:12:00Z">
        <w:r w:rsidR="00817A59">
          <w:t>described</w:t>
        </w:r>
      </w:ins>
      <w:ins w:id="139" w:author="Musavi, Hamid [USA]" w:date="2017-07-28T11:03:00Z">
        <w:r w:rsidR="00817A59">
          <w:t xml:space="preserve"> in section </w:t>
        </w:r>
      </w:ins>
      <w:ins w:id="140" w:author="Musavi, Hamid [USA]" w:date="2017-07-28T11:09:00Z">
        <w:r w:rsidR="00817A59">
          <w:fldChar w:fldCharType="begin"/>
        </w:r>
        <w:r w:rsidR="00817A59">
          <w:instrText xml:space="preserve"> REF _Ref489003471 \r \h </w:instrText>
        </w:r>
      </w:ins>
      <w:r w:rsidR="00817A59">
        <w:fldChar w:fldCharType="separate"/>
      </w:r>
      <w:ins w:id="141" w:author="Musavi, Hamid [USA]" w:date="2017-07-28T11:09:00Z">
        <w:r w:rsidR="00817A59">
          <w:t>6.6.3</w:t>
        </w:r>
        <w:r w:rsidR="00817A59">
          <w:fldChar w:fldCharType="end"/>
        </w:r>
        <w:r w:rsidR="00817A59">
          <w:t>.</w:t>
        </w:r>
      </w:ins>
    </w:p>
    <w:tbl>
      <w:tblPr>
        <w:tblStyle w:val="GridTable4-Accent11"/>
        <w:tblW w:w="3665" w:type="dxa"/>
        <w:tblLayout w:type="fixed"/>
        <w:tblLook w:val="04A0" w:firstRow="1" w:lastRow="0" w:firstColumn="1" w:lastColumn="0" w:noHBand="0" w:noVBand="1"/>
        <w:tblPrChange w:id="142" w:author="Musavi, Hamid [USA]" w:date="2017-07-28T11:11:00Z">
          <w:tblPr>
            <w:tblStyle w:val="GridTable4-Accent11"/>
            <w:tblW w:w="13045" w:type="dxa"/>
            <w:tblLayout w:type="fixed"/>
            <w:tblLook w:val="04A0" w:firstRow="1" w:lastRow="0" w:firstColumn="1" w:lastColumn="0" w:noHBand="0" w:noVBand="1"/>
          </w:tblPr>
        </w:tblPrChange>
      </w:tblPr>
      <w:tblGrid>
        <w:gridCol w:w="3665"/>
        <w:tblGridChange w:id="143">
          <w:tblGrid>
            <w:gridCol w:w="3665"/>
          </w:tblGrid>
        </w:tblGridChange>
      </w:tblGrid>
      <w:tr w:rsidR="00817A59" w:rsidRPr="00B900E1" w14:paraId="735E3106" w14:textId="77777777" w:rsidTr="00817A59">
        <w:trPr>
          <w:cnfStyle w:val="100000000000" w:firstRow="1" w:lastRow="0" w:firstColumn="0" w:lastColumn="0" w:oddVBand="0" w:evenVBand="0" w:oddHBand="0" w:evenHBand="0" w:firstRowFirstColumn="0" w:firstRowLastColumn="0" w:lastRowFirstColumn="0" w:lastRowLastColumn="0"/>
          <w:trHeight w:val="224"/>
          <w:ins w:id="144" w:author="Musavi, Hamid [USA]" w:date="2017-07-28T11:09:00Z"/>
          <w:trPrChange w:id="145"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3665" w:type="dxa"/>
            <w:tcPrChange w:id="146" w:author="Musavi, Hamid [USA]" w:date="2017-07-28T11:11:00Z">
              <w:tcPr>
                <w:tcW w:w="3665" w:type="dxa"/>
              </w:tcPr>
            </w:tcPrChange>
          </w:tcPr>
          <w:p w14:paraId="7DC2CAF5" w14:textId="7DAD110F" w:rsidR="00817A59" w:rsidRPr="00817A59" w:rsidDel="00517F74" w:rsidRDefault="00817A59" w:rsidP="001F68FF">
            <w:pPr>
              <w:cnfStyle w:val="101000000000" w:firstRow="1" w:lastRow="0" w:firstColumn="1" w:lastColumn="0" w:oddVBand="0" w:evenVBand="0" w:oddHBand="0" w:evenHBand="0" w:firstRowFirstColumn="0" w:firstRowLastColumn="0" w:lastRowFirstColumn="0" w:lastRowLastColumn="0"/>
              <w:rPr>
                <w:ins w:id="147" w:author="Musavi, Hamid [USA]" w:date="2017-07-28T11:09:00Z"/>
                <w:rFonts w:ascii="Courier New" w:hAnsi="Courier New" w:cs="Courier New"/>
                <w:color w:val="5A5A5A"/>
                <w:shd w:val="clear" w:color="auto" w:fill="FCFCFC"/>
                <w:rPrChange w:id="148" w:author="Musavi, Hamid [USA]" w:date="2017-07-28T11:12:00Z">
                  <w:rPr>
                    <w:ins w:id="149" w:author="Musavi, Hamid [USA]" w:date="2017-07-28T11:09:00Z"/>
                  </w:rPr>
                </w:rPrChange>
              </w:rPr>
            </w:pPr>
            <w:ins w:id="150" w:author="Musavi, Hamid [USA]" w:date="2017-07-28T11:09:00Z">
              <w:r w:rsidRPr="00794CDD">
                <w:rPr>
                  <w:rFonts w:ascii="Courier New" w:hAnsi="Courier New" w:cs="Courier New"/>
                  <w:color w:val="5A5A5A"/>
                  <w:shd w:val="clear" w:color="auto" w:fill="FCFCFC"/>
                </w:rPr>
                <w:t>ode.caCertPath</w:t>
              </w:r>
            </w:ins>
          </w:p>
        </w:tc>
      </w:tr>
      <w:tr w:rsidR="00817A59" w:rsidRPr="00B900E1" w14:paraId="047A36D4" w14:textId="77777777" w:rsidTr="00817A59">
        <w:trPr>
          <w:cnfStyle w:val="000000100000" w:firstRow="0" w:lastRow="0" w:firstColumn="0" w:lastColumn="0" w:oddVBand="0" w:evenVBand="0" w:oddHBand="1" w:evenHBand="0" w:firstRowFirstColumn="0" w:firstRowLastColumn="0" w:lastRowFirstColumn="0" w:lastRowLastColumn="0"/>
          <w:trHeight w:val="224"/>
          <w:ins w:id="151" w:author="Musavi, Hamid [USA]" w:date="2017-07-28T11:09:00Z"/>
          <w:trPrChange w:id="152"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3665" w:type="dxa"/>
            <w:tcPrChange w:id="153" w:author="Musavi, Hamid [USA]" w:date="2017-07-28T11:11:00Z">
              <w:tcPr>
                <w:tcW w:w="3665" w:type="dxa"/>
              </w:tcPr>
            </w:tcPrChange>
          </w:tcPr>
          <w:p w14:paraId="7F8BAFEF" w14:textId="77777777" w:rsidR="00817A59" w:rsidRPr="00794CDD" w:rsidRDefault="00817A59" w:rsidP="001F68FF">
            <w:pPr>
              <w:cnfStyle w:val="001000100000" w:firstRow="0" w:lastRow="0" w:firstColumn="1" w:lastColumn="0" w:oddVBand="0" w:evenVBand="0" w:oddHBand="1" w:evenHBand="0" w:firstRowFirstColumn="0" w:firstRowLastColumn="0" w:lastRowFirstColumn="0" w:lastRowLastColumn="0"/>
              <w:rPr>
                <w:ins w:id="154" w:author="Musavi, Hamid [USA]" w:date="2017-07-28T11:09:00Z"/>
                <w:rFonts w:ascii="Courier New" w:hAnsi="Courier New" w:cs="Courier New"/>
                <w:color w:val="5A5A5A"/>
                <w:shd w:val="clear" w:color="auto" w:fill="FCFCFC"/>
              </w:rPr>
            </w:pPr>
            <w:ins w:id="155" w:author="Musavi, Hamid [USA]" w:date="2017-07-28T11:09:00Z">
              <w:r w:rsidRPr="00794CDD">
                <w:rPr>
                  <w:rFonts w:ascii="Courier New" w:hAnsi="Courier New" w:cs="Courier New"/>
                  <w:color w:val="5A5A5A"/>
                  <w:shd w:val="clear" w:color="auto" w:fill="FCFCFC"/>
                </w:rPr>
                <w:t>ode.selfCertPath</w:t>
              </w:r>
            </w:ins>
          </w:p>
        </w:tc>
      </w:tr>
      <w:tr w:rsidR="00817A59" w:rsidRPr="00B900E1" w14:paraId="6A7AF061" w14:textId="77777777" w:rsidTr="00817A59">
        <w:trPr>
          <w:trHeight w:val="224"/>
          <w:ins w:id="156" w:author="Musavi, Hamid [USA]" w:date="2017-07-28T11:09:00Z"/>
          <w:trPrChange w:id="157"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3665" w:type="dxa"/>
            <w:tcPrChange w:id="158" w:author="Musavi, Hamid [USA]" w:date="2017-07-28T11:11:00Z">
              <w:tcPr>
                <w:tcW w:w="3665" w:type="dxa"/>
              </w:tcPr>
            </w:tcPrChange>
          </w:tcPr>
          <w:p w14:paraId="5F96209B" w14:textId="77777777" w:rsidR="00817A59" w:rsidRPr="00794CDD" w:rsidRDefault="00817A59" w:rsidP="001F68FF">
            <w:pPr>
              <w:rPr>
                <w:ins w:id="159" w:author="Musavi, Hamid [USA]" w:date="2017-07-28T11:09:00Z"/>
                <w:rFonts w:ascii="Courier New" w:hAnsi="Courier New" w:cs="Courier New"/>
                <w:color w:val="5A5A5A"/>
                <w:shd w:val="clear" w:color="auto" w:fill="FCFCFC"/>
              </w:rPr>
            </w:pPr>
            <w:ins w:id="160" w:author="Musavi, Hamid [USA]" w:date="2017-07-28T11:09:00Z">
              <w:r w:rsidRPr="00794CDD">
                <w:rPr>
                  <w:rFonts w:ascii="Courier New" w:hAnsi="Courier New" w:cs="Courier New"/>
                  <w:color w:val="5A5A5A"/>
                  <w:shd w:val="clear" w:color="auto" w:fill="FCFCFC"/>
                </w:rPr>
                <w:t>ode.selfPrivateKeyReconstructionFilePath</w:t>
              </w:r>
            </w:ins>
          </w:p>
        </w:tc>
      </w:tr>
      <w:tr w:rsidR="00817A59" w:rsidRPr="00B900E1" w14:paraId="4497D440" w14:textId="77777777" w:rsidTr="00817A59">
        <w:trPr>
          <w:cnfStyle w:val="000000100000" w:firstRow="0" w:lastRow="0" w:firstColumn="0" w:lastColumn="0" w:oddVBand="0" w:evenVBand="0" w:oddHBand="1" w:evenHBand="0" w:firstRowFirstColumn="0" w:firstRowLastColumn="0" w:lastRowFirstColumn="0" w:lastRowLastColumn="0"/>
          <w:trHeight w:val="224"/>
          <w:ins w:id="161" w:author="Musavi, Hamid [USA]" w:date="2017-07-28T11:09:00Z"/>
          <w:trPrChange w:id="162" w:author="Musavi, Hamid [USA]" w:date="2017-07-28T11:11:00Z">
            <w:trPr>
              <w:trHeight w:val="224"/>
            </w:trPr>
          </w:trPrChange>
        </w:trPr>
        <w:tc>
          <w:tcPr>
            <w:cnfStyle w:val="001000000000" w:firstRow="0" w:lastRow="0" w:firstColumn="1" w:lastColumn="0" w:oddVBand="0" w:evenVBand="0" w:oddHBand="0" w:evenHBand="0" w:firstRowFirstColumn="0" w:firstRowLastColumn="0" w:lastRowFirstColumn="0" w:lastRowLastColumn="0"/>
            <w:tcW w:w="3665" w:type="dxa"/>
            <w:tcPrChange w:id="163" w:author="Musavi, Hamid [USA]" w:date="2017-07-28T11:11:00Z">
              <w:tcPr>
                <w:tcW w:w="3665" w:type="dxa"/>
              </w:tcPr>
            </w:tcPrChange>
          </w:tcPr>
          <w:p w14:paraId="09649807" w14:textId="77777777" w:rsidR="00817A59" w:rsidRPr="00794CDD" w:rsidRDefault="00817A59" w:rsidP="001F68FF">
            <w:pPr>
              <w:cnfStyle w:val="001000100000" w:firstRow="0" w:lastRow="0" w:firstColumn="1" w:lastColumn="0" w:oddVBand="0" w:evenVBand="0" w:oddHBand="1" w:evenHBand="0" w:firstRowFirstColumn="0" w:firstRowLastColumn="0" w:lastRowFirstColumn="0" w:lastRowLastColumn="0"/>
              <w:rPr>
                <w:ins w:id="164" w:author="Musavi, Hamid [USA]" w:date="2017-07-28T11:09:00Z"/>
                <w:rFonts w:ascii="Courier New" w:hAnsi="Courier New" w:cs="Courier New"/>
                <w:color w:val="5A5A5A"/>
                <w:shd w:val="clear" w:color="auto" w:fill="FCFCFC"/>
              </w:rPr>
            </w:pPr>
            <w:ins w:id="165" w:author="Musavi, Hamid [USA]" w:date="2017-07-28T11:09:00Z">
              <w:r w:rsidRPr="00794CDD">
                <w:rPr>
                  <w:rFonts w:ascii="Courier New" w:hAnsi="Courier New" w:cs="Courier New"/>
                  <w:color w:val="5A5A5A"/>
                  <w:shd w:val="clear" w:color="auto" w:fill="FCFCFC"/>
                </w:rPr>
                <w:t>ode.selfSigningPrivateKeyFilePath</w:t>
              </w:r>
            </w:ins>
          </w:p>
        </w:tc>
      </w:tr>
    </w:tbl>
    <w:p w14:paraId="7F51093E" w14:textId="56FD93A1" w:rsidR="00817A59" w:rsidRDefault="00CB4AD1" w:rsidP="00C26C45">
      <w:ins w:id="166" w:author="Musavi, Hamid [USA]" w:date="2017-07-28T11:13:00Z">
        <w:r>
          <w:t xml:space="preserve">Upon validation, the Boolean field variable </w:t>
        </w:r>
        <w:r w:rsidRPr="00CB4AD1">
          <w:rPr>
            <w:rFonts w:ascii="Courier New" w:hAnsi="Courier New" w:cs="Courier New"/>
            <w:rPrChange w:id="167" w:author="Musavi, Hamid [USA]" w:date="2017-07-28T11:13:00Z">
              <w:rPr/>
            </w:rPrChange>
          </w:rPr>
          <w:t>validSignature</w:t>
        </w:r>
        <w:r>
          <w:t xml:space="preserve"> </w:t>
        </w:r>
      </w:ins>
      <w:ins w:id="168" w:author="Musavi, Hamid [USA]" w:date="2017-07-28T11:14:00Z">
        <w:r>
          <w:t xml:space="preserve">in the metadata fied of OdeBsmData message </w:t>
        </w:r>
      </w:ins>
      <w:ins w:id="169" w:author="Musavi, Hamid [USA]" w:date="2017-07-28T11:13:00Z">
        <w:r>
          <w:t xml:space="preserve">will be </w:t>
        </w:r>
      </w:ins>
      <w:ins w:id="170" w:author="Musavi, Hamid [USA]" w:date="2017-07-28T11:14:00Z">
        <w:r>
          <w:t xml:space="preserve">set to true or false according to the validation result. </w:t>
        </w:r>
      </w:ins>
    </w:p>
    <w:p w14:paraId="746F15F0" w14:textId="77777777" w:rsidR="001A3B89" w:rsidRDefault="001A3B89" w:rsidP="00CA4BB4">
      <w:pPr>
        <w:pStyle w:val="Heading2"/>
      </w:pPr>
      <w:bookmarkStart w:id="171" w:name="_Toc483908157"/>
      <w:r>
        <w:t>SCMS Certificate Management</w:t>
      </w:r>
      <w:bookmarkEnd w:id="171"/>
    </w:p>
    <w:p w14:paraId="64A99D1C" w14:textId="77777777" w:rsidR="001A3B89" w:rsidRDefault="001A3B89" w:rsidP="00CA4BB4">
      <w:r>
        <w:t>TBD</w:t>
      </w:r>
    </w:p>
    <w:p w14:paraId="59FD1E00" w14:textId="77777777" w:rsidR="001A3B89" w:rsidRDefault="001A3B89" w:rsidP="00CA4BB4">
      <w:pPr>
        <w:pStyle w:val="Heading2"/>
      </w:pPr>
      <w:bookmarkStart w:id="172" w:name="_Toc483908158"/>
      <w:r>
        <w:t>Inbound BSM Distribution</w:t>
      </w:r>
      <w:bookmarkEnd w:id="172"/>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030FF98F" w14:textId="69E9EED7" w:rsidR="00B63D68" w:rsidRDefault="00B63D68" w:rsidP="00B63D68">
      <w:pPr>
        <w:pStyle w:val="Heading2"/>
      </w:pPr>
      <w:bookmarkStart w:id="173" w:name="_Toc483908159"/>
      <w:r>
        <w:t>Probe D</w:t>
      </w:r>
      <w:r w:rsidR="00C90428">
        <w:t>ata</w:t>
      </w:r>
      <w:r>
        <w:t xml:space="preserve"> Management</w:t>
      </w:r>
      <w:bookmarkEnd w:id="173"/>
    </w:p>
    <w:p w14:paraId="16E5983A" w14:textId="6714A775" w:rsidR="00B63D68" w:rsidRDefault="00A82113" w:rsidP="00B63D68">
      <w:r>
        <w:lastRenderedPageBreak/>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174" w:name="_Toc483908160"/>
      <w:r>
        <w:t>PDM Broadcast Request Quick Start Guide</w:t>
      </w:r>
      <w:bookmarkEnd w:id="174"/>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175" w:name="_Toc483908161"/>
      <w:r>
        <w:t>Outbound TIM Broadcast</w:t>
      </w:r>
      <w:bookmarkEnd w:id="175"/>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176" w:name="_Toc483908162"/>
      <w:r>
        <w:t>Outbound TIM Setup</w:t>
      </w:r>
      <w:bookmarkEnd w:id="176"/>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lastRenderedPageBreak/>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177" w:name="_Toc483908163"/>
      <w:r>
        <w:t>TIM Broadcast Request Quick Start Guide</w:t>
      </w:r>
      <w:bookmarkEnd w:id="177"/>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r>
      <w:r w:rsidR="00C12352" w:rsidRPr="00C12352">
        <w:rPr>
          <w:rFonts w:ascii="Courier New" w:hAnsi="Courier New" w:cs="Courier New"/>
          <w:sz w:val="20"/>
        </w:rPr>
        <w:lastRenderedPageBreak/>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178" w:name="_Toc483908164"/>
      <w:r>
        <w:t>Privacy Protection Module (PPM)</w:t>
      </w:r>
      <w:bookmarkEnd w:id="178"/>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4585F05F" w14:textId="77777777" w:rsidR="001A3B89" w:rsidRDefault="001A3B89" w:rsidP="00CA4BB4">
      <w:pPr>
        <w:pStyle w:val="Heading2"/>
      </w:pPr>
      <w:bookmarkStart w:id="179" w:name="_Toc483908165"/>
      <w:r>
        <w:t>Inbound TIM Distribution</w:t>
      </w:r>
      <w:bookmarkEnd w:id="179"/>
    </w:p>
    <w:p w14:paraId="3E634C7F" w14:textId="77777777" w:rsidR="001A3B89" w:rsidRDefault="001A3B89" w:rsidP="00CA4BB4">
      <w:r>
        <w:t>TBD</w:t>
      </w:r>
    </w:p>
    <w:p w14:paraId="027A71C4" w14:textId="77777777" w:rsidR="001A3B89" w:rsidRDefault="00B63D68" w:rsidP="00CA4BB4">
      <w:pPr>
        <w:pStyle w:val="Heading2"/>
      </w:pPr>
      <w:bookmarkStart w:id="180" w:name="_Toc483908166"/>
      <w:r>
        <w:t>Data validation</w:t>
      </w:r>
      <w:bookmarkEnd w:id="180"/>
    </w:p>
    <w:p w14:paraId="2E6B2693" w14:textId="77777777" w:rsidR="001A3B89" w:rsidRDefault="001A3B89" w:rsidP="00CA4BB4">
      <w:r>
        <w:t>TBD</w:t>
      </w:r>
    </w:p>
    <w:p w14:paraId="5FB39BFC" w14:textId="77777777" w:rsidR="001A3B89" w:rsidRDefault="00B63D68" w:rsidP="00CA4BB4">
      <w:pPr>
        <w:pStyle w:val="Heading2"/>
      </w:pPr>
      <w:bookmarkStart w:id="181" w:name="_Toc483908167"/>
      <w:r>
        <w:t>Data Sanitization</w:t>
      </w:r>
      <w:bookmarkEnd w:id="181"/>
    </w:p>
    <w:p w14:paraId="08740770" w14:textId="77777777" w:rsidR="00B63D68" w:rsidRPr="00B63D68" w:rsidRDefault="00B63D68" w:rsidP="00CA4BB4">
      <w:r>
        <w:t>TBD</w:t>
      </w:r>
    </w:p>
    <w:p w14:paraId="664E14F3" w14:textId="77777777" w:rsidR="001A3B89" w:rsidRPr="001A3B89" w:rsidRDefault="001A3B89" w:rsidP="001A3B89"/>
    <w:p w14:paraId="3D36584E" w14:textId="7DB174BC" w:rsidR="00783376" w:rsidRDefault="00783376" w:rsidP="00783376">
      <w:pPr>
        <w:pStyle w:val="Heading2"/>
      </w:pPr>
      <w:bookmarkStart w:id="182" w:name="_Toc483908168"/>
      <w:r>
        <w:t>VSD Deposit Service</w:t>
      </w:r>
      <w:bookmarkEnd w:id="182"/>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lastRenderedPageBreak/>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183" w:name="_Toc483908169"/>
      <w:r>
        <w:t>VSD Deposit Service Messages and Alerts</w:t>
      </w:r>
      <w:bookmarkEnd w:id="183"/>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184" w:name="_Ref483489995"/>
      <w:r>
        <w:t xml:space="preserve">Table </w:t>
      </w:r>
      <w:bookmarkEnd w:id="184"/>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w:t>
            </w:r>
            <w:r>
              <w:lastRenderedPageBreak/>
              <w:t>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lastRenderedPageBreak/>
              <w:t xml:space="preserve">If ODE fails to encode the modified service request properly, this message is </w:t>
            </w:r>
            <w:r>
              <w:lastRenderedPageBreak/>
              <w:t>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lastRenderedPageBreak/>
              <w:t>Error Receiving VSD Deposit ServiceResponse</w:t>
            </w:r>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185" w:name="_Toc483908170"/>
      <w:r>
        <w:t>VSD Receiver Service</w:t>
      </w:r>
      <w:bookmarkEnd w:id="185"/>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0D3D226F" w:rsidR="00783376" w:rsidRDefault="00783376" w:rsidP="00783376">
      <w:pPr>
        <w:pStyle w:val="Caption"/>
        <w:jc w:val="center"/>
      </w:pPr>
      <w:bookmarkStart w:id="186" w:name="_Ref483487917"/>
      <w:r>
        <w:t xml:space="preserve">Figure </w:t>
      </w:r>
      <w:r>
        <w:fldChar w:fldCharType="begin"/>
      </w:r>
      <w:r>
        <w:instrText xml:space="preserve"> SEQ Figure \* ARABIC </w:instrText>
      </w:r>
      <w:r>
        <w:fldChar w:fldCharType="separate"/>
      </w:r>
      <w:r w:rsidR="00771AF3">
        <w:rPr>
          <w:noProof/>
        </w:rPr>
        <w:t>2</w:t>
      </w:r>
      <w:r>
        <w:fldChar w:fldCharType="end"/>
      </w:r>
      <w:bookmarkEnd w:id="186"/>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187" w:name="_Toc483908171"/>
      <w:r>
        <w:t>VSD Receiver Service Messages and Alerts</w:t>
      </w:r>
      <w:bookmarkEnd w:id="187"/>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188" w:name="_Toc483908172"/>
      <w:r>
        <w:t>BSM Receive Service via UDP</w:t>
      </w:r>
      <w:bookmarkEnd w:id="188"/>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189" w:name="_Toc483908173"/>
      <w:r>
        <w:t>BSM Receiver Service Messages and Alerts</w:t>
      </w:r>
      <w:bookmarkEnd w:id="189"/>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77777777" w:rsidR="004748A1" w:rsidRPr="004748A1" w:rsidRDefault="004748A1" w:rsidP="004677FC"/>
    <w:p w14:paraId="5C869022" w14:textId="77777777" w:rsidR="00C26C45" w:rsidRDefault="00E53E91" w:rsidP="00CB08F3">
      <w:pPr>
        <w:pStyle w:val="Heading1"/>
      </w:pPr>
      <w:bookmarkStart w:id="190" w:name="_Toc483908174"/>
      <w:r>
        <w:t>Appendix A: ODE</w:t>
      </w:r>
      <w:r w:rsidRPr="001E40C7">
        <w:t xml:space="preserve"> </w:t>
      </w:r>
      <w:r>
        <w:t>Interface Specification</w:t>
      </w:r>
      <w:bookmarkEnd w:id="190"/>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191" w:name="_Ref471804194"/>
      <w:bookmarkStart w:id="192" w:name="_Toc483908175"/>
      <w:r>
        <w:lastRenderedPageBreak/>
        <w:t>File Co</w:t>
      </w:r>
      <w:r w:rsidR="0060433B">
        <w:t>py Data Deposit</w:t>
      </w:r>
      <w:bookmarkEnd w:id="191"/>
      <w:bookmarkEnd w:id="192"/>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193" w:name="_Toc462052286"/>
      <w:bookmarkStart w:id="194"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pPr>
      <w:bookmarkStart w:id="195" w:name="_Toc483908176"/>
      <w:r>
        <w:t>Messages and Alerts</w:t>
      </w:r>
      <w:bookmarkEnd w:id="195"/>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196" w:name="_Ref481149225"/>
      <w:r>
        <w:t xml:space="preserve">Table </w:t>
      </w:r>
      <w:r w:rsidR="00517F74">
        <w:fldChar w:fldCharType="begin"/>
      </w:r>
      <w:r w:rsidR="00517F74">
        <w:instrText xml:space="preserve"> SEQ Table \* ARABIC </w:instrText>
      </w:r>
      <w:r w:rsidR="00517F74">
        <w:fldChar w:fldCharType="separate"/>
      </w:r>
      <w:r w:rsidR="00C910EC">
        <w:rPr>
          <w:noProof/>
        </w:rPr>
        <w:t>1</w:t>
      </w:r>
      <w:r w:rsidR="00517F74">
        <w:rPr>
          <w:noProof/>
        </w:rPr>
        <w:fldChar w:fldCharType="end"/>
      </w:r>
      <w:r>
        <w:t xml:space="preserve"> - </w:t>
      </w:r>
      <w:r w:rsidRPr="000970CE">
        <w:t>SCP Return Codes</w:t>
      </w:r>
      <w:bookmarkEnd w:id="196"/>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517F74">
        <w:fldChar w:fldCharType="begin"/>
      </w:r>
      <w:r w:rsidR="00517F74">
        <w:instrText xml:space="preserve"> SEQ Table \* ARABIC </w:instrText>
      </w:r>
      <w:r w:rsidR="00517F74">
        <w:fldChar w:fldCharType="separate"/>
      </w:r>
      <w:r>
        <w:rPr>
          <w:noProof/>
        </w:rPr>
        <w:t>2</w:t>
      </w:r>
      <w:r w:rsidR="00517F74">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77777777" w:rsidR="009417E3" w:rsidRDefault="009417E3" w:rsidP="00277F13">
            <w:pPr>
              <w:pStyle w:val="ListParagraph"/>
              <w:numPr>
                <w:ilvl w:val="0"/>
                <w:numId w:val="49"/>
              </w:numPr>
            </w:pPr>
            <w:r w:rsidRPr="00886A51">
              <w:t>“IMPORTER - Unable 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9417E3" w:rsidRDefault="009417E3" w:rsidP="009417E3">
            <w:pPr>
              <w:pStyle w:val="ListParagraph"/>
              <w:numPr>
                <w:ilvl w:val="0"/>
                <w:numId w:val="49"/>
              </w:numPr>
            </w:pPr>
            <w:r w:rsidRPr="00886A51">
              <w:t xml:space="preserve">“IMPORTER - Unable 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9417E3" w:rsidRDefault="009417E3" w:rsidP="009417E3">
            <w:pPr>
              <w:pStyle w:val="ListParagraph"/>
              <w:numPr>
                <w:ilvl w:val="0"/>
                <w:numId w:val="49"/>
              </w:numPr>
            </w:pPr>
            <w:r w:rsidRPr="00886A51">
              <w:t xml:space="preserve">“IMPORTER - Unable to open or process file: {}” </w:t>
            </w:r>
          </w:p>
          <w:p w14:paraId="29DF7508" w14:textId="77777777" w:rsidR="009417E3" w:rsidRDefault="009417E3" w:rsidP="009417E3">
            <w:pPr>
              <w:pStyle w:val="ListParagraph"/>
              <w:numPr>
                <w:ilvl w:val="1"/>
                <w:numId w:val="49"/>
              </w:numPr>
            </w:pPr>
            <w:r w:rsidRPr="00886A51">
              <w:lastRenderedPageBreak/>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 xml:space="preserve">When a data file is copied into one of the ODE upload </w:t>
            </w:r>
            <w:r>
              <w:lastRenderedPageBreak/>
              <w:t>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 xml:space="preserve">If the message is not encoded to the expected ASN.1 </w:t>
            </w:r>
            <w:r>
              <w:lastRenderedPageBreak/>
              <w:t>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77777777" w:rsidR="00C26C45" w:rsidRDefault="00C26C45" w:rsidP="00A55F58">
      <w:pPr>
        <w:pStyle w:val="Heading2"/>
      </w:pPr>
      <w:bookmarkStart w:id="197" w:name="_Ref476570427"/>
      <w:bookmarkStart w:id="198" w:name="_Ref476570491"/>
      <w:bookmarkStart w:id="199" w:name="_Toc483908177"/>
      <w:r w:rsidRPr="001E40C7">
        <w:t xml:space="preserve">ODE </w:t>
      </w:r>
      <w:r w:rsidR="005D1916">
        <w:t>REST</w:t>
      </w:r>
      <w:r w:rsidRPr="001E40C7">
        <w:t xml:space="preserve"> API</w:t>
      </w:r>
      <w:bookmarkEnd w:id="193"/>
      <w:bookmarkEnd w:id="194"/>
      <w:bookmarkEnd w:id="197"/>
      <w:bookmarkEnd w:id="198"/>
      <w:bookmarkEnd w:id="199"/>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00" w:name="_Toc462052287"/>
    </w:p>
    <w:p w14:paraId="14D103C8" w14:textId="77777777" w:rsidR="00B54D4D" w:rsidRDefault="00B54D4D" w:rsidP="00B54D4D">
      <w:r>
        <w:t xml:space="preserve">ODE REST API documentation utilizes </w:t>
      </w:r>
      <w:hyperlink r:id="rId37" w:history="1">
        <w:r w:rsidRPr="00E470F4">
          <w:rPr>
            <w:rStyle w:val="Hyperlink"/>
          </w:rPr>
          <w:t>http://swagger.io/</w:t>
        </w:r>
      </w:hyperlink>
      <w:r>
        <w:t xml:space="preserve"> API documentation framework. The file containing the API documentation can be found in our GitHub repository’s docs folder: </w:t>
      </w:r>
      <w:hyperlink r:id="rId38"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9" w:anchor="!/" w:history="1">
        <w:r w:rsidRPr="00B54D4D">
          <w:rPr>
            <w:rStyle w:val="Hyperlink"/>
          </w:rPr>
          <w:t>Swagger Editor</w:t>
        </w:r>
      </w:hyperlink>
      <w:r>
        <w:t xml:space="preserve"> at </w:t>
      </w:r>
      <w:hyperlink r:id="rId40"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5038090"/>
                    </a:xfrm>
                    <a:prstGeom prst="rect">
                      <a:avLst/>
                    </a:prstGeom>
                  </pic:spPr>
                </pic:pic>
              </a:graphicData>
            </a:graphic>
          </wp:inline>
        </w:drawing>
      </w:r>
    </w:p>
    <w:p w14:paraId="1C5FABF5" w14:textId="7F2AE22C" w:rsidR="00C26C45" w:rsidRPr="00886E1A" w:rsidRDefault="00B54D4D" w:rsidP="00886E1A">
      <w:pPr>
        <w:pStyle w:val="Caption"/>
      </w:pPr>
      <w:bookmarkStart w:id="201" w:name="_Ref476590854"/>
      <w:r>
        <w:t>Figure</w:t>
      </w:r>
      <w:r w:rsidR="00ED0E13">
        <w:t xml:space="preserve"> </w:t>
      </w:r>
      <w:r w:rsidR="00517F74">
        <w:fldChar w:fldCharType="begin"/>
      </w:r>
      <w:r w:rsidR="00517F74">
        <w:instrText xml:space="preserve"> SEQ Figure \* ARABIC </w:instrText>
      </w:r>
      <w:r w:rsidR="00517F74">
        <w:fldChar w:fldCharType="separate"/>
      </w:r>
      <w:ins w:id="202" w:author="Musavi, Hamid [USA]" w:date="2017-07-28T11:24:00Z">
        <w:r w:rsidR="00771AF3">
          <w:rPr>
            <w:noProof/>
          </w:rPr>
          <w:t>3</w:t>
        </w:r>
      </w:ins>
      <w:del w:id="203" w:author="Musavi, Hamid [USA]" w:date="2017-07-28T11:24:00Z">
        <w:r w:rsidDel="00771AF3">
          <w:rPr>
            <w:noProof/>
          </w:rPr>
          <w:delText>2</w:delText>
        </w:r>
      </w:del>
      <w:r w:rsidR="00517F74">
        <w:rPr>
          <w:noProof/>
        </w:rPr>
        <w:fldChar w:fldCharType="end"/>
      </w:r>
      <w:bookmarkEnd w:id="201"/>
      <w:r w:rsidR="00ED0E13">
        <w:t xml:space="preserve"> - </w:t>
      </w:r>
      <w:r w:rsidR="00ED0E13" w:rsidRPr="001B7751">
        <w:t xml:space="preserve">ODE </w:t>
      </w:r>
      <w:r>
        <w:t>REST</w:t>
      </w:r>
      <w:bookmarkEnd w:id="200"/>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204" w:name="_Toc483908178"/>
      <w:commentRangeStart w:id="205"/>
      <w:r>
        <w:t>Upload BSM File</w:t>
      </w:r>
      <w:bookmarkEnd w:id="204"/>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517F74">
        <w:fldChar w:fldCharType="begin"/>
      </w:r>
      <w:r w:rsidR="00517F74">
        <w:instrText xml:space="preserve"> SEQ Table \* ARABIC </w:instrText>
      </w:r>
      <w:r w:rsidR="00517F74">
        <w:fldChar w:fldCharType="separate"/>
      </w:r>
      <w:r w:rsidR="00C910EC">
        <w:rPr>
          <w:noProof/>
        </w:rPr>
        <w:t>3</w:t>
      </w:r>
      <w:r w:rsidR="00517F74">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205"/>
      <w:r w:rsidR="00A529B3">
        <w:rPr>
          <w:rStyle w:val="CommentReference"/>
        </w:rPr>
        <w:commentReference w:id="205"/>
      </w:r>
    </w:p>
    <w:p w14:paraId="142BF94F" w14:textId="77777777" w:rsidR="00ED0E13" w:rsidRPr="005F7EB4" w:rsidRDefault="00ED0E13" w:rsidP="005F7EB4"/>
    <w:p w14:paraId="3AAAD05A" w14:textId="7B800CD4" w:rsidR="00F44C7C" w:rsidRDefault="00F44C7C" w:rsidP="00F44C7C">
      <w:pPr>
        <w:pStyle w:val="Heading3"/>
      </w:pPr>
      <w:bookmarkStart w:id="206" w:name="_Toc483908179"/>
      <w:bookmarkStart w:id="207" w:name="_Toc462052289"/>
      <w:bookmarkStart w:id="208" w:name="_Ref471804513"/>
      <w:r>
        <w:lastRenderedPageBreak/>
        <w:t xml:space="preserve">MANAGE SNMP </w:t>
      </w:r>
      <w:r w:rsidRPr="00E35BF2">
        <w:t>API</w:t>
      </w:r>
      <w:bookmarkEnd w:id="206"/>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209"/>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209"/>
      <w:r w:rsidR="00A529B3">
        <w:rPr>
          <w:rStyle w:val="CommentReference"/>
        </w:rPr>
        <w:commentReference w:id="209"/>
      </w:r>
    </w:p>
    <w:p w14:paraId="6D121423" w14:textId="0D922875" w:rsidR="00A176FA" w:rsidRDefault="00E6110E" w:rsidP="00A176FA">
      <w:pPr>
        <w:pStyle w:val="Heading3"/>
      </w:pPr>
      <w:bookmarkStart w:id="210" w:name="_Toc483908180"/>
      <w:r>
        <w:t xml:space="preserve">Traveler Information Message (TIM) </w:t>
      </w:r>
      <w:r w:rsidR="000B7E76">
        <w:t>Interface</w:t>
      </w:r>
      <w:bookmarkEnd w:id="210"/>
    </w:p>
    <w:p w14:paraId="7DAC2D78" w14:textId="2B3F622F" w:rsidR="00E145C0" w:rsidRPr="00E145C0" w:rsidRDefault="00E145C0" w:rsidP="00E145C0">
      <w:r>
        <w:t xml:space="preserve">Refer to the </w:t>
      </w:r>
      <w:hyperlink r:id="rId45" w:history="1">
        <w:r w:rsidRPr="00E145C0">
          <w:rPr>
            <w:rStyle w:val="Hyperlink"/>
          </w:rPr>
          <w:t>ODESwagger.yaml</w:t>
        </w:r>
      </w:hyperlink>
      <w:r>
        <w:t xml:space="preserve"> for details of the TIM interface.</w:t>
      </w:r>
    </w:p>
    <w:p w14:paraId="6727AD29" w14:textId="2D3D87A3" w:rsidR="00C910EC" w:rsidRDefault="00C910EC" w:rsidP="00C910EC">
      <w:pPr>
        <w:pStyle w:val="Caption"/>
        <w:keepNext/>
      </w:pPr>
      <w:r>
        <w:t xml:space="preserve">Table </w:t>
      </w:r>
      <w:r w:rsidR="00517F74">
        <w:fldChar w:fldCharType="begin"/>
      </w:r>
      <w:r w:rsidR="00517F74">
        <w:instrText xml:space="preserve"> SEQ Table \* ARABIC </w:instrText>
      </w:r>
      <w:r w:rsidR="00517F74">
        <w:fldChar w:fldCharType="separate"/>
      </w:r>
      <w:r>
        <w:rPr>
          <w:noProof/>
        </w:rPr>
        <w:t>4</w:t>
      </w:r>
      <w:r w:rsidR="00517F74">
        <w:rPr>
          <w:noProof/>
        </w:rPr>
        <w:fldChar w:fldCharType="end"/>
      </w:r>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E0136" w14:paraId="74BB8349" w14:textId="77777777" w:rsidTr="0027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1D993764" w14:textId="77777777" w:rsidR="009E0136" w:rsidRDefault="009E0136" w:rsidP="000578FE">
            <w:r>
              <w:t>Message or Alert</w:t>
            </w:r>
          </w:p>
        </w:tc>
        <w:tc>
          <w:tcPr>
            <w:tcW w:w="1879" w:type="dxa"/>
          </w:tcPr>
          <w:p w14:paraId="19EEBAEB" w14:textId="228FB700" w:rsidR="009E0136" w:rsidRDefault="009E0136" w:rsidP="000578FE">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768576B3" w14:textId="00A91A99" w:rsidR="009E0136" w:rsidRDefault="009E0136" w:rsidP="000578FE">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927AD1B" w14:textId="0E8B3203" w:rsidR="009E0136" w:rsidRDefault="009E0136" w:rsidP="000578FE">
            <w:pPr>
              <w:cnfStyle w:val="100000000000" w:firstRow="1" w:lastRow="0" w:firstColumn="0" w:lastColumn="0" w:oddVBand="0" w:evenVBand="0" w:oddHBand="0" w:evenHBand="0" w:firstRowFirstColumn="0" w:firstRowLastColumn="0" w:lastRowFirstColumn="0" w:lastRowLastColumn="0"/>
            </w:pPr>
            <w:r>
              <w:t>Criteria</w:t>
            </w:r>
          </w:p>
        </w:tc>
      </w:tr>
      <w:tr w:rsidR="00F55FBC" w14:paraId="18B08175"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58A86E79" w14:textId="62F973C3" w:rsidR="00F55FBC" w:rsidRDefault="009C4661">
            <w:r>
              <w:t>[Response List</w:t>
            </w:r>
            <w:r>
              <w:rPr>
                <w:rStyle w:val="Hyperlink"/>
              </w:rPr>
              <w:t>]</w:t>
            </w:r>
          </w:p>
        </w:tc>
        <w:tc>
          <w:tcPr>
            <w:tcW w:w="1879" w:type="dxa"/>
          </w:tcPr>
          <w:p w14:paraId="50A2F88A" w14:textId="7B451F69" w:rsidR="00F55FBC" w:rsidRDefault="00F55FBC" w:rsidP="00F55FBC">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1725A525" w14:textId="6BEF44F6" w:rsidR="00F55FBC" w:rsidRDefault="00F55FBC" w:rsidP="00F55FBC">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1A3D3C35" w14:textId="058B7B61" w:rsidR="00F55FBC" w:rsidRDefault="009C4661" w:rsidP="00F55FBC">
            <w:pPr>
              <w:cnfStyle w:val="000000100000" w:firstRow="0" w:lastRow="0" w:firstColumn="0" w:lastColumn="0" w:oddVBand="0" w:evenVBand="0" w:oddHBand="1" w:evenHBand="0" w:firstRowFirstColumn="0" w:firstRowLastColumn="0" w:lastRowFirstColumn="0" w:lastRowLastColumn="0"/>
            </w:pPr>
            <w:r>
              <w:t>Traveler Information Message was submitted successfully to one more specified RSUs and SDW. See the response for details of which RSUs or SDW received or failed to receive the message.</w:t>
            </w:r>
          </w:p>
        </w:tc>
      </w:tr>
      <w:tr w:rsidR="009E0136" w14:paraId="758C9B99"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21B4EE39" w14:textId="74D85AAD" w:rsidR="009E0136" w:rsidRDefault="009E0136" w:rsidP="000578FE">
            <w:r w:rsidRPr="000578FE">
              <w:t>Endpoint received null request</w:t>
            </w:r>
          </w:p>
        </w:tc>
        <w:tc>
          <w:tcPr>
            <w:tcW w:w="1879" w:type="dxa"/>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36E0D3F2" w14:textId="19DB8D7C" w:rsidR="009E0136" w:rsidRPr="000578FE" w:rsidRDefault="009E0136">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pPr>
            <w:r>
              <w:t>Request body is empty.</w:t>
            </w:r>
          </w:p>
        </w:tc>
      </w:tr>
      <w:tr w:rsidR="009E0136" w14:paraId="173BEE0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78593E5B" w14:textId="6CF8AFD7" w:rsidR="009E0136" w:rsidRPr="000578FE" w:rsidRDefault="004C424E">
            <w:r>
              <w:t>Invalid</w:t>
            </w:r>
            <w:r w:rsidR="009E0136" w:rsidRPr="000578FE">
              <w:t xml:space="preserve"> </w:t>
            </w:r>
            <w:r>
              <w:t>Request Body</w:t>
            </w:r>
          </w:p>
        </w:tc>
        <w:tc>
          <w:tcPr>
            <w:tcW w:w="1879" w:type="dxa"/>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pPr>
            <w:r>
              <w:t>R</w:t>
            </w:r>
            <w:r w:rsidR="009E0136" w:rsidRPr="001708B7">
              <w:t>equest body is not a valid JSON object</w:t>
            </w:r>
            <w:r w:rsidR="009E0136">
              <w:t xml:space="preserve"> or </w:t>
            </w:r>
            <w:r w:rsidR="009E0136" w:rsidRPr="001708B7">
              <w:t xml:space="preserve">not a valid </w:t>
            </w:r>
            <w:r w:rsidR="00AF27F0">
              <w:t xml:space="preserve">TIM </w:t>
            </w:r>
            <w:r w:rsidR="004C424E">
              <w:t>schema</w:t>
            </w:r>
          </w:p>
        </w:tc>
      </w:tr>
      <w:tr w:rsidR="009E0136" w14:paraId="617C6336"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59A7540" w14:textId="5823938C" w:rsidR="009E0136" w:rsidRPr="000578FE" w:rsidRDefault="00B32D46">
            <w:r w:rsidRPr="00B32D46">
              <w:t>Invalid Traveler Information Message data value in the request</w:t>
            </w:r>
          </w:p>
        </w:tc>
        <w:tc>
          <w:tcPr>
            <w:tcW w:w="1879" w:type="dxa"/>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pPr>
            <w:r w:rsidRPr="001708B7">
              <w:t xml:space="preserve">ODE was unable to build a valid TIM message from </w:t>
            </w:r>
            <w:r w:rsidR="004C424E">
              <w:t>the request</w:t>
            </w:r>
            <w:r w:rsidR="001B14F4">
              <w:t xml:space="preserve"> data</w:t>
            </w:r>
            <w:r w:rsidR="00B32D46">
              <w:t>. One or more data elements may be invalid or out of range.</w:t>
            </w:r>
          </w:p>
        </w:tc>
      </w:tr>
      <w:tr w:rsidR="007B44EC" w14:paraId="07C13448"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AE7E7B6" w14:textId="10CAE82A" w:rsidR="007B44EC" w:rsidRPr="00B32D46" w:rsidRDefault="007B44EC" w:rsidP="007B44EC">
            <w:r w:rsidRPr="007B44EC">
              <w:lastRenderedPageBreak/>
              <w:t>Internal Error: OssTravelerMessageBuilder#encodeTravelerInformationToHex returned null</w:t>
            </w:r>
          </w:p>
        </w:tc>
        <w:tc>
          <w:tcPr>
            <w:tcW w:w="0" w:type="dxa"/>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1209" w:type="dxa"/>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3344" w:type="dxa"/>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pPr>
            <w:r>
              <w:t>Internal error occurred. Check application logs to determine cause.</w:t>
            </w:r>
          </w:p>
        </w:tc>
      </w:tr>
      <w:tr w:rsidR="007B44EC" w14:paraId="72EA11DD"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FE072B7" w14:textId="329CEDE9" w:rsidR="007B44EC" w:rsidRPr="001708B7" w:rsidRDefault="007B44EC" w:rsidP="007B44EC">
            <w:r w:rsidRPr="000A1A07">
              <w:t xml:space="preserve">Failed to encode </w:t>
            </w:r>
            <w:r>
              <w:t>Traveler Information Message</w:t>
            </w:r>
          </w:p>
        </w:tc>
        <w:tc>
          <w:tcPr>
            <w:tcW w:w="1879" w:type="dxa"/>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pPr>
            <w:r>
              <w:t>Internal Error: Unable to encode a TIM PDU</w:t>
            </w:r>
          </w:p>
        </w:tc>
      </w:tr>
      <w:tr w:rsidR="007B44EC" w14:paraId="149A085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CD71D76" w14:textId="29E1A73F" w:rsidR="007B44EC" w:rsidRPr="000A1A07" w:rsidRDefault="006A2C46" w:rsidP="007B44EC">
            <w:r>
              <w:t>[Response List]</w:t>
            </w:r>
          </w:p>
        </w:tc>
        <w:tc>
          <w:tcPr>
            <w:tcW w:w="0" w:type="dxa"/>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pPr>
            <w:r>
              <w:t>500</w:t>
            </w:r>
          </w:p>
        </w:tc>
        <w:tc>
          <w:tcPr>
            <w:tcW w:w="1209" w:type="dxa"/>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pPr>
            <w:r>
              <w:t>Did not success to send data to all specified RSUs. See the response body for details. Possible error messages in the response list include:</w:t>
            </w:r>
          </w:p>
          <w:p w14:paraId="2F0EB8FB" w14:textId="77777777" w:rsid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No response from RSU IP=</w:t>
            </w:r>
            <w:r>
              <w:t>&lt;RSU IP address&gt;</w:t>
            </w:r>
          </w:p>
          <w:p w14:paraId="46C527F0" w14:textId="4883D7BE" w:rsidR="00B90300" w:rsidRP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SNMP deposit failed, error code=</w:t>
            </w:r>
            <w:r>
              <w:t>&lt;SNMP error status code&gt; (&lt;SNMP error message&gt;)</w:t>
            </w:r>
          </w:p>
        </w:tc>
      </w:tr>
      <w:tr w:rsidR="007B44EC" w14:paraId="1543BEE8"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5498F4B1" w14:textId="6138AA8C" w:rsidR="007B44EC" w:rsidRDefault="003B0FB9">
            <w:r>
              <w:t>Error</w:t>
            </w:r>
            <w:r w:rsidR="00B90300">
              <w:t xml:space="preserve"> depositing to</w:t>
            </w:r>
            <w:r w:rsidR="007B44EC">
              <w:t xml:space="preserve"> SDW</w:t>
            </w:r>
          </w:p>
        </w:tc>
        <w:tc>
          <w:tcPr>
            <w:tcW w:w="1879" w:type="dxa"/>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pPr>
            <w:r>
              <w:t>RSU responded with error or failed to send data to RSUs and SDW</w:t>
            </w:r>
          </w:p>
        </w:tc>
      </w:tr>
    </w:tbl>
    <w:p w14:paraId="79407A7C" w14:textId="297BDD67" w:rsidR="00836EF5" w:rsidRDefault="00836EF5" w:rsidP="00A176FA"/>
    <w:p w14:paraId="515950AD" w14:textId="771E548E" w:rsidR="00E145C0" w:rsidRDefault="00E6110E" w:rsidP="00E145C0">
      <w:pPr>
        <w:pStyle w:val="Heading3"/>
      </w:pPr>
      <w:bookmarkStart w:id="211" w:name="_Toc483908181"/>
      <w:r>
        <w:t>Probe Data Management Messages (</w:t>
      </w:r>
      <w:r w:rsidR="00E145C0">
        <w:t>PDM</w:t>
      </w:r>
      <w:r>
        <w:t>)</w:t>
      </w:r>
      <w:r w:rsidR="00E145C0">
        <w:t xml:space="preserve"> Interface</w:t>
      </w:r>
      <w:bookmarkEnd w:id="211"/>
    </w:p>
    <w:p w14:paraId="6011D2F1" w14:textId="0432CF88" w:rsidR="00C910EC" w:rsidRPr="00E145C0" w:rsidRDefault="00C910EC" w:rsidP="00C910EC">
      <w:r>
        <w:t xml:space="preserve">Refer to the </w:t>
      </w:r>
      <w:hyperlink r:id="rId46" w:history="1">
        <w:r w:rsidRPr="00E145C0">
          <w:rPr>
            <w:rStyle w:val="Hyperlink"/>
          </w:rPr>
          <w:t>ODESwagger.yaml</w:t>
        </w:r>
      </w:hyperlink>
      <w:r>
        <w:t xml:space="preserve"> for details of the PDM interface.</w:t>
      </w:r>
    </w:p>
    <w:p w14:paraId="66A0EE23" w14:textId="77777777" w:rsidR="00E145C0" w:rsidRDefault="00E145C0" w:rsidP="00E145C0"/>
    <w:p w14:paraId="21181B2B" w14:textId="6435A50A" w:rsidR="00C910EC" w:rsidRDefault="00C910EC" w:rsidP="00C910EC">
      <w:pPr>
        <w:pStyle w:val="Caption"/>
        <w:keepNext/>
      </w:pPr>
      <w:r>
        <w:t xml:space="preserve">Table </w:t>
      </w:r>
      <w:r w:rsidR="00517F74">
        <w:fldChar w:fldCharType="begin"/>
      </w:r>
      <w:r w:rsidR="00517F74">
        <w:instrText xml:space="preserve"> SEQ Table \* ARABIC </w:instrText>
      </w:r>
      <w:r w:rsidR="00517F74">
        <w:fldChar w:fldCharType="separate"/>
      </w:r>
      <w:r>
        <w:rPr>
          <w:noProof/>
        </w:rPr>
        <w:t>5</w:t>
      </w:r>
      <w:r w:rsidR="00517F74">
        <w:rPr>
          <w:noProof/>
        </w:rPr>
        <w:fldChar w:fldCharType="end"/>
      </w:r>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225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2253B4">
            <w:r>
              <w:t>Message or Alert</w:t>
            </w:r>
          </w:p>
        </w:tc>
        <w:tc>
          <w:tcPr>
            <w:tcW w:w="1879" w:type="dxa"/>
          </w:tcPr>
          <w:p w14:paraId="72C2F0CA"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3B9C6E2B"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B3B39F7"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Criteria</w:t>
            </w:r>
          </w:p>
        </w:tc>
      </w:tr>
      <w:tr w:rsidR="00196A0A" w14:paraId="5D40EC0F"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r>
              <w:t>[Response List</w:t>
            </w:r>
            <w:r>
              <w:rPr>
                <w:rStyle w:val="Hyperlink"/>
              </w:rPr>
              <w:t>]</w:t>
            </w:r>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pPr>
            <w:r>
              <w:t xml:space="preserve">Traveler Information Message was submitted successfully to one more specified RSUs and SDW. See the response for </w:t>
            </w:r>
            <w:r>
              <w:lastRenderedPageBreak/>
              <w:t>details of which RSUs or SDW received or failed to receive the message.</w:t>
            </w:r>
          </w:p>
        </w:tc>
      </w:tr>
      <w:tr w:rsidR="009C4661" w14:paraId="0A0680A2"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2253B4">
            <w:r w:rsidRPr="000578FE">
              <w:t>Endpoint received null request</w:t>
            </w:r>
          </w:p>
        </w:tc>
        <w:tc>
          <w:tcPr>
            <w:tcW w:w="1879" w:type="dxa"/>
          </w:tcPr>
          <w:p w14:paraId="6B703C29"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4BC0D599" w14:textId="77777777" w:rsidR="009C4661" w:rsidRPr="000578FE" w:rsidRDefault="009C4661" w:rsidP="002253B4">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3FCF2D38"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Request body is empty.</w:t>
            </w:r>
          </w:p>
        </w:tc>
      </w:tr>
      <w:tr w:rsidR="009C4661" w14:paraId="0D31C4AE"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2253B4">
            <w:r>
              <w:t>Invalid</w:t>
            </w:r>
            <w:r w:rsidRPr="000578FE">
              <w:t xml:space="preserve"> </w:t>
            </w:r>
            <w:r>
              <w:t>Request Body</w:t>
            </w:r>
          </w:p>
        </w:tc>
        <w:tc>
          <w:tcPr>
            <w:tcW w:w="1879" w:type="dxa"/>
          </w:tcPr>
          <w:p w14:paraId="20E572B0" w14:textId="77777777" w:rsidR="009C4661" w:rsidRDefault="009C4661" w:rsidP="002253B4">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1D6D9A7D" w14:textId="77777777" w:rsidR="009C4661" w:rsidRPr="001F788C" w:rsidDel="000578FE" w:rsidRDefault="009C4661" w:rsidP="002253B4">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10CC6B01" w14:textId="24471C9C" w:rsidR="009C4661" w:rsidRDefault="009C4661" w:rsidP="002253B4">
            <w:pPr>
              <w:cnfStyle w:val="000000100000" w:firstRow="0" w:lastRow="0" w:firstColumn="0" w:lastColumn="0" w:oddVBand="0" w:evenVBand="0" w:oddHBand="1" w:evenHBand="0" w:firstRowFirstColumn="0" w:firstRowLastColumn="0" w:lastRowFirstColumn="0" w:lastRowLastColumn="0"/>
            </w:pPr>
            <w:r>
              <w:t>R</w:t>
            </w:r>
            <w:r w:rsidRPr="001708B7">
              <w:t>equest body is not a valid JSON object</w:t>
            </w:r>
            <w:r>
              <w:t xml:space="preserve"> or </w:t>
            </w:r>
            <w:r w:rsidRPr="001708B7">
              <w:t xml:space="preserve">not a valid </w:t>
            </w:r>
            <w:r w:rsidR="00AF27F0">
              <w:t xml:space="preserve">PDM </w:t>
            </w:r>
            <w:r>
              <w:t>schema</w:t>
            </w:r>
          </w:p>
        </w:tc>
      </w:tr>
      <w:tr w:rsidR="00196A0A" w14:paraId="689FADFC"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r>
              <w:t>[Response List]</w:t>
            </w:r>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Did not success to send data to all specified RSUs. See the response body for details. Possible error messages in the response list include:</w:t>
            </w:r>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No response from RSU IP=</w:t>
            </w:r>
            <w:r>
              <w:t>&lt;RSU IP address&gt;</w:t>
            </w:r>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SNMP deposit failed, error code=</w:t>
            </w:r>
            <w:r>
              <w:t>&lt;SNMP error status code&gt; (&lt;SNMP error message&gt;)</w:t>
            </w:r>
          </w:p>
        </w:tc>
      </w:tr>
    </w:tbl>
    <w:p w14:paraId="0010FAE4" w14:textId="77777777" w:rsidR="00C910EC" w:rsidRPr="00E145C0" w:rsidRDefault="00C910EC" w:rsidP="00E145C0"/>
    <w:p w14:paraId="4E6D5A99" w14:textId="019420F2" w:rsidR="00C26C45" w:rsidRDefault="00C26C45" w:rsidP="00B05D2B">
      <w:pPr>
        <w:pStyle w:val="Heading2"/>
      </w:pPr>
      <w:bookmarkStart w:id="212" w:name="_Toc483908182"/>
      <w:r w:rsidRPr="00E35BF2">
        <w:t>ODE Streaming API</w:t>
      </w:r>
      <w:bookmarkEnd w:id="207"/>
      <w:bookmarkEnd w:id="208"/>
      <w:bookmarkEnd w:id="212"/>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7"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213" w:name="_Ref471811829"/>
      <w:bookmarkStart w:id="214" w:name="_Toc483908183"/>
      <w:r>
        <w:t>Direct Kafka Interface</w:t>
      </w:r>
      <w:bookmarkEnd w:id="213"/>
      <w:bookmarkEnd w:id="214"/>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8"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9"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215"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4969"/>
        <w:gridCol w:w="6184"/>
        <w:gridCol w:w="1797"/>
      </w:tblGrid>
      <w:tr w:rsidR="006916B6" w:rsidRPr="00FA5D0B" w14:paraId="22EF592C" w14:textId="47405D1C" w:rsidTr="00134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9" w:type="dxa"/>
          </w:tcPr>
          <w:p w14:paraId="6F1CD725" w14:textId="77777777" w:rsidR="006916B6" w:rsidRPr="00FA5D0B" w:rsidRDefault="006916B6" w:rsidP="00AD06BA">
            <w:r w:rsidRPr="00FA5D0B">
              <w:t>Topic Name</w:t>
            </w:r>
          </w:p>
        </w:tc>
        <w:tc>
          <w:tcPr>
            <w:tcW w:w="6184"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179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134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9"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6184"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179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134262">
        <w:tc>
          <w:tcPr>
            <w:cnfStyle w:val="001000000000" w:firstRow="0" w:lastRow="0" w:firstColumn="1" w:lastColumn="0" w:oddVBand="0" w:evenVBand="0" w:oddHBand="0" w:evenHBand="0" w:firstRowFirstColumn="0" w:firstRowLastColumn="0" w:lastRowFirstColumn="0" w:lastRowLastColumn="0"/>
            <w:tcW w:w="4969" w:type="dxa"/>
          </w:tcPr>
          <w:p w14:paraId="7676CEF3" w14:textId="482D9CE1" w:rsidR="006916B6" w:rsidRPr="00FA5D0B" w:rsidRDefault="00CB4AD1" w:rsidP="00AD06BA">
            <w:pPr>
              <w:rPr>
                <w:rFonts w:ascii="Courier New" w:hAnsi="Courier New" w:cs="Courier New"/>
              </w:rPr>
            </w:pPr>
            <w:ins w:id="216" w:author="Musavi, Hamid [USA]" w:date="2017-07-28T11:16:00Z">
              <w:r w:rsidRPr="00CB4AD1">
                <w:rPr>
                  <w:rFonts w:ascii="Courier New" w:hAnsi="Courier New" w:cs="Courier New"/>
                </w:rPr>
                <w:t>j2735RawBsmJson</w:t>
              </w:r>
            </w:ins>
            <w:del w:id="217" w:author="Musavi, Hamid [USA]" w:date="2017-07-28T11:16:00Z">
              <w:r w:rsidR="006916B6" w:rsidRPr="006916B6" w:rsidDel="00CB4AD1">
                <w:rPr>
                  <w:rFonts w:ascii="Courier New" w:hAnsi="Courier New" w:cs="Courier New"/>
                </w:rPr>
                <w:delText>topic.J2735BsmRawJSON</w:delText>
              </w:r>
            </w:del>
          </w:p>
        </w:tc>
        <w:tc>
          <w:tcPr>
            <w:tcW w:w="6184"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179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CB4AD1" w:rsidRPr="00FA5D0B" w14:paraId="7CD9BE76" w14:textId="77777777" w:rsidTr="00134262">
        <w:trPr>
          <w:cnfStyle w:val="000000100000" w:firstRow="0" w:lastRow="0" w:firstColumn="0" w:lastColumn="0" w:oddVBand="0" w:evenVBand="0" w:oddHBand="1" w:evenHBand="0" w:firstRowFirstColumn="0" w:firstRowLastColumn="0" w:lastRowFirstColumn="0" w:lastRowLastColumn="0"/>
          <w:ins w:id="218" w:author="Musavi, Hamid [USA]" w:date="2017-07-28T11:16:00Z"/>
        </w:trPr>
        <w:tc>
          <w:tcPr>
            <w:cnfStyle w:val="001000000000" w:firstRow="0" w:lastRow="0" w:firstColumn="1" w:lastColumn="0" w:oddVBand="0" w:evenVBand="0" w:oddHBand="0" w:evenHBand="0" w:firstRowFirstColumn="0" w:firstRowLastColumn="0" w:lastRowFirstColumn="0" w:lastRowLastColumn="0"/>
            <w:tcW w:w="4969" w:type="dxa"/>
          </w:tcPr>
          <w:p w14:paraId="2433A2AE" w14:textId="5CFE9D35" w:rsidR="00CB4AD1" w:rsidRPr="00CB4AD1" w:rsidRDefault="00CB4AD1" w:rsidP="00AD06BA">
            <w:pPr>
              <w:rPr>
                <w:ins w:id="219" w:author="Musavi, Hamid [USA]" w:date="2017-07-28T11:16:00Z"/>
                <w:rFonts w:ascii="Courier New" w:hAnsi="Courier New" w:cs="Courier New"/>
              </w:rPr>
            </w:pPr>
            <w:ins w:id="220" w:author="Musavi, Hamid [USA]" w:date="2017-07-28T11:17:00Z">
              <w:r w:rsidRPr="00CB4AD1">
                <w:rPr>
                  <w:rFonts w:ascii="Courier New" w:hAnsi="Courier New" w:cs="Courier New"/>
                </w:rPr>
                <w:t>j2735BsmFilteredJson</w:t>
              </w:r>
            </w:ins>
          </w:p>
        </w:tc>
        <w:tc>
          <w:tcPr>
            <w:tcW w:w="6184" w:type="dxa"/>
          </w:tcPr>
          <w:p w14:paraId="6BF4A6AE" w14:textId="20581607" w:rsidR="00CB4AD1" w:rsidRPr="00FA5D0B" w:rsidRDefault="00134262" w:rsidP="00FA5D0B">
            <w:pPr>
              <w:keepNext/>
              <w:cnfStyle w:val="000000100000" w:firstRow="0" w:lastRow="0" w:firstColumn="0" w:lastColumn="0" w:oddVBand="0" w:evenVBand="0" w:oddHBand="1" w:evenHBand="0" w:firstRowFirstColumn="0" w:firstRowLastColumn="0" w:lastRowFirstColumn="0" w:lastRowLastColumn="0"/>
              <w:rPr>
                <w:ins w:id="221" w:author="Musavi, Hamid [USA]" w:date="2017-07-28T11:16:00Z"/>
                <w:rFonts w:ascii="Courier New" w:hAnsi="Courier New" w:cs="Courier New"/>
              </w:rPr>
            </w:pPr>
            <w:ins w:id="222" w:author="Musavi, Hamid [USA]" w:date="2017-07-28T11:17:00Z">
              <w:r w:rsidRPr="00FA5D0B">
                <w:rPr>
                  <w:rFonts w:ascii="Courier New" w:hAnsi="Courier New" w:cs="Courier New"/>
                </w:rPr>
                <w:t>us.dot.its.jpo.ode.plugin.j2735.J2735Bsm</w:t>
              </w:r>
            </w:ins>
          </w:p>
        </w:tc>
        <w:tc>
          <w:tcPr>
            <w:tcW w:w="1797" w:type="dxa"/>
          </w:tcPr>
          <w:p w14:paraId="23AB4744" w14:textId="02A001C3" w:rsidR="00CB4AD1" w:rsidRDefault="00134262" w:rsidP="00FA5D0B">
            <w:pPr>
              <w:keepNext/>
              <w:cnfStyle w:val="000000100000" w:firstRow="0" w:lastRow="0" w:firstColumn="0" w:lastColumn="0" w:oddVBand="0" w:evenVBand="0" w:oddHBand="1" w:evenHBand="0" w:firstRowFirstColumn="0" w:firstRowLastColumn="0" w:lastRowFirstColumn="0" w:lastRowLastColumn="0"/>
              <w:rPr>
                <w:ins w:id="223" w:author="Musavi, Hamid [USA]" w:date="2017-07-28T11:16:00Z"/>
                <w:rFonts w:ascii="Courier New" w:hAnsi="Courier New" w:cs="Courier New"/>
              </w:rPr>
            </w:pPr>
            <w:ins w:id="224" w:author="Musavi, Hamid [USA]" w:date="2017-07-28T11:17:00Z">
              <w:r>
                <w:rPr>
                  <w:rFonts w:ascii="Courier New" w:hAnsi="Courier New" w:cs="Courier New"/>
                </w:rPr>
                <w:t>JSON</w:t>
              </w:r>
            </w:ins>
          </w:p>
        </w:tc>
      </w:tr>
      <w:tr w:rsidR="00134262" w:rsidRPr="00FA5D0B" w14:paraId="296157FF" w14:textId="77777777" w:rsidTr="00134262">
        <w:trPr>
          <w:ins w:id="225" w:author="Musavi, Hamid [USA]" w:date="2017-07-28T11:17:00Z"/>
        </w:trPr>
        <w:tc>
          <w:tcPr>
            <w:cnfStyle w:val="001000000000" w:firstRow="0" w:lastRow="0" w:firstColumn="1" w:lastColumn="0" w:oddVBand="0" w:evenVBand="0" w:oddHBand="0" w:evenHBand="0" w:firstRowFirstColumn="0" w:firstRowLastColumn="0" w:lastRowFirstColumn="0" w:lastRowLastColumn="0"/>
            <w:tcW w:w="4969" w:type="dxa"/>
          </w:tcPr>
          <w:p w14:paraId="277D2CC8" w14:textId="73B039C7" w:rsidR="00134262" w:rsidRPr="00CB4AD1" w:rsidRDefault="00134262" w:rsidP="00134262">
            <w:pPr>
              <w:rPr>
                <w:ins w:id="226" w:author="Musavi, Hamid [USA]" w:date="2017-07-28T11:17:00Z"/>
                <w:rFonts w:ascii="Courier New" w:hAnsi="Courier New" w:cs="Courier New"/>
              </w:rPr>
            </w:pPr>
            <w:ins w:id="227" w:author="Musavi, Hamid [USA]" w:date="2017-07-28T11:17:00Z">
              <w:r w:rsidRPr="00CB4AD1">
                <w:rPr>
                  <w:rFonts w:ascii="Courier New" w:hAnsi="Courier New" w:cs="Courier New"/>
                </w:rPr>
                <w:t>OdeBsmPojo</w:t>
              </w:r>
            </w:ins>
          </w:p>
        </w:tc>
        <w:tc>
          <w:tcPr>
            <w:tcW w:w="6184" w:type="dxa"/>
          </w:tcPr>
          <w:p w14:paraId="082BCCDA" w14:textId="0583713B" w:rsidR="00134262" w:rsidRPr="00FA5D0B" w:rsidRDefault="00134262" w:rsidP="00134262">
            <w:pPr>
              <w:keepNext/>
              <w:cnfStyle w:val="000000000000" w:firstRow="0" w:lastRow="0" w:firstColumn="0" w:lastColumn="0" w:oddVBand="0" w:evenVBand="0" w:oddHBand="0" w:evenHBand="0" w:firstRowFirstColumn="0" w:firstRowLastColumn="0" w:lastRowFirstColumn="0" w:lastRowLastColumn="0"/>
              <w:rPr>
                <w:ins w:id="228" w:author="Musavi, Hamid [USA]" w:date="2017-07-28T11:17:00Z"/>
                <w:rFonts w:ascii="Courier New" w:hAnsi="Courier New" w:cs="Courier New"/>
              </w:rPr>
            </w:pPr>
            <w:ins w:id="229" w:author="Musavi, Hamid [USA]" w:date="2017-07-28T11:18:00Z">
              <w:r w:rsidRPr="00134262">
                <w:rPr>
                  <w:rFonts w:ascii="Courier New" w:hAnsi="Courier New" w:cs="Courier New"/>
                </w:rPr>
                <w:t>us.dot.its.jpo.ode.model.OdeBsmData</w:t>
              </w:r>
            </w:ins>
          </w:p>
        </w:tc>
        <w:tc>
          <w:tcPr>
            <w:tcW w:w="1797" w:type="dxa"/>
          </w:tcPr>
          <w:p w14:paraId="135E72A8" w14:textId="3B40D6BB" w:rsidR="00134262" w:rsidRDefault="00134262" w:rsidP="00134262">
            <w:pPr>
              <w:keepNext/>
              <w:cnfStyle w:val="000000000000" w:firstRow="0" w:lastRow="0" w:firstColumn="0" w:lastColumn="0" w:oddVBand="0" w:evenVBand="0" w:oddHBand="0" w:evenHBand="0" w:firstRowFirstColumn="0" w:firstRowLastColumn="0" w:lastRowFirstColumn="0" w:lastRowLastColumn="0"/>
              <w:rPr>
                <w:ins w:id="230" w:author="Musavi, Hamid [USA]" w:date="2017-07-28T11:17:00Z"/>
                <w:rFonts w:ascii="Courier New" w:hAnsi="Courier New" w:cs="Courier New"/>
              </w:rPr>
            </w:pPr>
            <w:ins w:id="231" w:author="Musavi, Hamid [USA]" w:date="2017-07-28T11:18:00Z">
              <w:r>
                <w:rPr>
                  <w:rFonts w:ascii="Courier New" w:hAnsi="Courier New" w:cs="Courier New"/>
                </w:rPr>
                <w:t>Serialized POJO</w:t>
              </w:r>
            </w:ins>
          </w:p>
        </w:tc>
      </w:tr>
      <w:tr w:rsidR="00134262" w:rsidRPr="00FA5D0B" w14:paraId="10AC89FF" w14:textId="77777777" w:rsidTr="00134262">
        <w:trPr>
          <w:cnfStyle w:val="000000100000" w:firstRow="0" w:lastRow="0" w:firstColumn="0" w:lastColumn="0" w:oddVBand="0" w:evenVBand="0" w:oddHBand="1" w:evenHBand="0" w:firstRowFirstColumn="0" w:firstRowLastColumn="0" w:lastRowFirstColumn="0" w:lastRowLastColumn="0"/>
          <w:ins w:id="232" w:author="Musavi, Hamid [USA]" w:date="2017-07-28T11:17:00Z"/>
        </w:trPr>
        <w:tc>
          <w:tcPr>
            <w:cnfStyle w:val="001000000000" w:firstRow="0" w:lastRow="0" w:firstColumn="1" w:lastColumn="0" w:oddVBand="0" w:evenVBand="0" w:oddHBand="0" w:evenHBand="0" w:firstRowFirstColumn="0" w:firstRowLastColumn="0" w:lastRowFirstColumn="0" w:lastRowLastColumn="0"/>
            <w:tcW w:w="4969" w:type="dxa"/>
          </w:tcPr>
          <w:p w14:paraId="3E389474" w14:textId="4DC9FE52" w:rsidR="00134262" w:rsidRPr="00CB4AD1" w:rsidRDefault="00134262" w:rsidP="00134262">
            <w:pPr>
              <w:rPr>
                <w:ins w:id="233" w:author="Musavi, Hamid [USA]" w:date="2017-07-28T11:17:00Z"/>
                <w:rFonts w:ascii="Courier New" w:hAnsi="Courier New" w:cs="Courier New"/>
              </w:rPr>
            </w:pPr>
            <w:ins w:id="234" w:author="Musavi, Hamid [USA]" w:date="2017-07-28T11:17:00Z">
              <w:r w:rsidRPr="00CB4AD1">
                <w:rPr>
                  <w:rFonts w:ascii="Courier New" w:hAnsi="Courier New" w:cs="Courier New"/>
                </w:rPr>
                <w:t>OdeBsmJson</w:t>
              </w:r>
            </w:ins>
          </w:p>
        </w:tc>
        <w:tc>
          <w:tcPr>
            <w:tcW w:w="6184" w:type="dxa"/>
          </w:tcPr>
          <w:p w14:paraId="1BA3FD36" w14:textId="6F22225F"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ins w:id="235" w:author="Musavi, Hamid [USA]" w:date="2017-07-28T11:17:00Z"/>
                <w:rFonts w:ascii="Courier New" w:hAnsi="Courier New" w:cs="Courier New"/>
              </w:rPr>
            </w:pPr>
            <w:ins w:id="236" w:author="Musavi, Hamid [USA]" w:date="2017-07-28T11:18:00Z">
              <w:r w:rsidRPr="00134262">
                <w:rPr>
                  <w:rFonts w:ascii="Courier New" w:hAnsi="Courier New" w:cs="Courier New"/>
                </w:rPr>
                <w:t>us.dot.its.jpo.ode.model.OdeBsmData</w:t>
              </w:r>
            </w:ins>
          </w:p>
        </w:tc>
        <w:tc>
          <w:tcPr>
            <w:tcW w:w="1797" w:type="dxa"/>
          </w:tcPr>
          <w:p w14:paraId="7D35B6A3" w14:textId="417AAA5C" w:rsidR="00134262" w:rsidRDefault="00134262" w:rsidP="00134262">
            <w:pPr>
              <w:keepNext/>
              <w:cnfStyle w:val="000000100000" w:firstRow="0" w:lastRow="0" w:firstColumn="0" w:lastColumn="0" w:oddVBand="0" w:evenVBand="0" w:oddHBand="1" w:evenHBand="0" w:firstRowFirstColumn="0" w:firstRowLastColumn="0" w:lastRowFirstColumn="0" w:lastRowLastColumn="0"/>
              <w:rPr>
                <w:ins w:id="237" w:author="Musavi, Hamid [USA]" w:date="2017-07-28T11:17:00Z"/>
                <w:rFonts w:ascii="Courier New" w:hAnsi="Courier New" w:cs="Courier New"/>
              </w:rPr>
            </w:pPr>
            <w:ins w:id="238" w:author="Musavi, Hamid [USA]" w:date="2017-07-28T11:18:00Z">
              <w:r>
                <w:rPr>
                  <w:rFonts w:ascii="Courier New" w:hAnsi="Courier New" w:cs="Courier New"/>
                </w:rPr>
                <w:t>JSON</w:t>
              </w:r>
            </w:ins>
          </w:p>
        </w:tc>
      </w:tr>
    </w:tbl>
    <w:p w14:paraId="793A2536" w14:textId="77777777" w:rsidR="00FA5D0B" w:rsidRDefault="00FA5D0B">
      <w:pPr>
        <w:pStyle w:val="Caption"/>
      </w:pPr>
      <w:r>
        <w:t xml:space="preserve">Table </w:t>
      </w:r>
      <w:r w:rsidR="00517F74">
        <w:fldChar w:fldCharType="begin"/>
      </w:r>
      <w:r w:rsidR="00517F74">
        <w:instrText xml:space="preserve"> SEQ Table \* ARABIC </w:instrText>
      </w:r>
      <w:r w:rsidR="00517F74">
        <w:fldChar w:fldCharType="separate"/>
      </w:r>
      <w:r w:rsidR="00C910EC">
        <w:rPr>
          <w:noProof/>
        </w:rPr>
        <w:t>6</w:t>
      </w:r>
      <w:r w:rsidR="00517F74">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239" w:name="_Toc483908184"/>
      <w:r>
        <w:t>ODE WebSocket Interface</w:t>
      </w:r>
      <w:bookmarkEnd w:id="215"/>
      <w:bookmarkEnd w:id="239"/>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240" w:name="_Toc462052290"/>
      <w:r>
        <w:t>O</w:t>
      </w:r>
      <w:r w:rsidR="00C26C45" w:rsidRPr="00E35BF2">
        <w:t xml:space="preserve">DE </w:t>
      </w:r>
      <w:r w:rsidR="00ED0E13">
        <w:t xml:space="preserve">WebSocket </w:t>
      </w:r>
      <w:r w:rsidR="00C26C45" w:rsidRPr="00E35BF2">
        <w:t>Control Messages</w:t>
      </w:r>
      <w:bookmarkEnd w:id="240"/>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241" w:name="_Toc462052291"/>
      <w:r>
        <w:t>BSM</w:t>
      </w:r>
      <w:r w:rsidR="00C26C45" w:rsidRPr="00E35BF2">
        <w:t xml:space="preserve"> </w:t>
      </w:r>
      <w:r>
        <w:t>WebSocket</w:t>
      </w:r>
      <w:r w:rsidR="00C26C45" w:rsidRPr="00E35BF2">
        <w:t xml:space="preserve"> Subscription </w:t>
      </w:r>
      <w:bookmarkEnd w:id="241"/>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242" w:name="_Toc462052298"/>
      <w:bookmarkStart w:id="243" w:name="_Ref471728137"/>
      <w:bookmarkStart w:id="244" w:name="_Toc483908185"/>
      <w:r w:rsidRPr="00145701">
        <w:t>ODE Request Schemas</w:t>
      </w:r>
      <w:bookmarkEnd w:id="242"/>
      <w:bookmarkEnd w:id="243"/>
      <w:bookmarkEnd w:id="244"/>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245" w:name="_Toc462052299"/>
      <w:bookmarkStart w:id="246" w:name="_Ref471813112"/>
      <w:bookmarkStart w:id="247" w:name="_Toc483908186"/>
      <w:r>
        <w:t>ODE</w:t>
      </w:r>
      <w:r w:rsidR="00C26C45" w:rsidRPr="00145701">
        <w:t xml:space="preserve"> Request</w:t>
      </w:r>
      <w:bookmarkEnd w:id="245"/>
      <w:bookmarkEnd w:id="246"/>
      <w:r w:rsidR="000D126A">
        <w:t xml:space="preserve"> Message Metadata</w:t>
      </w:r>
      <w:bookmarkEnd w:id="247"/>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lastRenderedPageBreak/>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248" w:name="_Toc441572976"/>
      <w:bookmarkStart w:id="249" w:name="_Toc456253304"/>
      <w:r>
        <w:t xml:space="preserve">Table </w:t>
      </w:r>
      <w:r w:rsidR="00517F74">
        <w:fldChar w:fldCharType="begin"/>
      </w:r>
      <w:r w:rsidR="00517F74">
        <w:instrText xml:space="preserve"> SEQ Table \* ARABIC </w:instrText>
      </w:r>
      <w:r w:rsidR="00517F74">
        <w:fldChar w:fldCharType="separate"/>
      </w:r>
      <w:r w:rsidR="00C910EC">
        <w:rPr>
          <w:noProof/>
        </w:rPr>
        <w:t>7</w:t>
      </w:r>
      <w:r w:rsidR="00517F74">
        <w:rPr>
          <w:noProof/>
        </w:rPr>
        <w:fldChar w:fldCharType="end"/>
      </w:r>
      <w:r>
        <w:t xml:space="preserve"> </w:t>
      </w:r>
      <w:r w:rsidR="00874976">
        <w:t>–</w:t>
      </w:r>
      <w:r w:rsidR="00ED0E13">
        <w:t xml:space="preserve"> ODE </w:t>
      </w:r>
      <w:r>
        <w:t>Request</w:t>
      </w:r>
      <w:bookmarkEnd w:id="248"/>
      <w:bookmarkEnd w:id="249"/>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250" w:name="_Toc462052303"/>
      <w:bookmarkStart w:id="251" w:name="_Ref471728323"/>
      <w:bookmarkStart w:id="252" w:name="_Toc483908187"/>
      <w:r w:rsidRPr="00145701">
        <w:t xml:space="preserve">ODE </w:t>
      </w:r>
      <w:r w:rsidR="0016253B">
        <w:t>Response</w:t>
      </w:r>
      <w:r w:rsidRPr="00145701">
        <w:t xml:space="preserve"> Schemas</w:t>
      </w:r>
      <w:bookmarkEnd w:id="250"/>
      <w:bookmarkEnd w:id="251"/>
      <w:bookmarkEnd w:id="252"/>
    </w:p>
    <w:p w14:paraId="5E73BE53" w14:textId="16AF8EA0" w:rsidR="005676A9" w:rsidRDefault="005676A9" w:rsidP="005676A9">
      <w:pPr>
        <w:rPr>
          <w:ins w:id="253" w:author="Musavi, Hamid [USA]" w:date="2017-07-28T11:21:00Z"/>
        </w:rPr>
      </w:pPr>
      <w:r>
        <w:t>The following sub-sections describe the structure and specification of ODE messages returned as response to data requests.</w:t>
      </w:r>
      <w:ins w:id="254" w:author="Musavi, Hamid [USA]" w:date="2017-07-28T11:24:00Z">
        <w:r w:rsidR="00771AF3">
          <w:t xml:space="preserve"> </w:t>
        </w:r>
        <w:r w:rsidR="00771AF3">
          <w:fldChar w:fldCharType="begin"/>
        </w:r>
        <w:r w:rsidR="00771AF3">
          <w:instrText xml:space="preserve"> REF _Ref489004424 \h </w:instrText>
        </w:r>
      </w:ins>
      <w:r w:rsidR="00771AF3">
        <w:fldChar w:fldCharType="separate"/>
      </w:r>
      <w:ins w:id="255" w:author="Musavi, Hamid [USA]" w:date="2017-07-28T11:24:00Z">
        <w:r w:rsidR="00771AF3">
          <w:t xml:space="preserve">Figure </w:t>
        </w:r>
        <w:r w:rsidR="00771AF3">
          <w:rPr>
            <w:noProof/>
          </w:rPr>
          <w:t>4</w:t>
        </w:r>
        <w:r w:rsidR="00771AF3">
          <w:fldChar w:fldCharType="end"/>
        </w:r>
      </w:ins>
      <w:ins w:id="256" w:author="Musavi, Hamid [USA]" w:date="2017-07-28T11:25:00Z">
        <w:r w:rsidR="00771AF3">
          <w:t xml:space="preserve"> illustrates th</w:t>
        </w:r>
      </w:ins>
      <w:ins w:id="257" w:author="Musavi, Hamid [USA]" w:date="2017-07-28T11:26:00Z">
        <w:r w:rsidR="00771AF3">
          <w:t>e class hierarchy for ODE Data output schema.</w:t>
        </w:r>
      </w:ins>
    </w:p>
    <w:p w14:paraId="5F05AC3E" w14:textId="7F7FE543" w:rsidR="00771AF3" w:rsidRDefault="007A7E9D" w:rsidP="00771AF3">
      <w:pPr>
        <w:keepNext/>
        <w:rPr>
          <w:ins w:id="258" w:author="Musavi, Hamid [USA]" w:date="2017-07-28T11:24:00Z"/>
        </w:rPr>
        <w:pPrChange w:id="259" w:author="Musavi, Hamid [USA]" w:date="2017-07-28T11:24:00Z">
          <w:pPr/>
        </w:pPrChange>
      </w:pPr>
      <w:ins w:id="260" w:author="Musavi, Hamid [USA]" w:date="2017-07-28T11:32:00Z">
        <w:r>
          <w:rPr>
            <w:noProof/>
            <w:lang w:eastAsia="en-US"/>
          </w:rPr>
          <w:lastRenderedPageBreak/>
          <w:drawing>
            <wp:inline distT="0" distB="0" distL="0" distR="0" wp14:anchorId="688B44C2" wp14:editId="4F46DD07">
              <wp:extent cx="66675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eDataClassHierarchy.png"/>
                      <pic:cNvPicPr/>
                    </pic:nvPicPr>
                    <pic:blipFill>
                      <a:blip r:embed="rId50">
                        <a:extLst>
                          <a:ext uri="{28A0092B-C50C-407E-A947-70E740481C1C}">
                            <a14:useLocalDpi xmlns:a14="http://schemas.microsoft.com/office/drawing/2010/main" val="0"/>
                          </a:ext>
                        </a:extLst>
                      </a:blip>
                      <a:stretch>
                        <a:fillRect/>
                      </a:stretch>
                    </pic:blipFill>
                    <pic:spPr>
                      <a:xfrm>
                        <a:off x="0" y="0"/>
                        <a:ext cx="6667500" cy="5943600"/>
                      </a:xfrm>
                      <a:prstGeom prst="rect">
                        <a:avLst/>
                      </a:prstGeom>
                    </pic:spPr>
                  </pic:pic>
                </a:graphicData>
              </a:graphic>
            </wp:inline>
          </w:drawing>
        </w:r>
      </w:ins>
    </w:p>
    <w:p w14:paraId="76A17697" w14:textId="0B9F9325" w:rsidR="00771AF3" w:rsidRDefault="00771AF3" w:rsidP="00771AF3">
      <w:pPr>
        <w:pStyle w:val="Caption"/>
        <w:rPr>
          <w:ins w:id="261" w:author="Musavi, Hamid [USA]" w:date="2017-07-28T11:37:00Z"/>
        </w:rPr>
        <w:pPrChange w:id="262" w:author="Musavi, Hamid [USA]" w:date="2017-07-28T11:24:00Z">
          <w:pPr/>
        </w:pPrChange>
      </w:pPr>
      <w:bookmarkStart w:id="263" w:name="_Ref489004424"/>
      <w:ins w:id="264" w:author="Musavi, Hamid [USA]" w:date="2017-07-28T11:24:00Z">
        <w:r>
          <w:lastRenderedPageBreak/>
          <w:t xml:space="preserve">Figure </w:t>
        </w:r>
        <w:r>
          <w:fldChar w:fldCharType="begin"/>
        </w:r>
        <w:r>
          <w:instrText xml:space="preserve"> SEQ Figure \* ARABIC </w:instrText>
        </w:r>
      </w:ins>
      <w:r>
        <w:fldChar w:fldCharType="separate"/>
      </w:r>
      <w:ins w:id="265" w:author="Musavi, Hamid [USA]" w:date="2017-07-28T11:24:00Z">
        <w:r>
          <w:rPr>
            <w:noProof/>
          </w:rPr>
          <w:t>4</w:t>
        </w:r>
        <w:r>
          <w:fldChar w:fldCharType="end"/>
        </w:r>
        <w:bookmarkEnd w:id="263"/>
        <w:r>
          <w:t xml:space="preserve"> - ODE Data Class Hierarchy</w:t>
        </w:r>
      </w:ins>
    </w:p>
    <w:p w14:paraId="03DC986F" w14:textId="59C9161F" w:rsidR="001F5CBE" w:rsidRDefault="001F5CBE" w:rsidP="001F5CBE">
      <w:pPr>
        <w:rPr>
          <w:ins w:id="266" w:author="Musavi, Hamid [USA]" w:date="2017-07-28T11:37:00Z"/>
        </w:rPr>
        <w:pPrChange w:id="267" w:author="Musavi, Hamid [USA]" w:date="2017-07-28T11:37:00Z">
          <w:pPr/>
        </w:pPrChange>
      </w:pPr>
    </w:p>
    <w:p w14:paraId="12628BDD" w14:textId="341979DE" w:rsidR="001F5CBE" w:rsidRPr="001F5CBE" w:rsidRDefault="001F5CBE" w:rsidP="001F5CBE">
      <w:pPr>
        <w:rPr>
          <w:b/>
          <w:rPrChange w:id="268" w:author="Musavi, Hamid [USA]" w:date="2017-07-28T11:43:00Z">
            <w:rPr/>
          </w:rPrChange>
        </w:rPr>
        <w:pPrChange w:id="269" w:author="Musavi, Hamid [USA]" w:date="2017-07-28T11:37:00Z">
          <w:pPr/>
        </w:pPrChange>
      </w:pPr>
      <w:ins w:id="270" w:author="Musavi, Hamid [USA]" w:date="2017-07-28T11:37:00Z">
        <w:r w:rsidRPr="001F5CBE">
          <w:rPr>
            <w:b/>
            <w:highlight w:val="yellow"/>
            <w:rPrChange w:id="271" w:author="Musavi, Hamid [USA]" w:date="2017-07-28T11:44:00Z">
              <w:rPr/>
            </w:rPrChange>
          </w:rPr>
          <w:t xml:space="preserve">The </w:t>
        </w:r>
      </w:ins>
      <w:ins w:id="272" w:author="Musavi, Hamid [USA]" w:date="2017-07-28T11:38:00Z">
        <w:r w:rsidRPr="001F5CBE">
          <w:rPr>
            <w:b/>
            <w:highlight w:val="yellow"/>
            <w:rPrChange w:id="273" w:author="Musavi, Hamid [USA]" w:date="2017-07-28T11:44:00Z">
              <w:rPr/>
            </w:rPrChange>
          </w:rPr>
          <w:t>following</w:t>
        </w:r>
      </w:ins>
      <w:ins w:id="274" w:author="Musavi, Hamid [USA]" w:date="2017-07-28T11:37:00Z">
        <w:r w:rsidRPr="001F5CBE">
          <w:rPr>
            <w:b/>
            <w:highlight w:val="yellow"/>
            <w:rPrChange w:id="275" w:author="Musavi, Hamid [USA]" w:date="2017-07-28T11:44:00Z">
              <w:rPr/>
            </w:rPrChange>
          </w:rPr>
          <w:t xml:space="preserve"> </w:t>
        </w:r>
      </w:ins>
      <w:ins w:id="276" w:author="Musavi, Hamid [USA]" w:date="2017-07-28T11:38:00Z">
        <w:r w:rsidRPr="001F5CBE">
          <w:rPr>
            <w:b/>
            <w:highlight w:val="yellow"/>
            <w:rPrChange w:id="277" w:author="Musavi, Hamid [USA]" w:date="2017-07-28T11:44:00Z">
              <w:rPr/>
            </w:rPrChange>
          </w:rPr>
          <w:t xml:space="preserve">sections will need to be updated to reflect the details of the above </w:t>
        </w:r>
      </w:ins>
      <w:ins w:id="278" w:author="Musavi, Hamid [USA]" w:date="2017-07-28T11:43:00Z">
        <w:r w:rsidRPr="001F5CBE">
          <w:rPr>
            <w:b/>
            <w:highlight w:val="yellow"/>
            <w:rPrChange w:id="279" w:author="Musavi, Hamid [USA]" w:date="2017-07-28T11:44:00Z">
              <w:rPr/>
            </w:rPrChange>
          </w:rPr>
          <w:t>hierarchy.</w:t>
        </w:r>
      </w:ins>
      <w:bookmarkStart w:id="280" w:name="_GoBack"/>
      <w:bookmarkEnd w:id="280"/>
    </w:p>
    <w:p w14:paraId="62C64373" w14:textId="3DF2E2A3" w:rsidR="00C26C45" w:rsidRDefault="00C26C45" w:rsidP="00874976">
      <w:pPr>
        <w:pStyle w:val="Heading3"/>
      </w:pPr>
      <w:bookmarkStart w:id="281" w:name="_Toc462052304"/>
      <w:bookmarkStart w:id="282" w:name="_Toc483908188"/>
      <w:r w:rsidRPr="00145701">
        <w:t>ODE Data</w:t>
      </w:r>
      <w:del w:id="283" w:author="Musavi, Hamid [USA]" w:date="2017-07-28T11:27:00Z">
        <w:r w:rsidRPr="00145701" w:rsidDel="007A7E9D">
          <w:delText xml:space="preserve"> Message</w:delText>
        </w:r>
      </w:del>
      <w:bookmarkEnd w:id="281"/>
      <w:bookmarkEnd w:id="282"/>
    </w:p>
    <w:p w14:paraId="33160FD2" w14:textId="13F7C61A" w:rsidR="00A524BA" w:rsidRPr="00A524BA" w:rsidDel="007A7E9D" w:rsidRDefault="007038D0" w:rsidP="00A524BA">
      <w:pPr>
        <w:rPr>
          <w:del w:id="284" w:author="Musavi, Hamid [USA]" w:date="2017-07-28T11:32:00Z"/>
          <w:color w:val="FF0000"/>
        </w:rPr>
      </w:pPr>
      <w:del w:id="285" w:author="Musavi, Hamid [USA]" w:date="2017-07-28T11:32:00Z">
        <w:r w:rsidDel="007A7E9D">
          <w:rPr>
            <w:color w:val="FF0000"/>
          </w:rPr>
          <w:delText>STATUS</w:delText>
        </w:r>
        <w:r w:rsidR="00A524BA" w:rsidRPr="00ED0E13" w:rsidDel="007A7E9D">
          <w:rPr>
            <w:color w:val="FF0000"/>
          </w:rPr>
          <w:delText xml:space="preserve">: </w:delText>
        </w:r>
        <w:r w:rsidR="00A524BA" w:rsidDel="007A7E9D">
          <w:rPr>
            <w:color w:val="FF0000"/>
          </w:rPr>
          <w:delText>ODE DATA</w:delText>
        </w:r>
        <w:r w:rsidR="00A524BA" w:rsidRPr="00ED0E13" w:rsidDel="007A7E9D">
          <w:rPr>
            <w:color w:val="FF0000"/>
          </w:rPr>
          <w:delText xml:space="preserve"> Messages</w:delText>
        </w:r>
        <w:r w:rsidR="00A524BA" w:rsidDel="007A7E9D">
          <w:rPr>
            <w:color w:val="FF0000"/>
          </w:rPr>
          <w:delText xml:space="preserve"> have not yet been implemented.</w:delText>
        </w:r>
      </w:del>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286" w:name="_Toc441572980"/>
      <w:bookmarkStart w:id="287" w:name="_Toc456253308"/>
    </w:p>
    <w:p w14:paraId="3F314606" w14:textId="0368C575" w:rsidR="00C26C45" w:rsidRDefault="00C26C45" w:rsidP="00C26C45">
      <w:pPr>
        <w:pStyle w:val="Caption"/>
      </w:pPr>
      <w:r>
        <w:t xml:space="preserve">Table </w:t>
      </w:r>
      <w:r w:rsidR="00517F74">
        <w:fldChar w:fldCharType="begin"/>
      </w:r>
      <w:r w:rsidR="00517F74">
        <w:instrText xml:space="preserve"> SEQ Table \* ARABIC </w:instrText>
      </w:r>
      <w:r w:rsidR="00517F74">
        <w:fldChar w:fldCharType="separate"/>
      </w:r>
      <w:r w:rsidR="00C910EC">
        <w:rPr>
          <w:noProof/>
        </w:rPr>
        <w:t>8</w:t>
      </w:r>
      <w:r w:rsidR="00517F74">
        <w:rPr>
          <w:noProof/>
        </w:rPr>
        <w:fldChar w:fldCharType="end"/>
      </w:r>
      <w:r>
        <w:t xml:space="preserve"> - OdeDataMessage</w:t>
      </w:r>
      <w:bookmarkEnd w:id="286"/>
      <w:bookmarkEnd w:id="287"/>
    </w:p>
    <w:p w14:paraId="605835CF" w14:textId="31425BC0" w:rsidR="00C26C45" w:rsidRDefault="00C26C45" w:rsidP="0016253B">
      <w:pPr>
        <w:pStyle w:val="Heading3"/>
      </w:pPr>
      <w:bookmarkStart w:id="288" w:name="_Toc462052305"/>
      <w:bookmarkStart w:id="289" w:name="_Ref471813394"/>
      <w:bookmarkStart w:id="290" w:name="_Toc483908189"/>
      <w:r w:rsidRPr="00284BEB">
        <w:t>ODE Message Metadata</w:t>
      </w:r>
      <w:bookmarkEnd w:id="288"/>
      <w:bookmarkEnd w:id="289"/>
      <w:bookmarkEnd w:id="29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r w:rsidR="00722B15">
              <w:t>bsm</w:t>
            </w:r>
            <w:r>
              <w:t>", "</w:t>
            </w:r>
            <w:r w:rsidR="00722B15">
              <w:t>tim</w:t>
            </w:r>
            <w:r>
              <w:t>", "map", "spat", "other"</w:t>
            </w:r>
          </w:p>
        </w:tc>
        <w:tc>
          <w:tcPr>
            <w:tcW w:w="2233" w:type="dxa"/>
          </w:tcPr>
          <w:p w14:paraId="1C0C0B6C" w14:textId="77777777" w:rsidR="00C26C45" w:rsidRPr="003E745F" w:rsidRDefault="00C26C45" w:rsidP="00C26C45">
            <w:r>
              <w:lastRenderedPageBreak/>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291" w:name="_Toc441572981"/>
      <w:bookmarkStart w:id="292" w:name="_Toc456253309"/>
      <w:r>
        <w:t xml:space="preserve">Table </w:t>
      </w:r>
      <w:r w:rsidR="00517F74">
        <w:fldChar w:fldCharType="begin"/>
      </w:r>
      <w:r w:rsidR="00517F74">
        <w:instrText xml:space="preserve"> SEQ Table \* ARABIC </w:instrText>
      </w:r>
      <w:r w:rsidR="00517F74">
        <w:fldChar w:fldCharType="separate"/>
      </w:r>
      <w:r w:rsidR="00C910EC">
        <w:rPr>
          <w:noProof/>
        </w:rPr>
        <w:t>9</w:t>
      </w:r>
      <w:r w:rsidR="00517F74">
        <w:rPr>
          <w:noProof/>
        </w:rPr>
        <w:fldChar w:fldCharType="end"/>
      </w:r>
      <w:r>
        <w:t xml:space="preserve"> – OdeMsgMetadata</w:t>
      </w:r>
      <w:bookmarkEnd w:id="291"/>
      <w:bookmarkEnd w:id="292"/>
    </w:p>
    <w:p w14:paraId="6A1AA76C" w14:textId="77777777" w:rsidR="00752CB3" w:rsidRPr="00752CB3" w:rsidRDefault="00752CB3" w:rsidP="00752CB3"/>
    <w:p w14:paraId="1F52559C" w14:textId="72FEAEC3" w:rsidR="00C26C45" w:rsidRDefault="00C26C45" w:rsidP="00A524BA">
      <w:pPr>
        <w:pStyle w:val="Heading3"/>
      </w:pPr>
      <w:bookmarkStart w:id="293" w:name="_ODE_Payload_Violation"/>
      <w:bookmarkStart w:id="294" w:name="_Toc462052306"/>
      <w:bookmarkStart w:id="295" w:name="_Ref471814373"/>
      <w:bookmarkStart w:id="296" w:name="_Toc483908190"/>
      <w:bookmarkEnd w:id="293"/>
      <w:r w:rsidRPr="00284BEB">
        <w:t>ODE Payload Violation</w:t>
      </w:r>
      <w:bookmarkEnd w:id="294"/>
      <w:bookmarkEnd w:id="295"/>
      <w:bookmarkEnd w:id="29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297" w:name="_ODE_Data_Message"/>
      <w:bookmarkStart w:id="298" w:name="_Toc462052308"/>
      <w:bookmarkStart w:id="299" w:name="_Toc483908191"/>
      <w:bookmarkEnd w:id="297"/>
      <w:r w:rsidRPr="00284BEB">
        <w:t xml:space="preserve">ODE </w:t>
      </w:r>
      <w:r w:rsidR="00410F95">
        <w:t>GET TOKEN</w:t>
      </w:r>
      <w:r w:rsidRPr="00284BEB">
        <w:t xml:space="preserve"> Response</w:t>
      </w:r>
      <w:bookmarkEnd w:id="298"/>
      <w:bookmarkEnd w:id="29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300" w:name="_Toc441572983"/>
      <w:bookmarkStart w:id="301" w:name="_Toc456253311"/>
      <w:r>
        <w:t xml:space="preserve">Table </w:t>
      </w:r>
      <w:r w:rsidR="00517F74">
        <w:fldChar w:fldCharType="begin"/>
      </w:r>
      <w:r w:rsidR="00517F74">
        <w:instrText xml:space="preserve"> SEQ Table \* ARABIC </w:instrText>
      </w:r>
      <w:r w:rsidR="00517F74">
        <w:fldChar w:fldCharType="separate"/>
      </w:r>
      <w:r w:rsidR="00C910EC">
        <w:rPr>
          <w:noProof/>
        </w:rPr>
        <w:t>10</w:t>
      </w:r>
      <w:r w:rsidR="00517F74">
        <w:rPr>
          <w:noProof/>
        </w:rPr>
        <w:fldChar w:fldCharType="end"/>
      </w:r>
      <w:r>
        <w:t xml:space="preserve"> - OdeAuthentication</w:t>
      </w:r>
      <w:bookmarkEnd w:id="300"/>
      <w:bookmarkEnd w:id="301"/>
    </w:p>
    <w:p w14:paraId="2C1ABE0C" w14:textId="5290E6E8" w:rsidR="00C26C45" w:rsidRDefault="00C26C45" w:rsidP="0016253B">
      <w:pPr>
        <w:pStyle w:val="Heading3"/>
      </w:pPr>
      <w:bookmarkStart w:id="302" w:name="_Toc462052309"/>
      <w:bookmarkStart w:id="303" w:name="_Toc483908192"/>
      <w:r w:rsidRPr="00284BEB">
        <w:lastRenderedPageBreak/>
        <w:t>ODE Status Message</w:t>
      </w:r>
      <w:bookmarkEnd w:id="302"/>
      <w:bookmarkEnd w:id="30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304" w:name="_Toc441572984"/>
      <w:bookmarkStart w:id="305" w:name="_Toc456253312"/>
      <w:r>
        <w:t xml:space="preserve">Table </w:t>
      </w:r>
      <w:r w:rsidR="00517F74">
        <w:fldChar w:fldCharType="begin"/>
      </w:r>
      <w:r w:rsidR="00517F74">
        <w:instrText xml:space="preserve"> SEQ Table \* ARABIC </w:instrText>
      </w:r>
      <w:r w:rsidR="00517F74">
        <w:fldChar w:fldCharType="separate"/>
      </w:r>
      <w:r w:rsidR="00C910EC">
        <w:rPr>
          <w:noProof/>
        </w:rPr>
        <w:t>11</w:t>
      </w:r>
      <w:r w:rsidR="00517F74">
        <w:rPr>
          <w:noProof/>
        </w:rPr>
        <w:fldChar w:fldCharType="end"/>
      </w:r>
      <w:r>
        <w:t xml:space="preserve"> - OdeStatus</w:t>
      </w:r>
      <w:bookmarkEnd w:id="304"/>
      <w:bookmarkEnd w:id="305"/>
    </w:p>
    <w:p w14:paraId="1B2629C5" w14:textId="45791E6C" w:rsidR="00C26C45" w:rsidRDefault="00C26C45" w:rsidP="0016253B">
      <w:pPr>
        <w:pStyle w:val="Heading3"/>
      </w:pPr>
      <w:bookmarkStart w:id="306" w:name="_Toc462052310"/>
      <w:bookmarkStart w:id="307" w:name="_Ref471812176"/>
      <w:bookmarkStart w:id="308" w:name="_Toc483908193"/>
      <w:r w:rsidRPr="00284BEB">
        <w:t>ODE Control Message</w:t>
      </w:r>
      <w:bookmarkEnd w:id="306"/>
      <w:bookmarkEnd w:id="307"/>
      <w:bookmarkEnd w:id="30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309" w:name="_Toc441572985"/>
      <w:bookmarkStart w:id="310" w:name="_Toc456253313"/>
      <w:r>
        <w:t xml:space="preserve">Table </w:t>
      </w:r>
      <w:r w:rsidR="00517F74">
        <w:fldChar w:fldCharType="begin"/>
      </w:r>
      <w:r w:rsidR="00517F74">
        <w:instrText xml:space="preserve"> SEQ Table \* ARABIC </w:instrText>
      </w:r>
      <w:r w:rsidR="00517F74">
        <w:fldChar w:fldCharType="separate"/>
      </w:r>
      <w:r w:rsidR="00C910EC">
        <w:rPr>
          <w:noProof/>
        </w:rPr>
        <w:t>12</w:t>
      </w:r>
      <w:r w:rsidR="00517F74">
        <w:rPr>
          <w:noProof/>
        </w:rPr>
        <w:fldChar w:fldCharType="end"/>
      </w:r>
      <w:r>
        <w:t xml:space="preserve"> - OdeControlData</w:t>
      </w:r>
      <w:bookmarkEnd w:id="309"/>
      <w:bookmarkEnd w:id="310"/>
    </w:p>
    <w:p w14:paraId="02321E0C" w14:textId="77777777" w:rsidR="00752CB3" w:rsidRDefault="00752CB3" w:rsidP="00752CB3">
      <w:pPr>
        <w:pStyle w:val="Heading3"/>
      </w:pPr>
      <w:bookmarkStart w:id="311" w:name="_ODE_Data_Message_1"/>
      <w:bookmarkStart w:id="312" w:name="_Toc462052307"/>
      <w:bookmarkStart w:id="313" w:name="_Ref471813434"/>
      <w:bookmarkStart w:id="314" w:name="_Toc483908194"/>
      <w:bookmarkStart w:id="315" w:name="_Toc462052316"/>
      <w:bookmarkEnd w:id="311"/>
      <w:r w:rsidRPr="00284BEB">
        <w:t>ODE Data Message Payload</w:t>
      </w:r>
      <w:bookmarkEnd w:id="312"/>
      <w:bookmarkEnd w:id="313"/>
      <w:bookmarkEnd w:id="31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316" w:name="_Toc441572982"/>
      <w:bookmarkStart w:id="317" w:name="_Toc456253310"/>
      <w:r>
        <w:t xml:space="preserve">Table </w:t>
      </w:r>
      <w:r w:rsidR="00517F74">
        <w:fldChar w:fldCharType="begin"/>
      </w:r>
      <w:r w:rsidR="00517F74">
        <w:instrText xml:space="preserve"> SEQ Table \* ARABIC </w:instrText>
      </w:r>
      <w:r w:rsidR="00517F74">
        <w:fldChar w:fldCharType="separate"/>
      </w:r>
      <w:r w:rsidR="00C910EC">
        <w:rPr>
          <w:noProof/>
        </w:rPr>
        <w:t>13</w:t>
      </w:r>
      <w:r w:rsidR="00517F74">
        <w:rPr>
          <w:noProof/>
        </w:rPr>
        <w:fldChar w:fldCharType="end"/>
      </w:r>
      <w:r>
        <w:t xml:space="preserve"> – OdeMsgPayload</w:t>
      </w:r>
      <w:bookmarkEnd w:id="316"/>
      <w:bookmarkEnd w:id="317"/>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31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517F74"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318" w:name="_Toc462052317"/>
      <w:bookmarkStart w:id="319" w:name="_Toc483908195"/>
      <w:r>
        <w:t xml:space="preserve">ODE Data Message </w:t>
      </w:r>
      <w:r w:rsidRPr="009F4DD0">
        <w:t>Supporting Data Structures</w:t>
      </w:r>
      <w:bookmarkEnd w:id="318"/>
      <w:bookmarkEnd w:id="31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320" w:name="_J2735BsmCoreData"/>
      <w:bookmarkStart w:id="321" w:name="_Ref471884029"/>
      <w:bookmarkEnd w:id="320"/>
      <w:r w:rsidRPr="006D1B36">
        <w:t>J2735BsmCoreData</w:t>
      </w:r>
      <w:bookmarkEnd w:id="32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517F74"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517F74"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517F74"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517F74"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517F74"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322" w:name="_J2735BsmPart2Content"/>
      <w:bookmarkStart w:id="323" w:name="_Ref471884050"/>
      <w:bookmarkEnd w:id="322"/>
      <w:r w:rsidRPr="006D1B36">
        <w:t>J2735BsmPart2Content</w:t>
      </w:r>
      <w:bookmarkEnd w:id="32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517F74"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517F74"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517F74"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324" w:name="_5J2735Position3D"/>
      <w:bookmarkStart w:id="325" w:name="_J2735Position3D"/>
      <w:bookmarkStart w:id="326" w:name="_Toc462052335"/>
      <w:bookmarkEnd w:id="324"/>
      <w:bookmarkEnd w:id="325"/>
      <w:r>
        <w:t>J2735</w:t>
      </w:r>
      <w:r w:rsidRPr="006719D6">
        <w:t>Position3D</w:t>
      </w:r>
      <w:bookmarkEnd w:id="32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327" w:name="_Toc456253340"/>
      <w:r>
        <w:t xml:space="preserve">Table </w:t>
      </w:r>
      <w:r w:rsidR="00517F74">
        <w:fldChar w:fldCharType="begin"/>
      </w:r>
      <w:r w:rsidR="00517F74">
        <w:instrText xml:space="preserve"> SEQ Table \* ARABIC </w:instrText>
      </w:r>
      <w:r w:rsidR="00517F74">
        <w:fldChar w:fldCharType="separate"/>
      </w:r>
      <w:r w:rsidR="00C910EC">
        <w:rPr>
          <w:noProof/>
        </w:rPr>
        <w:t>14</w:t>
      </w:r>
      <w:r w:rsidR="00517F74">
        <w:rPr>
          <w:noProof/>
        </w:rPr>
        <w:fldChar w:fldCharType="end"/>
      </w:r>
      <w:r>
        <w:t xml:space="preserve"> - </w:t>
      </w:r>
      <w:r w:rsidRPr="00633532">
        <w:t>OdePosition3D</w:t>
      </w:r>
      <w:bookmarkEnd w:id="327"/>
    </w:p>
    <w:p w14:paraId="6449FF60" w14:textId="77777777" w:rsidR="006D1B36" w:rsidRDefault="006D1B36" w:rsidP="000A3293"/>
    <w:p w14:paraId="594931C0" w14:textId="6D7A0BBC" w:rsidR="00BA3CFB" w:rsidRDefault="00BA3CFB" w:rsidP="000A3293">
      <w:pPr>
        <w:pStyle w:val="Heading4"/>
      </w:pPr>
      <w:bookmarkStart w:id="328" w:name="_J2735AccelerationSet4Way"/>
      <w:bookmarkEnd w:id="32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329" w:name="_J2735PositionalAccuracy"/>
      <w:bookmarkEnd w:id="32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330" w:name="_J2735TransmissionState"/>
      <w:bookmarkStart w:id="331" w:name="_J2735BrakeSystemStatus"/>
      <w:bookmarkEnd w:id="330"/>
      <w:bookmarkEnd w:id="33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517F74"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lastRenderedPageBreak/>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332" w:name="_J2735VehicleSize"/>
      <w:bookmarkEnd w:id="33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333" w:name="_J2735BitString"/>
      <w:bookmarkEnd w:id="333"/>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334" w:name="_J2735VehicleSafetyExtensions"/>
      <w:bookmarkEnd w:id="33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517F74"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517F74"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517F74"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517F74"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335" w:name="_J2735SpecialVehicleExtensions"/>
      <w:bookmarkEnd w:id="33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517F74"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517F74"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517F74"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336" w:name="_J2735SupplementalVehicleExtensions"/>
      <w:bookmarkEnd w:id="33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517F74"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517F74"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517F74"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517F74"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517F74"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517F74"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517F74"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517F74"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337" w:name="_J2735PathHistory"/>
      <w:bookmarkEnd w:id="33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517F74"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517F74"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338" w:name="_J2735PathPrediction"/>
      <w:bookmarkEnd w:id="33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339" w:name="_J2735EmergencyDetails"/>
      <w:bookmarkEnd w:id="33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517F74"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lastRenderedPageBreak/>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340" w:name="_J2735EventDescription"/>
      <w:bookmarkEnd w:id="34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517F74"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517F74"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341" w:name="_J2735TrailerData"/>
      <w:bookmarkEnd w:id="34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517F74"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342" w:name="_J2735VehicleClassification"/>
      <w:bookmarkEnd w:id="342"/>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343" w:name="_J2735VehicleData"/>
      <w:bookmarkEnd w:id="34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344" w:name="_J2735WeatherReport"/>
      <w:bookmarkEnd w:id="34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345" w:name="_J2735WeatherProbe"/>
      <w:bookmarkEnd w:id="34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346" w:name="_J2735ObstacleDetection"/>
      <w:bookmarkEnd w:id="34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347" w:name="_J2735DisabledVehicle"/>
      <w:bookmarkEnd w:id="34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348" w:name="_J2735SpeedProfile"/>
      <w:bookmarkEnd w:id="34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349" w:name="_J2735RTCMPackage"/>
      <w:bookmarkEnd w:id="34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350" w:name="_J2735RegionalContent"/>
      <w:bookmarkEnd w:id="35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351" w:name="_J2735FullPositionVector"/>
      <w:bookmarkEnd w:id="351"/>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352" w:name="_J2735PathHistoryPoint"/>
      <w:bookmarkEnd w:id="35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353" w:name="_J2735Extent"/>
      <w:bookmarkEnd w:id="35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354" w:name="_J2735PivotPointDescription"/>
      <w:bookmarkEnd w:id="35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355" w:name="_J2735TrailerUnitDescription"/>
      <w:bookmarkEnd w:id="35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356" w:name="_Toc441572992"/>
      <w:bookmarkStart w:id="357" w:name="_Toc456253320"/>
      <w:r>
        <w:t xml:space="preserve">Table </w:t>
      </w:r>
      <w:r w:rsidR="00517F74">
        <w:fldChar w:fldCharType="begin"/>
      </w:r>
      <w:r w:rsidR="00517F74">
        <w:instrText xml:space="preserve"> SEQ Table \* ARABIC </w:instrText>
      </w:r>
      <w:r w:rsidR="00517F74">
        <w:fldChar w:fldCharType="separate"/>
      </w:r>
      <w:r w:rsidR="00C910EC">
        <w:rPr>
          <w:noProof/>
        </w:rPr>
        <w:t>15</w:t>
      </w:r>
      <w:r w:rsidR="00517F74">
        <w:rPr>
          <w:noProof/>
        </w:rPr>
        <w:fldChar w:fldCharType="end"/>
      </w:r>
      <w:r>
        <w:t xml:space="preserve"> </w:t>
      </w:r>
      <w:r w:rsidR="00410F95">
        <w:t>–</w:t>
      </w:r>
      <w:r>
        <w:t xml:space="preserve"> </w:t>
      </w:r>
      <w:bookmarkEnd w:id="356"/>
      <w:bookmarkEnd w:id="357"/>
      <w:r w:rsidR="00410F95">
        <w:t>BSM Data</w:t>
      </w:r>
    </w:p>
    <w:p w14:paraId="219B2098" w14:textId="7911466A" w:rsidR="00C26C45" w:rsidRDefault="00C26C45" w:rsidP="000A3293">
      <w:pPr>
        <w:pStyle w:val="Heading4"/>
      </w:pPr>
      <w:bookmarkStart w:id="358" w:name="_Toc462052323"/>
      <w:r w:rsidRPr="00961838">
        <w:t>OdeDateTime</w:t>
      </w:r>
      <w:bookmarkEnd w:id="35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359" w:name="_Toc456253327"/>
      <w:r>
        <w:t xml:space="preserve">Table </w:t>
      </w:r>
      <w:r w:rsidR="00517F74">
        <w:fldChar w:fldCharType="begin"/>
      </w:r>
      <w:r w:rsidR="00517F74">
        <w:instrText xml:space="preserve"> SEQ Table \* ARABIC </w:instrText>
      </w:r>
      <w:r w:rsidR="00517F74">
        <w:fldChar w:fldCharType="separate"/>
      </w:r>
      <w:r w:rsidR="00C910EC">
        <w:rPr>
          <w:noProof/>
        </w:rPr>
        <w:t>16</w:t>
      </w:r>
      <w:r w:rsidR="00517F74">
        <w:rPr>
          <w:noProof/>
        </w:rPr>
        <w:fldChar w:fldCharType="end"/>
      </w:r>
      <w:r>
        <w:t xml:space="preserve"> - </w:t>
      </w:r>
      <w:r w:rsidRPr="00951B2B">
        <w:t>OdeDateTime</w:t>
      </w:r>
      <w:bookmarkEnd w:id="359"/>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5" w:author="Musavi, Hamid [USA] [2]" w:date="2017-03-06T19:24:00Z" w:initials="MH[">
    <w:p w14:paraId="39FA11AE" w14:textId="77777777" w:rsidR="00517F74" w:rsidRDefault="00517F74">
      <w:pPr>
        <w:pStyle w:val="CommentText"/>
      </w:pPr>
      <w:r>
        <w:rPr>
          <w:rStyle w:val="CommentReference"/>
        </w:rPr>
        <w:annotationRef/>
      </w:r>
      <w:r>
        <w:t>To be moved to Swagger file</w:t>
      </w:r>
    </w:p>
  </w:comment>
  <w:comment w:id="209" w:author="Musavi, Hamid [USA] [2]" w:date="2017-03-06T19:25:00Z" w:initials="MH[">
    <w:p w14:paraId="39715C69" w14:textId="77777777" w:rsidR="00517F74" w:rsidRDefault="00517F74">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6E731" w14:textId="77777777" w:rsidR="001301A8" w:rsidRDefault="001301A8">
      <w:pPr>
        <w:spacing w:after="0" w:line="240" w:lineRule="auto"/>
      </w:pPr>
      <w:r>
        <w:separator/>
      </w:r>
    </w:p>
  </w:endnote>
  <w:endnote w:type="continuationSeparator" w:id="0">
    <w:p w14:paraId="34A53829" w14:textId="77777777" w:rsidR="001301A8" w:rsidRDefault="001301A8">
      <w:pPr>
        <w:spacing w:after="0" w:line="240" w:lineRule="auto"/>
      </w:pPr>
      <w:r>
        <w:continuationSeparator/>
      </w:r>
    </w:p>
  </w:endnote>
  <w:endnote w:type="continuationNotice" w:id="1">
    <w:p w14:paraId="5BAEB223" w14:textId="77777777" w:rsidR="001301A8" w:rsidRDefault="001301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Microsoft YaHei"/>
    <w:panose1 w:val="02010600030101010101"/>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 w:name="Monaco">
    <w:altName w:val="Calibri"/>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6FC646D1" w:rsidR="00517F74" w:rsidRDefault="00517F74"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CB4AD1">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June 2, 2017</w:t>
    </w:r>
    <w:r>
      <w:rPr>
        <w:noProof/>
      </w:rPr>
      <w:fldChar w:fldCharType="end"/>
    </w:r>
  </w:p>
  <w:p w14:paraId="022A2A9B" w14:textId="0E57C247" w:rsidR="00517F74" w:rsidRPr="00D47340" w:rsidRDefault="00517F74"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6F5670F2" w:rsidR="00517F74" w:rsidRDefault="00517F74">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F5CBE">
      <w:rPr>
        <w:noProof/>
      </w:rPr>
      <w:t>- 45 -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June 2, 2017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E0B03" w14:textId="77777777" w:rsidR="001301A8" w:rsidRDefault="001301A8">
      <w:pPr>
        <w:spacing w:after="0" w:line="240" w:lineRule="auto"/>
      </w:pPr>
      <w:r>
        <w:separator/>
      </w:r>
    </w:p>
  </w:footnote>
  <w:footnote w:type="continuationSeparator" w:id="0">
    <w:p w14:paraId="35E902B8" w14:textId="77777777" w:rsidR="001301A8" w:rsidRDefault="001301A8">
      <w:pPr>
        <w:spacing w:after="0" w:line="240" w:lineRule="auto"/>
      </w:pPr>
      <w:r>
        <w:continuationSeparator/>
      </w:r>
    </w:p>
  </w:footnote>
  <w:footnote w:type="continuationNotice" w:id="1">
    <w:p w14:paraId="4EC13679" w14:textId="77777777" w:rsidR="001301A8" w:rsidRDefault="001301A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517F74" w:rsidRPr="00533512" w:rsidRDefault="00517F74"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517F74" w:rsidRDefault="00517F74">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517F74" w:rsidRDefault="00517F74">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517F74" w:rsidRDefault="00517F74">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517F74" w:rsidRDefault="00517F74"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517F74" w:rsidRDefault="00517F74"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4"/>
  </w:num>
  <w:num w:numId="8">
    <w:abstractNumId w:val="46"/>
  </w:num>
  <w:num w:numId="9">
    <w:abstractNumId w:val="8"/>
  </w:num>
  <w:num w:numId="10">
    <w:abstractNumId w:val="4"/>
  </w:num>
  <w:num w:numId="11">
    <w:abstractNumId w:val="45"/>
  </w:num>
  <w:num w:numId="12">
    <w:abstractNumId w:val="25"/>
  </w:num>
  <w:num w:numId="13">
    <w:abstractNumId w:val="52"/>
  </w:num>
  <w:num w:numId="14">
    <w:abstractNumId w:val="53"/>
  </w:num>
  <w:num w:numId="15">
    <w:abstractNumId w:val="1"/>
  </w:num>
  <w:num w:numId="16">
    <w:abstractNumId w:val="16"/>
  </w:num>
  <w:num w:numId="17">
    <w:abstractNumId w:val="57"/>
  </w:num>
  <w:num w:numId="18">
    <w:abstractNumId w:val="39"/>
  </w:num>
  <w:num w:numId="19">
    <w:abstractNumId w:val="13"/>
  </w:num>
  <w:num w:numId="20">
    <w:abstractNumId w:val="22"/>
  </w:num>
  <w:num w:numId="21">
    <w:abstractNumId w:val="43"/>
  </w:num>
  <w:num w:numId="22">
    <w:abstractNumId w:val="61"/>
  </w:num>
  <w:num w:numId="23">
    <w:abstractNumId w:val="40"/>
  </w:num>
  <w:num w:numId="24">
    <w:abstractNumId w:val="10"/>
  </w:num>
  <w:num w:numId="25">
    <w:abstractNumId w:val="44"/>
  </w:num>
  <w:num w:numId="26">
    <w:abstractNumId w:val="48"/>
  </w:num>
  <w:num w:numId="27">
    <w:abstractNumId w:val="50"/>
  </w:num>
  <w:num w:numId="28">
    <w:abstractNumId w:val="55"/>
  </w:num>
  <w:num w:numId="29">
    <w:abstractNumId w:val="11"/>
  </w:num>
  <w:num w:numId="30">
    <w:abstractNumId w:val="42"/>
  </w:num>
  <w:num w:numId="31">
    <w:abstractNumId w:val="58"/>
  </w:num>
  <w:num w:numId="32">
    <w:abstractNumId w:val="12"/>
  </w:num>
  <w:num w:numId="33">
    <w:abstractNumId w:val="5"/>
  </w:num>
  <w:num w:numId="34">
    <w:abstractNumId w:val="2"/>
  </w:num>
  <w:num w:numId="35">
    <w:abstractNumId w:val="20"/>
  </w:num>
  <w:num w:numId="36">
    <w:abstractNumId w:val="38"/>
  </w:num>
  <w:num w:numId="37">
    <w:abstractNumId w:val="51"/>
  </w:num>
  <w:num w:numId="38">
    <w:abstractNumId w:val="47"/>
  </w:num>
  <w:num w:numId="39">
    <w:abstractNumId w:val="21"/>
  </w:num>
  <w:num w:numId="40">
    <w:abstractNumId w:val="24"/>
  </w:num>
  <w:num w:numId="41">
    <w:abstractNumId w:val="36"/>
  </w:num>
  <w:num w:numId="42">
    <w:abstractNumId w:val="17"/>
  </w:num>
  <w:num w:numId="43">
    <w:abstractNumId w:val="56"/>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2"/>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59"/>
  </w:num>
  <w:num w:numId="60">
    <w:abstractNumId w:val="9"/>
  </w:num>
  <w:num w:numId="61">
    <w:abstractNumId w:val="49"/>
  </w:num>
  <w:num w:numId="62">
    <w:abstractNumId w:val="60"/>
  </w:num>
  <w:num w:numId="63">
    <w:abstractNumId w:val="3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2436A"/>
    <w:rsid w:val="000412A9"/>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721D"/>
    <w:rsid w:val="0010402A"/>
    <w:rsid w:val="00105027"/>
    <w:rsid w:val="00106BF3"/>
    <w:rsid w:val="00107A8C"/>
    <w:rsid w:val="001108C8"/>
    <w:rsid w:val="0011130E"/>
    <w:rsid w:val="00113481"/>
    <w:rsid w:val="00114833"/>
    <w:rsid w:val="001150A7"/>
    <w:rsid w:val="0011797A"/>
    <w:rsid w:val="00125CE5"/>
    <w:rsid w:val="00127671"/>
    <w:rsid w:val="001301A8"/>
    <w:rsid w:val="001332C3"/>
    <w:rsid w:val="00133FB7"/>
    <w:rsid w:val="00134262"/>
    <w:rsid w:val="001420F5"/>
    <w:rsid w:val="0015095E"/>
    <w:rsid w:val="00154D5A"/>
    <w:rsid w:val="00157CBB"/>
    <w:rsid w:val="0016253B"/>
    <w:rsid w:val="001671D6"/>
    <w:rsid w:val="001708B7"/>
    <w:rsid w:val="00173E4A"/>
    <w:rsid w:val="00184A66"/>
    <w:rsid w:val="00194DF6"/>
    <w:rsid w:val="00196A0A"/>
    <w:rsid w:val="001A3B89"/>
    <w:rsid w:val="001A737A"/>
    <w:rsid w:val="001B14F4"/>
    <w:rsid w:val="001C59DC"/>
    <w:rsid w:val="001D32CC"/>
    <w:rsid w:val="001D486A"/>
    <w:rsid w:val="001D5913"/>
    <w:rsid w:val="001D5BB2"/>
    <w:rsid w:val="001E5150"/>
    <w:rsid w:val="001F1A9D"/>
    <w:rsid w:val="001F5CBE"/>
    <w:rsid w:val="001F788C"/>
    <w:rsid w:val="001F79E4"/>
    <w:rsid w:val="002026AB"/>
    <w:rsid w:val="00213CF4"/>
    <w:rsid w:val="002253B4"/>
    <w:rsid w:val="00233B82"/>
    <w:rsid w:val="0023747B"/>
    <w:rsid w:val="00242166"/>
    <w:rsid w:val="00244E15"/>
    <w:rsid w:val="00250379"/>
    <w:rsid w:val="002534D5"/>
    <w:rsid w:val="00256150"/>
    <w:rsid w:val="00262CBA"/>
    <w:rsid w:val="00271DD3"/>
    <w:rsid w:val="00273B65"/>
    <w:rsid w:val="00277F13"/>
    <w:rsid w:val="002834B9"/>
    <w:rsid w:val="00284505"/>
    <w:rsid w:val="002870D8"/>
    <w:rsid w:val="00292834"/>
    <w:rsid w:val="00297A50"/>
    <w:rsid w:val="002A2BA7"/>
    <w:rsid w:val="002A65E2"/>
    <w:rsid w:val="002A7E1C"/>
    <w:rsid w:val="002B624D"/>
    <w:rsid w:val="002B7E9A"/>
    <w:rsid w:val="002C04F6"/>
    <w:rsid w:val="002C11DA"/>
    <w:rsid w:val="002C2917"/>
    <w:rsid w:val="002D1CCE"/>
    <w:rsid w:val="002D474A"/>
    <w:rsid w:val="002D592E"/>
    <w:rsid w:val="002D65A7"/>
    <w:rsid w:val="002D71AA"/>
    <w:rsid w:val="002E1BA0"/>
    <w:rsid w:val="002F1D6C"/>
    <w:rsid w:val="0030246B"/>
    <w:rsid w:val="00306441"/>
    <w:rsid w:val="0030714D"/>
    <w:rsid w:val="00311473"/>
    <w:rsid w:val="00311B9F"/>
    <w:rsid w:val="00312B04"/>
    <w:rsid w:val="00314B85"/>
    <w:rsid w:val="00315504"/>
    <w:rsid w:val="00315A14"/>
    <w:rsid w:val="00316B55"/>
    <w:rsid w:val="00325B0F"/>
    <w:rsid w:val="00330DA4"/>
    <w:rsid w:val="00334FC1"/>
    <w:rsid w:val="00336015"/>
    <w:rsid w:val="003363D7"/>
    <w:rsid w:val="003462F3"/>
    <w:rsid w:val="003474DA"/>
    <w:rsid w:val="00347559"/>
    <w:rsid w:val="00354070"/>
    <w:rsid w:val="0035419F"/>
    <w:rsid w:val="003551B9"/>
    <w:rsid w:val="003607C6"/>
    <w:rsid w:val="003763F0"/>
    <w:rsid w:val="0037742F"/>
    <w:rsid w:val="003819EC"/>
    <w:rsid w:val="003909CF"/>
    <w:rsid w:val="00392D3A"/>
    <w:rsid w:val="00395660"/>
    <w:rsid w:val="003A3585"/>
    <w:rsid w:val="003A50FF"/>
    <w:rsid w:val="003B0FB9"/>
    <w:rsid w:val="003B3637"/>
    <w:rsid w:val="003B3B6E"/>
    <w:rsid w:val="003B7AD4"/>
    <w:rsid w:val="003C3E28"/>
    <w:rsid w:val="003D1AA9"/>
    <w:rsid w:val="003D364D"/>
    <w:rsid w:val="003D5949"/>
    <w:rsid w:val="003D74EA"/>
    <w:rsid w:val="003E1F35"/>
    <w:rsid w:val="003E264F"/>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677FC"/>
    <w:rsid w:val="00471641"/>
    <w:rsid w:val="00472DAD"/>
    <w:rsid w:val="004746D4"/>
    <w:rsid w:val="004748A1"/>
    <w:rsid w:val="00481B08"/>
    <w:rsid w:val="00482F68"/>
    <w:rsid w:val="00494632"/>
    <w:rsid w:val="004947C9"/>
    <w:rsid w:val="004B3B4E"/>
    <w:rsid w:val="004B4A9D"/>
    <w:rsid w:val="004C0F68"/>
    <w:rsid w:val="004C424E"/>
    <w:rsid w:val="004C4D4C"/>
    <w:rsid w:val="004D0EB5"/>
    <w:rsid w:val="004D1092"/>
    <w:rsid w:val="004D4909"/>
    <w:rsid w:val="004E1AED"/>
    <w:rsid w:val="004E2E31"/>
    <w:rsid w:val="00503760"/>
    <w:rsid w:val="00506B9B"/>
    <w:rsid w:val="00507426"/>
    <w:rsid w:val="00512E88"/>
    <w:rsid w:val="00514A2A"/>
    <w:rsid w:val="00515E5D"/>
    <w:rsid w:val="00517F74"/>
    <w:rsid w:val="00520060"/>
    <w:rsid w:val="00533512"/>
    <w:rsid w:val="00545323"/>
    <w:rsid w:val="00545450"/>
    <w:rsid w:val="00553903"/>
    <w:rsid w:val="00553AA4"/>
    <w:rsid w:val="00561AEB"/>
    <w:rsid w:val="005651B6"/>
    <w:rsid w:val="00566557"/>
    <w:rsid w:val="005676A9"/>
    <w:rsid w:val="00567B12"/>
    <w:rsid w:val="00571EF4"/>
    <w:rsid w:val="005721F6"/>
    <w:rsid w:val="00575E3E"/>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E7C7C"/>
    <w:rsid w:val="006F02C9"/>
    <w:rsid w:val="006F7678"/>
    <w:rsid w:val="00700A6A"/>
    <w:rsid w:val="007038D0"/>
    <w:rsid w:val="00706439"/>
    <w:rsid w:val="007077A2"/>
    <w:rsid w:val="007139F5"/>
    <w:rsid w:val="0072125E"/>
    <w:rsid w:val="0072176B"/>
    <w:rsid w:val="00722B15"/>
    <w:rsid w:val="007251EE"/>
    <w:rsid w:val="0072548E"/>
    <w:rsid w:val="00735D08"/>
    <w:rsid w:val="00750B1F"/>
    <w:rsid w:val="00750EEC"/>
    <w:rsid w:val="00752CB3"/>
    <w:rsid w:val="00763F4A"/>
    <w:rsid w:val="00771AF3"/>
    <w:rsid w:val="0077218B"/>
    <w:rsid w:val="0077763C"/>
    <w:rsid w:val="00780835"/>
    <w:rsid w:val="00783376"/>
    <w:rsid w:val="00784158"/>
    <w:rsid w:val="00784320"/>
    <w:rsid w:val="00787BFF"/>
    <w:rsid w:val="007921AA"/>
    <w:rsid w:val="00794CDD"/>
    <w:rsid w:val="007A2419"/>
    <w:rsid w:val="007A2F48"/>
    <w:rsid w:val="007A3FD9"/>
    <w:rsid w:val="007A7E9D"/>
    <w:rsid w:val="007B44EC"/>
    <w:rsid w:val="007D0347"/>
    <w:rsid w:val="007D2D91"/>
    <w:rsid w:val="007D6419"/>
    <w:rsid w:val="007D64B6"/>
    <w:rsid w:val="007E29F7"/>
    <w:rsid w:val="007E3CC7"/>
    <w:rsid w:val="007E5085"/>
    <w:rsid w:val="007E5CC3"/>
    <w:rsid w:val="007E7476"/>
    <w:rsid w:val="007E7FCE"/>
    <w:rsid w:val="00813084"/>
    <w:rsid w:val="00817A59"/>
    <w:rsid w:val="00822CD3"/>
    <w:rsid w:val="00823070"/>
    <w:rsid w:val="008242BB"/>
    <w:rsid w:val="00832C11"/>
    <w:rsid w:val="00832DFA"/>
    <w:rsid w:val="00833C77"/>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84AB8"/>
    <w:rsid w:val="009A3255"/>
    <w:rsid w:val="009B30FC"/>
    <w:rsid w:val="009B7A1C"/>
    <w:rsid w:val="009C14E6"/>
    <w:rsid w:val="009C4661"/>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607C0"/>
    <w:rsid w:val="00A70C47"/>
    <w:rsid w:val="00A74B1B"/>
    <w:rsid w:val="00A82113"/>
    <w:rsid w:val="00A83286"/>
    <w:rsid w:val="00A8506D"/>
    <w:rsid w:val="00A85CF3"/>
    <w:rsid w:val="00A91E21"/>
    <w:rsid w:val="00A956BC"/>
    <w:rsid w:val="00AA0A4C"/>
    <w:rsid w:val="00AA0B8F"/>
    <w:rsid w:val="00AA1C8C"/>
    <w:rsid w:val="00AA69A9"/>
    <w:rsid w:val="00AA7602"/>
    <w:rsid w:val="00AC54BB"/>
    <w:rsid w:val="00AC61D9"/>
    <w:rsid w:val="00AC6A7C"/>
    <w:rsid w:val="00AD06BA"/>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C38F2"/>
    <w:rsid w:val="00BC5D3B"/>
    <w:rsid w:val="00BE6599"/>
    <w:rsid w:val="00C0223C"/>
    <w:rsid w:val="00C06ADA"/>
    <w:rsid w:val="00C110E9"/>
    <w:rsid w:val="00C119E8"/>
    <w:rsid w:val="00C11D96"/>
    <w:rsid w:val="00C12352"/>
    <w:rsid w:val="00C14D18"/>
    <w:rsid w:val="00C168F1"/>
    <w:rsid w:val="00C219BA"/>
    <w:rsid w:val="00C26513"/>
    <w:rsid w:val="00C26C45"/>
    <w:rsid w:val="00C27791"/>
    <w:rsid w:val="00C27C89"/>
    <w:rsid w:val="00C302CB"/>
    <w:rsid w:val="00C30617"/>
    <w:rsid w:val="00C30D21"/>
    <w:rsid w:val="00C33C31"/>
    <w:rsid w:val="00C37E28"/>
    <w:rsid w:val="00C43CA5"/>
    <w:rsid w:val="00C44578"/>
    <w:rsid w:val="00C448DC"/>
    <w:rsid w:val="00C50529"/>
    <w:rsid w:val="00C51F43"/>
    <w:rsid w:val="00C53E74"/>
    <w:rsid w:val="00C644FE"/>
    <w:rsid w:val="00C664F8"/>
    <w:rsid w:val="00C74348"/>
    <w:rsid w:val="00C77532"/>
    <w:rsid w:val="00C802D1"/>
    <w:rsid w:val="00C81EC7"/>
    <w:rsid w:val="00C845F2"/>
    <w:rsid w:val="00C865C5"/>
    <w:rsid w:val="00C86788"/>
    <w:rsid w:val="00C87B59"/>
    <w:rsid w:val="00C90428"/>
    <w:rsid w:val="00C910EC"/>
    <w:rsid w:val="00C92666"/>
    <w:rsid w:val="00C97383"/>
    <w:rsid w:val="00CA0F41"/>
    <w:rsid w:val="00CA4BB4"/>
    <w:rsid w:val="00CA712F"/>
    <w:rsid w:val="00CB08F3"/>
    <w:rsid w:val="00CB2E87"/>
    <w:rsid w:val="00CB4AD1"/>
    <w:rsid w:val="00CC5282"/>
    <w:rsid w:val="00CC6A57"/>
    <w:rsid w:val="00CD296A"/>
    <w:rsid w:val="00CE0F08"/>
    <w:rsid w:val="00CE5487"/>
    <w:rsid w:val="00CF1FA6"/>
    <w:rsid w:val="00CF6151"/>
    <w:rsid w:val="00CF65D3"/>
    <w:rsid w:val="00CF7463"/>
    <w:rsid w:val="00D043A2"/>
    <w:rsid w:val="00D1087D"/>
    <w:rsid w:val="00D12BC3"/>
    <w:rsid w:val="00D13329"/>
    <w:rsid w:val="00D276F1"/>
    <w:rsid w:val="00D359EF"/>
    <w:rsid w:val="00D4195B"/>
    <w:rsid w:val="00D43D48"/>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2E02"/>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4A6F"/>
    <w:rsid w:val="00EB6150"/>
    <w:rsid w:val="00EB7E2A"/>
    <w:rsid w:val="00EC0E53"/>
    <w:rsid w:val="00EC1603"/>
    <w:rsid w:val="00EC2F60"/>
    <w:rsid w:val="00ED0E13"/>
    <w:rsid w:val="00ED1D87"/>
    <w:rsid w:val="00EE12D0"/>
    <w:rsid w:val="00F01B77"/>
    <w:rsid w:val="00F07B1C"/>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comments" Target="comments.xml"/><Relationship Id="rId47" Type="http://schemas.openxmlformats.org/officeDocument/2006/relationships/hyperlink" Target="http://tools.ietf.org/html/rfc6455" TargetMode="External"/><Relationship Id="rId50"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s://github.com/usdot-jpo-ode/jpo-ode/blob/develop/docs/ODESwagger.yaml" TargetMode="External"/><Relationship Id="rId46" Type="http://schemas.openxmlformats.org/officeDocument/2006/relationships/hyperlink" Target="https://github.com/usdot-jpo-ode/jpo-ode/blob/develop/docs/ODESwagger.ya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emf"/><Relationship Id="rId29" Type="http://schemas.openxmlformats.org/officeDocument/2006/relationships/hyperlink" Target="http://www.oss.com/"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wagger.io/" TargetMode="External"/><Relationship Id="rId40" Type="http://schemas.openxmlformats.org/officeDocument/2006/relationships/hyperlink" Target="http://editor.swagger.io/" TargetMode="External"/><Relationship Id="rId45" Type="http://schemas.openxmlformats.org/officeDocument/2006/relationships/hyperlink" Target="https://github.com/usdot-jpo-ode/jpo-ode/blob/develop/docs/ODESwagger.yaml"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www.oss.com/" TargetMode="External"/><Relationship Id="rId36" Type="http://schemas.openxmlformats.org/officeDocument/2006/relationships/image" Target="media/image3.png"/><Relationship Id="rId49" Type="http://schemas.openxmlformats.org/officeDocument/2006/relationships/hyperlink" Target="https://github.com/b/kafka-websocket/blob/master/pom.xml"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image" Target="media/image5.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bitbucket.org/usdot-jpo-ode/jpo-ode-private"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microsoft.com/office/2011/relationships/commentsExtended" Target="commentsExtended.xml"/><Relationship Id="rId48" Type="http://schemas.openxmlformats.org/officeDocument/2006/relationships/hyperlink" Target="https://www.confluent.io/blog/a-comprehensive-open-source-rest-proxy-for-kafka/"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264401-8B66-48D5-B3C4-6BE7A737B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222</TotalTime>
  <Pages>69</Pages>
  <Words>11016</Words>
  <Characters>62793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55</cp:revision>
  <cp:lastPrinted>2017-01-18T03:07:00Z</cp:lastPrinted>
  <dcterms:created xsi:type="dcterms:W3CDTF">2017-05-30T11:52:00Z</dcterms:created>
  <dcterms:modified xsi:type="dcterms:W3CDTF">2017-07-28T15:44:00Z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