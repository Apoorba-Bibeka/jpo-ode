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F1B9D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6194C8A0"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3D364D">
        <w:rPr>
          <w:b/>
          <w:noProof/>
          <w:color w:val="0070C0"/>
        </w:rPr>
        <w:t>May 1, 2017</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C50529" w:rsidRDefault="00C50529" w:rsidP="00314B85">
                            <w:pPr>
                              <w:pStyle w:val="BAHOfficeAddressBAH"/>
                              <w:rPr>
                                <w:b/>
                                <w:bCs/>
                              </w:rPr>
                            </w:pPr>
                            <w:r>
                              <w:rPr>
                                <w:b/>
                                <w:bCs/>
                              </w:rPr>
                              <w:t>Booz Allen Hamilton</w:t>
                            </w:r>
                          </w:p>
                          <w:p w14:paraId="5FB437CA" w14:textId="77777777" w:rsidR="00C50529" w:rsidRDefault="00C50529" w:rsidP="00314B85">
                            <w:pPr>
                              <w:pStyle w:val="BAHOfficeAddressBAH"/>
                            </w:pPr>
                            <w:r>
                              <w:t>8283 Greensboro Drive</w:t>
                            </w:r>
                          </w:p>
                          <w:p w14:paraId="1FCD3473" w14:textId="77777777" w:rsidR="00C50529" w:rsidRDefault="00C50529" w:rsidP="00314B85">
                            <w:pPr>
                              <w:pStyle w:val="BAHOfficeAddressBAH"/>
                            </w:pPr>
                            <w:r>
                              <w:t>McLean, VA 22102-3838</w:t>
                            </w:r>
                          </w:p>
                          <w:p w14:paraId="1E61E11E" w14:textId="77777777" w:rsidR="00C50529" w:rsidRDefault="00C50529" w:rsidP="00314B85">
                            <w:pPr>
                              <w:pStyle w:val="BAHOfficeAddressBAH"/>
                            </w:pPr>
                            <w:r>
                              <w:t>Tel 703-902-5000</w:t>
                            </w:r>
                          </w:p>
                          <w:p w14:paraId="2C05FE5D" w14:textId="77777777" w:rsidR="00C50529" w:rsidRDefault="00C50529" w:rsidP="00314B85">
                            <w:pPr>
                              <w:pStyle w:val="BAHOfficeAddressLastBAH"/>
                            </w:pPr>
                            <w:r>
                              <w:t>Fax 703-902-3333</w:t>
                            </w:r>
                          </w:p>
                          <w:p w14:paraId="7CFBEDAE" w14:textId="77777777" w:rsidR="00C50529" w:rsidRDefault="00347559" w:rsidP="00314B85">
                            <w:pPr>
                              <w:pStyle w:val="BAHURLBAH"/>
                              <w:spacing w:after="120"/>
                              <w:rPr>
                                <w:i/>
                                <w:iCs/>
                              </w:rPr>
                            </w:pPr>
                            <w:hyperlink r:id="rId18" w:history="1">
                              <w:r w:rsidR="00C50529">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l,21600r21600,l216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TtA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" filled="f" stroked="f">
                <v:textbox>
                  <w:txbxContent>
                    <w:p w14:paraId="180DAD0B" w14:textId="77777777" w:rsidR="00C50529" w:rsidRDefault="00C50529" w:rsidP="00314B85">
                      <w:pPr>
                        <w:pStyle w:val="BAHOfficeAddressBAH"/>
                        <w:rPr>
                          <w:b/>
                          <w:bCs/>
                        </w:rPr>
                      </w:pPr>
                      <w:r>
                        <w:rPr>
                          <w:b/>
                          <w:bCs/>
                        </w:rPr>
                        <w:t>Booz Allen Hamilton</w:t>
                      </w:r>
                    </w:p>
                    <w:p w14:paraId="5FB437CA" w14:textId="77777777" w:rsidR="00C50529" w:rsidRDefault="00C50529" w:rsidP="00314B85">
                      <w:pPr>
                        <w:pStyle w:val="BAHOfficeAddressBAH"/>
                      </w:pPr>
                      <w:r>
                        <w:t>8283 Greensboro Drive</w:t>
                      </w:r>
                    </w:p>
                    <w:p w14:paraId="1FCD3473" w14:textId="77777777" w:rsidR="00C50529" w:rsidRDefault="00C50529" w:rsidP="00314B85">
                      <w:pPr>
                        <w:pStyle w:val="BAHOfficeAddressBAH"/>
                      </w:pPr>
                      <w:r>
                        <w:t>McLean, VA 22102-3838</w:t>
                      </w:r>
                    </w:p>
                    <w:p w14:paraId="1E61E11E" w14:textId="77777777" w:rsidR="00C50529" w:rsidRDefault="00C50529" w:rsidP="00314B85">
                      <w:pPr>
                        <w:pStyle w:val="BAHOfficeAddressBAH"/>
                      </w:pPr>
                      <w:r>
                        <w:t>Tel 703-902-5000</w:t>
                      </w:r>
                    </w:p>
                    <w:p w14:paraId="2C05FE5D" w14:textId="77777777" w:rsidR="00C50529" w:rsidRDefault="00C50529" w:rsidP="00314B85">
                      <w:pPr>
                        <w:pStyle w:val="BAHOfficeAddressLastBAH"/>
                      </w:pPr>
                      <w:r>
                        <w:t>Fax 703-902-3333</w:t>
                      </w:r>
                    </w:p>
                    <w:p w14:paraId="7CFBEDAE" w14:textId="77777777" w:rsidR="00C50529" w:rsidRDefault="00C50529" w:rsidP="00314B85">
                      <w:pPr>
                        <w:pStyle w:val="BAHURLBAH"/>
                        <w:spacing w:after="120"/>
                        <w:rPr>
                          <w:i/>
                          <w:iCs/>
                        </w:rPr>
                      </w:pPr>
                      <w:hyperlink r:id="rId19"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73A661B5" w14:textId="77777777" w:rsidR="008A7EB4"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78121029" w:history="1">
            <w:r w:rsidR="008A7EB4" w:rsidRPr="00CF1771">
              <w:rPr>
                <w:rStyle w:val="Hyperlink"/>
                <w:noProof/>
              </w:rPr>
              <w:t>Version History</w:t>
            </w:r>
            <w:r w:rsidR="008A7EB4">
              <w:rPr>
                <w:noProof/>
                <w:webHidden/>
              </w:rPr>
              <w:tab/>
            </w:r>
            <w:r w:rsidR="008A7EB4">
              <w:rPr>
                <w:noProof/>
                <w:webHidden/>
              </w:rPr>
              <w:fldChar w:fldCharType="begin"/>
            </w:r>
            <w:r w:rsidR="008A7EB4">
              <w:rPr>
                <w:noProof/>
                <w:webHidden/>
              </w:rPr>
              <w:instrText xml:space="preserve"> PAGEREF _Toc478121029 \h </w:instrText>
            </w:r>
            <w:r w:rsidR="008A7EB4">
              <w:rPr>
                <w:noProof/>
                <w:webHidden/>
              </w:rPr>
            </w:r>
            <w:r w:rsidR="008A7EB4">
              <w:rPr>
                <w:noProof/>
                <w:webHidden/>
              </w:rPr>
              <w:fldChar w:fldCharType="separate"/>
            </w:r>
            <w:r w:rsidR="008A7EB4">
              <w:rPr>
                <w:noProof/>
                <w:webHidden/>
              </w:rPr>
              <w:t>5</w:t>
            </w:r>
            <w:r w:rsidR="008A7EB4">
              <w:rPr>
                <w:noProof/>
                <w:webHidden/>
              </w:rPr>
              <w:fldChar w:fldCharType="end"/>
            </w:r>
          </w:hyperlink>
        </w:p>
        <w:p w14:paraId="50FF4AF9" w14:textId="77777777" w:rsidR="008A7EB4" w:rsidRDefault="00347559">
          <w:pPr>
            <w:pStyle w:val="TOC1"/>
            <w:tabs>
              <w:tab w:val="left" w:pos="480"/>
              <w:tab w:val="right" w:leader="dot" w:pos="9350"/>
            </w:tabs>
            <w:rPr>
              <w:noProof/>
              <w:lang w:eastAsia="en-US"/>
            </w:rPr>
          </w:pPr>
          <w:hyperlink w:anchor="_Toc478121030" w:history="1">
            <w:r w:rsidR="008A7EB4" w:rsidRPr="00CF1771">
              <w:rPr>
                <w:rStyle w:val="Hyperlink"/>
                <w:noProof/>
              </w:rPr>
              <w:t>1</w:t>
            </w:r>
            <w:r w:rsidR="008A7EB4">
              <w:rPr>
                <w:noProof/>
                <w:lang w:eastAsia="en-US"/>
              </w:rPr>
              <w:tab/>
            </w:r>
            <w:r w:rsidR="008A7EB4" w:rsidRPr="00CF1771">
              <w:rPr>
                <w:rStyle w:val="Hyperlink"/>
                <w:noProof/>
              </w:rPr>
              <w:t>Introduction</w:t>
            </w:r>
            <w:r w:rsidR="008A7EB4">
              <w:rPr>
                <w:noProof/>
                <w:webHidden/>
              </w:rPr>
              <w:tab/>
            </w:r>
            <w:r w:rsidR="008A7EB4">
              <w:rPr>
                <w:noProof/>
                <w:webHidden/>
              </w:rPr>
              <w:fldChar w:fldCharType="begin"/>
            </w:r>
            <w:r w:rsidR="008A7EB4">
              <w:rPr>
                <w:noProof/>
                <w:webHidden/>
              </w:rPr>
              <w:instrText xml:space="preserve"> PAGEREF _Toc478121030 \h </w:instrText>
            </w:r>
            <w:r w:rsidR="008A7EB4">
              <w:rPr>
                <w:noProof/>
                <w:webHidden/>
              </w:rPr>
            </w:r>
            <w:r w:rsidR="008A7EB4">
              <w:rPr>
                <w:noProof/>
                <w:webHidden/>
              </w:rPr>
              <w:fldChar w:fldCharType="separate"/>
            </w:r>
            <w:r w:rsidR="008A7EB4">
              <w:rPr>
                <w:noProof/>
                <w:webHidden/>
              </w:rPr>
              <w:t>6</w:t>
            </w:r>
            <w:r w:rsidR="008A7EB4">
              <w:rPr>
                <w:noProof/>
                <w:webHidden/>
              </w:rPr>
              <w:fldChar w:fldCharType="end"/>
            </w:r>
          </w:hyperlink>
        </w:p>
        <w:p w14:paraId="6CEC13C9" w14:textId="77777777" w:rsidR="008A7EB4" w:rsidRDefault="00347559">
          <w:pPr>
            <w:pStyle w:val="TOC1"/>
            <w:tabs>
              <w:tab w:val="left" w:pos="480"/>
              <w:tab w:val="right" w:leader="dot" w:pos="9350"/>
            </w:tabs>
            <w:rPr>
              <w:noProof/>
              <w:lang w:eastAsia="en-US"/>
            </w:rPr>
          </w:pPr>
          <w:hyperlink w:anchor="_Toc478121031" w:history="1">
            <w:r w:rsidR="008A7EB4" w:rsidRPr="00CF1771">
              <w:rPr>
                <w:rStyle w:val="Hyperlink"/>
                <w:noProof/>
              </w:rPr>
              <w:t>2</w:t>
            </w:r>
            <w:r w:rsidR="008A7EB4">
              <w:rPr>
                <w:noProof/>
                <w:lang w:eastAsia="en-US"/>
              </w:rPr>
              <w:tab/>
            </w:r>
            <w:r w:rsidR="008A7EB4" w:rsidRPr="00CF1771">
              <w:rPr>
                <w:rStyle w:val="Hyperlink"/>
                <w:noProof/>
              </w:rPr>
              <w:t>Project Overview</w:t>
            </w:r>
            <w:r w:rsidR="008A7EB4">
              <w:rPr>
                <w:noProof/>
                <w:webHidden/>
              </w:rPr>
              <w:tab/>
            </w:r>
            <w:r w:rsidR="008A7EB4">
              <w:rPr>
                <w:noProof/>
                <w:webHidden/>
              </w:rPr>
              <w:fldChar w:fldCharType="begin"/>
            </w:r>
            <w:r w:rsidR="008A7EB4">
              <w:rPr>
                <w:noProof/>
                <w:webHidden/>
              </w:rPr>
              <w:instrText xml:space="preserve"> PAGEREF _Toc478121031 \h </w:instrText>
            </w:r>
            <w:r w:rsidR="008A7EB4">
              <w:rPr>
                <w:noProof/>
                <w:webHidden/>
              </w:rPr>
            </w:r>
            <w:r w:rsidR="008A7EB4">
              <w:rPr>
                <w:noProof/>
                <w:webHidden/>
              </w:rPr>
              <w:fldChar w:fldCharType="separate"/>
            </w:r>
            <w:r w:rsidR="008A7EB4">
              <w:rPr>
                <w:noProof/>
                <w:webHidden/>
              </w:rPr>
              <w:t>6</w:t>
            </w:r>
            <w:r w:rsidR="008A7EB4">
              <w:rPr>
                <w:noProof/>
                <w:webHidden/>
              </w:rPr>
              <w:fldChar w:fldCharType="end"/>
            </w:r>
          </w:hyperlink>
        </w:p>
        <w:p w14:paraId="37C00459" w14:textId="77777777" w:rsidR="008A7EB4" w:rsidRDefault="00347559">
          <w:pPr>
            <w:pStyle w:val="TOC1"/>
            <w:tabs>
              <w:tab w:val="left" w:pos="480"/>
              <w:tab w:val="right" w:leader="dot" w:pos="9350"/>
            </w:tabs>
            <w:rPr>
              <w:noProof/>
              <w:lang w:eastAsia="en-US"/>
            </w:rPr>
          </w:pPr>
          <w:hyperlink w:anchor="_Toc478121032" w:history="1">
            <w:r w:rsidR="008A7EB4" w:rsidRPr="00CF1771">
              <w:rPr>
                <w:rStyle w:val="Hyperlink"/>
                <w:noProof/>
              </w:rPr>
              <w:t>3</w:t>
            </w:r>
            <w:r w:rsidR="008A7EB4">
              <w:rPr>
                <w:noProof/>
                <w:lang w:eastAsia="en-US"/>
              </w:rPr>
              <w:tab/>
            </w:r>
            <w:r w:rsidR="008A7EB4" w:rsidRPr="00CF1771">
              <w:rPr>
                <w:rStyle w:val="Hyperlink"/>
                <w:noProof/>
              </w:rPr>
              <w:t>System Overview</w:t>
            </w:r>
            <w:r w:rsidR="008A7EB4">
              <w:rPr>
                <w:noProof/>
                <w:webHidden/>
              </w:rPr>
              <w:tab/>
            </w:r>
            <w:r w:rsidR="008A7EB4">
              <w:rPr>
                <w:noProof/>
                <w:webHidden/>
              </w:rPr>
              <w:fldChar w:fldCharType="begin"/>
            </w:r>
            <w:r w:rsidR="008A7EB4">
              <w:rPr>
                <w:noProof/>
                <w:webHidden/>
              </w:rPr>
              <w:instrText xml:space="preserve"> PAGEREF _Toc478121032 \h </w:instrText>
            </w:r>
            <w:r w:rsidR="008A7EB4">
              <w:rPr>
                <w:noProof/>
                <w:webHidden/>
              </w:rPr>
            </w:r>
            <w:r w:rsidR="008A7EB4">
              <w:rPr>
                <w:noProof/>
                <w:webHidden/>
              </w:rPr>
              <w:fldChar w:fldCharType="separate"/>
            </w:r>
            <w:r w:rsidR="008A7EB4">
              <w:rPr>
                <w:noProof/>
                <w:webHidden/>
              </w:rPr>
              <w:t>7</w:t>
            </w:r>
            <w:r w:rsidR="008A7EB4">
              <w:rPr>
                <w:noProof/>
                <w:webHidden/>
              </w:rPr>
              <w:fldChar w:fldCharType="end"/>
            </w:r>
          </w:hyperlink>
        </w:p>
        <w:p w14:paraId="5C73ADC3" w14:textId="77777777" w:rsidR="008A7EB4" w:rsidRDefault="00347559">
          <w:pPr>
            <w:pStyle w:val="TOC1"/>
            <w:tabs>
              <w:tab w:val="left" w:pos="480"/>
              <w:tab w:val="right" w:leader="dot" w:pos="9350"/>
            </w:tabs>
            <w:rPr>
              <w:noProof/>
              <w:lang w:eastAsia="en-US"/>
            </w:rPr>
          </w:pPr>
          <w:hyperlink w:anchor="_Toc478121033" w:history="1">
            <w:r w:rsidR="008A7EB4" w:rsidRPr="00CF1771">
              <w:rPr>
                <w:rStyle w:val="Hyperlink"/>
                <w:noProof/>
              </w:rPr>
              <w:t>4</w:t>
            </w:r>
            <w:r w:rsidR="008A7EB4">
              <w:rPr>
                <w:noProof/>
                <w:lang w:eastAsia="en-US"/>
              </w:rPr>
              <w:tab/>
            </w:r>
            <w:r w:rsidR="008A7EB4" w:rsidRPr="00CF1771">
              <w:rPr>
                <w:rStyle w:val="Hyperlink"/>
                <w:noProof/>
              </w:rPr>
              <w:t>Audience</w:t>
            </w:r>
            <w:r w:rsidR="008A7EB4">
              <w:rPr>
                <w:noProof/>
                <w:webHidden/>
              </w:rPr>
              <w:tab/>
            </w:r>
            <w:r w:rsidR="008A7EB4">
              <w:rPr>
                <w:noProof/>
                <w:webHidden/>
              </w:rPr>
              <w:fldChar w:fldCharType="begin"/>
            </w:r>
            <w:r w:rsidR="008A7EB4">
              <w:rPr>
                <w:noProof/>
                <w:webHidden/>
              </w:rPr>
              <w:instrText xml:space="preserve"> PAGEREF _Toc478121033 \h </w:instrText>
            </w:r>
            <w:r w:rsidR="008A7EB4">
              <w:rPr>
                <w:noProof/>
                <w:webHidden/>
              </w:rPr>
            </w:r>
            <w:r w:rsidR="008A7EB4">
              <w:rPr>
                <w:noProof/>
                <w:webHidden/>
              </w:rPr>
              <w:fldChar w:fldCharType="separate"/>
            </w:r>
            <w:r w:rsidR="008A7EB4">
              <w:rPr>
                <w:noProof/>
                <w:webHidden/>
              </w:rPr>
              <w:t>7</w:t>
            </w:r>
            <w:r w:rsidR="008A7EB4">
              <w:rPr>
                <w:noProof/>
                <w:webHidden/>
              </w:rPr>
              <w:fldChar w:fldCharType="end"/>
            </w:r>
          </w:hyperlink>
        </w:p>
        <w:p w14:paraId="5CDDED1A" w14:textId="77777777" w:rsidR="008A7EB4" w:rsidRDefault="00347559">
          <w:pPr>
            <w:pStyle w:val="TOC1"/>
            <w:tabs>
              <w:tab w:val="left" w:pos="480"/>
              <w:tab w:val="right" w:leader="dot" w:pos="9350"/>
            </w:tabs>
            <w:rPr>
              <w:noProof/>
              <w:lang w:eastAsia="en-US"/>
            </w:rPr>
          </w:pPr>
          <w:hyperlink w:anchor="_Toc478121034" w:history="1">
            <w:r w:rsidR="008A7EB4" w:rsidRPr="00CF1771">
              <w:rPr>
                <w:rStyle w:val="Hyperlink"/>
                <w:noProof/>
              </w:rPr>
              <w:t>5</w:t>
            </w:r>
            <w:r w:rsidR="008A7EB4">
              <w:rPr>
                <w:noProof/>
                <w:lang w:eastAsia="en-US"/>
              </w:rPr>
              <w:tab/>
            </w:r>
            <w:r w:rsidR="008A7EB4" w:rsidRPr="00CF1771">
              <w:rPr>
                <w:rStyle w:val="Hyperlink"/>
                <w:noProof/>
              </w:rPr>
              <w:t>Glossary</w:t>
            </w:r>
            <w:r w:rsidR="008A7EB4">
              <w:rPr>
                <w:noProof/>
                <w:webHidden/>
              </w:rPr>
              <w:tab/>
            </w:r>
            <w:r w:rsidR="008A7EB4">
              <w:rPr>
                <w:noProof/>
                <w:webHidden/>
              </w:rPr>
              <w:fldChar w:fldCharType="begin"/>
            </w:r>
            <w:r w:rsidR="008A7EB4">
              <w:rPr>
                <w:noProof/>
                <w:webHidden/>
              </w:rPr>
              <w:instrText xml:space="preserve"> PAGEREF _Toc478121034 \h </w:instrText>
            </w:r>
            <w:r w:rsidR="008A7EB4">
              <w:rPr>
                <w:noProof/>
                <w:webHidden/>
              </w:rPr>
            </w:r>
            <w:r w:rsidR="008A7EB4">
              <w:rPr>
                <w:noProof/>
                <w:webHidden/>
              </w:rPr>
              <w:fldChar w:fldCharType="separate"/>
            </w:r>
            <w:r w:rsidR="008A7EB4">
              <w:rPr>
                <w:noProof/>
                <w:webHidden/>
              </w:rPr>
              <w:t>8</w:t>
            </w:r>
            <w:r w:rsidR="008A7EB4">
              <w:rPr>
                <w:noProof/>
                <w:webHidden/>
              </w:rPr>
              <w:fldChar w:fldCharType="end"/>
            </w:r>
          </w:hyperlink>
        </w:p>
        <w:p w14:paraId="48DDE16D" w14:textId="77777777" w:rsidR="008A7EB4" w:rsidRDefault="00347559">
          <w:pPr>
            <w:pStyle w:val="TOC1"/>
            <w:tabs>
              <w:tab w:val="left" w:pos="480"/>
              <w:tab w:val="right" w:leader="dot" w:pos="9350"/>
            </w:tabs>
            <w:rPr>
              <w:noProof/>
              <w:lang w:eastAsia="en-US"/>
            </w:rPr>
          </w:pPr>
          <w:hyperlink w:anchor="_Toc478121035" w:history="1">
            <w:r w:rsidR="008A7EB4" w:rsidRPr="00CF1771">
              <w:rPr>
                <w:rStyle w:val="Hyperlink"/>
                <w:noProof/>
              </w:rPr>
              <w:t>6</w:t>
            </w:r>
            <w:r w:rsidR="008A7EB4">
              <w:rPr>
                <w:noProof/>
                <w:lang w:eastAsia="en-US"/>
              </w:rPr>
              <w:tab/>
            </w:r>
            <w:r w:rsidR="008A7EB4" w:rsidRPr="00CF1771">
              <w:rPr>
                <w:rStyle w:val="Hyperlink"/>
                <w:noProof/>
              </w:rPr>
              <w:t>ODE DEVELOPMENT ENVIRONMENT</w:t>
            </w:r>
            <w:r w:rsidR="008A7EB4">
              <w:rPr>
                <w:noProof/>
                <w:webHidden/>
              </w:rPr>
              <w:tab/>
            </w:r>
            <w:r w:rsidR="008A7EB4">
              <w:rPr>
                <w:noProof/>
                <w:webHidden/>
              </w:rPr>
              <w:fldChar w:fldCharType="begin"/>
            </w:r>
            <w:r w:rsidR="008A7EB4">
              <w:rPr>
                <w:noProof/>
                <w:webHidden/>
              </w:rPr>
              <w:instrText xml:space="preserve"> PAGEREF _Toc478121035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031DEA6B" w14:textId="77777777" w:rsidR="008A7EB4" w:rsidRDefault="00347559">
          <w:pPr>
            <w:pStyle w:val="TOC2"/>
            <w:tabs>
              <w:tab w:val="left" w:pos="1080"/>
              <w:tab w:val="right" w:leader="dot" w:pos="9350"/>
            </w:tabs>
            <w:rPr>
              <w:noProof/>
              <w:lang w:eastAsia="en-US"/>
            </w:rPr>
          </w:pPr>
          <w:hyperlink w:anchor="_Toc478121036" w:history="1">
            <w:r w:rsidR="008A7EB4" w:rsidRPr="00CF1771">
              <w:rPr>
                <w:rStyle w:val="Hyperlink"/>
                <w:noProof/>
              </w:rPr>
              <w:t>6.1</w:t>
            </w:r>
            <w:r w:rsidR="008A7EB4">
              <w:rPr>
                <w:noProof/>
                <w:lang w:eastAsia="en-US"/>
              </w:rPr>
              <w:tab/>
            </w:r>
            <w:r w:rsidR="008A7EB4" w:rsidRPr="00CF1771">
              <w:rPr>
                <w:rStyle w:val="Hyperlink"/>
                <w:noProof/>
              </w:rPr>
              <w:t>Java Development Tools</w:t>
            </w:r>
            <w:r w:rsidR="008A7EB4">
              <w:rPr>
                <w:noProof/>
                <w:webHidden/>
              </w:rPr>
              <w:tab/>
            </w:r>
            <w:r w:rsidR="008A7EB4">
              <w:rPr>
                <w:noProof/>
                <w:webHidden/>
              </w:rPr>
              <w:fldChar w:fldCharType="begin"/>
            </w:r>
            <w:r w:rsidR="008A7EB4">
              <w:rPr>
                <w:noProof/>
                <w:webHidden/>
              </w:rPr>
              <w:instrText xml:space="preserve"> PAGEREF _Toc478121036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2DB6B9DA" w14:textId="77777777" w:rsidR="008A7EB4" w:rsidRDefault="00347559">
          <w:pPr>
            <w:pStyle w:val="TOC2"/>
            <w:tabs>
              <w:tab w:val="left" w:pos="1080"/>
              <w:tab w:val="right" w:leader="dot" w:pos="9350"/>
            </w:tabs>
            <w:rPr>
              <w:noProof/>
              <w:lang w:eastAsia="en-US"/>
            </w:rPr>
          </w:pPr>
          <w:hyperlink w:anchor="_Toc478121037" w:history="1">
            <w:r w:rsidR="008A7EB4" w:rsidRPr="00CF1771">
              <w:rPr>
                <w:rStyle w:val="Hyperlink"/>
                <w:noProof/>
              </w:rPr>
              <w:t>6.2</w:t>
            </w:r>
            <w:r w:rsidR="008A7EB4">
              <w:rPr>
                <w:noProof/>
                <w:lang w:eastAsia="en-US"/>
              </w:rPr>
              <w:tab/>
            </w:r>
            <w:r w:rsidR="008A7EB4" w:rsidRPr="00CF1771">
              <w:rPr>
                <w:rStyle w:val="Hyperlink"/>
                <w:noProof/>
              </w:rPr>
              <w:t>Java</w:t>
            </w:r>
            <w:r w:rsidR="008A7EB4">
              <w:rPr>
                <w:noProof/>
                <w:webHidden/>
              </w:rPr>
              <w:tab/>
            </w:r>
            <w:r w:rsidR="008A7EB4">
              <w:rPr>
                <w:noProof/>
                <w:webHidden/>
              </w:rPr>
              <w:fldChar w:fldCharType="begin"/>
            </w:r>
            <w:r w:rsidR="008A7EB4">
              <w:rPr>
                <w:noProof/>
                <w:webHidden/>
              </w:rPr>
              <w:instrText xml:space="preserve"> PAGEREF _Toc478121037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5604B5C4" w14:textId="77777777" w:rsidR="008A7EB4" w:rsidRDefault="00347559">
          <w:pPr>
            <w:pStyle w:val="TOC2"/>
            <w:tabs>
              <w:tab w:val="left" w:pos="1080"/>
              <w:tab w:val="right" w:leader="dot" w:pos="9350"/>
            </w:tabs>
            <w:rPr>
              <w:noProof/>
              <w:lang w:eastAsia="en-US"/>
            </w:rPr>
          </w:pPr>
          <w:hyperlink w:anchor="_Toc478121038" w:history="1">
            <w:r w:rsidR="008A7EB4" w:rsidRPr="00CF1771">
              <w:rPr>
                <w:rStyle w:val="Hyperlink"/>
                <w:noProof/>
              </w:rPr>
              <w:t>6.3</w:t>
            </w:r>
            <w:r w:rsidR="008A7EB4">
              <w:rPr>
                <w:noProof/>
                <w:lang w:eastAsia="en-US"/>
              </w:rPr>
              <w:tab/>
            </w:r>
            <w:r w:rsidR="008A7EB4" w:rsidRPr="00CF1771">
              <w:rPr>
                <w:rStyle w:val="Hyperlink"/>
                <w:noProof/>
              </w:rPr>
              <w:t>Eclipse IDE</w:t>
            </w:r>
            <w:r w:rsidR="008A7EB4">
              <w:rPr>
                <w:noProof/>
                <w:webHidden/>
              </w:rPr>
              <w:tab/>
            </w:r>
            <w:r w:rsidR="008A7EB4">
              <w:rPr>
                <w:noProof/>
                <w:webHidden/>
              </w:rPr>
              <w:fldChar w:fldCharType="begin"/>
            </w:r>
            <w:r w:rsidR="008A7EB4">
              <w:rPr>
                <w:noProof/>
                <w:webHidden/>
              </w:rPr>
              <w:instrText xml:space="preserve"> PAGEREF _Toc478121038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0DBDFB52" w14:textId="77777777" w:rsidR="008A7EB4" w:rsidRDefault="00347559">
          <w:pPr>
            <w:pStyle w:val="TOC2"/>
            <w:tabs>
              <w:tab w:val="left" w:pos="1080"/>
              <w:tab w:val="right" w:leader="dot" w:pos="9350"/>
            </w:tabs>
            <w:rPr>
              <w:noProof/>
              <w:lang w:eastAsia="en-US"/>
            </w:rPr>
          </w:pPr>
          <w:hyperlink w:anchor="_Toc478121039" w:history="1">
            <w:r w:rsidR="008A7EB4" w:rsidRPr="00CF1771">
              <w:rPr>
                <w:rStyle w:val="Hyperlink"/>
                <w:noProof/>
              </w:rPr>
              <w:t>6.4</w:t>
            </w:r>
            <w:r w:rsidR="008A7EB4">
              <w:rPr>
                <w:noProof/>
                <w:lang w:eastAsia="en-US"/>
              </w:rPr>
              <w:tab/>
            </w:r>
            <w:r w:rsidR="008A7EB4" w:rsidRPr="00CF1771">
              <w:rPr>
                <w:rStyle w:val="Hyperlink"/>
                <w:noProof/>
              </w:rPr>
              <w:t>Maven</w:t>
            </w:r>
            <w:r w:rsidR="008A7EB4">
              <w:rPr>
                <w:noProof/>
                <w:webHidden/>
              </w:rPr>
              <w:tab/>
            </w:r>
            <w:r w:rsidR="008A7EB4">
              <w:rPr>
                <w:noProof/>
                <w:webHidden/>
              </w:rPr>
              <w:fldChar w:fldCharType="begin"/>
            </w:r>
            <w:r w:rsidR="008A7EB4">
              <w:rPr>
                <w:noProof/>
                <w:webHidden/>
              </w:rPr>
              <w:instrText xml:space="preserve"> PAGEREF _Toc478121039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4C5F2778" w14:textId="77777777" w:rsidR="008A7EB4" w:rsidRDefault="00347559">
          <w:pPr>
            <w:pStyle w:val="TOC2"/>
            <w:tabs>
              <w:tab w:val="left" w:pos="1080"/>
              <w:tab w:val="right" w:leader="dot" w:pos="9350"/>
            </w:tabs>
            <w:rPr>
              <w:noProof/>
              <w:lang w:eastAsia="en-US"/>
            </w:rPr>
          </w:pPr>
          <w:hyperlink w:anchor="_Toc478121040" w:history="1">
            <w:r w:rsidR="008A7EB4" w:rsidRPr="00CF1771">
              <w:rPr>
                <w:rStyle w:val="Hyperlink"/>
                <w:noProof/>
              </w:rPr>
              <w:t>6.5</w:t>
            </w:r>
            <w:r w:rsidR="008A7EB4">
              <w:rPr>
                <w:noProof/>
                <w:lang w:eastAsia="en-US"/>
              </w:rPr>
              <w:tab/>
            </w:r>
            <w:r w:rsidR="008A7EB4" w:rsidRPr="00CF1771">
              <w:rPr>
                <w:rStyle w:val="Hyperlink"/>
                <w:noProof/>
              </w:rPr>
              <w:t>Git Version Control</w:t>
            </w:r>
            <w:r w:rsidR="008A7EB4">
              <w:rPr>
                <w:noProof/>
                <w:webHidden/>
              </w:rPr>
              <w:tab/>
            </w:r>
            <w:r w:rsidR="008A7EB4">
              <w:rPr>
                <w:noProof/>
                <w:webHidden/>
              </w:rPr>
              <w:fldChar w:fldCharType="begin"/>
            </w:r>
            <w:r w:rsidR="008A7EB4">
              <w:rPr>
                <w:noProof/>
                <w:webHidden/>
              </w:rPr>
              <w:instrText xml:space="preserve"> PAGEREF _Toc478121040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797A06A6" w14:textId="77777777" w:rsidR="008A7EB4" w:rsidRDefault="00347559">
          <w:pPr>
            <w:pStyle w:val="TOC2"/>
            <w:tabs>
              <w:tab w:val="left" w:pos="1080"/>
              <w:tab w:val="right" w:leader="dot" w:pos="9350"/>
            </w:tabs>
            <w:rPr>
              <w:noProof/>
              <w:lang w:eastAsia="en-US"/>
            </w:rPr>
          </w:pPr>
          <w:hyperlink w:anchor="_Toc478121041" w:history="1">
            <w:r w:rsidR="008A7EB4" w:rsidRPr="00CF1771">
              <w:rPr>
                <w:rStyle w:val="Hyperlink"/>
                <w:noProof/>
              </w:rPr>
              <w:t>6.6</w:t>
            </w:r>
            <w:r w:rsidR="008A7EB4">
              <w:rPr>
                <w:noProof/>
                <w:lang w:eastAsia="en-US"/>
              </w:rPr>
              <w:tab/>
            </w:r>
            <w:r w:rsidR="008A7EB4" w:rsidRPr="00CF1771">
              <w:rPr>
                <w:rStyle w:val="Hyperlink"/>
                <w:noProof/>
              </w:rPr>
              <w:t>Building ODE Software Artifacts</w:t>
            </w:r>
            <w:r w:rsidR="008A7EB4">
              <w:rPr>
                <w:noProof/>
                <w:webHidden/>
              </w:rPr>
              <w:tab/>
            </w:r>
            <w:r w:rsidR="008A7EB4">
              <w:rPr>
                <w:noProof/>
                <w:webHidden/>
              </w:rPr>
              <w:fldChar w:fldCharType="begin"/>
            </w:r>
            <w:r w:rsidR="008A7EB4">
              <w:rPr>
                <w:noProof/>
                <w:webHidden/>
              </w:rPr>
              <w:instrText xml:space="preserve"> PAGEREF _Toc478121041 \h </w:instrText>
            </w:r>
            <w:r w:rsidR="008A7EB4">
              <w:rPr>
                <w:noProof/>
                <w:webHidden/>
              </w:rPr>
            </w:r>
            <w:r w:rsidR="008A7EB4">
              <w:rPr>
                <w:noProof/>
                <w:webHidden/>
              </w:rPr>
              <w:fldChar w:fldCharType="separate"/>
            </w:r>
            <w:r w:rsidR="008A7EB4">
              <w:rPr>
                <w:noProof/>
                <w:webHidden/>
              </w:rPr>
              <w:t>11</w:t>
            </w:r>
            <w:r w:rsidR="008A7EB4">
              <w:rPr>
                <w:noProof/>
                <w:webHidden/>
              </w:rPr>
              <w:fldChar w:fldCharType="end"/>
            </w:r>
          </w:hyperlink>
        </w:p>
        <w:p w14:paraId="595E0943" w14:textId="77777777" w:rsidR="008A7EB4" w:rsidRDefault="00347559">
          <w:pPr>
            <w:pStyle w:val="TOC3"/>
            <w:tabs>
              <w:tab w:val="left" w:pos="1440"/>
              <w:tab w:val="right" w:leader="dot" w:pos="9350"/>
            </w:tabs>
            <w:rPr>
              <w:rFonts w:asciiTheme="minorHAnsi" w:eastAsiaTheme="minorEastAsia" w:hAnsiTheme="minorHAnsi" w:cstheme="minorBidi"/>
              <w:noProof/>
              <w:sz w:val="22"/>
              <w:szCs w:val="22"/>
            </w:rPr>
          </w:pPr>
          <w:hyperlink w:anchor="_Toc478121042" w:history="1">
            <w:r w:rsidR="008A7EB4" w:rsidRPr="00CF1771">
              <w:rPr>
                <w:rStyle w:val="Hyperlink"/>
                <w:noProof/>
              </w:rPr>
              <w:t>6.6.1</w:t>
            </w:r>
            <w:r w:rsidR="008A7EB4">
              <w:rPr>
                <w:rFonts w:asciiTheme="minorHAnsi" w:eastAsiaTheme="minorEastAsia" w:hAnsiTheme="minorHAnsi" w:cstheme="minorBidi"/>
                <w:noProof/>
                <w:sz w:val="22"/>
                <w:szCs w:val="22"/>
              </w:rPr>
              <w:tab/>
            </w:r>
            <w:r w:rsidR="008A7EB4" w:rsidRPr="00CF1771">
              <w:rPr>
                <w:rStyle w:val="Hyperlink"/>
                <w:noProof/>
              </w:rPr>
              <w:t>Open-Source Repository</w:t>
            </w:r>
            <w:r w:rsidR="008A7EB4">
              <w:rPr>
                <w:noProof/>
                <w:webHidden/>
              </w:rPr>
              <w:tab/>
            </w:r>
            <w:r w:rsidR="008A7EB4">
              <w:rPr>
                <w:noProof/>
                <w:webHidden/>
              </w:rPr>
              <w:fldChar w:fldCharType="begin"/>
            </w:r>
            <w:r w:rsidR="008A7EB4">
              <w:rPr>
                <w:noProof/>
                <w:webHidden/>
              </w:rPr>
              <w:instrText xml:space="preserve"> PAGEREF _Toc478121042 \h </w:instrText>
            </w:r>
            <w:r w:rsidR="008A7EB4">
              <w:rPr>
                <w:noProof/>
                <w:webHidden/>
              </w:rPr>
            </w:r>
            <w:r w:rsidR="008A7EB4">
              <w:rPr>
                <w:noProof/>
                <w:webHidden/>
              </w:rPr>
              <w:fldChar w:fldCharType="separate"/>
            </w:r>
            <w:r w:rsidR="008A7EB4">
              <w:rPr>
                <w:noProof/>
                <w:webHidden/>
              </w:rPr>
              <w:t>11</w:t>
            </w:r>
            <w:r w:rsidR="008A7EB4">
              <w:rPr>
                <w:noProof/>
                <w:webHidden/>
              </w:rPr>
              <w:fldChar w:fldCharType="end"/>
            </w:r>
          </w:hyperlink>
        </w:p>
        <w:p w14:paraId="07962C08" w14:textId="77777777" w:rsidR="008A7EB4" w:rsidRDefault="00347559">
          <w:pPr>
            <w:pStyle w:val="TOC3"/>
            <w:tabs>
              <w:tab w:val="left" w:pos="1440"/>
              <w:tab w:val="right" w:leader="dot" w:pos="9350"/>
            </w:tabs>
            <w:rPr>
              <w:rFonts w:asciiTheme="minorHAnsi" w:eastAsiaTheme="minorEastAsia" w:hAnsiTheme="minorHAnsi" w:cstheme="minorBidi"/>
              <w:noProof/>
              <w:sz w:val="22"/>
              <w:szCs w:val="22"/>
            </w:rPr>
          </w:pPr>
          <w:hyperlink w:anchor="_Toc478121043" w:history="1">
            <w:r w:rsidR="008A7EB4" w:rsidRPr="00CF1771">
              <w:rPr>
                <w:rStyle w:val="Hyperlink"/>
                <w:noProof/>
              </w:rPr>
              <w:t>6.6.2</w:t>
            </w:r>
            <w:r w:rsidR="008A7EB4">
              <w:rPr>
                <w:rFonts w:asciiTheme="minorHAnsi" w:eastAsiaTheme="minorEastAsia" w:hAnsiTheme="minorHAnsi" w:cstheme="minorBidi"/>
                <w:noProof/>
                <w:sz w:val="22"/>
                <w:szCs w:val="22"/>
              </w:rPr>
              <w:tab/>
            </w:r>
            <w:r w:rsidR="008A7EB4" w:rsidRPr="00CF1771">
              <w:rPr>
                <w:rStyle w:val="Hyperlink"/>
                <w:noProof/>
              </w:rPr>
              <w:t>Private Repository</w:t>
            </w:r>
            <w:r w:rsidR="008A7EB4">
              <w:rPr>
                <w:noProof/>
                <w:webHidden/>
              </w:rPr>
              <w:tab/>
            </w:r>
            <w:r w:rsidR="008A7EB4">
              <w:rPr>
                <w:noProof/>
                <w:webHidden/>
              </w:rPr>
              <w:fldChar w:fldCharType="begin"/>
            </w:r>
            <w:r w:rsidR="008A7EB4">
              <w:rPr>
                <w:noProof/>
                <w:webHidden/>
              </w:rPr>
              <w:instrText xml:space="preserve"> PAGEREF _Toc478121043 \h </w:instrText>
            </w:r>
            <w:r w:rsidR="008A7EB4">
              <w:rPr>
                <w:noProof/>
                <w:webHidden/>
              </w:rPr>
            </w:r>
            <w:r w:rsidR="008A7EB4">
              <w:rPr>
                <w:noProof/>
                <w:webHidden/>
              </w:rPr>
              <w:fldChar w:fldCharType="separate"/>
            </w:r>
            <w:r w:rsidR="008A7EB4">
              <w:rPr>
                <w:noProof/>
                <w:webHidden/>
              </w:rPr>
              <w:t>11</w:t>
            </w:r>
            <w:r w:rsidR="008A7EB4">
              <w:rPr>
                <w:noProof/>
                <w:webHidden/>
              </w:rPr>
              <w:fldChar w:fldCharType="end"/>
            </w:r>
          </w:hyperlink>
        </w:p>
        <w:p w14:paraId="2723D678" w14:textId="77777777" w:rsidR="008A7EB4" w:rsidRDefault="00347559">
          <w:pPr>
            <w:pStyle w:val="TOC3"/>
            <w:tabs>
              <w:tab w:val="left" w:pos="1440"/>
              <w:tab w:val="right" w:leader="dot" w:pos="9350"/>
            </w:tabs>
            <w:rPr>
              <w:rFonts w:asciiTheme="minorHAnsi" w:eastAsiaTheme="minorEastAsia" w:hAnsiTheme="minorHAnsi" w:cstheme="minorBidi"/>
              <w:noProof/>
              <w:sz w:val="22"/>
              <w:szCs w:val="22"/>
            </w:rPr>
          </w:pPr>
          <w:hyperlink w:anchor="_Toc478121044" w:history="1">
            <w:r w:rsidR="008A7EB4" w:rsidRPr="00CF1771">
              <w:rPr>
                <w:rStyle w:val="Hyperlink"/>
                <w:b/>
                <w:noProof/>
              </w:rPr>
              <w:t>6.6.3</w:t>
            </w:r>
            <w:r w:rsidR="008A7EB4">
              <w:rPr>
                <w:rFonts w:asciiTheme="minorHAnsi" w:eastAsiaTheme="minorEastAsia" w:hAnsiTheme="minorHAnsi" w:cstheme="minorBidi"/>
                <w:noProof/>
                <w:sz w:val="22"/>
                <w:szCs w:val="22"/>
              </w:rPr>
              <w:tab/>
            </w:r>
            <w:r w:rsidR="008A7EB4" w:rsidRPr="00CF1771">
              <w:rPr>
                <w:rStyle w:val="Hyperlink"/>
                <w:noProof/>
              </w:rPr>
              <w:t>ODE Application Properties</w:t>
            </w:r>
            <w:r w:rsidR="008A7EB4">
              <w:rPr>
                <w:noProof/>
                <w:webHidden/>
              </w:rPr>
              <w:tab/>
            </w:r>
            <w:r w:rsidR="008A7EB4">
              <w:rPr>
                <w:noProof/>
                <w:webHidden/>
              </w:rPr>
              <w:fldChar w:fldCharType="begin"/>
            </w:r>
            <w:r w:rsidR="008A7EB4">
              <w:rPr>
                <w:noProof/>
                <w:webHidden/>
              </w:rPr>
              <w:instrText xml:space="preserve"> PAGEREF _Toc478121044 \h </w:instrText>
            </w:r>
            <w:r w:rsidR="008A7EB4">
              <w:rPr>
                <w:noProof/>
                <w:webHidden/>
              </w:rPr>
            </w:r>
            <w:r w:rsidR="008A7EB4">
              <w:rPr>
                <w:noProof/>
                <w:webHidden/>
              </w:rPr>
              <w:fldChar w:fldCharType="separate"/>
            </w:r>
            <w:r w:rsidR="008A7EB4">
              <w:rPr>
                <w:noProof/>
                <w:webHidden/>
              </w:rPr>
              <w:t>12</w:t>
            </w:r>
            <w:r w:rsidR="008A7EB4">
              <w:rPr>
                <w:noProof/>
                <w:webHidden/>
              </w:rPr>
              <w:fldChar w:fldCharType="end"/>
            </w:r>
          </w:hyperlink>
        </w:p>
        <w:p w14:paraId="24E78FD7" w14:textId="77777777" w:rsidR="008A7EB4" w:rsidRDefault="00347559">
          <w:pPr>
            <w:pStyle w:val="TOC3"/>
            <w:tabs>
              <w:tab w:val="left" w:pos="1440"/>
              <w:tab w:val="right" w:leader="dot" w:pos="9350"/>
            </w:tabs>
            <w:rPr>
              <w:rFonts w:asciiTheme="minorHAnsi" w:eastAsiaTheme="minorEastAsia" w:hAnsiTheme="minorHAnsi" w:cstheme="minorBidi"/>
              <w:noProof/>
              <w:sz w:val="22"/>
              <w:szCs w:val="22"/>
            </w:rPr>
          </w:pPr>
          <w:hyperlink w:anchor="_Toc478121045" w:history="1">
            <w:r w:rsidR="008A7EB4" w:rsidRPr="00CF1771">
              <w:rPr>
                <w:rStyle w:val="Hyperlink"/>
                <w:noProof/>
              </w:rPr>
              <w:t>6.6.4</w:t>
            </w:r>
            <w:r w:rsidR="008A7EB4">
              <w:rPr>
                <w:rFonts w:asciiTheme="minorHAnsi" w:eastAsiaTheme="minorEastAsia" w:hAnsiTheme="minorHAnsi" w:cstheme="minorBidi"/>
                <w:noProof/>
                <w:sz w:val="22"/>
                <w:szCs w:val="22"/>
              </w:rPr>
              <w:tab/>
            </w:r>
            <w:r w:rsidR="008A7EB4" w:rsidRPr="00CF1771">
              <w:rPr>
                <w:rStyle w:val="Hyperlink"/>
                <w:noProof/>
              </w:rPr>
              <w:t>ODE Logging Properties</w:t>
            </w:r>
            <w:r w:rsidR="008A7EB4">
              <w:rPr>
                <w:noProof/>
                <w:webHidden/>
              </w:rPr>
              <w:tab/>
            </w:r>
            <w:r w:rsidR="008A7EB4">
              <w:rPr>
                <w:noProof/>
                <w:webHidden/>
              </w:rPr>
              <w:fldChar w:fldCharType="begin"/>
            </w:r>
            <w:r w:rsidR="008A7EB4">
              <w:rPr>
                <w:noProof/>
                <w:webHidden/>
              </w:rPr>
              <w:instrText xml:space="preserve"> PAGEREF _Toc478121045 \h </w:instrText>
            </w:r>
            <w:r w:rsidR="008A7EB4">
              <w:rPr>
                <w:noProof/>
                <w:webHidden/>
              </w:rPr>
            </w:r>
            <w:r w:rsidR="008A7EB4">
              <w:rPr>
                <w:noProof/>
                <w:webHidden/>
              </w:rPr>
              <w:fldChar w:fldCharType="separate"/>
            </w:r>
            <w:r w:rsidR="008A7EB4">
              <w:rPr>
                <w:noProof/>
                <w:webHidden/>
              </w:rPr>
              <w:t>15</w:t>
            </w:r>
            <w:r w:rsidR="008A7EB4">
              <w:rPr>
                <w:noProof/>
                <w:webHidden/>
              </w:rPr>
              <w:fldChar w:fldCharType="end"/>
            </w:r>
          </w:hyperlink>
        </w:p>
        <w:p w14:paraId="6285E134" w14:textId="77777777" w:rsidR="008A7EB4" w:rsidRDefault="00347559">
          <w:pPr>
            <w:pStyle w:val="TOC1"/>
            <w:tabs>
              <w:tab w:val="left" w:pos="480"/>
              <w:tab w:val="right" w:leader="dot" w:pos="9350"/>
            </w:tabs>
            <w:rPr>
              <w:noProof/>
              <w:lang w:eastAsia="en-US"/>
            </w:rPr>
          </w:pPr>
          <w:hyperlink w:anchor="_Toc478121046" w:history="1">
            <w:r w:rsidR="008A7EB4" w:rsidRPr="00CF1771">
              <w:rPr>
                <w:rStyle w:val="Hyperlink"/>
                <w:noProof/>
              </w:rPr>
              <w:t>7</w:t>
            </w:r>
            <w:r w:rsidR="008A7EB4">
              <w:rPr>
                <w:noProof/>
                <w:lang w:eastAsia="en-US"/>
              </w:rPr>
              <w:tab/>
            </w:r>
            <w:r w:rsidR="008A7EB4" w:rsidRPr="00CF1771">
              <w:rPr>
                <w:rStyle w:val="Hyperlink"/>
                <w:noProof/>
              </w:rPr>
              <w:t>ODE Features</w:t>
            </w:r>
            <w:r w:rsidR="008A7EB4">
              <w:rPr>
                <w:noProof/>
                <w:webHidden/>
              </w:rPr>
              <w:tab/>
            </w:r>
            <w:r w:rsidR="008A7EB4">
              <w:rPr>
                <w:noProof/>
                <w:webHidden/>
              </w:rPr>
              <w:fldChar w:fldCharType="begin"/>
            </w:r>
            <w:r w:rsidR="008A7EB4">
              <w:rPr>
                <w:noProof/>
                <w:webHidden/>
              </w:rPr>
              <w:instrText xml:space="preserve"> PAGEREF _Toc478121046 \h </w:instrText>
            </w:r>
            <w:r w:rsidR="008A7EB4">
              <w:rPr>
                <w:noProof/>
                <w:webHidden/>
              </w:rPr>
            </w:r>
            <w:r w:rsidR="008A7EB4">
              <w:rPr>
                <w:noProof/>
                <w:webHidden/>
              </w:rPr>
              <w:fldChar w:fldCharType="separate"/>
            </w:r>
            <w:r w:rsidR="008A7EB4">
              <w:rPr>
                <w:noProof/>
                <w:webHidden/>
              </w:rPr>
              <w:t>16</w:t>
            </w:r>
            <w:r w:rsidR="008A7EB4">
              <w:rPr>
                <w:noProof/>
                <w:webHidden/>
              </w:rPr>
              <w:fldChar w:fldCharType="end"/>
            </w:r>
          </w:hyperlink>
        </w:p>
        <w:p w14:paraId="451D6746" w14:textId="77777777" w:rsidR="008A7EB4" w:rsidRDefault="00347559">
          <w:pPr>
            <w:pStyle w:val="TOC2"/>
            <w:tabs>
              <w:tab w:val="left" w:pos="1080"/>
              <w:tab w:val="right" w:leader="dot" w:pos="9350"/>
            </w:tabs>
            <w:rPr>
              <w:noProof/>
              <w:lang w:eastAsia="en-US"/>
            </w:rPr>
          </w:pPr>
          <w:hyperlink w:anchor="_Toc478121047" w:history="1">
            <w:r w:rsidR="008A7EB4" w:rsidRPr="00CF1771">
              <w:rPr>
                <w:rStyle w:val="Hyperlink"/>
                <w:noProof/>
              </w:rPr>
              <w:t>7.1</w:t>
            </w:r>
            <w:r w:rsidR="008A7EB4">
              <w:rPr>
                <w:noProof/>
                <w:lang w:eastAsia="en-US"/>
              </w:rPr>
              <w:tab/>
            </w:r>
            <w:r w:rsidR="008A7EB4" w:rsidRPr="00CF1771">
              <w:rPr>
                <w:rStyle w:val="Hyperlink"/>
                <w:noProof/>
              </w:rPr>
              <w:t>Managing SNMP Devices</w:t>
            </w:r>
            <w:r w:rsidR="008A7EB4">
              <w:rPr>
                <w:noProof/>
                <w:webHidden/>
              </w:rPr>
              <w:tab/>
            </w:r>
            <w:r w:rsidR="008A7EB4">
              <w:rPr>
                <w:noProof/>
                <w:webHidden/>
              </w:rPr>
              <w:fldChar w:fldCharType="begin"/>
            </w:r>
            <w:r w:rsidR="008A7EB4">
              <w:rPr>
                <w:noProof/>
                <w:webHidden/>
              </w:rPr>
              <w:instrText xml:space="preserve"> PAGEREF _Toc478121047 \h </w:instrText>
            </w:r>
            <w:r w:rsidR="008A7EB4">
              <w:rPr>
                <w:noProof/>
                <w:webHidden/>
              </w:rPr>
            </w:r>
            <w:r w:rsidR="008A7EB4">
              <w:rPr>
                <w:noProof/>
                <w:webHidden/>
              </w:rPr>
              <w:fldChar w:fldCharType="separate"/>
            </w:r>
            <w:r w:rsidR="008A7EB4">
              <w:rPr>
                <w:noProof/>
                <w:webHidden/>
              </w:rPr>
              <w:t>16</w:t>
            </w:r>
            <w:r w:rsidR="008A7EB4">
              <w:rPr>
                <w:noProof/>
                <w:webHidden/>
              </w:rPr>
              <w:fldChar w:fldCharType="end"/>
            </w:r>
          </w:hyperlink>
        </w:p>
        <w:p w14:paraId="140FCB0A" w14:textId="77777777" w:rsidR="008A7EB4" w:rsidRDefault="00347559">
          <w:pPr>
            <w:pStyle w:val="TOC3"/>
            <w:tabs>
              <w:tab w:val="left" w:pos="1440"/>
              <w:tab w:val="right" w:leader="dot" w:pos="9350"/>
            </w:tabs>
            <w:rPr>
              <w:rFonts w:asciiTheme="minorHAnsi" w:eastAsiaTheme="minorEastAsia" w:hAnsiTheme="minorHAnsi" w:cstheme="minorBidi"/>
              <w:noProof/>
              <w:sz w:val="22"/>
              <w:szCs w:val="22"/>
            </w:rPr>
          </w:pPr>
          <w:hyperlink w:anchor="_Toc478121048" w:history="1">
            <w:r w:rsidR="008A7EB4" w:rsidRPr="00CF1771">
              <w:rPr>
                <w:rStyle w:val="Hyperlink"/>
                <w:noProof/>
              </w:rPr>
              <w:t>7.1.1</w:t>
            </w:r>
            <w:r w:rsidR="008A7EB4">
              <w:rPr>
                <w:rFonts w:asciiTheme="minorHAnsi" w:eastAsiaTheme="minorEastAsia" w:hAnsiTheme="minorHAnsi" w:cstheme="minorBidi"/>
                <w:noProof/>
                <w:sz w:val="22"/>
                <w:szCs w:val="22"/>
              </w:rPr>
              <w:tab/>
            </w:r>
            <w:r w:rsidR="008A7EB4" w:rsidRPr="00CF1771">
              <w:rPr>
                <w:rStyle w:val="Hyperlink"/>
                <w:noProof/>
              </w:rPr>
              <w:t>Query Parameters</w:t>
            </w:r>
            <w:r w:rsidR="008A7EB4">
              <w:rPr>
                <w:noProof/>
                <w:webHidden/>
              </w:rPr>
              <w:tab/>
            </w:r>
            <w:r w:rsidR="008A7EB4">
              <w:rPr>
                <w:noProof/>
                <w:webHidden/>
              </w:rPr>
              <w:fldChar w:fldCharType="begin"/>
            </w:r>
            <w:r w:rsidR="008A7EB4">
              <w:rPr>
                <w:noProof/>
                <w:webHidden/>
              </w:rPr>
              <w:instrText xml:space="preserve"> PAGEREF _Toc478121048 \h </w:instrText>
            </w:r>
            <w:r w:rsidR="008A7EB4">
              <w:rPr>
                <w:noProof/>
                <w:webHidden/>
              </w:rPr>
            </w:r>
            <w:r w:rsidR="008A7EB4">
              <w:rPr>
                <w:noProof/>
                <w:webHidden/>
              </w:rPr>
              <w:fldChar w:fldCharType="separate"/>
            </w:r>
            <w:r w:rsidR="008A7EB4">
              <w:rPr>
                <w:noProof/>
                <w:webHidden/>
              </w:rPr>
              <w:t>16</w:t>
            </w:r>
            <w:r w:rsidR="008A7EB4">
              <w:rPr>
                <w:noProof/>
                <w:webHidden/>
              </w:rPr>
              <w:fldChar w:fldCharType="end"/>
            </w:r>
          </w:hyperlink>
        </w:p>
        <w:p w14:paraId="3CECF39C" w14:textId="77777777" w:rsidR="008A7EB4" w:rsidRDefault="00347559">
          <w:pPr>
            <w:pStyle w:val="TOC3"/>
            <w:tabs>
              <w:tab w:val="left" w:pos="1440"/>
              <w:tab w:val="right" w:leader="dot" w:pos="9350"/>
            </w:tabs>
            <w:rPr>
              <w:rFonts w:asciiTheme="minorHAnsi" w:eastAsiaTheme="minorEastAsia" w:hAnsiTheme="minorHAnsi" w:cstheme="minorBidi"/>
              <w:noProof/>
              <w:sz w:val="22"/>
              <w:szCs w:val="22"/>
            </w:rPr>
          </w:pPr>
          <w:hyperlink w:anchor="_Toc478121049" w:history="1">
            <w:r w:rsidR="008A7EB4" w:rsidRPr="00CF1771">
              <w:rPr>
                <w:rStyle w:val="Hyperlink"/>
                <w:noProof/>
              </w:rPr>
              <w:t>7.1.2</w:t>
            </w:r>
            <w:r w:rsidR="008A7EB4">
              <w:rPr>
                <w:rFonts w:asciiTheme="minorHAnsi" w:eastAsiaTheme="minorEastAsia" w:hAnsiTheme="minorHAnsi" w:cstheme="minorBidi"/>
                <w:noProof/>
                <w:sz w:val="22"/>
                <w:szCs w:val="22"/>
              </w:rPr>
              <w:tab/>
            </w:r>
            <w:r w:rsidR="008A7EB4" w:rsidRPr="00CF1771">
              <w:rPr>
                <w:rStyle w:val="Hyperlink"/>
                <w:noProof/>
              </w:rPr>
              <w:t>API Details</w:t>
            </w:r>
            <w:r w:rsidR="008A7EB4">
              <w:rPr>
                <w:noProof/>
                <w:webHidden/>
              </w:rPr>
              <w:tab/>
            </w:r>
            <w:r w:rsidR="008A7EB4">
              <w:rPr>
                <w:noProof/>
                <w:webHidden/>
              </w:rPr>
              <w:fldChar w:fldCharType="begin"/>
            </w:r>
            <w:r w:rsidR="008A7EB4">
              <w:rPr>
                <w:noProof/>
                <w:webHidden/>
              </w:rPr>
              <w:instrText xml:space="preserve"> PAGEREF _Toc478121049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694A6B41" w14:textId="77777777" w:rsidR="008A7EB4" w:rsidRDefault="00347559">
          <w:pPr>
            <w:pStyle w:val="TOC3"/>
            <w:tabs>
              <w:tab w:val="left" w:pos="1440"/>
              <w:tab w:val="right" w:leader="dot" w:pos="9350"/>
            </w:tabs>
            <w:rPr>
              <w:rFonts w:asciiTheme="minorHAnsi" w:eastAsiaTheme="minorEastAsia" w:hAnsiTheme="minorHAnsi" w:cstheme="minorBidi"/>
              <w:noProof/>
              <w:sz w:val="22"/>
              <w:szCs w:val="22"/>
            </w:rPr>
          </w:pPr>
          <w:hyperlink w:anchor="_Toc478121050" w:history="1">
            <w:r w:rsidR="008A7EB4" w:rsidRPr="00CF1771">
              <w:rPr>
                <w:rStyle w:val="Hyperlink"/>
                <w:noProof/>
              </w:rPr>
              <w:t>7.1.3</w:t>
            </w:r>
            <w:r w:rsidR="008A7EB4">
              <w:rPr>
                <w:rFonts w:asciiTheme="minorHAnsi" w:eastAsiaTheme="minorEastAsia" w:hAnsiTheme="minorHAnsi" w:cstheme="minorBidi"/>
                <w:noProof/>
                <w:sz w:val="22"/>
                <w:szCs w:val="22"/>
              </w:rPr>
              <w:tab/>
            </w:r>
            <w:r w:rsidR="008A7EB4" w:rsidRPr="00CF1771">
              <w:rPr>
                <w:rStyle w:val="Hyperlink"/>
                <w:noProof/>
              </w:rPr>
              <w:t>Web Based View</w:t>
            </w:r>
            <w:r w:rsidR="008A7EB4">
              <w:rPr>
                <w:noProof/>
                <w:webHidden/>
              </w:rPr>
              <w:tab/>
            </w:r>
            <w:r w:rsidR="008A7EB4">
              <w:rPr>
                <w:noProof/>
                <w:webHidden/>
              </w:rPr>
              <w:fldChar w:fldCharType="begin"/>
            </w:r>
            <w:r w:rsidR="008A7EB4">
              <w:rPr>
                <w:noProof/>
                <w:webHidden/>
              </w:rPr>
              <w:instrText xml:space="preserve"> PAGEREF _Toc478121050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670196AB" w14:textId="77777777" w:rsidR="008A7EB4" w:rsidRDefault="00347559">
          <w:pPr>
            <w:pStyle w:val="TOC3"/>
            <w:tabs>
              <w:tab w:val="left" w:pos="1440"/>
              <w:tab w:val="right" w:leader="dot" w:pos="9350"/>
            </w:tabs>
            <w:rPr>
              <w:rFonts w:asciiTheme="minorHAnsi" w:eastAsiaTheme="minorEastAsia" w:hAnsiTheme="minorHAnsi" w:cstheme="minorBidi"/>
              <w:noProof/>
              <w:sz w:val="22"/>
              <w:szCs w:val="22"/>
            </w:rPr>
          </w:pPr>
          <w:hyperlink w:anchor="_Toc478121051" w:history="1">
            <w:r w:rsidR="008A7EB4" w:rsidRPr="00CF1771">
              <w:rPr>
                <w:rStyle w:val="Hyperlink"/>
                <w:noProof/>
              </w:rPr>
              <w:t>7.1.4</w:t>
            </w:r>
            <w:r w:rsidR="008A7EB4">
              <w:rPr>
                <w:rFonts w:asciiTheme="minorHAnsi" w:eastAsiaTheme="minorEastAsia" w:hAnsiTheme="minorHAnsi" w:cstheme="minorBidi"/>
                <w:noProof/>
                <w:sz w:val="22"/>
                <w:szCs w:val="22"/>
              </w:rPr>
              <w:tab/>
            </w:r>
            <w:r w:rsidR="008A7EB4" w:rsidRPr="00CF1771">
              <w:rPr>
                <w:rStyle w:val="Hyperlink"/>
                <w:noProof/>
              </w:rPr>
              <w:t>Additional Features/ Discussion Points</w:t>
            </w:r>
            <w:r w:rsidR="008A7EB4">
              <w:rPr>
                <w:noProof/>
                <w:webHidden/>
              </w:rPr>
              <w:tab/>
            </w:r>
            <w:r w:rsidR="008A7EB4">
              <w:rPr>
                <w:noProof/>
                <w:webHidden/>
              </w:rPr>
              <w:fldChar w:fldCharType="begin"/>
            </w:r>
            <w:r w:rsidR="008A7EB4">
              <w:rPr>
                <w:noProof/>
                <w:webHidden/>
              </w:rPr>
              <w:instrText xml:space="preserve"> PAGEREF _Toc478121051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42FE1A34" w14:textId="77777777" w:rsidR="008A7EB4" w:rsidRDefault="00347559">
          <w:pPr>
            <w:pStyle w:val="TOC2"/>
            <w:tabs>
              <w:tab w:val="left" w:pos="1080"/>
              <w:tab w:val="right" w:leader="dot" w:pos="9350"/>
            </w:tabs>
            <w:rPr>
              <w:noProof/>
              <w:lang w:eastAsia="en-US"/>
            </w:rPr>
          </w:pPr>
          <w:hyperlink w:anchor="_Toc478121052" w:history="1">
            <w:r w:rsidR="008A7EB4" w:rsidRPr="00CF1771">
              <w:rPr>
                <w:rStyle w:val="Hyperlink"/>
                <w:noProof/>
              </w:rPr>
              <w:t>7.2</w:t>
            </w:r>
            <w:r w:rsidR="008A7EB4">
              <w:rPr>
                <w:noProof/>
                <w:lang w:eastAsia="en-US"/>
              </w:rPr>
              <w:tab/>
            </w:r>
            <w:r w:rsidR="008A7EB4" w:rsidRPr="00CF1771">
              <w:rPr>
                <w:rStyle w:val="Hyperlink"/>
                <w:noProof/>
              </w:rPr>
              <w:t>Logging Events</w:t>
            </w:r>
            <w:r w:rsidR="008A7EB4">
              <w:rPr>
                <w:noProof/>
                <w:webHidden/>
              </w:rPr>
              <w:tab/>
            </w:r>
            <w:r w:rsidR="008A7EB4">
              <w:rPr>
                <w:noProof/>
                <w:webHidden/>
              </w:rPr>
              <w:fldChar w:fldCharType="begin"/>
            </w:r>
            <w:r w:rsidR="008A7EB4">
              <w:rPr>
                <w:noProof/>
                <w:webHidden/>
              </w:rPr>
              <w:instrText xml:space="preserve"> PAGEREF _Toc478121052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29400EF0" w14:textId="77777777" w:rsidR="008A7EB4" w:rsidRDefault="00347559">
          <w:pPr>
            <w:pStyle w:val="TOC3"/>
            <w:tabs>
              <w:tab w:val="left" w:pos="1440"/>
              <w:tab w:val="right" w:leader="dot" w:pos="9350"/>
            </w:tabs>
            <w:rPr>
              <w:rFonts w:asciiTheme="minorHAnsi" w:eastAsiaTheme="minorEastAsia" w:hAnsiTheme="minorHAnsi" w:cstheme="minorBidi"/>
              <w:noProof/>
              <w:sz w:val="22"/>
              <w:szCs w:val="22"/>
            </w:rPr>
          </w:pPr>
          <w:hyperlink w:anchor="_Toc478121053" w:history="1">
            <w:r w:rsidR="008A7EB4" w:rsidRPr="00CF1771">
              <w:rPr>
                <w:rStyle w:val="Hyperlink"/>
                <w:noProof/>
              </w:rPr>
              <w:t>7.2.1</w:t>
            </w:r>
            <w:r w:rsidR="008A7EB4">
              <w:rPr>
                <w:rFonts w:asciiTheme="minorHAnsi" w:eastAsiaTheme="minorEastAsia" w:hAnsiTheme="minorHAnsi" w:cstheme="minorBidi"/>
                <w:noProof/>
                <w:sz w:val="22"/>
                <w:szCs w:val="22"/>
              </w:rPr>
              <w:tab/>
            </w:r>
            <w:r w:rsidR="008A7EB4" w:rsidRPr="00CF1771">
              <w:rPr>
                <w:rStyle w:val="Hyperlink"/>
                <w:noProof/>
              </w:rPr>
              <w:t>Log Levels</w:t>
            </w:r>
            <w:r w:rsidR="008A7EB4">
              <w:rPr>
                <w:noProof/>
                <w:webHidden/>
              </w:rPr>
              <w:tab/>
            </w:r>
            <w:r w:rsidR="008A7EB4">
              <w:rPr>
                <w:noProof/>
                <w:webHidden/>
              </w:rPr>
              <w:fldChar w:fldCharType="begin"/>
            </w:r>
            <w:r w:rsidR="008A7EB4">
              <w:rPr>
                <w:noProof/>
                <w:webHidden/>
              </w:rPr>
              <w:instrText xml:space="preserve"> PAGEREF _Toc478121053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1989E30F" w14:textId="77777777" w:rsidR="008A7EB4" w:rsidRDefault="00347559">
          <w:pPr>
            <w:pStyle w:val="TOC3"/>
            <w:tabs>
              <w:tab w:val="left" w:pos="1440"/>
              <w:tab w:val="right" w:leader="dot" w:pos="9350"/>
            </w:tabs>
            <w:rPr>
              <w:rFonts w:asciiTheme="minorHAnsi" w:eastAsiaTheme="minorEastAsia" w:hAnsiTheme="minorHAnsi" w:cstheme="minorBidi"/>
              <w:noProof/>
              <w:sz w:val="22"/>
              <w:szCs w:val="22"/>
            </w:rPr>
          </w:pPr>
          <w:hyperlink w:anchor="_Toc478121054" w:history="1">
            <w:r w:rsidR="008A7EB4" w:rsidRPr="00CF1771">
              <w:rPr>
                <w:rStyle w:val="Hyperlink"/>
                <w:noProof/>
              </w:rPr>
              <w:t>7.2.2</w:t>
            </w:r>
            <w:r w:rsidR="008A7EB4">
              <w:rPr>
                <w:rFonts w:asciiTheme="minorHAnsi" w:eastAsiaTheme="minorEastAsia" w:hAnsiTheme="minorHAnsi" w:cstheme="minorBidi"/>
                <w:noProof/>
                <w:sz w:val="22"/>
                <w:szCs w:val="22"/>
              </w:rPr>
              <w:tab/>
            </w:r>
            <w:r w:rsidR="008A7EB4" w:rsidRPr="00CF1771">
              <w:rPr>
                <w:rStyle w:val="Hyperlink"/>
                <w:noProof/>
              </w:rPr>
              <w:t>Logging setup</w:t>
            </w:r>
            <w:r w:rsidR="008A7EB4">
              <w:rPr>
                <w:noProof/>
                <w:webHidden/>
              </w:rPr>
              <w:tab/>
            </w:r>
            <w:r w:rsidR="008A7EB4">
              <w:rPr>
                <w:noProof/>
                <w:webHidden/>
              </w:rPr>
              <w:fldChar w:fldCharType="begin"/>
            </w:r>
            <w:r w:rsidR="008A7EB4">
              <w:rPr>
                <w:noProof/>
                <w:webHidden/>
              </w:rPr>
              <w:instrText xml:space="preserve"> PAGEREF _Toc478121054 \h </w:instrText>
            </w:r>
            <w:r w:rsidR="008A7EB4">
              <w:rPr>
                <w:noProof/>
                <w:webHidden/>
              </w:rPr>
            </w:r>
            <w:r w:rsidR="008A7EB4">
              <w:rPr>
                <w:noProof/>
                <w:webHidden/>
              </w:rPr>
              <w:fldChar w:fldCharType="separate"/>
            </w:r>
            <w:r w:rsidR="008A7EB4">
              <w:rPr>
                <w:noProof/>
                <w:webHidden/>
              </w:rPr>
              <w:t>18</w:t>
            </w:r>
            <w:r w:rsidR="008A7EB4">
              <w:rPr>
                <w:noProof/>
                <w:webHidden/>
              </w:rPr>
              <w:fldChar w:fldCharType="end"/>
            </w:r>
          </w:hyperlink>
        </w:p>
        <w:p w14:paraId="59D87011" w14:textId="77777777" w:rsidR="008A7EB4" w:rsidRDefault="00347559">
          <w:pPr>
            <w:pStyle w:val="TOC3"/>
            <w:tabs>
              <w:tab w:val="left" w:pos="1440"/>
              <w:tab w:val="right" w:leader="dot" w:pos="9350"/>
            </w:tabs>
            <w:rPr>
              <w:rFonts w:asciiTheme="minorHAnsi" w:eastAsiaTheme="minorEastAsia" w:hAnsiTheme="minorHAnsi" w:cstheme="minorBidi"/>
              <w:noProof/>
              <w:sz w:val="22"/>
              <w:szCs w:val="22"/>
            </w:rPr>
          </w:pPr>
          <w:hyperlink w:anchor="_Toc478121055" w:history="1">
            <w:r w:rsidR="008A7EB4" w:rsidRPr="00CF1771">
              <w:rPr>
                <w:rStyle w:val="Hyperlink"/>
                <w:noProof/>
              </w:rPr>
              <w:t>7.2.3</w:t>
            </w:r>
            <w:r w:rsidR="008A7EB4">
              <w:rPr>
                <w:rFonts w:asciiTheme="minorHAnsi" w:eastAsiaTheme="minorEastAsia" w:hAnsiTheme="minorHAnsi" w:cstheme="minorBidi"/>
                <w:noProof/>
                <w:sz w:val="22"/>
                <w:szCs w:val="22"/>
              </w:rPr>
              <w:tab/>
            </w:r>
            <w:r w:rsidR="008A7EB4" w:rsidRPr="00CF1771">
              <w:rPr>
                <w:rStyle w:val="Hyperlink"/>
                <w:noProof/>
              </w:rPr>
              <w:t>Steps to turn on/off logging during application runtime.</w:t>
            </w:r>
            <w:r w:rsidR="008A7EB4">
              <w:rPr>
                <w:noProof/>
                <w:webHidden/>
              </w:rPr>
              <w:tab/>
            </w:r>
            <w:r w:rsidR="008A7EB4">
              <w:rPr>
                <w:noProof/>
                <w:webHidden/>
              </w:rPr>
              <w:fldChar w:fldCharType="begin"/>
            </w:r>
            <w:r w:rsidR="008A7EB4">
              <w:rPr>
                <w:noProof/>
                <w:webHidden/>
              </w:rPr>
              <w:instrText xml:space="preserve"> PAGEREF _Toc478121055 \h </w:instrText>
            </w:r>
            <w:r w:rsidR="008A7EB4">
              <w:rPr>
                <w:noProof/>
                <w:webHidden/>
              </w:rPr>
            </w:r>
            <w:r w:rsidR="008A7EB4">
              <w:rPr>
                <w:noProof/>
                <w:webHidden/>
              </w:rPr>
              <w:fldChar w:fldCharType="separate"/>
            </w:r>
            <w:r w:rsidR="008A7EB4">
              <w:rPr>
                <w:noProof/>
                <w:webHidden/>
              </w:rPr>
              <w:t>18</w:t>
            </w:r>
            <w:r w:rsidR="008A7EB4">
              <w:rPr>
                <w:noProof/>
                <w:webHidden/>
              </w:rPr>
              <w:fldChar w:fldCharType="end"/>
            </w:r>
          </w:hyperlink>
        </w:p>
        <w:p w14:paraId="5F50302A" w14:textId="77777777" w:rsidR="008A7EB4" w:rsidRDefault="00347559">
          <w:pPr>
            <w:pStyle w:val="TOC2"/>
            <w:tabs>
              <w:tab w:val="left" w:pos="1080"/>
              <w:tab w:val="right" w:leader="dot" w:pos="9350"/>
            </w:tabs>
            <w:rPr>
              <w:noProof/>
              <w:lang w:eastAsia="en-US"/>
            </w:rPr>
          </w:pPr>
          <w:hyperlink w:anchor="_Toc478121056" w:history="1">
            <w:r w:rsidR="008A7EB4" w:rsidRPr="00CF1771">
              <w:rPr>
                <w:rStyle w:val="Hyperlink"/>
                <w:noProof/>
              </w:rPr>
              <w:t>7.3</w:t>
            </w:r>
            <w:r w:rsidR="008A7EB4">
              <w:rPr>
                <w:noProof/>
                <w:lang w:eastAsia="en-US"/>
              </w:rPr>
              <w:tab/>
            </w:r>
            <w:r w:rsidR="008A7EB4" w:rsidRPr="00CF1771">
              <w:rPr>
                <w:rStyle w:val="Hyperlink"/>
                <w:noProof/>
              </w:rPr>
              <w:t>IEEE 1609.2 Compliance</w:t>
            </w:r>
            <w:r w:rsidR="008A7EB4">
              <w:rPr>
                <w:noProof/>
                <w:webHidden/>
              </w:rPr>
              <w:tab/>
            </w:r>
            <w:r w:rsidR="008A7EB4">
              <w:rPr>
                <w:noProof/>
                <w:webHidden/>
              </w:rPr>
              <w:fldChar w:fldCharType="begin"/>
            </w:r>
            <w:r w:rsidR="008A7EB4">
              <w:rPr>
                <w:noProof/>
                <w:webHidden/>
              </w:rPr>
              <w:instrText xml:space="preserve"> PAGEREF _Toc478121056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22549BFE" w14:textId="77777777" w:rsidR="008A7EB4" w:rsidRDefault="00347559">
          <w:pPr>
            <w:pStyle w:val="TOC2"/>
            <w:tabs>
              <w:tab w:val="left" w:pos="1080"/>
              <w:tab w:val="right" w:leader="dot" w:pos="9350"/>
            </w:tabs>
            <w:rPr>
              <w:noProof/>
              <w:lang w:eastAsia="en-US"/>
            </w:rPr>
          </w:pPr>
          <w:hyperlink w:anchor="_Toc478121057" w:history="1">
            <w:r w:rsidR="008A7EB4" w:rsidRPr="00CF1771">
              <w:rPr>
                <w:rStyle w:val="Hyperlink"/>
                <w:noProof/>
              </w:rPr>
              <w:t>7.4</w:t>
            </w:r>
            <w:r w:rsidR="008A7EB4">
              <w:rPr>
                <w:noProof/>
                <w:lang w:eastAsia="en-US"/>
              </w:rPr>
              <w:tab/>
            </w:r>
            <w:r w:rsidR="008A7EB4" w:rsidRPr="00CF1771">
              <w:rPr>
                <w:rStyle w:val="Hyperlink"/>
                <w:noProof/>
              </w:rPr>
              <w:t>SCMS Certificate Management</w:t>
            </w:r>
            <w:r w:rsidR="008A7EB4">
              <w:rPr>
                <w:noProof/>
                <w:webHidden/>
              </w:rPr>
              <w:tab/>
            </w:r>
            <w:r w:rsidR="008A7EB4">
              <w:rPr>
                <w:noProof/>
                <w:webHidden/>
              </w:rPr>
              <w:fldChar w:fldCharType="begin"/>
            </w:r>
            <w:r w:rsidR="008A7EB4">
              <w:rPr>
                <w:noProof/>
                <w:webHidden/>
              </w:rPr>
              <w:instrText xml:space="preserve"> PAGEREF _Toc478121057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22F125DC" w14:textId="77777777" w:rsidR="008A7EB4" w:rsidRDefault="00347559">
          <w:pPr>
            <w:pStyle w:val="TOC2"/>
            <w:tabs>
              <w:tab w:val="left" w:pos="1080"/>
              <w:tab w:val="right" w:leader="dot" w:pos="9350"/>
            </w:tabs>
            <w:rPr>
              <w:noProof/>
              <w:lang w:eastAsia="en-US"/>
            </w:rPr>
          </w:pPr>
          <w:hyperlink w:anchor="_Toc478121058" w:history="1">
            <w:r w:rsidR="008A7EB4" w:rsidRPr="00CF1771">
              <w:rPr>
                <w:rStyle w:val="Hyperlink"/>
                <w:noProof/>
              </w:rPr>
              <w:t>7.5</w:t>
            </w:r>
            <w:r w:rsidR="008A7EB4">
              <w:rPr>
                <w:noProof/>
                <w:lang w:eastAsia="en-US"/>
              </w:rPr>
              <w:tab/>
            </w:r>
            <w:r w:rsidR="008A7EB4" w:rsidRPr="00CF1771">
              <w:rPr>
                <w:rStyle w:val="Hyperlink"/>
                <w:noProof/>
              </w:rPr>
              <w:t>Inbound BSM Distribution</w:t>
            </w:r>
            <w:r w:rsidR="008A7EB4">
              <w:rPr>
                <w:noProof/>
                <w:webHidden/>
              </w:rPr>
              <w:tab/>
            </w:r>
            <w:r w:rsidR="008A7EB4">
              <w:rPr>
                <w:noProof/>
                <w:webHidden/>
              </w:rPr>
              <w:fldChar w:fldCharType="begin"/>
            </w:r>
            <w:r w:rsidR="008A7EB4">
              <w:rPr>
                <w:noProof/>
                <w:webHidden/>
              </w:rPr>
              <w:instrText xml:space="preserve"> PAGEREF _Toc478121058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18462072" w14:textId="77777777" w:rsidR="008A7EB4" w:rsidRDefault="00347559">
          <w:pPr>
            <w:pStyle w:val="TOC2"/>
            <w:tabs>
              <w:tab w:val="left" w:pos="1080"/>
              <w:tab w:val="right" w:leader="dot" w:pos="9350"/>
            </w:tabs>
            <w:rPr>
              <w:noProof/>
              <w:lang w:eastAsia="en-US"/>
            </w:rPr>
          </w:pPr>
          <w:hyperlink w:anchor="_Toc478121059" w:history="1">
            <w:r w:rsidR="008A7EB4" w:rsidRPr="00CF1771">
              <w:rPr>
                <w:rStyle w:val="Hyperlink"/>
                <w:noProof/>
              </w:rPr>
              <w:t>7.6</w:t>
            </w:r>
            <w:r w:rsidR="008A7EB4">
              <w:rPr>
                <w:noProof/>
                <w:lang w:eastAsia="en-US"/>
              </w:rPr>
              <w:tab/>
            </w:r>
            <w:r w:rsidR="008A7EB4" w:rsidRPr="00CF1771">
              <w:rPr>
                <w:rStyle w:val="Hyperlink"/>
                <w:noProof/>
              </w:rPr>
              <w:t>Inbound Probe Data Distribution</w:t>
            </w:r>
            <w:r w:rsidR="008A7EB4">
              <w:rPr>
                <w:noProof/>
                <w:webHidden/>
              </w:rPr>
              <w:tab/>
            </w:r>
            <w:r w:rsidR="008A7EB4">
              <w:rPr>
                <w:noProof/>
                <w:webHidden/>
              </w:rPr>
              <w:fldChar w:fldCharType="begin"/>
            </w:r>
            <w:r w:rsidR="008A7EB4">
              <w:rPr>
                <w:noProof/>
                <w:webHidden/>
              </w:rPr>
              <w:instrText xml:space="preserve"> PAGEREF _Toc478121059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55577FBE" w14:textId="77777777" w:rsidR="008A7EB4" w:rsidRDefault="00347559">
          <w:pPr>
            <w:pStyle w:val="TOC2"/>
            <w:tabs>
              <w:tab w:val="left" w:pos="1080"/>
              <w:tab w:val="right" w:leader="dot" w:pos="9350"/>
            </w:tabs>
            <w:rPr>
              <w:noProof/>
              <w:lang w:eastAsia="en-US"/>
            </w:rPr>
          </w:pPr>
          <w:hyperlink w:anchor="_Toc478121060" w:history="1">
            <w:r w:rsidR="008A7EB4" w:rsidRPr="00CF1771">
              <w:rPr>
                <w:rStyle w:val="Hyperlink"/>
                <w:noProof/>
              </w:rPr>
              <w:t>7.7</w:t>
            </w:r>
            <w:r w:rsidR="008A7EB4">
              <w:rPr>
                <w:noProof/>
                <w:lang w:eastAsia="en-US"/>
              </w:rPr>
              <w:tab/>
            </w:r>
            <w:r w:rsidR="008A7EB4" w:rsidRPr="00CF1771">
              <w:rPr>
                <w:rStyle w:val="Hyperlink"/>
                <w:noProof/>
              </w:rPr>
              <w:t>Outbound Probe Data Management</w:t>
            </w:r>
            <w:r w:rsidR="008A7EB4">
              <w:rPr>
                <w:noProof/>
                <w:webHidden/>
              </w:rPr>
              <w:tab/>
            </w:r>
            <w:r w:rsidR="008A7EB4">
              <w:rPr>
                <w:noProof/>
                <w:webHidden/>
              </w:rPr>
              <w:fldChar w:fldCharType="begin"/>
            </w:r>
            <w:r w:rsidR="008A7EB4">
              <w:rPr>
                <w:noProof/>
                <w:webHidden/>
              </w:rPr>
              <w:instrText xml:space="preserve"> PAGEREF _Toc478121060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18CC7D0F" w14:textId="77777777" w:rsidR="008A7EB4" w:rsidRDefault="00347559">
          <w:pPr>
            <w:pStyle w:val="TOC3"/>
            <w:tabs>
              <w:tab w:val="left" w:pos="1440"/>
              <w:tab w:val="right" w:leader="dot" w:pos="9350"/>
            </w:tabs>
            <w:rPr>
              <w:rFonts w:asciiTheme="minorHAnsi" w:eastAsiaTheme="minorEastAsia" w:hAnsiTheme="minorHAnsi" w:cstheme="minorBidi"/>
              <w:noProof/>
              <w:sz w:val="22"/>
              <w:szCs w:val="22"/>
            </w:rPr>
          </w:pPr>
          <w:hyperlink w:anchor="_Toc478121061" w:history="1">
            <w:r w:rsidR="008A7EB4" w:rsidRPr="00CF1771">
              <w:rPr>
                <w:rStyle w:val="Hyperlink"/>
                <w:noProof/>
              </w:rPr>
              <w:t>7.7.1</w:t>
            </w:r>
            <w:r w:rsidR="008A7EB4">
              <w:rPr>
                <w:rFonts w:asciiTheme="minorHAnsi" w:eastAsiaTheme="minorEastAsia" w:hAnsiTheme="minorHAnsi" w:cstheme="minorBidi"/>
                <w:noProof/>
                <w:sz w:val="22"/>
                <w:szCs w:val="22"/>
              </w:rPr>
              <w:tab/>
            </w:r>
            <w:r w:rsidR="008A7EB4" w:rsidRPr="00CF1771">
              <w:rPr>
                <w:rStyle w:val="Hyperlink"/>
                <w:noProof/>
              </w:rPr>
              <w:t>PDM Broadcast Request Quick Start Guide</w:t>
            </w:r>
            <w:r w:rsidR="008A7EB4">
              <w:rPr>
                <w:noProof/>
                <w:webHidden/>
              </w:rPr>
              <w:tab/>
            </w:r>
            <w:r w:rsidR="008A7EB4">
              <w:rPr>
                <w:noProof/>
                <w:webHidden/>
              </w:rPr>
              <w:fldChar w:fldCharType="begin"/>
            </w:r>
            <w:r w:rsidR="008A7EB4">
              <w:rPr>
                <w:noProof/>
                <w:webHidden/>
              </w:rPr>
              <w:instrText xml:space="preserve"> PAGEREF _Toc478121061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77E6648A" w14:textId="77777777" w:rsidR="008A7EB4" w:rsidRDefault="00347559">
          <w:pPr>
            <w:pStyle w:val="TOC2"/>
            <w:tabs>
              <w:tab w:val="left" w:pos="1080"/>
              <w:tab w:val="right" w:leader="dot" w:pos="9350"/>
            </w:tabs>
            <w:rPr>
              <w:noProof/>
              <w:lang w:eastAsia="en-US"/>
            </w:rPr>
          </w:pPr>
          <w:hyperlink w:anchor="_Toc478121062" w:history="1">
            <w:r w:rsidR="008A7EB4" w:rsidRPr="00CF1771">
              <w:rPr>
                <w:rStyle w:val="Hyperlink"/>
                <w:noProof/>
              </w:rPr>
              <w:t>7.8</w:t>
            </w:r>
            <w:r w:rsidR="008A7EB4">
              <w:rPr>
                <w:noProof/>
                <w:lang w:eastAsia="en-US"/>
              </w:rPr>
              <w:tab/>
            </w:r>
            <w:r w:rsidR="008A7EB4" w:rsidRPr="00CF1771">
              <w:rPr>
                <w:rStyle w:val="Hyperlink"/>
                <w:noProof/>
              </w:rPr>
              <w:t>Outbound TIM Broadcast</w:t>
            </w:r>
            <w:r w:rsidR="008A7EB4">
              <w:rPr>
                <w:noProof/>
                <w:webHidden/>
              </w:rPr>
              <w:tab/>
            </w:r>
            <w:r w:rsidR="008A7EB4">
              <w:rPr>
                <w:noProof/>
                <w:webHidden/>
              </w:rPr>
              <w:fldChar w:fldCharType="begin"/>
            </w:r>
            <w:r w:rsidR="008A7EB4">
              <w:rPr>
                <w:noProof/>
                <w:webHidden/>
              </w:rPr>
              <w:instrText xml:space="preserve"> PAGEREF _Toc478121062 \h </w:instrText>
            </w:r>
            <w:r w:rsidR="008A7EB4">
              <w:rPr>
                <w:noProof/>
                <w:webHidden/>
              </w:rPr>
            </w:r>
            <w:r w:rsidR="008A7EB4">
              <w:rPr>
                <w:noProof/>
                <w:webHidden/>
              </w:rPr>
              <w:fldChar w:fldCharType="separate"/>
            </w:r>
            <w:r w:rsidR="008A7EB4">
              <w:rPr>
                <w:noProof/>
                <w:webHidden/>
              </w:rPr>
              <w:t>20</w:t>
            </w:r>
            <w:r w:rsidR="008A7EB4">
              <w:rPr>
                <w:noProof/>
                <w:webHidden/>
              </w:rPr>
              <w:fldChar w:fldCharType="end"/>
            </w:r>
          </w:hyperlink>
        </w:p>
        <w:p w14:paraId="5CABF5E5" w14:textId="77777777" w:rsidR="008A7EB4" w:rsidRDefault="00347559">
          <w:pPr>
            <w:pStyle w:val="TOC3"/>
            <w:tabs>
              <w:tab w:val="left" w:pos="1440"/>
              <w:tab w:val="right" w:leader="dot" w:pos="9350"/>
            </w:tabs>
            <w:rPr>
              <w:rFonts w:asciiTheme="minorHAnsi" w:eastAsiaTheme="minorEastAsia" w:hAnsiTheme="minorHAnsi" w:cstheme="minorBidi"/>
              <w:noProof/>
              <w:sz w:val="22"/>
              <w:szCs w:val="22"/>
            </w:rPr>
          </w:pPr>
          <w:hyperlink w:anchor="_Toc478121063" w:history="1">
            <w:r w:rsidR="008A7EB4" w:rsidRPr="00CF1771">
              <w:rPr>
                <w:rStyle w:val="Hyperlink"/>
                <w:noProof/>
              </w:rPr>
              <w:t>7.8.1</w:t>
            </w:r>
            <w:r w:rsidR="008A7EB4">
              <w:rPr>
                <w:rFonts w:asciiTheme="minorHAnsi" w:eastAsiaTheme="minorEastAsia" w:hAnsiTheme="minorHAnsi" w:cstheme="minorBidi"/>
                <w:noProof/>
                <w:sz w:val="22"/>
                <w:szCs w:val="22"/>
              </w:rPr>
              <w:tab/>
            </w:r>
            <w:r w:rsidR="008A7EB4" w:rsidRPr="00CF1771">
              <w:rPr>
                <w:rStyle w:val="Hyperlink"/>
                <w:noProof/>
              </w:rPr>
              <w:t>Outbound TIM Setup</w:t>
            </w:r>
            <w:r w:rsidR="008A7EB4">
              <w:rPr>
                <w:noProof/>
                <w:webHidden/>
              </w:rPr>
              <w:tab/>
            </w:r>
            <w:r w:rsidR="008A7EB4">
              <w:rPr>
                <w:noProof/>
                <w:webHidden/>
              </w:rPr>
              <w:fldChar w:fldCharType="begin"/>
            </w:r>
            <w:r w:rsidR="008A7EB4">
              <w:rPr>
                <w:noProof/>
                <w:webHidden/>
              </w:rPr>
              <w:instrText xml:space="preserve"> PAGEREF _Toc478121063 \h </w:instrText>
            </w:r>
            <w:r w:rsidR="008A7EB4">
              <w:rPr>
                <w:noProof/>
                <w:webHidden/>
              </w:rPr>
            </w:r>
            <w:r w:rsidR="008A7EB4">
              <w:rPr>
                <w:noProof/>
                <w:webHidden/>
              </w:rPr>
              <w:fldChar w:fldCharType="separate"/>
            </w:r>
            <w:r w:rsidR="008A7EB4">
              <w:rPr>
                <w:noProof/>
                <w:webHidden/>
              </w:rPr>
              <w:t>20</w:t>
            </w:r>
            <w:r w:rsidR="008A7EB4">
              <w:rPr>
                <w:noProof/>
                <w:webHidden/>
              </w:rPr>
              <w:fldChar w:fldCharType="end"/>
            </w:r>
          </w:hyperlink>
        </w:p>
        <w:p w14:paraId="4C054475" w14:textId="77777777" w:rsidR="008A7EB4" w:rsidRDefault="00347559">
          <w:pPr>
            <w:pStyle w:val="TOC3"/>
            <w:tabs>
              <w:tab w:val="left" w:pos="1440"/>
              <w:tab w:val="right" w:leader="dot" w:pos="9350"/>
            </w:tabs>
            <w:rPr>
              <w:rFonts w:asciiTheme="minorHAnsi" w:eastAsiaTheme="minorEastAsia" w:hAnsiTheme="minorHAnsi" w:cstheme="minorBidi"/>
              <w:noProof/>
              <w:sz w:val="22"/>
              <w:szCs w:val="22"/>
            </w:rPr>
          </w:pPr>
          <w:hyperlink w:anchor="_Toc478121064" w:history="1">
            <w:r w:rsidR="008A7EB4" w:rsidRPr="00CF1771">
              <w:rPr>
                <w:rStyle w:val="Hyperlink"/>
                <w:noProof/>
              </w:rPr>
              <w:t>7.8.2</w:t>
            </w:r>
            <w:r w:rsidR="008A7EB4">
              <w:rPr>
                <w:rFonts w:asciiTheme="minorHAnsi" w:eastAsiaTheme="minorEastAsia" w:hAnsiTheme="minorHAnsi" w:cstheme="minorBidi"/>
                <w:noProof/>
                <w:sz w:val="22"/>
                <w:szCs w:val="22"/>
              </w:rPr>
              <w:tab/>
            </w:r>
            <w:r w:rsidR="008A7EB4" w:rsidRPr="00CF1771">
              <w:rPr>
                <w:rStyle w:val="Hyperlink"/>
                <w:noProof/>
              </w:rPr>
              <w:t>TIM Broadcast Request Quick Start Guide</w:t>
            </w:r>
            <w:r w:rsidR="008A7EB4">
              <w:rPr>
                <w:noProof/>
                <w:webHidden/>
              </w:rPr>
              <w:tab/>
            </w:r>
            <w:r w:rsidR="008A7EB4">
              <w:rPr>
                <w:noProof/>
                <w:webHidden/>
              </w:rPr>
              <w:fldChar w:fldCharType="begin"/>
            </w:r>
            <w:r w:rsidR="008A7EB4">
              <w:rPr>
                <w:noProof/>
                <w:webHidden/>
              </w:rPr>
              <w:instrText xml:space="preserve"> PAGEREF _Toc478121064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0120166C" w14:textId="77777777" w:rsidR="008A7EB4" w:rsidRDefault="00347559">
          <w:pPr>
            <w:pStyle w:val="TOC2"/>
            <w:tabs>
              <w:tab w:val="left" w:pos="1080"/>
              <w:tab w:val="right" w:leader="dot" w:pos="9350"/>
            </w:tabs>
            <w:rPr>
              <w:noProof/>
              <w:lang w:eastAsia="en-US"/>
            </w:rPr>
          </w:pPr>
          <w:hyperlink w:anchor="_Toc478121065" w:history="1">
            <w:r w:rsidR="008A7EB4" w:rsidRPr="00CF1771">
              <w:rPr>
                <w:rStyle w:val="Hyperlink"/>
                <w:noProof/>
              </w:rPr>
              <w:t>7.9</w:t>
            </w:r>
            <w:r w:rsidR="008A7EB4">
              <w:rPr>
                <w:noProof/>
                <w:lang w:eastAsia="en-US"/>
              </w:rPr>
              <w:tab/>
            </w:r>
            <w:r w:rsidR="008A7EB4" w:rsidRPr="00CF1771">
              <w:rPr>
                <w:rStyle w:val="Hyperlink"/>
                <w:noProof/>
              </w:rPr>
              <w:t>Inbound TIM Distribution</w:t>
            </w:r>
            <w:r w:rsidR="008A7EB4">
              <w:rPr>
                <w:noProof/>
                <w:webHidden/>
              </w:rPr>
              <w:tab/>
            </w:r>
            <w:r w:rsidR="008A7EB4">
              <w:rPr>
                <w:noProof/>
                <w:webHidden/>
              </w:rPr>
              <w:fldChar w:fldCharType="begin"/>
            </w:r>
            <w:r w:rsidR="008A7EB4">
              <w:rPr>
                <w:noProof/>
                <w:webHidden/>
              </w:rPr>
              <w:instrText xml:space="preserve"> PAGEREF _Toc478121065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4708DF83" w14:textId="77777777" w:rsidR="008A7EB4" w:rsidRDefault="00347559">
          <w:pPr>
            <w:pStyle w:val="TOC2"/>
            <w:tabs>
              <w:tab w:val="left" w:pos="1080"/>
              <w:tab w:val="right" w:leader="dot" w:pos="9350"/>
            </w:tabs>
            <w:rPr>
              <w:noProof/>
              <w:lang w:eastAsia="en-US"/>
            </w:rPr>
          </w:pPr>
          <w:hyperlink w:anchor="_Toc478121066" w:history="1">
            <w:r w:rsidR="008A7EB4" w:rsidRPr="00CF1771">
              <w:rPr>
                <w:rStyle w:val="Hyperlink"/>
                <w:noProof/>
              </w:rPr>
              <w:t>7.10</w:t>
            </w:r>
            <w:r w:rsidR="008A7EB4">
              <w:rPr>
                <w:noProof/>
                <w:lang w:eastAsia="en-US"/>
              </w:rPr>
              <w:tab/>
            </w:r>
            <w:r w:rsidR="008A7EB4" w:rsidRPr="00CF1771">
              <w:rPr>
                <w:rStyle w:val="Hyperlink"/>
                <w:noProof/>
              </w:rPr>
              <w:t>Data validation</w:t>
            </w:r>
            <w:r w:rsidR="008A7EB4">
              <w:rPr>
                <w:noProof/>
                <w:webHidden/>
              </w:rPr>
              <w:tab/>
            </w:r>
            <w:r w:rsidR="008A7EB4">
              <w:rPr>
                <w:noProof/>
                <w:webHidden/>
              </w:rPr>
              <w:fldChar w:fldCharType="begin"/>
            </w:r>
            <w:r w:rsidR="008A7EB4">
              <w:rPr>
                <w:noProof/>
                <w:webHidden/>
              </w:rPr>
              <w:instrText xml:space="preserve"> PAGEREF _Toc478121066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3A7379DC" w14:textId="77777777" w:rsidR="008A7EB4" w:rsidRDefault="00347559">
          <w:pPr>
            <w:pStyle w:val="TOC2"/>
            <w:tabs>
              <w:tab w:val="left" w:pos="1080"/>
              <w:tab w:val="right" w:leader="dot" w:pos="9350"/>
            </w:tabs>
            <w:rPr>
              <w:noProof/>
              <w:lang w:eastAsia="en-US"/>
            </w:rPr>
          </w:pPr>
          <w:hyperlink w:anchor="_Toc478121067" w:history="1">
            <w:r w:rsidR="008A7EB4" w:rsidRPr="00CF1771">
              <w:rPr>
                <w:rStyle w:val="Hyperlink"/>
                <w:noProof/>
              </w:rPr>
              <w:t>7.11</w:t>
            </w:r>
            <w:r w:rsidR="008A7EB4">
              <w:rPr>
                <w:noProof/>
                <w:lang w:eastAsia="en-US"/>
              </w:rPr>
              <w:tab/>
            </w:r>
            <w:r w:rsidR="008A7EB4" w:rsidRPr="00CF1771">
              <w:rPr>
                <w:rStyle w:val="Hyperlink"/>
                <w:noProof/>
              </w:rPr>
              <w:t>Data Sanitization</w:t>
            </w:r>
            <w:r w:rsidR="008A7EB4">
              <w:rPr>
                <w:noProof/>
                <w:webHidden/>
              </w:rPr>
              <w:tab/>
            </w:r>
            <w:r w:rsidR="008A7EB4">
              <w:rPr>
                <w:noProof/>
                <w:webHidden/>
              </w:rPr>
              <w:fldChar w:fldCharType="begin"/>
            </w:r>
            <w:r w:rsidR="008A7EB4">
              <w:rPr>
                <w:noProof/>
                <w:webHidden/>
              </w:rPr>
              <w:instrText xml:space="preserve"> PAGEREF _Toc478121067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7B16C6FB" w14:textId="77777777" w:rsidR="008A7EB4" w:rsidRDefault="00347559">
          <w:pPr>
            <w:pStyle w:val="TOC1"/>
            <w:tabs>
              <w:tab w:val="left" w:pos="480"/>
              <w:tab w:val="right" w:leader="dot" w:pos="9350"/>
            </w:tabs>
            <w:rPr>
              <w:noProof/>
              <w:lang w:eastAsia="en-US"/>
            </w:rPr>
          </w:pPr>
          <w:hyperlink w:anchor="_Toc478121068" w:history="1">
            <w:r w:rsidR="008A7EB4" w:rsidRPr="00CF1771">
              <w:rPr>
                <w:rStyle w:val="Hyperlink"/>
                <w:noProof/>
              </w:rPr>
              <w:t>8</w:t>
            </w:r>
            <w:r w:rsidR="008A7EB4">
              <w:rPr>
                <w:noProof/>
                <w:lang w:eastAsia="en-US"/>
              </w:rPr>
              <w:tab/>
            </w:r>
            <w:r w:rsidR="008A7EB4" w:rsidRPr="00CF1771">
              <w:rPr>
                <w:rStyle w:val="Hyperlink"/>
                <w:noProof/>
              </w:rPr>
              <w:t>Appendix A: ODE Interface Specification</w:t>
            </w:r>
            <w:r w:rsidR="008A7EB4">
              <w:rPr>
                <w:noProof/>
                <w:webHidden/>
              </w:rPr>
              <w:tab/>
            </w:r>
            <w:r w:rsidR="008A7EB4">
              <w:rPr>
                <w:noProof/>
                <w:webHidden/>
              </w:rPr>
              <w:fldChar w:fldCharType="begin"/>
            </w:r>
            <w:r w:rsidR="008A7EB4">
              <w:rPr>
                <w:noProof/>
                <w:webHidden/>
              </w:rPr>
              <w:instrText xml:space="preserve"> PAGEREF _Toc478121068 \h </w:instrText>
            </w:r>
            <w:r w:rsidR="008A7EB4">
              <w:rPr>
                <w:noProof/>
                <w:webHidden/>
              </w:rPr>
            </w:r>
            <w:r w:rsidR="008A7EB4">
              <w:rPr>
                <w:noProof/>
                <w:webHidden/>
              </w:rPr>
              <w:fldChar w:fldCharType="separate"/>
            </w:r>
            <w:r w:rsidR="008A7EB4">
              <w:rPr>
                <w:noProof/>
                <w:webHidden/>
              </w:rPr>
              <w:t>22</w:t>
            </w:r>
            <w:r w:rsidR="008A7EB4">
              <w:rPr>
                <w:noProof/>
                <w:webHidden/>
              </w:rPr>
              <w:fldChar w:fldCharType="end"/>
            </w:r>
          </w:hyperlink>
        </w:p>
        <w:p w14:paraId="33DC9820" w14:textId="77777777" w:rsidR="008A7EB4" w:rsidRDefault="00347559">
          <w:pPr>
            <w:pStyle w:val="TOC2"/>
            <w:tabs>
              <w:tab w:val="left" w:pos="1080"/>
              <w:tab w:val="right" w:leader="dot" w:pos="9350"/>
            </w:tabs>
            <w:rPr>
              <w:noProof/>
              <w:lang w:eastAsia="en-US"/>
            </w:rPr>
          </w:pPr>
          <w:hyperlink w:anchor="_Toc478121069" w:history="1">
            <w:r w:rsidR="008A7EB4" w:rsidRPr="00CF1771">
              <w:rPr>
                <w:rStyle w:val="Hyperlink"/>
                <w:noProof/>
              </w:rPr>
              <w:t>8.1</w:t>
            </w:r>
            <w:r w:rsidR="008A7EB4">
              <w:rPr>
                <w:noProof/>
                <w:lang w:eastAsia="en-US"/>
              </w:rPr>
              <w:tab/>
            </w:r>
            <w:r w:rsidR="008A7EB4" w:rsidRPr="00CF1771">
              <w:rPr>
                <w:rStyle w:val="Hyperlink"/>
                <w:noProof/>
              </w:rPr>
              <w:t>File Copy Data Deposit</w:t>
            </w:r>
            <w:r w:rsidR="008A7EB4">
              <w:rPr>
                <w:noProof/>
                <w:webHidden/>
              </w:rPr>
              <w:tab/>
            </w:r>
            <w:r w:rsidR="008A7EB4">
              <w:rPr>
                <w:noProof/>
                <w:webHidden/>
              </w:rPr>
              <w:fldChar w:fldCharType="begin"/>
            </w:r>
            <w:r w:rsidR="008A7EB4">
              <w:rPr>
                <w:noProof/>
                <w:webHidden/>
              </w:rPr>
              <w:instrText xml:space="preserve"> PAGEREF _Toc478121069 \h </w:instrText>
            </w:r>
            <w:r w:rsidR="008A7EB4">
              <w:rPr>
                <w:noProof/>
                <w:webHidden/>
              </w:rPr>
            </w:r>
            <w:r w:rsidR="008A7EB4">
              <w:rPr>
                <w:noProof/>
                <w:webHidden/>
              </w:rPr>
              <w:fldChar w:fldCharType="separate"/>
            </w:r>
            <w:r w:rsidR="008A7EB4">
              <w:rPr>
                <w:noProof/>
                <w:webHidden/>
              </w:rPr>
              <w:t>22</w:t>
            </w:r>
            <w:r w:rsidR="008A7EB4">
              <w:rPr>
                <w:noProof/>
                <w:webHidden/>
              </w:rPr>
              <w:fldChar w:fldCharType="end"/>
            </w:r>
          </w:hyperlink>
        </w:p>
        <w:p w14:paraId="30C4D0BA" w14:textId="77777777" w:rsidR="008A7EB4" w:rsidRDefault="00347559">
          <w:pPr>
            <w:pStyle w:val="TOC2"/>
            <w:tabs>
              <w:tab w:val="left" w:pos="1080"/>
              <w:tab w:val="right" w:leader="dot" w:pos="9350"/>
            </w:tabs>
            <w:rPr>
              <w:noProof/>
              <w:lang w:eastAsia="en-US"/>
            </w:rPr>
          </w:pPr>
          <w:hyperlink w:anchor="_Toc478121070" w:history="1">
            <w:r w:rsidR="008A7EB4" w:rsidRPr="00CF1771">
              <w:rPr>
                <w:rStyle w:val="Hyperlink"/>
                <w:noProof/>
              </w:rPr>
              <w:t>8.2</w:t>
            </w:r>
            <w:r w:rsidR="008A7EB4">
              <w:rPr>
                <w:noProof/>
                <w:lang w:eastAsia="en-US"/>
              </w:rPr>
              <w:tab/>
            </w:r>
            <w:r w:rsidR="008A7EB4" w:rsidRPr="00CF1771">
              <w:rPr>
                <w:rStyle w:val="Hyperlink"/>
                <w:noProof/>
              </w:rPr>
              <w:t>ODE REST API</w:t>
            </w:r>
            <w:r w:rsidR="008A7EB4">
              <w:rPr>
                <w:noProof/>
                <w:webHidden/>
              </w:rPr>
              <w:tab/>
            </w:r>
            <w:r w:rsidR="008A7EB4">
              <w:rPr>
                <w:noProof/>
                <w:webHidden/>
              </w:rPr>
              <w:fldChar w:fldCharType="begin"/>
            </w:r>
            <w:r w:rsidR="008A7EB4">
              <w:rPr>
                <w:noProof/>
                <w:webHidden/>
              </w:rPr>
              <w:instrText xml:space="preserve"> PAGEREF _Toc478121070 \h </w:instrText>
            </w:r>
            <w:r w:rsidR="008A7EB4">
              <w:rPr>
                <w:noProof/>
                <w:webHidden/>
              </w:rPr>
            </w:r>
            <w:r w:rsidR="008A7EB4">
              <w:rPr>
                <w:noProof/>
                <w:webHidden/>
              </w:rPr>
              <w:fldChar w:fldCharType="separate"/>
            </w:r>
            <w:r w:rsidR="008A7EB4">
              <w:rPr>
                <w:noProof/>
                <w:webHidden/>
              </w:rPr>
              <w:t>22</w:t>
            </w:r>
            <w:r w:rsidR="008A7EB4">
              <w:rPr>
                <w:noProof/>
                <w:webHidden/>
              </w:rPr>
              <w:fldChar w:fldCharType="end"/>
            </w:r>
          </w:hyperlink>
        </w:p>
        <w:p w14:paraId="098845E4" w14:textId="77777777" w:rsidR="008A7EB4" w:rsidRDefault="00347559">
          <w:pPr>
            <w:pStyle w:val="TOC3"/>
            <w:tabs>
              <w:tab w:val="left" w:pos="1440"/>
              <w:tab w:val="right" w:leader="dot" w:pos="9350"/>
            </w:tabs>
            <w:rPr>
              <w:rFonts w:asciiTheme="minorHAnsi" w:eastAsiaTheme="minorEastAsia" w:hAnsiTheme="minorHAnsi" w:cstheme="minorBidi"/>
              <w:noProof/>
              <w:sz w:val="22"/>
              <w:szCs w:val="22"/>
            </w:rPr>
          </w:pPr>
          <w:hyperlink w:anchor="_Toc478121071" w:history="1">
            <w:r w:rsidR="008A7EB4" w:rsidRPr="00CF1771">
              <w:rPr>
                <w:rStyle w:val="Hyperlink"/>
                <w:noProof/>
              </w:rPr>
              <w:t>8.2.1</w:t>
            </w:r>
            <w:r w:rsidR="008A7EB4">
              <w:rPr>
                <w:rFonts w:asciiTheme="minorHAnsi" w:eastAsiaTheme="minorEastAsia" w:hAnsiTheme="minorHAnsi" w:cstheme="minorBidi"/>
                <w:noProof/>
                <w:sz w:val="22"/>
                <w:szCs w:val="22"/>
              </w:rPr>
              <w:tab/>
            </w:r>
            <w:r w:rsidR="008A7EB4" w:rsidRPr="00CF1771">
              <w:rPr>
                <w:rStyle w:val="Hyperlink"/>
                <w:noProof/>
              </w:rPr>
              <w:t>Upload BSM File</w:t>
            </w:r>
            <w:r w:rsidR="008A7EB4">
              <w:rPr>
                <w:noProof/>
                <w:webHidden/>
              </w:rPr>
              <w:tab/>
            </w:r>
            <w:r w:rsidR="008A7EB4">
              <w:rPr>
                <w:noProof/>
                <w:webHidden/>
              </w:rPr>
              <w:fldChar w:fldCharType="begin"/>
            </w:r>
            <w:r w:rsidR="008A7EB4">
              <w:rPr>
                <w:noProof/>
                <w:webHidden/>
              </w:rPr>
              <w:instrText xml:space="preserve"> PAGEREF _Toc478121071 \h </w:instrText>
            </w:r>
            <w:r w:rsidR="008A7EB4">
              <w:rPr>
                <w:noProof/>
                <w:webHidden/>
              </w:rPr>
            </w:r>
            <w:r w:rsidR="008A7EB4">
              <w:rPr>
                <w:noProof/>
                <w:webHidden/>
              </w:rPr>
              <w:fldChar w:fldCharType="separate"/>
            </w:r>
            <w:r w:rsidR="008A7EB4">
              <w:rPr>
                <w:noProof/>
                <w:webHidden/>
              </w:rPr>
              <w:t>25</w:t>
            </w:r>
            <w:r w:rsidR="008A7EB4">
              <w:rPr>
                <w:noProof/>
                <w:webHidden/>
              </w:rPr>
              <w:fldChar w:fldCharType="end"/>
            </w:r>
          </w:hyperlink>
        </w:p>
        <w:p w14:paraId="4BEDF8E5" w14:textId="77777777" w:rsidR="008A7EB4" w:rsidRDefault="00347559">
          <w:pPr>
            <w:pStyle w:val="TOC3"/>
            <w:tabs>
              <w:tab w:val="left" w:pos="1440"/>
              <w:tab w:val="right" w:leader="dot" w:pos="9350"/>
            </w:tabs>
            <w:rPr>
              <w:rFonts w:asciiTheme="minorHAnsi" w:eastAsiaTheme="minorEastAsia" w:hAnsiTheme="minorHAnsi" w:cstheme="minorBidi"/>
              <w:noProof/>
              <w:sz w:val="22"/>
              <w:szCs w:val="22"/>
            </w:rPr>
          </w:pPr>
          <w:hyperlink w:anchor="_Toc478121072" w:history="1">
            <w:r w:rsidR="008A7EB4" w:rsidRPr="00CF1771">
              <w:rPr>
                <w:rStyle w:val="Hyperlink"/>
                <w:noProof/>
              </w:rPr>
              <w:t>8.2.2</w:t>
            </w:r>
            <w:r w:rsidR="008A7EB4">
              <w:rPr>
                <w:rFonts w:asciiTheme="minorHAnsi" w:eastAsiaTheme="minorEastAsia" w:hAnsiTheme="minorHAnsi" w:cstheme="minorBidi"/>
                <w:noProof/>
                <w:sz w:val="22"/>
                <w:szCs w:val="22"/>
              </w:rPr>
              <w:tab/>
            </w:r>
            <w:r w:rsidR="008A7EB4" w:rsidRPr="00CF1771">
              <w:rPr>
                <w:rStyle w:val="Hyperlink"/>
                <w:noProof/>
              </w:rPr>
              <w:t>ODE MANAGE SNMP API</w:t>
            </w:r>
            <w:r w:rsidR="008A7EB4">
              <w:rPr>
                <w:noProof/>
                <w:webHidden/>
              </w:rPr>
              <w:tab/>
            </w:r>
            <w:r w:rsidR="008A7EB4">
              <w:rPr>
                <w:noProof/>
                <w:webHidden/>
              </w:rPr>
              <w:fldChar w:fldCharType="begin"/>
            </w:r>
            <w:r w:rsidR="008A7EB4">
              <w:rPr>
                <w:noProof/>
                <w:webHidden/>
              </w:rPr>
              <w:instrText xml:space="preserve"> PAGEREF _Toc478121072 \h </w:instrText>
            </w:r>
            <w:r w:rsidR="008A7EB4">
              <w:rPr>
                <w:noProof/>
                <w:webHidden/>
              </w:rPr>
            </w:r>
            <w:r w:rsidR="008A7EB4">
              <w:rPr>
                <w:noProof/>
                <w:webHidden/>
              </w:rPr>
              <w:fldChar w:fldCharType="separate"/>
            </w:r>
            <w:r w:rsidR="008A7EB4">
              <w:rPr>
                <w:noProof/>
                <w:webHidden/>
              </w:rPr>
              <w:t>26</w:t>
            </w:r>
            <w:r w:rsidR="008A7EB4">
              <w:rPr>
                <w:noProof/>
                <w:webHidden/>
              </w:rPr>
              <w:fldChar w:fldCharType="end"/>
            </w:r>
          </w:hyperlink>
        </w:p>
        <w:p w14:paraId="03724475" w14:textId="77777777" w:rsidR="008A7EB4" w:rsidRDefault="00347559">
          <w:pPr>
            <w:pStyle w:val="TOC2"/>
            <w:tabs>
              <w:tab w:val="left" w:pos="1080"/>
              <w:tab w:val="right" w:leader="dot" w:pos="9350"/>
            </w:tabs>
            <w:rPr>
              <w:noProof/>
              <w:lang w:eastAsia="en-US"/>
            </w:rPr>
          </w:pPr>
          <w:hyperlink w:anchor="_Toc478121073" w:history="1">
            <w:r w:rsidR="008A7EB4" w:rsidRPr="00CF1771">
              <w:rPr>
                <w:rStyle w:val="Hyperlink"/>
                <w:noProof/>
              </w:rPr>
              <w:t>8.3</w:t>
            </w:r>
            <w:r w:rsidR="008A7EB4">
              <w:rPr>
                <w:noProof/>
                <w:lang w:eastAsia="en-US"/>
              </w:rPr>
              <w:tab/>
            </w:r>
            <w:r w:rsidR="008A7EB4" w:rsidRPr="00CF1771">
              <w:rPr>
                <w:rStyle w:val="Hyperlink"/>
                <w:noProof/>
              </w:rPr>
              <w:t>ODE Streaming API</w:t>
            </w:r>
            <w:r w:rsidR="008A7EB4">
              <w:rPr>
                <w:noProof/>
                <w:webHidden/>
              </w:rPr>
              <w:tab/>
            </w:r>
            <w:r w:rsidR="008A7EB4">
              <w:rPr>
                <w:noProof/>
                <w:webHidden/>
              </w:rPr>
              <w:fldChar w:fldCharType="begin"/>
            </w:r>
            <w:r w:rsidR="008A7EB4">
              <w:rPr>
                <w:noProof/>
                <w:webHidden/>
              </w:rPr>
              <w:instrText xml:space="preserve"> PAGEREF _Toc478121073 \h </w:instrText>
            </w:r>
            <w:r w:rsidR="008A7EB4">
              <w:rPr>
                <w:noProof/>
                <w:webHidden/>
              </w:rPr>
            </w:r>
            <w:r w:rsidR="008A7EB4">
              <w:rPr>
                <w:noProof/>
                <w:webHidden/>
              </w:rPr>
              <w:fldChar w:fldCharType="separate"/>
            </w:r>
            <w:r w:rsidR="008A7EB4">
              <w:rPr>
                <w:noProof/>
                <w:webHidden/>
              </w:rPr>
              <w:t>28</w:t>
            </w:r>
            <w:r w:rsidR="008A7EB4">
              <w:rPr>
                <w:noProof/>
                <w:webHidden/>
              </w:rPr>
              <w:fldChar w:fldCharType="end"/>
            </w:r>
          </w:hyperlink>
        </w:p>
        <w:p w14:paraId="51B8F91F" w14:textId="77777777" w:rsidR="008A7EB4" w:rsidRDefault="00347559">
          <w:pPr>
            <w:pStyle w:val="TOC3"/>
            <w:tabs>
              <w:tab w:val="left" w:pos="1440"/>
              <w:tab w:val="right" w:leader="dot" w:pos="9350"/>
            </w:tabs>
            <w:rPr>
              <w:rFonts w:asciiTheme="minorHAnsi" w:eastAsiaTheme="minorEastAsia" w:hAnsiTheme="minorHAnsi" w:cstheme="minorBidi"/>
              <w:noProof/>
              <w:sz w:val="22"/>
              <w:szCs w:val="22"/>
            </w:rPr>
          </w:pPr>
          <w:hyperlink w:anchor="_Toc478121074" w:history="1">
            <w:r w:rsidR="008A7EB4" w:rsidRPr="00CF1771">
              <w:rPr>
                <w:rStyle w:val="Hyperlink"/>
                <w:noProof/>
              </w:rPr>
              <w:t>8.3.1</w:t>
            </w:r>
            <w:r w:rsidR="008A7EB4">
              <w:rPr>
                <w:rFonts w:asciiTheme="minorHAnsi" w:eastAsiaTheme="minorEastAsia" w:hAnsiTheme="minorHAnsi" w:cstheme="minorBidi"/>
                <w:noProof/>
                <w:sz w:val="22"/>
                <w:szCs w:val="22"/>
              </w:rPr>
              <w:tab/>
            </w:r>
            <w:r w:rsidR="008A7EB4" w:rsidRPr="00CF1771">
              <w:rPr>
                <w:rStyle w:val="Hyperlink"/>
                <w:noProof/>
              </w:rPr>
              <w:t>Direct Kafka Interface</w:t>
            </w:r>
            <w:r w:rsidR="008A7EB4">
              <w:rPr>
                <w:noProof/>
                <w:webHidden/>
              </w:rPr>
              <w:tab/>
            </w:r>
            <w:r w:rsidR="008A7EB4">
              <w:rPr>
                <w:noProof/>
                <w:webHidden/>
              </w:rPr>
              <w:fldChar w:fldCharType="begin"/>
            </w:r>
            <w:r w:rsidR="008A7EB4">
              <w:rPr>
                <w:noProof/>
                <w:webHidden/>
              </w:rPr>
              <w:instrText xml:space="preserve"> PAGEREF _Toc478121074 \h </w:instrText>
            </w:r>
            <w:r w:rsidR="008A7EB4">
              <w:rPr>
                <w:noProof/>
                <w:webHidden/>
              </w:rPr>
            </w:r>
            <w:r w:rsidR="008A7EB4">
              <w:rPr>
                <w:noProof/>
                <w:webHidden/>
              </w:rPr>
              <w:fldChar w:fldCharType="separate"/>
            </w:r>
            <w:r w:rsidR="008A7EB4">
              <w:rPr>
                <w:noProof/>
                <w:webHidden/>
              </w:rPr>
              <w:t>28</w:t>
            </w:r>
            <w:r w:rsidR="008A7EB4">
              <w:rPr>
                <w:noProof/>
                <w:webHidden/>
              </w:rPr>
              <w:fldChar w:fldCharType="end"/>
            </w:r>
          </w:hyperlink>
        </w:p>
        <w:p w14:paraId="4039F214" w14:textId="77777777" w:rsidR="008A7EB4" w:rsidRDefault="00347559">
          <w:pPr>
            <w:pStyle w:val="TOC3"/>
            <w:tabs>
              <w:tab w:val="left" w:pos="1440"/>
              <w:tab w:val="right" w:leader="dot" w:pos="9350"/>
            </w:tabs>
            <w:rPr>
              <w:rFonts w:asciiTheme="minorHAnsi" w:eastAsiaTheme="minorEastAsia" w:hAnsiTheme="minorHAnsi" w:cstheme="minorBidi"/>
              <w:noProof/>
              <w:sz w:val="22"/>
              <w:szCs w:val="22"/>
            </w:rPr>
          </w:pPr>
          <w:hyperlink w:anchor="_Toc478121075" w:history="1">
            <w:r w:rsidR="008A7EB4" w:rsidRPr="00CF1771">
              <w:rPr>
                <w:rStyle w:val="Hyperlink"/>
                <w:noProof/>
              </w:rPr>
              <w:t>8.3.2</w:t>
            </w:r>
            <w:r w:rsidR="008A7EB4">
              <w:rPr>
                <w:rFonts w:asciiTheme="minorHAnsi" w:eastAsiaTheme="minorEastAsia" w:hAnsiTheme="minorHAnsi" w:cstheme="minorBidi"/>
                <w:noProof/>
                <w:sz w:val="22"/>
                <w:szCs w:val="22"/>
              </w:rPr>
              <w:tab/>
            </w:r>
            <w:r w:rsidR="008A7EB4" w:rsidRPr="00CF1771">
              <w:rPr>
                <w:rStyle w:val="Hyperlink"/>
                <w:noProof/>
              </w:rPr>
              <w:t>ODE WebSocket Interface</w:t>
            </w:r>
            <w:r w:rsidR="008A7EB4">
              <w:rPr>
                <w:noProof/>
                <w:webHidden/>
              </w:rPr>
              <w:tab/>
            </w:r>
            <w:r w:rsidR="008A7EB4">
              <w:rPr>
                <w:noProof/>
                <w:webHidden/>
              </w:rPr>
              <w:fldChar w:fldCharType="begin"/>
            </w:r>
            <w:r w:rsidR="008A7EB4">
              <w:rPr>
                <w:noProof/>
                <w:webHidden/>
              </w:rPr>
              <w:instrText xml:space="preserve"> PAGEREF _Toc478121075 \h </w:instrText>
            </w:r>
            <w:r w:rsidR="008A7EB4">
              <w:rPr>
                <w:noProof/>
                <w:webHidden/>
              </w:rPr>
            </w:r>
            <w:r w:rsidR="008A7EB4">
              <w:rPr>
                <w:noProof/>
                <w:webHidden/>
              </w:rPr>
              <w:fldChar w:fldCharType="separate"/>
            </w:r>
            <w:r w:rsidR="008A7EB4">
              <w:rPr>
                <w:noProof/>
                <w:webHidden/>
              </w:rPr>
              <w:t>29</w:t>
            </w:r>
            <w:r w:rsidR="008A7EB4">
              <w:rPr>
                <w:noProof/>
                <w:webHidden/>
              </w:rPr>
              <w:fldChar w:fldCharType="end"/>
            </w:r>
          </w:hyperlink>
        </w:p>
        <w:p w14:paraId="0A08BE9D" w14:textId="77777777" w:rsidR="008A7EB4" w:rsidRDefault="00347559">
          <w:pPr>
            <w:pStyle w:val="TOC2"/>
            <w:tabs>
              <w:tab w:val="left" w:pos="1080"/>
              <w:tab w:val="right" w:leader="dot" w:pos="9350"/>
            </w:tabs>
            <w:rPr>
              <w:noProof/>
              <w:lang w:eastAsia="en-US"/>
            </w:rPr>
          </w:pPr>
          <w:hyperlink w:anchor="_Toc478121076" w:history="1">
            <w:r w:rsidR="008A7EB4" w:rsidRPr="00CF1771">
              <w:rPr>
                <w:rStyle w:val="Hyperlink"/>
                <w:noProof/>
              </w:rPr>
              <w:t>8.4</w:t>
            </w:r>
            <w:r w:rsidR="008A7EB4">
              <w:rPr>
                <w:noProof/>
                <w:lang w:eastAsia="en-US"/>
              </w:rPr>
              <w:tab/>
            </w:r>
            <w:r w:rsidR="008A7EB4" w:rsidRPr="00CF1771">
              <w:rPr>
                <w:rStyle w:val="Hyperlink"/>
                <w:noProof/>
              </w:rPr>
              <w:t>ODE Request Schemas</w:t>
            </w:r>
            <w:r w:rsidR="008A7EB4">
              <w:rPr>
                <w:noProof/>
                <w:webHidden/>
              </w:rPr>
              <w:tab/>
            </w:r>
            <w:r w:rsidR="008A7EB4">
              <w:rPr>
                <w:noProof/>
                <w:webHidden/>
              </w:rPr>
              <w:fldChar w:fldCharType="begin"/>
            </w:r>
            <w:r w:rsidR="008A7EB4">
              <w:rPr>
                <w:noProof/>
                <w:webHidden/>
              </w:rPr>
              <w:instrText xml:space="preserve"> PAGEREF _Toc478121076 \h </w:instrText>
            </w:r>
            <w:r w:rsidR="008A7EB4">
              <w:rPr>
                <w:noProof/>
                <w:webHidden/>
              </w:rPr>
            </w:r>
            <w:r w:rsidR="008A7EB4">
              <w:rPr>
                <w:noProof/>
                <w:webHidden/>
              </w:rPr>
              <w:fldChar w:fldCharType="separate"/>
            </w:r>
            <w:r w:rsidR="008A7EB4">
              <w:rPr>
                <w:noProof/>
                <w:webHidden/>
              </w:rPr>
              <w:t>31</w:t>
            </w:r>
            <w:r w:rsidR="008A7EB4">
              <w:rPr>
                <w:noProof/>
                <w:webHidden/>
              </w:rPr>
              <w:fldChar w:fldCharType="end"/>
            </w:r>
          </w:hyperlink>
        </w:p>
        <w:p w14:paraId="0C853C3E" w14:textId="77777777" w:rsidR="008A7EB4" w:rsidRDefault="00347559">
          <w:pPr>
            <w:pStyle w:val="TOC3"/>
            <w:tabs>
              <w:tab w:val="left" w:pos="1440"/>
              <w:tab w:val="right" w:leader="dot" w:pos="9350"/>
            </w:tabs>
            <w:rPr>
              <w:rFonts w:asciiTheme="minorHAnsi" w:eastAsiaTheme="minorEastAsia" w:hAnsiTheme="minorHAnsi" w:cstheme="minorBidi"/>
              <w:noProof/>
              <w:sz w:val="22"/>
              <w:szCs w:val="22"/>
            </w:rPr>
          </w:pPr>
          <w:hyperlink w:anchor="_Toc478121077" w:history="1">
            <w:r w:rsidR="008A7EB4" w:rsidRPr="00CF1771">
              <w:rPr>
                <w:rStyle w:val="Hyperlink"/>
                <w:noProof/>
              </w:rPr>
              <w:t>8.4.1</w:t>
            </w:r>
            <w:r w:rsidR="008A7EB4">
              <w:rPr>
                <w:rFonts w:asciiTheme="minorHAnsi" w:eastAsiaTheme="minorEastAsia" w:hAnsiTheme="minorHAnsi" w:cstheme="minorBidi"/>
                <w:noProof/>
                <w:sz w:val="22"/>
                <w:szCs w:val="22"/>
              </w:rPr>
              <w:tab/>
            </w:r>
            <w:r w:rsidR="008A7EB4" w:rsidRPr="00CF1771">
              <w:rPr>
                <w:rStyle w:val="Hyperlink"/>
                <w:noProof/>
              </w:rPr>
              <w:t>ODE Request Message Metadata</w:t>
            </w:r>
            <w:r w:rsidR="008A7EB4">
              <w:rPr>
                <w:noProof/>
                <w:webHidden/>
              </w:rPr>
              <w:tab/>
            </w:r>
            <w:r w:rsidR="008A7EB4">
              <w:rPr>
                <w:noProof/>
                <w:webHidden/>
              </w:rPr>
              <w:fldChar w:fldCharType="begin"/>
            </w:r>
            <w:r w:rsidR="008A7EB4">
              <w:rPr>
                <w:noProof/>
                <w:webHidden/>
              </w:rPr>
              <w:instrText xml:space="preserve"> PAGEREF _Toc478121077 \h </w:instrText>
            </w:r>
            <w:r w:rsidR="008A7EB4">
              <w:rPr>
                <w:noProof/>
                <w:webHidden/>
              </w:rPr>
            </w:r>
            <w:r w:rsidR="008A7EB4">
              <w:rPr>
                <w:noProof/>
                <w:webHidden/>
              </w:rPr>
              <w:fldChar w:fldCharType="separate"/>
            </w:r>
            <w:r w:rsidR="008A7EB4">
              <w:rPr>
                <w:noProof/>
                <w:webHidden/>
              </w:rPr>
              <w:t>31</w:t>
            </w:r>
            <w:r w:rsidR="008A7EB4">
              <w:rPr>
                <w:noProof/>
                <w:webHidden/>
              </w:rPr>
              <w:fldChar w:fldCharType="end"/>
            </w:r>
          </w:hyperlink>
        </w:p>
        <w:p w14:paraId="6E64DAA1" w14:textId="77777777" w:rsidR="008A7EB4" w:rsidRDefault="00347559">
          <w:pPr>
            <w:pStyle w:val="TOC2"/>
            <w:tabs>
              <w:tab w:val="left" w:pos="1080"/>
              <w:tab w:val="right" w:leader="dot" w:pos="9350"/>
            </w:tabs>
            <w:rPr>
              <w:noProof/>
              <w:lang w:eastAsia="en-US"/>
            </w:rPr>
          </w:pPr>
          <w:hyperlink w:anchor="_Toc478121078" w:history="1">
            <w:r w:rsidR="008A7EB4" w:rsidRPr="00CF1771">
              <w:rPr>
                <w:rStyle w:val="Hyperlink"/>
                <w:noProof/>
              </w:rPr>
              <w:t>8.5</w:t>
            </w:r>
            <w:r w:rsidR="008A7EB4">
              <w:rPr>
                <w:noProof/>
                <w:lang w:eastAsia="en-US"/>
              </w:rPr>
              <w:tab/>
            </w:r>
            <w:r w:rsidR="008A7EB4" w:rsidRPr="00CF1771">
              <w:rPr>
                <w:rStyle w:val="Hyperlink"/>
                <w:noProof/>
              </w:rPr>
              <w:t>ODE Response Schemas</w:t>
            </w:r>
            <w:r w:rsidR="008A7EB4">
              <w:rPr>
                <w:noProof/>
                <w:webHidden/>
              </w:rPr>
              <w:tab/>
            </w:r>
            <w:r w:rsidR="008A7EB4">
              <w:rPr>
                <w:noProof/>
                <w:webHidden/>
              </w:rPr>
              <w:fldChar w:fldCharType="begin"/>
            </w:r>
            <w:r w:rsidR="008A7EB4">
              <w:rPr>
                <w:noProof/>
                <w:webHidden/>
              </w:rPr>
              <w:instrText xml:space="preserve"> PAGEREF _Toc478121078 \h </w:instrText>
            </w:r>
            <w:r w:rsidR="008A7EB4">
              <w:rPr>
                <w:noProof/>
                <w:webHidden/>
              </w:rPr>
            </w:r>
            <w:r w:rsidR="008A7EB4">
              <w:rPr>
                <w:noProof/>
                <w:webHidden/>
              </w:rPr>
              <w:fldChar w:fldCharType="separate"/>
            </w:r>
            <w:r w:rsidR="008A7EB4">
              <w:rPr>
                <w:noProof/>
                <w:webHidden/>
              </w:rPr>
              <w:t>32</w:t>
            </w:r>
            <w:r w:rsidR="008A7EB4">
              <w:rPr>
                <w:noProof/>
                <w:webHidden/>
              </w:rPr>
              <w:fldChar w:fldCharType="end"/>
            </w:r>
          </w:hyperlink>
        </w:p>
        <w:p w14:paraId="2E2456F7" w14:textId="77777777" w:rsidR="008A7EB4" w:rsidRDefault="00347559">
          <w:pPr>
            <w:pStyle w:val="TOC3"/>
            <w:tabs>
              <w:tab w:val="left" w:pos="1440"/>
              <w:tab w:val="right" w:leader="dot" w:pos="9350"/>
            </w:tabs>
            <w:rPr>
              <w:rFonts w:asciiTheme="minorHAnsi" w:eastAsiaTheme="minorEastAsia" w:hAnsiTheme="minorHAnsi" w:cstheme="minorBidi"/>
              <w:noProof/>
              <w:sz w:val="22"/>
              <w:szCs w:val="22"/>
            </w:rPr>
          </w:pPr>
          <w:hyperlink w:anchor="_Toc478121079" w:history="1">
            <w:r w:rsidR="008A7EB4" w:rsidRPr="00CF1771">
              <w:rPr>
                <w:rStyle w:val="Hyperlink"/>
                <w:noProof/>
              </w:rPr>
              <w:t>8.5.1</w:t>
            </w:r>
            <w:r w:rsidR="008A7EB4">
              <w:rPr>
                <w:rFonts w:asciiTheme="minorHAnsi" w:eastAsiaTheme="minorEastAsia" w:hAnsiTheme="minorHAnsi" w:cstheme="minorBidi"/>
                <w:noProof/>
                <w:sz w:val="22"/>
                <w:szCs w:val="22"/>
              </w:rPr>
              <w:tab/>
            </w:r>
            <w:r w:rsidR="008A7EB4" w:rsidRPr="00CF1771">
              <w:rPr>
                <w:rStyle w:val="Hyperlink"/>
                <w:noProof/>
              </w:rPr>
              <w:t>ODE Data Message</w:t>
            </w:r>
            <w:r w:rsidR="008A7EB4">
              <w:rPr>
                <w:noProof/>
                <w:webHidden/>
              </w:rPr>
              <w:tab/>
            </w:r>
            <w:r w:rsidR="008A7EB4">
              <w:rPr>
                <w:noProof/>
                <w:webHidden/>
              </w:rPr>
              <w:fldChar w:fldCharType="begin"/>
            </w:r>
            <w:r w:rsidR="008A7EB4">
              <w:rPr>
                <w:noProof/>
                <w:webHidden/>
              </w:rPr>
              <w:instrText xml:space="preserve"> PAGEREF _Toc478121079 \h </w:instrText>
            </w:r>
            <w:r w:rsidR="008A7EB4">
              <w:rPr>
                <w:noProof/>
                <w:webHidden/>
              </w:rPr>
            </w:r>
            <w:r w:rsidR="008A7EB4">
              <w:rPr>
                <w:noProof/>
                <w:webHidden/>
              </w:rPr>
              <w:fldChar w:fldCharType="separate"/>
            </w:r>
            <w:r w:rsidR="008A7EB4">
              <w:rPr>
                <w:noProof/>
                <w:webHidden/>
              </w:rPr>
              <w:t>32</w:t>
            </w:r>
            <w:r w:rsidR="008A7EB4">
              <w:rPr>
                <w:noProof/>
                <w:webHidden/>
              </w:rPr>
              <w:fldChar w:fldCharType="end"/>
            </w:r>
          </w:hyperlink>
        </w:p>
        <w:p w14:paraId="4328FA9A" w14:textId="77777777" w:rsidR="008A7EB4" w:rsidRDefault="00347559">
          <w:pPr>
            <w:pStyle w:val="TOC3"/>
            <w:tabs>
              <w:tab w:val="left" w:pos="1440"/>
              <w:tab w:val="right" w:leader="dot" w:pos="9350"/>
            </w:tabs>
            <w:rPr>
              <w:rFonts w:asciiTheme="minorHAnsi" w:eastAsiaTheme="minorEastAsia" w:hAnsiTheme="minorHAnsi" w:cstheme="minorBidi"/>
              <w:noProof/>
              <w:sz w:val="22"/>
              <w:szCs w:val="22"/>
            </w:rPr>
          </w:pPr>
          <w:hyperlink w:anchor="_Toc478121080" w:history="1">
            <w:r w:rsidR="008A7EB4" w:rsidRPr="00CF1771">
              <w:rPr>
                <w:rStyle w:val="Hyperlink"/>
                <w:noProof/>
              </w:rPr>
              <w:t>8.5.2</w:t>
            </w:r>
            <w:r w:rsidR="008A7EB4">
              <w:rPr>
                <w:rFonts w:asciiTheme="minorHAnsi" w:eastAsiaTheme="minorEastAsia" w:hAnsiTheme="minorHAnsi" w:cstheme="minorBidi"/>
                <w:noProof/>
                <w:sz w:val="22"/>
                <w:szCs w:val="22"/>
              </w:rPr>
              <w:tab/>
            </w:r>
            <w:r w:rsidR="008A7EB4" w:rsidRPr="00CF1771">
              <w:rPr>
                <w:rStyle w:val="Hyperlink"/>
                <w:noProof/>
              </w:rPr>
              <w:t>ODE Message Metadata</w:t>
            </w:r>
            <w:r w:rsidR="008A7EB4">
              <w:rPr>
                <w:noProof/>
                <w:webHidden/>
              </w:rPr>
              <w:tab/>
            </w:r>
            <w:r w:rsidR="008A7EB4">
              <w:rPr>
                <w:noProof/>
                <w:webHidden/>
              </w:rPr>
              <w:fldChar w:fldCharType="begin"/>
            </w:r>
            <w:r w:rsidR="008A7EB4">
              <w:rPr>
                <w:noProof/>
                <w:webHidden/>
              </w:rPr>
              <w:instrText xml:space="preserve"> PAGEREF _Toc478121080 \h </w:instrText>
            </w:r>
            <w:r w:rsidR="008A7EB4">
              <w:rPr>
                <w:noProof/>
                <w:webHidden/>
              </w:rPr>
            </w:r>
            <w:r w:rsidR="008A7EB4">
              <w:rPr>
                <w:noProof/>
                <w:webHidden/>
              </w:rPr>
              <w:fldChar w:fldCharType="separate"/>
            </w:r>
            <w:r w:rsidR="008A7EB4">
              <w:rPr>
                <w:noProof/>
                <w:webHidden/>
              </w:rPr>
              <w:t>32</w:t>
            </w:r>
            <w:r w:rsidR="008A7EB4">
              <w:rPr>
                <w:noProof/>
                <w:webHidden/>
              </w:rPr>
              <w:fldChar w:fldCharType="end"/>
            </w:r>
          </w:hyperlink>
        </w:p>
        <w:p w14:paraId="1622BA9E" w14:textId="77777777" w:rsidR="008A7EB4" w:rsidRDefault="00347559">
          <w:pPr>
            <w:pStyle w:val="TOC3"/>
            <w:tabs>
              <w:tab w:val="left" w:pos="1440"/>
              <w:tab w:val="right" w:leader="dot" w:pos="9350"/>
            </w:tabs>
            <w:rPr>
              <w:rFonts w:asciiTheme="minorHAnsi" w:eastAsiaTheme="minorEastAsia" w:hAnsiTheme="minorHAnsi" w:cstheme="minorBidi"/>
              <w:noProof/>
              <w:sz w:val="22"/>
              <w:szCs w:val="22"/>
            </w:rPr>
          </w:pPr>
          <w:hyperlink w:anchor="_Toc478121081" w:history="1">
            <w:r w:rsidR="008A7EB4" w:rsidRPr="00CF1771">
              <w:rPr>
                <w:rStyle w:val="Hyperlink"/>
                <w:noProof/>
              </w:rPr>
              <w:t>8.5.3</w:t>
            </w:r>
            <w:r w:rsidR="008A7EB4">
              <w:rPr>
                <w:rFonts w:asciiTheme="minorHAnsi" w:eastAsiaTheme="minorEastAsia" w:hAnsiTheme="minorHAnsi" w:cstheme="minorBidi"/>
                <w:noProof/>
                <w:sz w:val="22"/>
                <w:szCs w:val="22"/>
              </w:rPr>
              <w:tab/>
            </w:r>
            <w:r w:rsidR="008A7EB4" w:rsidRPr="00CF1771">
              <w:rPr>
                <w:rStyle w:val="Hyperlink"/>
                <w:noProof/>
              </w:rPr>
              <w:t>ODE Payload Violation</w:t>
            </w:r>
            <w:r w:rsidR="008A7EB4">
              <w:rPr>
                <w:noProof/>
                <w:webHidden/>
              </w:rPr>
              <w:tab/>
            </w:r>
            <w:r w:rsidR="008A7EB4">
              <w:rPr>
                <w:noProof/>
                <w:webHidden/>
              </w:rPr>
              <w:fldChar w:fldCharType="begin"/>
            </w:r>
            <w:r w:rsidR="008A7EB4">
              <w:rPr>
                <w:noProof/>
                <w:webHidden/>
              </w:rPr>
              <w:instrText xml:space="preserve"> PAGEREF _Toc478121081 \h </w:instrText>
            </w:r>
            <w:r w:rsidR="008A7EB4">
              <w:rPr>
                <w:noProof/>
                <w:webHidden/>
              </w:rPr>
            </w:r>
            <w:r w:rsidR="008A7EB4">
              <w:rPr>
                <w:noProof/>
                <w:webHidden/>
              </w:rPr>
              <w:fldChar w:fldCharType="separate"/>
            </w:r>
            <w:r w:rsidR="008A7EB4">
              <w:rPr>
                <w:noProof/>
                <w:webHidden/>
              </w:rPr>
              <w:t>34</w:t>
            </w:r>
            <w:r w:rsidR="008A7EB4">
              <w:rPr>
                <w:noProof/>
                <w:webHidden/>
              </w:rPr>
              <w:fldChar w:fldCharType="end"/>
            </w:r>
          </w:hyperlink>
        </w:p>
        <w:p w14:paraId="4D5DFC9D" w14:textId="77777777" w:rsidR="008A7EB4" w:rsidRDefault="00347559">
          <w:pPr>
            <w:pStyle w:val="TOC3"/>
            <w:tabs>
              <w:tab w:val="left" w:pos="1440"/>
              <w:tab w:val="right" w:leader="dot" w:pos="9350"/>
            </w:tabs>
            <w:rPr>
              <w:rFonts w:asciiTheme="minorHAnsi" w:eastAsiaTheme="minorEastAsia" w:hAnsiTheme="minorHAnsi" w:cstheme="minorBidi"/>
              <w:noProof/>
              <w:sz w:val="22"/>
              <w:szCs w:val="22"/>
            </w:rPr>
          </w:pPr>
          <w:hyperlink w:anchor="_Toc478121082" w:history="1">
            <w:r w:rsidR="008A7EB4" w:rsidRPr="00CF1771">
              <w:rPr>
                <w:rStyle w:val="Hyperlink"/>
                <w:noProof/>
              </w:rPr>
              <w:t>8.5.4</w:t>
            </w:r>
            <w:r w:rsidR="008A7EB4">
              <w:rPr>
                <w:rFonts w:asciiTheme="minorHAnsi" w:eastAsiaTheme="minorEastAsia" w:hAnsiTheme="minorHAnsi" w:cstheme="minorBidi"/>
                <w:noProof/>
                <w:sz w:val="22"/>
                <w:szCs w:val="22"/>
              </w:rPr>
              <w:tab/>
            </w:r>
            <w:r w:rsidR="008A7EB4" w:rsidRPr="00CF1771">
              <w:rPr>
                <w:rStyle w:val="Hyperlink"/>
                <w:noProof/>
              </w:rPr>
              <w:t>ODE GET TOKEN Response</w:t>
            </w:r>
            <w:r w:rsidR="008A7EB4">
              <w:rPr>
                <w:noProof/>
                <w:webHidden/>
              </w:rPr>
              <w:tab/>
            </w:r>
            <w:r w:rsidR="008A7EB4">
              <w:rPr>
                <w:noProof/>
                <w:webHidden/>
              </w:rPr>
              <w:fldChar w:fldCharType="begin"/>
            </w:r>
            <w:r w:rsidR="008A7EB4">
              <w:rPr>
                <w:noProof/>
                <w:webHidden/>
              </w:rPr>
              <w:instrText xml:space="preserve"> PAGEREF _Toc478121082 \h </w:instrText>
            </w:r>
            <w:r w:rsidR="008A7EB4">
              <w:rPr>
                <w:noProof/>
                <w:webHidden/>
              </w:rPr>
            </w:r>
            <w:r w:rsidR="008A7EB4">
              <w:rPr>
                <w:noProof/>
                <w:webHidden/>
              </w:rPr>
              <w:fldChar w:fldCharType="separate"/>
            </w:r>
            <w:r w:rsidR="008A7EB4">
              <w:rPr>
                <w:noProof/>
                <w:webHidden/>
              </w:rPr>
              <w:t>34</w:t>
            </w:r>
            <w:r w:rsidR="008A7EB4">
              <w:rPr>
                <w:noProof/>
                <w:webHidden/>
              </w:rPr>
              <w:fldChar w:fldCharType="end"/>
            </w:r>
          </w:hyperlink>
        </w:p>
        <w:p w14:paraId="29B0FC3C" w14:textId="77777777" w:rsidR="008A7EB4" w:rsidRDefault="00347559">
          <w:pPr>
            <w:pStyle w:val="TOC3"/>
            <w:tabs>
              <w:tab w:val="left" w:pos="1440"/>
              <w:tab w:val="right" w:leader="dot" w:pos="9350"/>
            </w:tabs>
            <w:rPr>
              <w:rFonts w:asciiTheme="minorHAnsi" w:eastAsiaTheme="minorEastAsia" w:hAnsiTheme="minorHAnsi" w:cstheme="minorBidi"/>
              <w:noProof/>
              <w:sz w:val="22"/>
              <w:szCs w:val="22"/>
            </w:rPr>
          </w:pPr>
          <w:hyperlink w:anchor="_Toc478121083" w:history="1">
            <w:r w:rsidR="008A7EB4" w:rsidRPr="00CF1771">
              <w:rPr>
                <w:rStyle w:val="Hyperlink"/>
                <w:noProof/>
              </w:rPr>
              <w:t>8.5.5</w:t>
            </w:r>
            <w:r w:rsidR="008A7EB4">
              <w:rPr>
                <w:rFonts w:asciiTheme="minorHAnsi" w:eastAsiaTheme="minorEastAsia" w:hAnsiTheme="minorHAnsi" w:cstheme="minorBidi"/>
                <w:noProof/>
                <w:sz w:val="22"/>
                <w:szCs w:val="22"/>
              </w:rPr>
              <w:tab/>
            </w:r>
            <w:r w:rsidR="008A7EB4" w:rsidRPr="00CF1771">
              <w:rPr>
                <w:rStyle w:val="Hyperlink"/>
                <w:noProof/>
              </w:rPr>
              <w:t>ODE Status Message</w:t>
            </w:r>
            <w:r w:rsidR="008A7EB4">
              <w:rPr>
                <w:noProof/>
                <w:webHidden/>
              </w:rPr>
              <w:tab/>
            </w:r>
            <w:r w:rsidR="008A7EB4">
              <w:rPr>
                <w:noProof/>
                <w:webHidden/>
              </w:rPr>
              <w:fldChar w:fldCharType="begin"/>
            </w:r>
            <w:r w:rsidR="008A7EB4">
              <w:rPr>
                <w:noProof/>
                <w:webHidden/>
              </w:rPr>
              <w:instrText xml:space="preserve"> PAGEREF _Toc478121083 \h </w:instrText>
            </w:r>
            <w:r w:rsidR="008A7EB4">
              <w:rPr>
                <w:noProof/>
                <w:webHidden/>
              </w:rPr>
            </w:r>
            <w:r w:rsidR="008A7EB4">
              <w:rPr>
                <w:noProof/>
                <w:webHidden/>
              </w:rPr>
              <w:fldChar w:fldCharType="separate"/>
            </w:r>
            <w:r w:rsidR="008A7EB4">
              <w:rPr>
                <w:noProof/>
                <w:webHidden/>
              </w:rPr>
              <w:t>35</w:t>
            </w:r>
            <w:r w:rsidR="008A7EB4">
              <w:rPr>
                <w:noProof/>
                <w:webHidden/>
              </w:rPr>
              <w:fldChar w:fldCharType="end"/>
            </w:r>
          </w:hyperlink>
        </w:p>
        <w:p w14:paraId="05C9648A" w14:textId="77777777" w:rsidR="008A7EB4" w:rsidRDefault="00347559">
          <w:pPr>
            <w:pStyle w:val="TOC3"/>
            <w:tabs>
              <w:tab w:val="left" w:pos="1440"/>
              <w:tab w:val="right" w:leader="dot" w:pos="9350"/>
            </w:tabs>
            <w:rPr>
              <w:rFonts w:asciiTheme="minorHAnsi" w:eastAsiaTheme="minorEastAsia" w:hAnsiTheme="minorHAnsi" w:cstheme="minorBidi"/>
              <w:noProof/>
              <w:sz w:val="22"/>
              <w:szCs w:val="22"/>
            </w:rPr>
          </w:pPr>
          <w:hyperlink w:anchor="_Toc478121084" w:history="1">
            <w:r w:rsidR="008A7EB4" w:rsidRPr="00CF1771">
              <w:rPr>
                <w:rStyle w:val="Hyperlink"/>
                <w:noProof/>
              </w:rPr>
              <w:t>8.5.6</w:t>
            </w:r>
            <w:r w:rsidR="008A7EB4">
              <w:rPr>
                <w:rFonts w:asciiTheme="minorHAnsi" w:eastAsiaTheme="minorEastAsia" w:hAnsiTheme="minorHAnsi" w:cstheme="minorBidi"/>
                <w:noProof/>
                <w:sz w:val="22"/>
                <w:szCs w:val="22"/>
              </w:rPr>
              <w:tab/>
            </w:r>
            <w:r w:rsidR="008A7EB4" w:rsidRPr="00CF1771">
              <w:rPr>
                <w:rStyle w:val="Hyperlink"/>
                <w:noProof/>
              </w:rPr>
              <w:t>ODE Control Message</w:t>
            </w:r>
            <w:r w:rsidR="008A7EB4">
              <w:rPr>
                <w:noProof/>
                <w:webHidden/>
              </w:rPr>
              <w:tab/>
            </w:r>
            <w:r w:rsidR="008A7EB4">
              <w:rPr>
                <w:noProof/>
                <w:webHidden/>
              </w:rPr>
              <w:fldChar w:fldCharType="begin"/>
            </w:r>
            <w:r w:rsidR="008A7EB4">
              <w:rPr>
                <w:noProof/>
                <w:webHidden/>
              </w:rPr>
              <w:instrText xml:space="preserve"> PAGEREF _Toc478121084 \h </w:instrText>
            </w:r>
            <w:r w:rsidR="008A7EB4">
              <w:rPr>
                <w:noProof/>
                <w:webHidden/>
              </w:rPr>
            </w:r>
            <w:r w:rsidR="008A7EB4">
              <w:rPr>
                <w:noProof/>
                <w:webHidden/>
              </w:rPr>
              <w:fldChar w:fldCharType="separate"/>
            </w:r>
            <w:r w:rsidR="008A7EB4">
              <w:rPr>
                <w:noProof/>
                <w:webHidden/>
              </w:rPr>
              <w:t>35</w:t>
            </w:r>
            <w:r w:rsidR="008A7EB4">
              <w:rPr>
                <w:noProof/>
                <w:webHidden/>
              </w:rPr>
              <w:fldChar w:fldCharType="end"/>
            </w:r>
          </w:hyperlink>
        </w:p>
        <w:p w14:paraId="1A22B456" w14:textId="77777777" w:rsidR="008A7EB4" w:rsidRDefault="00347559">
          <w:pPr>
            <w:pStyle w:val="TOC3"/>
            <w:tabs>
              <w:tab w:val="left" w:pos="1440"/>
              <w:tab w:val="right" w:leader="dot" w:pos="9350"/>
            </w:tabs>
            <w:rPr>
              <w:rFonts w:asciiTheme="minorHAnsi" w:eastAsiaTheme="minorEastAsia" w:hAnsiTheme="minorHAnsi" w:cstheme="minorBidi"/>
              <w:noProof/>
              <w:sz w:val="22"/>
              <w:szCs w:val="22"/>
            </w:rPr>
          </w:pPr>
          <w:hyperlink w:anchor="_Toc478121085" w:history="1">
            <w:r w:rsidR="008A7EB4" w:rsidRPr="00CF1771">
              <w:rPr>
                <w:rStyle w:val="Hyperlink"/>
                <w:noProof/>
              </w:rPr>
              <w:t>8.5.7</w:t>
            </w:r>
            <w:r w:rsidR="008A7EB4">
              <w:rPr>
                <w:rFonts w:asciiTheme="minorHAnsi" w:eastAsiaTheme="minorEastAsia" w:hAnsiTheme="minorHAnsi" w:cstheme="minorBidi"/>
                <w:noProof/>
                <w:sz w:val="22"/>
                <w:szCs w:val="22"/>
              </w:rPr>
              <w:tab/>
            </w:r>
            <w:r w:rsidR="008A7EB4" w:rsidRPr="00CF1771">
              <w:rPr>
                <w:rStyle w:val="Hyperlink"/>
                <w:noProof/>
              </w:rPr>
              <w:t>ODE Data Message Payload</w:t>
            </w:r>
            <w:r w:rsidR="008A7EB4">
              <w:rPr>
                <w:noProof/>
                <w:webHidden/>
              </w:rPr>
              <w:tab/>
            </w:r>
            <w:r w:rsidR="008A7EB4">
              <w:rPr>
                <w:noProof/>
                <w:webHidden/>
              </w:rPr>
              <w:fldChar w:fldCharType="begin"/>
            </w:r>
            <w:r w:rsidR="008A7EB4">
              <w:rPr>
                <w:noProof/>
                <w:webHidden/>
              </w:rPr>
              <w:instrText xml:space="preserve"> PAGEREF _Toc478121085 \h </w:instrText>
            </w:r>
            <w:r w:rsidR="008A7EB4">
              <w:rPr>
                <w:noProof/>
                <w:webHidden/>
              </w:rPr>
            </w:r>
            <w:r w:rsidR="008A7EB4">
              <w:rPr>
                <w:noProof/>
                <w:webHidden/>
              </w:rPr>
              <w:fldChar w:fldCharType="separate"/>
            </w:r>
            <w:r w:rsidR="008A7EB4">
              <w:rPr>
                <w:noProof/>
                <w:webHidden/>
              </w:rPr>
              <w:t>36</w:t>
            </w:r>
            <w:r w:rsidR="008A7EB4">
              <w:rPr>
                <w:noProof/>
                <w:webHidden/>
              </w:rPr>
              <w:fldChar w:fldCharType="end"/>
            </w:r>
          </w:hyperlink>
        </w:p>
        <w:p w14:paraId="406D158B" w14:textId="77777777" w:rsidR="008A7EB4" w:rsidRDefault="00347559">
          <w:pPr>
            <w:pStyle w:val="TOC3"/>
            <w:tabs>
              <w:tab w:val="left" w:pos="1440"/>
              <w:tab w:val="right" w:leader="dot" w:pos="9350"/>
            </w:tabs>
            <w:rPr>
              <w:rFonts w:asciiTheme="minorHAnsi" w:eastAsiaTheme="minorEastAsia" w:hAnsiTheme="minorHAnsi" w:cstheme="minorBidi"/>
              <w:noProof/>
              <w:sz w:val="22"/>
              <w:szCs w:val="22"/>
            </w:rPr>
          </w:pPr>
          <w:hyperlink w:anchor="_Toc478121086" w:history="1">
            <w:r w:rsidR="008A7EB4" w:rsidRPr="00CF1771">
              <w:rPr>
                <w:rStyle w:val="Hyperlink"/>
                <w:noProof/>
              </w:rPr>
              <w:t>8.5.8</w:t>
            </w:r>
            <w:r w:rsidR="008A7EB4">
              <w:rPr>
                <w:rFonts w:asciiTheme="minorHAnsi" w:eastAsiaTheme="minorEastAsia" w:hAnsiTheme="minorHAnsi" w:cstheme="minorBidi"/>
                <w:noProof/>
                <w:sz w:val="22"/>
                <w:szCs w:val="22"/>
              </w:rPr>
              <w:tab/>
            </w:r>
            <w:r w:rsidR="008A7EB4" w:rsidRPr="00CF1771">
              <w:rPr>
                <w:rStyle w:val="Hyperlink"/>
                <w:noProof/>
              </w:rPr>
              <w:t>ODE Data Message Supporting Data Structures</w:t>
            </w:r>
            <w:r w:rsidR="008A7EB4">
              <w:rPr>
                <w:noProof/>
                <w:webHidden/>
              </w:rPr>
              <w:tab/>
            </w:r>
            <w:r w:rsidR="008A7EB4">
              <w:rPr>
                <w:noProof/>
                <w:webHidden/>
              </w:rPr>
              <w:fldChar w:fldCharType="begin"/>
            </w:r>
            <w:r w:rsidR="008A7EB4">
              <w:rPr>
                <w:noProof/>
                <w:webHidden/>
              </w:rPr>
              <w:instrText xml:space="preserve"> PAGEREF _Toc478121086 \h </w:instrText>
            </w:r>
            <w:r w:rsidR="008A7EB4">
              <w:rPr>
                <w:noProof/>
                <w:webHidden/>
              </w:rPr>
            </w:r>
            <w:r w:rsidR="008A7EB4">
              <w:rPr>
                <w:noProof/>
                <w:webHidden/>
              </w:rPr>
              <w:fldChar w:fldCharType="separate"/>
            </w:r>
            <w:r w:rsidR="008A7EB4">
              <w:rPr>
                <w:noProof/>
                <w:webHidden/>
              </w:rPr>
              <w:t>37</w:t>
            </w:r>
            <w:r w:rsidR="008A7EB4">
              <w:rPr>
                <w:noProof/>
                <w:webHidden/>
              </w:rPr>
              <w:fldChar w:fldCharType="end"/>
            </w:r>
          </w:hyperlink>
        </w:p>
        <w:p w14:paraId="779BBBDA" w14:textId="77777777"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0" w:name="_Toc464836201"/>
      <w:bookmarkStart w:id="1" w:name="_Toc478121029"/>
      <w:r w:rsidRPr="0027246B">
        <w:t>V</w:t>
      </w:r>
      <w:r w:rsidR="00CE5487">
        <w:t>ersion History</w:t>
      </w:r>
      <w:bookmarkEnd w:id="0"/>
      <w:bookmarkEnd w:id="1"/>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886E1A">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886E1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6D1EAE23" w:rsidR="00314B85" w:rsidRPr="00314B85" w:rsidRDefault="002C2917" w:rsidP="004E2E31">
            <w:pPr>
              <w:pStyle w:val="NormalArial11"/>
              <w:rPr>
                <w:sz w:val="20"/>
                <w:szCs w:val="20"/>
              </w:rPr>
            </w:pPr>
            <w:r>
              <w:rPr>
                <w:sz w:val="20"/>
                <w:szCs w:val="20"/>
              </w:rPr>
              <w:t>1.0</w:t>
            </w:r>
          </w:p>
        </w:tc>
        <w:tc>
          <w:tcPr>
            <w:tcW w:w="1820" w:type="dxa"/>
          </w:tcPr>
          <w:p w14:paraId="0F750757" w14:textId="6EFB1E5A" w:rsidR="002C2917" w:rsidRPr="00314B85" w:rsidRDefault="002C2917" w:rsidP="00E616D3">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886E1A">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665FB3AE" w:rsidR="00314B85" w:rsidRPr="00314B85" w:rsidRDefault="00314B85" w:rsidP="004E2E31">
            <w:pPr>
              <w:pStyle w:val="NormalArial11"/>
              <w:rPr>
                <w:sz w:val="20"/>
                <w:szCs w:val="20"/>
              </w:rPr>
            </w:pPr>
          </w:p>
        </w:tc>
        <w:tc>
          <w:tcPr>
            <w:tcW w:w="1820" w:type="dxa"/>
          </w:tcPr>
          <w:p w14:paraId="4EA910FE" w14:textId="3A570BC2"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3/6/2017</w:t>
            </w:r>
          </w:p>
        </w:tc>
        <w:tc>
          <w:tcPr>
            <w:tcW w:w="4841" w:type="dxa"/>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document for </w:t>
            </w:r>
            <w:hyperlink r:id="rId20" w:tooltip="View this issue" w:history="1">
              <w:r>
                <w:rPr>
                  <w:rStyle w:val="Hyperlink"/>
                  <w:color w:val="3B73AF"/>
                  <w:sz w:val="21"/>
                  <w:szCs w:val="21"/>
                  <w:shd w:val="clear" w:color="auto" w:fill="FFFFFF"/>
                </w:rPr>
                <w:t>ODE-146</w:t>
              </w:r>
            </w:hyperlink>
          </w:p>
        </w:tc>
      </w:tr>
      <w:tr w:rsidR="00314B85" w14:paraId="47CB5EC8" w14:textId="77777777" w:rsidTr="00886E1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67B51D30" w:rsidR="00314B85" w:rsidRPr="00314B85" w:rsidRDefault="00314B85" w:rsidP="004E2E31">
            <w:pPr>
              <w:pStyle w:val="NormalArial11"/>
              <w:rPr>
                <w:sz w:val="20"/>
                <w:szCs w:val="20"/>
              </w:rPr>
            </w:pPr>
          </w:p>
        </w:tc>
        <w:tc>
          <w:tcPr>
            <w:tcW w:w="1820" w:type="dxa"/>
          </w:tcPr>
          <w:p w14:paraId="741418A2" w14:textId="57DD8145"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1529" w:type="dxa"/>
          </w:tcPr>
          <w:p w14:paraId="420201AD" w14:textId="242FC677"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62072961" w14:textId="4066008C"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r>
      <w:tr w:rsidR="00314B85" w14:paraId="6020700A"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77777777" w:rsidR="00314B85" w:rsidRPr="00314B85" w:rsidRDefault="00314B85" w:rsidP="004E2E31">
            <w:pPr>
              <w:pStyle w:val="NormalArial11"/>
              <w:rPr>
                <w:sz w:val="20"/>
                <w:szCs w:val="20"/>
              </w:rPr>
            </w:pPr>
          </w:p>
        </w:tc>
        <w:tc>
          <w:tcPr>
            <w:tcW w:w="1820" w:type="dxa"/>
          </w:tcPr>
          <w:p w14:paraId="78EA3D72"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D44316E"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841" w:type="dxa"/>
          </w:tcPr>
          <w:p w14:paraId="4C291BE8"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bl>
    <w:p w14:paraId="57772AE4" w14:textId="77777777" w:rsidR="00314B85" w:rsidRDefault="00314B85" w:rsidP="00314B85">
      <w:pPr>
        <w:rPr>
          <w:rFonts w:eastAsia="Calibri"/>
        </w:rPr>
      </w:pPr>
      <w:r>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2" w:name="_Toc464836202"/>
      <w:bookmarkStart w:id="3" w:name="_Toc478121030"/>
      <w:r w:rsidRPr="00314B85">
        <w:t>Introduction</w:t>
      </w:r>
      <w:bookmarkEnd w:id="2"/>
      <w:bookmarkEnd w:id="3"/>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21" w:history="1">
        <w:r w:rsidR="003819EC" w:rsidRPr="00553903">
          <w:rPr>
            <w:rStyle w:val="Hyperlink"/>
          </w:rPr>
          <w:t>issue</w:t>
        </w:r>
      </w:hyperlink>
      <w:r w:rsidR="003819EC">
        <w:t>” in the project’s GitHub repository (</w:t>
      </w:r>
      <w:hyperlink r:id="rId22"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4" w:name="_Toc478121031"/>
      <w:r>
        <w:t xml:space="preserve">Project </w:t>
      </w:r>
      <w:r w:rsidR="00F65242">
        <w:t>Overview</w:t>
      </w:r>
      <w:bookmarkEnd w:id="4"/>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6820F5">
      <w:pPr>
        <w:pStyle w:val="ListParagraph"/>
        <w:numPr>
          <w:ilvl w:val="0"/>
          <w:numId w:val="3"/>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6820F5">
      <w:pPr>
        <w:pStyle w:val="ListParagraph"/>
        <w:numPr>
          <w:ilvl w:val="0"/>
          <w:numId w:val="3"/>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5" w:name="_Toc478121032"/>
      <w:r>
        <w:t xml:space="preserve">System </w:t>
      </w:r>
      <w:r w:rsidR="00D83260">
        <w:t>Overview</w:t>
      </w:r>
      <w:bookmarkEnd w:id="5"/>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B473AE" w:rsidP="00B473AE">
      <w:pPr>
        <w:keepNext/>
        <w:jc w:val="center"/>
      </w:pPr>
      <w:r>
        <w:object w:dxaOrig="10441" w:dyaOrig="8220"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45pt;height:267.45pt" o:ole="">
            <v:imagedata r:id="rId23" o:title=""/>
          </v:shape>
          <o:OLEObject Type="Embed" ProgID="Visio.Drawing.15" ShapeID="_x0000_i1025" DrawAspect="Content" ObjectID="_1555153825" r:id="rId24"/>
        </w:object>
      </w:r>
    </w:p>
    <w:p w14:paraId="767F147D" w14:textId="762851B2" w:rsidR="00453261" w:rsidRDefault="00453261" w:rsidP="00B473AE">
      <w:pPr>
        <w:pStyle w:val="Caption"/>
        <w:jc w:val="center"/>
      </w:pPr>
      <w:bookmarkStart w:id="6" w:name="_Ref470259075"/>
      <w:bookmarkStart w:id="7" w:name="_Ref470259081"/>
      <w:r>
        <w:t xml:space="preserve">Figure </w:t>
      </w:r>
      <w:fldSimple w:instr=" SEQ Figure \* ARABIC ">
        <w:r w:rsidR="00244E15">
          <w:rPr>
            <w:noProof/>
          </w:rPr>
          <w:t>1</w:t>
        </w:r>
      </w:fldSimple>
      <w:bookmarkEnd w:id="6"/>
      <w:r>
        <w:t xml:space="preserve"> - ODE System Data Producers and Consumers</w:t>
      </w:r>
      <w:bookmarkEnd w:id="7"/>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8" w:name="_Toc462052213"/>
      <w:bookmarkStart w:id="9" w:name="_Toc478121033"/>
      <w:r w:rsidRPr="00116242">
        <w:t>Audience</w:t>
      </w:r>
      <w:bookmarkEnd w:id="8"/>
      <w:bookmarkEnd w:id="9"/>
    </w:p>
    <w:p w14:paraId="447878FF" w14:textId="1E2D6DCE" w:rsidR="00C26C45" w:rsidRDefault="00C26C45" w:rsidP="00C26C45">
      <w:r>
        <w:lastRenderedPageBreak/>
        <w:t>This document is intended for use by the ODE client applications.</w:t>
      </w:r>
    </w:p>
    <w:p w14:paraId="5CC6A8C6" w14:textId="77777777" w:rsidR="00C26C45" w:rsidRPr="00116242" w:rsidRDefault="00C26C45" w:rsidP="00C26C45">
      <w:pPr>
        <w:pStyle w:val="Heading1"/>
      </w:pPr>
      <w:bookmarkStart w:id="10" w:name="_Toc462052214"/>
      <w:bookmarkStart w:id="11" w:name="_Toc478121034"/>
      <w:r w:rsidRPr="00116242">
        <w:t>Glossary</w:t>
      </w:r>
      <w:bookmarkEnd w:id="10"/>
      <w:bookmarkEnd w:id="11"/>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5"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r w:rsidRPr="00BD73CD">
              <w:rPr>
                <w:rFonts w:ascii="Calibri" w:hAnsi="Calibri"/>
                <w:color w:val="000000"/>
              </w:rPr>
              <w:t>WebSocket</w:t>
            </w:r>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WebSocket is designed to be implemented in web browsers and web servers, but it can be used by any client or server application. The WebSocket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r w:rsidRPr="00BD73CD">
              <w:rPr>
                <w:rFonts w:ascii="Calibri" w:hAnsi="Calibri"/>
                <w:color w:val="000000"/>
              </w:rPr>
              <w:t>ZooKeeper</w:t>
            </w:r>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Apache ZooKeeper</w:t>
            </w:r>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12" w:name="_Toc462052215"/>
      <w:bookmarkStart w:id="13" w:name="_Toc478121035"/>
      <w:r>
        <w:t xml:space="preserve">ODE </w:t>
      </w:r>
      <w:r w:rsidRPr="008F6528">
        <w:t>DEVELOPMENT ENVIRONMENT</w:t>
      </w:r>
      <w:bookmarkEnd w:id="12"/>
      <w:bookmarkEnd w:id="13"/>
    </w:p>
    <w:p w14:paraId="667C5AFA" w14:textId="52EF58AC" w:rsidR="00C26C45" w:rsidRPr="006222B8" w:rsidRDefault="00C26C45" w:rsidP="00C26C45">
      <w:pPr>
        <w:pStyle w:val="Heading2"/>
      </w:pPr>
      <w:bookmarkStart w:id="14" w:name="_Toc462052216"/>
      <w:bookmarkStart w:id="15" w:name="_Toc478121036"/>
      <w:r>
        <w:t>J</w:t>
      </w:r>
      <w:r w:rsidRPr="002F7470">
        <w:t>ava Development Tools</w:t>
      </w:r>
      <w:bookmarkEnd w:id="14"/>
      <w:bookmarkEnd w:id="15"/>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6820F5">
      <w:pPr>
        <w:numPr>
          <w:ilvl w:val="0"/>
          <w:numId w:val="5"/>
        </w:numPr>
        <w:spacing w:before="100" w:beforeAutospacing="1" w:after="100" w:afterAutospacing="1" w:line="240" w:lineRule="auto"/>
      </w:pPr>
      <w:r>
        <w:t>Java</w:t>
      </w:r>
    </w:p>
    <w:p w14:paraId="74B33643" w14:textId="77777777" w:rsidR="00C26C45" w:rsidRDefault="00C26C45" w:rsidP="006820F5">
      <w:pPr>
        <w:numPr>
          <w:ilvl w:val="0"/>
          <w:numId w:val="5"/>
        </w:numPr>
        <w:spacing w:before="100" w:beforeAutospacing="1" w:after="100" w:afterAutospacing="1" w:line="240" w:lineRule="auto"/>
      </w:pPr>
      <w:r>
        <w:t>Eclipse IDE</w:t>
      </w:r>
    </w:p>
    <w:p w14:paraId="17208378" w14:textId="55604CD0" w:rsidR="00C26C45" w:rsidRDefault="00C26C45" w:rsidP="006820F5">
      <w:pPr>
        <w:numPr>
          <w:ilvl w:val="0"/>
          <w:numId w:val="5"/>
        </w:numPr>
        <w:spacing w:before="100" w:beforeAutospacing="1" w:after="100" w:afterAutospacing="1" w:line="240" w:lineRule="auto"/>
      </w:pPr>
      <w:r>
        <w:t>Git</w:t>
      </w:r>
    </w:p>
    <w:p w14:paraId="1A35A818" w14:textId="77777777" w:rsidR="00C26C45" w:rsidRDefault="00C26C45" w:rsidP="006820F5">
      <w:pPr>
        <w:numPr>
          <w:ilvl w:val="0"/>
          <w:numId w:val="5"/>
        </w:numPr>
        <w:spacing w:before="100" w:beforeAutospacing="1" w:after="100" w:afterAutospacing="1" w:line="240" w:lineRule="auto"/>
      </w:pPr>
      <w:r>
        <w:t>Maven</w:t>
      </w:r>
    </w:p>
    <w:p w14:paraId="71C61534" w14:textId="18E25F4D" w:rsidR="00C26C45" w:rsidRDefault="00C26C45" w:rsidP="006820F5">
      <w:pPr>
        <w:numPr>
          <w:ilvl w:val="0"/>
          <w:numId w:val="5"/>
        </w:numPr>
        <w:spacing w:before="100" w:beforeAutospacing="1" w:after="100" w:afterAutospacing="1" w:line="240" w:lineRule="auto"/>
      </w:pPr>
      <w:r>
        <w:t xml:space="preserve">GitHub: </w:t>
      </w:r>
      <w:hyperlink r:id="rId26" w:history="1">
        <w:r w:rsidRPr="00F14CE2">
          <w:rPr>
            <w:rStyle w:val="Hyperlink"/>
          </w:rPr>
          <w:t>https://github.com/usdot-jpo-ode/jpo-ode</w:t>
        </w:r>
      </w:hyperlink>
    </w:p>
    <w:p w14:paraId="177E6F06" w14:textId="40EE1ECA" w:rsidR="00C26C45" w:rsidRPr="00176E93" w:rsidRDefault="00C26C45" w:rsidP="00C26C45">
      <w:pPr>
        <w:pStyle w:val="Heading2"/>
      </w:pPr>
      <w:bookmarkStart w:id="16" w:name="_Toc462052217"/>
      <w:bookmarkStart w:id="17" w:name="_Toc478121037"/>
      <w:r w:rsidRPr="00176E93">
        <w:t>Java</w:t>
      </w:r>
      <w:bookmarkEnd w:id="16"/>
      <w:bookmarkEnd w:id="17"/>
    </w:p>
    <w:p w14:paraId="6875E589" w14:textId="77777777" w:rsidR="00C26C45" w:rsidRDefault="00C26C45" w:rsidP="00C26C45">
      <w:r>
        <w:t>Install Java Development Kit (JDK) 1.8</w:t>
      </w:r>
    </w:p>
    <w:p w14:paraId="0DF3A6FE" w14:textId="77777777" w:rsidR="00C26C45" w:rsidRDefault="00347559" w:rsidP="00C26C45">
      <w:pPr>
        <w:pStyle w:val="NormalWeb"/>
      </w:pPr>
      <w:hyperlink r:id="rId27"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18" w:name="_Toc462052218"/>
      <w:bookmarkStart w:id="19" w:name="_Toc478121038"/>
      <w:r w:rsidRPr="00176E93">
        <w:t>Eclipse IDE</w:t>
      </w:r>
      <w:bookmarkEnd w:id="18"/>
      <w:bookmarkEnd w:id="19"/>
    </w:p>
    <w:p w14:paraId="3684579F" w14:textId="77777777" w:rsidR="00C26C45" w:rsidRDefault="00C26C45" w:rsidP="00C26C45">
      <w:r>
        <w:t xml:space="preserve">Download and install Eclipse. </w:t>
      </w:r>
    </w:p>
    <w:p w14:paraId="0E222FCE" w14:textId="77777777" w:rsidR="00C26C45" w:rsidRDefault="00347559" w:rsidP="00C26C45">
      <w:pPr>
        <w:pStyle w:val="NormalWeb"/>
      </w:pPr>
      <w:hyperlink r:id="rId28"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20" w:name="_Toc462052219"/>
      <w:bookmarkStart w:id="21" w:name="_Toc478121039"/>
      <w:r>
        <w:t>M</w:t>
      </w:r>
      <w:r w:rsidRPr="00176E93">
        <w:t>aven</w:t>
      </w:r>
      <w:bookmarkEnd w:id="20"/>
      <w:bookmarkEnd w:id="21"/>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9" w:history="1">
        <w:r w:rsidRPr="004244BE">
          <w:rPr>
            <w:rStyle w:val="Hyperlink"/>
          </w:rPr>
          <w:t>https://maven.apache.org/</w:t>
        </w:r>
      </w:hyperlink>
    </w:p>
    <w:p w14:paraId="59ADFF38" w14:textId="74DDA926" w:rsidR="00C26C45" w:rsidRDefault="00ED0E13" w:rsidP="00C26C45">
      <w:pPr>
        <w:pStyle w:val="Heading2"/>
      </w:pPr>
      <w:bookmarkStart w:id="22" w:name="_Toc462052236"/>
      <w:bookmarkStart w:id="23" w:name="_Toc478121040"/>
      <w:r>
        <w:t>Git</w:t>
      </w:r>
      <w:r w:rsidR="00C26C45" w:rsidRPr="00D76B4F">
        <w:t xml:space="preserve"> Version Control</w:t>
      </w:r>
      <w:bookmarkEnd w:id="22"/>
      <w:bookmarkEnd w:id="23"/>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6820F5">
      <w:pPr>
        <w:numPr>
          <w:ilvl w:val="0"/>
          <w:numId w:val="7"/>
        </w:numPr>
        <w:spacing w:before="100" w:beforeAutospacing="1" w:after="100" w:afterAutospacing="1" w:line="240" w:lineRule="auto"/>
      </w:pPr>
      <w:r>
        <w:lastRenderedPageBreak/>
        <w:t>Tortoise Git</w:t>
      </w:r>
    </w:p>
    <w:p w14:paraId="4379D431" w14:textId="77777777" w:rsidR="00C26C45" w:rsidRDefault="00C26C45" w:rsidP="006820F5">
      <w:pPr>
        <w:numPr>
          <w:ilvl w:val="0"/>
          <w:numId w:val="7"/>
        </w:numPr>
        <w:spacing w:before="100" w:beforeAutospacing="1" w:after="100" w:afterAutospacing="1" w:line="240" w:lineRule="auto"/>
      </w:pPr>
      <w:r>
        <w:t>Source Tree</w:t>
      </w:r>
    </w:p>
    <w:p w14:paraId="33CE2229" w14:textId="6F338C7D" w:rsidR="00C26C45" w:rsidRDefault="00C26C45" w:rsidP="006820F5">
      <w:pPr>
        <w:numPr>
          <w:ilvl w:val="0"/>
          <w:numId w:val="7"/>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6820F5">
      <w:pPr>
        <w:numPr>
          <w:ilvl w:val="0"/>
          <w:numId w:val="7"/>
        </w:numPr>
        <w:spacing w:before="100" w:beforeAutospacing="1" w:after="100" w:afterAutospacing="1" w:line="240" w:lineRule="auto"/>
      </w:pPr>
      <w:r>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24" w:name="_Toc462052238"/>
      <w:bookmarkStart w:id="25" w:name="_Toc478121041"/>
      <w:r w:rsidRPr="003213A4">
        <w:t>Build</w:t>
      </w:r>
      <w:r w:rsidR="00ED0E13">
        <w:t>ing</w:t>
      </w:r>
      <w:r w:rsidRPr="003213A4">
        <w:t xml:space="preserve"> </w:t>
      </w:r>
      <w:bookmarkEnd w:id="24"/>
      <w:r w:rsidR="00C110E9">
        <w:t xml:space="preserve">ODE </w:t>
      </w:r>
      <w:r w:rsidR="00ED0E13">
        <w:t>Software Artifacts</w:t>
      </w:r>
      <w:bookmarkEnd w:id="25"/>
    </w:p>
    <w:p w14:paraId="34FEA9B8" w14:textId="78CE7B95" w:rsidR="00C26C45" w:rsidRDefault="00C110E9" w:rsidP="00C26C45">
      <w:r>
        <w:t>The ODE source code is maintained in two separate Git repositories.</w:t>
      </w:r>
    </w:p>
    <w:p w14:paraId="22A023BB" w14:textId="319C9D88" w:rsidR="00C110E9" w:rsidRDefault="00C110E9" w:rsidP="006820F5">
      <w:pPr>
        <w:pStyle w:val="ListParagraph"/>
        <w:numPr>
          <w:ilvl w:val="0"/>
          <w:numId w:val="15"/>
        </w:numPr>
      </w:pPr>
      <w:r>
        <w:t xml:space="preserve">The public Git repository, </w:t>
      </w:r>
      <w:hyperlink r:id="rId30" w:history="1">
        <w:r w:rsidRPr="00F14CE2">
          <w:rPr>
            <w:rStyle w:val="Hyperlink"/>
          </w:rPr>
          <w:t>https://github.com/usdot-jpo-ode/jpo-ode</w:t>
        </w:r>
      </w:hyperlink>
      <w:r>
        <w:t>, houses the entirety of the JPO ODE open-source software source code.</w:t>
      </w:r>
    </w:p>
    <w:p w14:paraId="47B794D8" w14:textId="77777777" w:rsidR="00284505" w:rsidRDefault="00C110E9" w:rsidP="006820F5">
      <w:pPr>
        <w:pStyle w:val="ListParagraph"/>
        <w:numPr>
          <w:ilvl w:val="0"/>
          <w:numId w:val="15"/>
        </w:numPr>
      </w:pPr>
      <w:r>
        <w:t xml:space="preserve">The private Git repository, </w:t>
      </w:r>
      <w:hyperlink r:id="rId31"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26" w:name="_Toc478121042"/>
      <w:r>
        <w:t xml:space="preserve">Open-Source </w:t>
      </w:r>
      <w:r w:rsidR="007038D0">
        <w:t>Repository</w:t>
      </w:r>
      <w:bookmarkEnd w:id="26"/>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6820F5">
      <w:pPr>
        <w:pStyle w:val="ListParagraph"/>
        <w:numPr>
          <w:ilvl w:val="0"/>
          <w:numId w:val="16"/>
        </w:numPr>
      </w:pPr>
      <w:r>
        <w:t>jpo-ode-common: this component contains all the common classes used by other jpo-ode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jpo-ode component.</w:t>
      </w:r>
    </w:p>
    <w:p w14:paraId="56216276" w14:textId="440ED425" w:rsidR="00671FAC" w:rsidRDefault="00671FAC" w:rsidP="006820F5">
      <w:pPr>
        <w:pStyle w:val="ListParagraph"/>
        <w:numPr>
          <w:ilvl w:val="0"/>
          <w:numId w:val="16"/>
        </w:numPr>
      </w:pPr>
      <w:r>
        <w:t>jpo-ode-core: this component contains the core functions carried out by the jpo-ode.</w:t>
      </w:r>
    </w:p>
    <w:p w14:paraId="31C89F02" w14:textId="2A167634" w:rsidR="00671FAC" w:rsidRDefault="00671FAC" w:rsidP="006820F5">
      <w:pPr>
        <w:pStyle w:val="ListParagraph"/>
        <w:numPr>
          <w:ilvl w:val="0"/>
          <w:numId w:val="16"/>
        </w:numPr>
      </w:pPr>
      <w:r>
        <w:t>jpo-ode-plugins: this component contains the plug-in modules.</w:t>
      </w:r>
    </w:p>
    <w:p w14:paraId="3F689485" w14:textId="2FC6C9D7" w:rsidR="00671FAC" w:rsidRDefault="00671FAC" w:rsidP="006820F5">
      <w:pPr>
        <w:pStyle w:val="ListParagraph"/>
        <w:numPr>
          <w:ilvl w:val="0"/>
          <w:numId w:val="16"/>
        </w:numPr>
      </w:pPr>
      <w:r>
        <w:t>jpo-ode-svcs: this component and similar future components are the actual service components. This component is always a Spring Framework application and implements a specific service.</w:t>
      </w:r>
    </w:p>
    <w:p w14:paraId="1E7D9F5C" w14:textId="1C1AA971" w:rsidR="00284505" w:rsidRDefault="00D359EF" w:rsidP="00284505">
      <w:pPr>
        <w:pStyle w:val="Heading3"/>
      </w:pPr>
      <w:bookmarkStart w:id="27" w:name="_Toc478121043"/>
      <w:r>
        <w:t>Pr</w:t>
      </w:r>
      <w:r w:rsidR="00284505">
        <w:t>ivate Repository</w:t>
      </w:r>
      <w:bookmarkEnd w:id="27"/>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as long as no updates have been made to that source code. Currently this repository will contain only the </w:t>
      </w:r>
      <w:hyperlink r:id="rId32" w:history="1">
        <w:r w:rsidR="00671FAC">
          <w:rPr>
            <w:rStyle w:val="Hyperlink"/>
          </w:rPr>
          <w:t>OSS Nokalva</w:t>
        </w:r>
      </w:hyperlink>
      <w:r w:rsidR="00671FAC">
        <w:t> </w:t>
      </w:r>
      <w:r>
        <w:t>ASN.1 compiler and runtime libraries.</w:t>
      </w:r>
    </w:p>
    <w:p w14:paraId="3CDCB03A" w14:textId="77777777" w:rsidR="00C110E9" w:rsidRDefault="00C110E9" w:rsidP="00D359EF">
      <w:pPr>
        <w:pStyle w:val="Heading4"/>
        <w:rPr>
          <w:b/>
        </w:rPr>
      </w:pPr>
      <w:bookmarkStart w:id="28" w:name="_Toc462052239"/>
      <w:bookmarkStart w:id="29" w:name="_Ref471486364"/>
      <w:bookmarkStart w:id="30" w:name="_Ref471486373"/>
      <w:bookmarkStart w:id="31" w:name="_Toc462052247"/>
      <w:r>
        <w:t xml:space="preserve">ASN.1 </w:t>
      </w:r>
      <w:r w:rsidRPr="003213A4">
        <w:t>Java API</w:t>
      </w:r>
      <w:bookmarkEnd w:id="28"/>
      <w:bookmarkEnd w:id="29"/>
      <w:bookmarkEnd w:id="30"/>
    </w:p>
    <w:p w14:paraId="796167CD" w14:textId="6874E843" w:rsidR="00C110E9" w:rsidRDefault="00C110E9" w:rsidP="00C110E9">
      <w:r>
        <w:lastRenderedPageBreak/>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We have acquired ASN.1 compiler and run-time libraries from </w:t>
      </w:r>
      <w:hyperlink r:id="rId33" w:history="1">
        <w:r>
          <w:rPr>
            <w:rStyle w:val="Hyperlink"/>
          </w:rPr>
          <w:t>OSS Nokalva</w:t>
        </w:r>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private Git repository</w:t>
      </w:r>
      <w:r w:rsidR="00284505">
        <w:t>.</w:t>
      </w:r>
    </w:p>
    <w:p w14:paraId="2D262D1C" w14:textId="2E5823F7" w:rsidR="00C110E9" w:rsidRDefault="00C110E9" w:rsidP="00671FAC">
      <w:pPr>
        <w:pStyle w:val="Heading4"/>
      </w:pPr>
      <w:bookmarkStart w:id="32" w:name="_Toc462052243"/>
      <w:r w:rsidRPr="00211532">
        <w:t>Build</w:t>
      </w:r>
      <w:r w:rsidR="00671FAC">
        <w:t xml:space="preserve"> and Deploy</w:t>
      </w:r>
      <w:r w:rsidRPr="00211532">
        <w:t xml:space="preserve"> Procedure</w:t>
      </w:r>
      <w:bookmarkEnd w:id="32"/>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33" w:name="_Toc462052259"/>
      <w:bookmarkStart w:id="34" w:name="_Toc478121044"/>
      <w:bookmarkEnd w:id="31"/>
      <w:r>
        <w:t xml:space="preserve">ODE </w:t>
      </w:r>
      <w:bookmarkEnd w:id="33"/>
      <w:r>
        <w:t>Application Properties</w:t>
      </w:r>
      <w:bookmarkEnd w:id="34"/>
    </w:p>
    <w:p w14:paraId="4E098C32" w14:textId="51D86BEA" w:rsidR="00C26C45" w:rsidRDefault="0088060F" w:rsidP="00C26C45">
      <w:r>
        <w:t>JPO ODE configuration can be modified in a number of ways.</w:t>
      </w:r>
    </w:p>
    <w:p w14:paraId="21ABAB54" w14:textId="31B209C5" w:rsidR="0088060F" w:rsidRDefault="0088060F" w:rsidP="006820F5">
      <w:pPr>
        <w:pStyle w:val="ListParagraph"/>
        <w:numPr>
          <w:ilvl w:val="0"/>
          <w:numId w:val="17"/>
        </w:numPr>
      </w:pPr>
      <w:r>
        <w:t xml:space="preserve">You can </w:t>
      </w:r>
      <w:r w:rsidR="00CA712F">
        <w:t>specify the configur</w:t>
      </w:r>
      <w:r w:rsidR="00E916A3">
        <w:t>ation parameters in a file named</w:t>
      </w:r>
      <w:r w:rsidR="00CA712F">
        <w:t xml:space="preserve"> </w:t>
      </w:r>
      <w:r w:rsidR="00CA712F" w:rsidRPr="00CA712F">
        <w:rPr>
          <w:i/>
        </w:rPr>
        <w:t>application.properties</w:t>
      </w:r>
      <w:r w:rsidR="00CA712F">
        <w:t xml:space="preserve"> located in the </w:t>
      </w:r>
      <w:r w:rsidR="00E916A3">
        <w:t>same directory from which the application is launched.</w:t>
      </w:r>
    </w:p>
    <w:p w14:paraId="307515EB" w14:textId="77777777" w:rsidR="008B218F" w:rsidRPr="00CE6C37" w:rsidRDefault="00E916A3" w:rsidP="008B218F">
      <w:pPr>
        <w:pStyle w:val="ListParagraph"/>
        <w:numPr>
          <w:ilvl w:val="0"/>
          <w:numId w:val="17"/>
        </w:numPr>
        <w:rPr>
          <w:ins w:id="35" w:author="Musavi, Hamid [USA]" w:date="2017-04-26T18:59:00Z"/>
        </w:rPr>
      </w:pPr>
      <w:r>
        <w:t xml:space="preserve">You may specify properties as command line options in the form of </w:t>
      </w:r>
      <w:r w:rsidRPr="00E916A3">
        <w:rPr>
          <w:i/>
        </w:rPr>
        <w:t>--ode.</w:t>
      </w:r>
      <w:r>
        <w:rPr>
          <w:i/>
        </w:rPr>
        <w:t>propertyName</w:t>
      </w:r>
      <w:r w:rsidR="00A07598">
        <w:rPr>
          <w:i/>
        </w:rPr>
        <w:t>=</w:t>
      </w:r>
      <w:r>
        <w:rPr>
          <w:i/>
        </w:rPr>
        <w:t>propertyV</w:t>
      </w:r>
      <w:r w:rsidRPr="00E916A3">
        <w:rPr>
          <w:i/>
        </w:rPr>
        <w:t>alue</w:t>
      </w:r>
      <w:ins w:id="36" w:author="Musavi, Hamid [USA]" w:date="2017-04-26T18:59:00Z">
        <w:r w:rsidR="008B218F">
          <w:rPr>
            <w:iCs/>
          </w:rPr>
          <w:t>. For example, add ode.DdsCasUsername=fred.flintstone@stone.age</w:t>
        </w:r>
      </w:ins>
    </w:p>
    <w:p w14:paraId="162D8ED4" w14:textId="724868BC" w:rsidR="00E916A3" w:rsidRPr="00E916A3" w:rsidRDefault="008B218F" w:rsidP="00E811E3">
      <w:pPr>
        <w:pStyle w:val="ListParagraph"/>
        <w:numPr>
          <w:ilvl w:val="0"/>
          <w:numId w:val="17"/>
        </w:numPr>
      </w:pPr>
      <w:ins w:id="37" w:author="Musavi, Hamid [USA]" w:date="2017-04-26T18:59:00Z">
        <w:r>
          <w:rPr>
            <w:iCs/>
          </w:rPr>
          <w:t xml:space="preserve">You may </w:t>
        </w:r>
        <w:r>
          <w:t xml:space="preserve">specify properties as system environment variables in the form of </w:t>
        </w:r>
        <w:r w:rsidRPr="00CE6C37">
          <w:rPr>
            <w:i/>
          </w:rPr>
          <w:t>ode.DdsCasUsername=fred.flintstone@stone.age</w:t>
        </w:r>
        <w:r>
          <w:rPr>
            <w:i/>
          </w:rPr>
          <w:t>.</w:t>
        </w:r>
      </w:ins>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OdeProperties class. The property name is the name of the </w:t>
      </w:r>
      <w:r w:rsidR="00A07598">
        <w:t xml:space="preserve">OdeProperties class </w:t>
      </w:r>
      <w:r>
        <w:t>instance parameter</w:t>
      </w:r>
      <w:r w:rsidR="00CB08F3">
        <w:t>.</w:t>
      </w:r>
    </w:p>
    <w:p w14:paraId="17A4DA3B" w14:textId="77777777" w:rsidR="00D4195B" w:rsidRDefault="00D4195B" w:rsidP="00E916A3">
      <w:pPr>
        <w:sectPr w:rsidR="00D4195B" w:rsidSect="00A956BC">
          <w:footerReference w:type="default" r:id="rId34"/>
          <w:pgSz w:w="12240" w:h="15840"/>
          <w:pgMar w:top="1440" w:right="1440" w:bottom="1440" w:left="1440" w:header="720" w:footer="720" w:gutter="0"/>
          <w:cols w:space="720"/>
          <w:docGrid w:linePitch="299"/>
        </w:sectPr>
      </w:pPr>
    </w:p>
    <w:p w14:paraId="2A54B51E" w14:textId="77777777" w:rsidR="00D4195B" w:rsidRDefault="00D4195B" w:rsidP="00E916A3"/>
    <w:p w14:paraId="4FF2BA83" w14:textId="195307E5" w:rsidR="00C26C45" w:rsidRDefault="00CB08F3" w:rsidP="00CB08F3">
      <w:r>
        <w:t>The following table d</w:t>
      </w:r>
      <w:r w:rsidR="00C26C45">
        <w:t xml:space="preserve">escribes </w:t>
      </w:r>
      <w:r>
        <w:t>all the ODE properties currently available. </w:t>
      </w:r>
    </w:p>
    <w:p w14:paraId="69A4D781" w14:textId="77777777" w:rsidR="00D6784D" w:rsidRDefault="00D6784D" w:rsidP="00CB08F3"/>
    <w:tbl>
      <w:tblPr>
        <w:tblStyle w:val="GridTable4-Accent11"/>
        <w:tblW w:w="13045" w:type="dxa"/>
        <w:tblLayout w:type="fixed"/>
        <w:tblLook w:val="04A0" w:firstRow="1" w:lastRow="0" w:firstColumn="1" w:lastColumn="0" w:noHBand="0" w:noVBand="1"/>
      </w:tblPr>
      <w:tblGrid>
        <w:gridCol w:w="3665"/>
        <w:gridCol w:w="6133"/>
        <w:gridCol w:w="1654"/>
        <w:gridCol w:w="1593"/>
      </w:tblGrid>
      <w:tr w:rsidR="00D6784D" w14:paraId="7516CDAA" w14:textId="77777777" w:rsidTr="00D67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hideMark/>
          </w:tcPr>
          <w:p w14:paraId="09BC081B" w14:textId="77777777" w:rsidR="00D6784D" w:rsidRDefault="00D6784D" w:rsidP="00D6784D">
            <w:pPr>
              <w:jc w:val="center"/>
              <w:rPr>
                <w:b w:val="0"/>
                <w:bCs w:val="0"/>
              </w:rPr>
            </w:pPr>
            <w:r>
              <w:t>Name</w:t>
            </w:r>
          </w:p>
        </w:tc>
        <w:tc>
          <w:tcPr>
            <w:tcW w:w="6133" w:type="dxa"/>
          </w:tcPr>
          <w:p w14:paraId="0D8F9D8C"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654" w:type="dxa"/>
          </w:tcPr>
          <w:p w14:paraId="599BBE01"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Required</w:t>
            </w:r>
          </w:p>
        </w:tc>
        <w:tc>
          <w:tcPr>
            <w:tcW w:w="1593" w:type="dxa"/>
            <w:hideMark/>
          </w:tcPr>
          <w:p w14:paraId="46D50467"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6784D" w:rsidRPr="00B900E1" w14:paraId="4E092FD2" w14:textId="77777777" w:rsidTr="00D6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tcPr>
          <w:p w14:paraId="06DCE254" w14:textId="77777777" w:rsidR="00D6784D" w:rsidRPr="00B900E1" w:rsidRDefault="00D6784D" w:rsidP="00D6784D">
            <w:pPr>
              <w:rPr>
                <w:b w:val="0"/>
              </w:rPr>
            </w:pPr>
            <w:r w:rsidRPr="00780835">
              <w:rPr>
                <w:b w:val="0"/>
              </w:rPr>
              <w:t>ode.kafkaBrokers</w:t>
            </w:r>
          </w:p>
        </w:tc>
        <w:tc>
          <w:tcPr>
            <w:tcW w:w="6133" w:type="dxa"/>
          </w:tcPr>
          <w:p w14:paraId="62E375D3" w14:textId="77777777" w:rsidR="00D6784D" w:rsidRPr="00B900E1" w:rsidRDefault="00D6784D" w:rsidP="00D6784D">
            <w:pPr>
              <w:cnfStyle w:val="000000100000" w:firstRow="0" w:lastRow="0" w:firstColumn="0" w:lastColumn="0" w:oddVBand="0" w:evenVBand="0" w:oddHBand="1" w:evenHBand="0" w:firstRowFirstColumn="0" w:firstRowLastColumn="0" w:lastRowFirstColumn="0" w:lastRowLastColumn="0"/>
            </w:pPr>
            <w:r>
              <w:t>$DOCKER_HOST_IP:9092</w:t>
            </w:r>
          </w:p>
        </w:tc>
        <w:tc>
          <w:tcPr>
            <w:tcW w:w="1654" w:type="dxa"/>
          </w:tcPr>
          <w:p w14:paraId="4B2BFA2A"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r>
              <w:t>X</w:t>
            </w:r>
          </w:p>
        </w:tc>
        <w:tc>
          <w:tcPr>
            <w:tcW w:w="1593" w:type="dxa"/>
          </w:tcPr>
          <w:p w14:paraId="71290747" w14:textId="77777777" w:rsidR="00D6784D" w:rsidRPr="00B900E1" w:rsidRDefault="00D6784D" w:rsidP="00D6784D">
            <w:pPr>
              <w:cnfStyle w:val="000000100000" w:firstRow="0" w:lastRow="0" w:firstColumn="0" w:lastColumn="0" w:oddVBand="0" w:evenVBand="0" w:oddHBand="1" w:evenHBand="0" w:firstRowFirstColumn="0" w:firstRowLastColumn="0" w:lastRowFirstColumn="0" w:lastRowLastColumn="0"/>
            </w:pPr>
            <w:r>
              <w:t>List of kafka brokers and ports</w:t>
            </w:r>
          </w:p>
        </w:tc>
      </w:tr>
      <w:tr w:rsidR="00D6784D" w:rsidRPr="00B900E1" w14:paraId="345849CA" w14:textId="77777777" w:rsidTr="00D6784D">
        <w:tc>
          <w:tcPr>
            <w:cnfStyle w:val="001000000000" w:firstRow="0" w:lastRow="0" w:firstColumn="1" w:lastColumn="0" w:oddVBand="0" w:evenVBand="0" w:oddHBand="0" w:evenHBand="0" w:firstRowFirstColumn="0" w:firstRowLastColumn="0" w:lastRowFirstColumn="0" w:lastRowLastColumn="0"/>
            <w:tcW w:w="3665" w:type="dxa"/>
          </w:tcPr>
          <w:p w14:paraId="517C5D09" w14:textId="77777777" w:rsidR="00D6784D" w:rsidRPr="00B900E1" w:rsidRDefault="00D6784D" w:rsidP="00D6784D">
            <w:pPr>
              <w:rPr>
                <w:b w:val="0"/>
              </w:rPr>
            </w:pPr>
            <w:r w:rsidRPr="00780835">
              <w:rPr>
                <w:b w:val="0"/>
              </w:rPr>
              <w:t>ode.uploadLocation</w:t>
            </w:r>
            <w:r>
              <w:rPr>
                <w:b w:val="0"/>
              </w:rPr>
              <w:t>Root</w:t>
            </w:r>
          </w:p>
        </w:tc>
        <w:tc>
          <w:tcPr>
            <w:tcW w:w="6133" w:type="dxa"/>
          </w:tcPr>
          <w:p w14:paraId="2B0A02A1" w14:textId="77777777" w:rsidR="00D6784D" w:rsidRPr="00B900E1" w:rsidRDefault="00D6784D" w:rsidP="00D6784D">
            <w:pPr>
              <w:cnfStyle w:val="000000000000" w:firstRow="0" w:lastRow="0" w:firstColumn="0" w:lastColumn="0" w:oddVBand="0" w:evenVBand="0" w:oddHBand="0" w:evenHBand="0" w:firstRowFirstColumn="0" w:firstRowLastColumn="0" w:lastRowFirstColumn="0" w:lastRowLastColumn="0"/>
            </w:pPr>
            <w:r>
              <w:t>./uploads</w:t>
            </w:r>
          </w:p>
        </w:tc>
        <w:tc>
          <w:tcPr>
            <w:tcW w:w="1654" w:type="dxa"/>
          </w:tcPr>
          <w:p w14:paraId="3A13A498"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1E9E2759" w14:textId="77777777" w:rsidR="00D6784D" w:rsidRPr="00B900E1" w:rsidRDefault="00D6784D" w:rsidP="00D6784D">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r w:rsidR="00D6784D" w:rsidRPr="00B900E1" w14:paraId="3D580A72"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3A1396A9" w14:textId="77777777" w:rsidR="00D6784D" w:rsidRPr="00780835" w:rsidRDefault="00D6784D" w:rsidP="00D6784D">
            <w:r w:rsidRPr="00780835">
              <w:rPr>
                <w:b w:val="0"/>
              </w:rPr>
              <w:t>ode.uploadLocation</w:t>
            </w:r>
            <w:r>
              <w:rPr>
                <w:b w:val="0"/>
              </w:rPr>
              <w:t>Bsm</w:t>
            </w:r>
          </w:p>
        </w:tc>
        <w:tc>
          <w:tcPr>
            <w:tcW w:w="6133" w:type="dxa"/>
          </w:tcPr>
          <w:p w14:paraId="1C87A7CA"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./uploads/bsm</w:t>
            </w:r>
          </w:p>
        </w:tc>
        <w:tc>
          <w:tcPr>
            <w:tcW w:w="1654" w:type="dxa"/>
          </w:tcPr>
          <w:p w14:paraId="1B3CB46C"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02E24404"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Specific location for BSM files without message-frame header</w:t>
            </w:r>
          </w:p>
        </w:tc>
      </w:tr>
      <w:tr w:rsidR="00D6784D" w:rsidRPr="00B900E1" w14:paraId="25CD629A"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5958BB5" w14:textId="77777777" w:rsidR="00D6784D" w:rsidRPr="00780835" w:rsidRDefault="00D6784D" w:rsidP="00D6784D">
            <w:r w:rsidRPr="00780835">
              <w:rPr>
                <w:b w:val="0"/>
              </w:rPr>
              <w:t>ode.uploadLocation</w:t>
            </w:r>
            <w:r>
              <w:rPr>
                <w:b w:val="0"/>
              </w:rPr>
              <w:t>MessageFrame</w:t>
            </w:r>
          </w:p>
        </w:tc>
        <w:tc>
          <w:tcPr>
            <w:tcW w:w="6133" w:type="dxa"/>
          </w:tcPr>
          <w:p w14:paraId="051D9CDD"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./uploads/messageframe</w:t>
            </w:r>
          </w:p>
        </w:tc>
        <w:tc>
          <w:tcPr>
            <w:tcW w:w="1654" w:type="dxa"/>
          </w:tcPr>
          <w:p w14:paraId="5C17725F"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0A8B872C"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Specific location for BSM files with message-frame header</w:t>
            </w:r>
          </w:p>
        </w:tc>
      </w:tr>
      <w:tr w:rsidR="00D6784D" w:rsidRPr="00B900E1" w14:paraId="32DDFF17"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534C6996" w14:textId="77777777" w:rsidR="00D6784D" w:rsidRPr="00780835" w:rsidRDefault="00D6784D" w:rsidP="00D6784D">
            <w:r>
              <w:rPr>
                <w:b w:val="0"/>
              </w:rPr>
              <w:t>ode.</w:t>
            </w:r>
            <w:r>
              <w:t xml:space="preserve"> </w:t>
            </w:r>
            <w:r w:rsidRPr="003D5949">
              <w:rPr>
                <w:b w:val="0"/>
              </w:rPr>
              <w:t>pluginsLocations</w:t>
            </w:r>
          </w:p>
        </w:tc>
        <w:tc>
          <w:tcPr>
            <w:tcW w:w="6133" w:type="dxa"/>
          </w:tcPr>
          <w:p w14:paraId="357B8FD0"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w:t>
            </w:r>
            <w:r w:rsidRPr="003D5949">
              <w:t>plugins</w:t>
            </w:r>
          </w:p>
        </w:tc>
        <w:tc>
          <w:tcPr>
            <w:tcW w:w="1654" w:type="dxa"/>
          </w:tcPr>
          <w:p w14:paraId="6048DCC0"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6649A8CF"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 xml:space="preserve">Location of the jar files for ODE plugins. </w:t>
            </w:r>
          </w:p>
        </w:tc>
      </w:tr>
      <w:tr w:rsidR="00D6784D" w:rsidRPr="00B900E1" w14:paraId="457EF61A"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098FF2CB" w14:textId="77777777" w:rsidR="00D6784D" w:rsidRDefault="00D6784D" w:rsidP="00D6784D">
            <w:r>
              <w:rPr>
                <w:b w:val="0"/>
              </w:rPr>
              <w:t>ode.</w:t>
            </w:r>
            <w:r>
              <w:t xml:space="preserve"> </w:t>
            </w:r>
            <w:r w:rsidRPr="003551B9">
              <w:rPr>
                <w:b w:val="0"/>
              </w:rPr>
              <w:t>asn1CoderClassName</w:t>
            </w:r>
          </w:p>
        </w:tc>
        <w:tc>
          <w:tcPr>
            <w:tcW w:w="6133" w:type="dxa"/>
          </w:tcPr>
          <w:p w14:paraId="72621CA0"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rsidRPr="003551B9">
              <w:t>us.dot.its.jpo.ode.plugin.j2735.oss.OssAsn1Coder</w:t>
            </w:r>
          </w:p>
        </w:tc>
        <w:tc>
          <w:tcPr>
            <w:tcW w:w="1654" w:type="dxa"/>
          </w:tcPr>
          <w:p w14:paraId="38F11FE2"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15610163"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 xml:space="preserve">How Kafka producers write to topics: valid values are </w:t>
            </w:r>
            <w:r>
              <w:lastRenderedPageBreak/>
              <w:t>async and sync for asynchronous writes and synchronous writes, respectively.</w:t>
            </w:r>
          </w:p>
        </w:tc>
      </w:tr>
      <w:tr w:rsidR="00D6784D" w:rsidRPr="00B900E1" w14:paraId="525CE710"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32B413B2" w14:textId="77777777" w:rsidR="00D6784D" w:rsidRDefault="00D6784D" w:rsidP="00D6784D">
            <w:r>
              <w:rPr>
                <w:b w:val="0"/>
              </w:rPr>
              <w:lastRenderedPageBreak/>
              <w:t>ode.</w:t>
            </w:r>
            <w:r>
              <w:t xml:space="preserve"> </w:t>
            </w:r>
            <w:r w:rsidRPr="003551B9">
              <w:rPr>
                <w:b w:val="0"/>
              </w:rPr>
              <w:t>kafkaProducerType</w:t>
            </w:r>
          </w:p>
        </w:tc>
        <w:tc>
          <w:tcPr>
            <w:tcW w:w="6133" w:type="dxa"/>
          </w:tcPr>
          <w:p w14:paraId="41645BBF"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async</w:t>
            </w:r>
          </w:p>
        </w:tc>
        <w:tc>
          <w:tcPr>
            <w:tcW w:w="1654" w:type="dxa"/>
          </w:tcPr>
          <w:p w14:paraId="42207E2F"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7395BC12"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p>
        </w:tc>
      </w:tr>
      <w:tr w:rsidR="00D6784D" w:rsidRPr="00B900E1" w14:paraId="741193D5"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511939A3" w14:textId="77777777" w:rsidR="00D6784D" w:rsidRDefault="00D6784D" w:rsidP="00D6784D">
            <w:r>
              <w:rPr>
                <w:b w:val="0"/>
              </w:rPr>
              <w:t>ode.</w:t>
            </w:r>
            <w:r>
              <w:t xml:space="preserve"> </w:t>
            </w:r>
            <w:r w:rsidRPr="003551B9">
              <w:rPr>
                <w:b w:val="0"/>
              </w:rPr>
              <w:t>ddsCasUsername</w:t>
            </w:r>
          </w:p>
        </w:tc>
        <w:tc>
          <w:tcPr>
            <w:tcW w:w="6133" w:type="dxa"/>
          </w:tcPr>
          <w:p w14:paraId="4FC50079"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p>
        </w:tc>
        <w:tc>
          <w:tcPr>
            <w:tcW w:w="1654" w:type="dxa"/>
          </w:tcPr>
          <w:p w14:paraId="53B00F20"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r>
              <w:t>X</w:t>
            </w:r>
          </w:p>
        </w:tc>
        <w:tc>
          <w:tcPr>
            <w:tcW w:w="1593" w:type="dxa"/>
          </w:tcPr>
          <w:p w14:paraId="2441316B"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Username to be used for authentication when interfacing with Situation Data Warehouse</w:t>
            </w:r>
          </w:p>
        </w:tc>
      </w:tr>
      <w:tr w:rsidR="00D6784D" w:rsidRPr="00B900E1" w14:paraId="447E6F86"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61615AE6" w14:textId="77777777" w:rsidR="00D6784D" w:rsidRDefault="00D6784D" w:rsidP="00D6784D">
            <w:r>
              <w:rPr>
                <w:b w:val="0"/>
              </w:rPr>
              <w:t>ode.</w:t>
            </w:r>
            <w:r>
              <w:t xml:space="preserve"> </w:t>
            </w:r>
            <w:r w:rsidRPr="003551B9">
              <w:rPr>
                <w:b w:val="0"/>
              </w:rPr>
              <w:t>ddsCasPassword</w:t>
            </w:r>
          </w:p>
        </w:tc>
        <w:tc>
          <w:tcPr>
            <w:tcW w:w="6133" w:type="dxa"/>
          </w:tcPr>
          <w:p w14:paraId="6EE90198"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p>
        </w:tc>
        <w:tc>
          <w:tcPr>
            <w:tcW w:w="1654" w:type="dxa"/>
          </w:tcPr>
          <w:p w14:paraId="7BEF0E77"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r>
              <w:t>X</w:t>
            </w:r>
          </w:p>
        </w:tc>
        <w:tc>
          <w:tcPr>
            <w:tcW w:w="1593" w:type="dxa"/>
          </w:tcPr>
          <w:p w14:paraId="1D0ADAF3"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Password to be used for authentication when interfacing with Situation Data Warehouse (SDW)</w:t>
            </w:r>
          </w:p>
        </w:tc>
      </w:tr>
      <w:tr w:rsidR="00D6784D" w:rsidRPr="00B900E1" w14:paraId="286A5703"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18939F4" w14:textId="77777777" w:rsidR="00D6784D" w:rsidRDefault="00D6784D" w:rsidP="00D6784D">
            <w:r>
              <w:rPr>
                <w:b w:val="0"/>
              </w:rPr>
              <w:t>ode.</w:t>
            </w:r>
            <w:r>
              <w:t xml:space="preserve"> </w:t>
            </w:r>
            <w:r w:rsidRPr="003551B9">
              <w:rPr>
                <w:b w:val="0"/>
              </w:rPr>
              <w:t>ddsCasUrl</w:t>
            </w:r>
          </w:p>
        </w:tc>
        <w:tc>
          <w:tcPr>
            <w:tcW w:w="6133" w:type="dxa"/>
          </w:tcPr>
          <w:p w14:paraId="48810A0D"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rsidRPr="003551B9">
              <w:t>https://cas.connectedvcs.com/accounts/v1/tickets</w:t>
            </w:r>
          </w:p>
        </w:tc>
        <w:tc>
          <w:tcPr>
            <w:tcW w:w="1654" w:type="dxa"/>
          </w:tcPr>
          <w:p w14:paraId="196B6858"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488EC6B8"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URL of the US DOT security server.</w:t>
            </w:r>
          </w:p>
        </w:tc>
      </w:tr>
      <w:tr w:rsidR="00D6784D" w:rsidRPr="00B900E1" w14:paraId="18C99E9A"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298E396" w14:textId="77777777" w:rsidR="00D6784D" w:rsidRDefault="00D6784D" w:rsidP="00D6784D">
            <w:r>
              <w:rPr>
                <w:b w:val="0"/>
              </w:rPr>
              <w:t>ode.</w:t>
            </w:r>
            <w:r>
              <w:t xml:space="preserve"> </w:t>
            </w:r>
            <w:r w:rsidRPr="003551B9">
              <w:rPr>
                <w:b w:val="0"/>
              </w:rPr>
              <w:t>ddsWebsocketUrl</w:t>
            </w:r>
          </w:p>
        </w:tc>
        <w:tc>
          <w:tcPr>
            <w:tcW w:w="6133" w:type="dxa"/>
          </w:tcPr>
          <w:p w14:paraId="0E5FAEA3"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rsidRPr="003551B9">
              <w:t>wss://webapp2.connectedvcs.com/whtools23/websocket</w:t>
            </w:r>
          </w:p>
        </w:tc>
        <w:tc>
          <w:tcPr>
            <w:tcW w:w="1654" w:type="dxa"/>
          </w:tcPr>
          <w:p w14:paraId="07BB5F16"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3A3B877D"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URL of the US DOT SDW WebSockets API</w:t>
            </w:r>
          </w:p>
        </w:tc>
      </w:tr>
      <w:tr w:rsidR="00D6784D" w:rsidRPr="00B900E1" w14:paraId="4E608747"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5470500E" w14:textId="6FCE684E" w:rsidR="00D6784D" w:rsidRDefault="00D6784D" w:rsidP="00D6784D">
            <w:r>
              <w:rPr>
                <w:b w:val="0"/>
              </w:rPr>
              <w:lastRenderedPageBreak/>
              <w:t>o</w:t>
            </w:r>
            <w:r w:rsidRPr="0007578F">
              <w:rPr>
                <w:b w:val="0"/>
              </w:rPr>
              <w:t>de. kafkaTopicBsmSerializedPOJO</w:t>
            </w:r>
          </w:p>
        </w:tc>
        <w:tc>
          <w:tcPr>
            <w:tcW w:w="6133" w:type="dxa"/>
          </w:tcPr>
          <w:p w14:paraId="73BBFEE0" w14:textId="5C84626F" w:rsidR="00D6784D" w:rsidRPr="003551B9" w:rsidRDefault="00D6784D" w:rsidP="00D6784D">
            <w:pPr>
              <w:cnfStyle w:val="000000000000" w:firstRow="0" w:lastRow="0" w:firstColumn="0" w:lastColumn="0" w:oddVBand="0" w:evenVBand="0" w:oddHBand="0" w:evenHBand="0" w:firstRowFirstColumn="0" w:firstRowLastColumn="0" w:lastRowFirstColumn="0" w:lastRowLastColumn="0"/>
            </w:pPr>
            <w:r w:rsidRPr="00472DAD">
              <w:t>topic.J2735Bsm</w:t>
            </w:r>
          </w:p>
        </w:tc>
        <w:tc>
          <w:tcPr>
            <w:tcW w:w="1654" w:type="dxa"/>
          </w:tcPr>
          <w:p w14:paraId="0E2DD6C2"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0F947BDD" w14:textId="5DC11DF4" w:rsidR="00D6784D" w:rsidRDefault="00D6784D" w:rsidP="00D6784D">
            <w:pPr>
              <w:cnfStyle w:val="000000000000" w:firstRow="0" w:lastRow="0" w:firstColumn="0" w:lastColumn="0" w:oddVBand="0" w:evenVBand="0" w:oddHBand="0" w:evenHBand="0" w:firstRowFirstColumn="0" w:firstRowLastColumn="0" w:lastRowFirstColumn="0" w:lastRowLastColumn="0"/>
            </w:pPr>
            <w:r>
              <w:t>Name of the serial Kafka topic</w:t>
            </w:r>
          </w:p>
        </w:tc>
      </w:tr>
      <w:tr w:rsidR="00D6784D" w:rsidRPr="00B900E1" w14:paraId="192828B4"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97B8029" w14:textId="34AE48A6" w:rsidR="00D6784D" w:rsidRDefault="00D6784D" w:rsidP="00D6784D">
            <w:r>
              <w:rPr>
                <w:b w:val="0"/>
              </w:rPr>
              <w:t>o</w:t>
            </w:r>
            <w:r w:rsidRPr="0007578F">
              <w:rPr>
                <w:b w:val="0"/>
              </w:rPr>
              <w:t>de. kafkaTopicBsmJSON</w:t>
            </w:r>
          </w:p>
        </w:tc>
        <w:tc>
          <w:tcPr>
            <w:tcW w:w="6133" w:type="dxa"/>
          </w:tcPr>
          <w:p w14:paraId="31F06269" w14:textId="1D25D82E" w:rsidR="00D6784D" w:rsidRPr="00472DAD" w:rsidRDefault="00D6784D" w:rsidP="00D6784D">
            <w:pPr>
              <w:cnfStyle w:val="000000100000" w:firstRow="0" w:lastRow="0" w:firstColumn="0" w:lastColumn="0" w:oddVBand="0" w:evenVBand="0" w:oddHBand="1" w:evenHBand="0" w:firstRowFirstColumn="0" w:firstRowLastColumn="0" w:lastRowFirstColumn="0" w:lastRowLastColumn="0"/>
            </w:pPr>
            <w:r w:rsidRPr="00472DAD">
              <w:t>topic.J2735BsmRawJSON</w:t>
            </w:r>
          </w:p>
        </w:tc>
        <w:tc>
          <w:tcPr>
            <w:tcW w:w="1654" w:type="dxa"/>
          </w:tcPr>
          <w:p w14:paraId="6DFC34DA"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7F847FCF" w14:textId="4FE32850" w:rsidR="00D6784D" w:rsidRDefault="00D6784D" w:rsidP="00D6784D">
            <w:pPr>
              <w:cnfStyle w:val="000000100000" w:firstRow="0" w:lastRow="0" w:firstColumn="0" w:lastColumn="0" w:oddVBand="0" w:evenVBand="0" w:oddHBand="1" w:evenHBand="0" w:firstRowFirstColumn="0" w:firstRowLastColumn="0" w:lastRowFirstColumn="0" w:lastRowLastColumn="0"/>
            </w:pPr>
            <w:r>
              <w:t xml:space="preserve">Name of the JSON Kafka topic </w:t>
            </w:r>
          </w:p>
        </w:tc>
      </w:tr>
    </w:tbl>
    <w:p w14:paraId="73EC59F5" w14:textId="77777777" w:rsidR="00D6784D" w:rsidRDefault="00D6784D" w:rsidP="00CB08F3"/>
    <w:p w14:paraId="28095985" w14:textId="77777777" w:rsidR="00D6784D" w:rsidRDefault="00D6784D" w:rsidP="00CB08F3"/>
    <w:p w14:paraId="10BE06FC"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38" w:name="_Toc478121045"/>
      <w:r>
        <w:t>ODE Log</w:t>
      </w:r>
      <w:r w:rsidR="00316B55">
        <w:t>ging</w:t>
      </w:r>
      <w:r>
        <w:t xml:space="preserve"> Properties</w:t>
      </w:r>
      <w:bookmarkEnd w:id="38"/>
    </w:p>
    <w:p w14:paraId="005D78E4" w14:textId="77777777" w:rsidR="00316B55" w:rsidRDefault="00316B55" w:rsidP="00D1087D">
      <w:r>
        <w:t>ODE produces two log files:</w:t>
      </w:r>
    </w:p>
    <w:p w14:paraId="403A009A" w14:textId="363B393E" w:rsidR="00316B55" w:rsidRDefault="00316B55" w:rsidP="006820F5">
      <w:pPr>
        <w:pStyle w:val="ListParagraph"/>
        <w:numPr>
          <w:ilvl w:val="0"/>
          <w:numId w:val="39"/>
        </w:numPr>
      </w:pPr>
      <w:r>
        <w:t>The application log file</w:t>
      </w:r>
      <w:r w:rsidR="00A6029C">
        <w:t>: for overall application health monitoring</w:t>
      </w:r>
    </w:p>
    <w:p w14:paraId="617FF226" w14:textId="5934CAE1" w:rsidR="00316B55" w:rsidRDefault="00316B55" w:rsidP="006820F5">
      <w:pPr>
        <w:pStyle w:val="ListParagraph"/>
        <w:numPr>
          <w:ilvl w:val="0"/>
          <w:numId w:val="39"/>
        </w:numPr>
      </w:pPr>
      <w:r>
        <w:t>Events log file</w:t>
      </w:r>
      <w:r w:rsidR="00A6029C">
        <w:t>: for tracking and monitoring major data events such as the flow of data files through the system</w:t>
      </w:r>
    </w:p>
    <w:p w14:paraId="651EA911" w14:textId="77777777" w:rsidR="00927FC8" w:rsidRDefault="00316B55" w:rsidP="00D1087D">
      <w:r>
        <w:t xml:space="preserve">The configuration of the loggers is done via </w:t>
      </w:r>
      <w:r w:rsidRPr="00D1087D">
        <w:rPr>
          <w:i/>
        </w:rPr>
        <w:t>logback.xm</w:t>
      </w:r>
      <w:r>
        <w:t xml:space="preserve">l file. The default logback.xml is located in the </w:t>
      </w:r>
      <w:r w:rsidR="00A6029C" w:rsidRPr="00A6029C">
        <w:rPr>
          <w:i/>
        </w:rPr>
        <w:t>src/main/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r w:rsidR="00A6029C" w:rsidRPr="00A6029C">
        <w:rPr>
          <w:i/>
        </w:rPr>
        <w:t>src/main/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 w14:paraId="5B0DE2AE" w14:textId="77777777" w:rsidR="00927FC8" w:rsidRPr="00927FC8" w:rsidRDefault="00927FC8" w:rsidP="00927FC8"/>
    <w:p w14:paraId="3EBE0FAB" w14:textId="77777777" w:rsidR="00927FC8" w:rsidRPr="00927FC8" w:rsidRDefault="00927FC8" w:rsidP="00927FC8"/>
    <w:p w14:paraId="1C6BE086" w14:textId="77777777" w:rsidR="00927FC8" w:rsidRPr="00927FC8" w:rsidRDefault="00927FC8" w:rsidP="00927FC8"/>
    <w:p w14:paraId="71914081" w14:textId="77777777" w:rsidR="00927FC8" w:rsidRPr="00E53E91" w:rsidRDefault="00927FC8" w:rsidP="00E53E91"/>
    <w:p w14:paraId="6C648E2B" w14:textId="77777777" w:rsidR="00927FC8" w:rsidRPr="00B54D4D" w:rsidRDefault="00927FC8" w:rsidP="00B54D4D"/>
    <w:p w14:paraId="68AF0AD2" w14:textId="77777777" w:rsidR="00927FC8" w:rsidRDefault="00927FC8" w:rsidP="00927FC8"/>
    <w:p w14:paraId="1E3EF63A" w14:textId="77777777" w:rsidR="00927FC8" w:rsidRDefault="00927FC8" w:rsidP="00927FC8"/>
    <w:p w14:paraId="7078E409" w14:textId="77777777"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r>
        <w:tab/>
      </w:r>
    </w:p>
    <w:p w14:paraId="68D12CB8" w14:textId="77777777" w:rsidR="00C26C45" w:rsidRDefault="00C26C45" w:rsidP="00C26C45"/>
    <w:p w14:paraId="26C5722C" w14:textId="3B0AC611" w:rsidR="00C26C45" w:rsidRDefault="00CB08F3" w:rsidP="00CB08F3">
      <w:pPr>
        <w:pStyle w:val="Heading1"/>
      </w:pPr>
      <w:bookmarkStart w:id="39" w:name="_Toc462052285"/>
      <w:bookmarkStart w:id="40" w:name="_Toc478121046"/>
      <w:r>
        <w:t>ODE</w:t>
      </w:r>
      <w:r w:rsidR="00C26C45" w:rsidRPr="001E40C7">
        <w:t xml:space="preserve"> </w:t>
      </w:r>
      <w:r w:rsidR="00A529B3">
        <w:t>Features</w:t>
      </w:r>
      <w:bookmarkEnd w:id="39"/>
      <w:bookmarkEnd w:id="40"/>
    </w:p>
    <w:p w14:paraId="0C2D52D8" w14:textId="77777777" w:rsidR="00A529B3" w:rsidRDefault="00A529B3" w:rsidP="00CA4BB4">
      <w:r>
        <w:t>JPO ODE provides the following features and functions to TMC applications:</w:t>
      </w:r>
    </w:p>
    <w:p w14:paraId="36E8062C" w14:textId="344D0DF7" w:rsidR="001D5BB2" w:rsidRDefault="001D5BB2" w:rsidP="006820F5">
      <w:pPr>
        <w:pStyle w:val="ListParagraph"/>
        <w:numPr>
          <w:ilvl w:val="0"/>
          <w:numId w:val="40"/>
        </w:numPr>
      </w:pPr>
      <w:r>
        <w:t>Managing SNMP Devices</w:t>
      </w:r>
    </w:p>
    <w:p w14:paraId="7E419062" w14:textId="0B1D9B12" w:rsidR="001D5BB2" w:rsidRDefault="001D5BB2" w:rsidP="006820F5">
      <w:pPr>
        <w:pStyle w:val="ListParagraph"/>
        <w:numPr>
          <w:ilvl w:val="0"/>
          <w:numId w:val="40"/>
        </w:numPr>
      </w:pPr>
      <w:r>
        <w:t>Logging Events</w:t>
      </w:r>
    </w:p>
    <w:p w14:paraId="41CFEED4" w14:textId="77777777" w:rsidR="00A529B3" w:rsidRDefault="001A3B89" w:rsidP="006820F5">
      <w:pPr>
        <w:pStyle w:val="ListParagraph"/>
        <w:numPr>
          <w:ilvl w:val="0"/>
          <w:numId w:val="40"/>
        </w:numPr>
      </w:pPr>
      <w:r>
        <w:t xml:space="preserve">IEEE 1609.2 </w:t>
      </w:r>
      <w:r w:rsidR="00A529B3">
        <w:t>Compliance</w:t>
      </w:r>
    </w:p>
    <w:p w14:paraId="610A03FE" w14:textId="77777777" w:rsidR="00A529B3" w:rsidRDefault="00A529B3" w:rsidP="006820F5">
      <w:pPr>
        <w:pStyle w:val="ListParagraph"/>
        <w:numPr>
          <w:ilvl w:val="0"/>
          <w:numId w:val="40"/>
        </w:numPr>
      </w:pPr>
      <w:r>
        <w:t>SCMS Certificate Management</w:t>
      </w:r>
    </w:p>
    <w:p w14:paraId="58482454" w14:textId="77777777" w:rsidR="00A529B3" w:rsidRDefault="00A529B3" w:rsidP="006820F5">
      <w:pPr>
        <w:pStyle w:val="ListParagraph"/>
        <w:numPr>
          <w:ilvl w:val="0"/>
          <w:numId w:val="40"/>
        </w:numPr>
      </w:pPr>
      <w:r>
        <w:t>Inbound BSM Distribution</w:t>
      </w:r>
    </w:p>
    <w:p w14:paraId="62A68A6C" w14:textId="77777777" w:rsidR="00A529B3" w:rsidRDefault="00A529B3" w:rsidP="006820F5">
      <w:pPr>
        <w:pStyle w:val="ListParagraph"/>
        <w:numPr>
          <w:ilvl w:val="0"/>
          <w:numId w:val="40"/>
        </w:numPr>
      </w:pPr>
      <w:r>
        <w:t>Inbound Probe Data Distribution</w:t>
      </w:r>
    </w:p>
    <w:p w14:paraId="2A193E42" w14:textId="77777777" w:rsidR="001A3B89" w:rsidRDefault="001A3B89" w:rsidP="006820F5">
      <w:pPr>
        <w:pStyle w:val="ListParagraph"/>
        <w:numPr>
          <w:ilvl w:val="0"/>
          <w:numId w:val="40"/>
        </w:numPr>
      </w:pPr>
      <w:r>
        <w:t>Outbound Probe Device Management</w:t>
      </w:r>
    </w:p>
    <w:p w14:paraId="25762878" w14:textId="77777777" w:rsidR="00A529B3" w:rsidRDefault="00A529B3" w:rsidP="006820F5">
      <w:pPr>
        <w:pStyle w:val="ListParagraph"/>
        <w:numPr>
          <w:ilvl w:val="0"/>
          <w:numId w:val="40"/>
        </w:numPr>
      </w:pPr>
      <w:r>
        <w:t>Outbound TIM Broadcast</w:t>
      </w:r>
    </w:p>
    <w:p w14:paraId="40FB49CD" w14:textId="77777777" w:rsidR="00A529B3" w:rsidRDefault="00A529B3" w:rsidP="006820F5">
      <w:pPr>
        <w:pStyle w:val="ListParagraph"/>
        <w:numPr>
          <w:ilvl w:val="0"/>
          <w:numId w:val="40"/>
        </w:numPr>
      </w:pPr>
      <w:r>
        <w:t>Inbound TIM Distribution</w:t>
      </w:r>
    </w:p>
    <w:p w14:paraId="034B1EE2" w14:textId="77777777" w:rsidR="00A529B3" w:rsidRDefault="001A3B89" w:rsidP="006820F5">
      <w:pPr>
        <w:pStyle w:val="ListParagraph"/>
        <w:numPr>
          <w:ilvl w:val="0"/>
          <w:numId w:val="40"/>
        </w:numPr>
      </w:pPr>
      <w:r>
        <w:t>Data Validation</w:t>
      </w:r>
    </w:p>
    <w:p w14:paraId="73EC7CAB" w14:textId="77777777" w:rsidR="001A3B89" w:rsidRDefault="001A3B89" w:rsidP="006820F5">
      <w:pPr>
        <w:pStyle w:val="ListParagraph"/>
        <w:numPr>
          <w:ilvl w:val="0"/>
          <w:numId w:val="40"/>
        </w:numPr>
      </w:pPr>
      <w:r>
        <w:t>Data Sanitization</w:t>
      </w:r>
    </w:p>
    <w:p w14:paraId="5277B1A5" w14:textId="4387408E" w:rsidR="001A3B89" w:rsidRDefault="001D5BB2" w:rsidP="001D5BB2">
      <w:pPr>
        <w:pStyle w:val="Heading2"/>
      </w:pPr>
      <w:bookmarkStart w:id="41" w:name="_Toc478121047"/>
      <w:r>
        <w:t>Managing SNMP Devices</w:t>
      </w:r>
      <w:bookmarkEnd w:id="41"/>
    </w:p>
    <w:p w14:paraId="43AABE27" w14:textId="06EDB5FE" w:rsidR="00787BFF" w:rsidRDefault="00787BFF" w:rsidP="00787BFF">
      <w:pPr>
        <w:pStyle w:val="NormalWeb"/>
        <w:shd w:val="clear" w:color="auto" w:fill="FFFFFF"/>
        <w:spacing w:after="240" w:afterAutospacing="0"/>
        <w:rPr>
          <w:rFonts w:ascii="Segoe UI" w:hAnsi="Segoe UI" w:cs="Segoe UI"/>
          <w:color w:val="24292E"/>
        </w:rPr>
      </w:pPr>
      <w:r>
        <w:rPr>
          <w:rFonts w:ascii="Segoe UI" w:hAnsi="Segoe UI" w:cs="Segoe UI"/>
          <w:color w:val="24292E"/>
        </w:rPr>
        <w:t>Over SNMP Protocol, the ODE can ping and assess the health of an existing Road Side Unit to ensure the system is up and running. To trigger a specific heartbeat call, the ODE provides two separate interfaces to deploy a message to an RSU.</w:t>
      </w:r>
    </w:p>
    <w:p w14:paraId="084DBA1C" w14:textId="77777777" w:rsidR="00787BFF" w:rsidRDefault="00787BFF" w:rsidP="00787BFF">
      <w:pPr>
        <w:pStyle w:val="Heading3"/>
      </w:pPr>
      <w:bookmarkStart w:id="42" w:name="_Toc478121048"/>
      <w:r>
        <w:t>Query Parameters</w:t>
      </w:r>
      <w:bookmarkEnd w:id="42"/>
    </w:p>
    <w:p w14:paraId="28E972C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make a heartbeat call, a user must provide two pieces of information to identify the device and the information the user is attempting to capture.</w:t>
      </w:r>
    </w:p>
    <w:p w14:paraId="1EE51563"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IP Address:</w:t>
      </w:r>
      <w:r>
        <w:rPr>
          <w:rStyle w:val="apple-converted-space"/>
          <w:rFonts w:ascii="Segoe UI" w:eastAsiaTheme="majorEastAsia" w:hAnsi="Segoe UI" w:cs="Segoe UI"/>
          <w:color w:val="24292E"/>
        </w:rPr>
        <w:t> </w:t>
      </w:r>
      <w:r>
        <w:rPr>
          <w:rFonts w:ascii="Segoe UI" w:hAnsi="Segoe UI" w:cs="Segoe UI"/>
          <w:color w:val="24292E"/>
        </w:rPr>
        <w:t>The published ip address of the device.</w:t>
      </w:r>
    </w:p>
    <w:p w14:paraId="55722951"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SNMP OID Value:</w:t>
      </w:r>
      <w:r>
        <w:rPr>
          <w:rStyle w:val="apple-converted-space"/>
          <w:rFonts w:ascii="Segoe UI" w:eastAsiaTheme="majorEastAsia" w:hAnsi="Segoe UI" w:cs="Segoe UI"/>
          <w:color w:val="24292E"/>
        </w:rPr>
        <w:t> </w:t>
      </w:r>
      <w:r>
        <w:rPr>
          <w:rFonts w:ascii="Segoe UI" w:hAnsi="Segoe UI" w:cs="Segoe UI"/>
          <w:color w:val="24292E"/>
        </w:rPr>
        <w:t>The numeric OID of the desired information.</w:t>
      </w:r>
    </w:p>
    <w:p w14:paraId="17A7E4AA"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The OIDs for the RSUs are specified in the DSRC Roadside Unit (RSU) Specifications Document v4.1. The units also respond to ISO standard OIDs, as demonstrated in the screenshot below.</w:t>
      </w:r>
    </w:p>
    <w:p w14:paraId="1EFC183D" w14:textId="77777777" w:rsidR="00787BFF" w:rsidRDefault="00787BFF" w:rsidP="00787BFF">
      <w:pPr>
        <w:pStyle w:val="Heading3"/>
      </w:pPr>
      <w:bookmarkStart w:id="43" w:name="_Toc478121049"/>
      <w:r>
        <w:lastRenderedPageBreak/>
        <w:t>API Details</w:t>
      </w:r>
      <w:bookmarkEnd w:id="43"/>
    </w:p>
    <w:p w14:paraId="483AA4C4"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get the results from the SNMP protocol, submit a RESTful GET request to the route listed below.</w:t>
      </w:r>
    </w:p>
    <w:p w14:paraId="0CCFCD6C"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/rsuHeartbeat?ip=&lt;ip_address&gt;&amp;oid=&lt;oid_string&gt;</w:t>
      </w:r>
    </w:p>
    <w:p w14:paraId="1B085006"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F2BAF7"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[1.3.6.1.2.1.1.3.0 = 0:05:12.59]</w:t>
      </w:r>
    </w:p>
    <w:p w14:paraId="02FB65D5" w14:textId="77777777" w:rsidR="00787BFF" w:rsidRDefault="00787BFF" w:rsidP="00787BFF">
      <w:pPr>
        <w:pStyle w:val="Heading3"/>
      </w:pPr>
      <w:bookmarkStart w:id="44" w:name="_Toc478121050"/>
      <w:r>
        <w:t>Web Based View</w:t>
      </w:r>
      <w:bookmarkEnd w:id="44"/>
    </w:p>
    <w:p w14:paraId="017E568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 additional method way to interact with the heartbeat service is through the existing web interface located at the root of the application. On it, a user will see a section for RSU SNMP Query and may enter in the same IP and OID information as the API Endpoint.</w:t>
      </w:r>
    </w:p>
    <w:p w14:paraId="66CA2AB9" w14:textId="77777777" w:rsidR="00787BFF" w:rsidRDefault="00787BFF" w:rsidP="00787BFF">
      <w:pPr>
        <w:pStyle w:val="Heading3"/>
      </w:pPr>
      <w:bookmarkStart w:id="45" w:name="_Toc478121051"/>
      <w:r>
        <w:t>Additional Features/ Discussion Points</w:t>
      </w:r>
      <w:bookmarkEnd w:id="45"/>
    </w:p>
    <w:p w14:paraId="74D5D616" w14:textId="77777777" w:rsidR="00787BFF" w:rsidRDefault="00787BFF" w:rsidP="006820F5">
      <w:pPr>
        <w:numPr>
          <w:ilvl w:val="0"/>
          <w:numId w:val="4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SNMP v3 discussion needed surrounding v2, v1 support</w:t>
      </w:r>
    </w:p>
    <w:p w14:paraId="4A8303C0" w14:textId="77777777" w:rsidR="00787BFF" w:rsidRDefault="00787BFF" w:rsidP="006820F5">
      <w:pPr>
        <w:numPr>
          <w:ilvl w:val="1"/>
          <w:numId w:val="4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V3 username/password</w:t>
      </w:r>
    </w:p>
    <w:p w14:paraId="1F33BD09" w14:textId="77777777" w:rsidR="00787BFF" w:rsidRDefault="00787BFF" w:rsidP="006820F5">
      <w:pPr>
        <w:numPr>
          <w:ilvl w:val="0"/>
          <w:numId w:val="4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Should the responses from the application be in a standard format? (JSON)</w:t>
      </w:r>
    </w:p>
    <w:p w14:paraId="74037408" w14:textId="77777777" w:rsidR="001D5BB2" w:rsidRDefault="001D5BB2" w:rsidP="001D5BB2"/>
    <w:p w14:paraId="36C465EC" w14:textId="38BB720F" w:rsidR="001D5BB2" w:rsidRDefault="001D5BB2" w:rsidP="001D5BB2">
      <w:pPr>
        <w:pStyle w:val="Heading2"/>
      </w:pPr>
      <w:bookmarkStart w:id="46" w:name="_Toc478121052"/>
      <w:r>
        <w:t>Logging Events</w:t>
      </w:r>
      <w:bookmarkEnd w:id="46"/>
    </w:p>
    <w:p w14:paraId="51AC34B0" w14:textId="1CF8E8AB" w:rsidR="001D5BB2" w:rsidRDefault="001D5BB2" w:rsidP="001D5BB2">
      <w:r>
        <w:t>ODE uses Logback logging framework to log application and data events.</w:t>
      </w:r>
    </w:p>
    <w:p w14:paraId="566E2472" w14:textId="77777777" w:rsidR="001D5BB2" w:rsidRDefault="001D5BB2" w:rsidP="001D5BB2">
      <w:pPr>
        <w:pStyle w:val="Heading3"/>
      </w:pPr>
      <w:bookmarkStart w:id="47" w:name="_Toc478121053"/>
      <w:r>
        <w:t>Log Levels</w:t>
      </w:r>
      <w:bookmarkEnd w:id="47"/>
    </w:p>
    <w:p w14:paraId="5A790174" w14:textId="77777777" w:rsidR="001D5BB2" w:rsidRDefault="001D5BB2" w:rsidP="006820F5">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ALL - Logger reports to all levels below</w:t>
      </w:r>
    </w:p>
    <w:p w14:paraId="6F39A963"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DEBUG - Logger reports debug information</w:t>
      </w:r>
    </w:p>
    <w:p w14:paraId="12242A89"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ERROR - Logger reports error events that may still allow the application to continue running</w:t>
      </w:r>
    </w:p>
    <w:p w14:paraId="10808F15"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FATAL - Logger reports fatal errors that will cause the application to abort</w:t>
      </w:r>
    </w:p>
    <w:p w14:paraId="2EFDCCC8"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INFO - Logger reports informational messages</w:t>
      </w:r>
    </w:p>
    <w:p w14:paraId="59A5D851"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OFF - Turns off the logger</w:t>
      </w:r>
    </w:p>
    <w:p w14:paraId="4A687617"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TRACE - Logger reports more specific debug information</w:t>
      </w:r>
    </w:p>
    <w:p w14:paraId="248721F4"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WARN - Logger reports application warnings</w:t>
      </w:r>
    </w:p>
    <w:p w14:paraId="6F2E600F" w14:textId="1402AB43" w:rsidR="001D5BB2" w:rsidRDefault="001D5BB2" w:rsidP="001D5BB2">
      <w:pPr>
        <w:pStyle w:val="Heading3"/>
      </w:pPr>
      <w:bookmarkStart w:id="48" w:name="_Toc478121054"/>
      <w:r>
        <w:t>Logging setup</w:t>
      </w:r>
      <w:bookmarkEnd w:id="48"/>
    </w:p>
    <w:p w14:paraId="61281828" w14:textId="77777777" w:rsidR="001D5BB2" w:rsidRDefault="001D5BB2" w:rsidP="006820F5">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As it stands, the current logging framework has two separate log files. The first log file is for application output called ode.log. Application debug information and backend service messages are output to this file. The second log file, Events.log contains informational messages pertaining to the services a message goes through inside of the system.</w:t>
      </w:r>
    </w:p>
    <w:p w14:paraId="5A33A859" w14:textId="77777777" w:rsidR="001D5BB2" w:rsidRDefault="001D5BB2" w:rsidP="006820F5">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The current setup of the logging framework is very minimal. It contains four loggers and two appenders for the respective files. The logback framework has the ability to set time based file deletion, and rolling archive file naming. For the full list of features visit this URL:</w:t>
      </w:r>
      <w:r>
        <w:rPr>
          <w:rStyle w:val="apple-converted-space"/>
          <w:rFonts w:ascii="Segoe UI" w:hAnsi="Segoe UI" w:cs="Segoe UI"/>
          <w:color w:val="24292E"/>
        </w:rPr>
        <w:t> </w:t>
      </w:r>
      <w:hyperlink r:id="rId35" w:history="1">
        <w:r>
          <w:rPr>
            <w:rStyle w:val="Hyperlink"/>
            <w:rFonts w:ascii="Segoe UI" w:hAnsi="Segoe UI" w:cs="Segoe UI"/>
            <w:color w:val="0366D6"/>
          </w:rPr>
          <w:t>https://logback.qos.ch/manual/</w:t>
        </w:r>
      </w:hyperlink>
    </w:p>
    <w:p w14:paraId="23CC677A" w14:textId="77777777" w:rsidR="001D5BB2" w:rsidRDefault="001D5BB2" w:rsidP="001D5BB2">
      <w:pPr>
        <w:pStyle w:val="Heading3"/>
      </w:pPr>
      <w:bookmarkStart w:id="49" w:name="_Toc478121055"/>
      <w:r>
        <w:t>Steps to turn on/off logging during application runtime.</w:t>
      </w:r>
      <w:bookmarkEnd w:id="49"/>
    </w:p>
    <w:p w14:paraId="73AA8657" w14:textId="77777777" w:rsidR="001D5BB2" w:rsidRDefault="001D5BB2" w:rsidP="006820F5">
      <w:pPr>
        <w:numPr>
          <w:ilvl w:val="0"/>
          <w:numId w:val="44"/>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Start ode, Kafka, and Zookeeper as normal.</w:t>
      </w:r>
    </w:p>
    <w:p w14:paraId="6FF09B55"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a new terminal window run "jconsole".</w:t>
      </w:r>
    </w:p>
    <w:p w14:paraId="7C840316"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the dialog box comes up asking for connection, click on the remote access button at the bottom.</w:t>
      </w:r>
    </w:p>
    <w:p w14:paraId="6F7762E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Input the ip address you set to be your DOCKER_HOST_IP:9090 (ex. 0.0.0.0:9090).</w:t>
      </w:r>
    </w:p>
    <w:p w14:paraId="5219C76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connect.</w:t>
      </w:r>
    </w:p>
    <w:p w14:paraId="4204918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insecure connection.</w:t>
      </w:r>
    </w:p>
    <w:p w14:paraId="444F4487"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MBeans tab at the top.</w:t>
      </w:r>
    </w:p>
    <w:p w14:paraId="3004C523"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Expand the folder ch.qos.logback.classic until you get to Attributes and Operations.</w:t>
      </w:r>
    </w:p>
    <w:p w14:paraId="420B9E3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operations Tab.</w:t>
      </w:r>
    </w:p>
    <w:p w14:paraId="52C271C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reloadbyfilename option.</w:t>
      </w:r>
    </w:p>
    <w:p w14:paraId="08940DE1"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the dialog box input the name of your logging configuration file. (Currently logback.xml)</w:t>
      </w:r>
    </w:p>
    <w:p w14:paraId="32E52CC2"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Edit logback.xml inside of the docker container for ode and modifiy the log level for whatever logger you wish to turn off to "OFF".</w:t>
      </w:r>
    </w:p>
    <w:p w14:paraId="1CF2D4E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Save the file and go back to the jconsole and click the button reloadbyfilename to submit changes.</w:t>
      </w:r>
    </w:p>
    <w:p w14:paraId="66A73C26" w14:textId="77777777" w:rsidR="001D5BB2" w:rsidRPr="001D5BB2" w:rsidRDefault="001D5BB2" w:rsidP="001D5BB2">
      <w:pPr>
        <w:ind w:left="576"/>
      </w:pPr>
    </w:p>
    <w:p w14:paraId="54E6EBB8" w14:textId="77777777" w:rsidR="001A3B89" w:rsidRPr="00A529B3" w:rsidRDefault="001A3B89" w:rsidP="00CA4BB4">
      <w:pPr>
        <w:pStyle w:val="Heading2"/>
      </w:pPr>
      <w:bookmarkStart w:id="50" w:name="_Toc478121056"/>
      <w:r>
        <w:t>IEEE 1609.2 Compliance</w:t>
      </w:r>
      <w:bookmarkEnd w:id="50"/>
    </w:p>
    <w:p w14:paraId="39EDD772" w14:textId="77777777" w:rsidR="00A529B3" w:rsidRDefault="001A3B89" w:rsidP="00C26C45">
      <w:r>
        <w:t>TBD</w:t>
      </w:r>
    </w:p>
    <w:p w14:paraId="746F15F0" w14:textId="77777777" w:rsidR="001A3B89" w:rsidRDefault="001A3B89" w:rsidP="00CA4BB4">
      <w:pPr>
        <w:pStyle w:val="Heading2"/>
      </w:pPr>
      <w:bookmarkStart w:id="51" w:name="_Toc478121057"/>
      <w:r>
        <w:t>SCMS Certificate Management</w:t>
      </w:r>
      <w:bookmarkEnd w:id="51"/>
    </w:p>
    <w:p w14:paraId="64A99D1C" w14:textId="77777777" w:rsidR="001A3B89" w:rsidRDefault="001A3B89" w:rsidP="00CA4BB4">
      <w:r>
        <w:t>TBD</w:t>
      </w:r>
    </w:p>
    <w:p w14:paraId="59FD1E00" w14:textId="77777777" w:rsidR="001A3B89" w:rsidRDefault="001A3B89" w:rsidP="00CA4BB4">
      <w:pPr>
        <w:pStyle w:val="Heading2"/>
      </w:pPr>
      <w:bookmarkStart w:id="52" w:name="_Toc478121058"/>
      <w:r>
        <w:t>Inbound BSM Distribution</w:t>
      </w:r>
      <w:bookmarkEnd w:id="52"/>
    </w:p>
    <w:p w14:paraId="5E74D63E" w14:textId="77777777" w:rsidR="001A3B89" w:rsidRDefault="001A3B89" w:rsidP="00CA4BB4">
      <w:r>
        <w:t xml:space="preserve">ODE accepts Inbound BSMs via File Copy Data Deposit mechanism as described in section </w:t>
      </w:r>
      <w:r>
        <w:fldChar w:fldCharType="begin"/>
      </w:r>
      <w:r>
        <w:instrText xml:space="preserve"> REF _Ref471804194 \r \h </w:instrText>
      </w:r>
      <w:r>
        <w:fldChar w:fldCharType="separate"/>
      </w:r>
      <w:r>
        <w:t>8.1</w:t>
      </w:r>
      <w:r>
        <w:fldChar w:fldCharType="end"/>
      </w:r>
      <w:r>
        <w:t>.</w:t>
      </w:r>
    </w:p>
    <w:p w14:paraId="434BE61C" w14:textId="76126D52" w:rsidR="001A3B89" w:rsidRDefault="001A3B89" w:rsidP="00CA4BB4">
      <w:r>
        <w:t xml:space="preserve">The ODE propagates BSM data to applications via a subscription service provided by Kafka messaging hub. </w:t>
      </w:r>
      <w:r w:rsidR="006916B6">
        <w:t>The ODE offers two Kafka BSM subscription formats, JSON and serialized</w:t>
      </w:r>
      <w:r w:rsidR="0007578F">
        <w:t xml:space="preserve"> Java objects (also referred to as POJO)</w:t>
      </w:r>
      <w:r w:rsidR="006916B6">
        <w:t xml:space="preserve">. </w:t>
      </w:r>
      <w:r w:rsidR="0007578F">
        <w:t xml:space="preserve">ODE uses Kryo serializer for serializing POJOs before publishing. </w:t>
      </w:r>
      <w:r>
        <w:t xml:space="preserve">See section </w:t>
      </w:r>
      <w:r>
        <w:fldChar w:fldCharType="begin"/>
      </w:r>
      <w:r>
        <w:instrText xml:space="preserve"> REF _Ref471811829 \r \h </w:instrText>
      </w:r>
      <w:r>
        <w:fldChar w:fldCharType="separate"/>
      </w:r>
      <w:r>
        <w:t>8.3.1</w:t>
      </w:r>
      <w:r>
        <w:fldChar w:fldCharType="end"/>
      </w:r>
      <w:r>
        <w:t xml:space="preserve"> for the topic names to which applications can subscribe.</w:t>
      </w:r>
    </w:p>
    <w:p w14:paraId="51C794FD" w14:textId="77777777" w:rsidR="001A3B89" w:rsidRDefault="001A3B89" w:rsidP="00CA4BB4">
      <w:pPr>
        <w:pStyle w:val="Heading2"/>
      </w:pPr>
      <w:bookmarkStart w:id="53" w:name="_Toc478121059"/>
      <w:r>
        <w:t>Inbound Probe Data Distribution</w:t>
      </w:r>
      <w:bookmarkEnd w:id="53"/>
    </w:p>
    <w:p w14:paraId="70AB9F6D" w14:textId="77777777" w:rsidR="001A3B89" w:rsidRDefault="001A3B89" w:rsidP="00CA4BB4">
      <w:r>
        <w:t>TBD</w:t>
      </w:r>
    </w:p>
    <w:p w14:paraId="030FF98F" w14:textId="524C6EF4" w:rsidR="00B63D68" w:rsidRDefault="00B63D68" w:rsidP="00B63D68">
      <w:pPr>
        <w:pStyle w:val="Heading2"/>
      </w:pPr>
      <w:bookmarkStart w:id="54" w:name="_Toc478121060"/>
      <w:r>
        <w:t>Outbound Probe D</w:t>
      </w:r>
      <w:r w:rsidR="00C90428">
        <w:t>ata</w:t>
      </w:r>
      <w:r>
        <w:t xml:space="preserve"> Management</w:t>
      </w:r>
      <w:bookmarkEnd w:id="54"/>
    </w:p>
    <w:p w14:paraId="16E5983A" w14:textId="6714A775" w:rsidR="00B63D68" w:rsidRDefault="00A82113" w:rsidP="00B63D68">
      <w:r>
        <w:t>ODE accepts PDM messages and other metadata parameters for broadcasting PDM messages via the REST API interface. The ODE accepts data elements in JSON which are then sent via SNMP to an array of Roadside Units (RSUs) which are also specified in that same JSON string.</w:t>
      </w:r>
    </w:p>
    <w:p w14:paraId="12BD8D44" w14:textId="13EBEE89" w:rsidR="00A82113" w:rsidRDefault="00A82113" w:rsidP="00A82113">
      <w:pPr>
        <w:pStyle w:val="Heading3"/>
      </w:pPr>
      <w:bookmarkStart w:id="55" w:name="_Toc478121061"/>
      <w:r>
        <w:t>PDM Broadcast Request Quick Start Guide</w:t>
      </w:r>
      <w:bookmarkEnd w:id="55"/>
    </w:p>
    <w:p w14:paraId="0FEEE74E" w14:textId="6F3227D4" w:rsidR="00A82113" w:rsidRDefault="00A82113" w:rsidP="00A82113">
      <w:r>
        <w:t>To run a local test of the PDM message API, please follow these instructions.</w:t>
      </w:r>
    </w:p>
    <w:p w14:paraId="1D36C745" w14:textId="4D65ED4A" w:rsidR="00A82113" w:rsidRDefault="00A82113" w:rsidP="00A82113">
      <w:pPr>
        <w:pStyle w:val="ListParagraph"/>
        <w:numPr>
          <w:ilvl w:val="0"/>
          <w:numId w:val="48"/>
        </w:numPr>
      </w:pPr>
      <w:r>
        <w:t>Start the ODE.</w:t>
      </w:r>
    </w:p>
    <w:p w14:paraId="1C6E6CEC" w14:textId="77777777" w:rsidR="00A82113" w:rsidRDefault="00A82113" w:rsidP="00A82113">
      <w:pPr>
        <w:pStyle w:val="ListParagraph"/>
        <w:numPr>
          <w:ilvl w:val="0"/>
          <w:numId w:val="48"/>
        </w:numPr>
      </w:pPr>
      <w:r>
        <w:lastRenderedPageBreak/>
        <w:t>Reference the Swagger documentation located in the /docs folder of the repo to view the specifications for the API call. If needed, paste the YAML file into http://editor.swagger.io to see a rendered webpage for the documentation.</w:t>
      </w:r>
    </w:p>
    <w:p w14:paraId="44F13095" w14:textId="3DD1497B" w:rsidR="00A82113" w:rsidRDefault="00A82113" w:rsidP="00A82113">
      <w:pPr>
        <w:pStyle w:val="ListParagraph"/>
        <w:numPr>
          <w:ilvl w:val="0"/>
          <w:numId w:val="48"/>
        </w:numPr>
      </w:pPr>
      <w:r>
        <w:t>Use a web based REST tool</w:t>
      </w:r>
      <w:r w:rsidR="004C0F68">
        <w:t xml:space="preserve"> such as Postman to send the PDM</w:t>
      </w:r>
      <w:r>
        <w:t xml:space="preserve"> broadcast request to the ODE. Make sure the REST request body contains the “snmp” and “rsus” elements with valid IP addresses of the RSUs that you intend to send the message to</w:t>
      </w:r>
      <w:r w:rsidR="004C0F68">
        <w:t>.</w:t>
      </w:r>
    </w:p>
    <w:p w14:paraId="5A4D0D9E" w14:textId="73E1A742" w:rsidR="00A82113" w:rsidRPr="00A82113" w:rsidRDefault="00A82113" w:rsidP="00A82113">
      <w:pPr>
        <w:pStyle w:val="ListParagraph"/>
        <w:numPr>
          <w:ilvl w:val="0"/>
          <w:numId w:val="48"/>
        </w:numPr>
      </w:pPr>
      <w:r>
        <w:t xml:space="preserve">The REST interface will return a response indicating the request was executed successfully: </w:t>
      </w:r>
      <w:r w:rsidRPr="00C12352">
        <w:rPr>
          <w:rFonts w:eastAsia="Times New Roman" w:cs="Consolas"/>
          <w:color w:val="999999"/>
          <w:sz w:val="20"/>
          <w:lang w:eastAsia="en-US"/>
        </w:rPr>
        <w:t>{</w:t>
      </w:r>
      <w:r w:rsidRPr="00C12352">
        <w:rPr>
          <w:rFonts w:eastAsia="Times New Roman" w:cs="Consolas"/>
          <w:color w:val="000000"/>
          <w:sz w:val="20"/>
          <w:lang w:eastAsia="en-US"/>
        </w:rPr>
        <w:t>success</w:t>
      </w:r>
      <w:r w:rsidRPr="00C12352">
        <w:rPr>
          <w:rFonts w:eastAsia="Times New Roman" w:cs="Consolas"/>
          <w:color w:val="999999"/>
          <w:sz w:val="20"/>
          <w:lang w:eastAsia="en-US"/>
        </w:rPr>
        <w:t>:</w:t>
      </w:r>
      <w:r w:rsidRPr="00C12352">
        <w:rPr>
          <w:rFonts w:eastAsia="Times New Roman" w:cs="Consolas"/>
          <w:color w:val="000000"/>
          <w:sz w:val="20"/>
          <w:lang w:eastAsia="en-US"/>
        </w:rPr>
        <w:t xml:space="preserve"> </w:t>
      </w:r>
      <w:r w:rsidRPr="00C12352">
        <w:rPr>
          <w:rFonts w:eastAsia="Times New Roman" w:cs="Consolas"/>
          <w:color w:val="990055"/>
          <w:sz w:val="20"/>
          <w:lang w:eastAsia="en-US"/>
        </w:rPr>
        <w:t>true</w:t>
      </w:r>
      <w:r w:rsidRPr="00C12352">
        <w:rPr>
          <w:rFonts w:eastAsia="Times New Roman" w:cs="Consolas"/>
          <w:color w:val="999999"/>
          <w:sz w:val="20"/>
          <w:lang w:eastAsia="en-US"/>
        </w:rPr>
        <w:t>}</w:t>
      </w:r>
      <w:r w:rsidRPr="00C12352">
        <w:t xml:space="preserve">. </w:t>
      </w:r>
      <w:r>
        <w:t>If the request fails, you will receive an error message such as:</w:t>
      </w:r>
      <w:r>
        <w:br/>
      </w:r>
      <w:r w:rsidRPr="00C12352">
        <w:rPr>
          <w:rFonts w:ascii="Courier New" w:hAnsi="Courier New" w:cs="Courier New"/>
          <w:sz w:val="20"/>
        </w:rPr>
        <w:t>{</w:t>
      </w:r>
      <w:r w:rsidRPr="00C12352">
        <w:rPr>
          <w:rFonts w:ascii="Courier New" w:hAnsi="Courier New" w:cs="Courier New"/>
          <w:sz w:val="20"/>
        </w:rPr>
        <w:br/>
        <w:t xml:space="preserve">   "timestamp": 1489415494755,</w:t>
      </w:r>
      <w:r w:rsidRPr="00C12352">
        <w:rPr>
          <w:rFonts w:ascii="Courier New" w:hAnsi="Courier New" w:cs="Courier New"/>
          <w:sz w:val="20"/>
        </w:rPr>
        <w:br/>
        <w:t xml:space="preserve">   "status": 400,</w:t>
      </w:r>
      <w:r w:rsidRPr="00C12352">
        <w:rPr>
          <w:rFonts w:ascii="Courier New" w:hAnsi="Courier New" w:cs="Courier New"/>
          <w:sz w:val="20"/>
        </w:rPr>
        <w:br/>
        <w:t xml:space="preserve">   "error": "Bad Request",</w:t>
      </w:r>
      <w:r w:rsidRPr="00C12352">
        <w:rPr>
          <w:rFonts w:ascii="Courier New" w:hAnsi="Courier New" w:cs="Courier New"/>
          <w:sz w:val="20"/>
        </w:rPr>
        <w:br/>
        <w:t xml:space="preserve">   "exception": "us.dot.its.jpo.ode.traveler.TimMessageException",</w:t>
      </w:r>
      <w:r w:rsidRPr="00C12352">
        <w:rPr>
          <w:rFonts w:ascii="Courier New" w:hAnsi="Courier New" w:cs="Courier New"/>
          <w:sz w:val="20"/>
        </w:rPr>
        <w:br/>
        <w:t xml:space="preserve">   "message": "us.dot.its.jpo.ode.traveler.TimMessageException: Empty response from RSU 127.0.0.1",</w:t>
      </w:r>
      <w:r w:rsidRPr="00C12352">
        <w:rPr>
          <w:rFonts w:ascii="Courier New" w:hAnsi="Courier New" w:cs="Courier New"/>
          <w:sz w:val="20"/>
        </w:rPr>
        <w:br/>
        <w:t xml:space="preserve">   "path": "/tim"</w:t>
      </w:r>
      <w:r w:rsidRPr="00C12352">
        <w:rPr>
          <w:rFonts w:ascii="Courier New" w:hAnsi="Courier New" w:cs="Courier New"/>
          <w:sz w:val="20"/>
        </w:rPr>
        <w:br/>
        <w:t>}</w:t>
      </w:r>
    </w:p>
    <w:p w14:paraId="010DA22C" w14:textId="77777777" w:rsidR="001A3B89" w:rsidRDefault="001A3B89" w:rsidP="00CA4BB4">
      <w:pPr>
        <w:pStyle w:val="Heading2"/>
      </w:pPr>
      <w:bookmarkStart w:id="56" w:name="_Toc478121062"/>
      <w:r>
        <w:t>Outbound TIM Broadcast</w:t>
      </w:r>
      <w:bookmarkEnd w:id="56"/>
    </w:p>
    <w:p w14:paraId="031325D7" w14:textId="2D095C14" w:rsidR="001A3B89" w:rsidRDefault="001A3B89" w:rsidP="001A3B89">
      <w:r>
        <w:t>ODE accepts TIM messages and other metadata parameters for broadcasting TIM messages via the REST API interface. The ODE accepts data elements in JSON format from which a fully formed ASN.1 compliant J2735 TravelerInformation message will be constructed and sent</w:t>
      </w:r>
      <w:r w:rsidR="00A82113">
        <w:t xml:space="preserve"> to an array of RSUs</w:t>
      </w:r>
      <w:r>
        <w:t>. The RSUs must be specified in the TIM broadcast message received by the ODE. In addition to the RSU devices, the TIM message is also deposited to the US DOT Situation Data Warehouse (SDW) from which the SiriusXM satellites will pull from and broadcast to vehicles that are not within range of RSUs. SDW parameters are also specified in the TIM REST interface. Please refer to the Swagger file documentation for details of a TIM REST interface.</w:t>
      </w:r>
    </w:p>
    <w:p w14:paraId="10A32AF1" w14:textId="3D9684F8" w:rsidR="00271DD3" w:rsidRDefault="00271DD3" w:rsidP="00271DD3">
      <w:pPr>
        <w:pStyle w:val="Heading3"/>
      </w:pPr>
      <w:bookmarkStart w:id="57" w:name="_Toc478121063"/>
      <w:r>
        <w:t>Outbound TIM Setup</w:t>
      </w:r>
      <w:bookmarkEnd w:id="57"/>
    </w:p>
    <w:p w14:paraId="6EBFF7F1" w14:textId="42E57B90" w:rsidR="00271DD3" w:rsidRPr="00271DD3" w:rsidRDefault="00271DD3" w:rsidP="006820F5">
      <w:pPr>
        <w:numPr>
          <w:ilvl w:val="0"/>
          <w:numId w:val="47"/>
        </w:numPr>
        <w:shd w:val="clear" w:color="auto" w:fill="FFFFFF"/>
        <w:spacing w:before="0" w:after="0" w:afterAutospacing="1" w:line="240" w:lineRule="auto"/>
        <w:rPr>
          <w:rFonts w:ascii="Segoe UI" w:eastAsia="Times New Roman" w:hAnsi="Segoe UI" w:cs="Segoe UI"/>
          <w:color w:val="24292E"/>
          <w:sz w:val="24"/>
          <w:szCs w:val="24"/>
          <w:lang w:eastAsia="en-US"/>
        </w:rPr>
      </w:pPr>
      <w:r>
        <w:rPr>
          <w:rFonts w:ascii="Segoe UI" w:eastAsia="Times New Roman" w:hAnsi="Segoe UI" w:cs="Segoe UI"/>
          <w:color w:val="24292E"/>
          <w:sz w:val="24"/>
          <w:szCs w:val="24"/>
          <w:lang w:eastAsia="en-US"/>
        </w:rPr>
        <w:t xml:space="preserve">ODE </w:t>
      </w:r>
      <w:r w:rsidRPr="00E576B4">
        <w:rPr>
          <w:rFonts w:ascii="Segoe UI" w:eastAsia="Times New Roman" w:hAnsi="Segoe UI" w:cs="Segoe UI"/>
          <w:b/>
          <w:color w:val="24292E"/>
          <w:sz w:val="24"/>
          <w:szCs w:val="24"/>
          <w:lang w:eastAsia="en-US"/>
        </w:rPr>
        <w:t>Configuration</w:t>
      </w:r>
      <w:r>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Update the effective </w:t>
      </w:r>
      <w:r w:rsidRPr="00271DD3">
        <w:rPr>
          <w:rFonts w:ascii="Consolas" w:eastAsia="Times New Roman" w:hAnsi="Consolas" w:cs="Consolas"/>
          <w:color w:val="24292E"/>
          <w:sz w:val="20"/>
          <w:szCs w:val="20"/>
          <w:lang w:eastAsia="en-US"/>
        </w:rPr>
        <w:t>application.properties</w:t>
      </w:r>
      <w:r w:rsidRPr="00271DD3">
        <w:rPr>
          <w:rFonts w:ascii="Segoe UI" w:eastAsia="Times New Roman" w:hAnsi="Segoe UI" w:cs="Segoe UI"/>
          <w:color w:val="24292E"/>
          <w:sz w:val="24"/>
          <w:szCs w:val="24"/>
          <w:lang w:eastAsia="en-US"/>
        </w:rPr>
        <w:t> file with usernam</w:t>
      </w:r>
      <w:r w:rsidR="00B23540">
        <w:rPr>
          <w:rFonts w:ascii="Segoe UI" w:eastAsia="Times New Roman" w:hAnsi="Segoe UI" w:cs="Segoe UI"/>
          <w:color w:val="24292E"/>
          <w:sz w:val="24"/>
          <w:szCs w:val="24"/>
          <w:lang w:eastAsia="en-US"/>
        </w:rPr>
        <w:t xml:space="preserve">e and password for Webapp2/sdw. </w:t>
      </w:r>
      <w:r w:rsidRPr="00271DD3">
        <w:rPr>
          <w:rFonts w:ascii="Segoe UI" w:eastAsia="Times New Roman" w:hAnsi="Segoe UI" w:cs="Segoe UI"/>
          <w:color w:val="24292E"/>
          <w:sz w:val="24"/>
          <w:szCs w:val="24"/>
          <w:lang w:eastAsia="en-US"/>
        </w:rPr>
        <w:t>Substitute your username and password for </w:t>
      </w:r>
      <w:r w:rsidRPr="00271DD3">
        <w:rPr>
          <w:rFonts w:ascii="Consolas" w:eastAsia="Times New Roman" w:hAnsi="Consolas" w:cs="Consolas"/>
          <w:color w:val="24292E"/>
          <w:sz w:val="20"/>
          <w:szCs w:val="20"/>
          <w:lang w:eastAsia="en-US"/>
        </w:rPr>
        <w:t>&lt;SDWUSERNAME&gt;</w:t>
      </w:r>
      <w:r w:rsidRPr="00271DD3">
        <w:rPr>
          <w:rFonts w:ascii="Segoe UI" w:eastAsia="Times New Roman" w:hAnsi="Segoe UI" w:cs="Segoe UI"/>
          <w:color w:val="24292E"/>
          <w:sz w:val="24"/>
          <w:szCs w:val="24"/>
          <w:lang w:eastAsia="en-US"/>
        </w:rPr>
        <w:t> and </w:t>
      </w:r>
      <w:r w:rsidRPr="00271DD3">
        <w:rPr>
          <w:rFonts w:ascii="Consolas" w:eastAsia="Times New Roman" w:hAnsi="Consolas" w:cs="Consolas"/>
          <w:color w:val="24292E"/>
          <w:sz w:val="20"/>
          <w:szCs w:val="20"/>
          <w:lang w:eastAsia="en-US"/>
        </w:rPr>
        <w:t>&lt;SDWPASSWORD&gt;</w:t>
      </w:r>
      <w:r w:rsidRPr="00271DD3">
        <w:rPr>
          <w:rFonts w:ascii="Segoe UI" w:eastAsia="Times New Roman" w:hAnsi="Segoe UI" w:cs="Segoe UI"/>
          <w:color w:val="24292E"/>
          <w:sz w:val="24"/>
          <w:szCs w:val="24"/>
          <w:lang w:eastAsia="en-US"/>
        </w:rPr>
        <w:t>, respectively.</w:t>
      </w:r>
    </w:p>
    <w:p w14:paraId="5597D2AF" w14:textId="36075628"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sidRPr="00271DD3">
        <w:rPr>
          <w:rFonts w:ascii="Consolas" w:eastAsia="Times New Roman" w:hAnsi="Consolas" w:cs="Consolas"/>
          <w:color w:val="24292E"/>
          <w:sz w:val="20"/>
          <w:szCs w:val="20"/>
          <w:bdr w:val="none" w:sz="0" w:space="0" w:color="auto" w:frame="1"/>
          <w:lang w:eastAsia="en-US"/>
        </w:rPr>
        <w:t xml:space="preserve">        </w:t>
      </w:r>
      <w:r w:rsidR="00C06ADA">
        <w:rPr>
          <w:rFonts w:ascii="Consolas" w:eastAsia="Times New Roman" w:hAnsi="Consolas" w:cs="Consolas"/>
          <w:color w:val="24292E"/>
          <w:sz w:val="20"/>
          <w:szCs w:val="20"/>
          <w:bdr w:val="none" w:sz="0" w:space="0" w:color="auto" w:frame="1"/>
          <w:lang w:eastAsia="en-US"/>
        </w:rPr>
        <w:t>ode.ddsCasUsername=&lt;SDWUSERNAME&gt;</w:t>
      </w:r>
    </w:p>
    <w:p w14:paraId="3C7A6069" w14:textId="27D6250C" w:rsidR="00271DD3" w:rsidRDefault="00C06ADA"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58" w:author="Musavi, Hamid [USA]" w:date="2017-04-26T19:10:00Z"/>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 xml:space="preserve">        ode.ddsCasPassword=&lt;SDWPASSWORD&gt;</w:t>
      </w:r>
    </w:p>
    <w:p w14:paraId="13D2B398" w14:textId="77777777" w:rsidR="00E811E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47011C90"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59" w:author="Musavi, Hamid [USA]" w:date="2017-04-26T19:10:00Z"/>
          <w:rFonts w:ascii="Consolas" w:eastAsia="Times New Roman" w:hAnsi="Consolas" w:cs="Consolas"/>
          <w:color w:val="24292E"/>
          <w:sz w:val="20"/>
          <w:szCs w:val="20"/>
          <w:bdr w:val="none" w:sz="0" w:space="0" w:color="auto" w:frame="1"/>
          <w:lang w:eastAsia="en-US"/>
        </w:rPr>
      </w:pPr>
      <w:ins w:id="60" w:author="Musavi, Hamid [USA]" w:date="2017-04-26T19:10:00Z">
        <w:r>
          <w:rPr>
            <w:rFonts w:ascii="Consolas" w:eastAsia="Times New Roman" w:hAnsi="Consolas" w:cs="Consolas"/>
            <w:color w:val="24292E"/>
            <w:sz w:val="20"/>
            <w:szCs w:val="20"/>
            <w:bdr w:val="none" w:sz="0" w:space="0" w:color="auto" w:frame="1"/>
            <w:lang w:eastAsia="en-US"/>
          </w:rPr>
          <w:t>OR defined the following command line arguments while launching jpo-ode-svcs</w:t>
        </w:r>
      </w:ins>
    </w:p>
    <w:p w14:paraId="10B1A0C0"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61" w:author="Musavi, Hamid [USA]" w:date="2017-04-26T19:10:00Z"/>
          <w:rFonts w:ascii="Consolas" w:eastAsia="Times New Roman" w:hAnsi="Consolas" w:cs="Consolas"/>
          <w:color w:val="24292E"/>
          <w:sz w:val="20"/>
          <w:szCs w:val="20"/>
          <w:bdr w:val="none" w:sz="0" w:space="0" w:color="auto" w:frame="1"/>
          <w:lang w:eastAsia="en-US"/>
        </w:rPr>
      </w:pPr>
      <w:ins w:id="62" w:author="Musavi, Hamid [USA]" w:date="2017-04-26T19:10: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--ode.ddsCasUsername=&lt;SDWUSERNAME&gt;, \</w:t>
        </w:r>
      </w:ins>
    </w:p>
    <w:p w14:paraId="09709076"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63" w:author="Musavi, Hamid [USA]" w:date="2017-04-26T19:10:00Z"/>
          <w:rFonts w:ascii="Consolas" w:eastAsia="Times New Roman" w:hAnsi="Consolas" w:cs="Consolas"/>
          <w:color w:val="24292E"/>
          <w:sz w:val="20"/>
          <w:szCs w:val="20"/>
          <w:bdr w:val="none" w:sz="0" w:space="0" w:color="auto" w:frame="1"/>
          <w:lang w:eastAsia="en-US"/>
        </w:rPr>
      </w:pPr>
      <w:ins w:id="64" w:author="Musavi, Hamid [USA]" w:date="2017-04-26T19:10: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--ode.ddsCasPassword=&lt;SDWPASSWORD&gt;</w:t>
        </w:r>
      </w:ins>
    </w:p>
    <w:p w14:paraId="3E62C6E0"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65" w:author="Musavi, Hamid [USA]" w:date="2017-04-26T19:10:00Z"/>
          <w:rFonts w:ascii="Consolas" w:eastAsia="Times New Roman" w:hAnsi="Consolas" w:cs="Consolas"/>
          <w:color w:val="24292E"/>
          <w:sz w:val="20"/>
          <w:szCs w:val="20"/>
          <w:bdr w:val="none" w:sz="0" w:space="0" w:color="auto" w:frame="1"/>
          <w:lang w:eastAsia="en-US"/>
        </w:rPr>
      </w:pPr>
    </w:p>
    <w:p w14:paraId="6E744834"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66" w:author="Musavi, Hamid [USA]" w:date="2017-04-26T19:10:00Z"/>
          <w:rFonts w:ascii="Consolas" w:eastAsia="Times New Roman" w:hAnsi="Consolas" w:cs="Consolas"/>
          <w:color w:val="24292E"/>
          <w:sz w:val="20"/>
          <w:szCs w:val="20"/>
          <w:bdr w:val="none" w:sz="0" w:space="0" w:color="auto" w:frame="1"/>
          <w:lang w:eastAsia="en-US"/>
        </w:rPr>
      </w:pPr>
      <w:ins w:id="67" w:author="Musavi, Hamid [USA]" w:date="2017-04-26T19:10:00Z">
        <w:r>
          <w:rPr>
            <w:rFonts w:ascii="Consolas" w:eastAsia="Times New Roman" w:hAnsi="Consolas" w:cs="Consolas"/>
            <w:color w:val="24292E"/>
            <w:sz w:val="20"/>
            <w:szCs w:val="20"/>
            <w:bdr w:val="none" w:sz="0" w:space="0" w:color="auto" w:frame="1"/>
            <w:lang w:eastAsia="en-US"/>
          </w:rPr>
          <w:lastRenderedPageBreak/>
          <w:tab/>
          <w:t>Or define the following system properties / environment variables</w:t>
        </w:r>
      </w:ins>
    </w:p>
    <w:p w14:paraId="7E02E201"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68" w:author="Musavi, Hamid [USA]" w:date="2017-04-26T19:10:00Z"/>
          <w:rFonts w:ascii="Consolas" w:eastAsia="Times New Roman" w:hAnsi="Consolas" w:cs="Consolas"/>
          <w:color w:val="24292E"/>
          <w:sz w:val="20"/>
          <w:szCs w:val="20"/>
          <w:bdr w:val="none" w:sz="0" w:space="0" w:color="auto" w:frame="1"/>
          <w:lang w:eastAsia="en-US"/>
        </w:rPr>
      </w:pPr>
      <w:ins w:id="69" w:author="Musavi, Hamid [USA]" w:date="2017-04-26T19:10: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ode.ddsCasUsername=&lt;SDWUSERNAME&gt;</w:t>
        </w:r>
      </w:ins>
    </w:p>
    <w:p w14:paraId="4FA54EF4"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70" w:author="Musavi, Hamid [USA]" w:date="2017-04-26T19:10:00Z"/>
          <w:rFonts w:ascii="Consolas" w:eastAsia="Times New Roman" w:hAnsi="Consolas" w:cs="Consolas"/>
          <w:color w:val="24292E"/>
          <w:sz w:val="20"/>
          <w:szCs w:val="20"/>
          <w:bdr w:val="none" w:sz="0" w:space="0" w:color="auto" w:frame="1"/>
          <w:lang w:eastAsia="en-US"/>
        </w:rPr>
      </w:pPr>
      <w:ins w:id="71" w:author="Musavi, Hamid [USA]" w:date="2017-04-26T19:10: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ode.ddsCasPassword=&lt;SDWPASSWORD&gt;</w:t>
        </w:r>
      </w:ins>
    </w:p>
    <w:p w14:paraId="1D3CF7F4" w14:textId="77777777" w:rsidR="00E811E3" w:rsidRPr="00271DD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lang w:eastAsia="en-US"/>
        </w:rPr>
      </w:pPr>
    </w:p>
    <w:p w14:paraId="61B1C499" w14:textId="31C171C3" w:rsidR="00271DD3" w:rsidRDefault="00271DD3" w:rsidP="006820F5">
      <w:pPr>
        <w:pStyle w:val="ListParagraph"/>
        <w:numPr>
          <w:ilvl w:val="0"/>
          <w:numId w:val="46"/>
        </w:numPr>
      </w:pPr>
      <w:r w:rsidRPr="00E576B4">
        <w:rPr>
          <w:b/>
        </w:rPr>
        <w:t>RSU Enablement</w:t>
      </w:r>
      <w:r>
        <w:t>: /tim REST service sends the TIM messages to RSUs if both “rsus” and “snmp” elements of the request body are defined and valid. If either “rsus” or “snmp” are missing, the request will not be sent to the RSUs.</w:t>
      </w:r>
    </w:p>
    <w:p w14:paraId="02DEC246" w14:textId="3FF43D07" w:rsidR="00271DD3" w:rsidRDefault="00271DD3" w:rsidP="006820F5">
      <w:pPr>
        <w:pStyle w:val="ListParagraph"/>
        <w:numPr>
          <w:ilvl w:val="0"/>
          <w:numId w:val="46"/>
        </w:numPr>
      </w:pPr>
      <w:r w:rsidRPr="00E576B4">
        <w:rPr>
          <w:b/>
        </w:rPr>
        <w:t>SDW Enablement</w:t>
      </w:r>
      <w:r>
        <w:t xml:space="preserve">: /tim REST service sends the TIM messages to SDW if the “sdw” element of the request body is defined and valid. If “sdw” element is missing, the request will not be sent to the </w:t>
      </w:r>
      <w:r w:rsidR="00E77EC6">
        <w:t>SDW</w:t>
      </w:r>
      <w:r>
        <w:t>.</w:t>
      </w:r>
    </w:p>
    <w:p w14:paraId="109F50E6" w14:textId="77777777" w:rsidR="001A3B89" w:rsidRDefault="001A3B89" w:rsidP="00CA4BB4">
      <w:pPr>
        <w:pStyle w:val="Heading3"/>
      </w:pPr>
      <w:bookmarkStart w:id="72" w:name="_Toc478121064"/>
      <w:r>
        <w:t>TIM Broadcast Request Quick Start Guide</w:t>
      </w:r>
      <w:bookmarkEnd w:id="72"/>
    </w:p>
    <w:p w14:paraId="4AEF3179" w14:textId="77777777" w:rsidR="001A3B89" w:rsidRDefault="001A3B89" w:rsidP="001A3B89">
      <w:r>
        <w:t>To run a local test of the TIM Message API, please follow these instructions:</w:t>
      </w:r>
    </w:p>
    <w:p w14:paraId="5549DD10" w14:textId="1B01E215" w:rsidR="001A3B89" w:rsidRDefault="001A3B89" w:rsidP="006820F5">
      <w:pPr>
        <w:pStyle w:val="ListParagraph"/>
        <w:numPr>
          <w:ilvl w:val="0"/>
          <w:numId w:val="41"/>
        </w:numPr>
      </w:pPr>
      <w:r>
        <w:t>Start the ODE</w:t>
      </w:r>
      <w:r w:rsidR="00E576B4">
        <w:t xml:space="preserve"> with valid </w:t>
      </w:r>
      <w:r w:rsidR="00E576B4" w:rsidRPr="00271DD3">
        <w:rPr>
          <w:rFonts w:ascii="Consolas" w:eastAsia="Times New Roman" w:hAnsi="Consolas" w:cs="Consolas"/>
          <w:color w:val="24292E"/>
          <w:sz w:val="20"/>
          <w:szCs w:val="20"/>
          <w:bdr w:val="none" w:sz="0" w:space="0" w:color="auto" w:frame="1"/>
          <w:lang w:eastAsia="en-US"/>
        </w:rPr>
        <w:t>ode.ddsCasUsername</w:t>
      </w:r>
      <w:r w:rsidR="00E576B4">
        <w:t xml:space="preserve"> and </w:t>
      </w:r>
      <w:r w:rsidR="00E576B4" w:rsidRPr="00271DD3">
        <w:rPr>
          <w:rFonts w:ascii="Consolas" w:eastAsia="Times New Roman" w:hAnsi="Consolas" w:cs="Consolas"/>
          <w:color w:val="24292E"/>
          <w:sz w:val="20"/>
          <w:szCs w:val="20"/>
          <w:bdr w:val="none" w:sz="0" w:space="0" w:color="auto" w:frame="1"/>
          <w:lang w:eastAsia="en-US"/>
        </w:rPr>
        <w:t>ode.ddsCasPassword</w:t>
      </w:r>
      <w:r w:rsidR="00E576B4">
        <w:t xml:space="preserve"> in the </w:t>
      </w:r>
      <w:r w:rsidR="00E576B4" w:rsidRPr="00271DD3">
        <w:rPr>
          <w:rFonts w:ascii="Segoe UI" w:eastAsia="Times New Roman" w:hAnsi="Segoe UI" w:cs="Segoe UI"/>
          <w:color w:val="24292E"/>
          <w:sz w:val="24"/>
          <w:szCs w:val="24"/>
          <w:lang w:eastAsia="en-US"/>
        </w:rPr>
        <w:t>effective </w:t>
      </w:r>
      <w:r w:rsidR="00E576B4" w:rsidRPr="00271DD3">
        <w:rPr>
          <w:rFonts w:ascii="Consolas" w:eastAsia="Times New Roman" w:hAnsi="Consolas" w:cs="Consolas"/>
          <w:color w:val="24292E"/>
          <w:sz w:val="20"/>
          <w:szCs w:val="20"/>
          <w:lang w:eastAsia="en-US"/>
        </w:rPr>
        <w:t>application.properties</w:t>
      </w:r>
      <w:r w:rsidR="00E576B4" w:rsidRPr="00271DD3">
        <w:rPr>
          <w:rFonts w:ascii="Segoe UI" w:eastAsia="Times New Roman" w:hAnsi="Segoe UI" w:cs="Segoe UI"/>
          <w:color w:val="24292E"/>
          <w:sz w:val="24"/>
          <w:szCs w:val="24"/>
          <w:lang w:eastAsia="en-US"/>
        </w:rPr>
        <w:t> </w:t>
      </w:r>
      <w:r w:rsidR="00E576B4">
        <w:rPr>
          <w:rFonts w:ascii="Segoe UI" w:eastAsia="Times New Roman" w:hAnsi="Segoe UI" w:cs="Segoe UI"/>
          <w:color w:val="24292E"/>
          <w:sz w:val="24"/>
          <w:szCs w:val="24"/>
          <w:lang w:eastAsia="en-US"/>
        </w:rPr>
        <w:t>file.</w:t>
      </w:r>
    </w:p>
    <w:p w14:paraId="179B448A" w14:textId="77777777" w:rsidR="001A3B89" w:rsidRDefault="00C77532" w:rsidP="006820F5">
      <w:pPr>
        <w:pStyle w:val="ListParagraph"/>
        <w:numPr>
          <w:ilvl w:val="0"/>
          <w:numId w:val="41"/>
        </w:numPr>
      </w:pPr>
      <w:r>
        <w:t xml:space="preserve">Reference the Swagger documentation located in the /docs folder of the repo to view the specifications for the API call. </w:t>
      </w:r>
      <w:r w:rsidR="001A3B89">
        <w:t>If needed, paste the YAML file into http://editor.swagger.io to see a rendered webpage for the documentation.</w:t>
      </w:r>
    </w:p>
    <w:p w14:paraId="4D4FF89E" w14:textId="77777777" w:rsidR="00C12352" w:rsidRDefault="001A3B89" w:rsidP="006820F5">
      <w:pPr>
        <w:pStyle w:val="ListParagraph"/>
        <w:numPr>
          <w:ilvl w:val="0"/>
          <w:numId w:val="41"/>
        </w:numPr>
      </w:pPr>
      <w:r>
        <w:t xml:space="preserve">Copy the curl command, run the python script, or use a web based REST tool such as Postman to send the TIM broadcast request to the ODE. Make sure the REST request body contains </w:t>
      </w:r>
      <w:r w:rsidR="00C12352">
        <w:t xml:space="preserve">the “snmp” and “rsus” elements with valid </w:t>
      </w:r>
      <w:r>
        <w:t>IP addresses of the RSUs that you intend to send the message to as well as the required SDW parameters.</w:t>
      </w:r>
    </w:p>
    <w:p w14:paraId="6CE29ECC" w14:textId="0EA2CF50" w:rsidR="00C12352" w:rsidRPr="00C12352" w:rsidRDefault="001A3B89" w:rsidP="006820F5">
      <w:pPr>
        <w:pStyle w:val="ListParagraph"/>
        <w:numPr>
          <w:ilvl w:val="0"/>
          <w:numId w:val="41"/>
        </w:numPr>
      </w:pPr>
      <w:r>
        <w:t xml:space="preserve">The REST interface will return a response indicating the </w:t>
      </w:r>
      <w:r w:rsidR="00C12352">
        <w:t xml:space="preserve">request was executed successfully: </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success</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 xml:space="preserve"> </w:t>
      </w:r>
      <w:r w:rsidR="00C12352" w:rsidRPr="00C12352">
        <w:rPr>
          <w:rFonts w:eastAsia="Times New Roman" w:cs="Consolas"/>
          <w:color w:val="990055"/>
          <w:sz w:val="20"/>
          <w:lang w:eastAsia="en-US"/>
        </w:rPr>
        <w:t>true</w:t>
      </w:r>
      <w:r w:rsidR="00C12352" w:rsidRPr="00C12352">
        <w:rPr>
          <w:rFonts w:eastAsia="Times New Roman" w:cs="Consolas"/>
          <w:color w:val="999999"/>
          <w:sz w:val="20"/>
          <w:lang w:eastAsia="en-US"/>
        </w:rPr>
        <w:t>}</w:t>
      </w:r>
      <w:r w:rsidR="00C12352" w:rsidRPr="00C12352">
        <w:t xml:space="preserve">. </w:t>
      </w:r>
      <w:r w:rsidR="00C12352">
        <w:t>If the request fails, you will receive an error message such as:</w:t>
      </w:r>
      <w:r w:rsidR="00C12352">
        <w:br/>
      </w:r>
      <w:r w:rsidR="00C12352" w:rsidRPr="00C12352">
        <w:rPr>
          <w:rFonts w:ascii="Courier New" w:hAnsi="Courier New" w:cs="Courier New"/>
          <w:sz w:val="20"/>
        </w:rPr>
        <w:t>{</w:t>
      </w:r>
      <w:r w:rsidR="00C12352" w:rsidRPr="00C12352">
        <w:rPr>
          <w:rFonts w:ascii="Courier New" w:hAnsi="Courier New" w:cs="Courier New"/>
          <w:sz w:val="20"/>
        </w:rPr>
        <w:br/>
        <w:t xml:space="preserve">   "timestamp": 1489415494755,</w:t>
      </w:r>
      <w:r w:rsidR="00C12352" w:rsidRPr="00C12352">
        <w:rPr>
          <w:rFonts w:ascii="Courier New" w:hAnsi="Courier New" w:cs="Courier New"/>
          <w:sz w:val="20"/>
        </w:rPr>
        <w:br/>
        <w:t xml:space="preserve">   "status": 400,</w:t>
      </w:r>
      <w:r w:rsidR="00C12352" w:rsidRPr="00C12352">
        <w:rPr>
          <w:rFonts w:ascii="Courier New" w:hAnsi="Courier New" w:cs="Courier New"/>
          <w:sz w:val="20"/>
        </w:rPr>
        <w:br/>
        <w:t xml:space="preserve">   "error": "Bad Request",</w:t>
      </w:r>
      <w:r w:rsidR="00C12352" w:rsidRPr="00C12352">
        <w:rPr>
          <w:rFonts w:ascii="Courier New" w:hAnsi="Courier New" w:cs="Courier New"/>
          <w:sz w:val="20"/>
        </w:rPr>
        <w:br/>
        <w:t xml:space="preserve">   "exception": "us.dot.its.jpo.ode.traveler.TimMessageException",</w:t>
      </w:r>
      <w:r w:rsidR="00C12352" w:rsidRPr="00C12352">
        <w:rPr>
          <w:rFonts w:ascii="Courier New" w:hAnsi="Courier New" w:cs="Courier New"/>
          <w:sz w:val="20"/>
        </w:rPr>
        <w:br/>
        <w:t xml:space="preserve">   "message": "us.dot.its.jpo.ode.traveler.TimMessageException: Empty response from RSU 127.0.0.1",</w:t>
      </w:r>
      <w:r w:rsidR="00C12352" w:rsidRPr="00C12352">
        <w:rPr>
          <w:rFonts w:ascii="Courier New" w:hAnsi="Courier New" w:cs="Courier New"/>
          <w:sz w:val="20"/>
        </w:rPr>
        <w:br/>
        <w:t xml:space="preserve">   "path": "/tim"</w:t>
      </w:r>
      <w:r w:rsidR="00C12352" w:rsidRPr="00C12352">
        <w:rPr>
          <w:rFonts w:ascii="Courier New" w:hAnsi="Courier New" w:cs="Courier New"/>
          <w:sz w:val="20"/>
        </w:rPr>
        <w:br/>
        <w:t>}</w:t>
      </w:r>
      <w:r w:rsidR="00C12352" w:rsidRPr="00C12352">
        <w:rPr>
          <w:rFonts w:ascii="Courier New" w:hAnsi="Courier New" w:cs="Courier New"/>
          <w:sz w:val="20"/>
        </w:rPr>
        <w:br/>
      </w:r>
    </w:p>
    <w:p w14:paraId="5028BA75" w14:textId="3BDC0A8C" w:rsidR="001A3B89" w:rsidRDefault="001A3B89" w:rsidP="00C12352"/>
    <w:p w14:paraId="2EF5A74E" w14:textId="77777777" w:rsidR="00886E1A" w:rsidRPr="00886E1A" w:rsidRDefault="00886E1A" w:rsidP="00886E1A"/>
    <w:p w14:paraId="4585F05F" w14:textId="77777777" w:rsidR="001A3B89" w:rsidRDefault="001A3B89" w:rsidP="00CA4BB4">
      <w:pPr>
        <w:pStyle w:val="Heading2"/>
      </w:pPr>
      <w:bookmarkStart w:id="73" w:name="_Toc478121065"/>
      <w:r>
        <w:lastRenderedPageBreak/>
        <w:t>Inbound TIM Distribution</w:t>
      </w:r>
      <w:bookmarkEnd w:id="73"/>
    </w:p>
    <w:p w14:paraId="3E634C7F" w14:textId="77777777" w:rsidR="001A3B89" w:rsidRDefault="001A3B89" w:rsidP="00CA4BB4">
      <w:r>
        <w:t>TBD</w:t>
      </w:r>
    </w:p>
    <w:p w14:paraId="027A71C4" w14:textId="77777777" w:rsidR="001A3B89" w:rsidRDefault="00B63D68" w:rsidP="00CA4BB4">
      <w:pPr>
        <w:pStyle w:val="Heading2"/>
      </w:pPr>
      <w:bookmarkStart w:id="74" w:name="_Toc478121066"/>
      <w:r>
        <w:t>Data validation</w:t>
      </w:r>
      <w:bookmarkEnd w:id="74"/>
    </w:p>
    <w:p w14:paraId="2E6B2693" w14:textId="77777777" w:rsidR="001A3B89" w:rsidRDefault="001A3B89" w:rsidP="00CA4BB4">
      <w:r>
        <w:t>TBD</w:t>
      </w:r>
    </w:p>
    <w:p w14:paraId="5FB39BFC" w14:textId="77777777" w:rsidR="001A3B89" w:rsidRDefault="00B63D68" w:rsidP="00CA4BB4">
      <w:pPr>
        <w:pStyle w:val="Heading2"/>
      </w:pPr>
      <w:bookmarkStart w:id="75" w:name="_Toc478121067"/>
      <w:r>
        <w:t>Data Sanitization</w:t>
      </w:r>
      <w:bookmarkEnd w:id="75"/>
    </w:p>
    <w:p w14:paraId="08740770" w14:textId="77777777" w:rsidR="00B63D68" w:rsidRPr="00B63D68" w:rsidRDefault="00B63D68" w:rsidP="00CA4BB4">
      <w:r>
        <w:t>TBD</w:t>
      </w:r>
    </w:p>
    <w:p w14:paraId="664E14F3" w14:textId="77777777" w:rsidR="001A3B89" w:rsidRPr="001A3B89" w:rsidRDefault="001A3B89" w:rsidP="001A3B89"/>
    <w:p w14:paraId="5C869022" w14:textId="77777777" w:rsidR="00C26C45" w:rsidRDefault="00E53E91" w:rsidP="00CB08F3">
      <w:pPr>
        <w:pStyle w:val="Heading1"/>
      </w:pPr>
      <w:bookmarkStart w:id="76" w:name="_Toc478121068"/>
      <w:r>
        <w:t>Appendix A: ODE</w:t>
      </w:r>
      <w:r w:rsidRPr="001E40C7">
        <w:t xml:space="preserve"> </w:t>
      </w:r>
      <w:r>
        <w:t>Interface Specification</w:t>
      </w:r>
      <w:bookmarkEnd w:id="76"/>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6820F5">
      <w:pPr>
        <w:pStyle w:val="ListParagraph"/>
        <w:numPr>
          <w:ilvl w:val="0"/>
          <w:numId w:val="19"/>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3310D2CB" w:rsidR="0060433B" w:rsidRDefault="0060433B" w:rsidP="006820F5">
      <w:pPr>
        <w:pStyle w:val="ListParagraph"/>
        <w:numPr>
          <w:ilvl w:val="0"/>
          <w:numId w:val="19"/>
        </w:numPr>
        <w:spacing w:before="0" w:after="0" w:line="240" w:lineRule="auto"/>
        <w:contextualSpacing w:val="0"/>
      </w:pPr>
      <w:r>
        <w:t xml:space="preserve">RESTful API: upload described in section </w:t>
      </w:r>
      <w:r>
        <w:fldChar w:fldCharType="begin"/>
      </w:r>
      <w:r>
        <w:instrText xml:space="preserve"> REF _</w:instrText>
      </w:r>
      <w:r w:rsidR="00927FC8">
        <w:instrText>Ref476570427</w:instrText>
      </w:r>
      <w:r>
        <w:instrText xml:space="preserve"> \r \h </w:instrText>
      </w:r>
      <w:r>
        <w:fldChar w:fldCharType="separate"/>
      </w:r>
      <w:r w:rsidR="00927FC8">
        <w:t>7.2</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17DF5917" w:rsidR="00B05D2B" w:rsidRDefault="00B05D2B" w:rsidP="006820F5">
      <w:pPr>
        <w:pStyle w:val="ListParagraph"/>
        <w:numPr>
          <w:ilvl w:val="0"/>
          <w:numId w:val="20"/>
        </w:numPr>
        <w:spacing w:before="0" w:after="0" w:line="240" w:lineRule="auto"/>
        <w:contextualSpacing w:val="0"/>
      </w:pPr>
      <w:r>
        <w:t xml:space="preserve">RESTful API: upload described in section </w:t>
      </w:r>
      <w:r>
        <w:fldChar w:fldCharType="begin"/>
      </w:r>
      <w:r>
        <w:instrText xml:space="preserve"> REF _</w:instrText>
      </w:r>
      <w:r w:rsidR="00927FC8">
        <w:instrText>Ref476570491</w:instrText>
      </w:r>
      <w:r>
        <w:instrText xml:space="preserve"> \r \h </w:instrText>
      </w:r>
      <w:r>
        <w:fldChar w:fldCharType="separate"/>
      </w:r>
      <w:r w:rsidR="00927FC8">
        <w:t>7.2</w:t>
      </w:r>
      <w:r>
        <w:fldChar w:fldCharType="end"/>
      </w:r>
    </w:p>
    <w:p w14:paraId="59D0318F" w14:textId="1F33EABC" w:rsidR="0060433B" w:rsidRDefault="00B05D2B" w:rsidP="006820F5">
      <w:pPr>
        <w:pStyle w:val="ListParagraph"/>
        <w:numPr>
          <w:ilvl w:val="0"/>
          <w:numId w:val="20"/>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9B96C93" w:rsidR="00B05D2B" w:rsidRDefault="00B05D2B" w:rsidP="00C26C45">
      <w:r>
        <w:t xml:space="preserve">All of the above interfaces </w:t>
      </w:r>
      <w:r w:rsidR="00927FC8">
        <w:t>can</w:t>
      </w:r>
      <w:r>
        <w:t xml:space="preserve"> be secured using SSL encryption. </w:t>
      </w:r>
    </w:p>
    <w:p w14:paraId="2B8D9DA3" w14:textId="5E89DEB3" w:rsidR="0060433B" w:rsidRDefault="00B05D2B" w:rsidP="0060433B">
      <w:pPr>
        <w:pStyle w:val="Heading2"/>
      </w:pPr>
      <w:bookmarkStart w:id="77" w:name="_Ref471804194"/>
      <w:bookmarkStart w:id="78" w:name="_Toc478121069"/>
      <w:r>
        <w:t>File Co</w:t>
      </w:r>
      <w:r w:rsidR="0060433B">
        <w:t>py Data Deposit</w:t>
      </w:r>
      <w:bookmarkEnd w:id="77"/>
      <w:bookmarkEnd w:id="78"/>
    </w:p>
    <w:p w14:paraId="67568B75" w14:textId="4045221C"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r w:rsidRPr="00D51342">
        <w:rPr>
          <w:rStyle w:val="token"/>
          <w:rFonts w:ascii="Courier New" w:hAnsi="Courier New"/>
          <w:color w:val="343434"/>
          <w:shd w:val="clear" w:color="auto" w:fill="FCFCFC"/>
        </w:rPr>
        <w:t>ode.</w:t>
      </w:r>
      <w:r w:rsidR="008461B4">
        <w:rPr>
          <w:rStyle w:val="token"/>
          <w:rFonts w:ascii="Courier New" w:hAnsi="Courier New" w:cs="Courier New"/>
          <w:color w:val="343434"/>
          <w:shd w:val="clear" w:color="auto" w:fill="FCFCFC"/>
        </w:rPr>
        <w:t>uploadLocationRoot/ode.uploadLocationBsm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ode.uploadLocationRoot/ode.uploadLocationMessageFrame</w:t>
      </w:r>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461B4">
        <w:rPr>
          <w:rStyle w:val="token"/>
          <w:rFonts w:ascii="Courier New" w:hAnsi="Courier New" w:cs="Courier New"/>
          <w:color w:val="343434"/>
          <w:shd w:val="clear" w:color="auto" w:fill="FCFCFC"/>
        </w:rPr>
        <w:t>uploads/bsm</w:t>
      </w:r>
      <w:r w:rsidR="008461B4">
        <w:rPr>
          <w:rStyle w:val="token"/>
          <w:rFonts w:ascii="Arial" w:hAnsi="Arial" w:cs="Arial"/>
          <w:color w:val="5A5A5A"/>
          <w:sz w:val="27"/>
          <w:szCs w:val="27"/>
          <w:shd w:val="clear" w:color="auto" w:fill="FCFCFC"/>
        </w:rPr>
        <w:t xml:space="preserve"> </w:t>
      </w:r>
      <w:r w:rsidR="008461B4" w:rsidRPr="008461B4">
        <w:lastRenderedPageBreak/>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uploads/messageframe</w:t>
      </w:r>
      <w:r w:rsidR="008461B4">
        <w:rPr>
          <w:rStyle w:val="token"/>
          <w:rFonts w:ascii="Arial" w:hAnsi="Arial" w:cs="Arial"/>
          <w:color w:val="5A5A5A"/>
          <w:sz w:val="27"/>
          <w:szCs w:val="27"/>
          <w:shd w:val="clear" w:color="auto" w:fill="FCFCFC"/>
        </w:rPr>
        <w:t xml:space="preserve"> </w:t>
      </w:r>
      <w:r w:rsidR="008461B4" w:rsidRPr="008461B4">
        <w:t>sub-directories off of the location where ODE is launched.</w:t>
      </w:r>
      <w:r>
        <w:t xml:space="preserve"> ODE creates the specified </w:t>
      </w:r>
      <w:r w:rsidR="008461B4">
        <w:t>directories</w:t>
      </w:r>
      <w:r>
        <w:t xml:space="preserve"> if </w:t>
      </w:r>
      <w:r w:rsidR="008461B4">
        <w:t>they do</w:t>
      </w:r>
      <w:r>
        <w:t xml:space="preserve"> not exist. </w:t>
      </w:r>
    </w:p>
    <w:p w14:paraId="3F0B0A4D" w14:textId="6611D550" w:rsidR="0060433B" w:rsidRDefault="0060433B" w:rsidP="0060433B">
      <w:bookmarkStart w:id="79" w:name="_Toc462052286"/>
      <w:bookmarkStart w:id="80" w:name="_Ref471803834"/>
      <w:r>
        <w:t xml:space="preserve">Once the ODE processes the received file, it moves it to the “backup” sub-directory under the </w:t>
      </w:r>
      <w:r w:rsidR="008461B4">
        <w:t>respective</w:t>
      </w:r>
      <w:r>
        <w:t xml:space="preserve"> directory. The backed up file is renamed with a timestamp in milliseconds.</w:t>
      </w:r>
    </w:p>
    <w:p w14:paraId="6075C68B" w14:textId="4052A19C" w:rsidR="00273B65" w:rsidRDefault="00273B65" w:rsidP="00273B65">
      <w:pPr>
        <w:pStyle w:val="Heading3"/>
      </w:pPr>
      <w:bookmarkStart w:id="81" w:name="_GoBack"/>
      <w:bookmarkEnd w:id="81"/>
      <w:r>
        <w:t>Messages and Alerts</w:t>
      </w:r>
    </w:p>
    <w:p w14:paraId="65ACDC59" w14:textId="00564870" w:rsidR="005D4B91" w:rsidRDefault="00C50529" w:rsidP="005D4B91">
      <w:r>
        <w:t xml:space="preserve">This interfaces uses the file system to copy a file from source to destination. As a result, the messages and alerts generated by the copy command are platform dependent. </w:t>
      </w:r>
      <w:r w:rsidR="005D4B91">
        <w:t>The following table describe</w:t>
      </w:r>
      <w:r>
        <w:t>s</w:t>
      </w:r>
      <w:r w:rsidR="005D4B91">
        <w:t xml:space="preserve"> </w:t>
      </w:r>
      <w:r>
        <w:t>a sample set of exit codes returned by scp command but they may differ from the system on which ODE is deployed and running.</w:t>
      </w:r>
    </w:p>
    <w:p w14:paraId="06FBFD6D" w14:textId="2701EC76" w:rsidR="00C50529" w:rsidRDefault="00C50529" w:rsidP="00C50529"/>
    <w:p w14:paraId="0B166FF9" w14:textId="015D1BC5" w:rsidR="00C50529" w:rsidRDefault="00C50529" w:rsidP="00C50529">
      <w:pPr>
        <w:pStyle w:val="Caption"/>
        <w:keepNext/>
      </w:pPr>
      <w:bookmarkStart w:id="82" w:name="_Ref481149225"/>
      <w:r>
        <w:t xml:space="preserve">Table </w:t>
      </w:r>
      <w:fldSimple w:instr=" SEQ Table \* ARABIC ">
        <w:r>
          <w:rPr>
            <w:noProof/>
          </w:rPr>
          <w:t>1</w:t>
        </w:r>
      </w:fldSimple>
      <w:r>
        <w:t xml:space="preserve"> - </w:t>
      </w:r>
      <w:r w:rsidRPr="000970CE">
        <w:t>SCP Return Codes</w:t>
      </w:r>
      <w:bookmarkEnd w:id="82"/>
    </w:p>
    <w:tbl>
      <w:tblPr>
        <w:tblStyle w:val="GridTable4-Accent51"/>
        <w:tblW w:w="6115" w:type="dxa"/>
        <w:tblLook w:val="04A0" w:firstRow="1" w:lastRow="0" w:firstColumn="1" w:lastColumn="0" w:noHBand="0" w:noVBand="1"/>
      </w:tblPr>
      <w:tblGrid>
        <w:gridCol w:w="1525"/>
        <w:gridCol w:w="4590"/>
      </w:tblGrid>
      <w:tr w:rsidR="00C50529" w14:paraId="21DE9B89" w14:textId="77777777" w:rsidTr="00C505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35E27E" w14:textId="77777777" w:rsidR="00C50529" w:rsidRDefault="00C50529">
            <w:pPr>
              <w:spacing w:after="300"/>
              <w:rPr>
                <w:rFonts w:ascii="Arial" w:hAnsi="Arial" w:cs="Arial"/>
                <w:b w:val="0"/>
                <w:bCs w:val="0"/>
                <w:color w:val="5A5A5A"/>
                <w:sz w:val="21"/>
                <w:szCs w:val="21"/>
              </w:rPr>
            </w:pPr>
            <w:r>
              <w:rPr>
                <w:rStyle w:val="tn-table-text"/>
                <w:rFonts w:ascii="Arial" w:hAnsi="Arial" w:cs="Arial"/>
                <w:color w:val="5A5A5A"/>
                <w:sz w:val="21"/>
                <w:szCs w:val="21"/>
              </w:rPr>
              <w:t>0</w:t>
            </w:r>
            <w:r>
              <w:rPr>
                <w:rStyle w:val="apple-converted-space"/>
                <w:rFonts w:ascii="Arial" w:hAnsi="Arial" w:cs="Arial"/>
                <w:color w:val="5A5A5A"/>
                <w:sz w:val="21"/>
                <w:szCs w:val="21"/>
              </w:rPr>
              <w:t> </w:t>
            </w:r>
          </w:p>
        </w:tc>
        <w:tc>
          <w:tcPr>
            <w:tcW w:w="4590" w:type="dxa"/>
            <w:hideMark/>
          </w:tcPr>
          <w:p w14:paraId="0A3EAF7A" w14:textId="77777777" w:rsidR="00C50529" w:rsidRDefault="00C50529">
            <w:pPr>
              <w:spacing w:after="300"/>
              <w:cnfStyle w:val="100000000000" w:firstRow="1"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Operation was successful</w:t>
            </w:r>
            <w:r>
              <w:rPr>
                <w:rStyle w:val="apple-converted-space"/>
                <w:rFonts w:ascii="Arial" w:hAnsi="Arial" w:cs="Arial"/>
                <w:color w:val="5A5A5A"/>
                <w:sz w:val="21"/>
                <w:szCs w:val="21"/>
              </w:rPr>
              <w:t> </w:t>
            </w:r>
          </w:p>
        </w:tc>
      </w:tr>
      <w:tr w:rsidR="00C50529" w14:paraId="51E6A821" w14:textId="77777777" w:rsidTr="00C5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01A3CB" w14:textId="77777777" w:rsidR="00C50529" w:rsidRDefault="00C50529">
            <w:pPr>
              <w:spacing w:after="300"/>
              <w:rPr>
                <w:rFonts w:ascii="Arial" w:hAnsi="Arial" w:cs="Arial"/>
                <w:color w:val="5A5A5A"/>
                <w:sz w:val="21"/>
                <w:szCs w:val="21"/>
              </w:rPr>
            </w:pPr>
            <w:r>
              <w:rPr>
                <w:rStyle w:val="tn-table-text"/>
                <w:rFonts w:ascii="Arial" w:hAnsi="Arial" w:cs="Arial"/>
                <w:color w:val="5A5A5A"/>
                <w:sz w:val="21"/>
                <w:szCs w:val="21"/>
              </w:rPr>
              <w:t>1</w:t>
            </w:r>
            <w:r>
              <w:rPr>
                <w:rStyle w:val="apple-converted-space"/>
                <w:rFonts w:ascii="Arial" w:hAnsi="Arial" w:cs="Arial"/>
                <w:color w:val="5A5A5A"/>
                <w:sz w:val="21"/>
                <w:szCs w:val="21"/>
              </w:rPr>
              <w:t> </w:t>
            </w:r>
          </w:p>
        </w:tc>
        <w:tc>
          <w:tcPr>
            <w:tcW w:w="4590" w:type="dxa"/>
            <w:hideMark/>
          </w:tcPr>
          <w:p w14:paraId="7DF59874" w14:textId="77777777" w:rsidR="00C50529" w:rsidRDefault="00C50529">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file copy</w:t>
            </w:r>
            <w:r>
              <w:rPr>
                <w:rStyle w:val="apple-converted-space"/>
                <w:rFonts w:ascii="Arial" w:hAnsi="Arial" w:cs="Arial"/>
                <w:color w:val="5A5A5A"/>
                <w:sz w:val="21"/>
                <w:szCs w:val="21"/>
              </w:rPr>
              <w:t> </w:t>
            </w:r>
          </w:p>
        </w:tc>
      </w:tr>
      <w:tr w:rsidR="00C50529" w14:paraId="3BEB0E85" w14:textId="77777777" w:rsidTr="00C50529">
        <w:tc>
          <w:tcPr>
            <w:cnfStyle w:val="001000000000" w:firstRow="0" w:lastRow="0" w:firstColumn="1" w:lastColumn="0" w:oddVBand="0" w:evenVBand="0" w:oddHBand="0" w:evenHBand="0" w:firstRowFirstColumn="0" w:firstRowLastColumn="0" w:lastRowFirstColumn="0" w:lastRowLastColumn="0"/>
            <w:tcW w:w="0" w:type="auto"/>
            <w:hideMark/>
          </w:tcPr>
          <w:p w14:paraId="18CCDBEC" w14:textId="77777777" w:rsidR="00C50529" w:rsidRDefault="00C50529">
            <w:pPr>
              <w:spacing w:after="300"/>
              <w:rPr>
                <w:rFonts w:ascii="Arial" w:hAnsi="Arial" w:cs="Arial"/>
                <w:color w:val="5A5A5A"/>
                <w:sz w:val="21"/>
                <w:szCs w:val="21"/>
              </w:rPr>
            </w:pPr>
            <w:r>
              <w:rPr>
                <w:rStyle w:val="tn-table-text"/>
                <w:rFonts w:ascii="Arial" w:hAnsi="Arial" w:cs="Arial"/>
                <w:color w:val="5A5A5A"/>
                <w:sz w:val="21"/>
                <w:szCs w:val="21"/>
              </w:rPr>
              <w:t>2</w:t>
            </w:r>
            <w:r>
              <w:rPr>
                <w:rStyle w:val="apple-converted-space"/>
                <w:rFonts w:ascii="Arial" w:hAnsi="Arial" w:cs="Arial"/>
                <w:color w:val="5A5A5A"/>
                <w:sz w:val="21"/>
                <w:szCs w:val="21"/>
              </w:rPr>
              <w:t> </w:t>
            </w:r>
          </w:p>
        </w:tc>
        <w:tc>
          <w:tcPr>
            <w:tcW w:w="4590" w:type="dxa"/>
            <w:hideMark/>
          </w:tcPr>
          <w:p w14:paraId="061DAFB9" w14:textId="77777777" w:rsidR="00C50529" w:rsidRDefault="00C50529">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Destination is not directory, but it should be</w:t>
            </w:r>
            <w:r>
              <w:rPr>
                <w:rStyle w:val="apple-converted-space"/>
                <w:rFonts w:ascii="Arial" w:hAnsi="Arial" w:cs="Arial"/>
                <w:color w:val="5A5A5A"/>
                <w:sz w:val="21"/>
                <w:szCs w:val="21"/>
              </w:rPr>
              <w:t> </w:t>
            </w:r>
          </w:p>
        </w:tc>
      </w:tr>
      <w:tr w:rsidR="00C50529" w14:paraId="17C7FA2B" w14:textId="77777777" w:rsidTr="00C5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98D4A4" w14:textId="77777777" w:rsidR="00C50529" w:rsidRDefault="00C50529">
            <w:pPr>
              <w:spacing w:after="300"/>
              <w:rPr>
                <w:rFonts w:ascii="Arial" w:hAnsi="Arial" w:cs="Arial"/>
                <w:color w:val="5A5A5A"/>
                <w:sz w:val="21"/>
                <w:szCs w:val="21"/>
              </w:rPr>
            </w:pPr>
            <w:r>
              <w:rPr>
                <w:rStyle w:val="tn-table-text"/>
                <w:rFonts w:ascii="Arial" w:hAnsi="Arial" w:cs="Arial"/>
                <w:color w:val="5A5A5A"/>
                <w:sz w:val="21"/>
                <w:szCs w:val="21"/>
              </w:rPr>
              <w:t>3</w:t>
            </w:r>
            <w:r>
              <w:rPr>
                <w:rStyle w:val="apple-converted-space"/>
                <w:rFonts w:ascii="Arial" w:hAnsi="Arial" w:cs="Arial"/>
                <w:color w:val="5A5A5A"/>
                <w:sz w:val="21"/>
                <w:szCs w:val="21"/>
              </w:rPr>
              <w:t> </w:t>
            </w:r>
          </w:p>
        </w:tc>
        <w:tc>
          <w:tcPr>
            <w:tcW w:w="4590" w:type="dxa"/>
            <w:hideMark/>
          </w:tcPr>
          <w:p w14:paraId="592266A0" w14:textId="77777777" w:rsidR="00C50529" w:rsidRDefault="00C50529">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Maximum symlink level exceeded</w:t>
            </w:r>
            <w:r>
              <w:rPr>
                <w:rStyle w:val="apple-converted-space"/>
                <w:rFonts w:ascii="Arial" w:hAnsi="Arial" w:cs="Arial"/>
                <w:color w:val="5A5A5A"/>
                <w:sz w:val="21"/>
                <w:szCs w:val="21"/>
              </w:rPr>
              <w:t> </w:t>
            </w:r>
          </w:p>
        </w:tc>
      </w:tr>
      <w:tr w:rsidR="00C50529" w14:paraId="717BCEEA" w14:textId="77777777" w:rsidTr="00C50529">
        <w:tc>
          <w:tcPr>
            <w:cnfStyle w:val="001000000000" w:firstRow="0" w:lastRow="0" w:firstColumn="1" w:lastColumn="0" w:oddVBand="0" w:evenVBand="0" w:oddHBand="0" w:evenHBand="0" w:firstRowFirstColumn="0" w:firstRowLastColumn="0" w:lastRowFirstColumn="0" w:lastRowLastColumn="0"/>
            <w:tcW w:w="0" w:type="auto"/>
            <w:hideMark/>
          </w:tcPr>
          <w:p w14:paraId="6DD508A1" w14:textId="77777777" w:rsidR="00C50529" w:rsidRDefault="00C50529">
            <w:pPr>
              <w:spacing w:after="300"/>
              <w:rPr>
                <w:rFonts w:ascii="Arial" w:hAnsi="Arial" w:cs="Arial"/>
                <w:color w:val="5A5A5A"/>
                <w:sz w:val="21"/>
                <w:szCs w:val="21"/>
              </w:rPr>
            </w:pPr>
            <w:r>
              <w:rPr>
                <w:rStyle w:val="tn-table-text"/>
                <w:rFonts w:ascii="Arial" w:hAnsi="Arial" w:cs="Arial"/>
                <w:color w:val="5A5A5A"/>
                <w:sz w:val="21"/>
                <w:szCs w:val="21"/>
              </w:rPr>
              <w:t>4</w:t>
            </w:r>
            <w:r>
              <w:rPr>
                <w:rStyle w:val="apple-converted-space"/>
                <w:rFonts w:ascii="Arial" w:hAnsi="Arial" w:cs="Arial"/>
                <w:color w:val="5A5A5A"/>
                <w:sz w:val="21"/>
                <w:szCs w:val="21"/>
              </w:rPr>
              <w:t> </w:t>
            </w:r>
          </w:p>
        </w:tc>
        <w:tc>
          <w:tcPr>
            <w:tcW w:w="4590" w:type="dxa"/>
            <w:hideMark/>
          </w:tcPr>
          <w:p w14:paraId="20B8ED7E" w14:textId="77777777" w:rsidR="00C50529" w:rsidRDefault="00C50529">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Connecting to host failed.</w:t>
            </w:r>
            <w:r>
              <w:rPr>
                <w:rStyle w:val="apple-converted-space"/>
                <w:rFonts w:ascii="Arial" w:hAnsi="Arial" w:cs="Arial"/>
                <w:color w:val="5A5A5A"/>
                <w:sz w:val="21"/>
                <w:szCs w:val="21"/>
              </w:rPr>
              <w:t> </w:t>
            </w:r>
          </w:p>
        </w:tc>
      </w:tr>
      <w:tr w:rsidR="00C50529" w14:paraId="6A77FAFF" w14:textId="77777777" w:rsidTr="00C5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BDE689" w14:textId="77777777" w:rsidR="00C50529" w:rsidRDefault="00C50529">
            <w:pPr>
              <w:spacing w:after="300"/>
              <w:rPr>
                <w:rFonts w:ascii="Arial" w:hAnsi="Arial" w:cs="Arial"/>
                <w:color w:val="5A5A5A"/>
                <w:sz w:val="21"/>
                <w:szCs w:val="21"/>
              </w:rPr>
            </w:pPr>
            <w:r>
              <w:rPr>
                <w:rStyle w:val="tn-table-text"/>
                <w:rFonts w:ascii="Arial" w:hAnsi="Arial" w:cs="Arial"/>
                <w:color w:val="5A5A5A"/>
                <w:sz w:val="21"/>
                <w:szCs w:val="21"/>
              </w:rPr>
              <w:t>5</w:t>
            </w:r>
            <w:r>
              <w:rPr>
                <w:rStyle w:val="apple-converted-space"/>
                <w:rFonts w:ascii="Arial" w:hAnsi="Arial" w:cs="Arial"/>
                <w:color w:val="5A5A5A"/>
                <w:sz w:val="21"/>
                <w:szCs w:val="21"/>
              </w:rPr>
              <w:t> </w:t>
            </w:r>
          </w:p>
        </w:tc>
        <w:tc>
          <w:tcPr>
            <w:tcW w:w="4590" w:type="dxa"/>
            <w:hideMark/>
          </w:tcPr>
          <w:p w14:paraId="5141F59A" w14:textId="77777777" w:rsidR="00C50529" w:rsidRDefault="00C50529">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broken</w:t>
            </w:r>
            <w:r>
              <w:rPr>
                <w:rStyle w:val="apple-converted-space"/>
                <w:rFonts w:ascii="Arial" w:hAnsi="Arial" w:cs="Arial"/>
                <w:color w:val="5A5A5A"/>
                <w:sz w:val="21"/>
                <w:szCs w:val="21"/>
              </w:rPr>
              <w:t> </w:t>
            </w:r>
          </w:p>
        </w:tc>
      </w:tr>
      <w:tr w:rsidR="00C50529" w14:paraId="7253FE93" w14:textId="77777777" w:rsidTr="00C50529">
        <w:tc>
          <w:tcPr>
            <w:cnfStyle w:val="001000000000" w:firstRow="0" w:lastRow="0" w:firstColumn="1" w:lastColumn="0" w:oddVBand="0" w:evenVBand="0" w:oddHBand="0" w:evenHBand="0" w:firstRowFirstColumn="0" w:firstRowLastColumn="0" w:lastRowFirstColumn="0" w:lastRowLastColumn="0"/>
            <w:tcW w:w="0" w:type="auto"/>
            <w:hideMark/>
          </w:tcPr>
          <w:p w14:paraId="17E4F19D" w14:textId="77777777" w:rsidR="00C50529" w:rsidRDefault="00C50529">
            <w:pPr>
              <w:spacing w:after="300"/>
              <w:rPr>
                <w:rFonts w:ascii="Arial" w:hAnsi="Arial" w:cs="Arial"/>
                <w:color w:val="5A5A5A"/>
                <w:sz w:val="21"/>
                <w:szCs w:val="21"/>
              </w:rPr>
            </w:pPr>
            <w:r>
              <w:rPr>
                <w:rStyle w:val="tn-table-text"/>
                <w:rFonts w:ascii="Arial" w:hAnsi="Arial" w:cs="Arial"/>
                <w:color w:val="5A5A5A"/>
                <w:sz w:val="21"/>
                <w:szCs w:val="21"/>
              </w:rPr>
              <w:t>6</w:t>
            </w:r>
            <w:r>
              <w:rPr>
                <w:rStyle w:val="apple-converted-space"/>
                <w:rFonts w:ascii="Arial" w:hAnsi="Arial" w:cs="Arial"/>
                <w:color w:val="5A5A5A"/>
                <w:sz w:val="21"/>
                <w:szCs w:val="21"/>
              </w:rPr>
              <w:t> </w:t>
            </w:r>
          </w:p>
        </w:tc>
        <w:tc>
          <w:tcPr>
            <w:tcW w:w="4590" w:type="dxa"/>
            <w:hideMark/>
          </w:tcPr>
          <w:p w14:paraId="4515D9DE" w14:textId="77777777" w:rsidR="00C50529" w:rsidRDefault="00C50529">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does not exist</w:t>
            </w:r>
            <w:r>
              <w:rPr>
                <w:rStyle w:val="apple-converted-space"/>
                <w:rFonts w:ascii="Arial" w:hAnsi="Arial" w:cs="Arial"/>
                <w:color w:val="5A5A5A"/>
                <w:sz w:val="21"/>
                <w:szCs w:val="21"/>
              </w:rPr>
              <w:t> </w:t>
            </w:r>
          </w:p>
        </w:tc>
      </w:tr>
      <w:tr w:rsidR="00C50529" w14:paraId="1C35C2CB" w14:textId="77777777" w:rsidTr="00C5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5A40F2" w14:textId="77777777" w:rsidR="00C50529" w:rsidRDefault="00C50529">
            <w:pPr>
              <w:spacing w:after="300"/>
              <w:rPr>
                <w:rFonts w:ascii="Arial" w:hAnsi="Arial" w:cs="Arial"/>
                <w:color w:val="5A5A5A"/>
                <w:sz w:val="21"/>
                <w:szCs w:val="21"/>
              </w:rPr>
            </w:pPr>
            <w:r>
              <w:rPr>
                <w:rStyle w:val="tn-table-text"/>
                <w:rFonts w:ascii="Arial" w:hAnsi="Arial" w:cs="Arial"/>
                <w:color w:val="5A5A5A"/>
                <w:sz w:val="21"/>
                <w:szCs w:val="21"/>
              </w:rPr>
              <w:t>7</w:t>
            </w:r>
            <w:r>
              <w:rPr>
                <w:rStyle w:val="apple-converted-space"/>
                <w:rFonts w:ascii="Arial" w:hAnsi="Arial" w:cs="Arial"/>
                <w:color w:val="5A5A5A"/>
                <w:sz w:val="21"/>
                <w:szCs w:val="21"/>
              </w:rPr>
              <w:t> </w:t>
            </w:r>
          </w:p>
        </w:tc>
        <w:tc>
          <w:tcPr>
            <w:tcW w:w="4590" w:type="dxa"/>
            <w:hideMark/>
          </w:tcPr>
          <w:p w14:paraId="707A3AFC" w14:textId="77777777" w:rsidR="00C50529" w:rsidRDefault="00C50529">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permission to access file.</w:t>
            </w:r>
            <w:r>
              <w:rPr>
                <w:rStyle w:val="apple-converted-space"/>
                <w:rFonts w:ascii="Arial" w:hAnsi="Arial" w:cs="Arial"/>
                <w:color w:val="5A5A5A"/>
                <w:sz w:val="21"/>
                <w:szCs w:val="21"/>
              </w:rPr>
              <w:t> </w:t>
            </w:r>
          </w:p>
        </w:tc>
      </w:tr>
      <w:tr w:rsidR="00C50529" w14:paraId="3999F8D5" w14:textId="77777777" w:rsidTr="00C50529">
        <w:tc>
          <w:tcPr>
            <w:cnfStyle w:val="001000000000" w:firstRow="0" w:lastRow="0" w:firstColumn="1" w:lastColumn="0" w:oddVBand="0" w:evenVBand="0" w:oddHBand="0" w:evenHBand="0" w:firstRowFirstColumn="0" w:firstRowLastColumn="0" w:lastRowFirstColumn="0" w:lastRowLastColumn="0"/>
            <w:tcW w:w="0" w:type="auto"/>
            <w:hideMark/>
          </w:tcPr>
          <w:p w14:paraId="557EB94A" w14:textId="77777777" w:rsidR="00C50529" w:rsidRDefault="00C50529">
            <w:pPr>
              <w:spacing w:after="300"/>
              <w:rPr>
                <w:rFonts w:ascii="Arial" w:hAnsi="Arial" w:cs="Arial"/>
                <w:color w:val="5A5A5A"/>
                <w:sz w:val="21"/>
                <w:szCs w:val="21"/>
              </w:rPr>
            </w:pPr>
            <w:r>
              <w:rPr>
                <w:rStyle w:val="tn-table-text"/>
                <w:rFonts w:ascii="Arial" w:hAnsi="Arial" w:cs="Arial"/>
                <w:color w:val="5A5A5A"/>
                <w:sz w:val="21"/>
                <w:szCs w:val="21"/>
              </w:rPr>
              <w:t>8</w:t>
            </w:r>
            <w:r>
              <w:rPr>
                <w:rStyle w:val="apple-converted-space"/>
                <w:rFonts w:ascii="Arial" w:hAnsi="Arial" w:cs="Arial"/>
                <w:color w:val="5A5A5A"/>
                <w:sz w:val="21"/>
                <w:szCs w:val="21"/>
              </w:rPr>
              <w:t> </w:t>
            </w:r>
          </w:p>
        </w:tc>
        <w:tc>
          <w:tcPr>
            <w:tcW w:w="4590" w:type="dxa"/>
            <w:hideMark/>
          </w:tcPr>
          <w:p w14:paraId="79973A06" w14:textId="77777777" w:rsidR="00C50529" w:rsidRDefault="00C50529">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sftp protocol</w:t>
            </w:r>
            <w:r>
              <w:rPr>
                <w:rStyle w:val="apple-converted-space"/>
                <w:rFonts w:ascii="Arial" w:hAnsi="Arial" w:cs="Arial"/>
                <w:color w:val="5A5A5A"/>
                <w:sz w:val="21"/>
                <w:szCs w:val="21"/>
              </w:rPr>
              <w:t> </w:t>
            </w:r>
          </w:p>
        </w:tc>
      </w:tr>
      <w:tr w:rsidR="00C50529" w14:paraId="1311F0A0" w14:textId="77777777" w:rsidTr="00C5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EBD892" w14:textId="77777777" w:rsidR="00C50529" w:rsidRDefault="00C50529">
            <w:pPr>
              <w:spacing w:after="300"/>
              <w:rPr>
                <w:rFonts w:ascii="Arial" w:hAnsi="Arial" w:cs="Arial"/>
                <w:color w:val="5A5A5A"/>
                <w:sz w:val="21"/>
                <w:szCs w:val="21"/>
              </w:rPr>
            </w:pPr>
            <w:r>
              <w:rPr>
                <w:rStyle w:val="tn-table-text"/>
                <w:rFonts w:ascii="Arial" w:hAnsi="Arial" w:cs="Arial"/>
                <w:color w:val="5A5A5A"/>
                <w:sz w:val="21"/>
                <w:szCs w:val="21"/>
              </w:rPr>
              <w:lastRenderedPageBreak/>
              <w:t>9</w:t>
            </w:r>
            <w:r>
              <w:rPr>
                <w:rStyle w:val="apple-converted-space"/>
                <w:rFonts w:ascii="Arial" w:hAnsi="Arial" w:cs="Arial"/>
                <w:color w:val="5A5A5A"/>
                <w:sz w:val="21"/>
                <w:szCs w:val="21"/>
              </w:rPr>
              <w:t> </w:t>
            </w:r>
          </w:p>
        </w:tc>
        <w:tc>
          <w:tcPr>
            <w:tcW w:w="4590" w:type="dxa"/>
            <w:hideMark/>
          </w:tcPr>
          <w:p w14:paraId="0CE0470A" w14:textId="77777777" w:rsidR="00C50529" w:rsidRDefault="00C50529">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transfer protocol mismatch</w:t>
            </w:r>
            <w:r>
              <w:rPr>
                <w:rStyle w:val="apple-converted-space"/>
                <w:rFonts w:ascii="Arial" w:hAnsi="Arial" w:cs="Arial"/>
                <w:color w:val="5A5A5A"/>
                <w:sz w:val="21"/>
                <w:szCs w:val="21"/>
              </w:rPr>
              <w:t> </w:t>
            </w:r>
          </w:p>
        </w:tc>
      </w:tr>
      <w:tr w:rsidR="00C50529" w14:paraId="3378ADA6" w14:textId="77777777" w:rsidTr="00C50529">
        <w:tc>
          <w:tcPr>
            <w:cnfStyle w:val="001000000000" w:firstRow="0" w:lastRow="0" w:firstColumn="1" w:lastColumn="0" w:oddVBand="0" w:evenVBand="0" w:oddHBand="0" w:evenHBand="0" w:firstRowFirstColumn="0" w:firstRowLastColumn="0" w:lastRowFirstColumn="0" w:lastRowLastColumn="0"/>
            <w:tcW w:w="0" w:type="auto"/>
            <w:hideMark/>
          </w:tcPr>
          <w:p w14:paraId="3248E120" w14:textId="77777777" w:rsidR="00C50529" w:rsidRDefault="00C50529">
            <w:pPr>
              <w:spacing w:after="300"/>
              <w:rPr>
                <w:rFonts w:ascii="Arial" w:hAnsi="Arial" w:cs="Arial"/>
                <w:color w:val="5A5A5A"/>
                <w:sz w:val="21"/>
                <w:szCs w:val="21"/>
              </w:rPr>
            </w:pPr>
            <w:r>
              <w:rPr>
                <w:rStyle w:val="tn-table-text"/>
                <w:rFonts w:ascii="Arial" w:hAnsi="Arial" w:cs="Arial"/>
                <w:color w:val="5A5A5A"/>
                <w:sz w:val="21"/>
                <w:szCs w:val="21"/>
              </w:rPr>
              <w:t>10</w:t>
            </w:r>
            <w:r>
              <w:rPr>
                <w:rStyle w:val="apple-converted-space"/>
                <w:rFonts w:ascii="Arial" w:hAnsi="Arial" w:cs="Arial"/>
                <w:color w:val="5A5A5A"/>
                <w:sz w:val="21"/>
                <w:szCs w:val="21"/>
              </w:rPr>
              <w:t> </w:t>
            </w:r>
          </w:p>
        </w:tc>
        <w:tc>
          <w:tcPr>
            <w:tcW w:w="4590" w:type="dxa"/>
            <w:hideMark/>
          </w:tcPr>
          <w:p w14:paraId="30F1488A" w14:textId="77777777" w:rsidR="00C50529" w:rsidRDefault="00C50529">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file matches a given criteria</w:t>
            </w:r>
            <w:r>
              <w:rPr>
                <w:rStyle w:val="apple-converted-space"/>
                <w:rFonts w:ascii="Arial" w:hAnsi="Arial" w:cs="Arial"/>
                <w:color w:val="5A5A5A"/>
                <w:sz w:val="21"/>
                <w:szCs w:val="21"/>
              </w:rPr>
              <w:t> </w:t>
            </w:r>
          </w:p>
        </w:tc>
      </w:tr>
      <w:tr w:rsidR="00C50529" w14:paraId="71007D2D" w14:textId="77777777" w:rsidTr="00C5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AA9924" w14:textId="77777777" w:rsidR="00C50529" w:rsidRDefault="00C50529">
            <w:pPr>
              <w:spacing w:after="300"/>
              <w:rPr>
                <w:rFonts w:ascii="Arial" w:hAnsi="Arial" w:cs="Arial"/>
                <w:color w:val="5A5A5A"/>
                <w:sz w:val="21"/>
                <w:szCs w:val="21"/>
              </w:rPr>
            </w:pPr>
            <w:r>
              <w:rPr>
                <w:rStyle w:val="tn-table-text"/>
                <w:rFonts w:ascii="Arial" w:hAnsi="Arial" w:cs="Arial"/>
                <w:color w:val="5A5A5A"/>
                <w:sz w:val="21"/>
                <w:szCs w:val="21"/>
              </w:rPr>
              <w:t>65</w:t>
            </w:r>
            <w:r>
              <w:rPr>
                <w:rStyle w:val="apple-converted-space"/>
                <w:rFonts w:ascii="Arial" w:hAnsi="Arial" w:cs="Arial"/>
                <w:color w:val="5A5A5A"/>
                <w:sz w:val="21"/>
                <w:szCs w:val="21"/>
              </w:rPr>
              <w:t> </w:t>
            </w:r>
          </w:p>
        </w:tc>
        <w:tc>
          <w:tcPr>
            <w:tcW w:w="4590" w:type="dxa"/>
            <w:hideMark/>
          </w:tcPr>
          <w:p w14:paraId="26C1B9C5" w14:textId="77777777" w:rsidR="00C50529" w:rsidRDefault="00C50529">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not allowed to connect</w:t>
            </w:r>
            <w:r>
              <w:rPr>
                <w:rStyle w:val="apple-converted-space"/>
                <w:rFonts w:ascii="Arial" w:hAnsi="Arial" w:cs="Arial"/>
                <w:color w:val="5A5A5A"/>
                <w:sz w:val="21"/>
                <w:szCs w:val="21"/>
              </w:rPr>
              <w:t> </w:t>
            </w:r>
          </w:p>
        </w:tc>
      </w:tr>
      <w:tr w:rsidR="00C50529" w14:paraId="327042C6" w14:textId="77777777" w:rsidTr="00C50529">
        <w:tc>
          <w:tcPr>
            <w:cnfStyle w:val="001000000000" w:firstRow="0" w:lastRow="0" w:firstColumn="1" w:lastColumn="0" w:oddVBand="0" w:evenVBand="0" w:oddHBand="0" w:evenHBand="0" w:firstRowFirstColumn="0" w:firstRowLastColumn="0" w:lastRowFirstColumn="0" w:lastRowLastColumn="0"/>
            <w:tcW w:w="0" w:type="auto"/>
            <w:hideMark/>
          </w:tcPr>
          <w:p w14:paraId="3ACF138B" w14:textId="77777777" w:rsidR="00C50529" w:rsidRDefault="00C50529">
            <w:pPr>
              <w:spacing w:after="300"/>
              <w:rPr>
                <w:rFonts w:ascii="Arial" w:hAnsi="Arial" w:cs="Arial"/>
                <w:color w:val="5A5A5A"/>
                <w:sz w:val="21"/>
                <w:szCs w:val="21"/>
              </w:rPr>
            </w:pPr>
            <w:r>
              <w:rPr>
                <w:rStyle w:val="tn-table-text"/>
                <w:rFonts w:ascii="Arial" w:hAnsi="Arial" w:cs="Arial"/>
                <w:color w:val="5A5A5A"/>
                <w:sz w:val="21"/>
                <w:szCs w:val="21"/>
              </w:rPr>
              <w:t>66</w:t>
            </w:r>
            <w:r>
              <w:rPr>
                <w:rStyle w:val="apple-converted-space"/>
                <w:rFonts w:ascii="Arial" w:hAnsi="Arial" w:cs="Arial"/>
                <w:color w:val="5A5A5A"/>
                <w:sz w:val="21"/>
                <w:szCs w:val="21"/>
              </w:rPr>
              <w:t> </w:t>
            </w:r>
          </w:p>
        </w:tc>
        <w:tc>
          <w:tcPr>
            <w:tcW w:w="4590" w:type="dxa"/>
            <w:hideMark/>
          </w:tcPr>
          <w:p w14:paraId="352DA06D" w14:textId="77777777" w:rsidR="00C50529" w:rsidRDefault="00C50529">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ssh protocol</w:t>
            </w:r>
            <w:r>
              <w:rPr>
                <w:rStyle w:val="apple-converted-space"/>
                <w:rFonts w:ascii="Arial" w:hAnsi="Arial" w:cs="Arial"/>
                <w:color w:val="5A5A5A"/>
                <w:sz w:val="21"/>
                <w:szCs w:val="21"/>
              </w:rPr>
              <w:t> </w:t>
            </w:r>
          </w:p>
        </w:tc>
      </w:tr>
      <w:tr w:rsidR="00C50529" w14:paraId="1C5D5686" w14:textId="77777777" w:rsidTr="00C5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BE8338" w14:textId="77777777" w:rsidR="00C50529" w:rsidRDefault="00C50529">
            <w:pPr>
              <w:spacing w:after="300"/>
              <w:rPr>
                <w:rFonts w:ascii="Arial" w:hAnsi="Arial" w:cs="Arial"/>
                <w:color w:val="5A5A5A"/>
                <w:sz w:val="21"/>
                <w:szCs w:val="21"/>
              </w:rPr>
            </w:pPr>
            <w:r>
              <w:rPr>
                <w:rStyle w:val="tn-table-text"/>
                <w:rFonts w:ascii="Arial" w:hAnsi="Arial" w:cs="Arial"/>
                <w:color w:val="5A5A5A"/>
                <w:sz w:val="21"/>
                <w:szCs w:val="21"/>
              </w:rPr>
              <w:t>67</w:t>
            </w:r>
            <w:r>
              <w:rPr>
                <w:rStyle w:val="apple-converted-space"/>
                <w:rFonts w:ascii="Arial" w:hAnsi="Arial" w:cs="Arial"/>
                <w:color w:val="5A5A5A"/>
                <w:sz w:val="21"/>
                <w:szCs w:val="21"/>
              </w:rPr>
              <w:t> </w:t>
            </w:r>
          </w:p>
        </w:tc>
        <w:tc>
          <w:tcPr>
            <w:tcW w:w="4590" w:type="dxa"/>
            <w:hideMark/>
          </w:tcPr>
          <w:p w14:paraId="02BCB44B" w14:textId="77777777" w:rsidR="00C50529" w:rsidRDefault="00C50529">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Key exchange failed</w:t>
            </w:r>
            <w:r>
              <w:rPr>
                <w:rStyle w:val="apple-converted-space"/>
                <w:rFonts w:ascii="Arial" w:hAnsi="Arial" w:cs="Arial"/>
                <w:color w:val="5A5A5A"/>
                <w:sz w:val="21"/>
                <w:szCs w:val="21"/>
              </w:rPr>
              <w:t> </w:t>
            </w:r>
          </w:p>
        </w:tc>
      </w:tr>
      <w:tr w:rsidR="00C50529" w14:paraId="21456861" w14:textId="77777777" w:rsidTr="00C50529">
        <w:tc>
          <w:tcPr>
            <w:cnfStyle w:val="001000000000" w:firstRow="0" w:lastRow="0" w:firstColumn="1" w:lastColumn="0" w:oddVBand="0" w:evenVBand="0" w:oddHBand="0" w:evenHBand="0" w:firstRowFirstColumn="0" w:firstRowLastColumn="0" w:lastRowFirstColumn="0" w:lastRowLastColumn="0"/>
            <w:tcW w:w="0" w:type="auto"/>
            <w:hideMark/>
          </w:tcPr>
          <w:p w14:paraId="43CD0BC7" w14:textId="77777777" w:rsidR="00C50529" w:rsidRDefault="00C50529">
            <w:pPr>
              <w:spacing w:after="300"/>
              <w:rPr>
                <w:rFonts w:ascii="Arial" w:hAnsi="Arial" w:cs="Arial"/>
                <w:color w:val="5A5A5A"/>
                <w:sz w:val="21"/>
                <w:szCs w:val="21"/>
              </w:rPr>
            </w:pPr>
            <w:r>
              <w:rPr>
                <w:rStyle w:val="tn-table-text"/>
                <w:rFonts w:ascii="Arial" w:hAnsi="Arial" w:cs="Arial"/>
                <w:color w:val="5A5A5A"/>
                <w:sz w:val="21"/>
                <w:szCs w:val="21"/>
              </w:rPr>
              <w:t>68</w:t>
            </w:r>
            <w:r>
              <w:rPr>
                <w:rStyle w:val="apple-converted-space"/>
                <w:rFonts w:ascii="Arial" w:hAnsi="Arial" w:cs="Arial"/>
                <w:color w:val="5A5A5A"/>
                <w:sz w:val="21"/>
                <w:szCs w:val="21"/>
              </w:rPr>
              <w:t> </w:t>
            </w:r>
          </w:p>
        </w:tc>
        <w:tc>
          <w:tcPr>
            <w:tcW w:w="4590" w:type="dxa"/>
            <w:hideMark/>
          </w:tcPr>
          <w:p w14:paraId="2C49AB82" w14:textId="77777777" w:rsidR="00C50529" w:rsidRDefault="00C50529">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Reserved</w:t>
            </w:r>
            <w:r>
              <w:rPr>
                <w:rStyle w:val="apple-converted-space"/>
                <w:rFonts w:ascii="Arial" w:hAnsi="Arial" w:cs="Arial"/>
                <w:color w:val="5A5A5A"/>
                <w:sz w:val="21"/>
                <w:szCs w:val="21"/>
              </w:rPr>
              <w:t> </w:t>
            </w:r>
          </w:p>
        </w:tc>
      </w:tr>
      <w:tr w:rsidR="00C50529" w14:paraId="32B7E860" w14:textId="77777777" w:rsidTr="00C5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C21605" w14:textId="77777777" w:rsidR="00C50529" w:rsidRDefault="00C50529">
            <w:pPr>
              <w:spacing w:after="300"/>
              <w:rPr>
                <w:rFonts w:ascii="Arial" w:hAnsi="Arial" w:cs="Arial"/>
                <w:color w:val="5A5A5A"/>
                <w:sz w:val="21"/>
                <w:szCs w:val="21"/>
              </w:rPr>
            </w:pPr>
            <w:r>
              <w:rPr>
                <w:rStyle w:val="tn-table-text"/>
                <w:rFonts w:ascii="Arial" w:hAnsi="Arial" w:cs="Arial"/>
                <w:color w:val="5A5A5A"/>
                <w:sz w:val="21"/>
                <w:szCs w:val="21"/>
              </w:rPr>
              <w:t>69</w:t>
            </w:r>
            <w:r>
              <w:rPr>
                <w:rStyle w:val="apple-converted-space"/>
                <w:rFonts w:ascii="Arial" w:hAnsi="Arial" w:cs="Arial"/>
                <w:color w:val="5A5A5A"/>
                <w:sz w:val="21"/>
                <w:szCs w:val="21"/>
              </w:rPr>
              <w:t> </w:t>
            </w:r>
          </w:p>
        </w:tc>
        <w:tc>
          <w:tcPr>
            <w:tcW w:w="4590" w:type="dxa"/>
            <w:hideMark/>
          </w:tcPr>
          <w:p w14:paraId="76D3B446" w14:textId="77777777" w:rsidR="00C50529" w:rsidRDefault="00C50529">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MAC error</w:t>
            </w:r>
            <w:r>
              <w:rPr>
                <w:rStyle w:val="apple-converted-space"/>
                <w:rFonts w:ascii="Arial" w:hAnsi="Arial" w:cs="Arial"/>
                <w:color w:val="5A5A5A"/>
                <w:sz w:val="21"/>
                <w:szCs w:val="21"/>
              </w:rPr>
              <w:t> </w:t>
            </w:r>
          </w:p>
        </w:tc>
      </w:tr>
      <w:tr w:rsidR="00C50529" w14:paraId="23ABCFE8" w14:textId="77777777" w:rsidTr="00C50529">
        <w:tc>
          <w:tcPr>
            <w:cnfStyle w:val="001000000000" w:firstRow="0" w:lastRow="0" w:firstColumn="1" w:lastColumn="0" w:oddVBand="0" w:evenVBand="0" w:oddHBand="0" w:evenHBand="0" w:firstRowFirstColumn="0" w:firstRowLastColumn="0" w:lastRowFirstColumn="0" w:lastRowLastColumn="0"/>
            <w:tcW w:w="0" w:type="auto"/>
            <w:hideMark/>
          </w:tcPr>
          <w:p w14:paraId="545A89F5" w14:textId="77777777" w:rsidR="00C50529" w:rsidRDefault="00C50529">
            <w:pPr>
              <w:spacing w:after="300"/>
              <w:rPr>
                <w:rFonts w:ascii="Arial" w:hAnsi="Arial" w:cs="Arial"/>
                <w:color w:val="5A5A5A"/>
                <w:sz w:val="21"/>
                <w:szCs w:val="21"/>
              </w:rPr>
            </w:pPr>
            <w:r>
              <w:rPr>
                <w:rStyle w:val="tn-table-text"/>
                <w:rFonts w:ascii="Arial" w:hAnsi="Arial" w:cs="Arial"/>
                <w:color w:val="5A5A5A"/>
                <w:sz w:val="21"/>
                <w:szCs w:val="21"/>
              </w:rPr>
              <w:t>70</w:t>
            </w:r>
            <w:r>
              <w:rPr>
                <w:rStyle w:val="apple-converted-space"/>
                <w:rFonts w:ascii="Arial" w:hAnsi="Arial" w:cs="Arial"/>
                <w:color w:val="5A5A5A"/>
                <w:sz w:val="21"/>
                <w:szCs w:val="21"/>
              </w:rPr>
              <w:t> </w:t>
            </w:r>
          </w:p>
        </w:tc>
        <w:tc>
          <w:tcPr>
            <w:tcW w:w="4590" w:type="dxa"/>
            <w:hideMark/>
          </w:tcPr>
          <w:p w14:paraId="306B691A" w14:textId="77777777" w:rsidR="00C50529" w:rsidRDefault="00C50529">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Compression error</w:t>
            </w:r>
            <w:r>
              <w:rPr>
                <w:rStyle w:val="apple-converted-space"/>
                <w:rFonts w:ascii="Arial" w:hAnsi="Arial" w:cs="Arial"/>
                <w:color w:val="5A5A5A"/>
                <w:sz w:val="21"/>
                <w:szCs w:val="21"/>
              </w:rPr>
              <w:t> </w:t>
            </w:r>
          </w:p>
        </w:tc>
      </w:tr>
      <w:tr w:rsidR="00C50529" w14:paraId="65F781DF" w14:textId="77777777" w:rsidTr="00C5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53B95F" w14:textId="77777777" w:rsidR="00C50529" w:rsidRDefault="00C50529">
            <w:pPr>
              <w:spacing w:after="300"/>
              <w:rPr>
                <w:rFonts w:ascii="Arial" w:hAnsi="Arial" w:cs="Arial"/>
                <w:color w:val="5A5A5A"/>
                <w:sz w:val="21"/>
                <w:szCs w:val="21"/>
              </w:rPr>
            </w:pPr>
            <w:r>
              <w:rPr>
                <w:rStyle w:val="tn-table-text"/>
                <w:rFonts w:ascii="Arial" w:hAnsi="Arial" w:cs="Arial"/>
                <w:color w:val="5A5A5A"/>
                <w:sz w:val="21"/>
                <w:szCs w:val="21"/>
              </w:rPr>
              <w:t>71</w:t>
            </w:r>
            <w:r>
              <w:rPr>
                <w:rStyle w:val="apple-converted-space"/>
                <w:rFonts w:ascii="Arial" w:hAnsi="Arial" w:cs="Arial"/>
                <w:color w:val="5A5A5A"/>
                <w:sz w:val="21"/>
                <w:szCs w:val="21"/>
              </w:rPr>
              <w:t> </w:t>
            </w:r>
          </w:p>
        </w:tc>
        <w:tc>
          <w:tcPr>
            <w:tcW w:w="4590" w:type="dxa"/>
            <w:hideMark/>
          </w:tcPr>
          <w:p w14:paraId="53FB2CEE" w14:textId="77777777" w:rsidR="00C50529" w:rsidRDefault="00C50529">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Service not available</w:t>
            </w:r>
            <w:r>
              <w:rPr>
                <w:rStyle w:val="apple-converted-space"/>
                <w:rFonts w:ascii="Arial" w:hAnsi="Arial" w:cs="Arial"/>
                <w:color w:val="5A5A5A"/>
                <w:sz w:val="21"/>
                <w:szCs w:val="21"/>
              </w:rPr>
              <w:t> </w:t>
            </w:r>
          </w:p>
        </w:tc>
      </w:tr>
      <w:tr w:rsidR="00C50529" w14:paraId="50F8795D" w14:textId="77777777" w:rsidTr="00C50529">
        <w:tc>
          <w:tcPr>
            <w:cnfStyle w:val="001000000000" w:firstRow="0" w:lastRow="0" w:firstColumn="1" w:lastColumn="0" w:oddVBand="0" w:evenVBand="0" w:oddHBand="0" w:evenHBand="0" w:firstRowFirstColumn="0" w:firstRowLastColumn="0" w:lastRowFirstColumn="0" w:lastRowLastColumn="0"/>
            <w:tcW w:w="0" w:type="auto"/>
            <w:hideMark/>
          </w:tcPr>
          <w:p w14:paraId="633E38ED" w14:textId="77777777" w:rsidR="00C50529" w:rsidRDefault="00C50529">
            <w:pPr>
              <w:spacing w:after="300"/>
              <w:rPr>
                <w:rFonts w:ascii="Arial" w:hAnsi="Arial" w:cs="Arial"/>
                <w:color w:val="5A5A5A"/>
                <w:sz w:val="21"/>
                <w:szCs w:val="21"/>
              </w:rPr>
            </w:pPr>
            <w:r>
              <w:rPr>
                <w:rStyle w:val="tn-table-text"/>
                <w:rFonts w:ascii="Arial" w:hAnsi="Arial" w:cs="Arial"/>
                <w:color w:val="5A5A5A"/>
                <w:sz w:val="21"/>
                <w:szCs w:val="21"/>
              </w:rPr>
              <w:t>72</w:t>
            </w:r>
            <w:r>
              <w:rPr>
                <w:rStyle w:val="apple-converted-space"/>
                <w:rFonts w:ascii="Arial" w:hAnsi="Arial" w:cs="Arial"/>
                <w:color w:val="5A5A5A"/>
                <w:sz w:val="21"/>
                <w:szCs w:val="21"/>
              </w:rPr>
              <w:t> </w:t>
            </w:r>
          </w:p>
        </w:tc>
        <w:tc>
          <w:tcPr>
            <w:tcW w:w="4590" w:type="dxa"/>
            <w:hideMark/>
          </w:tcPr>
          <w:p w14:paraId="651AD208" w14:textId="77777777" w:rsidR="00C50529" w:rsidRDefault="00C50529">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Protocol version not supported</w:t>
            </w:r>
            <w:r>
              <w:rPr>
                <w:rStyle w:val="apple-converted-space"/>
                <w:rFonts w:ascii="Arial" w:hAnsi="Arial" w:cs="Arial"/>
                <w:color w:val="5A5A5A"/>
                <w:sz w:val="21"/>
                <w:szCs w:val="21"/>
              </w:rPr>
              <w:t> </w:t>
            </w:r>
          </w:p>
        </w:tc>
      </w:tr>
      <w:tr w:rsidR="00C50529" w14:paraId="55F1E302" w14:textId="77777777" w:rsidTr="00C5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54B34F" w14:textId="77777777" w:rsidR="00C50529" w:rsidRDefault="00C50529">
            <w:pPr>
              <w:spacing w:after="300"/>
              <w:rPr>
                <w:rFonts w:ascii="Arial" w:hAnsi="Arial" w:cs="Arial"/>
                <w:color w:val="5A5A5A"/>
                <w:sz w:val="21"/>
                <w:szCs w:val="21"/>
              </w:rPr>
            </w:pPr>
            <w:r>
              <w:rPr>
                <w:rStyle w:val="tn-table-text"/>
                <w:rFonts w:ascii="Arial" w:hAnsi="Arial" w:cs="Arial"/>
                <w:color w:val="5A5A5A"/>
                <w:sz w:val="21"/>
                <w:szCs w:val="21"/>
              </w:rPr>
              <w:t>73</w:t>
            </w:r>
            <w:r>
              <w:rPr>
                <w:rStyle w:val="apple-converted-space"/>
                <w:rFonts w:ascii="Arial" w:hAnsi="Arial" w:cs="Arial"/>
                <w:color w:val="5A5A5A"/>
                <w:sz w:val="21"/>
                <w:szCs w:val="21"/>
              </w:rPr>
              <w:t> </w:t>
            </w:r>
          </w:p>
        </w:tc>
        <w:tc>
          <w:tcPr>
            <w:tcW w:w="4590" w:type="dxa"/>
            <w:hideMark/>
          </w:tcPr>
          <w:p w14:paraId="376FC553" w14:textId="77777777" w:rsidR="00C50529" w:rsidRDefault="00C50529">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key not verifiable</w:t>
            </w:r>
            <w:r>
              <w:rPr>
                <w:rStyle w:val="apple-converted-space"/>
                <w:rFonts w:ascii="Arial" w:hAnsi="Arial" w:cs="Arial"/>
                <w:color w:val="5A5A5A"/>
                <w:sz w:val="21"/>
                <w:szCs w:val="21"/>
              </w:rPr>
              <w:t> </w:t>
            </w:r>
          </w:p>
        </w:tc>
      </w:tr>
      <w:tr w:rsidR="00C50529" w14:paraId="3F3C7842" w14:textId="77777777" w:rsidTr="00C50529">
        <w:tc>
          <w:tcPr>
            <w:cnfStyle w:val="001000000000" w:firstRow="0" w:lastRow="0" w:firstColumn="1" w:lastColumn="0" w:oddVBand="0" w:evenVBand="0" w:oddHBand="0" w:evenHBand="0" w:firstRowFirstColumn="0" w:firstRowLastColumn="0" w:lastRowFirstColumn="0" w:lastRowLastColumn="0"/>
            <w:tcW w:w="0" w:type="auto"/>
            <w:hideMark/>
          </w:tcPr>
          <w:p w14:paraId="3B9EA61C" w14:textId="77777777" w:rsidR="00C50529" w:rsidRDefault="00C50529">
            <w:pPr>
              <w:spacing w:after="300"/>
              <w:rPr>
                <w:rFonts w:ascii="Arial" w:hAnsi="Arial" w:cs="Arial"/>
                <w:color w:val="5A5A5A"/>
                <w:sz w:val="21"/>
                <w:szCs w:val="21"/>
              </w:rPr>
            </w:pPr>
            <w:r>
              <w:rPr>
                <w:rStyle w:val="tn-table-text"/>
                <w:rFonts w:ascii="Arial" w:hAnsi="Arial" w:cs="Arial"/>
                <w:color w:val="5A5A5A"/>
                <w:sz w:val="21"/>
                <w:szCs w:val="21"/>
              </w:rPr>
              <w:t>74</w:t>
            </w:r>
            <w:r>
              <w:rPr>
                <w:rStyle w:val="apple-converted-space"/>
                <w:rFonts w:ascii="Arial" w:hAnsi="Arial" w:cs="Arial"/>
                <w:color w:val="5A5A5A"/>
                <w:sz w:val="21"/>
                <w:szCs w:val="21"/>
              </w:rPr>
              <w:t> </w:t>
            </w:r>
          </w:p>
        </w:tc>
        <w:tc>
          <w:tcPr>
            <w:tcW w:w="4590" w:type="dxa"/>
            <w:hideMark/>
          </w:tcPr>
          <w:p w14:paraId="5057469B" w14:textId="77777777" w:rsidR="00C50529" w:rsidRDefault="00C50529">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failed</w:t>
            </w:r>
            <w:r>
              <w:rPr>
                <w:rStyle w:val="apple-converted-space"/>
                <w:rFonts w:ascii="Arial" w:hAnsi="Arial" w:cs="Arial"/>
                <w:color w:val="5A5A5A"/>
                <w:sz w:val="21"/>
                <w:szCs w:val="21"/>
              </w:rPr>
              <w:t> </w:t>
            </w:r>
          </w:p>
        </w:tc>
      </w:tr>
      <w:tr w:rsidR="00C50529" w14:paraId="32021B94" w14:textId="77777777" w:rsidTr="00C5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DE4E8D" w14:textId="77777777" w:rsidR="00C50529" w:rsidRDefault="00C50529">
            <w:pPr>
              <w:spacing w:after="300"/>
              <w:rPr>
                <w:rFonts w:ascii="Arial" w:hAnsi="Arial" w:cs="Arial"/>
                <w:color w:val="5A5A5A"/>
                <w:sz w:val="21"/>
                <w:szCs w:val="21"/>
              </w:rPr>
            </w:pPr>
            <w:r>
              <w:rPr>
                <w:rStyle w:val="tn-table-text"/>
                <w:rFonts w:ascii="Arial" w:hAnsi="Arial" w:cs="Arial"/>
                <w:color w:val="5A5A5A"/>
                <w:sz w:val="21"/>
                <w:szCs w:val="21"/>
              </w:rPr>
              <w:t>75</w:t>
            </w:r>
            <w:r>
              <w:rPr>
                <w:rStyle w:val="apple-converted-space"/>
                <w:rFonts w:ascii="Arial" w:hAnsi="Arial" w:cs="Arial"/>
                <w:color w:val="5A5A5A"/>
                <w:sz w:val="21"/>
                <w:szCs w:val="21"/>
              </w:rPr>
              <w:t> </w:t>
            </w:r>
          </w:p>
        </w:tc>
        <w:tc>
          <w:tcPr>
            <w:tcW w:w="4590" w:type="dxa"/>
            <w:hideMark/>
          </w:tcPr>
          <w:p w14:paraId="24783125" w14:textId="77777777" w:rsidR="00C50529" w:rsidRDefault="00C50529">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Disconnected by application</w:t>
            </w:r>
            <w:r>
              <w:rPr>
                <w:rStyle w:val="apple-converted-space"/>
                <w:rFonts w:ascii="Arial" w:hAnsi="Arial" w:cs="Arial"/>
                <w:color w:val="5A5A5A"/>
                <w:sz w:val="21"/>
                <w:szCs w:val="21"/>
              </w:rPr>
              <w:t> </w:t>
            </w:r>
          </w:p>
        </w:tc>
      </w:tr>
      <w:tr w:rsidR="00C50529" w14:paraId="71858991" w14:textId="77777777" w:rsidTr="00C50529">
        <w:tc>
          <w:tcPr>
            <w:cnfStyle w:val="001000000000" w:firstRow="0" w:lastRow="0" w:firstColumn="1" w:lastColumn="0" w:oddVBand="0" w:evenVBand="0" w:oddHBand="0" w:evenHBand="0" w:firstRowFirstColumn="0" w:firstRowLastColumn="0" w:lastRowFirstColumn="0" w:lastRowLastColumn="0"/>
            <w:tcW w:w="0" w:type="auto"/>
            <w:hideMark/>
          </w:tcPr>
          <w:p w14:paraId="15E8CD04" w14:textId="77777777" w:rsidR="00C50529" w:rsidRDefault="00C50529">
            <w:pPr>
              <w:spacing w:after="300"/>
              <w:rPr>
                <w:rFonts w:ascii="Arial" w:hAnsi="Arial" w:cs="Arial"/>
                <w:color w:val="5A5A5A"/>
                <w:sz w:val="21"/>
                <w:szCs w:val="21"/>
              </w:rPr>
            </w:pPr>
            <w:r>
              <w:rPr>
                <w:rStyle w:val="tn-table-text"/>
                <w:rFonts w:ascii="Arial" w:hAnsi="Arial" w:cs="Arial"/>
                <w:color w:val="5A5A5A"/>
                <w:sz w:val="21"/>
                <w:szCs w:val="21"/>
              </w:rPr>
              <w:t>76</w:t>
            </w:r>
            <w:r>
              <w:rPr>
                <w:rStyle w:val="apple-converted-space"/>
                <w:rFonts w:ascii="Arial" w:hAnsi="Arial" w:cs="Arial"/>
                <w:color w:val="5A5A5A"/>
                <w:sz w:val="21"/>
                <w:szCs w:val="21"/>
              </w:rPr>
              <w:t> </w:t>
            </w:r>
          </w:p>
        </w:tc>
        <w:tc>
          <w:tcPr>
            <w:tcW w:w="4590" w:type="dxa"/>
            <w:hideMark/>
          </w:tcPr>
          <w:p w14:paraId="1F0DDA89" w14:textId="77777777" w:rsidR="00C50529" w:rsidRDefault="00C50529">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Too many connections</w:t>
            </w:r>
            <w:r>
              <w:rPr>
                <w:rStyle w:val="apple-converted-space"/>
                <w:rFonts w:ascii="Arial" w:hAnsi="Arial" w:cs="Arial"/>
                <w:color w:val="5A5A5A"/>
                <w:sz w:val="21"/>
                <w:szCs w:val="21"/>
              </w:rPr>
              <w:t> </w:t>
            </w:r>
          </w:p>
        </w:tc>
      </w:tr>
      <w:tr w:rsidR="00C50529" w14:paraId="28BD027A" w14:textId="77777777" w:rsidTr="00C5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FB6AAD" w14:textId="77777777" w:rsidR="00C50529" w:rsidRDefault="00C50529">
            <w:pPr>
              <w:spacing w:after="300"/>
              <w:rPr>
                <w:rFonts w:ascii="Arial" w:hAnsi="Arial" w:cs="Arial"/>
                <w:color w:val="5A5A5A"/>
                <w:sz w:val="21"/>
                <w:szCs w:val="21"/>
              </w:rPr>
            </w:pPr>
            <w:r>
              <w:rPr>
                <w:rStyle w:val="tn-table-text"/>
                <w:rFonts w:ascii="Arial" w:hAnsi="Arial" w:cs="Arial"/>
                <w:color w:val="5A5A5A"/>
                <w:sz w:val="21"/>
                <w:szCs w:val="21"/>
              </w:rPr>
              <w:t>77</w:t>
            </w:r>
            <w:r>
              <w:rPr>
                <w:rStyle w:val="apple-converted-space"/>
                <w:rFonts w:ascii="Arial" w:hAnsi="Arial" w:cs="Arial"/>
                <w:color w:val="5A5A5A"/>
                <w:sz w:val="21"/>
                <w:szCs w:val="21"/>
              </w:rPr>
              <w:t> </w:t>
            </w:r>
          </w:p>
        </w:tc>
        <w:tc>
          <w:tcPr>
            <w:tcW w:w="4590" w:type="dxa"/>
            <w:hideMark/>
          </w:tcPr>
          <w:p w14:paraId="0A383103" w14:textId="77777777" w:rsidR="00C50529" w:rsidRDefault="00C50529">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Authentication cancelled by user</w:t>
            </w:r>
            <w:r>
              <w:rPr>
                <w:rStyle w:val="apple-converted-space"/>
                <w:rFonts w:ascii="Arial" w:hAnsi="Arial" w:cs="Arial"/>
                <w:color w:val="5A5A5A"/>
                <w:sz w:val="21"/>
                <w:szCs w:val="21"/>
              </w:rPr>
              <w:t> </w:t>
            </w:r>
          </w:p>
        </w:tc>
      </w:tr>
      <w:tr w:rsidR="00C50529" w14:paraId="5CFC9DC8" w14:textId="77777777" w:rsidTr="00C50529">
        <w:tc>
          <w:tcPr>
            <w:cnfStyle w:val="001000000000" w:firstRow="0" w:lastRow="0" w:firstColumn="1" w:lastColumn="0" w:oddVBand="0" w:evenVBand="0" w:oddHBand="0" w:evenHBand="0" w:firstRowFirstColumn="0" w:firstRowLastColumn="0" w:lastRowFirstColumn="0" w:lastRowLastColumn="0"/>
            <w:tcW w:w="0" w:type="auto"/>
            <w:hideMark/>
          </w:tcPr>
          <w:p w14:paraId="7614D99C" w14:textId="77777777" w:rsidR="00C50529" w:rsidRDefault="00C50529">
            <w:pPr>
              <w:spacing w:after="300"/>
              <w:rPr>
                <w:rFonts w:ascii="Arial" w:hAnsi="Arial" w:cs="Arial"/>
                <w:color w:val="5A5A5A"/>
                <w:sz w:val="21"/>
                <w:szCs w:val="21"/>
              </w:rPr>
            </w:pPr>
            <w:r>
              <w:rPr>
                <w:rStyle w:val="tn-table-text"/>
                <w:rFonts w:ascii="Arial" w:hAnsi="Arial" w:cs="Arial"/>
                <w:color w:val="5A5A5A"/>
                <w:sz w:val="21"/>
                <w:szCs w:val="21"/>
              </w:rPr>
              <w:t>78</w:t>
            </w:r>
            <w:r>
              <w:rPr>
                <w:rStyle w:val="apple-converted-space"/>
                <w:rFonts w:ascii="Arial" w:hAnsi="Arial" w:cs="Arial"/>
                <w:color w:val="5A5A5A"/>
                <w:sz w:val="21"/>
                <w:szCs w:val="21"/>
              </w:rPr>
              <w:t> </w:t>
            </w:r>
          </w:p>
        </w:tc>
        <w:tc>
          <w:tcPr>
            <w:tcW w:w="4590" w:type="dxa"/>
            <w:hideMark/>
          </w:tcPr>
          <w:p w14:paraId="18ED26F7" w14:textId="77777777" w:rsidR="00C50529" w:rsidRDefault="00C50529">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more authentication methods available</w:t>
            </w:r>
            <w:r>
              <w:rPr>
                <w:rStyle w:val="apple-converted-space"/>
                <w:rFonts w:ascii="Arial" w:hAnsi="Arial" w:cs="Arial"/>
                <w:color w:val="5A5A5A"/>
                <w:sz w:val="21"/>
                <w:szCs w:val="21"/>
              </w:rPr>
              <w:t> </w:t>
            </w:r>
          </w:p>
        </w:tc>
      </w:tr>
      <w:tr w:rsidR="00C50529" w14:paraId="6FA30024" w14:textId="77777777" w:rsidTr="00C5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3DE981" w14:textId="77777777" w:rsidR="00C50529" w:rsidRDefault="00C50529">
            <w:pPr>
              <w:spacing w:after="300"/>
              <w:rPr>
                <w:rFonts w:ascii="Arial" w:hAnsi="Arial" w:cs="Arial"/>
                <w:color w:val="5A5A5A"/>
                <w:sz w:val="21"/>
                <w:szCs w:val="21"/>
              </w:rPr>
            </w:pPr>
            <w:r>
              <w:rPr>
                <w:rStyle w:val="tn-table-text"/>
                <w:rFonts w:ascii="Arial" w:hAnsi="Arial" w:cs="Arial"/>
                <w:color w:val="5A5A5A"/>
                <w:sz w:val="21"/>
                <w:szCs w:val="21"/>
              </w:rPr>
              <w:lastRenderedPageBreak/>
              <w:t>79</w:t>
            </w:r>
            <w:r>
              <w:rPr>
                <w:rStyle w:val="apple-converted-space"/>
                <w:rFonts w:ascii="Arial" w:hAnsi="Arial" w:cs="Arial"/>
                <w:color w:val="5A5A5A"/>
                <w:sz w:val="21"/>
                <w:szCs w:val="21"/>
              </w:rPr>
              <w:t> </w:t>
            </w:r>
          </w:p>
        </w:tc>
        <w:tc>
          <w:tcPr>
            <w:tcW w:w="4590" w:type="dxa"/>
            <w:hideMark/>
          </w:tcPr>
          <w:p w14:paraId="7C33F09F" w14:textId="77777777" w:rsidR="00C50529" w:rsidRDefault="00C50529">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Invalid user name</w:t>
            </w:r>
            <w:r>
              <w:rPr>
                <w:rStyle w:val="apple-converted-space"/>
                <w:rFonts w:ascii="Arial" w:hAnsi="Arial" w:cs="Arial"/>
                <w:color w:val="5A5A5A"/>
                <w:sz w:val="21"/>
                <w:szCs w:val="21"/>
              </w:rPr>
              <w:t> </w:t>
            </w:r>
          </w:p>
        </w:tc>
      </w:tr>
    </w:tbl>
    <w:p w14:paraId="537FC6F2" w14:textId="77777777" w:rsidR="00C50529" w:rsidRPr="005D4B91" w:rsidRDefault="00C50529" w:rsidP="005D4B91"/>
    <w:tbl>
      <w:tblPr>
        <w:tblStyle w:val="GridTable4-Accent11"/>
        <w:tblW w:w="0" w:type="auto"/>
        <w:tblLook w:val="04A0" w:firstRow="1" w:lastRow="0" w:firstColumn="1" w:lastColumn="0" w:noHBand="0" w:noVBand="1"/>
      </w:tblPr>
      <w:tblGrid>
        <w:gridCol w:w="2590"/>
        <w:gridCol w:w="2590"/>
        <w:gridCol w:w="2590"/>
        <w:gridCol w:w="2590"/>
        <w:gridCol w:w="2590"/>
      </w:tblGrid>
      <w:tr w:rsidR="00273B65" w14:paraId="2AB7677D" w14:textId="77777777" w:rsidTr="005D4B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36A2DD5C" w14:textId="67046734" w:rsidR="00273B65" w:rsidRDefault="00273B65" w:rsidP="00273B65">
            <w:r>
              <w:t>Message or Alert</w:t>
            </w:r>
          </w:p>
        </w:tc>
        <w:tc>
          <w:tcPr>
            <w:tcW w:w="2590" w:type="dxa"/>
          </w:tcPr>
          <w:p w14:paraId="2112E66B" w14:textId="2EF81E58" w:rsidR="00273B65" w:rsidRDefault="00273B65" w:rsidP="00273B65">
            <w:pPr>
              <w:cnfStyle w:val="100000000000" w:firstRow="1" w:lastRow="0" w:firstColumn="0" w:lastColumn="0" w:oddVBand="0" w:evenVBand="0" w:oddHBand="0" w:evenHBand="0" w:firstRowFirstColumn="0" w:firstRowLastColumn="0" w:lastRowFirstColumn="0" w:lastRowLastColumn="0"/>
            </w:pPr>
            <w:r>
              <w:t>Communication Method</w:t>
            </w:r>
          </w:p>
        </w:tc>
        <w:tc>
          <w:tcPr>
            <w:tcW w:w="2590" w:type="dxa"/>
          </w:tcPr>
          <w:p w14:paraId="6D1E6219" w14:textId="7FB0D162" w:rsidR="00273B65" w:rsidRDefault="00273B65" w:rsidP="00273B65">
            <w:pPr>
              <w:cnfStyle w:val="100000000000" w:firstRow="1" w:lastRow="0" w:firstColumn="0" w:lastColumn="0" w:oddVBand="0" w:evenVBand="0" w:oddHBand="0" w:evenHBand="0" w:firstRowFirstColumn="0" w:firstRowLastColumn="0" w:lastRowFirstColumn="0" w:lastRowLastColumn="0"/>
            </w:pPr>
            <w:r>
              <w:t>Description</w:t>
            </w:r>
          </w:p>
        </w:tc>
        <w:tc>
          <w:tcPr>
            <w:tcW w:w="2590" w:type="dxa"/>
          </w:tcPr>
          <w:p w14:paraId="41A64102" w14:textId="77750BCE" w:rsidR="00273B65" w:rsidRDefault="005D4B91" w:rsidP="00273B65">
            <w:pPr>
              <w:cnfStyle w:val="100000000000" w:firstRow="1" w:lastRow="0" w:firstColumn="0" w:lastColumn="0" w:oddVBand="0" w:evenVBand="0" w:oddHBand="0" w:evenHBand="0" w:firstRowFirstColumn="0" w:firstRowLastColumn="0" w:lastRowFirstColumn="0" w:lastRowLastColumn="0"/>
            </w:pPr>
            <w:r>
              <w:t>Algorithm</w:t>
            </w:r>
          </w:p>
        </w:tc>
        <w:tc>
          <w:tcPr>
            <w:tcW w:w="2590" w:type="dxa"/>
          </w:tcPr>
          <w:p w14:paraId="2218C12C" w14:textId="6052DB1D" w:rsidR="00273B65" w:rsidRDefault="005D4B91" w:rsidP="00273B65">
            <w:pPr>
              <w:cnfStyle w:val="100000000000" w:firstRow="1" w:lastRow="0" w:firstColumn="0" w:lastColumn="0" w:oddVBand="0" w:evenVBand="0" w:oddHBand="0" w:evenHBand="0" w:firstRowFirstColumn="0" w:firstRowLastColumn="0" w:lastRowFirstColumn="0" w:lastRowLastColumn="0"/>
            </w:pPr>
            <w:r>
              <w:t>Trigger</w:t>
            </w:r>
          </w:p>
        </w:tc>
      </w:tr>
      <w:tr w:rsidR="00836EF5" w14:paraId="5825A385" w14:textId="77777777" w:rsidTr="005D4B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5909EA38" w14:textId="78937C22" w:rsidR="00836EF5" w:rsidRDefault="00836EF5" w:rsidP="00836EF5">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p>
        </w:tc>
        <w:tc>
          <w:tcPr>
            <w:tcW w:w="2590" w:type="dxa"/>
          </w:tcPr>
          <w:p w14:paraId="6C6B4EF1" w14:textId="0D0CD44E" w:rsidR="00836EF5" w:rsidRDefault="00836EF5" w:rsidP="00836EF5">
            <w:pPr>
              <w:cnfStyle w:val="000000100000" w:firstRow="0" w:lastRow="0" w:firstColumn="0" w:lastColumn="0" w:oddVBand="0" w:evenVBand="0" w:oddHBand="1" w:evenHBand="0" w:firstRowFirstColumn="0" w:firstRowLastColumn="0" w:lastRowFirstColumn="0" w:lastRowLastColumn="0"/>
            </w:pPr>
            <w:r>
              <w:t>Command exit code</w:t>
            </w:r>
          </w:p>
        </w:tc>
        <w:tc>
          <w:tcPr>
            <w:tcW w:w="2590" w:type="dxa"/>
          </w:tcPr>
          <w:p w14:paraId="6BC06344" w14:textId="5DD1D73D" w:rsidR="00836EF5" w:rsidRDefault="00836EF5" w:rsidP="00836EF5">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p>
        </w:tc>
        <w:tc>
          <w:tcPr>
            <w:tcW w:w="2590" w:type="dxa"/>
          </w:tcPr>
          <w:p w14:paraId="4EAD2150" w14:textId="563B2882" w:rsidR="00836EF5" w:rsidRDefault="00836EF5" w:rsidP="00836EF5">
            <w:pPr>
              <w:cnfStyle w:val="000000100000" w:firstRow="0" w:lastRow="0" w:firstColumn="0" w:lastColumn="0" w:oddVBand="0" w:evenVBand="0" w:oddHBand="1" w:evenHBand="0" w:firstRowFirstColumn="0" w:firstRowLastColumn="0" w:lastRowFirstColumn="0" w:lastRowLastColumn="0"/>
            </w:pPr>
            <w:r>
              <w:t>Platform dependent</w:t>
            </w:r>
          </w:p>
        </w:tc>
        <w:tc>
          <w:tcPr>
            <w:tcW w:w="2590" w:type="dxa"/>
          </w:tcPr>
          <w:p w14:paraId="62E3CC68" w14:textId="368DEBE7" w:rsidR="00836EF5" w:rsidRDefault="00836EF5" w:rsidP="00836EF5">
            <w:pPr>
              <w:cnfStyle w:val="000000100000" w:firstRow="0" w:lastRow="0" w:firstColumn="0" w:lastColumn="0" w:oddVBand="0" w:evenVBand="0" w:oddHBand="1" w:evenHBand="0" w:firstRowFirstColumn="0" w:firstRowLastColumn="0" w:lastRowFirstColumn="0" w:lastRowLastColumn="0"/>
            </w:pPr>
            <w:r>
              <w:t>Platform dependent</w:t>
            </w:r>
          </w:p>
        </w:tc>
      </w:tr>
      <w:tr w:rsidR="00836EF5" w14:paraId="53ABB5EF" w14:textId="77777777" w:rsidTr="005D4B91">
        <w:tc>
          <w:tcPr>
            <w:cnfStyle w:val="001000000000" w:firstRow="0" w:lastRow="0" w:firstColumn="1" w:lastColumn="0" w:oddVBand="0" w:evenVBand="0" w:oddHBand="0" w:evenHBand="0" w:firstRowFirstColumn="0" w:firstRowLastColumn="0" w:lastRowFirstColumn="0" w:lastRowLastColumn="0"/>
            <w:tcW w:w="2590" w:type="dxa"/>
          </w:tcPr>
          <w:p w14:paraId="36FF1B2E" w14:textId="77777777" w:rsidR="00836EF5" w:rsidRDefault="00836EF5" w:rsidP="00836EF5"/>
        </w:tc>
        <w:tc>
          <w:tcPr>
            <w:tcW w:w="2590" w:type="dxa"/>
          </w:tcPr>
          <w:p w14:paraId="73C282D5" w14:textId="77777777" w:rsidR="00836EF5" w:rsidRDefault="00836EF5" w:rsidP="00836EF5">
            <w:pPr>
              <w:cnfStyle w:val="000000000000" w:firstRow="0" w:lastRow="0" w:firstColumn="0" w:lastColumn="0" w:oddVBand="0" w:evenVBand="0" w:oddHBand="0" w:evenHBand="0" w:firstRowFirstColumn="0" w:firstRowLastColumn="0" w:lastRowFirstColumn="0" w:lastRowLastColumn="0"/>
            </w:pPr>
          </w:p>
        </w:tc>
        <w:tc>
          <w:tcPr>
            <w:tcW w:w="2590" w:type="dxa"/>
          </w:tcPr>
          <w:p w14:paraId="08221E64" w14:textId="77777777" w:rsidR="00836EF5" w:rsidRDefault="00836EF5" w:rsidP="00836EF5">
            <w:pPr>
              <w:cnfStyle w:val="000000000000" w:firstRow="0" w:lastRow="0" w:firstColumn="0" w:lastColumn="0" w:oddVBand="0" w:evenVBand="0" w:oddHBand="0" w:evenHBand="0" w:firstRowFirstColumn="0" w:firstRowLastColumn="0" w:lastRowFirstColumn="0" w:lastRowLastColumn="0"/>
            </w:pPr>
          </w:p>
        </w:tc>
        <w:tc>
          <w:tcPr>
            <w:tcW w:w="2590" w:type="dxa"/>
          </w:tcPr>
          <w:p w14:paraId="1FF4A34B" w14:textId="77777777" w:rsidR="00836EF5" w:rsidRDefault="00836EF5" w:rsidP="00836EF5">
            <w:pPr>
              <w:cnfStyle w:val="000000000000" w:firstRow="0" w:lastRow="0" w:firstColumn="0" w:lastColumn="0" w:oddVBand="0" w:evenVBand="0" w:oddHBand="0" w:evenHBand="0" w:firstRowFirstColumn="0" w:firstRowLastColumn="0" w:lastRowFirstColumn="0" w:lastRowLastColumn="0"/>
            </w:pPr>
          </w:p>
        </w:tc>
        <w:tc>
          <w:tcPr>
            <w:tcW w:w="2590" w:type="dxa"/>
          </w:tcPr>
          <w:p w14:paraId="07293A3C" w14:textId="77777777" w:rsidR="00836EF5" w:rsidRDefault="00836EF5" w:rsidP="00836EF5">
            <w:pPr>
              <w:cnfStyle w:val="000000000000" w:firstRow="0" w:lastRow="0" w:firstColumn="0" w:lastColumn="0" w:oddVBand="0" w:evenVBand="0" w:oddHBand="0" w:evenHBand="0" w:firstRowFirstColumn="0" w:firstRowLastColumn="0" w:lastRowFirstColumn="0" w:lastRowLastColumn="0"/>
            </w:pPr>
          </w:p>
        </w:tc>
      </w:tr>
      <w:tr w:rsidR="00836EF5" w14:paraId="107EAECB" w14:textId="77777777" w:rsidTr="005D4B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7D6F7D1E" w14:textId="77777777" w:rsidR="00836EF5" w:rsidRDefault="00836EF5" w:rsidP="00836EF5"/>
        </w:tc>
        <w:tc>
          <w:tcPr>
            <w:tcW w:w="2590" w:type="dxa"/>
          </w:tcPr>
          <w:p w14:paraId="391FEC4C" w14:textId="77777777" w:rsidR="00836EF5" w:rsidRDefault="00836EF5" w:rsidP="00836EF5">
            <w:pPr>
              <w:cnfStyle w:val="000000100000" w:firstRow="0" w:lastRow="0" w:firstColumn="0" w:lastColumn="0" w:oddVBand="0" w:evenVBand="0" w:oddHBand="1" w:evenHBand="0" w:firstRowFirstColumn="0" w:firstRowLastColumn="0" w:lastRowFirstColumn="0" w:lastRowLastColumn="0"/>
            </w:pPr>
          </w:p>
        </w:tc>
        <w:tc>
          <w:tcPr>
            <w:tcW w:w="2590" w:type="dxa"/>
          </w:tcPr>
          <w:p w14:paraId="18B8F7F4" w14:textId="77777777" w:rsidR="00836EF5" w:rsidRDefault="00836EF5" w:rsidP="00836EF5">
            <w:pPr>
              <w:cnfStyle w:val="000000100000" w:firstRow="0" w:lastRow="0" w:firstColumn="0" w:lastColumn="0" w:oddVBand="0" w:evenVBand="0" w:oddHBand="1" w:evenHBand="0" w:firstRowFirstColumn="0" w:firstRowLastColumn="0" w:lastRowFirstColumn="0" w:lastRowLastColumn="0"/>
            </w:pPr>
          </w:p>
        </w:tc>
        <w:tc>
          <w:tcPr>
            <w:tcW w:w="2590" w:type="dxa"/>
          </w:tcPr>
          <w:p w14:paraId="0B0D050A" w14:textId="77777777" w:rsidR="00836EF5" w:rsidRDefault="00836EF5" w:rsidP="00836EF5">
            <w:pPr>
              <w:cnfStyle w:val="000000100000" w:firstRow="0" w:lastRow="0" w:firstColumn="0" w:lastColumn="0" w:oddVBand="0" w:evenVBand="0" w:oddHBand="1" w:evenHBand="0" w:firstRowFirstColumn="0" w:firstRowLastColumn="0" w:lastRowFirstColumn="0" w:lastRowLastColumn="0"/>
            </w:pPr>
          </w:p>
        </w:tc>
        <w:tc>
          <w:tcPr>
            <w:tcW w:w="2590" w:type="dxa"/>
          </w:tcPr>
          <w:p w14:paraId="0D87095B" w14:textId="77777777" w:rsidR="00836EF5" w:rsidRDefault="00836EF5" w:rsidP="00836EF5">
            <w:pPr>
              <w:cnfStyle w:val="000000100000" w:firstRow="0" w:lastRow="0" w:firstColumn="0" w:lastColumn="0" w:oddVBand="0" w:evenVBand="0" w:oddHBand="1" w:evenHBand="0" w:firstRowFirstColumn="0" w:firstRowLastColumn="0" w:lastRowFirstColumn="0" w:lastRowLastColumn="0"/>
            </w:pPr>
          </w:p>
        </w:tc>
      </w:tr>
    </w:tbl>
    <w:p w14:paraId="473B12F2" w14:textId="77777777" w:rsidR="00273B65" w:rsidRDefault="00273B65" w:rsidP="00273B65"/>
    <w:p w14:paraId="3D0EB364" w14:textId="77777777" w:rsidR="00273B65" w:rsidRPr="00273B65" w:rsidRDefault="00273B65" w:rsidP="00273B65"/>
    <w:p w14:paraId="6047B379" w14:textId="77777777" w:rsidR="00C26C45" w:rsidRDefault="00C26C45" w:rsidP="00A55F58">
      <w:pPr>
        <w:pStyle w:val="Heading2"/>
      </w:pPr>
      <w:bookmarkStart w:id="83" w:name="_Ref476570427"/>
      <w:bookmarkStart w:id="84" w:name="_Ref476570491"/>
      <w:bookmarkStart w:id="85" w:name="_Toc478121070"/>
      <w:r w:rsidRPr="001E40C7">
        <w:t xml:space="preserve">ODE </w:t>
      </w:r>
      <w:r w:rsidR="005D1916">
        <w:t>REST</w:t>
      </w:r>
      <w:r w:rsidRPr="001E40C7">
        <w:t xml:space="preserve"> API</w:t>
      </w:r>
      <w:bookmarkEnd w:id="79"/>
      <w:bookmarkEnd w:id="80"/>
      <w:bookmarkEnd w:id="83"/>
      <w:bookmarkEnd w:id="84"/>
      <w:bookmarkEnd w:id="85"/>
    </w:p>
    <w:p w14:paraId="282EA396" w14:textId="5CCD03FE"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r w:rsidR="00A55F58">
        <w:rPr>
          <w:rFonts w:ascii="Courier New" w:hAnsi="Courier New" w:cs="Courier New"/>
        </w:rPr>
        <w:t>ip:port</w:t>
      </w:r>
    </w:p>
    <w:p w14:paraId="4B56A4D4" w14:textId="073EA114" w:rsidR="00C26C45" w:rsidRPr="001E40C7" w:rsidRDefault="00A55F58"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/api/rest</w:t>
      </w:r>
    </w:p>
    <w:p w14:paraId="55FE3F4B"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86" w:name="_Toc462052287"/>
    </w:p>
    <w:p w14:paraId="14D103C8" w14:textId="77777777" w:rsidR="00B54D4D" w:rsidRDefault="00B54D4D" w:rsidP="00B54D4D">
      <w:r>
        <w:t xml:space="preserve">ODE REST API documentation utilizes </w:t>
      </w:r>
      <w:hyperlink r:id="rId36" w:history="1">
        <w:r w:rsidRPr="00E470F4">
          <w:rPr>
            <w:rStyle w:val="Hyperlink"/>
          </w:rPr>
          <w:t>http://swagger.io/</w:t>
        </w:r>
      </w:hyperlink>
      <w:r>
        <w:t xml:space="preserve"> API documentation framework. The file containing the API documentation can be found in our GitHub repository’s docs folder: </w:t>
      </w:r>
      <w:hyperlink r:id="rId37" w:history="1">
        <w:r w:rsidRPr="00E470F4">
          <w:rPr>
            <w:rStyle w:val="Hyperlink"/>
          </w:rPr>
          <w:t>https://github.com/usdot-jpo-ode/jpo-ode/blob/develop/docs/ODESwagger.yaml</w:t>
        </w:r>
      </w:hyperlink>
      <w:r>
        <w:t xml:space="preserve">. A Swagger UI server will be stood up in the future to host this file but for the time being you may copy the file contents to the free </w:t>
      </w:r>
      <w:hyperlink r:id="rId38" w:anchor="!/" w:history="1">
        <w:r w:rsidRPr="00B54D4D">
          <w:rPr>
            <w:rStyle w:val="Hyperlink"/>
          </w:rPr>
          <w:t>Swagger Editor</w:t>
        </w:r>
      </w:hyperlink>
      <w:r>
        <w:t xml:space="preserve"> at </w:t>
      </w:r>
      <w:hyperlink r:id="rId39" w:anchor="!/" w:history="1">
        <w:r w:rsidRPr="00E470F4">
          <w:rPr>
            <w:rStyle w:val="Hyperlink"/>
          </w:rPr>
          <w:t>http://editor.swagger.io/#!/</w:t>
        </w:r>
      </w:hyperlink>
      <w:r>
        <w:t xml:space="preserve"> in order to view the REST API specifications.</w:t>
      </w:r>
      <w:r w:rsidR="00EA6F69">
        <w:t xml:space="preserve"> </w:t>
      </w:r>
      <w:r w:rsidR="00EA6F69">
        <w:fldChar w:fldCharType="begin"/>
      </w:r>
      <w:r w:rsidR="00EA6F69">
        <w:instrText xml:space="preserve"> REF _Ref476590854 \h </w:instrText>
      </w:r>
      <w:r w:rsidR="00EA6F69">
        <w:fldChar w:fldCharType="separate"/>
      </w:r>
      <w:r w:rsidR="00EA6F69">
        <w:t xml:space="preserve">Figure </w:t>
      </w:r>
      <w:r w:rsidR="00EA6F69">
        <w:rPr>
          <w:noProof/>
        </w:rPr>
        <w:t>2</w:t>
      </w:r>
      <w:r w:rsidR="00EA6F69">
        <w:fldChar w:fldCharType="end"/>
      </w:r>
      <w:r w:rsidR="00EA6F69">
        <w:t xml:space="preserve"> illustrates the outcome of this process.</w:t>
      </w:r>
    </w:p>
    <w:p w14:paraId="318AC083" w14:textId="77777777" w:rsidR="00B54D4D" w:rsidRDefault="00B54D4D" w:rsidP="00B54D4D"/>
    <w:p w14:paraId="3308258D" w14:textId="77777777" w:rsidR="00B54D4D" w:rsidRDefault="00B54D4D" w:rsidP="00CA4BB4">
      <w:pPr>
        <w:keepNext/>
      </w:pPr>
      <w:r>
        <w:rPr>
          <w:noProof/>
          <w:lang w:eastAsia="en-US"/>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5038090"/>
                    </a:xfrm>
                    <a:prstGeom prst="rect">
                      <a:avLst/>
                    </a:prstGeom>
                  </pic:spPr>
                </pic:pic>
              </a:graphicData>
            </a:graphic>
          </wp:inline>
        </w:drawing>
      </w:r>
    </w:p>
    <w:p w14:paraId="1C5FABF5" w14:textId="6BD17F83" w:rsidR="00C26C45" w:rsidRPr="00886E1A" w:rsidRDefault="00B54D4D" w:rsidP="00886E1A">
      <w:pPr>
        <w:pStyle w:val="Caption"/>
      </w:pPr>
      <w:bookmarkStart w:id="87" w:name="_Ref476590854"/>
      <w:r>
        <w:t>Figure</w:t>
      </w:r>
      <w:r w:rsidR="00ED0E13">
        <w:t xml:space="preserve"> </w:t>
      </w:r>
      <w:fldSimple w:instr=" SEQ Figure \* ARABIC ">
        <w:r>
          <w:rPr>
            <w:noProof/>
          </w:rPr>
          <w:t>2</w:t>
        </w:r>
      </w:fldSimple>
      <w:bookmarkEnd w:id="87"/>
      <w:r w:rsidR="00ED0E13">
        <w:t xml:space="preserve"> - </w:t>
      </w:r>
      <w:r w:rsidR="00ED0E13" w:rsidRPr="001B7751">
        <w:t xml:space="preserve">ODE </w:t>
      </w:r>
      <w:r>
        <w:t>REST</w:t>
      </w:r>
      <w:bookmarkEnd w:id="86"/>
      <w:r w:rsidR="00ED0E13" w:rsidRPr="00886E1A">
        <w:t xml:space="preserve"> API </w:t>
      </w:r>
      <w:r>
        <w:t>Editor Tool</w:t>
      </w:r>
    </w:p>
    <w:p w14:paraId="4B1881A0" w14:textId="77777777" w:rsidR="00B54D4D" w:rsidRDefault="00B54D4D" w:rsidP="008D1F2E"/>
    <w:p w14:paraId="0631AB93" w14:textId="77777777" w:rsidR="00ED0E13" w:rsidRPr="00ED0E13" w:rsidRDefault="00ED0E13" w:rsidP="00ED0E13"/>
    <w:p w14:paraId="039DD5F4" w14:textId="38B68BCD" w:rsidR="005F7EB4" w:rsidRDefault="000B15A1" w:rsidP="005F7EB4">
      <w:pPr>
        <w:pStyle w:val="Heading3"/>
      </w:pPr>
      <w:bookmarkStart w:id="88" w:name="_Toc478121071"/>
      <w:commentRangeStart w:id="89"/>
      <w:r>
        <w:t>Upload BSM File</w:t>
      </w:r>
      <w:bookmarkEnd w:id="88"/>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284E3594"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&lt;type: bsm (or) messageFrame&gt;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28440F9" w:rsidR="005F7EB4" w:rsidRPr="008A6E46" w:rsidRDefault="00D276F1" w:rsidP="006B30A2">
                  <w:pPr>
                    <w:rPr>
                      <w:rFonts w:ascii="Courier New" w:hAnsi="Courier New" w:cs="Courier New"/>
                    </w:rPr>
                  </w:pPr>
                  <w:r>
                    <w:rPr>
                      <w:rFonts w:ascii="Courier New" w:hAnsi="Courier New" w:cs="Courier New"/>
                    </w:rPr>
                    <w:t>bsm | messageFrame</w:t>
                  </w:r>
                </w:p>
              </w:tc>
              <w:tc>
                <w:tcPr>
                  <w:tcW w:w="3601" w:type="dxa"/>
                </w:tcPr>
                <w:p w14:paraId="75381B72" w14:textId="143D251C" w:rsidR="005F7EB4" w:rsidRPr="008A6E46" w:rsidRDefault="00D276F1" w:rsidP="00D276F1">
                  <w:pPr>
                    <w:rPr>
                      <w:rFonts w:ascii="Courier New" w:hAnsi="Courier New" w:cs="Courier New"/>
                    </w:rPr>
                  </w:pPr>
                  <w:r>
                    <w:rPr>
                      <w:rFonts w:ascii="Courier New" w:hAnsi="Courier New" w:cs="Courier New"/>
                    </w:rPr>
                    <w:t>The message format of BSM in uploaded file.</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{Status:success}</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fldSimple w:instr=" SEQ Table \* ARABIC ">
        <w:r w:rsidR="00C50529">
          <w:rPr>
            <w:noProof/>
          </w:rPr>
          <w:t>2</w:t>
        </w:r>
      </w:fldSimple>
      <w:r>
        <w:t xml:space="preserve"> - Upload BSM File API</w:t>
      </w:r>
    </w:p>
    <w:p w14:paraId="76080C49" w14:textId="3A8FCEB7"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commentRangeEnd w:id="89"/>
      <w:r w:rsidR="00A529B3">
        <w:rPr>
          <w:rStyle w:val="CommentReference"/>
        </w:rPr>
        <w:commentReference w:id="89"/>
      </w:r>
    </w:p>
    <w:p w14:paraId="142BF94F" w14:textId="77777777" w:rsidR="00ED0E13" w:rsidRPr="005F7EB4" w:rsidRDefault="00ED0E13" w:rsidP="005F7EB4"/>
    <w:p w14:paraId="3AAAD05A" w14:textId="7B800CD4" w:rsidR="00F44C7C" w:rsidRDefault="00F44C7C" w:rsidP="00F44C7C">
      <w:pPr>
        <w:pStyle w:val="Heading3"/>
      </w:pPr>
      <w:bookmarkStart w:id="90" w:name="_Toc478121072"/>
      <w:bookmarkStart w:id="91" w:name="_Toc462052289"/>
      <w:bookmarkStart w:id="92" w:name="_Ref471804513"/>
      <w:r>
        <w:lastRenderedPageBreak/>
        <w:t xml:space="preserve">MANAGE SNMP </w:t>
      </w:r>
      <w:r w:rsidRPr="00E35BF2">
        <w:t>API</w:t>
      </w:r>
      <w:bookmarkEnd w:id="90"/>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656D9BCF" w:rsidR="00F44C7C" w:rsidRDefault="00836EF5" w:rsidP="00F44C7C">
      <w:pPr>
        <w:pStyle w:val="Heading4"/>
      </w:pPr>
      <w:r>
        <w:t xml:space="preserve">MANAGE SNMP </w:t>
      </w:r>
      <w:r w:rsidRPr="00E35BF2">
        <w:t>API</w:t>
      </w:r>
      <w:r>
        <w:t xml:space="preserve"> - </w:t>
      </w:r>
      <w:r w:rsidR="00F44C7C">
        <w:t>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2A3E932F" w:rsidR="00F44C7C" w:rsidRDefault="00836EF5" w:rsidP="00F44C7C">
      <w:pPr>
        <w:pStyle w:val="Heading4"/>
      </w:pPr>
      <w:r>
        <w:t xml:space="preserve">MANAGE SNMP </w:t>
      </w:r>
      <w:r w:rsidRPr="00E35BF2">
        <w:t>API</w:t>
      </w:r>
      <w:r>
        <w:t xml:space="preserve"> – REST</w:t>
      </w:r>
      <w:commentRangeStart w:id="93"/>
      <w:r w:rsidR="00F44C7C">
        <w:t xml:space="preserve"> Interface</w:t>
      </w:r>
    </w:p>
    <w:p w14:paraId="153099EE" w14:textId="1D51428E" w:rsidR="00F44C7C" w:rsidRDefault="00F44C7C" w:rsidP="00F44C7C">
      <w:r>
        <w:lastRenderedPageBreak/>
        <w:t xml:space="preserve">To interface with the ODE through its </w:t>
      </w:r>
      <w:r w:rsidR="000B1601">
        <w:t>REST</w:t>
      </w:r>
      <w:r>
        <w:t xml:space="preserve"> </w:t>
      </w:r>
      <w:r w:rsidR="000B1601">
        <w:t>API</w:t>
      </w:r>
      <w:r>
        <w:t>, the client needs to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w:t>
      </w:r>
      <w:r>
        <w:rPr>
          <w:rFonts w:ascii="Courier New" w:hAnsi="Courier New" w:cs="Courier New"/>
        </w:rPr>
        <w:t>rsuHeartbeat?ip=&lt;ip_address&gt;&amp;oid=&lt;oid_string&gt;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05D378" w14:textId="123C96C9" w:rsidR="00330DA4" w:rsidRDefault="00F44C7C" w:rsidP="00F44C7C">
      <w:pPr>
        <w:rPr>
          <w:rFonts w:ascii="Courier New" w:hAnsi="Courier New" w:cs="Courier New"/>
        </w:rPr>
      </w:pPr>
      <w:r w:rsidRPr="00494632">
        <w:rPr>
          <w:rFonts w:ascii="Courier New" w:hAnsi="Courier New" w:cs="Courier New"/>
        </w:rPr>
        <w:t>[1.3.6.1.2.1.1.3.0 = 0:05:12.59]</w:t>
      </w:r>
      <w:commentRangeEnd w:id="93"/>
      <w:r w:rsidR="00A529B3">
        <w:rPr>
          <w:rStyle w:val="CommentReference"/>
        </w:rPr>
        <w:commentReference w:id="93"/>
      </w:r>
    </w:p>
    <w:p w14:paraId="6D121423" w14:textId="5FE8B672" w:rsidR="00A176FA" w:rsidRDefault="000B7E76" w:rsidP="00A176FA">
      <w:pPr>
        <w:pStyle w:val="Heading3"/>
      </w:pPr>
      <w:r>
        <w:t>TIM Interface</w:t>
      </w:r>
    </w:p>
    <w:p w14:paraId="7DAC2D78" w14:textId="2B3F622F" w:rsidR="00E145C0" w:rsidRPr="00E145C0" w:rsidRDefault="00E145C0" w:rsidP="00E145C0">
      <w:r>
        <w:t xml:space="preserve">Refer to the </w:t>
      </w:r>
      <w:hyperlink r:id="rId44" w:history="1">
        <w:r w:rsidRPr="00E145C0">
          <w:rPr>
            <w:rStyle w:val="Hyperlink"/>
          </w:rPr>
          <w:t>ODESwagger.yaml</w:t>
        </w:r>
      </w:hyperlink>
      <w:r>
        <w:t xml:space="preserve"> for details of the TIM interface.</w:t>
      </w:r>
    </w:p>
    <w:tbl>
      <w:tblPr>
        <w:tblStyle w:val="GridTable4-Accent11"/>
        <w:tblW w:w="0" w:type="auto"/>
        <w:tblLook w:val="04A0" w:firstRow="1" w:lastRow="0" w:firstColumn="1" w:lastColumn="0" w:noHBand="0" w:noVBand="1"/>
      </w:tblPr>
      <w:tblGrid>
        <w:gridCol w:w="2590"/>
        <w:gridCol w:w="2590"/>
        <w:gridCol w:w="2590"/>
        <w:gridCol w:w="2590"/>
        <w:gridCol w:w="2590"/>
      </w:tblGrid>
      <w:tr w:rsidR="00836EF5" w14:paraId="01382C10" w14:textId="77777777" w:rsidTr="00DF3D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52B8EC53" w14:textId="77777777" w:rsidR="00836EF5" w:rsidRDefault="00836EF5" w:rsidP="00DF3D57">
            <w:r>
              <w:t>Message or Alert</w:t>
            </w:r>
          </w:p>
        </w:tc>
        <w:tc>
          <w:tcPr>
            <w:tcW w:w="2590" w:type="dxa"/>
          </w:tcPr>
          <w:p w14:paraId="1B4F0253" w14:textId="77777777" w:rsidR="00836EF5" w:rsidRDefault="00836EF5" w:rsidP="00DF3D57">
            <w:pPr>
              <w:cnfStyle w:val="100000000000" w:firstRow="1" w:lastRow="0" w:firstColumn="0" w:lastColumn="0" w:oddVBand="0" w:evenVBand="0" w:oddHBand="0" w:evenHBand="0" w:firstRowFirstColumn="0" w:firstRowLastColumn="0" w:lastRowFirstColumn="0" w:lastRowLastColumn="0"/>
            </w:pPr>
            <w:r>
              <w:t>Communication Method</w:t>
            </w:r>
          </w:p>
        </w:tc>
        <w:tc>
          <w:tcPr>
            <w:tcW w:w="2590" w:type="dxa"/>
          </w:tcPr>
          <w:p w14:paraId="4118D948" w14:textId="77777777" w:rsidR="00836EF5" w:rsidRDefault="00836EF5" w:rsidP="00DF3D57">
            <w:pPr>
              <w:cnfStyle w:val="100000000000" w:firstRow="1" w:lastRow="0" w:firstColumn="0" w:lastColumn="0" w:oddVBand="0" w:evenVBand="0" w:oddHBand="0" w:evenHBand="0" w:firstRowFirstColumn="0" w:firstRowLastColumn="0" w:lastRowFirstColumn="0" w:lastRowLastColumn="0"/>
            </w:pPr>
            <w:r>
              <w:t>Description</w:t>
            </w:r>
          </w:p>
        </w:tc>
        <w:tc>
          <w:tcPr>
            <w:tcW w:w="2590" w:type="dxa"/>
          </w:tcPr>
          <w:p w14:paraId="715482A9" w14:textId="77777777" w:rsidR="00836EF5" w:rsidRDefault="00836EF5" w:rsidP="00DF3D57">
            <w:pPr>
              <w:cnfStyle w:val="100000000000" w:firstRow="1" w:lastRow="0" w:firstColumn="0" w:lastColumn="0" w:oddVBand="0" w:evenVBand="0" w:oddHBand="0" w:evenHBand="0" w:firstRowFirstColumn="0" w:firstRowLastColumn="0" w:lastRowFirstColumn="0" w:lastRowLastColumn="0"/>
            </w:pPr>
            <w:r>
              <w:t>Algorithm</w:t>
            </w:r>
          </w:p>
        </w:tc>
        <w:tc>
          <w:tcPr>
            <w:tcW w:w="2590" w:type="dxa"/>
          </w:tcPr>
          <w:p w14:paraId="52256FA0" w14:textId="77777777" w:rsidR="00836EF5" w:rsidRDefault="00836EF5" w:rsidP="00DF3D57">
            <w:pPr>
              <w:cnfStyle w:val="100000000000" w:firstRow="1" w:lastRow="0" w:firstColumn="0" w:lastColumn="0" w:oddVBand="0" w:evenVBand="0" w:oddHBand="0" w:evenHBand="0" w:firstRowFirstColumn="0" w:firstRowLastColumn="0" w:lastRowFirstColumn="0" w:lastRowLastColumn="0"/>
            </w:pPr>
            <w:r>
              <w:t>Trigger</w:t>
            </w:r>
          </w:p>
        </w:tc>
      </w:tr>
      <w:tr w:rsidR="00836EF5" w14:paraId="14AFE9C9" w14:textId="77777777" w:rsidTr="00DF3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2FF1A9B" w14:textId="77777777" w:rsidR="00836EF5" w:rsidRDefault="00836EF5" w:rsidP="00DF3D57">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p>
        </w:tc>
        <w:tc>
          <w:tcPr>
            <w:tcW w:w="2590" w:type="dxa"/>
          </w:tcPr>
          <w:p w14:paraId="6FACA05F" w14:textId="77777777" w:rsidR="00836EF5" w:rsidRDefault="00836EF5" w:rsidP="00DF3D57">
            <w:pPr>
              <w:cnfStyle w:val="000000100000" w:firstRow="0" w:lastRow="0" w:firstColumn="0" w:lastColumn="0" w:oddVBand="0" w:evenVBand="0" w:oddHBand="1" w:evenHBand="0" w:firstRowFirstColumn="0" w:firstRowLastColumn="0" w:lastRowFirstColumn="0" w:lastRowLastColumn="0"/>
            </w:pPr>
            <w:r>
              <w:t>Command exit code</w:t>
            </w:r>
          </w:p>
        </w:tc>
        <w:tc>
          <w:tcPr>
            <w:tcW w:w="2590" w:type="dxa"/>
          </w:tcPr>
          <w:p w14:paraId="4C914FAD" w14:textId="77777777" w:rsidR="00836EF5" w:rsidRDefault="00836EF5" w:rsidP="00DF3D57">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p>
        </w:tc>
        <w:tc>
          <w:tcPr>
            <w:tcW w:w="2590" w:type="dxa"/>
          </w:tcPr>
          <w:p w14:paraId="7DAA80BA" w14:textId="77777777" w:rsidR="00836EF5" w:rsidRDefault="00836EF5" w:rsidP="00DF3D57">
            <w:pPr>
              <w:cnfStyle w:val="000000100000" w:firstRow="0" w:lastRow="0" w:firstColumn="0" w:lastColumn="0" w:oddVBand="0" w:evenVBand="0" w:oddHBand="1" w:evenHBand="0" w:firstRowFirstColumn="0" w:firstRowLastColumn="0" w:lastRowFirstColumn="0" w:lastRowLastColumn="0"/>
            </w:pPr>
            <w:r>
              <w:t>Platform dependent</w:t>
            </w:r>
          </w:p>
        </w:tc>
        <w:tc>
          <w:tcPr>
            <w:tcW w:w="2590" w:type="dxa"/>
          </w:tcPr>
          <w:p w14:paraId="11195A75" w14:textId="77777777" w:rsidR="00836EF5" w:rsidRDefault="00836EF5" w:rsidP="00DF3D57">
            <w:pPr>
              <w:cnfStyle w:val="000000100000" w:firstRow="0" w:lastRow="0" w:firstColumn="0" w:lastColumn="0" w:oddVBand="0" w:evenVBand="0" w:oddHBand="1" w:evenHBand="0" w:firstRowFirstColumn="0" w:firstRowLastColumn="0" w:lastRowFirstColumn="0" w:lastRowLastColumn="0"/>
            </w:pPr>
            <w:r>
              <w:t>Platform dependent</w:t>
            </w:r>
          </w:p>
        </w:tc>
      </w:tr>
      <w:tr w:rsidR="00836EF5" w14:paraId="5D3A2D1B" w14:textId="77777777" w:rsidTr="00DF3D57">
        <w:tc>
          <w:tcPr>
            <w:cnfStyle w:val="001000000000" w:firstRow="0" w:lastRow="0" w:firstColumn="1" w:lastColumn="0" w:oddVBand="0" w:evenVBand="0" w:oddHBand="0" w:evenHBand="0" w:firstRowFirstColumn="0" w:firstRowLastColumn="0" w:lastRowFirstColumn="0" w:lastRowLastColumn="0"/>
            <w:tcW w:w="2590" w:type="dxa"/>
          </w:tcPr>
          <w:p w14:paraId="3BA88F19" w14:textId="77777777" w:rsidR="00836EF5" w:rsidRDefault="00836EF5" w:rsidP="00DF3D57"/>
        </w:tc>
        <w:tc>
          <w:tcPr>
            <w:tcW w:w="2590" w:type="dxa"/>
          </w:tcPr>
          <w:p w14:paraId="4C868C12" w14:textId="77777777" w:rsidR="00836EF5" w:rsidRDefault="00836EF5" w:rsidP="00DF3D57">
            <w:pPr>
              <w:cnfStyle w:val="000000000000" w:firstRow="0" w:lastRow="0" w:firstColumn="0" w:lastColumn="0" w:oddVBand="0" w:evenVBand="0" w:oddHBand="0" w:evenHBand="0" w:firstRowFirstColumn="0" w:firstRowLastColumn="0" w:lastRowFirstColumn="0" w:lastRowLastColumn="0"/>
            </w:pPr>
          </w:p>
        </w:tc>
        <w:tc>
          <w:tcPr>
            <w:tcW w:w="2590" w:type="dxa"/>
          </w:tcPr>
          <w:p w14:paraId="60B86E25" w14:textId="77777777" w:rsidR="00836EF5" w:rsidRDefault="00836EF5" w:rsidP="00DF3D57">
            <w:pPr>
              <w:cnfStyle w:val="000000000000" w:firstRow="0" w:lastRow="0" w:firstColumn="0" w:lastColumn="0" w:oddVBand="0" w:evenVBand="0" w:oddHBand="0" w:evenHBand="0" w:firstRowFirstColumn="0" w:firstRowLastColumn="0" w:lastRowFirstColumn="0" w:lastRowLastColumn="0"/>
            </w:pPr>
          </w:p>
        </w:tc>
        <w:tc>
          <w:tcPr>
            <w:tcW w:w="2590" w:type="dxa"/>
          </w:tcPr>
          <w:p w14:paraId="1E6678F4" w14:textId="77777777" w:rsidR="00836EF5" w:rsidRDefault="00836EF5" w:rsidP="00DF3D57">
            <w:pPr>
              <w:cnfStyle w:val="000000000000" w:firstRow="0" w:lastRow="0" w:firstColumn="0" w:lastColumn="0" w:oddVBand="0" w:evenVBand="0" w:oddHBand="0" w:evenHBand="0" w:firstRowFirstColumn="0" w:firstRowLastColumn="0" w:lastRowFirstColumn="0" w:lastRowLastColumn="0"/>
            </w:pPr>
          </w:p>
        </w:tc>
        <w:tc>
          <w:tcPr>
            <w:tcW w:w="2590" w:type="dxa"/>
          </w:tcPr>
          <w:p w14:paraId="5C3AF79D" w14:textId="77777777" w:rsidR="00836EF5" w:rsidRDefault="00836EF5" w:rsidP="00DF3D57">
            <w:pPr>
              <w:cnfStyle w:val="000000000000" w:firstRow="0" w:lastRow="0" w:firstColumn="0" w:lastColumn="0" w:oddVBand="0" w:evenVBand="0" w:oddHBand="0" w:evenHBand="0" w:firstRowFirstColumn="0" w:firstRowLastColumn="0" w:lastRowFirstColumn="0" w:lastRowLastColumn="0"/>
            </w:pPr>
          </w:p>
        </w:tc>
      </w:tr>
      <w:tr w:rsidR="00836EF5" w14:paraId="0D2D4498" w14:textId="77777777" w:rsidTr="00DF3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1BE1544E" w14:textId="77777777" w:rsidR="00836EF5" w:rsidRDefault="00836EF5" w:rsidP="00DF3D57"/>
        </w:tc>
        <w:tc>
          <w:tcPr>
            <w:tcW w:w="2590" w:type="dxa"/>
          </w:tcPr>
          <w:p w14:paraId="2E6BF29A" w14:textId="77777777" w:rsidR="00836EF5" w:rsidRDefault="00836EF5" w:rsidP="00DF3D57">
            <w:pPr>
              <w:cnfStyle w:val="000000100000" w:firstRow="0" w:lastRow="0" w:firstColumn="0" w:lastColumn="0" w:oddVBand="0" w:evenVBand="0" w:oddHBand="1" w:evenHBand="0" w:firstRowFirstColumn="0" w:firstRowLastColumn="0" w:lastRowFirstColumn="0" w:lastRowLastColumn="0"/>
            </w:pPr>
          </w:p>
        </w:tc>
        <w:tc>
          <w:tcPr>
            <w:tcW w:w="2590" w:type="dxa"/>
          </w:tcPr>
          <w:p w14:paraId="7E46D59C" w14:textId="77777777" w:rsidR="00836EF5" w:rsidRDefault="00836EF5" w:rsidP="00DF3D57">
            <w:pPr>
              <w:cnfStyle w:val="000000100000" w:firstRow="0" w:lastRow="0" w:firstColumn="0" w:lastColumn="0" w:oddVBand="0" w:evenVBand="0" w:oddHBand="1" w:evenHBand="0" w:firstRowFirstColumn="0" w:firstRowLastColumn="0" w:lastRowFirstColumn="0" w:lastRowLastColumn="0"/>
            </w:pPr>
          </w:p>
        </w:tc>
        <w:tc>
          <w:tcPr>
            <w:tcW w:w="2590" w:type="dxa"/>
          </w:tcPr>
          <w:p w14:paraId="7E7DAF70" w14:textId="77777777" w:rsidR="00836EF5" w:rsidRDefault="00836EF5" w:rsidP="00DF3D57">
            <w:pPr>
              <w:cnfStyle w:val="000000100000" w:firstRow="0" w:lastRow="0" w:firstColumn="0" w:lastColumn="0" w:oddVBand="0" w:evenVBand="0" w:oddHBand="1" w:evenHBand="0" w:firstRowFirstColumn="0" w:firstRowLastColumn="0" w:lastRowFirstColumn="0" w:lastRowLastColumn="0"/>
            </w:pPr>
          </w:p>
        </w:tc>
        <w:tc>
          <w:tcPr>
            <w:tcW w:w="2590" w:type="dxa"/>
          </w:tcPr>
          <w:p w14:paraId="36C05FF0" w14:textId="77777777" w:rsidR="00836EF5" w:rsidRDefault="00836EF5" w:rsidP="00DF3D57">
            <w:pPr>
              <w:cnfStyle w:val="000000100000" w:firstRow="0" w:lastRow="0" w:firstColumn="0" w:lastColumn="0" w:oddVBand="0" w:evenVBand="0" w:oddHBand="1" w:evenHBand="0" w:firstRowFirstColumn="0" w:firstRowLastColumn="0" w:lastRowFirstColumn="0" w:lastRowLastColumn="0"/>
            </w:pPr>
          </w:p>
        </w:tc>
      </w:tr>
    </w:tbl>
    <w:p w14:paraId="79407A7C" w14:textId="77777777" w:rsidR="00836EF5" w:rsidRDefault="00836EF5" w:rsidP="00A176FA"/>
    <w:p w14:paraId="515950AD" w14:textId="46DC972C" w:rsidR="00E145C0" w:rsidRDefault="00E145C0" w:rsidP="00E145C0">
      <w:pPr>
        <w:pStyle w:val="Heading3"/>
      </w:pPr>
      <w:r>
        <w:t>PDM Interface</w:t>
      </w:r>
    </w:p>
    <w:p w14:paraId="66A0EE23" w14:textId="77777777" w:rsidR="00E145C0" w:rsidRPr="00E145C0" w:rsidRDefault="00E145C0" w:rsidP="00E145C0"/>
    <w:p w14:paraId="4E6D5A99" w14:textId="019420F2" w:rsidR="00C26C45" w:rsidRDefault="00C26C45" w:rsidP="00B05D2B">
      <w:pPr>
        <w:pStyle w:val="Heading2"/>
      </w:pPr>
      <w:bookmarkStart w:id="94" w:name="_Toc478121073"/>
      <w:r w:rsidRPr="00E35BF2">
        <w:t>ODE Streaming API</w:t>
      </w:r>
      <w:bookmarkEnd w:id="91"/>
      <w:bookmarkEnd w:id="92"/>
      <w:bookmarkEnd w:id="94"/>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6820F5">
      <w:pPr>
        <w:pStyle w:val="ListParagraph"/>
        <w:numPr>
          <w:ilvl w:val="0"/>
          <w:numId w:val="18"/>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6820F5">
      <w:pPr>
        <w:pStyle w:val="ListParagraph"/>
        <w:numPr>
          <w:ilvl w:val="0"/>
          <w:numId w:val="18"/>
        </w:numPr>
      </w:pPr>
      <w:r>
        <w:t xml:space="preserve">Clients may </w:t>
      </w:r>
      <w:r w:rsidR="008F6EBA">
        <w:t xml:space="preserve">Interface </w:t>
      </w:r>
      <w:r>
        <w:t xml:space="preserve">directly with </w:t>
      </w:r>
      <w:r w:rsidR="008F6EBA">
        <w:t xml:space="preserve">ODE through </w:t>
      </w:r>
      <w:r>
        <w:t xml:space="preserve">ODE provided </w:t>
      </w:r>
      <w:r w:rsidR="00C26C45" w:rsidRPr="00A01CE9">
        <w:t>WebSocket</w:t>
      </w:r>
      <w:r w:rsidR="00C26C45" w:rsidRPr="00AB6331">
        <w:t xml:space="preserve"> </w:t>
      </w:r>
      <w:r w:rsidR="00C26C45">
        <w:t xml:space="preserve">interface </w:t>
      </w:r>
      <w:r w:rsidR="00C26C45" w:rsidRPr="00AB6331">
        <w:t>as defined by RFC 6455</w:t>
      </w:r>
      <w:r w:rsidR="00C26C45">
        <w:t xml:space="preserve"> (</w:t>
      </w:r>
      <w:hyperlink r:id="rId45"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95" w:name="_Ref471811829"/>
      <w:bookmarkStart w:id="96" w:name="_Toc478121074"/>
      <w:r>
        <w:lastRenderedPageBreak/>
        <w:t>Direct Kafka Interface</w:t>
      </w:r>
      <w:bookmarkEnd w:id="95"/>
      <w:bookmarkEnd w:id="96"/>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6820F5">
      <w:pPr>
        <w:pStyle w:val="ListParagraph"/>
        <w:numPr>
          <w:ilvl w:val="0"/>
          <w:numId w:val="21"/>
        </w:numPr>
      </w:pPr>
      <w:r>
        <w:t>Native Kafka API (C, Java, Python, etc.)</w:t>
      </w:r>
    </w:p>
    <w:p w14:paraId="3AB1B43C" w14:textId="581ACF81" w:rsidR="00F01B77" w:rsidRDefault="00F01B77" w:rsidP="006820F5">
      <w:pPr>
        <w:pStyle w:val="ListParagraph"/>
        <w:numPr>
          <w:ilvl w:val="0"/>
          <w:numId w:val="21"/>
        </w:numPr>
      </w:pPr>
      <w:r>
        <w:t xml:space="preserve">Kafka API RESTful Proxy such as: </w:t>
      </w:r>
      <w:hyperlink r:id="rId46" w:history="1">
        <w:r w:rsidRPr="00184028">
          <w:rPr>
            <w:rStyle w:val="Hyperlink"/>
          </w:rPr>
          <w:t>https://www.confluent.io/blog/a-comprehensive-open-source-rest-proxy-for-kafka/</w:t>
        </w:r>
      </w:hyperlink>
      <w:r>
        <w:t xml:space="preserve"> </w:t>
      </w:r>
    </w:p>
    <w:p w14:paraId="449F1FEB" w14:textId="39EBADB9" w:rsidR="00F01B77" w:rsidRDefault="00F01B77" w:rsidP="006820F5">
      <w:pPr>
        <w:pStyle w:val="ListParagraph"/>
        <w:numPr>
          <w:ilvl w:val="0"/>
          <w:numId w:val="21"/>
        </w:numPr>
      </w:pPr>
      <w:r>
        <w:t xml:space="preserve">Kafka API WebSocket Proxy such as: </w:t>
      </w:r>
      <w:hyperlink r:id="rId47" w:history="1">
        <w:r w:rsidRPr="00184028">
          <w:rPr>
            <w:rStyle w:val="Hyperlink"/>
          </w:rPr>
          <w:t>https://github.com/b/kafka-websocket/blob/master/pom.xml</w:t>
        </w:r>
      </w:hyperlink>
      <w:r>
        <w:t xml:space="preserve"> </w:t>
      </w:r>
    </w:p>
    <w:p w14:paraId="3A6246A1" w14:textId="0F4211A8" w:rsidR="00F01B77" w:rsidRDefault="00F01B77" w:rsidP="00C26C45">
      <w:r>
        <w:t xml:space="preserve">A sample Java client will be available in the ODE source repository under </w:t>
      </w:r>
      <w:r w:rsidRPr="00F01B77">
        <w:t>jpo-ode-consumer-example</w:t>
      </w:r>
      <w:r>
        <w:t xml:space="preserve"> project.</w:t>
      </w:r>
    </w:p>
    <w:p w14:paraId="32947F86" w14:textId="77777777" w:rsidR="008461B4" w:rsidRDefault="00FA5D0B" w:rsidP="008461B4">
      <w:pPr>
        <w:pStyle w:val="Heading4"/>
      </w:pPr>
      <w:bookmarkStart w:id="97" w:name="_Ref471811864"/>
      <w:r>
        <w:t xml:space="preserve">Kafka Publish/Subscribe Topics </w:t>
      </w:r>
    </w:p>
    <w:p w14:paraId="05ECF919" w14:textId="77777777" w:rsidR="00FA5D0B" w:rsidRDefault="00FA5D0B" w:rsidP="00FA5D0B">
      <w:r>
        <w:t>The following table contains the name of the topics and the type of data in each topic.</w:t>
      </w:r>
    </w:p>
    <w:tbl>
      <w:tblPr>
        <w:tblStyle w:val="GridTable4-Accent11"/>
        <w:tblW w:w="0" w:type="auto"/>
        <w:tblLook w:val="04A0" w:firstRow="1" w:lastRow="0" w:firstColumn="1" w:lastColumn="0" w:noHBand="0" w:noVBand="1"/>
      </w:tblPr>
      <w:tblGrid>
        <w:gridCol w:w="3003"/>
        <w:gridCol w:w="7610"/>
        <w:gridCol w:w="2337"/>
      </w:tblGrid>
      <w:tr w:rsidR="006916B6" w:rsidRPr="00FA5D0B" w14:paraId="22EF592C" w14:textId="47405D1C" w:rsidTr="006916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6F1CD725" w14:textId="77777777" w:rsidR="006916B6" w:rsidRPr="00FA5D0B" w:rsidRDefault="006916B6" w:rsidP="00AD06BA">
            <w:r w:rsidRPr="00FA5D0B">
              <w:t>Topic Name</w:t>
            </w:r>
          </w:p>
        </w:tc>
        <w:tc>
          <w:tcPr>
            <w:tcW w:w="7610" w:type="dxa"/>
          </w:tcPr>
          <w:p w14:paraId="4076A6F2" w14:textId="7777777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rsidRPr="00FA5D0B">
              <w:t>Data Type</w:t>
            </w:r>
          </w:p>
        </w:tc>
        <w:tc>
          <w:tcPr>
            <w:tcW w:w="2337" w:type="dxa"/>
          </w:tcPr>
          <w:p w14:paraId="0B40E80C" w14:textId="44A3C68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t>Format</w:t>
            </w:r>
          </w:p>
        </w:tc>
      </w:tr>
      <w:tr w:rsidR="006916B6" w:rsidRPr="00FA5D0B" w14:paraId="3B2E6C16" w14:textId="5412C4E9" w:rsidTr="00691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533CBCDB" w14:textId="77777777" w:rsidR="006916B6" w:rsidRPr="00FA5D0B" w:rsidRDefault="006916B6" w:rsidP="00AD06BA">
            <w:pPr>
              <w:rPr>
                <w:rFonts w:ascii="Courier New" w:hAnsi="Courier New" w:cs="Courier New"/>
              </w:rPr>
            </w:pPr>
            <w:r w:rsidRPr="00FA5D0B">
              <w:rPr>
                <w:rFonts w:ascii="Courier New" w:hAnsi="Courier New" w:cs="Courier New"/>
              </w:rPr>
              <w:t>topic.J2735Bsm</w:t>
            </w:r>
          </w:p>
        </w:tc>
        <w:tc>
          <w:tcPr>
            <w:tcW w:w="7610" w:type="dxa"/>
          </w:tcPr>
          <w:p w14:paraId="5C260F86" w14:textId="77777777"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b/>
              </w:rPr>
            </w:pPr>
            <w:r w:rsidRPr="00FA5D0B">
              <w:rPr>
                <w:rFonts w:ascii="Courier New" w:hAnsi="Courier New" w:cs="Courier New"/>
              </w:rPr>
              <w:t>us.dot.its.jpo.ode.plugin.j2735.J2735Bsm</w:t>
            </w:r>
          </w:p>
        </w:tc>
        <w:tc>
          <w:tcPr>
            <w:tcW w:w="2337" w:type="dxa"/>
          </w:tcPr>
          <w:p w14:paraId="6F191375" w14:textId="3BF8E5FD"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w:t>
            </w:r>
            <w:r w:rsidR="0007578F">
              <w:rPr>
                <w:rFonts w:ascii="Courier New" w:hAnsi="Courier New" w:cs="Courier New"/>
              </w:rPr>
              <w:t>ized POJO</w:t>
            </w:r>
          </w:p>
        </w:tc>
      </w:tr>
      <w:tr w:rsidR="006916B6" w:rsidRPr="00FA5D0B" w14:paraId="5D8B6656" w14:textId="77777777" w:rsidTr="006916B6">
        <w:tc>
          <w:tcPr>
            <w:cnfStyle w:val="001000000000" w:firstRow="0" w:lastRow="0" w:firstColumn="1" w:lastColumn="0" w:oddVBand="0" w:evenVBand="0" w:oddHBand="0" w:evenHBand="0" w:firstRowFirstColumn="0" w:firstRowLastColumn="0" w:lastRowFirstColumn="0" w:lastRowLastColumn="0"/>
            <w:tcW w:w="3003" w:type="dxa"/>
          </w:tcPr>
          <w:p w14:paraId="7676CEF3" w14:textId="17251794" w:rsidR="006916B6" w:rsidRPr="00FA5D0B" w:rsidRDefault="006916B6" w:rsidP="00AD06BA">
            <w:pPr>
              <w:rPr>
                <w:rFonts w:ascii="Courier New" w:hAnsi="Courier New" w:cs="Courier New"/>
              </w:rPr>
            </w:pPr>
            <w:r w:rsidRPr="006916B6">
              <w:rPr>
                <w:rFonts w:ascii="Courier New" w:hAnsi="Courier New" w:cs="Courier New"/>
              </w:rPr>
              <w:t>topic.J2735BsmRawJSON</w:t>
            </w:r>
          </w:p>
        </w:tc>
        <w:tc>
          <w:tcPr>
            <w:tcW w:w="7610" w:type="dxa"/>
          </w:tcPr>
          <w:p w14:paraId="46EE408E" w14:textId="5D13933E" w:rsidR="006916B6" w:rsidRPr="00FA5D0B"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A5D0B">
              <w:rPr>
                <w:rFonts w:ascii="Courier New" w:hAnsi="Courier New" w:cs="Courier New"/>
              </w:rPr>
              <w:t>us.dot.its.jpo.ode.plugin.j2735.J2735Bsm</w:t>
            </w:r>
          </w:p>
        </w:tc>
        <w:tc>
          <w:tcPr>
            <w:tcW w:w="2337" w:type="dxa"/>
          </w:tcPr>
          <w:p w14:paraId="3D2F603A" w14:textId="5304A1D7" w:rsidR="006916B6"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bl>
    <w:p w14:paraId="793A2536" w14:textId="77777777" w:rsidR="00FA5D0B" w:rsidRDefault="00FA5D0B">
      <w:pPr>
        <w:pStyle w:val="Caption"/>
      </w:pPr>
      <w:r>
        <w:t xml:space="preserve">Table </w:t>
      </w:r>
      <w:fldSimple w:instr=" SEQ Table \* ARABIC ">
        <w:r w:rsidR="00C50529">
          <w:rPr>
            <w:noProof/>
          </w:rPr>
          <w:t>3</w:t>
        </w:r>
      </w:fldSimple>
      <w:r>
        <w:t xml:space="preserve"> - Kafka Publish/Subscribe Topics</w:t>
      </w:r>
    </w:p>
    <w:p w14:paraId="46B273E1" w14:textId="77777777" w:rsidR="00FA5D0B" w:rsidRPr="00FA5D0B" w:rsidRDefault="00FA5D0B" w:rsidP="00FA5D0B"/>
    <w:p w14:paraId="7D40E325" w14:textId="4D43BACE" w:rsidR="00F01B77" w:rsidRDefault="00F01B77" w:rsidP="00F01B77">
      <w:pPr>
        <w:pStyle w:val="Heading3"/>
      </w:pPr>
      <w:bookmarkStart w:id="98" w:name="_Toc478121075"/>
      <w:r>
        <w:t>ODE WebSocket Interface</w:t>
      </w:r>
      <w:bookmarkEnd w:id="97"/>
      <w:bookmarkEnd w:id="98"/>
    </w:p>
    <w:p w14:paraId="155FD68C" w14:textId="24345753" w:rsidR="00C26C45" w:rsidRDefault="008F6EBA" w:rsidP="00C26C45">
      <w:r>
        <w:t>To interface with the ODE through its WebSocket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/ode/api/ws</w:t>
      </w:r>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schemes:</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ws</w:t>
      </w:r>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wss</w:t>
      </w:r>
    </w:p>
    <w:p w14:paraId="749BB67D" w14:textId="77777777" w:rsidR="00ED0E13" w:rsidRDefault="00ED0E13" w:rsidP="00C26C45"/>
    <w:p w14:paraId="2EFCC51E" w14:textId="7BE5BE31" w:rsidR="00C26C45" w:rsidRDefault="003C3E28" w:rsidP="00ED0E13">
      <w:pPr>
        <w:pStyle w:val="Heading4"/>
        <w:rPr>
          <w:b/>
        </w:rPr>
      </w:pPr>
      <w:bookmarkStart w:id="99" w:name="_Toc462052290"/>
      <w:r>
        <w:t>O</w:t>
      </w:r>
      <w:r w:rsidR="00C26C45" w:rsidRPr="00E35BF2">
        <w:t xml:space="preserve">DE </w:t>
      </w:r>
      <w:r w:rsidR="00ED0E13">
        <w:t xml:space="preserve">WebSocket </w:t>
      </w:r>
      <w:r w:rsidR="00C26C45" w:rsidRPr="00E35BF2">
        <w:t>Control Messages</w:t>
      </w:r>
      <w:bookmarkEnd w:id="99"/>
    </w:p>
    <w:p w14:paraId="5B5092BA" w14:textId="27DEF2C5" w:rsidR="00C26C45" w:rsidRDefault="00C26C45" w:rsidP="00ED0E13">
      <w:r>
        <w:lastRenderedPageBreak/>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{"metadata":{"payloadType":"control","version":1},"payload":{"dataSourceBundleCount":20,"receivedRecordCount":203,"sentRecordCount":10,"tag":"STOP","dataType":"Control","version":1},"version":1}</w:t>
      </w:r>
      <w:r>
        <w:t xml:space="preserve"> </w:t>
      </w:r>
    </w:p>
    <w:p w14:paraId="4F62FCE4" w14:textId="1772ED12" w:rsidR="00C26C45" w:rsidRDefault="00C26C45" w:rsidP="00C26C45">
      <w:r>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100" w:name="_Toc462052291"/>
      <w:r>
        <w:t>BSM</w:t>
      </w:r>
      <w:r w:rsidR="00C26C45" w:rsidRPr="00E35BF2">
        <w:t xml:space="preserve"> </w:t>
      </w:r>
      <w:r>
        <w:t>WebSocket</w:t>
      </w:r>
      <w:r w:rsidR="00C26C45" w:rsidRPr="00E35BF2">
        <w:t xml:space="preserve"> Subscription </w:t>
      </w:r>
      <w:bookmarkEnd w:id="100"/>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/bsm</w:t>
            </w:r>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query-param</w:t>
                  </w:r>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lastRenderedPageBreak/>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101" w:name="_Toc462052298"/>
      <w:bookmarkStart w:id="102" w:name="_Ref471728137"/>
      <w:bookmarkStart w:id="103" w:name="_Toc478121076"/>
      <w:r w:rsidRPr="00145701">
        <w:t>ODE Request Schemas</w:t>
      </w:r>
      <w:bookmarkEnd w:id="101"/>
      <w:bookmarkEnd w:id="102"/>
      <w:bookmarkEnd w:id="103"/>
    </w:p>
    <w:p w14:paraId="2E825466" w14:textId="5F1E6866" w:rsidR="00ED0E13" w:rsidRPr="00ED0E13" w:rsidRDefault="005676A9" w:rsidP="00ED0E13">
      <w:r>
        <w:t>The following sub-sections describe the structure and specification of ODE request messages.</w:t>
      </w:r>
    </w:p>
    <w:p w14:paraId="27A07B61" w14:textId="690F0A2D" w:rsidR="00C26C45" w:rsidRDefault="00184A66" w:rsidP="00874976">
      <w:pPr>
        <w:pStyle w:val="Heading3"/>
      </w:pPr>
      <w:bookmarkStart w:id="104" w:name="_Toc462052299"/>
      <w:bookmarkStart w:id="105" w:name="_Ref471813112"/>
      <w:bookmarkStart w:id="106" w:name="_Toc478121077"/>
      <w:r>
        <w:t>ODE</w:t>
      </w:r>
      <w:r w:rsidR="00C26C45" w:rsidRPr="00145701">
        <w:t xml:space="preserve"> Request</w:t>
      </w:r>
      <w:bookmarkEnd w:id="104"/>
      <w:bookmarkEnd w:id="105"/>
      <w:r w:rsidR="000D126A">
        <w:t xml:space="preserve"> Message Metadata</w:t>
      </w:r>
      <w:bookmarkEnd w:id="106"/>
    </w:p>
    <w:p w14:paraId="11B8772E" w14:textId="215CC35A" w:rsidR="00ED0E13" w:rsidRPr="00ED0E13" w:rsidRDefault="00184A66" w:rsidP="00184A66">
      <w:r>
        <w:t>Every ODE Request message component will contain the following data element.</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lastRenderedPageBreak/>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40785D36" w:rsidR="00C26C45" w:rsidRDefault="00C26C45" w:rsidP="00C26C45">
      <w:pPr>
        <w:pStyle w:val="Caption"/>
      </w:pPr>
      <w:bookmarkStart w:id="107" w:name="_Toc441572976"/>
      <w:bookmarkStart w:id="108" w:name="_Toc456253304"/>
      <w:r>
        <w:t xml:space="preserve">Table </w:t>
      </w:r>
      <w:fldSimple w:instr=" SEQ Table \* ARABIC ">
        <w:r w:rsidR="00C50529">
          <w:rPr>
            <w:noProof/>
          </w:rPr>
          <w:t>4</w:t>
        </w:r>
      </w:fldSimple>
      <w:r>
        <w:t xml:space="preserve"> </w:t>
      </w:r>
      <w:r w:rsidR="00874976">
        <w:t>–</w:t>
      </w:r>
      <w:r w:rsidR="00ED0E13">
        <w:t xml:space="preserve"> ODE </w:t>
      </w:r>
      <w:r>
        <w:t>Request</w:t>
      </w:r>
      <w:bookmarkEnd w:id="107"/>
      <w:bookmarkEnd w:id="108"/>
      <w:r w:rsidR="00184A66">
        <w:t xml:space="preserve"> Message</w:t>
      </w:r>
      <w:r w:rsidR="000D126A">
        <w:t xml:space="preserve"> Metadata</w:t>
      </w:r>
    </w:p>
    <w:p w14:paraId="2D1696A5" w14:textId="77777777" w:rsidR="00571EF4" w:rsidRPr="00571EF4" w:rsidRDefault="00571EF4" w:rsidP="00571EF4"/>
    <w:p w14:paraId="2169614B" w14:textId="1F871CFD" w:rsidR="00C26C45" w:rsidRDefault="00C26C45" w:rsidP="00874976">
      <w:pPr>
        <w:pStyle w:val="Heading2"/>
      </w:pPr>
      <w:bookmarkStart w:id="109" w:name="_Toc462052303"/>
      <w:bookmarkStart w:id="110" w:name="_Ref471728323"/>
      <w:bookmarkStart w:id="111" w:name="_Toc478121078"/>
      <w:r w:rsidRPr="00145701">
        <w:t xml:space="preserve">ODE </w:t>
      </w:r>
      <w:r w:rsidR="0016253B">
        <w:t>Response</w:t>
      </w:r>
      <w:r w:rsidRPr="00145701">
        <w:t xml:space="preserve"> Schemas</w:t>
      </w:r>
      <w:bookmarkEnd w:id="109"/>
      <w:bookmarkEnd w:id="110"/>
      <w:bookmarkEnd w:id="111"/>
    </w:p>
    <w:p w14:paraId="5E73BE53" w14:textId="63A26846" w:rsidR="005676A9" w:rsidRPr="005676A9" w:rsidRDefault="005676A9" w:rsidP="005676A9">
      <w:r>
        <w:t>The following sub-sections describe the structure and specification of ODE messages returned as response to data requests.</w:t>
      </w:r>
    </w:p>
    <w:p w14:paraId="62C64373" w14:textId="60BED704" w:rsidR="00C26C45" w:rsidRDefault="00C26C45" w:rsidP="00874976">
      <w:pPr>
        <w:pStyle w:val="Heading3"/>
      </w:pPr>
      <w:bookmarkStart w:id="112" w:name="_Toc462052304"/>
      <w:bookmarkStart w:id="113" w:name="_Toc478121079"/>
      <w:r w:rsidRPr="00145701">
        <w:t>ODE Data Message</w:t>
      </w:r>
      <w:bookmarkEnd w:id="112"/>
      <w:bookmarkEnd w:id="113"/>
    </w:p>
    <w:p w14:paraId="33160FD2" w14:textId="6B673496"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DATA</w:t>
      </w:r>
      <w:r w:rsidR="00A524BA" w:rsidRPr="00ED0E13">
        <w:rPr>
          <w:color w:val="FF0000"/>
        </w:rPr>
        <w:t xml:space="preserve"> Messages</w:t>
      </w:r>
      <w:r w:rsidR="00A524BA">
        <w:rPr>
          <w:color w:val="FF0000"/>
        </w:rPr>
        <w:t xml:space="preserve"> have not yet been implemented.</w:t>
      </w:r>
    </w:p>
    <w:p w14:paraId="58FAFC6B" w14:textId="77777777" w:rsidR="00C26C45" w:rsidRPr="000702E5" w:rsidRDefault="00C26C45" w:rsidP="00C26C45">
      <w:r>
        <w:t>The top level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r w:rsidRPr="000702E5">
              <w:t>OdeMsgMetadata</w:t>
            </w:r>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114" w:name="_Toc441572980"/>
      <w:bookmarkStart w:id="115" w:name="_Toc456253308"/>
    </w:p>
    <w:p w14:paraId="3F314606" w14:textId="0368C575" w:rsidR="00C26C45" w:rsidRDefault="00C26C45" w:rsidP="00C26C45">
      <w:pPr>
        <w:pStyle w:val="Caption"/>
      </w:pPr>
      <w:r>
        <w:t xml:space="preserve">Table </w:t>
      </w:r>
      <w:fldSimple w:instr=" SEQ Table \* ARABIC ">
        <w:r w:rsidR="00C50529">
          <w:rPr>
            <w:noProof/>
          </w:rPr>
          <w:t>5</w:t>
        </w:r>
      </w:fldSimple>
      <w:r>
        <w:t xml:space="preserve"> - OdeDataMessage</w:t>
      </w:r>
      <w:bookmarkEnd w:id="114"/>
      <w:bookmarkEnd w:id="115"/>
    </w:p>
    <w:p w14:paraId="605835CF" w14:textId="31425BC0" w:rsidR="00C26C45" w:rsidRDefault="00C26C45" w:rsidP="0016253B">
      <w:pPr>
        <w:pStyle w:val="Heading3"/>
      </w:pPr>
      <w:bookmarkStart w:id="116" w:name="_Toc462052305"/>
      <w:bookmarkStart w:id="117" w:name="_Ref471813394"/>
      <w:bookmarkStart w:id="118" w:name="_Toc478121080"/>
      <w:r w:rsidRPr="00284BEB">
        <w:lastRenderedPageBreak/>
        <w:t>ODE Message Metadata</w:t>
      </w:r>
      <w:bookmarkEnd w:id="116"/>
      <w:bookmarkEnd w:id="117"/>
      <w:bookmarkEnd w:id="118"/>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r w:rsidRPr="005A611E">
              <w:rPr>
                <w:rFonts w:ascii="Courier New" w:hAnsi="Courier New" w:cs="Courier New"/>
              </w:rPr>
              <w:t>payloadType</w:t>
            </w:r>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w:t>
            </w:r>
            <w:r w:rsidR="00722B15">
              <w:t>bsm</w:t>
            </w:r>
            <w:r>
              <w:t>", "</w:t>
            </w:r>
            <w:r w:rsidR="00722B15">
              <w:t>tim</w:t>
            </w:r>
            <w:r>
              <w:t>", "map", "spat", "other"</w:t>
            </w:r>
          </w:p>
        </w:tc>
        <w:tc>
          <w:tcPr>
            <w:tcW w:w="2233" w:type="dxa"/>
          </w:tcPr>
          <w:p w14:paraId="1C0C0B6C" w14:textId="77777777" w:rsidR="00C26C45" w:rsidRPr="003E745F" w:rsidRDefault="00C26C45" w:rsidP="00C26C45">
            <w:r>
              <w:t>enum</w:t>
            </w:r>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Amount of time it took to process this record from the time it was received (based on receivedAt payload field)</w:t>
            </w:r>
          </w:p>
        </w:tc>
        <w:tc>
          <w:tcPr>
            <w:tcW w:w="2233" w:type="dxa"/>
          </w:tcPr>
          <w:p w14:paraId="51CD4CBF" w14:textId="77777777" w:rsidR="00C26C45" w:rsidRDefault="00C26C45" w:rsidP="00C26C45">
            <w:r>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r>
              <w:rPr>
                <w:rFonts w:ascii="Courier New" w:hAnsi="Courier New" w:cs="Courier New"/>
              </w:rPr>
              <w:t>receivedAt</w:t>
            </w:r>
          </w:p>
        </w:tc>
        <w:tc>
          <w:tcPr>
            <w:tcW w:w="1997" w:type="dxa"/>
          </w:tcPr>
          <w:p w14:paraId="3ABF56C3" w14:textId="77777777" w:rsidR="00A524BA" w:rsidRDefault="00A524BA" w:rsidP="004C4D4C">
            <w:pPr>
              <w:rPr>
                <w:rFonts w:ascii="Courier New" w:hAnsi="Courier New" w:cs="Courier New"/>
              </w:rPr>
            </w:pPr>
            <w:r>
              <w:rPr>
                <w:rFonts w:ascii="Courier New" w:hAnsi="Courier New" w:cs="Courier New"/>
              </w:rPr>
              <w:t>iso-date-time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r w:rsidRPr="00515E5E">
              <w:rPr>
                <w:b/>
              </w:rPr>
              <w:t>yyyy-MM-ddThh:mm:ss.sssZ</w:t>
            </w:r>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hyperlink w:anchor="_ODE_Payload_Violation" w:history="1">
              <w:r w:rsidRPr="00543224">
                <w:rPr>
                  <w:rStyle w:val="Hyperlink"/>
                </w:rPr>
                <w:t>OdePayloadViolation</w:t>
              </w:r>
            </w:hyperlink>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r>
              <w:rPr>
                <w:rFonts w:ascii="Courier New" w:hAnsi="Courier New" w:cs="Courier New"/>
              </w:rPr>
              <w:t>serialId</w:t>
            </w:r>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lastRenderedPageBreak/>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656BCB1B" w:rsidR="00C26C45" w:rsidRDefault="00C26C45" w:rsidP="00C26C45">
      <w:pPr>
        <w:pStyle w:val="Caption"/>
      </w:pPr>
      <w:bookmarkStart w:id="119" w:name="_Toc441572981"/>
      <w:bookmarkStart w:id="120" w:name="_Toc456253309"/>
      <w:r>
        <w:t xml:space="preserve">Table </w:t>
      </w:r>
      <w:fldSimple w:instr=" SEQ Table \* ARABIC ">
        <w:r w:rsidR="00C50529">
          <w:rPr>
            <w:noProof/>
          </w:rPr>
          <w:t>6</w:t>
        </w:r>
      </w:fldSimple>
      <w:r>
        <w:t xml:space="preserve"> – OdeMsgMetadata</w:t>
      </w:r>
      <w:bookmarkEnd w:id="119"/>
      <w:bookmarkEnd w:id="120"/>
    </w:p>
    <w:p w14:paraId="6A1AA76C" w14:textId="77777777" w:rsidR="00752CB3" w:rsidRPr="00752CB3" w:rsidRDefault="00752CB3" w:rsidP="00752CB3"/>
    <w:p w14:paraId="1F52559C" w14:textId="72FEAEC3" w:rsidR="00C26C45" w:rsidRDefault="00C26C45" w:rsidP="00A524BA">
      <w:pPr>
        <w:pStyle w:val="Heading3"/>
      </w:pPr>
      <w:bookmarkStart w:id="121" w:name="_ODE_Payload_Violation"/>
      <w:bookmarkStart w:id="122" w:name="_Toc462052306"/>
      <w:bookmarkStart w:id="123" w:name="_Ref471814373"/>
      <w:bookmarkStart w:id="124" w:name="_Toc478121081"/>
      <w:bookmarkEnd w:id="121"/>
      <w:r w:rsidRPr="00284BEB">
        <w:t>ODE Payload Violation</w:t>
      </w:r>
      <w:bookmarkEnd w:id="122"/>
      <w:bookmarkEnd w:id="123"/>
      <w:bookmarkEnd w:id="124"/>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r>
              <w:rPr>
                <w:rFonts w:ascii="Courier New" w:hAnsi="Courier New" w:cs="Courier New"/>
              </w:rPr>
              <w:t>actualValue</w:t>
            </w:r>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The Unit of measure of the fieldName</w:t>
            </w:r>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r w:rsidRPr="008A47E8">
              <w:rPr>
                <w:rFonts w:ascii="Courier New" w:hAnsi="Courier New" w:cs="Courier New"/>
              </w:rPr>
              <w:t>fieldName</w:t>
            </w:r>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r w:rsidRPr="008A47E8">
              <w:rPr>
                <w:rFonts w:ascii="Courier New" w:hAnsi="Courier New" w:cs="Courier New"/>
              </w:rPr>
              <w:t>validMax</w:t>
            </w:r>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The Unit of measure of the fieldName</w:t>
            </w:r>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r w:rsidRPr="008A47E8">
              <w:rPr>
                <w:rFonts w:ascii="Courier New" w:hAnsi="Courier New" w:cs="Courier New"/>
              </w:rPr>
              <w:t>validMin</w:t>
            </w:r>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The Unit of measure of the fieldName</w:t>
            </w:r>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125" w:name="_ODE_Data_Message"/>
      <w:bookmarkStart w:id="126" w:name="_Toc462052308"/>
      <w:bookmarkStart w:id="127" w:name="_Toc478121082"/>
      <w:bookmarkEnd w:id="125"/>
      <w:r w:rsidRPr="00284BEB">
        <w:t xml:space="preserve">ODE </w:t>
      </w:r>
      <w:r w:rsidR="00410F95">
        <w:t>GET TOKEN</w:t>
      </w:r>
      <w:r w:rsidRPr="00284BEB">
        <w:t xml:space="preserve"> Response</w:t>
      </w:r>
      <w:bookmarkEnd w:id="126"/>
      <w:bookmarkEnd w:id="127"/>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lastRenderedPageBreak/>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r>
              <w:rPr>
                <w:rFonts w:ascii="Courier New" w:hAnsi="Courier New" w:cs="Courier New"/>
              </w:rPr>
              <w:t>data</w:t>
            </w:r>
            <w:r w:rsidRPr="005A611E">
              <w:rPr>
                <w:rFonts w:ascii="Courier New" w:hAnsi="Courier New" w:cs="Courier New"/>
              </w:rPr>
              <w:t>Type</w:t>
            </w:r>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r>
              <w:t xml:space="preserve">Enum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735BAE16" w:rsidR="00C26C45" w:rsidRDefault="00C26C45" w:rsidP="00C26C45">
      <w:pPr>
        <w:pStyle w:val="Caption"/>
      </w:pPr>
      <w:bookmarkStart w:id="128" w:name="_Toc441572983"/>
      <w:bookmarkStart w:id="129" w:name="_Toc456253311"/>
      <w:r>
        <w:t xml:space="preserve">Table </w:t>
      </w:r>
      <w:fldSimple w:instr=" SEQ Table \* ARABIC ">
        <w:r w:rsidR="00C50529">
          <w:rPr>
            <w:noProof/>
          </w:rPr>
          <w:t>7</w:t>
        </w:r>
      </w:fldSimple>
      <w:r>
        <w:t xml:space="preserve"> - OdeAuthentication</w:t>
      </w:r>
      <w:bookmarkEnd w:id="128"/>
      <w:bookmarkEnd w:id="129"/>
    </w:p>
    <w:p w14:paraId="2C1ABE0C" w14:textId="5290E6E8" w:rsidR="00C26C45" w:rsidRDefault="00C26C45" w:rsidP="0016253B">
      <w:pPr>
        <w:pStyle w:val="Heading3"/>
      </w:pPr>
      <w:bookmarkStart w:id="130" w:name="_Toc462052309"/>
      <w:bookmarkStart w:id="131" w:name="_Toc478121083"/>
      <w:r w:rsidRPr="00284BEB">
        <w:t>ODE Status Message</w:t>
      </w:r>
      <w:bookmarkEnd w:id="130"/>
      <w:bookmarkEnd w:id="131"/>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r>
              <w:t xml:space="preserve">Enum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1F3275AF" w:rsidR="00C26C45" w:rsidRDefault="00C26C45" w:rsidP="00C26C45">
      <w:pPr>
        <w:pStyle w:val="Caption"/>
      </w:pPr>
      <w:bookmarkStart w:id="132" w:name="_Toc441572984"/>
      <w:bookmarkStart w:id="133" w:name="_Toc456253312"/>
      <w:r>
        <w:t xml:space="preserve">Table </w:t>
      </w:r>
      <w:fldSimple w:instr=" SEQ Table \* ARABIC ">
        <w:r w:rsidR="00C50529">
          <w:rPr>
            <w:noProof/>
          </w:rPr>
          <w:t>8</w:t>
        </w:r>
      </w:fldSimple>
      <w:r>
        <w:t xml:space="preserve"> - OdeStatus</w:t>
      </w:r>
      <w:bookmarkEnd w:id="132"/>
      <w:bookmarkEnd w:id="133"/>
    </w:p>
    <w:p w14:paraId="1B2629C5" w14:textId="45791E6C" w:rsidR="00C26C45" w:rsidRDefault="00C26C45" w:rsidP="0016253B">
      <w:pPr>
        <w:pStyle w:val="Heading3"/>
      </w:pPr>
      <w:bookmarkStart w:id="134" w:name="_Toc462052310"/>
      <w:bookmarkStart w:id="135" w:name="_Ref471812176"/>
      <w:bookmarkStart w:id="136" w:name="_Toc478121084"/>
      <w:r w:rsidRPr="00284BEB">
        <w:t>ODE Control Message</w:t>
      </w:r>
      <w:bookmarkEnd w:id="134"/>
      <w:bookmarkEnd w:id="135"/>
      <w:bookmarkEnd w:id="136"/>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r w:rsidRPr="00642AC1">
              <w:rPr>
                <w:rFonts w:ascii="Courier New" w:hAnsi="Courier New" w:cs="Courier New"/>
              </w:rPr>
              <w:lastRenderedPageBreak/>
              <w:t>dataSourceBundleCount</w:t>
            </w:r>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r w:rsidRPr="009F6E9B">
              <w:rPr>
                <w:rFonts w:ascii="Courier New" w:hAnsi="Courier New" w:cs="Courier New"/>
              </w:rPr>
              <w:t>receivedRecordCount</w:t>
            </w:r>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Number of messages received by the ODE</w:t>
            </w:r>
          </w:p>
        </w:tc>
        <w:tc>
          <w:tcPr>
            <w:tcW w:w="1758" w:type="dxa"/>
          </w:tcPr>
          <w:p w14:paraId="57AF3B15" w14:textId="77777777" w:rsidR="00C26C45" w:rsidRPr="003E745F" w:rsidRDefault="00C26C45" w:rsidP="00C26C45">
            <w:r>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r w:rsidRPr="009F6E9B">
              <w:rPr>
                <w:rFonts w:ascii="Courier New" w:hAnsi="Courier New" w:cs="Courier New"/>
              </w:rPr>
              <w:t>sentRecordCount</w:t>
            </w:r>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t>tag</w:t>
            </w:r>
          </w:p>
        </w:tc>
        <w:tc>
          <w:tcPr>
            <w:tcW w:w="1867" w:type="dxa"/>
          </w:tcPr>
          <w:p w14:paraId="722472AD" w14:textId="77777777" w:rsidR="00C26C45" w:rsidRDefault="00C26C45" w:rsidP="00C26C45">
            <w:r>
              <w:t>Enum</w:t>
            </w:r>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r>
              <w:t>Enum</w:t>
            </w:r>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6DD97F6E" w:rsidR="00C26C45" w:rsidRDefault="00C26C45" w:rsidP="00C26C45">
      <w:pPr>
        <w:pStyle w:val="Caption"/>
      </w:pPr>
      <w:bookmarkStart w:id="137" w:name="_Toc441572985"/>
      <w:bookmarkStart w:id="138" w:name="_Toc456253313"/>
      <w:r>
        <w:t xml:space="preserve">Table </w:t>
      </w:r>
      <w:fldSimple w:instr=" SEQ Table \* ARABIC ">
        <w:r w:rsidR="00C50529">
          <w:rPr>
            <w:noProof/>
          </w:rPr>
          <w:t>9</w:t>
        </w:r>
      </w:fldSimple>
      <w:r>
        <w:t xml:space="preserve"> - OdeControlData</w:t>
      </w:r>
      <w:bookmarkEnd w:id="137"/>
      <w:bookmarkEnd w:id="138"/>
    </w:p>
    <w:p w14:paraId="02321E0C" w14:textId="77777777" w:rsidR="00752CB3" w:rsidRDefault="00752CB3" w:rsidP="00752CB3">
      <w:pPr>
        <w:pStyle w:val="Heading3"/>
      </w:pPr>
      <w:bookmarkStart w:id="139" w:name="_ODE_Data_Message_1"/>
      <w:bookmarkStart w:id="140" w:name="_Toc462052307"/>
      <w:bookmarkStart w:id="141" w:name="_Ref471813434"/>
      <w:bookmarkStart w:id="142" w:name="_Toc478121085"/>
      <w:bookmarkStart w:id="143" w:name="_Toc462052316"/>
      <w:bookmarkEnd w:id="139"/>
      <w:r w:rsidRPr="00284BEB">
        <w:t>ODE Data Message Payload</w:t>
      </w:r>
      <w:bookmarkEnd w:id="140"/>
      <w:bookmarkEnd w:id="141"/>
      <w:bookmarkEnd w:id="142"/>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r>
        <w:t>OdeMsgPayload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w:t>
            </w:r>
            <w:r>
              <w:lastRenderedPageBreak/>
              <w:t xml:space="preserve">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lastRenderedPageBreak/>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4BFA9C64" w:rsidR="00752CB3" w:rsidRDefault="00752CB3" w:rsidP="00752CB3">
      <w:bookmarkStart w:id="144" w:name="_Toc441572982"/>
      <w:bookmarkStart w:id="145" w:name="_Toc456253310"/>
      <w:r>
        <w:t xml:space="preserve">Table </w:t>
      </w:r>
      <w:fldSimple w:instr=" SEQ Table \* ARABIC ">
        <w:r w:rsidR="00C50529">
          <w:rPr>
            <w:noProof/>
          </w:rPr>
          <w:t>10</w:t>
        </w:r>
      </w:fldSimple>
      <w:r>
        <w:t xml:space="preserve"> – OdeMsgPayload</w:t>
      </w:r>
      <w:bookmarkEnd w:id="144"/>
      <w:bookmarkEnd w:id="145"/>
    </w:p>
    <w:p w14:paraId="4AED6A82" w14:textId="2E2D82BB" w:rsidR="00752CB3" w:rsidRDefault="00752CB3" w:rsidP="00752CB3">
      <w:r>
        <w:t xml:space="preserve">The following subsection describe the </w:t>
      </w:r>
      <w:r w:rsidR="000A3293">
        <w:t xml:space="preserve">child schemas of </w:t>
      </w:r>
      <w:hyperlink w:anchor="_ODE_Data_Message_1" w:history="1">
        <w:r w:rsidR="000A3293" w:rsidRPr="000A3293">
          <w:rPr>
            <w:rStyle w:val="Hyperlink"/>
          </w:rPr>
          <w:t>OdeMsgPayload</w:t>
        </w:r>
      </w:hyperlink>
      <w:r w:rsidR="000A3293">
        <w:t>.</w:t>
      </w:r>
    </w:p>
    <w:p w14:paraId="2E9EB2F5" w14:textId="617374E0" w:rsidR="00C26C45" w:rsidRDefault="006D1B36" w:rsidP="00752CB3">
      <w:pPr>
        <w:pStyle w:val="Heading4"/>
      </w:pPr>
      <w:r>
        <w:t xml:space="preserve">J2735 </w:t>
      </w:r>
      <w:r w:rsidR="00410F95">
        <w:t>BSM</w:t>
      </w:r>
      <w:r w:rsidR="00C26C45" w:rsidRPr="009F4DD0">
        <w:t xml:space="preserve"> Data</w:t>
      </w:r>
      <w:bookmarkEnd w:id="143"/>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r w:rsidRPr="006D1B36">
              <w:rPr>
                <w:rFonts w:ascii="Courier New" w:hAnsi="Courier New" w:cs="Courier New"/>
              </w:rPr>
              <w:t>coreData</w:t>
            </w:r>
          </w:p>
        </w:tc>
        <w:tc>
          <w:tcPr>
            <w:tcW w:w="3649" w:type="dxa"/>
          </w:tcPr>
          <w:p w14:paraId="25135777" w14:textId="5BAB5907" w:rsidR="00666F71" w:rsidRPr="000D041D" w:rsidRDefault="00347559"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r w:rsidRPr="006D1B36">
              <w:rPr>
                <w:rFonts w:ascii="Courier New" w:hAnsi="Courier New" w:cs="Courier New"/>
              </w:rPr>
              <w:t>partII</w:t>
            </w:r>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146" w:name="_Toc462052317"/>
      <w:bookmarkStart w:id="147" w:name="_Toc478121086"/>
      <w:r>
        <w:t xml:space="preserve">ODE Data Message </w:t>
      </w:r>
      <w:r w:rsidRPr="009F4DD0">
        <w:t>Supporting Data Structures</w:t>
      </w:r>
      <w:bookmarkEnd w:id="146"/>
      <w:bookmarkEnd w:id="147"/>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148" w:name="_J2735BsmCoreData"/>
      <w:bookmarkStart w:id="149" w:name="_Ref471884029"/>
      <w:bookmarkEnd w:id="148"/>
      <w:r w:rsidRPr="006D1B36">
        <w:t>J2735BsmCoreData</w:t>
      </w:r>
      <w:bookmarkEnd w:id="149"/>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lastRenderedPageBreak/>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r w:rsidRPr="00666F71">
              <w:rPr>
                <w:rFonts w:ascii="Courier New" w:hAnsi="Courier New" w:cs="Courier New"/>
              </w:rPr>
              <w:t>msgCnt</w:t>
            </w:r>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r w:rsidRPr="009442FE">
              <w:rPr>
                <w:rFonts w:ascii="Courier New" w:hAnsi="Courier New" w:cs="Courier New"/>
              </w:rPr>
              <w:t>secMark</w:t>
            </w:r>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347559"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r w:rsidRPr="004302C8">
              <w:rPr>
                <w:rFonts w:ascii="Courier New" w:hAnsi="Courier New" w:cs="Courier New"/>
              </w:rPr>
              <w:t>accelSet</w:t>
            </w:r>
          </w:p>
        </w:tc>
        <w:tc>
          <w:tcPr>
            <w:tcW w:w="3615" w:type="dxa"/>
          </w:tcPr>
          <w:p w14:paraId="0C3E8443" w14:textId="17F769D6" w:rsidR="004302C8" w:rsidRDefault="00347559"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347559"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r w:rsidRPr="00FD62B9">
              <w:rPr>
                <w:rFonts w:ascii="Courier New" w:hAnsi="Courier New" w:cs="Courier New"/>
              </w:rPr>
              <w:t>enum</w:t>
            </w:r>
          </w:p>
        </w:tc>
        <w:tc>
          <w:tcPr>
            <w:tcW w:w="7421" w:type="dxa"/>
            <w:gridSpan w:val="4"/>
          </w:tcPr>
          <w:p w14:paraId="3BBA0331" w14:textId="77777777" w:rsidR="00FD62B9" w:rsidRDefault="00FD62B9" w:rsidP="000A3293">
            <w:r>
              <w:t>One of:</w:t>
            </w:r>
          </w:p>
          <w:p w14:paraId="6A194C29"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Park, speed relative the to vehicle alignment</w:t>
            </w:r>
          </w:p>
          <w:p w14:paraId="73991A7F"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Forward gears, speed relative the to vehicle alignment</w:t>
            </w:r>
          </w:p>
          <w:p w14:paraId="539A8055"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Reverse gears, speed relative the to vehicle alignment</w:t>
            </w:r>
          </w:p>
          <w:p w14:paraId="693A2301"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347559"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347559"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150" w:name="_J2735BsmPart2Content"/>
      <w:bookmarkStart w:id="151" w:name="_Ref471884050"/>
      <w:bookmarkEnd w:id="150"/>
      <w:r w:rsidRPr="006D1B36">
        <w:t>J2735BsmPart2Content</w:t>
      </w:r>
      <w:bookmarkEnd w:id="151"/>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lastRenderedPageBreak/>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r>
              <w:rPr>
                <w:rFonts w:ascii="Courier New" w:hAnsi="Courier New" w:cs="Courier New"/>
              </w:rPr>
              <w:t>enum</w:t>
            </w:r>
          </w:p>
        </w:tc>
        <w:tc>
          <w:tcPr>
            <w:tcW w:w="4679" w:type="dxa"/>
          </w:tcPr>
          <w:p w14:paraId="7083E733" w14:textId="05EA01DF" w:rsidR="0067487F" w:rsidRDefault="0067487F" w:rsidP="0067487F">
            <w:r>
              <w:t>One of:</w:t>
            </w:r>
          </w:p>
          <w:p w14:paraId="164F2820" w14:textId="77777777" w:rsidR="0067487F" w:rsidRDefault="0067487F" w:rsidP="006820F5">
            <w:pPr>
              <w:pStyle w:val="ListParagraph"/>
              <w:numPr>
                <w:ilvl w:val="0"/>
                <w:numId w:val="22"/>
              </w:numPr>
            </w:pPr>
            <w:r>
              <w:t>vehicleSafetyExt</w:t>
            </w:r>
          </w:p>
          <w:p w14:paraId="7764976F" w14:textId="77777777" w:rsidR="0067487F" w:rsidRDefault="0067487F" w:rsidP="006820F5">
            <w:pPr>
              <w:pStyle w:val="ListParagraph"/>
              <w:numPr>
                <w:ilvl w:val="0"/>
                <w:numId w:val="22"/>
              </w:numPr>
            </w:pPr>
            <w:r>
              <w:t>specialVehicleExt</w:t>
            </w:r>
          </w:p>
          <w:p w14:paraId="483D5FD4" w14:textId="69127834" w:rsidR="006D1B36" w:rsidRPr="003E745F" w:rsidRDefault="0067487F" w:rsidP="006820F5">
            <w:pPr>
              <w:pStyle w:val="ListParagraph"/>
              <w:numPr>
                <w:ilvl w:val="0"/>
                <w:numId w:val="22"/>
              </w:numPr>
            </w:pPr>
            <w:r>
              <w:t>supplementalVehicleExt</w:t>
            </w:r>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347559" w:rsidP="006820F5">
            <w:pPr>
              <w:pStyle w:val="ListParagraph"/>
              <w:numPr>
                <w:ilvl w:val="0"/>
                <w:numId w:val="23"/>
              </w:numPr>
            </w:pPr>
            <w:hyperlink w:anchor="_J2735VehicleSafetyExtensions" w:history="1">
              <w:r w:rsidR="0067487F" w:rsidRPr="0067487F">
                <w:rPr>
                  <w:rStyle w:val="Hyperlink"/>
                </w:rPr>
                <w:t>J2735VehicleSafetyExtensions</w:t>
              </w:r>
            </w:hyperlink>
          </w:p>
          <w:p w14:paraId="28F1506F" w14:textId="2183E8EC" w:rsidR="0067487F" w:rsidRDefault="00347559" w:rsidP="006820F5">
            <w:pPr>
              <w:pStyle w:val="ListParagraph"/>
              <w:numPr>
                <w:ilvl w:val="0"/>
                <w:numId w:val="23"/>
              </w:numPr>
            </w:pPr>
            <w:hyperlink w:anchor="_J2735SpecialVehicleExtensions" w:history="1">
              <w:r w:rsidR="0067487F" w:rsidRPr="0067487F">
                <w:rPr>
                  <w:rStyle w:val="Hyperlink"/>
                </w:rPr>
                <w:t>J2735SpecialVehicleExtensions</w:t>
              </w:r>
            </w:hyperlink>
          </w:p>
          <w:p w14:paraId="0D8145D1" w14:textId="16594684" w:rsidR="0067487F" w:rsidRPr="003E745F" w:rsidRDefault="00347559" w:rsidP="006820F5">
            <w:pPr>
              <w:pStyle w:val="ListParagraph"/>
              <w:numPr>
                <w:ilvl w:val="0"/>
                <w:numId w:val="23"/>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152" w:name="_5J2735Position3D"/>
      <w:bookmarkStart w:id="153" w:name="_J2735Position3D"/>
      <w:bookmarkStart w:id="154" w:name="_Toc462052335"/>
      <w:bookmarkEnd w:id="152"/>
      <w:bookmarkEnd w:id="153"/>
      <w:r>
        <w:t>J2735</w:t>
      </w:r>
      <w:r w:rsidRPr="006719D6">
        <w:t>Position3D</w:t>
      </w:r>
      <w:bookmarkEnd w:id="154"/>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684E84DD" w:rsidR="006D1B36" w:rsidRDefault="006D1B36" w:rsidP="000A3293">
      <w:pPr>
        <w:pStyle w:val="Caption"/>
      </w:pPr>
      <w:bookmarkStart w:id="155" w:name="_Toc456253340"/>
      <w:r>
        <w:t xml:space="preserve">Table </w:t>
      </w:r>
      <w:fldSimple w:instr=" SEQ Table \* ARABIC ">
        <w:r w:rsidR="00C50529">
          <w:rPr>
            <w:noProof/>
          </w:rPr>
          <w:t>11</w:t>
        </w:r>
      </w:fldSimple>
      <w:r>
        <w:t xml:space="preserve"> - </w:t>
      </w:r>
      <w:r w:rsidRPr="00633532">
        <w:t>OdePosition3D</w:t>
      </w:r>
      <w:bookmarkEnd w:id="155"/>
    </w:p>
    <w:p w14:paraId="6449FF60" w14:textId="77777777" w:rsidR="006D1B36" w:rsidRDefault="006D1B36" w:rsidP="000A3293"/>
    <w:p w14:paraId="594931C0" w14:textId="6D7A0BBC" w:rsidR="00BA3CFB" w:rsidRDefault="00BA3CFB" w:rsidP="000A3293">
      <w:pPr>
        <w:pStyle w:val="Heading4"/>
      </w:pPr>
      <w:bookmarkStart w:id="156" w:name="_J2735AccelerationSet4Way"/>
      <w:bookmarkEnd w:id="156"/>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r>
              <w:rPr>
                <w:rFonts w:ascii="Courier New" w:hAnsi="Courier New" w:cs="Courier New"/>
              </w:rPr>
              <w:t>accelLat</w:t>
            </w:r>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w:t>
            </w:r>
            <w:r>
              <w:lastRenderedPageBreak/>
              <w:t xml:space="preserve">acceleration perpendicular to the direction of travel. </w:t>
            </w:r>
          </w:p>
        </w:tc>
        <w:tc>
          <w:tcPr>
            <w:tcW w:w="1797" w:type="dxa"/>
          </w:tcPr>
          <w:p w14:paraId="3006E780" w14:textId="77777777" w:rsidR="00FD62B9" w:rsidRPr="006E5FF6" w:rsidRDefault="00FD62B9" w:rsidP="00823070">
            <w:pPr>
              <w:rPr>
                <w:vertAlign w:val="superscript"/>
              </w:rPr>
            </w:pPr>
            <w:r>
              <w:lastRenderedPageBreak/>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r w:rsidRPr="000D041D">
              <w:rPr>
                <w:rFonts w:ascii="Courier New" w:hAnsi="Courier New" w:cs="Courier New"/>
              </w:rPr>
              <w:t>accelLong</w:t>
            </w:r>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Longitudinal acceleration, i.e. acceleration in the direction of travel.</w:t>
            </w:r>
          </w:p>
        </w:tc>
        <w:tc>
          <w:tcPr>
            <w:tcW w:w="1797" w:type="dxa"/>
          </w:tcPr>
          <w:p w14:paraId="5791D16B" w14:textId="77777777" w:rsidR="00FD62B9" w:rsidRPr="003E745F" w:rsidRDefault="00FD62B9" w:rsidP="00823070">
            <w:r>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r>
              <w:rPr>
                <w:rFonts w:ascii="Courier New" w:hAnsi="Courier New" w:cs="Courier New"/>
              </w:rPr>
              <w:t>accelVert</w:t>
            </w:r>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acceleration along the z-axis </w:t>
            </w:r>
          </w:p>
        </w:tc>
        <w:tc>
          <w:tcPr>
            <w:tcW w:w="1797" w:type="dxa"/>
          </w:tcPr>
          <w:p w14:paraId="15FE0C2F" w14:textId="77777777" w:rsidR="00FD62B9" w:rsidRPr="003E745F" w:rsidRDefault="00FD62B9" w:rsidP="00823070">
            <w:r>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r>
              <w:rPr>
                <w:rFonts w:ascii="Courier New" w:hAnsi="Courier New" w:cs="Courier New"/>
              </w:rPr>
              <w:t>accelYaw</w:t>
            </w:r>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157" w:name="_J2735PositionalAccuracy"/>
      <w:bookmarkEnd w:id="157"/>
      <w:r w:rsidRPr="00BA3CFB">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r w:rsidRPr="00FD62B9">
              <w:rPr>
                <w:rFonts w:ascii="Courier New" w:hAnsi="Courier New" w:cs="Courier New"/>
              </w:rPr>
              <w:t>semiMajor</w:t>
            </w:r>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r w:rsidRPr="00FD62B9">
              <w:rPr>
                <w:rFonts w:ascii="Courier New" w:hAnsi="Courier New" w:cs="Courier New"/>
              </w:rPr>
              <w:t>semiMinor</w:t>
            </w:r>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158" w:name="_J2735TransmissionState"/>
      <w:bookmarkStart w:id="159" w:name="_J2735BrakeSystemStatus"/>
      <w:bookmarkEnd w:id="158"/>
      <w:bookmarkEnd w:id="159"/>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r w:rsidRPr="00FD62B9">
              <w:rPr>
                <w:rFonts w:ascii="Courier New" w:hAnsi="Courier New" w:cs="Courier New"/>
              </w:rPr>
              <w:t>wheelBrakes</w:t>
            </w:r>
          </w:p>
        </w:tc>
        <w:tc>
          <w:tcPr>
            <w:tcW w:w="3649" w:type="dxa"/>
          </w:tcPr>
          <w:p w14:paraId="560DBC07" w14:textId="23243D72" w:rsidR="00D47416" w:rsidRPr="000D041D" w:rsidRDefault="00347559"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leftFront</w:t>
            </w:r>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lastRenderedPageBreak/>
              <w:t>leftRear</w:t>
            </w:r>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14:paraId="51CFECDC" w14:textId="501550EA" w:rsidR="00D47416" w:rsidRPr="003E745F" w:rsidRDefault="00D47416" w:rsidP="006820F5">
            <w:pPr>
              <w:pStyle w:val="ListParagraph"/>
              <w:numPr>
                <w:ilvl w:val="0"/>
                <w:numId w:val="25"/>
              </w:numPr>
            </w:pPr>
            <w:r w:rsidRPr="00D47416">
              <w:rPr>
                <w:rFonts w:ascii="Courier New" w:hAnsi="Courier New" w:cs="Courier New"/>
                <w:color w:val="000000"/>
                <w:sz w:val="20"/>
                <w:szCs w:val="20"/>
              </w:rPr>
              <w:t>rightRear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lastRenderedPageBreak/>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r>
              <w:rPr>
                <w:rFonts w:ascii="Courier New" w:hAnsi="Courier New" w:cs="Courier New"/>
              </w:rPr>
              <w:t>enum</w:t>
            </w:r>
          </w:p>
        </w:tc>
        <w:tc>
          <w:tcPr>
            <w:tcW w:w="7370" w:type="dxa"/>
            <w:gridSpan w:val="4"/>
          </w:tcPr>
          <w:p w14:paraId="691E346B" w14:textId="46CDE4FB" w:rsidR="00AE6F0A" w:rsidRDefault="00AE6F0A" w:rsidP="00AE6F0A">
            <w:r>
              <w:t>One of:</w:t>
            </w:r>
          </w:p>
          <w:p w14:paraId="124AC996" w14:textId="7A47D587"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14:paraId="16B271DC" w14:textId="3E08B556" w:rsidR="00D47416" w:rsidRPr="003E745F" w:rsidRDefault="00D47416" w:rsidP="006820F5">
            <w:pPr>
              <w:pStyle w:val="ListParagraph"/>
              <w:numPr>
                <w:ilvl w:val="0"/>
                <w:numId w:val="25"/>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t>abs</w:t>
            </w:r>
          </w:p>
        </w:tc>
        <w:tc>
          <w:tcPr>
            <w:tcW w:w="3649" w:type="dxa"/>
          </w:tcPr>
          <w:p w14:paraId="3383744D" w14:textId="681B795E"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FE0DF12" w14:textId="77777777" w:rsidR="00AE6F0A" w:rsidRDefault="00AE6F0A" w:rsidP="00AE6F0A">
            <w:r>
              <w:t>One of:</w:t>
            </w:r>
          </w:p>
          <w:p w14:paraId="4658B83D" w14:textId="7D17E7C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14:paraId="54A0CF8E" w14:textId="1A5D01B9"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14:paraId="245C180C" w14:textId="06C1245A"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r w:rsidRPr="00D47416">
              <w:rPr>
                <w:rFonts w:ascii="Courier New" w:hAnsi="Courier New" w:cs="Courier New"/>
              </w:rPr>
              <w:t>scs</w:t>
            </w:r>
          </w:p>
        </w:tc>
        <w:tc>
          <w:tcPr>
            <w:tcW w:w="3649" w:type="dxa"/>
          </w:tcPr>
          <w:p w14:paraId="60F64823" w14:textId="6F012645"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0DAA45B" w14:textId="77777777" w:rsidR="00AE6F0A" w:rsidRDefault="00AE6F0A" w:rsidP="00AE6F0A">
            <w:r>
              <w:t>One of:</w:t>
            </w:r>
          </w:p>
          <w:p w14:paraId="6DF71956" w14:textId="5F2CA932"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14:paraId="3B93E81C" w14:textId="1B178C9E"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r w:rsidRPr="00D47416">
              <w:rPr>
                <w:rFonts w:ascii="Courier New" w:hAnsi="Courier New" w:cs="Courier New"/>
              </w:rPr>
              <w:t>brakeBoost</w:t>
            </w:r>
          </w:p>
        </w:tc>
        <w:tc>
          <w:tcPr>
            <w:tcW w:w="3649" w:type="dxa"/>
          </w:tcPr>
          <w:p w14:paraId="148E5C4B" w14:textId="0EE77471" w:rsidR="00D47416" w:rsidRDefault="00D47416" w:rsidP="000A3293">
            <w:pPr>
              <w:rPr>
                <w:rFonts w:ascii="Courier New" w:hAnsi="Courier New" w:cs="Courier New"/>
              </w:rPr>
            </w:pPr>
            <w:r>
              <w:rPr>
                <w:rFonts w:ascii="Courier New" w:hAnsi="Courier New" w:cs="Courier New"/>
              </w:rPr>
              <w:t>enum</w:t>
            </w:r>
          </w:p>
        </w:tc>
        <w:tc>
          <w:tcPr>
            <w:tcW w:w="7370" w:type="dxa"/>
            <w:gridSpan w:val="4"/>
          </w:tcPr>
          <w:p w14:paraId="0EE029C7" w14:textId="77777777" w:rsidR="00AE6F0A" w:rsidRDefault="00AE6F0A" w:rsidP="00AE6F0A">
            <w:r>
              <w:t>One of:</w:t>
            </w:r>
          </w:p>
          <w:p w14:paraId="7BF2C257" w14:textId="6577B73F" w:rsidR="00D47416" w:rsidRPr="00D47416" w:rsidRDefault="00D47416"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6820F5">
            <w:pPr>
              <w:pStyle w:val="ListParagraph"/>
              <w:numPr>
                <w:ilvl w:val="0"/>
                <w:numId w:val="26"/>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r w:rsidRPr="00D47416">
              <w:rPr>
                <w:rFonts w:ascii="Courier New" w:hAnsi="Courier New" w:cs="Courier New"/>
              </w:rPr>
              <w:t>auxBrakes</w:t>
            </w:r>
          </w:p>
        </w:tc>
        <w:tc>
          <w:tcPr>
            <w:tcW w:w="3649" w:type="dxa"/>
          </w:tcPr>
          <w:p w14:paraId="68B6449E" w14:textId="7A9960A9"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48AF6E5D" w14:textId="77777777" w:rsidR="00AE6F0A" w:rsidRDefault="00AE6F0A" w:rsidP="00AE6F0A">
            <w:r>
              <w:t>One of:</w:t>
            </w:r>
          </w:p>
          <w:p w14:paraId="66EFEB98" w14:textId="25FD1EF5"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6820F5">
            <w:pPr>
              <w:pStyle w:val="ListParagraph"/>
              <w:numPr>
                <w:ilvl w:val="0"/>
                <w:numId w:val="26"/>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160" w:name="_J2735VehicleSize"/>
      <w:bookmarkEnd w:id="160"/>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161" w:name="_J2735BitString"/>
      <w:bookmarkEnd w:id="161"/>
      <w:r w:rsidRPr="0068352B">
        <w:t>J2735BitString</w:t>
      </w:r>
    </w:p>
    <w:p w14:paraId="0D9940B8" w14:textId="0CA8234F" w:rsidR="00FD62B9" w:rsidRPr="00FD62B9" w:rsidRDefault="00FD62B9" w:rsidP="00FD62B9">
      <w:r>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162" w:name="_J2735VehicleSafetyExtensions"/>
      <w:bookmarkEnd w:id="162"/>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347559"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14:paraId="2942EA40" w14:textId="4E55B232"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14:paraId="072167A1" w14:textId="48A1FBB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14:paraId="27913ED1" w14:textId="09423CE7"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14:paraId="0A239BAA" w14:textId="4D271DD8"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14:paraId="13178407" w14:textId="70B0BC9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14:paraId="0830CE06" w14:textId="473FAD8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14:paraId="1B261DDD" w14:textId="58FEDD3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14:paraId="20545E0F" w14:textId="447A52F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14:paraId="5FA936D2" w14:textId="23CE87F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14:paraId="79A8FA2A" w14:textId="1DAD141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14:paraId="70AC33F6" w14:textId="13E90B14" w:rsidR="00053F27" w:rsidRPr="003E745F" w:rsidRDefault="00053F27" w:rsidP="006820F5">
            <w:pPr>
              <w:pStyle w:val="ListParagraph"/>
              <w:numPr>
                <w:ilvl w:val="0"/>
                <w:numId w:val="28"/>
              </w:numPr>
            </w:pPr>
            <w:r w:rsidRPr="00053F27">
              <w:rPr>
                <w:rFonts w:ascii="Courier New" w:hAnsi="Courier New" w:cs="Courier New"/>
                <w:color w:val="000000"/>
                <w:sz w:val="20"/>
                <w:szCs w:val="20"/>
              </w:rPr>
              <w:t>eventAirBagDeployment</w:t>
            </w:r>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r w:rsidRPr="00951EFA">
              <w:rPr>
                <w:rFonts w:ascii="Courier New" w:hAnsi="Courier New" w:cs="Courier New"/>
              </w:rPr>
              <w:t>pathHistory</w:t>
            </w:r>
          </w:p>
        </w:tc>
        <w:tc>
          <w:tcPr>
            <w:tcW w:w="3615" w:type="dxa"/>
          </w:tcPr>
          <w:p w14:paraId="5728CDF8" w14:textId="45517161" w:rsidR="00053F27" w:rsidRPr="000D041D" w:rsidRDefault="00347559"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r w:rsidRPr="00951EFA">
              <w:rPr>
                <w:rFonts w:ascii="Courier New" w:hAnsi="Courier New" w:cs="Courier New"/>
              </w:rPr>
              <w:lastRenderedPageBreak/>
              <w:t>pathPrediction</w:t>
            </w:r>
          </w:p>
        </w:tc>
        <w:tc>
          <w:tcPr>
            <w:tcW w:w="3615" w:type="dxa"/>
          </w:tcPr>
          <w:p w14:paraId="6320F5E5" w14:textId="6C3D98B1" w:rsidR="00951EFA" w:rsidRDefault="00347559"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347559"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Pr>
                <w:rFonts w:ascii="Courier New" w:hAnsi="Courier New" w:cs="Courier New"/>
                <w:color w:val="000000"/>
                <w:sz w:val="24"/>
                <w:szCs w:val="24"/>
              </w:rPr>
              <w:t>lowBeamHeadlightsOn</w:t>
            </w:r>
          </w:p>
          <w:p w14:paraId="00295F13" w14:textId="5C004995"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14:paraId="4E30FFB8" w14:textId="1213B944"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14:paraId="48CF08F1" w14:textId="19B71AE8"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14:paraId="4996D845" w14:textId="208FE869"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hazardSignalOn</w:t>
            </w:r>
          </w:p>
          <w:p w14:paraId="3AF3BD49" w14:textId="4BD3CB7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14:paraId="33B17AC7" w14:textId="1731DE2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14:paraId="3ABFF54B" w14:textId="6F24B8BD"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fogLightOn</w:t>
            </w:r>
          </w:p>
          <w:p w14:paraId="461E5A65" w14:textId="6ED00F70" w:rsidR="00951EFA" w:rsidRPr="003E745F" w:rsidRDefault="00951EFA" w:rsidP="006820F5">
            <w:pPr>
              <w:pStyle w:val="ListParagraph"/>
              <w:numPr>
                <w:ilvl w:val="0"/>
                <w:numId w:val="28"/>
              </w:numPr>
              <w:autoSpaceDE w:val="0"/>
              <w:autoSpaceDN w:val="0"/>
              <w:adjustRightInd w:val="0"/>
              <w:spacing w:before="0"/>
            </w:pPr>
            <w:r w:rsidRPr="00951EFA">
              <w:rPr>
                <w:rFonts w:ascii="Courier New" w:hAnsi="Courier New" w:cs="Courier New"/>
                <w:color w:val="000000"/>
                <w:sz w:val="24"/>
                <w:szCs w:val="24"/>
              </w:rPr>
              <w:t>parkingLightsOn</w:t>
            </w:r>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163" w:name="_J2735SpecialVehicleExtensions"/>
      <w:bookmarkEnd w:id="163"/>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r w:rsidRPr="00C119E8">
              <w:rPr>
                <w:rFonts w:ascii="Courier New" w:hAnsi="Courier New" w:cs="Courier New"/>
              </w:rPr>
              <w:t>vehicleAlerts</w:t>
            </w:r>
          </w:p>
        </w:tc>
        <w:tc>
          <w:tcPr>
            <w:tcW w:w="3649" w:type="dxa"/>
          </w:tcPr>
          <w:p w14:paraId="6BB62F14" w14:textId="50F156EB" w:rsidR="004C4D4C" w:rsidRPr="000D041D" w:rsidRDefault="00347559"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347559"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347559"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164" w:name="_J2735SupplementalVehicleExtensions"/>
      <w:bookmarkEnd w:id="164"/>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r w:rsidRPr="00BB46E4">
              <w:rPr>
                <w:rFonts w:ascii="Courier New" w:hAnsi="Courier New" w:cs="Courier New"/>
              </w:rPr>
              <w:lastRenderedPageBreak/>
              <w:t>classDetails</w:t>
            </w:r>
          </w:p>
        </w:tc>
        <w:tc>
          <w:tcPr>
            <w:tcW w:w="3649" w:type="dxa"/>
          </w:tcPr>
          <w:p w14:paraId="586530C2" w14:textId="731BE017" w:rsidR="004C4D4C" w:rsidRPr="000D041D" w:rsidRDefault="00347559"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r w:rsidRPr="00BB46E4">
              <w:rPr>
                <w:rFonts w:ascii="Courier New" w:hAnsi="Courier New" w:cs="Courier New"/>
              </w:rPr>
              <w:t>vehicleData</w:t>
            </w:r>
          </w:p>
        </w:tc>
        <w:tc>
          <w:tcPr>
            <w:tcW w:w="3649" w:type="dxa"/>
          </w:tcPr>
          <w:p w14:paraId="649977ED" w14:textId="181FA3A2" w:rsidR="00BB46E4" w:rsidRDefault="00347559"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r w:rsidRPr="00E86218">
              <w:rPr>
                <w:rFonts w:ascii="Courier New" w:hAnsi="Courier New" w:cs="Courier New"/>
              </w:rPr>
              <w:t>weatherReport</w:t>
            </w:r>
          </w:p>
        </w:tc>
        <w:tc>
          <w:tcPr>
            <w:tcW w:w="3649" w:type="dxa"/>
          </w:tcPr>
          <w:p w14:paraId="5A6AC094" w14:textId="604978EC" w:rsidR="00BB46E4" w:rsidRDefault="00347559"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r w:rsidRPr="00E86218">
              <w:rPr>
                <w:rFonts w:ascii="Courier New" w:hAnsi="Courier New" w:cs="Courier New"/>
              </w:rPr>
              <w:t>weatherProbe</w:t>
            </w:r>
          </w:p>
        </w:tc>
        <w:tc>
          <w:tcPr>
            <w:tcW w:w="3649" w:type="dxa"/>
          </w:tcPr>
          <w:p w14:paraId="0C493F03" w14:textId="7FF79633" w:rsidR="00E86218" w:rsidRDefault="00347559"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347559"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t>status</w:t>
            </w:r>
          </w:p>
        </w:tc>
        <w:tc>
          <w:tcPr>
            <w:tcW w:w="3649" w:type="dxa"/>
          </w:tcPr>
          <w:p w14:paraId="4811C1B5" w14:textId="1FF82416" w:rsidR="003D1AA9" w:rsidRDefault="00347559"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r w:rsidRPr="003D1AA9">
              <w:rPr>
                <w:rFonts w:ascii="Courier New" w:hAnsi="Courier New" w:cs="Courier New"/>
              </w:rPr>
              <w:t>speedProfile</w:t>
            </w:r>
          </w:p>
        </w:tc>
        <w:tc>
          <w:tcPr>
            <w:tcW w:w="3649" w:type="dxa"/>
          </w:tcPr>
          <w:p w14:paraId="1289871A" w14:textId="0012D343" w:rsidR="003D1AA9" w:rsidRDefault="00347559"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r w:rsidRPr="003D1AA9">
              <w:rPr>
                <w:rFonts w:ascii="Courier New" w:hAnsi="Courier New" w:cs="Courier New"/>
              </w:rPr>
              <w:t>theRTCM</w:t>
            </w:r>
          </w:p>
        </w:tc>
        <w:tc>
          <w:tcPr>
            <w:tcW w:w="3649" w:type="dxa"/>
          </w:tcPr>
          <w:p w14:paraId="7D571394" w14:textId="605D2C8A" w:rsidR="003D1AA9" w:rsidRDefault="00347559"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165" w:name="_J2735PathHistory"/>
      <w:bookmarkEnd w:id="165"/>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r w:rsidRPr="00E42F1E">
              <w:rPr>
                <w:rFonts w:ascii="Courier New" w:hAnsi="Courier New" w:cs="Courier New"/>
              </w:rPr>
              <w:t>initialPosition</w:t>
            </w:r>
          </w:p>
        </w:tc>
        <w:tc>
          <w:tcPr>
            <w:tcW w:w="3623" w:type="dxa"/>
          </w:tcPr>
          <w:p w14:paraId="4EE0266B" w14:textId="440EF446" w:rsidR="004C4D4C" w:rsidRPr="000D041D" w:rsidRDefault="00347559"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r w:rsidRPr="00E42F1E">
              <w:rPr>
                <w:rFonts w:ascii="Courier New" w:hAnsi="Courier New" w:cs="Courier New"/>
              </w:rPr>
              <w:t>currGNSSstatus</w:t>
            </w:r>
          </w:p>
        </w:tc>
        <w:tc>
          <w:tcPr>
            <w:tcW w:w="3623" w:type="dxa"/>
          </w:tcPr>
          <w:p w14:paraId="21C14735" w14:textId="1733F21E" w:rsidR="00E42F1E" w:rsidRPr="000D041D" w:rsidRDefault="00347559"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14:paraId="157E9EE2" w14:textId="601E7CFA"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isMonitored</w:t>
            </w:r>
          </w:p>
          <w:p w14:paraId="56526B8F" w14:textId="68CACDA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14:paraId="32F52AB0" w14:textId="6776A21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14:paraId="668D9360" w14:textId="6BE0221D" w:rsidR="00E42F1E" w:rsidRPr="003E745F" w:rsidRDefault="00E42F1E" w:rsidP="006820F5">
            <w:pPr>
              <w:pStyle w:val="ListParagraph"/>
              <w:numPr>
                <w:ilvl w:val="0"/>
                <w:numId w:val="29"/>
              </w:numPr>
            </w:pPr>
            <w:r w:rsidRPr="00E42F1E">
              <w:rPr>
                <w:rFonts w:ascii="Courier New" w:hAnsi="Courier New" w:cs="Courier New"/>
                <w:color w:val="000000"/>
                <w:sz w:val="20"/>
                <w:szCs w:val="20"/>
              </w:rPr>
              <w:lastRenderedPageBreak/>
              <w:t>networkCorrectionsPresent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r w:rsidRPr="00E42F1E">
              <w:rPr>
                <w:rFonts w:ascii="Courier New" w:hAnsi="Courier New" w:cs="Courier New"/>
              </w:rPr>
              <w:lastRenderedPageBreak/>
              <w:t>crumbData</w:t>
            </w:r>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166" w:name="_J2735PathPrediction"/>
      <w:bookmarkEnd w:id="166"/>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r w:rsidRPr="00E42F1E">
              <w:rPr>
                <w:rFonts w:ascii="Courier New" w:hAnsi="Courier New" w:cs="Courier New"/>
              </w:rPr>
              <w:t>radiusOfCurve</w:t>
            </w:r>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167" w:name="_J2735EmergencyDetails"/>
      <w:bookmarkEnd w:id="167"/>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r w:rsidRPr="00823070">
              <w:rPr>
                <w:rFonts w:ascii="Courier New" w:hAnsi="Courier New" w:cs="Courier New"/>
              </w:rPr>
              <w:t>sspRights</w:t>
            </w:r>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347559"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14:paraId="5ADCEB06" w14:textId="77777777" w:rsidR="00823070" w:rsidRDefault="00823070" w:rsidP="006820F5">
            <w:pPr>
              <w:pStyle w:val="ListParagraph"/>
              <w:numPr>
                <w:ilvl w:val="0"/>
                <w:numId w:val="30"/>
              </w:numPr>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14:paraId="4DF49FC9" w14:textId="574C523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14:paraId="3CA2CC7E" w14:textId="39F135F8"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14:paraId="4C8BDBE2" w14:textId="5C76178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14:paraId="450C9F75" w14:textId="2C7F4C56" w:rsidR="00823070" w:rsidRPr="003E745F" w:rsidRDefault="00823070" w:rsidP="006820F5">
            <w:pPr>
              <w:pStyle w:val="ListParagraph"/>
              <w:numPr>
                <w:ilvl w:val="1"/>
                <w:numId w:val="30"/>
              </w:numPr>
            </w:pPr>
            <w:r w:rsidRPr="00823070">
              <w:rPr>
                <w:rFonts w:ascii="Courier New" w:hAnsi="Courier New" w:cs="Courier New"/>
                <w:color w:val="000000"/>
                <w:sz w:val="20"/>
                <w:szCs w:val="20"/>
              </w:rPr>
              <w:t>peNonEmergencySoundActive</w:t>
            </w:r>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r w:rsidRPr="00823070">
              <w:rPr>
                <w:rFonts w:ascii="Courier New" w:hAnsi="Courier New" w:cs="Courier New"/>
              </w:rPr>
              <w:lastRenderedPageBreak/>
              <w:t>lightsUse</w:t>
            </w:r>
          </w:p>
        </w:tc>
        <w:tc>
          <w:tcPr>
            <w:tcW w:w="3152" w:type="dxa"/>
          </w:tcPr>
          <w:p w14:paraId="33B28217" w14:textId="7800A713"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C16702C" w14:textId="77777777" w:rsidR="00823070" w:rsidRDefault="00823070" w:rsidP="00823070">
            <w:r>
              <w:t>One of:</w:t>
            </w:r>
          </w:p>
          <w:p w14:paraId="4DF32D11" w14:textId="77777777"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0B5AA6D0" w14:textId="627855C3"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2FBE39C7" w14:textId="083CC91E"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14:paraId="2FBB5452" w14:textId="1173BE30"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14:paraId="409E9D23" w14:textId="328DB8D1"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14:paraId="1FFF2F45" w14:textId="0F621BEC"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14:paraId="62356A8C" w14:textId="1088DD9F" w:rsidR="00823070" w:rsidRDefault="00823070" w:rsidP="006820F5">
            <w:pPr>
              <w:pStyle w:val="ListParagraph"/>
              <w:numPr>
                <w:ilvl w:val="0"/>
                <w:numId w:val="31"/>
              </w:numPr>
            </w:pPr>
            <w:r w:rsidRPr="00823070">
              <w:rPr>
                <w:rFonts w:ascii="Consolas" w:hAnsi="Consolas" w:cs="Consolas"/>
                <w:b/>
                <w:bCs/>
                <w:i/>
                <w:iCs/>
                <w:color w:val="0000C0"/>
                <w:sz w:val="20"/>
                <w:szCs w:val="20"/>
              </w:rPr>
              <w:t>freqStops</w:t>
            </w:r>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t>multi</w:t>
            </w:r>
          </w:p>
        </w:tc>
        <w:tc>
          <w:tcPr>
            <w:tcW w:w="3152" w:type="dxa"/>
          </w:tcPr>
          <w:p w14:paraId="30D425C6" w14:textId="09CB018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3B48442" w14:textId="77777777" w:rsidR="00823070" w:rsidRDefault="00823070" w:rsidP="00823070">
            <w:r>
              <w:t>One of:</w:t>
            </w:r>
          </w:p>
          <w:p w14:paraId="326FA161" w14:textId="77777777"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7F8EC2ED" w14:textId="10903CFD"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14:paraId="22D9033F" w14:textId="08807262"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14:paraId="55B9EC47" w14:textId="42B0BD1E" w:rsidR="00823070" w:rsidRDefault="00823070" w:rsidP="006820F5">
            <w:pPr>
              <w:pStyle w:val="ListParagraph"/>
              <w:numPr>
                <w:ilvl w:val="0"/>
                <w:numId w:val="32"/>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r w:rsidRPr="00823070">
              <w:rPr>
                <w:rFonts w:ascii="Courier New" w:hAnsi="Courier New" w:cs="Courier New"/>
              </w:rPr>
              <w:t>responseType</w:t>
            </w:r>
          </w:p>
        </w:tc>
        <w:tc>
          <w:tcPr>
            <w:tcW w:w="3152" w:type="dxa"/>
          </w:tcPr>
          <w:p w14:paraId="4AAF4E2C" w14:textId="1476B7F8"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297C71E6" w14:textId="77777777" w:rsidR="00823070" w:rsidRDefault="00823070" w:rsidP="00823070">
            <w:r>
              <w:t>One of:</w:t>
            </w:r>
          </w:p>
          <w:p w14:paraId="2F5A7BF0" w14:textId="77777777"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14:paraId="3D517131" w14:textId="49B0F60C"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14:paraId="041A5706" w14:textId="26A2B553"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14:paraId="4256D430" w14:textId="6B7BE799" w:rsidR="00823070" w:rsidRDefault="00823070" w:rsidP="006820F5">
            <w:pPr>
              <w:pStyle w:val="ListParagraph"/>
              <w:numPr>
                <w:ilvl w:val="0"/>
                <w:numId w:val="33"/>
              </w:numPr>
            </w:pPr>
            <w:r w:rsidRPr="00823070">
              <w:rPr>
                <w:rFonts w:ascii="Consolas" w:hAnsi="Consolas" w:cs="Consolas"/>
                <w:b/>
                <w:bCs/>
                <w:i/>
                <w:iCs/>
                <w:color w:val="0000C0"/>
                <w:sz w:val="20"/>
                <w:szCs w:val="20"/>
              </w:rPr>
              <w:t>stopAndGoMovement</w:t>
            </w:r>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r w:rsidRPr="00823070">
              <w:rPr>
                <w:rFonts w:ascii="Courier New" w:hAnsi="Courier New" w:cs="Courier New"/>
              </w:rPr>
              <w:t>sirenUse</w:t>
            </w:r>
          </w:p>
        </w:tc>
        <w:tc>
          <w:tcPr>
            <w:tcW w:w="3152" w:type="dxa"/>
          </w:tcPr>
          <w:p w14:paraId="11CF5E18" w14:textId="3396E53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3EE48417" w14:textId="77777777" w:rsidR="00823070" w:rsidRDefault="00823070" w:rsidP="00823070">
            <w:r>
              <w:t>One of:</w:t>
            </w:r>
          </w:p>
          <w:p w14:paraId="29299A40" w14:textId="508E969D"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32F4F693" w14:textId="1EC9A215"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5B59873F" w14:textId="444C4E63" w:rsidR="00823070" w:rsidRPr="00315A14"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168" w:name="_J2735EventDescription"/>
      <w:bookmarkEnd w:id="168"/>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lastRenderedPageBreak/>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1 to 8 ITIS.ITIScodes</w:t>
            </w:r>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347559"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347559"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from045-0to067-5degrees</w:t>
            </w:r>
          </w:p>
          <w:p w14:paraId="4178B042" w14:textId="420CBBEA"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from090-0to112-5degrees</w:t>
            </w:r>
          </w:p>
          <w:p w14:paraId="4B56E915" w14:textId="5F060F8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6820F5">
            <w:pPr>
              <w:pStyle w:val="ListParagraph"/>
              <w:numPr>
                <w:ilvl w:val="0"/>
                <w:numId w:val="35"/>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r w:rsidRPr="00297A50">
              <w:rPr>
                <w:rFonts w:ascii="Courier New" w:hAnsi="Courier New" w:cs="Courier New"/>
              </w:rPr>
              <w:t>typeEvent</w:t>
            </w:r>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A code from the list of ITIS.ITIScodes</w:t>
            </w:r>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169" w:name="_J2735TrailerData"/>
      <w:bookmarkEnd w:id="169"/>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lastRenderedPageBreak/>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r w:rsidRPr="00823070">
              <w:rPr>
                <w:rFonts w:ascii="Courier New" w:hAnsi="Courier New" w:cs="Courier New"/>
              </w:rPr>
              <w:t>sspRights</w:t>
            </w:r>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347559"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170" w:name="_J2735VehicleClassification"/>
      <w:bookmarkEnd w:id="170"/>
      <w:r w:rsidRPr="008A2877">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r w:rsidRPr="00D043A2">
              <w:rPr>
                <w:rFonts w:ascii="Courier New" w:hAnsi="Courier New" w:cs="Courier New"/>
              </w:rPr>
              <w:t>fuelType</w:t>
            </w:r>
          </w:p>
        </w:tc>
        <w:tc>
          <w:tcPr>
            <w:tcW w:w="3550" w:type="dxa"/>
          </w:tcPr>
          <w:p w14:paraId="1CA07BC7" w14:textId="04D7A73D"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26FDDC88" w14:textId="77777777" w:rsidR="00813084" w:rsidRDefault="00813084" w:rsidP="000A3293">
            <w:r>
              <w:t>One of:</w:t>
            </w:r>
          </w:p>
          <w:p w14:paraId="7BF28D62" w14:textId="111D4E8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14:paraId="2326E057" w14:textId="105A2CCD"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14:paraId="25792746" w14:textId="3621B77F"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14:paraId="33E46EB7" w14:textId="3EC2F21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14:paraId="5D78247E" w14:textId="4A67F20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14:paraId="651CD096" w14:textId="5D684E1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14:paraId="1D7AEA07" w14:textId="467F38EE"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14:paraId="0F70D8BA" w14:textId="33BF51A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14:paraId="7737044D" w14:textId="739FCDC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14:paraId="14ACE8AC" w14:textId="5C538A7C"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r w:rsidRPr="00813084">
              <w:rPr>
                <w:rFonts w:ascii="Courier New" w:hAnsi="Courier New" w:cs="Courier New"/>
              </w:rPr>
              <w:t>hpmsType</w:t>
            </w:r>
          </w:p>
        </w:tc>
        <w:tc>
          <w:tcPr>
            <w:tcW w:w="3550" w:type="dxa"/>
          </w:tcPr>
          <w:p w14:paraId="2CE1B83F" w14:textId="0D4BF899"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33E972CE" w14:textId="77777777" w:rsidR="00813084" w:rsidRDefault="00813084" w:rsidP="000A3293">
            <w:r>
              <w:t>One of:</w:t>
            </w:r>
          </w:p>
          <w:p w14:paraId="374A10C8" w14:textId="51CD47D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14:paraId="2477B7C1" w14:textId="0349BB2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lastRenderedPageBreak/>
              <w:t>axleCnt3</w:t>
            </w:r>
            <w:r w:rsidRPr="00813084">
              <w:rPr>
                <w:rFonts w:ascii="Consolas" w:hAnsi="Consolas" w:cs="Consolas"/>
                <w:color w:val="000000"/>
                <w:sz w:val="20"/>
                <w:szCs w:val="20"/>
              </w:rPr>
              <w:t>,</w:t>
            </w:r>
          </w:p>
          <w:p w14:paraId="4F646036" w14:textId="2085C54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lastRenderedPageBreak/>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r w:rsidRPr="00813084">
              <w:rPr>
                <w:rFonts w:ascii="Courier New" w:hAnsi="Courier New" w:cs="Courier New"/>
              </w:rPr>
              <w:t>keyType</w:t>
            </w:r>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r w:rsidRPr="00EC1603">
              <w:t>BasicVehicleClass</w:t>
            </w:r>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r w:rsidRPr="00EC1603">
              <w:rPr>
                <w:rFonts w:ascii="Courier New" w:hAnsi="Courier New" w:cs="Courier New"/>
              </w:rPr>
              <w:t>responderType</w:t>
            </w:r>
          </w:p>
        </w:tc>
        <w:tc>
          <w:tcPr>
            <w:tcW w:w="3550" w:type="dxa"/>
          </w:tcPr>
          <w:p w14:paraId="496E4EE8" w14:textId="061D0E8E" w:rsidR="00EC1603" w:rsidRDefault="00EC1603" w:rsidP="000A3293">
            <w:pPr>
              <w:rPr>
                <w:rFonts w:ascii="Courier New" w:hAnsi="Courier New" w:cs="Courier New"/>
              </w:rPr>
            </w:pPr>
            <w:r>
              <w:rPr>
                <w:rFonts w:ascii="Courier New" w:hAnsi="Courier New" w:cs="Courier New"/>
              </w:rPr>
              <w:t>Enum</w:t>
            </w:r>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14:paraId="23A10E97" w14:textId="05D7A25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14:paraId="74B98694" w14:textId="32322DE8"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14:paraId="0C6CBFCC" w14:textId="3772FAA9"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14:paraId="4306BB78" w14:textId="5CD3B93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14:paraId="7452B392" w14:textId="03C8CAE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14:paraId="23BFE519" w14:textId="0FF9D996"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14:paraId="13C4A9B4" w14:textId="5585BE5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14:paraId="7AAF2C03" w14:textId="473E706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14:paraId="2D387630" w14:textId="11BFE2C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14:paraId="6A1AD618" w14:textId="730A4770"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14:paraId="22943B93" w14:textId="3CFFFC4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14:paraId="2BBE3C9D" w14:textId="6D2EBB5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14:paraId="2651C390" w14:textId="18E1EDFB"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14:paraId="059EB7E6" w14:textId="274EBA93" w:rsidR="008A2877" w:rsidRDefault="008A2877" w:rsidP="000A3293"/>
    <w:p w14:paraId="18A2113B" w14:textId="0C51E14B" w:rsidR="008A2877" w:rsidRDefault="0030246B" w:rsidP="000A3293">
      <w:pPr>
        <w:pStyle w:val="Heading4"/>
      </w:pPr>
      <w:bookmarkStart w:id="171" w:name="_J2735VehicleData"/>
      <w:bookmarkEnd w:id="171"/>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172" w:name="_J2735WeatherReport"/>
      <w:bookmarkEnd w:id="172"/>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r w:rsidRPr="009C1A82">
              <w:rPr>
                <w:rFonts w:ascii="Courier New" w:hAnsi="Courier New" w:cs="Courier New"/>
              </w:rPr>
              <w:t>weatherAirPres</w:t>
            </w:r>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r w:rsidRPr="00EB5357">
              <w:t>hectopascals (hPa)</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r w:rsidRPr="009C1A82">
              <w:rPr>
                <w:rFonts w:ascii="Courier New" w:hAnsi="Courier New" w:cs="Courier New"/>
              </w:rPr>
              <w:t>weatherAirTemp</w:t>
            </w:r>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(Celcius)</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173" w:name="_J2735WeatherProbe"/>
      <w:bookmarkEnd w:id="173"/>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174" w:name="_J2735ObstacleDetection"/>
      <w:bookmarkEnd w:id="174"/>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175" w:name="_J2735DisabledVehicle"/>
      <w:bookmarkEnd w:id="175"/>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176" w:name="_J2735SpeedProfile"/>
      <w:bookmarkEnd w:id="176"/>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177" w:name="_J2735RTCMPackage"/>
      <w:bookmarkEnd w:id="177"/>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178" w:name="_J2735RegionalContent"/>
      <w:bookmarkEnd w:id="178"/>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179" w:name="_J2735FullPositionVector"/>
      <w:bookmarkEnd w:id="179"/>
      <w:r w:rsidRPr="00DC57ED">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180" w:name="_J2735PathHistoryPoint"/>
      <w:bookmarkEnd w:id="180"/>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lastRenderedPageBreak/>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181" w:name="_J2735Extent"/>
      <w:bookmarkEnd w:id="181"/>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182" w:name="_J2735PivotPointDescription"/>
      <w:bookmarkEnd w:id="182"/>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183" w:name="_J2735TrailerUnitDescription"/>
      <w:bookmarkEnd w:id="183"/>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274BF8A4" w:rsidR="00C26C45" w:rsidRPr="003E745F" w:rsidRDefault="00C26C45" w:rsidP="000A3293">
      <w:pPr>
        <w:pStyle w:val="Caption"/>
      </w:pPr>
      <w:bookmarkStart w:id="184" w:name="_Toc441572992"/>
      <w:bookmarkStart w:id="185" w:name="_Toc456253320"/>
      <w:r>
        <w:lastRenderedPageBreak/>
        <w:t xml:space="preserve">Table </w:t>
      </w:r>
      <w:fldSimple w:instr=" SEQ Table \* ARABIC ">
        <w:r w:rsidR="00C50529">
          <w:rPr>
            <w:noProof/>
          </w:rPr>
          <w:t>12</w:t>
        </w:r>
      </w:fldSimple>
      <w:r>
        <w:t xml:space="preserve"> </w:t>
      </w:r>
      <w:r w:rsidR="00410F95">
        <w:t>–</w:t>
      </w:r>
      <w:r>
        <w:t xml:space="preserve"> </w:t>
      </w:r>
      <w:bookmarkEnd w:id="184"/>
      <w:bookmarkEnd w:id="185"/>
      <w:r w:rsidR="00410F95">
        <w:t>BSM Data</w:t>
      </w:r>
    </w:p>
    <w:p w14:paraId="219B2098" w14:textId="7911466A" w:rsidR="00C26C45" w:rsidRDefault="00C26C45" w:rsidP="000A3293">
      <w:pPr>
        <w:pStyle w:val="Heading4"/>
      </w:pPr>
      <w:bookmarkStart w:id="186" w:name="_Toc462052323"/>
      <w:r w:rsidRPr="00961838">
        <w:t>OdeDateTime</w:t>
      </w:r>
      <w:bookmarkEnd w:id="186"/>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288E63B4" w:rsidR="00C26C45" w:rsidRPr="001A22D1" w:rsidRDefault="00C26C45" w:rsidP="000A3293">
      <w:pPr>
        <w:pStyle w:val="Caption"/>
      </w:pPr>
      <w:bookmarkStart w:id="187" w:name="_Toc456253327"/>
      <w:r>
        <w:t xml:space="preserve">Table </w:t>
      </w:r>
      <w:fldSimple w:instr=" SEQ Table \* ARABIC ">
        <w:r w:rsidR="00C50529">
          <w:rPr>
            <w:noProof/>
          </w:rPr>
          <w:t>13</w:t>
        </w:r>
      </w:fldSimple>
      <w:r>
        <w:t xml:space="preserve"> - </w:t>
      </w:r>
      <w:r w:rsidRPr="00951B2B">
        <w:t>OdeDateTime</w:t>
      </w:r>
      <w:bookmarkEnd w:id="187"/>
    </w:p>
    <w:sectPr w:rsidR="00C26C45" w:rsidRPr="001A22D1" w:rsidSect="00886E1A">
      <w:pgSz w:w="15840" w:h="12240" w:orient="landscape"/>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9" w:author="Musavi, Hamid [USA]" w:date="2017-03-06T19:24:00Z" w:initials="MH[">
    <w:p w14:paraId="39FA11AE" w14:textId="77777777" w:rsidR="00C50529" w:rsidRDefault="00C50529">
      <w:pPr>
        <w:pStyle w:val="CommentText"/>
      </w:pPr>
      <w:r>
        <w:rPr>
          <w:rStyle w:val="CommentReference"/>
        </w:rPr>
        <w:annotationRef/>
      </w:r>
      <w:r>
        <w:t>To be moved to Swagger file</w:t>
      </w:r>
    </w:p>
  </w:comment>
  <w:comment w:id="93" w:author="Musavi, Hamid [USA]" w:date="2017-03-06T19:25:00Z" w:initials="MH[">
    <w:p w14:paraId="39715C69" w14:textId="77777777" w:rsidR="00C50529" w:rsidRDefault="00C50529">
      <w:pPr>
        <w:pStyle w:val="CommentText"/>
      </w:pPr>
      <w:r>
        <w:rPr>
          <w:rStyle w:val="CommentReference"/>
        </w:rPr>
        <w:annotationRef/>
      </w:r>
      <w:r>
        <w:t>To be moved to Swagger file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A11AE" w15:done="0"/>
  <w15:commentEx w15:paraId="39715C6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4EE71B" w14:textId="77777777" w:rsidR="00347559" w:rsidRDefault="00347559">
      <w:pPr>
        <w:spacing w:after="0" w:line="240" w:lineRule="auto"/>
      </w:pPr>
      <w:r>
        <w:separator/>
      </w:r>
    </w:p>
  </w:endnote>
  <w:endnote w:type="continuationSeparator" w:id="0">
    <w:p w14:paraId="5607B605" w14:textId="77777777" w:rsidR="00347559" w:rsidRDefault="00347559">
      <w:pPr>
        <w:spacing w:after="0" w:line="240" w:lineRule="auto"/>
      </w:pPr>
      <w:r>
        <w:continuationSeparator/>
      </w:r>
    </w:p>
  </w:endnote>
  <w:endnote w:type="continuationNotice" w:id="1">
    <w:p w14:paraId="7EE46F69" w14:textId="77777777" w:rsidR="00347559" w:rsidRDefault="0034755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altName w:val="Courier New"/>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369E80" w14:textId="77777777" w:rsidR="00C50529" w:rsidRDefault="00C505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4D46A" w14:textId="77777777" w:rsidR="00C50529" w:rsidRDefault="00C50529"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3D364D">
      <w:rPr>
        <w:noProof/>
      </w:rPr>
      <w:t>- 2 -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sidR="003D364D">
      <w:rPr>
        <w:noProof/>
      </w:rPr>
      <w:t>May 1, 2017</w:t>
    </w:r>
    <w:r>
      <w:rPr>
        <w:noProof/>
      </w:rPr>
      <w:fldChar w:fldCharType="end"/>
    </w:r>
  </w:p>
  <w:p w14:paraId="022A2A9B" w14:textId="0E57C247" w:rsidR="00C50529" w:rsidRPr="00D47340" w:rsidRDefault="00C50529" w:rsidP="00886E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F1BEF" w14:textId="77777777" w:rsidR="00C50529" w:rsidRDefault="00C5052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515C5" w14:textId="77777777" w:rsidR="00C50529" w:rsidRDefault="00C50529">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3D364D">
      <w:rPr>
        <w:noProof/>
      </w:rPr>
      <w:t>- 26 -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sidR="003D364D">
      <w:rPr>
        <w:noProof/>
      </w:rPr>
      <w:t>May 1, 2017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AF3CD1" w14:textId="77777777" w:rsidR="00347559" w:rsidRDefault="00347559">
      <w:pPr>
        <w:spacing w:after="0" w:line="240" w:lineRule="auto"/>
      </w:pPr>
      <w:r>
        <w:separator/>
      </w:r>
    </w:p>
  </w:footnote>
  <w:footnote w:type="continuationSeparator" w:id="0">
    <w:p w14:paraId="518924C7" w14:textId="77777777" w:rsidR="00347559" w:rsidRDefault="00347559">
      <w:pPr>
        <w:spacing w:after="0" w:line="240" w:lineRule="auto"/>
      </w:pPr>
      <w:r>
        <w:continuationSeparator/>
      </w:r>
    </w:p>
  </w:footnote>
  <w:footnote w:type="continuationNotice" w:id="1">
    <w:p w14:paraId="70D718F3" w14:textId="77777777" w:rsidR="00347559" w:rsidRDefault="00347559">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AA86C" w14:textId="77777777" w:rsidR="00C50529" w:rsidRDefault="00C5052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AECCB" w14:textId="6FF1CB0F" w:rsidR="00C50529" w:rsidRPr="00533512" w:rsidRDefault="00C50529" w:rsidP="00533512">
    <w:pPr>
      <w:tabs>
        <w:tab w:val="right" w:pos="9180"/>
      </w:tabs>
      <w:rPr>
        <w:b/>
        <w:color w:val="0070C0"/>
        <w:sz w:val="20"/>
        <w:szCs w:val="20"/>
      </w:rPr>
    </w:pPr>
    <w:r w:rsidRPr="00D47340">
      <w:rPr>
        <w:b/>
        <w:noProof/>
        <w:color w:val="0070C0"/>
        <w:sz w:val="20"/>
        <w:szCs w:val="20"/>
        <w:lang w:eastAsia="en-US"/>
      </w:rPr>
      <mc:AlternateContent>
        <mc:Choice Requires="wps">
          <w:drawing>
            <wp:anchor distT="0" distB="0" distL="118745" distR="118745" simplePos="0" relativeHeight="251657728"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EndPr/>
                          <w:sdtContent>
                            <w:p w14:paraId="633C7F6F" w14:textId="4CE9AFA4" w:rsidR="00C50529" w:rsidRDefault="00C50529">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BD84FE5" id="Rectangle 4" o:spid="_x0000_s1027" style="position:absolute;margin-left:0;margin-top:0;width:468pt;height:20.85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&#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C50529" w:rsidRDefault="00C50529">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1873521736"/>
        <w:docPartObj>
          <w:docPartGallery w:val="Watermarks"/>
          <w:docPartUnique/>
        </w:docPartObj>
      </w:sdtPr>
      <w:sdtEndPr/>
      <w:sdtContent>
        <w:r w:rsidR="00347559">
          <w:rPr>
            <w:b/>
            <w:noProof/>
            <w:color w:val="0070C0"/>
            <w:sz w:val="20"/>
            <w:szCs w:val="20"/>
          </w:rPr>
          <w:pict w14:anchorId="214AD5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64CB4" w14:textId="55CBB63B" w:rsidR="00C50529" w:rsidRDefault="00C50529">
    <w:pPr>
      <w:pStyle w:val="Header"/>
    </w:pPr>
    <w:r>
      <w:rPr>
        <w:noProof/>
        <w:lang w:eastAsia="en-US"/>
      </w:rPr>
      <mc:AlternateContent>
        <mc:Choice Requires="wps">
          <w:drawing>
            <wp:anchor distT="0" distB="0" distL="118745" distR="118745" simplePos="0" relativeHeight="251656704"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C50529" w:rsidRDefault="00C50529" w:rsidP="00D47340">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AD6EB" id="Rectangle 197" o:spid="_x0000_s1028" style="position:absolute;margin-left:0;margin-top:0;width:468pt;height:20.85pt;z-index:-2516597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" o:allowoverlap="f" fillcolor="white [3212]" stroked="f" strokeweight="1pt">
              <v:textbox style="mso-fit-shape-to-text:t">
                <w:txbxContent>
                  <w:p w14:paraId="02BECEEC" w14:textId="4273B3C9" w:rsidR="00C50529" w:rsidRDefault="00C50529" w:rsidP="00D47340">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77DA"/>
    <w:multiLevelType w:val="multilevel"/>
    <w:tmpl w:val="4C2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710FA7"/>
    <w:multiLevelType w:val="hybridMultilevel"/>
    <w:tmpl w:val="6B341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9"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D47EC"/>
    <w:multiLevelType w:val="multilevel"/>
    <w:tmpl w:val="DCC8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6" w15:restartNumberingAfterBreak="0">
    <w:nsid w:val="217411EB"/>
    <w:multiLevelType w:val="hybridMultilevel"/>
    <w:tmpl w:val="2B7C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23"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4" w15:restartNumberingAfterBreak="0">
    <w:nsid w:val="39FF1B57"/>
    <w:multiLevelType w:val="multilevel"/>
    <w:tmpl w:val="26A62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40F81DC5"/>
    <w:multiLevelType w:val="multilevel"/>
    <w:tmpl w:val="6E7E4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BC68DC"/>
    <w:multiLevelType w:val="hybridMultilevel"/>
    <w:tmpl w:val="BD3AEA8A"/>
    <w:lvl w:ilvl="0" w:tplc="D4C2D14A">
      <w:start w:val="1"/>
      <w:numFmt w:val="decimal"/>
      <w:lvlText w:val="%1."/>
      <w:lvlJc w:val="left"/>
      <w:pPr>
        <w:ind w:left="79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5"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1"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2"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701AEC"/>
    <w:multiLevelType w:val="multilevel"/>
    <w:tmpl w:val="D9066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5"/>
  </w:num>
  <w:num w:numId="3">
    <w:abstractNumId w:val="20"/>
  </w:num>
  <w:num w:numId="4">
    <w:abstractNumId w:val="23"/>
  </w:num>
  <w:num w:numId="5">
    <w:abstractNumId w:val="3"/>
  </w:num>
  <w:num w:numId="6">
    <w:abstractNumId w:val="6"/>
  </w:num>
  <w:num w:numId="7">
    <w:abstractNumId w:val="42"/>
  </w:num>
  <w:num w:numId="8">
    <w:abstractNumId w:val="35"/>
  </w:num>
  <w:num w:numId="9">
    <w:abstractNumId w:val="8"/>
  </w:num>
  <w:num w:numId="10">
    <w:abstractNumId w:val="4"/>
  </w:num>
  <w:num w:numId="11">
    <w:abstractNumId w:val="34"/>
  </w:num>
  <w:num w:numId="12">
    <w:abstractNumId w:val="22"/>
  </w:num>
  <w:num w:numId="13">
    <w:abstractNumId w:val="40"/>
  </w:num>
  <w:num w:numId="14">
    <w:abstractNumId w:val="41"/>
  </w:num>
  <w:num w:numId="15">
    <w:abstractNumId w:val="1"/>
  </w:num>
  <w:num w:numId="16">
    <w:abstractNumId w:val="13"/>
  </w:num>
  <w:num w:numId="17">
    <w:abstractNumId w:val="45"/>
  </w:num>
  <w:num w:numId="18">
    <w:abstractNumId w:val="29"/>
  </w:num>
  <w:num w:numId="19">
    <w:abstractNumId w:val="12"/>
  </w:num>
  <w:num w:numId="20">
    <w:abstractNumId w:val="19"/>
  </w:num>
  <w:num w:numId="21">
    <w:abstractNumId w:val="32"/>
  </w:num>
  <w:num w:numId="22">
    <w:abstractNumId w:val="47"/>
  </w:num>
  <w:num w:numId="23">
    <w:abstractNumId w:val="30"/>
  </w:num>
  <w:num w:numId="24">
    <w:abstractNumId w:val="9"/>
  </w:num>
  <w:num w:numId="25">
    <w:abstractNumId w:val="33"/>
  </w:num>
  <w:num w:numId="26">
    <w:abstractNumId w:val="37"/>
  </w:num>
  <w:num w:numId="27">
    <w:abstractNumId w:val="38"/>
  </w:num>
  <w:num w:numId="28">
    <w:abstractNumId w:val="43"/>
  </w:num>
  <w:num w:numId="29">
    <w:abstractNumId w:val="10"/>
  </w:num>
  <w:num w:numId="30">
    <w:abstractNumId w:val="31"/>
  </w:num>
  <w:num w:numId="31">
    <w:abstractNumId w:val="46"/>
  </w:num>
  <w:num w:numId="32">
    <w:abstractNumId w:val="11"/>
  </w:num>
  <w:num w:numId="33">
    <w:abstractNumId w:val="5"/>
  </w:num>
  <w:num w:numId="34">
    <w:abstractNumId w:val="2"/>
  </w:num>
  <w:num w:numId="35">
    <w:abstractNumId w:val="17"/>
  </w:num>
  <w:num w:numId="36">
    <w:abstractNumId w:val="28"/>
  </w:num>
  <w:num w:numId="37">
    <w:abstractNumId w:val="39"/>
  </w:num>
  <w:num w:numId="38">
    <w:abstractNumId w:val="36"/>
  </w:num>
  <w:num w:numId="39">
    <w:abstractNumId w:val="18"/>
  </w:num>
  <w:num w:numId="40">
    <w:abstractNumId w:val="21"/>
  </w:num>
  <w:num w:numId="41">
    <w:abstractNumId w:val="27"/>
  </w:num>
  <w:num w:numId="42">
    <w:abstractNumId w:val="14"/>
  </w:num>
  <w:num w:numId="43">
    <w:abstractNumId w:val="44"/>
  </w:num>
  <w:num w:numId="44">
    <w:abstractNumId w:val="0"/>
  </w:num>
  <w:num w:numId="45">
    <w:abstractNumId w:val="24"/>
  </w:num>
  <w:num w:numId="46">
    <w:abstractNumId w:val="16"/>
  </w:num>
  <w:num w:numId="47">
    <w:abstractNumId w:val="26"/>
  </w:num>
  <w:num w:numId="48">
    <w:abstractNumId w:val="7"/>
  </w:num>
  <w:numIdMacAtCleanup w:val="4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savi, Hamid [USA]">
    <w15:presenceInfo w15:providerId="None" w15:userId="Musavi, Hamid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attachedTemplate r:id="rId1"/>
  <w:defaultTabStop w:val="720"/>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24011"/>
    <w:rsid w:val="000412A9"/>
    <w:rsid w:val="000479B5"/>
    <w:rsid w:val="00053F27"/>
    <w:rsid w:val="000669C2"/>
    <w:rsid w:val="0006752C"/>
    <w:rsid w:val="0007235D"/>
    <w:rsid w:val="0007578F"/>
    <w:rsid w:val="0008362E"/>
    <w:rsid w:val="00094FFD"/>
    <w:rsid w:val="00097A9C"/>
    <w:rsid w:val="000A1426"/>
    <w:rsid w:val="000A2B70"/>
    <w:rsid w:val="000A3293"/>
    <w:rsid w:val="000A3AE5"/>
    <w:rsid w:val="000A6C3D"/>
    <w:rsid w:val="000B15A1"/>
    <w:rsid w:val="000B1601"/>
    <w:rsid w:val="000B7E76"/>
    <w:rsid w:val="000C1461"/>
    <w:rsid w:val="000D126A"/>
    <w:rsid w:val="000D4B81"/>
    <w:rsid w:val="000D4BB7"/>
    <w:rsid w:val="000D52CE"/>
    <w:rsid w:val="000D6886"/>
    <w:rsid w:val="000E6669"/>
    <w:rsid w:val="00105027"/>
    <w:rsid w:val="00106BF3"/>
    <w:rsid w:val="0011130E"/>
    <w:rsid w:val="00113481"/>
    <w:rsid w:val="00114833"/>
    <w:rsid w:val="0011797A"/>
    <w:rsid w:val="00125CE5"/>
    <w:rsid w:val="001332C3"/>
    <w:rsid w:val="00133FB7"/>
    <w:rsid w:val="001420F5"/>
    <w:rsid w:val="00154D5A"/>
    <w:rsid w:val="0016253B"/>
    <w:rsid w:val="00184A66"/>
    <w:rsid w:val="00194DF6"/>
    <w:rsid w:val="001A3B89"/>
    <w:rsid w:val="001A737A"/>
    <w:rsid w:val="001C59DC"/>
    <w:rsid w:val="001D32CC"/>
    <w:rsid w:val="001D486A"/>
    <w:rsid w:val="001D5913"/>
    <w:rsid w:val="001D5BB2"/>
    <w:rsid w:val="001F79E4"/>
    <w:rsid w:val="002026AB"/>
    <w:rsid w:val="00213CF4"/>
    <w:rsid w:val="00233B82"/>
    <w:rsid w:val="0023747B"/>
    <w:rsid w:val="00242166"/>
    <w:rsid w:val="00244E15"/>
    <w:rsid w:val="00250379"/>
    <w:rsid w:val="002534D5"/>
    <w:rsid w:val="00256150"/>
    <w:rsid w:val="00271DD3"/>
    <w:rsid w:val="00273B65"/>
    <w:rsid w:val="00284505"/>
    <w:rsid w:val="00292834"/>
    <w:rsid w:val="00297A50"/>
    <w:rsid w:val="002A65E2"/>
    <w:rsid w:val="002B7E9A"/>
    <w:rsid w:val="002C04F6"/>
    <w:rsid w:val="002C11DA"/>
    <w:rsid w:val="002C2917"/>
    <w:rsid w:val="002D1CCE"/>
    <w:rsid w:val="002D592E"/>
    <w:rsid w:val="002E1BA0"/>
    <w:rsid w:val="002F1D6C"/>
    <w:rsid w:val="0030246B"/>
    <w:rsid w:val="00306441"/>
    <w:rsid w:val="00311473"/>
    <w:rsid w:val="00311B9F"/>
    <w:rsid w:val="00312B04"/>
    <w:rsid w:val="00314B85"/>
    <w:rsid w:val="00315504"/>
    <w:rsid w:val="00315A14"/>
    <w:rsid w:val="00316B55"/>
    <w:rsid w:val="00325B0F"/>
    <w:rsid w:val="00330DA4"/>
    <w:rsid w:val="00336015"/>
    <w:rsid w:val="003474DA"/>
    <w:rsid w:val="00347559"/>
    <w:rsid w:val="00354070"/>
    <w:rsid w:val="0035419F"/>
    <w:rsid w:val="003551B9"/>
    <w:rsid w:val="003607C6"/>
    <w:rsid w:val="0037742F"/>
    <w:rsid w:val="003819EC"/>
    <w:rsid w:val="00392D3A"/>
    <w:rsid w:val="00395660"/>
    <w:rsid w:val="003A3585"/>
    <w:rsid w:val="003A50FF"/>
    <w:rsid w:val="003B3637"/>
    <w:rsid w:val="003B3B6E"/>
    <w:rsid w:val="003B7AD4"/>
    <w:rsid w:val="003C3E28"/>
    <w:rsid w:val="003D1AA9"/>
    <w:rsid w:val="003D364D"/>
    <w:rsid w:val="003D5949"/>
    <w:rsid w:val="003E1F35"/>
    <w:rsid w:val="003E264F"/>
    <w:rsid w:val="004030F1"/>
    <w:rsid w:val="00403A28"/>
    <w:rsid w:val="0040619B"/>
    <w:rsid w:val="00410F95"/>
    <w:rsid w:val="00414789"/>
    <w:rsid w:val="00424EBB"/>
    <w:rsid w:val="004254A3"/>
    <w:rsid w:val="004302C8"/>
    <w:rsid w:val="004366BE"/>
    <w:rsid w:val="00436C69"/>
    <w:rsid w:val="00444E55"/>
    <w:rsid w:val="00453261"/>
    <w:rsid w:val="004557BA"/>
    <w:rsid w:val="0046261A"/>
    <w:rsid w:val="00471641"/>
    <w:rsid w:val="00472DAD"/>
    <w:rsid w:val="004746D4"/>
    <w:rsid w:val="00481B08"/>
    <w:rsid w:val="00482F68"/>
    <w:rsid w:val="00494632"/>
    <w:rsid w:val="004947C9"/>
    <w:rsid w:val="004B3B4E"/>
    <w:rsid w:val="004C0F68"/>
    <w:rsid w:val="004C4D4C"/>
    <w:rsid w:val="004D0EB5"/>
    <w:rsid w:val="004D1092"/>
    <w:rsid w:val="004D4909"/>
    <w:rsid w:val="004E1AED"/>
    <w:rsid w:val="004E2E31"/>
    <w:rsid w:val="00503760"/>
    <w:rsid w:val="00506B9B"/>
    <w:rsid w:val="00507426"/>
    <w:rsid w:val="00512E88"/>
    <w:rsid w:val="00515E5D"/>
    <w:rsid w:val="00520060"/>
    <w:rsid w:val="00533512"/>
    <w:rsid w:val="00545323"/>
    <w:rsid w:val="00545450"/>
    <w:rsid w:val="00553903"/>
    <w:rsid w:val="00553AA4"/>
    <w:rsid w:val="00566557"/>
    <w:rsid w:val="005676A9"/>
    <w:rsid w:val="00567B12"/>
    <w:rsid w:val="00571EF4"/>
    <w:rsid w:val="00583352"/>
    <w:rsid w:val="00593420"/>
    <w:rsid w:val="005A3000"/>
    <w:rsid w:val="005B63D6"/>
    <w:rsid w:val="005B7F02"/>
    <w:rsid w:val="005C12A5"/>
    <w:rsid w:val="005C60A3"/>
    <w:rsid w:val="005D1916"/>
    <w:rsid w:val="005D4B91"/>
    <w:rsid w:val="005D79AB"/>
    <w:rsid w:val="005E478F"/>
    <w:rsid w:val="005F165F"/>
    <w:rsid w:val="005F5FB3"/>
    <w:rsid w:val="005F7EB4"/>
    <w:rsid w:val="0060433B"/>
    <w:rsid w:val="00606135"/>
    <w:rsid w:val="00606DE3"/>
    <w:rsid w:val="006114D6"/>
    <w:rsid w:val="00612ABF"/>
    <w:rsid w:val="00623372"/>
    <w:rsid w:val="00626A3D"/>
    <w:rsid w:val="00633023"/>
    <w:rsid w:val="00641BB0"/>
    <w:rsid w:val="006425C0"/>
    <w:rsid w:val="006444D9"/>
    <w:rsid w:val="00666F71"/>
    <w:rsid w:val="00670169"/>
    <w:rsid w:val="00671FAC"/>
    <w:rsid w:val="00672CFB"/>
    <w:rsid w:val="0067487F"/>
    <w:rsid w:val="006754A3"/>
    <w:rsid w:val="006820F5"/>
    <w:rsid w:val="0068352B"/>
    <w:rsid w:val="006916B6"/>
    <w:rsid w:val="00697042"/>
    <w:rsid w:val="006A231C"/>
    <w:rsid w:val="006A6114"/>
    <w:rsid w:val="006B28E3"/>
    <w:rsid w:val="006B30A2"/>
    <w:rsid w:val="006C1382"/>
    <w:rsid w:val="006C28C3"/>
    <w:rsid w:val="006C5682"/>
    <w:rsid w:val="006C5922"/>
    <w:rsid w:val="006D1AAC"/>
    <w:rsid w:val="006D1B36"/>
    <w:rsid w:val="006D36CA"/>
    <w:rsid w:val="006D41B0"/>
    <w:rsid w:val="006F02C9"/>
    <w:rsid w:val="006F7678"/>
    <w:rsid w:val="00700A6A"/>
    <w:rsid w:val="007038D0"/>
    <w:rsid w:val="00706439"/>
    <w:rsid w:val="007139F5"/>
    <w:rsid w:val="0072125E"/>
    <w:rsid w:val="0072176B"/>
    <w:rsid w:val="00722B15"/>
    <w:rsid w:val="007251EE"/>
    <w:rsid w:val="00750B1F"/>
    <w:rsid w:val="00750EEC"/>
    <w:rsid w:val="00752CB3"/>
    <w:rsid w:val="00763F4A"/>
    <w:rsid w:val="0077218B"/>
    <w:rsid w:val="00780835"/>
    <w:rsid w:val="00784158"/>
    <w:rsid w:val="00784320"/>
    <w:rsid w:val="00787BFF"/>
    <w:rsid w:val="007921AA"/>
    <w:rsid w:val="007A2F48"/>
    <w:rsid w:val="007A3FD9"/>
    <w:rsid w:val="007D64B6"/>
    <w:rsid w:val="007E3CC7"/>
    <w:rsid w:val="007E5085"/>
    <w:rsid w:val="007E7FCE"/>
    <w:rsid w:val="00813084"/>
    <w:rsid w:val="00822CD3"/>
    <w:rsid w:val="00823070"/>
    <w:rsid w:val="008242BB"/>
    <w:rsid w:val="00832C11"/>
    <w:rsid w:val="00834B4D"/>
    <w:rsid w:val="00836EF5"/>
    <w:rsid w:val="008400F0"/>
    <w:rsid w:val="00844E0B"/>
    <w:rsid w:val="008461B4"/>
    <w:rsid w:val="00860A25"/>
    <w:rsid w:val="00867624"/>
    <w:rsid w:val="0087489C"/>
    <w:rsid w:val="00874976"/>
    <w:rsid w:val="0088060F"/>
    <w:rsid w:val="00885A2A"/>
    <w:rsid w:val="00886E1A"/>
    <w:rsid w:val="00893F6B"/>
    <w:rsid w:val="0089666D"/>
    <w:rsid w:val="008A1707"/>
    <w:rsid w:val="008A2877"/>
    <w:rsid w:val="008A4FC6"/>
    <w:rsid w:val="008A7EB4"/>
    <w:rsid w:val="008B218F"/>
    <w:rsid w:val="008C47C6"/>
    <w:rsid w:val="008D1F2E"/>
    <w:rsid w:val="008E2CCA"/>
    <w:rsid w:val="008E354B"/>
    <w:rsid w:val="008E57CC"/>
    <w:rsid w:val="008F46C9"/>
    <w:rsid w:val="008F6EBA"/>
    <w:rsid w:val="008F720B"/>
    <w:rsid w:val="00927F39"/>
    <w:rsid w:val="00927FC8"/>
    <w:rsid w:val="00933194"/>
    <w:rsid w:val="00937E68"/>
    <w:rsid w:val="009442FE"/>
    <w:rsid w:val="009507C7"/>
    <w:rsid w:val="00951EFA"/>
    <w:rsid w:val="009522E0"/>
    <w:rsid w:val="009554AF"/>
    <w:rsid w:val="00956340"/>
    <w:rsid w:val="009607B5"/>
    <w:rsid w:val="00964C18"/>
    <w:rsid w:val="00966FB5"/>
    <w:rsid w:val="0096785B"/>
    <w:rsid w:val="00984AB8"/>
    <w:rsid w:val="009A3255"/>
    <w:rsid w:val="009B30FC"/>
    <w:rsid w:val="009B7A1C"/>
    <w:rsid w:val="009C14E6"/>
    <w:rsid w:val="009E24F7"/>
    <w:rsid w:val="009F2A0A"/>
    <w:rsid w:val="00A0626B"/>
    <w:rsid w:val="00A07598"/>
    <w:rsid w:val="00A07767"/>
    <w:rsid w:val="00A1310C"/>
    <w:rsid w:val="00A176FA"/>
    <w:rsid w:val="00A22EAF"/>
    <w:rsid w:val="00A30830"/>
    <w:rsid w:val="00A37097"/>
    <w:rsid w:val="00A40AD3"/>
    <w:rsid w:val="00A426D5"/>
    <w:rsid w:val="00A44618"/>
    <w:rsid w:val="00A524BA"/>
    <w:rsid w:val="00A529B3"/>
    <w:rsid w:val="00A55F58"/>
    <w:rsid w:val="00A56029"/>
    <w:rsid w:val="00A6029C"/>
    <w:rsid w:val="00A82113"/>
    <w:rsid w:val="00A8506D"/>
    <w:rsid w:val="00A85CF3"/>
    <w:rsid w:val="00A91E21"/>
    <w:rsid w:val="00A956BC"/>
    <w:rsid w:val="00AA0A4C"/>
    <w:rsid w:val="00AA0B8F"/>
    <w:rsid w:val="00AA1C8C"/>
    <w:rsid w:val="00AA7602"/>
    <w:rsid w:val="00AC54BB"/>
    <w:rsid w:val="00AC6A7C"/>
    <w:rsid w:val="00AD06BA"/>
    <w:rsid w:val="00AD618D"/>
    <w:rsid w:val="00AE1835"/>
    <w:rsid w:val="00AE6F0A"/>
    <w:rsid w:val="00AE7286"/>
    <w:rsid w:val="00AF5907"/>
    <w:rsid w:val="00B05D2B"/>
    <w:rsid w:val="00B155CA"/>
    <w:rsid w:val="00B23540"/>
    <w:rsid w:val="00B26002"/>
    <w:rsid w:val="00B26DE3"/>
    <w:rsid w:val="00B31175"/>
    <w:rsid w:val="00B40E89"/>
    <w:rsid w:val="00B473AE"/>
    <w:rsid w:val="00B4777A"/>
    <w:rsid w:val="00B54D4D"/>
    <w:rsid w:val="00B63D68"/>
    <w:rsid w:val="00B76EF8"/>
    <w:rsid w:val="00B80382"/>
    <w:rsid w:val="00B87076"/>
    <w:rsid w:val="00B900E1"/>
    <w:rsid w:val="00BA3CFB"/>
    <w:rsid w:val="00BB283D"/>
    <w:rsid w:val="00BB46E4"/>
    <w:rsid w:val="00BE6599"/>
    <w:rsid w:val="00C06ADA"/>
    <w:rsid w:val="00C110E9"/>
    <w:rsid w:val="00C119E8"/>
    <w:rsid w:val="00C11D96"/>
    <w:rsid w:val="00C12352"/>
    <w:rsid w:val="00C14D18"/>
    <w:rsid w:val="00C168F1"/>
    <w:rsid w:val="00C219BA"/>
    <w:rsid w:val="00C26513"/>
    <w:rsid w:val="00C26C45"/>
    <w:rsid w:val="00C27791"/>
    <w:rsid w:val="00C27C89"/>
    <w:rsid w:val="00C302CB"/>
    <w:rsid w:val="00C30D21"/>
    <w:rsid w:val="00C43CA5"/>
    <w:rsid w:val="00C44578"/>
    <w:rsid w:val="00C448DC"/>
    <w:rsid w:val="00C50529"/>
    <w:rsid w:val="00C51F43"/>
    <w:rsid w:val="00C644FE"/>
    <w:rsid w:val="00C664F8"/>
    <w:rsid w:val="00C74348"/>
    <w:rsid w:val="00C77532"/>
    <w:rsid w:val="00C81EC7"/>
    <w:rsid w:val="00C845F2"/>
    <w:rsid w:val="00C90428"/>
    <w:rsid w:val="00C92666"/>
    <w:rsid w:val="00C97383"/>
    <w:rsid w:val="00CA0F41"/>
    <w:rsid w:val="00CA4BB4"/>
    <w:rsid w:val="00CA712F"/>
    <w:rsid w:val="00CB08F3"/>
    <w:rsid w:val="00CB2E87"/>
    <w:rsid w:val="00CC5282"/>
    <w:rsid w:val="00CC6A57"/>
    <w:rsid w:val="00CD296A"/>
    <w:rsid w:val="00CE5487"/>
    <w:rsid w:val="00CF1FA6"/>
    <w:rsid w:val="00CF6151"/>
    <w:rsid w:val="00CF7463"/>
    <w:rsid w:val="00D043A2"/>
    <w:rsid w:val="00D1087D"/>
    <w:rsid w:val="00D12BC3"/>
    <w:rsid w:val="00D13329"/>
    <w:rsid w:val="00D276F1"/>
    <w:rsid w:val="00D359EF"/>
    <w:rsid w:val="00D4195B"/>
    <w:rsid w:val="00D47340"/>
    <w:rsid w:val="00D47416"/>
    <w:rsid w:val="00D47A97"/>
    <w:rsid w:val="00D51342"/>
    <w:rsid w:val="00D5586B"/>
    <w:rsid w:val="00D630A5"/>
    <w:rsid w:val="00D6316F"/>
    <w:rsid w:val="00D65B32"/>
    <w:rsid w:val="00D6691B"/>
    <w:rsid w:val="00D676C8"/>
    <w:rsid w:val="00D6784D"/>
    <w:rsid w:val="00D77660"/>
    <w:rsid w:val="00D83260"/>
    <w:rsid w:val="00D943F1"/>
    <w:rsid w:val="00DA2B6B"/>
    <w:rsid w:val="00DA70E5"/>
    <w:rsid w:val="00DB1DBB"/>
    <w:rsid w:val="00DB5A8B"/>
    <w:rsid w:val="00DC57ED"/>
    <w:rsid w:val="00DD0E6B"/>
    <w:rsid w:val="00DD14EE"/>
    <w:rsid w:val="00DD61C7"/>
    <w:rsid w:val="00DD620F"/>
    <w:rsid w:val="00DD77A1"/>
    <w:rsid w:val="00DE1570"/>
    <w:rsid w:val="00DF3D57"/>
    <w:rsid w:val="00DF6FA4"/>
    <w:rsid w:val="00E11286"/>
    <w:rsid w:val="00E145C0"/>
    <w:rsid w:val="00E274B6"/>
    <w:rsid w:val="00E315AB"/>
    <w:rsid w:val="00E42F1E"/>
    <w:rsid w:val="00E433C5"/>
    <w:rsid w:val="00E45AA5"/>
    <w:rsid w:val="00E53E91"/>
    <w:rsid w:val="00E567F2"/>
    <w:rsid w:val="00E576B4"/>
    <w:rsid w:val="00E616D3"/>
    <w:rsid w:val="00E707B9"/>
    <w:rsid w:val="00E77EC6"/>
    <w:rsid w:val="00E811E3"/>
    <w:rsid w:val="00E8499F"/>
    <w:rsid w:val="00E86218"/>
    <w:rsid w:val="00E8632C"/>
    <w:rsid w:val="00E91679"/>
    <w:rsid w:val="00E916A3"/>
    <w:rsid w:val="00E9647A"/>
    <w:rsid w:val="00EA2288"/>
    <w:rsid w:val="00EA5684"/>
    <w:rsid w:val="00EA6F69"/>
    <w:rsid w:val="00EB6150"/>
    <w:rsid w:val="00EB7E2A"/>
    <w:rsid w:val="00EC0E53"/>
    <w:rsid w:val="00EC1603"/>
    <w:rsid w:val="00EC2F60"/>
    <w:rsid w:val="00ED0E13"/>
    <w:rsid w:val="00ED1D87"/>
    <w:rsid w:val="00EE12D0"/>
    <w:rsid w:val="00F01B77"/>
    <w:rsid w:val="00F14C2B"/>
    <w:rsid w:val="00F175E9"/>
    <w:rsid w:val="00F42024"/>
    <w:rsid w:val="00F44C7C"/>
    <w:rsid w:val="00F46095"/>
    <w:rsid w:val="00F50759"/>
    <w:rsid w:val="00F60330"/>
    <w:rsid w:val="00F65242"/>
    <w:rsid w:val="00F81212"/>
    <w:rsid w:val="00F93C92"/>
    <w:rsid w:val="00F94C36"/>
    <w:rsid w:val="00FA124F"/>
    <w:rsid w:val="00FA24BF"/>
    <w:rsid w:val="00FA5D0B"/>
    <w:rsid w:val="00FB28FB"/>
    <w:rsid w:val="00FB7B75"/>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C0FC010"/>
  <w15:docId w15:val="{DAAE31D3-60D7-481F-9806-F4EAC94A0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4"/>
      </w:numPr>
      <w:spacing w:after="120" w:line="276" w:lineRule="auto"/>
    </w:pPr>
    <w:rPr>
      <w:rFonts w:eastAsiaTheme="minorHAnsi"/>
      <w:szCs w:val="20"/>
      <w:lang w:eastAsia="en-US"/>
    </w:rPr>
  </w:style>
  <w:style w:type="character" w:customStyle="1" w:styleId="ListParagraphChar">
    <w:name w:val="List Paragraph Char"/>
    <w:link w:val="ListParagraph"/>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8"/>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2"/>
      </w:numPr>
      <w:spacing w:after="120" w:line="276" w:lineRule="auto"/>
    </w:pPr>
    <w:rPr>
      <w:rFonts w:eastAsiaTheme="minorHAnsi"/>
      <w:szCs w:val="20"/>
      <w:lang w:eastAsia="en-US"/>
    </w:rPr>
  </w:style>
  <w:style w:type="paragraph" w:customStyle="1" w:styleId="DoubleDash">
    <w:name w:val="Double Dash"/>
    <w:basedOn w:val="Dash"/>
    <w:rsid w:val="00C26C45"/>
    <w:pPr>
      <w:numPr>
        <w:numId w:val="9"/>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0"/>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1"/>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3"/>
      </w:numPr>
    </w:pPr>
  </w:style>
  <w:style w:type="numbering" w:styleId="ArticleSection">
    <w:name w:val="Outline List 3"/>
    <w:basedOn w:val="NoList"/>
    <w:rsid w:val="00C26C45"/>
    <w:pPr>
      <w:numPr>
        <w:numId w:val="14"/>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 w:type="character" w:customStyle="1" w:styleId="tn-table-text">
    <w:name w:val="tn-table-text"/>
    <w:basedOn w:val="DefaultParagraphFont"/>
    <w:rsid w:val="00C505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84155656">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255671894">
      <w:bodyDiv w:val="1"/>
      <w:marLeft w:val="0"/>
      <w:marRight w:val="0"/>
      <w:marTop w:val="0"/>
      <w:marBottom w:val="0"/>
      <w:divBdr>
        <w:top w:val="none" w:sz="0" w:space="0" w:color="auto"/>
        <w:left w:val="none" w:sz="0" w:space="0" w:color="auto"/>
        <w:bottom w:val="none" w:sz="0" w:space="0" w:color="auto"/>
        <w:right w:val="none" w:sz="0" w:space="0" w:color="auto"/>
      </w:divBdr>
    </w:div>
    <w:div w:id="293946451">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69648154">
      <w:bodyDiv w:val="1"/>
      <w:marLeft w:val="0"/>
      <w:marRight w:val="0"/>
      <w:marTop w:val="0"/>
      <w:marBottom w:val="0"/>
      <w:divBdr>
        <w:top w:val="none" w:sz="0" w:space="0" w:color="auto"/>
        <w:left w:val="none" w:sz="0" w:space="0" w:color="auto"/>
        <w:bottom w:val="none" w:sz="0" w:space="0" w:color="auto"/>
        <w:right w:val="none" w:sz="0" w:space="0" w:color="auto"/>
      </w:divBdr>
    </w:div>
    <w:div w:id="377752561">
      <w:bodyDiv w:val="1"/>
      <w:marLeft w:val="0"/>
      <w:marRight w:val="0"/>
      <w:marTop w:val="0"/>
      <w:marBottom w:val="0"/>
      <w:divBdr>
        <w:top w:val="none" w:sz="0" w:space="0" w:color="auto"/>
        <w:left w:val="none" w:sz="0" w:space="0" w:color="auto"/>
        <w:bottom w:val="none" w:sz="0" w:space="0" w:color="auto"/>
        <w:right w:val="none" w:sz="0" w:space="0" w:color="auto"/>
      </w:divBdr>
    </w:div>
    <w:div w:id="394012532">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7833843">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78743563">
      <w:bodyDiv w:val="1"/>
      <w:marLeft w:val="0"/>
      <w:marRight w:val="0"/>
      <w:marTop w:val="0"/>
      <w:marBottom w:val="0"/>
      <w:divBdr>
        <w:top w:val="none" w:sz="0" w:space="0" w:color="auto"/>
        <w:left w:val="none" w:sz="0" w:space="0" w:color="auto"/>
        <w:bottom w:val="none" w:sz="0" w:space="0" w:color="auto"/>
        <w:right w:val="none" w:sz="0" w:space="0" w:color="auto"/>
      </w:divBdr>
      <w:divsChild>
        <w:div w:id="291718400">
          <w:marLeft w:val="360"/>
          <w:marRight w:val="0"/>
          <w:marTop w:val="0"/>
          <w:marBottom w:val="75"/>
          <w:divBdr>
            <w:top w:val="none" w:sz="0" w:space="0" w:color="auto"/>
            <w:left w:val="none" w:sz="0" w:space="0" w:color="auto"/>
            <w:bottom w:val="none" w:sz="0" w:space="0" w:color="auto"/>
            <w:right w:val="none" w:sz="0" w:space="0" w:color="auto"/>
          </w:divBdr>
        </w:div>
        <w:div w:id="448208443">
          <w:marLeft w:val="360"/>
          <w:marRight w:val="0"/>
          <w:marTop w:val="0"/>
          <w:marBottom w:val="75"/>
          <w:divBdr>
            <w:top w:val="none" w:sz="0" w:space="0" w:color="auto"/>
            <w:left w:val="none" w:sz="0" w:space="0" w:color="auto"/>
            <w:bottom w:val="none" w:sz="0" w:space="0" w:color="auto"/>
            <w:right w:val="none" w:sz="0" w:space="0" w:color="auto"/>
          </w:divBdr>
        </w:div>
        <w:div w:id="531387456">
          <w:marLeft w:val="0"/>
          <w:marRight w:val="0"/>
          <w:marTop w:val="0"/>
          <w:marBottom w:val="0"/>
          <w:divBdr>
            <w:top w:val="none" w:sz="0" w:space="0" w:color="auto"/>
            <w:left w:val="none" w:sz="0" w:space="0" w:color="auto"/>
            <w:bottom w:val="none" w:sz="0" w:space="0" w:color="auto"/>
            <w:right w:val="none" w:sz="0" w:space="0" w:color="auto"/>
          </w:divBdr>
        </w:div>
        <w:div w:id="928193332">
          <w:marLeft w:val="360"/>
          <w:marRight w:val="0"/>
          <w:marTop w:val="0"/>
          <w:marBottom w:val="75"/>
          <w:divBdr>
            <w:top w:val="none" w:sz="0" w:space="0" w:color="auto"/>
            <w:left w:val="none" w:sz="0" w:space="0" w:color="auto"/>
            <w:bottom w:val="none" w:sz="0" w:space="0" w:color="auto"/>
            <w:right w:val="none" w:sz="0" w:space="0" w:color="auto"/>
          </w:divBdr>
        </w:div>
        <w:div w:id="1059088997">
          <w:marLeft w:val="360"/>
          <w:marRight w:val="0"/>
          <w:marTop w:val="0"/>
          <w:marBottom w:val="75"/>
          <w:divBdr>
            <w:top w:val="none" w:sz="0" w:space="0" w:color="auto"/>
            <w:left w:val="none" w:sz="0" w:space="0" w:color="auto"/>
            <w:bottom w:val="none" w:sz="0" w:space="0" w:color="auto"/>
            <w:right w:val="none" w:sz="0" w:space="0" w:color="auto"/>
          </w:divBdr>
        </w:div>
        <w:div w:id="1066030233">
          <w:marLeft w:val="0"/>
          <w:marRight w:val="0"/>
          <w:marTop w:val="0"/>
          <w:marBottom w:val="0"/>
          <w:divBdr>
            <w:top w:val="none" w:sz="0" w:space="0" w:color="auto"/>
            <w:left w:val="none" w:sz="0" w:space="0" w:color="auto"/>
            <w:bottom w:val="none" w:sz="0" w:space="0" w:color="auto"/>
            <w:right w:val="none" w:sz="0" w:space="0" w:color="auto"/>
          </w:divBdr>
        </w:div>
        <w:div w:id="1418092171">
          <w:marLeft w:val="360"/>
          <w:marRight w:val="0"/>
          <w:marTop w:val="0"/>
          <w:marBottom w:val="75"/>
          <w:divBdr>
            <w:top w:val="none" w:sz="0" w:space="0" w:color="auto"/>
            <w:left w:val="none" w:sz="0" w:space="0" w:color="auto"/>
            <w:bottom w:val="none" w:sz="0" w:space="0" w:color="auto"/>
            <w:right w:val="none" w:sz="0" w:space="0" w:color="auto"/>
          </w:divBdr>
        </w:div>
        <w:div w:id="1483615317">
          <w:marLeft w:val="360"/>
          <w:marRight w:val="0"/>
          <w:marTop w:val="0"/>
          <w:marBottom w:val="75"/>
          <w:divBdr>
            <w:top w:val="none" w:sz="0" w:space="0" w:color="auto"/>
            <w:left w:val="none" w:sz="0" w:space="0" w:color="auto"/>
            <w:bottom w:val="none" w:sz="0" w:space="0" w:color="auto"/>
            <w:right w:val="none" w:sz="0" w:space="0" w:color="auto"/>
          </w:divBdr>
        </w:div>
      </w:divsChild>
    </w:div>
    <w:div w:id="1082141627">
      <w:bodyDiv w:val="1"/>
      <w:marLeft w:val="0"/>
      <w:marRight w:val="0"/>
      <w:marTop w:val="0"/>
      <w:marBottom w:val="0"/>
      <w:divBdr>
        <w:top w:val="none" w:sz="0" w:space="0" w:color="auto"/>
        <w:left w:val="none" w:sz="0" w:space="0" w:color="auto"/>
        <w:bottom w:val="none" w:sz="0" w:space="0" w:color="auto"/>
        <w:right w:val="none" w:sz="0" w:space="0" w:color="auto"/>
      </w:divBdr>
      <w:divsChild>
        <w:div w:id="212154140">
          <w:marLeft w:val="-450"/>
          <w:marRight w:val="-450"/>
          <w:marTop w:val="0"/>
          <w:marBottom w:val="0"/>
          <w:divBdr>
            <w:top w:val="none" w:sz="0" w:space="0" w:color="auto"/>
            <w:left w:val="none" w:sz="0" w:space="0" w:color="auto"/>
            <w:bottom w:val="none" w:sz="0" w:space="0" w:color="auto"/>
            <w:right w:val="none" w:sz="0" w:space="0" w:color="auto"/>
          </w:divBdr>
        </w:div>
      </w:divsChild>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447505015">
      <w:bodyDiv w:val="1"/>
      <w:marLeft w:val="0"/>
      <w:marRight w:val="0"/>
      <w:marTop w:val="0"/>
      <w:marBottom w:val="0"/>
      <w:divBdr>
        <w:top w:val="none" w:sz="0" w:space="0" w:color="auto"/>
        <w:left w:val="none" w:sz="0" w:space="0" w:color="auto"/>
        <w:bottom w:val="none" w:sz="0" w:space="0" w:color="auto"/>
        <w:right w:val="none" w:sz="0" w:space="0" w:color="auto"/>
      </w:divBdr>
    </w:div>
    <w:div w:id="149614118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43582366">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8253666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boozallen.com" TargetMode="External"/><Relationship Id="rId26" Type="http://schemas.openxmlformats.org/officeDocument/2006/relationships/hyperlink" Target="https://github.com/usdot-jpo-ode/jpo-ode" TargetMode="External"/><Relationship Id="rId39" Type="http://schemas.openxmlformats.org/officeDocument/2006/relationships/hyperlink" Target="http://editor.swagger.io/" TargetMode="External"/><Relationship Id="rId3" Type="http://schemas.openxmlformats.org/officeDocument/2006/relationships/customXml" Target="../customXml/item3.xml"/><Relationship Id="rId21" Type="http://schemas.openxmlformats.org/officeDocument/2006/relationships/hyperlink" Target="https://github.com/usdot-jpo-ode/jpo-ode/issues" TargetMode="External"/><Relationship Id="rId34" Type="http://schemas.openxmlformats.org/officeDocument/2006/relationships/footer" Target="footer4.xml"/><Relationship Id="rId42" Type="http://schemas.microsoft.com/office/2011/relationships/commentsExtended" Target="commentsExtended.xml"/><Relationship Id="rId47" Type="http://schemas.openxmlformats.org/officeDocument/2006/relationships/hyperlink" Target="https://github.com/b/kafka-websocket/blob/master/pom.xml" TargetMode="Externa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git-scm.com/" TargetMode="External"/><Relationship Id="rId33" Type="http://schemas.openxmlformats.org/officeDocument/2006/relationships/hyperlink" Target="http://www.oss.com/" TargetMode="External"/><Relationship Id="rId38" Type="http://schemas.openxmlformats.org/officeDocument/2006/relationships/hyperlink" Target="http://editor.swagger.io/" TargetMode="External"/><Relationship Id="rId46" Type="http://schemas.openxmlformats.org/officeDocument/2006/relationships/hyperlink" Target="https://www.confluent.io/blog/a-comprehensive-open-source-rest-proxy-for-kafka/"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usdotjpoode.atlassian.net/browse/ODE-146" TargetMode="External"/><Relationship Id="rId29" Type="http://schemas.openxmlformats.org/officeDocument/2006/relationships/hyperlink" Target="https://maven.apache.org/" TargetMode="External"/><Relationship Id="rId41"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package" Target="embeddings/Microsoft_Visio_Drawing1.vsdx"/><Relationship Id="rId32" Type="http://schemas.openxmlformats.org/officeDocument/2006/relationships/hyperlink" Target="http://www.oss.com/" TargetMode="External"/><Relationship Id="rId37" Type="http://schemas.openxmlformats.org/officeDocument/2006/relationships/hyperlink" Target="https://github.com/usdot-jpo-ode/jpo-ode/blob/develop/docs/ODESwagger.yaml" TargetMode="External"/><Relationship Id="rId40" Type="http://schemas.openxmlformats.org/officeDocument/2006/relationships/image" Target="media/image3.png"/><Relationship Id="rId45" Type="http://schemas.openxmlformats.org/officeDocument/2006/relationships/hyperlink" Target="http://tools.ietf.org/html/rfc6455"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2.emf"/><Relationship Id="rId28" Type="http://schemas.openxmlformats.org/officeDocument/2006/relationships/hyperlink" Target="https://eclipse.org" TargetMode="External"/><Relationship Id="rId36" Type="http://schemas.openxmlformats.org/officeDocument/2006/relationships/hyperlink" Target="http://swagger.io/" TargetMode="External"/><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www.boozallen.com" TargetMode="External"/><Relationship Id="rId31" Type="http://schemas.openxmlformats.org/officeDocument/2006/relationships/hyperlink" Target="https://bitbucket.org/usdot-jpo-ode/jpo-ode-private" TargetMode="External"/><Relationship Id="rId44" Type="http://schemas.openxmlformats.org/officeDocument/2006/relationships/hyperlink" Target="https://github.com/usdot-jpo-ode/jpo-ode/blob/develop/docs/ODESwagger.ya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github.com/usdot-jpo-ode/jpo-ode/issues" TargetMode="External"/><Relationship Id="rId27" Type="http://schemas.openxmlformats.org/officeDocument/2006/relationships/hyperlink" Target="http://www.oracle.com/technetwork/java/javase/downloads/jdk8-downloads-2133151.html" TargetMode="External"/><Relationship Id="rId30" Type="http://schemas.openxmlformats.org/officeDocument/2006/relationships/hyperlink" Target="https://github.com/usdot-jpo-ode/jpo-ode" TargetMode="External"/><Relationship Id="rId35" Type="http://schemas.openxmlformats.org/officeDocument/2006/relationships/hyperlink" Target="https://logback.qos.ch/manual/" TargetMode="External"/><Relationship Id="rId43" Type="http://schemas.openxmlformats.org/officeDocument/2006/relationships/image" Target="media/image4.png"/><Relationship Id="rId48"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B9EA81C7-DC09-43C7-BCBD-7B7C84C09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0</TotalTime>
  <Pages>58</Pages>
  <Words>8419</Words>
  <Characters>47991</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56298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subject/>
  <dc:creator>Bobo, Tory [USA]</dc:creator>
  <cp:keywords/>
  <dc:description/>
  <cp:lastModifiedBy>Musavi, Hamid [USA]</cp:lastModifiedBy>
  <cp:revision>2</cp:revision>
  <cp:lastPrinted>2017-01-18T03:07:00Z</cp:lastPrinted>
  <dcterms:created xsi:type="dcterms:W3CDTF">2017-05-01T18:24:00Z</dcterms:created>
  <dcterms:modified xsi:type="dcterms:W3CDTF">2017-05-01T18:24:00Z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