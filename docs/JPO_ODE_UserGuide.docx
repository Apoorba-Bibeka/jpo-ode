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567902EA"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D43D48">
        <w:rPr>
          <w:b/>
          <w:noProof/>
          <w:color w:val="0070C0"/>
        </w:rPr>
        <w:t>May 30,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D43D48" w:rsidRDefault="00D43D48" w:rsidP="00314B85">
                            <w:pPr>
                              <w:pStyle w:val="BAHOfficeAddressBAH"/>
                              <w:rPr>
                                <w:b/>
                                <w:bCs/>
                              </w:rPr>
                            </w:pPr>
                            <w:r>
                              <w:rPr>
                                <w:b/>
                                <w:bCs/>
                              </w:rPr>
                              <w:t>Booz Allen Hamilton</w:t>
                            </w:r>
                          </w:p>
                          <w:p w14:paraId="5FB437CA" w14:textId="77777777" w:rsidR="00D43D48" w:rsidRDefault="00D43D48" w:rsidP="00314B85">
                            <w:pPr>
                              <w:pStyle w:val="BAHOfficeAddressBAH"/>
                            </w:pPr>
                            <w:r>
                              <w:t>8283 Greensboro Drive</w:t>
                            </w:r>
                          </w:p>
                          <w:p w14:paraId="1FCD3473" w14:textId="77777777" w:rsidR="00D43D48" w:rsidRDefault="00D43D48" w:rsidP="00314B85">
                            <w:pPr>
                              <w:pStyle w:val="BAHOfficeAddressBAH"/>
                            </w:pPr>
                            <w:r>
                              <w:t>McLean, VA 22102-3838</w:t>
                            </w:r>
                          </w:p>
                          <w:p w14:paraId="1E61E11E" w14:textId="77777777" w:rsidR="00D43D48" w:rsidRDefault="00D43D48" w:rsidP="00314B85">
                            <w:pPr>
                              <w:pStyle w:val="BAHOfficeAddressBAH"/>
                            </w:pPr>
                            <w:r>
                              <w:t>Tel 703-902-5000</w:t>
                            </w:r>
                          </w:p>
                          <w:p w14:paraId="2C05FE5D" w14:textId="77777777" w:rsidR="00D43D48" w:rsidRDefault="00D43D48" w:rsidP="00314B85">
                            <w:pPr>
                              <w:pStyle w:val="BAHOfficeAddressLastBAH"/>
                            </w:pPr>
                            <w:r>
                              <w:t>Fax 703-902-3333</w:t>
                            </w:r>
                          </w:p>
                          <w:p w14:paraId="7CFBEDAE" w14:textId="77777777" w:rsidR="00D43D48" w:rsidRDefault="00D43D48" w:rsidP="00314B85">
                            <w:pPr>
                              <w:pStyle w:val="BAHURLBAH"/>
                              <w:spacing w:after="120"/>
                              <w:rPr>
                                <w:i/>
                                <w:iCs/>
                              </w:rPr>
                            </w:pPr>
                            <w:hyperlink r:id="rId15"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0,0l0,21600,21600,21600,2160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" filled="f" stroked="f">
                <v:textbox>
                  <w:txbxContent>
                    <w:p w14:paraId="180DAD0B" w14:textId="77777777" w:rsidR="00D43D48" w:rsidRDefault="00D43D48" w:rsidP="00314B85">
                      <w:pPr>
                        <w:pStyle w:val="BAHOfficeAddressBAH"/>
                        <w:rPr>
                          <w:b/>
                          <w:bCs/>
                        </w:rPr>
                      </w:pPr>
                      <w:r>
                        <w:rPr>
                          <w:b/>
                          <w:bCs/>
                        </w:rPr>
                        <w:t>Booz Allen Hamilton</w:t>
                      </w:r>
                    </w:p>
                    <w:p w14:paraId="5FB437CA" w14:textId="77777777" w:rsidR="00D43D48" w:rsidRDefault="00D43D48" w:rsidP="00314B85">
                      <w:pPr>
                        <w:pStyle w:val="BAHOfficeAddressBAH"/>
                      </w:pPr>
                      <w:r>
                        <w:t>8283 Greensboro Drive</w:t>
                      </w:r>
                    </w:p>
                    <w:p w14:paraId="1FCD3473" w14:textId="77777777" w:rsidR="00D43D48" w:rsidRDefault="00D43D48" w:rsidP="00314B85">
                      <w:pPr>
                        <w:pStyle w:val="BAHOfficeAddressBAH"/>
                      </w:pPr>
                      <w:r>
                        <w:t>McLean, VA 22102-3838</w:t>
                      </w:r>
                    </w:p>
                    <w:p w14:paraId="1E61E11E" w14:textId="77777777" w:rsidR="00D43D48" w:rsidRDefault="00D43D48" w:rsidP="00314B85">
                      <w:pPr>
                        <w:pStyle w:val="BAHOfficeAddressBAH"/>
                      </w:pPr>
                      <w:r>
                        <w:t>Tel 703-902-5000</w:t>
                      </w:r>
                    </w:p>
                    <w:p w14:paraId="2C05FE5D" w14:textId="77777777" w:rsidR="00D43D48" w:rsidRDefault="00D43D48" w:rsidP="00314B85">
                      <w:pPr>
                        <w:pStyle w:val="BAHOfficeAddressLastBAH"/>
                      </w:pPr>
                      <w:r>
                        <w:t>Fax 703-902-3333</w:t>
                      </w:r>
                    </w:p>
                    <w:p w14:paraId="7CFBEDAE" w14:textId="77777777" w:rsidR="00D43D48" w:rsidRDefault="00D43D48"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17DF46E0" w14:textId="600DC90F" w:rsidR="00FB7FD7"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83492658" w:history="1">
            <w:r w:rsidR="00FB7FD7" w:rsidRPr="00C7773D">
              <w:rPr>
                <w:rStyle w:val="Hyperlink"/>
                <w:noProof/>
              </w:rPr>
              <w:t>Version History</w:t>
            </w:r>
            <w:r w:rsidR="00FB7FD7">
              <w:rPr>
                <w:noProof/>
                <w:webHidden/>
              </w:rPr>
              <w:tab/>
            </w:r>
            <w:r w:rsidR="00FB7FD7">
              <w:rPr>
                <w:noProof/>
                <w:webHidden/>
              </w:rPr>
              <w:fldChar w:fldCharType="begin"/>
            </w:r>
            <w:r w:rsidR="00FB7FD7">
              <w:rPr>
                <w:noProof/>
                <w:webHidden/>
              </w:rPr>
              <w:instrText xml:space="preserve"> PAGEREF _Toc483492658 \h </w:instrText>
            </w:r>
            <w:r w:rsidR="00FB7FD7">
              <w:rPr>
                <w:noProof/>
                <w:webHidden/>
              </w:rPr>
            </w:r>
            <w:r w:rsidR="00FB7FD7">
              <w:rPr>
                <w:noProof/>
                <w:webHidden/>
              </w:rPr>
              <w:fldChar w:fldCharType="separate"/>
            </w:r>
            <w:r w:rsidR="00FB7FD7">
              <w:rPr>
                <w:noProof/>
                <w:webHidden/>
              </w:rPr>
              <w:t>6</w:t>
            </w:r>
            <w:r w:rsidR="00FB7FD7">
              <w:rPr>
                <w:noProof/>
                <w:webHidden/>
              </w:rPr>
              <w:fldChar w:fldCharType="end"/>
            </w:r>
          </w:hyperlink>
        </w:p>
        <w:p w14:paraId="6BAEB685" w14:textId="74FE9704" w:rsidR="00FB7FD7" w:rsidRDefault="00D43D48">
          <w:pPr>
            <w:pStyle w:val="TOC1"/>
            <w:tabs>
              <w:tab w:val="left" w:pos="480"/>
              <w:tab w:val="right" w:leader="dot" w:pos="9350"/>
            </w:tabs>
            <w:rPr>
              <w:noProof/>
              <w:lang w:eastAsia="en-US"/>
            </w:rPr>
          </w:pPr>
          <w:hyperlink w:anchor="_Toc483492659" w:history="1">
            <w:r w:rsidR="00FB7FD7" w:rsidRPr="00C7773D">
              <w:rPr>
                <w:rStyle w:val="Hyperlink"/>
                <w:noProof/>
              </w:rPr>
              <w:t>1</w:t>
            </w:r>
            <w:r w:rsidR="00FB7FD7">
              <w:rPr>
                <w:noProof/>
                <w:lang w:eastAsia="en-US"/>
              </w:rPr>
              <w:tab/>
            </w:r>
            <w:r w:rsidR="00FB7FD7" w:rsidRPr="00C7773D">
              <w:rPr>
                <w:rStyle w:val="Hyperlink"/>
                <w:noProof/>
              </w:rPr>
              <w:t>Introduction</w:t>
            </w:r>
            <w:r w:rsidR="00FB7FD7">
              <w:rPr>
                <w:noProof/>
                <w:webHidden/>
              </w:rPr>
              <w:tab/>
            </w:r>
            <w:r w:rsidR="00FB7FD7">
              <w:rPr>
                <w:noProof/>
                <w:webHidden/>
              </w:rPr>
              <w:fldChar w:fldCharType="begin"/>
            </w:r>
            <w:r w:rsidR="00FB7FD7">
              <w:rPr>
                <w:noProof/>
                <w:webHidden/>
              </w:rPr>
              <w:instrText xml:space="preserve"> PAGEREF _Toc483492659 \h </w:instrText>
            </w:r>
            <w:r w:rsidR="00FB7FD7">
              <w:rPr>
                <w:noProof/>
                <w:webHidden/>
              </w:rPr>
            </w:r>
            <w:r w:rsidR="00FB7FD7">
              <w:rPr>
                <w:noProof/>
                <w:webHidden/>
              </w:rPr>
              <w:fldChar w:fldCharType="separate"/>
            </w:r>
            <w:r w:rsidR="00FB7FD7">
              <w:rPr>
                <w:noProof/>
                <w:webHidden/>
              </w:rPr>
              <w:t>7</w:t>
            </w:r>
            <w:r w:rsidR="00FB7FD7">
              <w:rPr>
                <w:noProof/>
                <w:webHidden/>
              </w:rPr>
              <w:fldChar w:fldCharType="end"/>
            </w:r>
          </w:hyperlink>
        </w:p>
        <w:p w14:paraId="289D0088" w14:textId="29398385" w:rsidR="00FB7FD7" w:rsidRDefault="00D43D48">
          <w:pPr>
            <w:pStyle w:val="TOC1"/>
            <w:tabs>
              <w:tab w:val="left" w:pos="480"/>
              <w:tab w:val="right" w:leader="dot" w:pos="9350"/>
            </w:tabs>
            <w:rPr>
              <w:noProof/>
              <w:lang w:eastAsia="en-US"/>
            </w:rPr>
          </w:pPr>
          <w:hyperlink w:anchor="_Toc483492660" w:history="1">
            <w:r w:rsidR="00FB7FD7" w:rsidRPr="00C7773D">
              <w:rPr>
                <w:rStyle w:val="Hyperlink"/>
                <w:noProof/>
              </w:rPr>
              <w:t>2</w:t>
            </w:r>
            <w:r w:rsidR="00FB7FD7">
              <w:rPr>
                <w:noProof/>
                <w:lang w:eastAsia="en-US"/>
              </w:rPr>
              <w:tab/>
            </w:r>
            <w:r w:rsidR="00FB7FD7" w:rsidRPr="00C7773D">
              <w:rPr>
                <w:rStyle w:val="Hyperlink"/>
                <w:noProof/>
              </w:rPr>
              <w:t>Project Overview</w:t>
            </w:r>
            <w:r w:rsidR="00FB7FD7">
              <w:rPr>
                <w:noProof/>
                <w:webHidden/>
              </w:rPr>
              <w:tab/>
            </w:r>
            <w:r w:rsidR="00FB7FD7">
              <w:rPr>
                <w:noProof/>
                <w:webHidden/>
              </w:rPr>
              <w:fldChar w:fldCharType="begin"/>
            </w:r>
            <w:r w:rsidR="00FB7FD7">
              <w:rPr>
                <w:noProof/>
                <w:webHidden/>
              </w:rPr>
              <w:instrText xml:space="preserve"> PAGEREF _Toc483492660 \h </w:instrText>
            </w:r>
            <w:r w:rsidR="00FB7FD7">
              <w:rPr>
                <w:noProof/>
                <w:webHidden/>
              </w:rPr>
            </w:r>
            <w:r w:rsidR="00FB7FD7">
              <w:rPr>
                <w:noProof/>
                <w:webHidden/>
              </w:rPr>
              <w:fldChar w:fldCharType="separate"/>
            </w:r>
            <w:r w:rsidR="00FB7FD7">
              <w:rPr>
                <w:noProof/>
                <w:webHidden/>
              </w:rPr>
              <w:t>7</w:t>
            </w:r>
            <w:r w:rsidR="00FB7FD7">
              <w:rPr>
                <w:noProof/>
                <w:webHidden/>
              </w:rPr>
              <w:fldChar w:fldCharType="end"/>
            </w:r>
          </w:hyperlink>
        </w:p>
        <w:p w14:paraId="2A2A30C2" w14:textId="51E49879" w:rsidR="00FB7FD7" w:rsidRDefault="00D43D48">
          <w:pPr>
            <w:pStyle w:val="TOC1"/>
            <w:tabs>
              <w:tab w:val="left" w:pos="480"/>
              <w:tab w:val="right" w:leader="dot" w:pos="9350"/>
            </w:tabs>
            <w:rPr>
              <w:noProof/>
              <w:lang w:eastAsia="en-US"/>
            </w:rPr>
          </w:pPr>
          <w:hyperlink w:anchor="_Toc483492661" w:history="1">
            <w:r w:rsidR="00FB7FD7" w:rsidRPr="00C7773D">
              <w:rPr>
                <w:rStyle w:val="Hyperlink"/>
                <w:noProof/>
              </w:rPr>
              <w:t>3</w:t>
            </w:r>
            <w:r w:rsidR="00FB7FD7">
              <w:rPr>
                <w:noProof/>
                <w:lang w:eastAsia="en-US"/>
              </w:rPr>
              <w:tab/>
            </w:r>
            <w:r w:rsidR="00FB7FD7" w:rsidRPr="00C7773D">
              <w:rPr>
                <w:rStyle w:val="Hyperlink"/>
                <w:noProof/>
              </w:rPr>
              <w:t>System Overview</w:t>
            </w:r>
            <w:r w:rsidR="00FB7FD7">
              <w:rPr>
                <w:noProof/>
                <w:webHidden/>
              </w:rPr>
              <w:tab/>
            </w:r>
            <w:r w:rsidR="00FB7FD7">
              <w:rPr>
                <w:noProof/>
                <w:webHidden/>
              </w:rPr>
              <w:fldChar w:fldCharType="begin"/>
            </w:r>
            <w:r w:rsidR="00FB7FD7">
              <w:rPr>
                <w:noProof/>
                <w:webHidden/>
              </w:rPr>
              <w:instrText xml:space="preserve"> PAGEREF _Toc483492661 \h </w:instrText>
            </w:r>
            <w:r w:rsidR="00FB7FD7">
              <w:rPr>
                <w:noProof/>
                <w:webHidden/>
              </w:rPr>
            </w:r>
            <w:r w:rsidR="00FB7FD7">
              <w:rPr>
                <w:noProof/>
                <w:webHidden/>
              </w:rPr>
              <w:fldChar w:fldCharType="separate"/>
            </w:r>
            <w:r w:rsidR="00FB7FD7">
              <w:rPr>
                <w:noProof/>
                <w:webHidden/>
              </w:rPr>
              <w:t>8</w:t>
            </w:r>
            <w:r w:rsidR="00FB7FD7">
              <w:rPr>
                <w:noProof/>
                <w:webHidden/>
              </w:rPr>
              <w:fldChar w:fldCharType="end"/>
            </w:r>
          </w:hyperlink>
        </w:p>
        <w:p w14:paraId="2F9D43AA" w14:textId="60831DAA" w:rsidR="00FB7FD7" w:rsidRDefault="00D43D48">
          <w:pPr>
            <w:pStyle w:val="TOC1"/>
            <w:tabs>
              <w:tab w:val="left" w:pos="480"/>
              <w:tab w:val="right" w:leader="dot" w:pos="9350"/>
            </w:tabs>
            <w:rPr>
              <w:noProof/>
              <w:lang w:eastAsia="en-US"/>
            </w:rPr>
          </w:pPr>
          <w:hyperlink w:anchor="_Toc483492662" w:history="1">
            <w:r w:rsidR="00FB7FD7" w:rsidRPr="00C7773D">
              <w:rPr>
                <w:rStyle w:val="Hyperlink"/>
                <w:noProof/>
              </w:rPr>
              <w:t>4</w:t>
            </w:r>
            <w:r w:rsidR="00FB7FD7">
              <w:rPr>
                <w:noProof/>
                <w:lang w:eastAsia="en-US"/>
              </w:rPr>
              <w:tab/>
            </w:r>
            <w:r w:rsidR="00FB7FD7" w:rsidRPr="00C7773D">
              <w:rPr>
                <w:rStyle w:val="Hyperlink"/>
                <w:noProof/>
              </w:rPr>
              <w:t>Audience</w:t>
            </w:r>
            <w:r w:rsidR="00FB7FD7">
              <w:rPr>
                <w:noProof/>
                <w:webHidden/>
              </w:rPr>
              <w:tab/>
            </w:r>
            <w:r w:rsidR="00FB7FD7">
              <w:rPr>
                <w:noProof/>
                <w:webHidden/>
              </w:rPr>
              <w:fldChar w:fldCharType="begin"/>
            </w:r>
            <w:r w:rsidR="00FB7FD7">
              <w:rPr>
                <w:noProof/>
                <w:webHidden/>
              </w:rPr>
              <w:instrText xml:space="preserve"> PAGEREF _Toc483492662 \h </w:instrText>
            </w:r>
            <w:r w:rsidR="00FB7FD7">
              <w:rPr>
                <w:noProof/>
                <w:webHidden/>
              </w:rPr>
            </w:r>
            <w:r w:rsidR="00FB7FD7">
              <w:rPr>
                <w:noProof/>
                <w:webHidden/>
              </w:rPr>
              <w:fldChar w:fldCharType="separate"/>
            </w:r>
            <w:r w:rsidR="00FB7FD7">
              <w:rPr>
                <w:noProof/>
                <w:webHidden/>
              </w:rPr>
              <w:t>8</w:t>
            </w:r>
            <w:r w:rsidR="00FB7FD7">
              <w:rPr>
                <w:noProof/>
                <w:webHidden/>
              </w:rPr>
              <w:fldChar w:fldCharType="end"/>
            </w:r>
          </w:hyperlink>
        </w:p>
        <w:p w14:paraId="3F39ABA5" w14:textId="7C6D1005" w:rsidR="00FB7FD7" w:rsidRDefault="00D43D48">
          <w:pPr>
            <w:pStyle w:val="TOC1"/>
            <w:tabs>
              <w:tab w:val="left" w:pos="480"/>
              <w:tab w:val="right" w:leader="dot" w:pos="9350"/>
            </w:tabs>
            <w:rPr>
              <w:noProof/>
              <w:lang w:eastAsia="en-US"/>
            </w:rPr>
          </w:pPr>
          <w:hyperlink w:anchor="_Toc483492663" w:history="1">
            <w:r w:rsidR="00FB7FD7" w:rsidRPr="00C7773D">
              <w:rPr>
                <w:rStyle w:val="Hyperlink"/>
                <w:noProof/>
              </w:rPr>
              <w:t>5</w:t>
            </w:r>
            <w:r w:rsidR="00FB7FD7">
              <w:rPr>
                <w:noProof/>
                <w:lang w:eastAsia="en-US"/>
              </w:rPr>
              <w:tab/>
            </w:r>
            <w:r w:rsidR="00FB7FD7" w:rsidRPr="00C7773D">
              <w:rPr>
                <w:rStyle w:val="Hyperlink"/>
                <w:noProof/>
              </w:rPr>
              <w:t>Glossary</w:t>
            </w:r>
            <w:r w:rsidR="00FB7FD7">
              <w:rPr>
                <w:noProof/>
                <w:webHidden/>
              </w:rPr>
              <w:tab/>
            </w:r>
            <w:r w:rsidR="00FB7FD7">
              <w:rPr>
                <w:noProof/>
                <w:webHidden/>
              </w:rPr>
              <w:fldChar w:fldCharType="begin"/>
            </w:r>
            <w:r w:rsidR="00FB7FD7">
              <w:rPr>
                <w:noProof/>
                <w:webHidden/>
              </w:rPr>
              <w:instrText xml:space="preserve"> PAGEREF _Toc483492663 \h </w:instrText>
            </w:r>
            <w:r w:rsidR="00FB7FD7">
              <w:rPr>
                <w:noProof/>
                <w:webHidden/>
              </w:rPr>
            </w:r>
            <w:r w:rsidR="00FB7FD7">
              <w:rPr>
                <w:noProof/>
                <w:webHidden/>
              </w:rPr>
              <w:fldChar w:fldCharType="separate"/>
            </w:r>
            <w:r w:rsidR="00FB7FD7">
              <w:rPr>
                <w:noProof/>
                <w:webHidden/>
              </w:rPr>
              <w:t>9</w:t>
            </w:r>
            <w:r w:rsidR="00FB7FD7">
              <w:rPr>
                <w:noProof/>
                <w:webHidden/>
              </w:rPr>
              <w:fldChar w:fldCharType="end"/>
            </w:r>
          </w:hyperlink>
        </w:p>
        <w:p w14:paraId="227ABF72" w14:textId="41F75281" w:rsidR="00FB7FD7" w:rsidRDefault="00D43D48">
          <w:pPr>
            <w:pStyle w:val="TOC1"/>
            <w:tabs>
              <w:tab w:val="left" w:pos="480"/>
              <w:tab w:val="right" w:leader="dot" w:pos="9350"/>
            </w:tabs>
            <w:rPr>
              <w:noProof/>
              <w:lang w:eastAsia="en-US"/>
            </w:rPr>
          </w:pPr>
          <w:hyperlink w:anchor="_Toc483492664" w:history="1">
            <w:r w:rsidR="00FB7FD7" w:rsidRPr="00C7773D">
              <w:rPr>
                <w:rStyle w:val="Hyperlink"/>
                <w:noProof/>
              </w:rPr>
              <w:t>6</w:t>
            </w:r>
            <w:r w:rsidR="00FB7FD7">
              <w:rPr>
                <w:noProof/>
                <w:lang w:eastAsia="en-US"/>
              </w:rPr>
              <w:tab/>
            </w:r>
            <w:r w:rsidR="00FB7FD7" w:rsidRPr="00C7773D">
              <w:rPr>
                <w:rStyle w:val="Hyperlink"/>
                <w:noProof/>
              </w:rPr>
              <w:t>ODE DEVELOPMENT ENVIRONMENT</w:t>
            </w:r>
            <w:r w:rsidR="00FB7FD7">
              <w:rPr>
                <w:noProof/>
                <w:webHidden/>
              </w:rPr>
              <w:tab/>
            </w:r>
            <w:r w:rsidR="00FB7FD7">
              <w:rPr>
                <w:noProof/>
                <w:webHidden/>
              </w:rPr>
              <w:fldChar w:fldCharType="begin"/>
            </w:r>
            <w:r w:rsidR="00FB7FD7">
              <w:rPr>
                <w:noProof/>
                <w:webHidden/>
              </w:rPr>
              <w:instrText xml:space="preserve"> PAGEREF _Toc483492664 \h </w:instrText>
            </w:r>
            <w:r w:rsidR="00FB7FD7">
              <w:rPr>
                <w:noProof/>
                <w:webHidden/>
              </w:rPr>
            </w:r>
            <w:r w:rsidR="00FB7FD7">
              <w:rPr>
                <w:noProof/>
                <w:webHidden/>
              </w:rPr>
              <w:fldChar w:fldCharType="separate"/>
            </w:r>
            <w:r w:rsidR="00FB7FD7">
              <w:rPr>
                <w:noProof/>
                <w:webHidden/>
              </w:rPr>
              <w:t>11</w:t>
            </w:r>
            <w:r w:rsidR="00FB7FD7">
              <w:rPr>
                <w:noProof/>
                <w:webHidden/>
              </w:rPr>
              <w:fldChar w:fldCharType="end"/>
            </w:r>
          </w:hyperlink>
        </w:p>
        <w:p w14:paraId="5A0F3E79" w14:textId="43E4A8FD" w:rsidR="00FB7FD7" w:rsidRDefault="00D43D48">
          <w:pPr>
            <w:pStyle w:val="TOC2"/>
            <w:tabs>
              <w:tab w:val="left" w:pos="1080"/>
              <w:tab w:val="right" w:leader="dot" w:pos="9350"/>
            </w:tabs>
            <w:rPr>
              <w:noProof/>
              <w:lang w:eastAsia="en-US"/>
            </w:rPr>
          </w:pPr>
          <w:hyperlink w:anchor="_Toc483492665" w:history="1">
            <w:r w:rsidR="00FB7FD7" w:rsidRPr="00C7773D">
              <w:rPr>
                <w:rStyle w:val="Hyperlink"/>
                <w:noProof/>
              </w:rPr>
              <w:t>6.1</w:t>
            </w:r>
            <w:r w:rsidR="00FB7FD7">
              <w:rPr>
                <w:noProof/>
                <w:lang w:eastAsia="en-US"/>
              </w:rPr>
              <w:tab/>
            </w:r>
            <w:r w:rsidR="00FB7FD7" w:rsidRPr="00C7773D">
              <w:rPr>
                <w:rStyle w:val="Hyperlink"/>
                <w:noProof/>
              </w:rPr>
              <w:t>Java Development Tools</w:t>
            </w:r>
            <w:r w:rsidR="00FB7FD7">
              <w:rPr>
                <w:noProof/>
                <w:webHidden/>
              </w:rPr>
              <w:tab/>
            </w:r>
            <w:r w:rsidR="00FB7FD7">
              <w:rPr>
                <w:noProof/>
                <w:webHidden/>
              </w:rPr>
              <w:fldChar w:fldCharType="begin"/>
            </w:r>
            <w:r w:rsidR="00FB7FD7">
              <w:rPr>
                <w:noProof/>
                <w:webHidden/>
              </w:rPr>
              <w:instrText xml:space="preserve"> PAGEREF _Toc483492665 \h </w:instrText>
            </w:r>
            <w:r w:rsidR="00FB7FD7">
              <w:rPr>
                <w:noProof/>
                <w:webHidden/>
              </w:rPr>
            </w:r>
            <w:r w:rsidR="00FB7FD7">
              <w:rPr>
                <w:noProof/>
                <w:webHidden/>
              </w:rPr>
              <w:fldChar w:fldCharType="separate"/>
            </w:r>
            <w:r w:rsidR="00FB7FD7">
              <w:rPr>
                <w:noProof/>
                <w:webHidden/>
              </w:rPr>
              <w:t>11</w:t>
            </w:r>
            <w:r w:rsidR="00FB7FD7">
              <w:rPr>
                <w:noProof/>
                <w:webHidden/>
              </w:rPr>
              <w:fldChar w:fldCharType="end"/>
            </w:r>
          </w:hyperlink>
        </w:p>
        <w:p w14:paraId="15DC7B6E" w14:textId="4E7DEA05" w:rsidR="00FB7FD7" w:rsidRDefault="00D43D48">
          <w:pPr>
            <w:pStyle w:val="TOC2"/>
            <w:tabs>
              <w:tab w:val="left" w:pos="1080"/>
              <w:tab w:val="right" w:leader="dot" w:pos="9350"/>
            </w:tabs>
            <w:rPr>
              <w:noProof/>
              <w:lang w:eastAsia="en-US"/>
            </w:rPr>
          </w:pPr>
          <w:hyperlink w:anchor="_Toc483492666" w:history="1">
            <w:r w:rsidR="00FB7FD7" w:rsidRPr="00C7773D">
              <w:rPr>
                <w:rStyle w:val="Hyperlink"/>
                <w:noProof/>
              </w:rPr>
              <w:t>6.2</w:t>
            </w:r>
            <w:r w:rsidR="00FB7FD7">
              <w:rPr>
                <w:noProof/>
                <w:lang w:eastAsia="en-US"/>
              </w:rPr>
              <w:tab/>
            </w:r>
            <w:r w:rsidR="00FB7FD7" w:rsidRPr="00C7773D">
              <w:rPr>
                <w:rStyle w:val="Hyperlink"/>
                <w:noProof/>
              </w:rPr>
              <w:t>Java</w:t>
            </w:r>
            <w:r w:rsidR="00FB7FD7">
              <w:rPr>
                <w:noProof/>
                <w:webHidden/>
              </w:rPr>
              <w:tab/>
            </w:r>
            <w:r w:rsidR="00FB7FD7">
              <w:rPr>
                <w:noProof/>
                <w:webHidden/>
              </w:rPr>
              <w:fldChar w:fldCharType="begin"/>
            </w:r>
            <w:r w:rsidR="00FB7FD7">
              <w:rPr>
                <w:noProof/>
                <w:webHidden/>
              </w:rPr>
              <w:instrText xml:space="preserve"> PAGEREF _Toc483492666 \h </w:instrText>
            </w:r>
            <w:r w:rsidR="00FB7FD7">
              <w:rPr>
                <w:noProof/>
                <w:webHidden/>
              </w:rPr>
            </w:r>
            <w:r w:rsidR="00FB7FD7">
              <w:rPr>
                <w:noProof/>
                <w:webHidden/>
              </w:rPr>
              <w:fldChar w:fldCharType="separate"/>
            </w:r>
            <w:r w:rsidR="00FB7FD7">
              <w:rPr>
                <w:noProof/>
                <w:webHidden/>
              </w:rPr>
              <w:t>11</w:t>
            </w:r>
            <w:r w:rsidR="00FB7FD7">
              <w:rPr>
                <w:noProof/>
                <w:webHidden/>
              </w:rPr>
              <w:fldChar w:fldCharType="end"/>
            </w:r>
          </w:hyperlink>
        </w:p>
        <w:p w14:paraId="4677EBC6" w14:textId="372B1AC5" w:rsidR="00FB7FD7" w:rsidRDefault="00D43D48">
          <w:pPr>
            <w:pStyle w:val="TOC2"/>
            <w:tabs>
              <w:tab w:val="left" w:pos="1080"/>
              <w:tab w:val="right" w:leader="dot" w:pos="9350"/>
            </w:tabs>
            <w:rPr>
              <w:noProof/>
              <w:lang w:eastAsia="en-US"/>
            </w:rPr>
          </w:pPr>
          <w:hyperlink w:anchor="_Toc483492667" w:history="1">
            <w:r w:rsidR="00FB7FD7" w:rsidRPr="00C7773D">
              <w:rPr>
                <w:rStyle w:val="Hyperlink"/>
                <w:noProof/>
              </w:rPr>
              <w:t>6.3</w:t>
            </w:r>
            <w:r w:rsidR="00FB7FD7">
              <w:rPr>
                <w:noProof/>
                <w:lang w:eastAsia="en-US"/>
              </w:rPr>
              <w:tab/>
            </w:r>
            <w:r w:rsidR="00FB7FD7" w:rsidRPr="00C7773D">
              <w:rPr>
                <w:rStyle w:val="Hyperlink"/>
                <w:noProof/>
              </w:rPr>
              <w:t>Eclipse IDE</w:t>
            </w:r>
            <w:r w:rsidR="00FB7FD7">
              <w:rPr>
                <w:noProof/>
                <w:webHidden/>
              </w:rPr>
              <w:tab/>
            </w:r>
            <w:r w:rsidR="00FB7FD7">
              <w:rPr>
                <w:noProof/>
                <w:webHidden/>
              </w:rPr>
              <w:fldChar w:fldCharType="begin"/>
            </w:r>
            <w:r w:rsidR="00FB7FD7">
              <w:rPr>
                <w:noProof/>
                <w:webHidden/>
              </w:rPr>
              <w:instrText xml:space="preserve"> PAGEREF _Toc483492667 \h </w:instrText>
            </w:r>
            <w:r w:rsidR="00FB7FD7">
              <w:rPr>
                <w:noProof/>
                <w:webHidden/>
              </w:rPr>
            </w:r>
            <w:r w:rsidR="00FB7FD7">
              <w:rPr>
                <w:noProof/>
                <w:webHidden/>
              </w:rPr>
              <w:fldChar w:fldCharType="separate"/>
            </w:r>
            <w:r w:rsidR="00FB7FD7">
              <w:rPr>
                <w:noProof/>
                <w:webHidden/>
              </w:rPr>
              <w:t>11</w:t>
            </w:r>
            <w:r w:rsidR="00FB7FD7">
              <w:rPr>
                <w:noProof/>
                <w:webHidden/>
              </w:rPr>
              <w:fldChar w:fldCharType="end"/>
            </w:r>
          </w:hyperlink>
        </w:p>
        <w:p w14:paraId="019CE958" w14:textId="1377AD73" w:rsidR="00FB7FD7" w:rsidRDefault="00D43D48">
          <w:pPr>
            <w:pStyle w:val="TOC2"/>
            <w:tabs>
              <w:tab w:val="left" w:pos="1080"/>
              <w:tab w:val="right" w:leader="dot" w:pos="9350"/>
            </w:tabs>
            <w:rPr>
              <w:noProof/>
              <w:lang w:eastAsia="en-US"/>
            </w:rPr>
          </w:pPr>
          <w:hyperlink w:anchor="_Toc483492668" w:history="1">
            <w:r w:rsidR="00FB7FD7" w:rsidRPr="00C7773D">
              <w:rPr>
                <w:rStyle w:val="Hyperlink"/>
                <w:noProof/>
              </w:rPr>
              <w:t>6.4</w:t>
            </w:r>
            <w:r w:rsidR="00FB7FD7">
              <w:rPr>
                <w:noProof/>
                <w:lang w:eastAsia="en-US"/>
              </w:rPr>
              <w:tab/>
            </w:r>
            <w:r w:rsidR="00FB7FD7" w:rsidRPr="00C7773D">
              <w:rPr>
                <w:rStyle w:val="Hyperlink"/>
                <w:noProof/>
              </w:rPr>
              <w:t>Maven</w:t>
            </w:r>
            <w:r w:rsidR="00FB7FD7">
              <w:rPr>
                <w:noProof/>
                <w:webHidden/>
              </w:rPr>
              <w:tab/>
            </w:r>
            <w:r w:rsidR="00FB7FD7">
              <w:rPr>
                <w:noProof/>
                <w:webHidden/>
              </w:rPr>
              <w:fldChar w:fldCharType="begin"/>
            </w:r>
            <w:r w:rsidR="00FB7FD7">
              <w:rPr>
                <w:noProof/>
                <w:webHidden/>
              </w:rPr>
              <w:instrText xml:space="preserve"> PAGEREF _Toc483492668 \h </w:instrText>
            </w:r>
            <w:r w:rsidR="00FB7FD7">
              <w:rPr>
                <w:noProof/>
                <w:webHidden/>
              </w:rPr>
            </w:r>
            <w:r w:rsidR="00FB7FD7">
              <w:rPr>
                <w:noProof/>
                <w:webHidden/>
              </w:rPr>
              <w:fldChar w:fldCharType="separate"/>
            </w:r>
            <w:r w:rsidR="00FB7FD7">
              <w:rPr>
                <w:noProof/>
                <w:webHidden/>
              </w:rPr>
              <w:t>11</w:t>
            </w:r>
            <w:r w:rsidR="00FB7FD7">
              <w:rPr>
                <w:noProof/>
                <w:webHidden/>
              </w:rPr>
              <w:fldChar w:fldCharType="end"/>
            </w:r>
          </w:hyperlink>
        </w:p>
        <w:p w14:paraId="7BB08359" w14:textId="3476992E" w:rsidR="00FB7FD7" w:rsidRDefault="00D43D48">
          <w:pPr>
            <w:pStyle w:val="TOC2"/>
            <w:tabs>
              <w:tab w:val="left" w:pos="1080"/>
              <w:tab w:val="right" w:leader="dot" w:pos="9350"/>
            </w:tabs>
            <w:rPr>
              <w:noProof/>
              <w:lang w:eastAsia="en-US"/>
            </w:rPr>
          </w:pPr>
          <w:hyperlink w:anchor="_Toc483492669" w:history="1">
            <w:r w:rsidR="00FB7FD7" w:rsidRPr="00C7773D">
              <w:rPr>
                <w:rStyle w:val="Hyperlink"/>
                <w:noProof/>
              </w:rPr>
              <w:t>6.5</w:t>
            </w:r>
            <w:r w:rsidR="00FB7FD7">
              <w:rPr>
                <w:noProof/>
                <w:lang w:eastAsia="en-US"/>
              </w:rPr>
              <w:tab/>
            </w:r>
            <w:r w:rsidR="00FB7FD7" w:rsidRPr="00C7773D">
              <w:rPr>
                <w:rStyle w:val="Hyperlink"/>
                <w:noProof/>
              </w:rPr>
              <w:t>Git Version Control</w:t>
            </w:r>
            <w:r w:rsidR="00FB7FD7">
              <w:rPr>
                <w:noProof/>
                <w:webHidden/>
              </w:rPr>
              <w:tab/>
            </w:r>
            <w:r w:rsidR="00FB7FD7">
              <w:rPr>
                <w:noProof/>
                <w:webHidden/>
              </w:rPr>
              <w:fldChar w:fldCharType="begin"/>
            </w:r>
            <w:r w:rsidR="00FB7FD7">
              <w:rPr>
                <w:noProof/>
                <w:webHidden/>
              </w:rPr>
              <w:instrText xml:space="preserve"> PAGEREF _Toc483492669 \h </w:instrText>
            </w:r>
            <w:r w:rsidR="00FB7FD7">
              <w:rPr>
                <w:noProof/>
                <w:webHidden/>
              </w:rPr>
            </w:r>
            <w:r w:rsidR="00FB7FD7">
              <w:rPr>
                <w:noProof/>
                <w:webHidden/>
              </w:rPr>
              <w:fldChar w:fldCharType="separate"/>
            </w:r>
            <w:r w:rsidR="00FB7FD7">
              <w:rPr>
                <w:noProof/>
                <w:webHidden/>
              </w:rPr>
              <w:t>11</w:t>
            </w:r>
            <w:r w:rsidR="00FB7FD7">
              <w:rPr>
                <w:noProof/>
                <w:webHidden/>
              </w:rPr>
              <w:fldChar w:fldCharType="end"/>
            </w:r>
          </w:hyperlink>
        </w:p>
        <w:p w14:paraId="3DABD7E2" w14:textId="35988958" w:rsidR="00FB7FD7" w:rsidRDefault="00D43D48">
          <w:pPr>
            <w:pStyle w:val="TOC2"/>
            <w:tabs>
              <w:tab w:val="left" w:pos="1080"/>
              <w:tab w:val="right" w:leader="dot" w:pos="9350"/>
            </w:tabs>
            <w:rPr>
              <w:noProof/>
              <w:lang w:eastAsia="en-US"/>
            </w:rPr>
          </w:pPr>
          <w:hyperlink w:anchor="_Toc483492670" w:history="1">
            <w:r w:rsidR="00FB7FD7" w:rsidRPr="00C7773D">
              <w:rPr>
                <w:rStyle w:val="Hyperlink"/>
                <w:noProof/>
              </w:rPr>
              <w:t>6.6</w:t>
            </w:r>
            <w:r w:rsidR="00FB7FD7">
              <w:rPr>
                <w:noProof/>
                <w:lang w:eastAsia="en-US"/>
              </w:rPr>
              <w:tab/>
            </w:r>
            <w:r w:rsidR="00FB7FD7" w:rsidRPr="00C7773D">
              <w:rPr>
                <w:rStyle w:val="Hyperlink"/>
                <w:noProof/>
              </w:rPr>
              <w:t>Building ODE Software Artifacts</w:t>
            </w:r>
            <w:r w:rsidR="00FB7FD7">
              <w:rPr>
                <w:noProof/>
                <w:webHidden/>
              </w:rPr>
              <w:tab/>
            </w:r>
            <w:r w:rsidR="00FB7FD7">
              <w:rPr>
                <w:noProof/>
                <w:webHidden/>
              </w:rPr>
              <w:fldChar w:fldCharType="begin"/>
            </w:r>
            <w:r w:rsidR="00FB7FD7">
              <w:rPr>
                <w:noProof/>
                <w:webHidden/>
              </w:rPr>
              <w:instrText xml:space="preserve"> PAGEREF _Toc483492670 \h </w:instrText>
            </w:r>
            <w:r w:rsidR="00FB7FD7">
              <w:rPr>
                <w:noProof/>
                <w:webHidden/>
              </w:rPr>
            </w:r>
            <w:r w:rsidR="00FB7FD7">
              <w:rPr>
                <w:noProof/>
                <w:webHidden/>
              </w:rPr>
              <w:fldChar w:fldCharType="separate"/>
            </w:r>
            <w:r w:rsidR="00FB7FD7">
              <w:rPr>
                <w:noProof/>
                <w:webHidden/>
              </w:rPr>
              <w:t>12</w:t>
            </w:r>
            <w:r w:rsidR="00FB7FD7">
              <w:rPr>
                <w:noProof/>
                <w:webHidden/>
              </w:rPr>
              <w:fldChar w:fldCharType="end"/>
            </w:r>
          </w:hyperlink>
        </w:p>
        <w:p w14:paraId="0485C35C" w14:textId="6C94EB96"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71" w:history="1">
            <w:r w:rsidR="00FB7FD7" w:rsidRPr="00C7773D">
              <w:rPr>
                <w:rStyle w:val="Hyperlink"/>
                <w:noProof/>
              </w:rPr>
              <w:t>6.6.1</w:t>
            </w:r>
            <w:r w:rsidR="00FB7FD7">
              <w:rPr>
                <w:rFonts w:asciiTheme="minorHAnsi" w:eastAsiaTheme="minorEastAsia" w:hAnsiTheme="minorHAnsi" w:cstheme="minorBidi"/>
                <w:noProof/>
                <w:sz w:val="22"/>
                <w:szCs w:val="22"/>
              </w:rPr>
              <w:tab/>
            </w:r>
            <w:r w:rsidR="00FB7FD7" w:rsidRPr="00C7773D">
              <w:rPr>
                <w:rStyle w:val="Hyperlink"/>
                <w:noProof/>
              </w:rPr>
              <w:t>Open-Source Repository</w:t>
            </w:r>
            <w:r w:rsidR="00FB7FD7">
              <w:rPr>
                <w:noProof/>
                <w:webHidden/>
              </w:rPr>
              <w:tab/>
            </w:r>
            <w:r w:rsidR="00FB7FD7">
              <w:rPr>
                <w:noProof/>
                <w:webHidden/>
              </w:rPr>
              <w:fldChar w:fldCharType="begin"/>
            </w:r>
            <w:r w:rsidR="00FB7FD7">
              <w:rPr>
                <w:noProof/>
                <w:webHidden/>
              </w:rPr>
              <w:instrText xml:space="preserve"> PAGEREF _Toc483492671 \h </w:instrText>
            </w:r>
            <w:r w:rsidR="00FB7FD7">
              <w:rPr>
                <w:noProof/>
                <w:webHidden/>
              </w:rPr>
            </w:r>
            <w:r w:rsidR="00FB7FD7">
              <w:rPr>
                <w:noProof/>
                <w:webHidden/>
              </w:rPr>
              <w:fldChar w:fldCharType="separate"/>
            </w:r>
            <w:r w:rsidR="00FB7FD7">
              <w:rPr>
                <w:noProof/>
                <w:webHidden/>
              </w:rPr>
              <w:t>12</w:t>
            </w:r>
            <w:r w:rsidR="00FB7FD7">
              <w:rPr>
                <w:noProof/>
                <w:webHidden/>
              </w:rPr>
              <w:fldChar w:fldCharType="end"/>
            </w:r>
          </w:hyperlink>
        </w:p>
        <w:p w14:paraId="1AA45420" w14:textId="7A275D7C"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72" w:history="1">
            <w:r w:rsidR="00FB7FD7" w:rsidRPr="00C7773D">
              <w:rPr>
                <w:rStyle w:val="Hyperlink"/>
                <w:noProof/>
              </w:rPr>
              <w:t>6.6.2</w:t>
            </w:r>
            <w:r w:rsidR="00FB7FD7">
              <w:rPr>
                <w:rFonts w:asciiTheme="minorHAnsi" w:eastAsiaTheme="minorEastAsia" w:hAnsiTheme="minorHAnsi" w:cstheme="minorBidi"/>
                <w:noProof/>
                <w:sz w:val="22"/>
                <w:szCs w:val="22"/>
              </w:rPr>
              <w:tab/>
            </w:r>
            <w:r w:rsidR="00FB7FD7" w:rsidRPr="00C7773D">
              <w:rPr>
                <w:rStyle w:val="Hyperlink"/>
                <w:noProof/>
              </w:rPr>
              <w:t>Private Repository</w:t>
            </w:r>
            <w:r w:rsidR="00FB7FD7">
              <w:rPr>
                <w:noProof/>
                <w:webHidden/>
              </w:rPr>
              <w:tab/>
            </w:r>
            <w:r w:rsidR="00FB7FD7">
              <w:rPr>
                <w:noProof/>
                <w:webHidden/>
              </w:rPr>
              <w:fldChar w:fldCharType="begin"/>
            </w:r>
            <w:r w:rsidR="00FB7FD7">
              <w:rPr>
                <w:noProof/>
                <w:webHidden/>
              </w:rPr>
              <w:instrText xml:space="preserve"> PAGEREF _Toc483492672 \h </w:instrText>
            </w:r>
            <w:r w:rsidR="00FB7FD7">
              <w:rPr>
                <w:noProof/>
                <w:webHidden/>
              </w:rPr>
            </w:r>
            <w:r w:rsidR="00FB7FD7">
              <w:rPr>
                <w:noProof/>
                <w:webHidden/>
              </w:rPr>
              <w:fldChar w:fldCharType="separate"/>
            </w:r>
            <w:r w:rsidR="00FB7FD7">
              <w:rPr>
                <w:noProof/>
                <w:webHidden/>
              </w:rPr>
              <w:t>12</w:t>
            </w:r>
            <w:r w:rsidR="00FB7FD7">
              <w:rPr>
                <w:noProof/>
                <w:webHidden/>
              </w:rPr>
              <w:fldChar w:fldCharType="end"/>
            </w:r>
          </w:hyperlink>
        </w:p>
        <w:p w14:paraId="2D3C0FD7" w14:textId="7DE29C2F"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73" w:history="1">
            <w:r w:rsidR="00FB7FD7" w:rsidRPr="00C7773D">
              <w:rPr>
                <w:rStyle w:val="Hyperlink"/>
                <w:noProof/>
              </w:rPr>
              <w:t>6.6.3</w:t>
            </w:r>
            <w:r w:rsidR="00FB7FD7">
              <w:rPr>
                <w:rFonts w:asciiTheme="minorHAnsi" w:eastAsiaTheme="minorEastAsia" w:hAnsiTheme="minorHAnsi" w:cstheme="minorBidi"/>
                <w:noProof/>
                <w:sz w:val="22"/>
                <w:szCs w:val="22"/>
              </w:rPr>
              <w:tab/>
            </w:r>
            <w:r w:rsidR="00FB7FD7" w:rsidRPr="00C7773D">
              <w:rPr>
                <w:rStyle w:val="Hyperlink"/>
                <w:noProof/>
              </w:rPr>
              <w:t>ODE Application Properties</w:t>
            </w:r>
            <w:r w:rsidR="00FB7FD7">
              <w:rPr>
                <w:noProof/>
                <w:webHidden/>
              </w:rPr>
              <w:tab/>
            </w:r>
            <w:r w:rsidR="00FB7FD7">
              <w:rPr>
                <w:noProof/>
                <w:webHidden/>
              </w:rPr>
              <w:fldChar w:fldCharType="begin"/>
            </w:r>
            <w:r w:rsidR="00FB7FD7">
              <w:rPr>
                <w:noProof/>
                <w:webHidden/>
              </w:rPr>
              <w:instrText xml:space="preserve"> PAGEREF _Toc483492673 \h </w:instrText>
            </w:r>
            <w:r w:rsidR="00FB7FD7">
              <w:rPr>
                <w:noProof/>
                <w:webHidden/>
              </w:rPr>
            </w:r>
            <w:r w:rsidR="00FB7FD7">
              <w:rPr>
                <w:noProof/>
                <w:webHidden/>
              </w:rPr>
              <w:fldChar w:fldCharType="separate"/>
            </w:r>
            <w:r w:rsidR="00FB7FD7">
              <w:rPr>
                <w:noProof/>
                <w:webHidden/>
              </w:rPr>
              <w:t>13</w:t>
            </w:r>
            <w:r w:rsidR="00FB7FD7">
              <w:rPr>
                <w:noProof/>
                <w:webHidden/>
              </w:rPr>
              <w:fldChar w:fldCharType="end"/>
            </w:r>
          </w:hyperlink>
        </w:p>
        <w:p w14:paraId="74387821" w14:textId="2993745D"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74" w:history="1">
            <w:r w:rsidR="00FB7FD7" w:rsidRPr="00C7773D">
              <w:rPr>
                <w:rStyle w:val="Hyperlink"/>
                <w:noProof/>
              </w:rPr>
              <w:t>6.6.4</w:t>
            </w:r>
            <w:r w:rsidR="00FB7FD7">
              <w:rPr>
                <w:rFonts w:asciiTheme="minorHAnsi" w:eastAsiaTheme="minorEastAsia" w:hAnsiTheme="minorHAnsi" w:cstheme="minorBidi"/>
                <w:noProof/>
                <w:sz w:val="22"/>
                <w:szCs w:val="22"/>
              </w:rPr>
              <w:tab/>
            </w:r>
            <w:r w:rsidR="00FB7FD7" w:rsidRPr="00C7773D">
              <w:rPr>
                <w:rStyle w:val="Hyperlink"/>
                <w:noProof/>
              </w:rPr>
              <w:t>ODE Logging Properties</w:t>
            </w:r>
            <w:r w:rsidR="00FB7FD7">
              <w:rPr>
                <w:noProof/>
                <w:webHidden/>
              </w:rPr>
              <w:tab/>
            </w:r>
            <w:r w:rsidR="00FB7FD7">
              <w:rPr>
                <w:noProof/>
                <w:webHidden/>
              </w:rPr>
              <w:fldChar w:fldCharType="begin"/>
            </w:r>
            <w:r w:rsidR="00FB7FD7">
              <w:rPr>
                <w:noProof/>
                <w:webHidden/>
              </w:rPr>
              <w:instrText xml:space="preserve"> PAGEREF _Toc483492674 \h </w:instrText>
            </w:r>
            <w:r w:rsidR="00FB7FD7">
              <w:rPr>
                <w:noProof/>
                <w:webHidden/>
              </w:rPr>
            </w:r>
            <w:r w:rsidR="00FB7FD7">
              <w:rPr>
                <w:noProof/>
                <w:webHidden/>
              </w:rPr>
              <w:fldChar w:fldCharType="separate"/>
            </w:r>
            <w:r w:rsidR="00FB7FD7">
              <w:rPr>
                <w:noProof/>
                <w:webHidden/>
              </w:rPr>
              <w:t>16</w:t>
            </w:r>
            <w:r w:rsidR="00FB7FD7">
              <w:rPr>
                <w:noProof/>
                <w:webHidden/>
              </w:rPr>
              <w:fldChar w:fldCharType="end"/>
            </w:r>
          </w:hyperlink>
        </w:p>
        <w:p w14:paraId="35657FB4" w14:textId="5447DDF9" w:rsidR="00FB7FD7" w:rsidRDefault="00D43D48">
          <w:pPr>
            <w:pStyle w:val="TOC1"/>
            <w:tabs>
              <w:tab w:val="left" w:pos="480"/>
              <w:tab w:val="right" w:leader="dot" w:pos="9350"/>
            </w:tabs>
            <w:rPr>
              <w:noProof/>
              <w:lang w:eastAsia="en-US"/>
            </w:rPr>
          </w:pPr>
          <w:hyperlink w:anchor="_Toc483492675" w:history="1">
            <w:r w:rsidR="00FB7FD7" w:rsidRPr="00C7773D">
              <w:rPr>
                <w:rStyle w:val="Hyperlink"/>
                <w:noProof/>
              </w:rPr>
              <w:t>7</w:t>
            </w:r>
            <w:r w:rsidR="00FB7FD7">
              <w:rPr>
                <w:noProof/>
                <w:lang w:eastAsia="en-US"/>
              </w:rPr>
              <w:tab/>
            </w:r>
            <w:r w:rsidR="00FB7FD7" w:rsidRPr="00C7773D">
              <w:rPr>
                <w:rStyle w:val="Hyperlink"/>
                <w:noProof/>
              </w:rPr>
              <w:t>ODE Features</w:t>
            </w:r>
            <w:r w:rsidR="00FB7FD7">
              <w:rPr>
                <w:noProof/>
                <w:webHidden/>
              </w:rPr>
              <w:tab/>
            </w:r>
            <w:r w:rsidR="00FB7FD7">
              <w:rPr>
                <w:noProof/>
                <w:webHidden/>
              </w:rPr>
              <w:fldChar w:fldCharType="begin"/>
            </w:r>
            <w:r w:rsidR="00FB7FD7">
              <w:rPr>
                <w:noProof/>
                <w:webHidden/>
              </w:rPr>
              <w:instrText xml:space="preserve"> PAGEREF _Toc483492675 \h </w:instrText>
            </w:r>
            <w:r w:rsidR="00FB7FD7">
              <w:rPr>
                <w:noProof/>
                <w:webHidden/>
              </w:rPr>
            </w:r>
            <w:r w:rsidR="00FB7FD7">
              <w:rPr>
                <w:noProof/>
                <w:webHidden/>
              </w:rPr>
              <w:fldChar w:fldCharType="separate"/>
            </w:r>
            <w:r w:rsidR="00FB7FD7">
              <w:rPr>
                <w:noProof/>
                <w:webHidden/>
              </w:rPr>
              <w:t>17</w:t>
            </w:r>
            <w:r w:rsidR="00FB7FD7">
              <w:rPr>
                <w:noProof/>
                <w:webHidden/>
              </w:rPr>
              <w:fldChar w:fldCharType="end"/>
            </w:r>
          </w:hyperlink>
        </w:p>
        <w:p w14:paraId="11E0DDA8" w14:textId="7931974C" w:rsidR="00FB7FD7" w:rsidRDefault="00D43D48">
          <w:pPr>
            <w:pStyle w:val="TOC2"/>
            <w:tabs>
              <w:tab w:val="left" w:pos="1080"/>
              <w:tab w:val="right" w:leader="dot" w:pos="9350"/>
            </w:tabs>
            <w:rPr>
              <w:noProof/>
              <w:lang w:eastAsia="en-US"/>
            </w:rPr>
          </w:pPr>
          <w:hyperlink w:anchor="_Toc483492676" w:history="1">
            <w:r w:rsidR="00FB7FD7" w:rsidRPr="00C7773D">
              <w:rPr>
                <w:rStyle w:val="Hyperlink"/>
                <w:noProof/>
              </w:rPr>
              <w:t>7.1</w:t>
            </w:r>
            <w:r w:rsidR="00FB7FD7">
              <w:rPr>
                <w:noProof/>
                <w:lang w:eastAsia="en-US"/>
              </w:rPr>
              <w:tab/>
            </w:r>
            <w:r w:rsidR="00FB7FD7" w:rsidRPr="00C7773D">
              <w:rPr>
                <w:rStyle w:val="Hyperlink"/>
                <w:noProof/>
              </w:rPr>
              <w:t>Managing SNMP Devices</w:t>
            </w:r>
            <w:r w:rsidR="00FB7FD7">
              <w:rPr>
                <w:noProof/>
                <w:webHidden/>
              </w:rPr>
              <w:tab/>
            </w:r>
            <w:r w:rsidR="00FB7FD7">
              <w:rPr>
                <w:noProof/>
                <w:webHidden/>
              </w:rPr>
              <w:fldChar w:fldCharType="begin"/>
            </w:r>
            <w:r w:rsidR="00FB7FD7">
              <w:rPr>
                <w:noProof/>
                <w:webHidden/>
              </w:rPr>
              <w:instrText xml:space="preserve"> PAGEREF _Toc483492676 \h </w:instrText>
            </w:r>
            <w:r w:rsidR="00FB7FD7">
              <w:rPr>
                <w:noProof/>
                <w:webHidden/>
              </w:rPr>
            </w:r>
            <w:r w:rsidR="00FB7FD7">
              <w:rPr>
                <w:noProof/>
                <w:webHidden/>
              </w:rPr>
              <w:fldChar w:fldCharType="separate"/>
            </w:r>
            <w:r w:rsidR="00FB7FD7">
              <w:rPr>
                <w:noProof/>
                <w:webHidden/>
              </w:rPr>
              <w:t>17</w:t>
            </w:r>
            <w:r w:rsidR="00FB7FD7">
              <w:rPr>
                <w:noProof/>
                <w:webHidden/>
              </w:rPr>
              <w:fldChar w:fldCharType="end"/>
            </w:r>
          </w:hyperlink>
        </w:p>
        <w:p w14:paraId="7AA43185" w14:textId="019F13CF"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77" w:history="1">
            <w:r w:rsidR="00FB7FD7" w:rsidRPr="00C7773D">
              <w:rPr>
                <w:rStyle w:val="Hyperlink"/>
                <w:noProof/>
              </w:rPr>
              <w:t>7.1.1</w:t>
            </w:r>
            <w:r w:rsidR="00FB7FD7">
              <w:rPr>
                <w:rFonts w:asciiTheme="minorHAnsi" w:eastAsiaTheme="minorEastAsia" w:hAnsiTheme="minorHAnsi" w:cstheme="minorBidi"/>
                <w:noProof/>
                <w:sz w:val="22"/>
                <w:szCs w:val="22"/>
              </w:rPr>
              <w:tab/>
            </w:r>
            <w:r w:rsidR="00FB7FD7" w:rsidRPr="00C7773D">
              <w:rPr>
                <w:rStyle w:val="Hyperlink"/>
                <w:noProof/>
              </w:rPr>
              <w:t>Query Parameters</w:t>
            </w:r>
            <w:r w:rsidR="00FB7FD7">
              <w:rPr>
                <w:noProof/>
                <w:webHidden/>
              </w:rPr>
              <w:tab/>
            </w:r>
            <w:r w:rsidR="00FB7FD7">
              <w:rPr>
                <w:noProof/>
                <w:webHidden/>
              </w:rPr>
              <w:fldChar w:fldCharType="begin"/>
            </w:r>
            <w:r w:rsidR="00FB7FD7">
              <w:rPr>
                <w:noProof/>
                <w:webHidden/>
              </w:rPr>
              <w:instrText xml:space="preserve"> PAGEREF _Toc483492677 \h </w:instrText>
            </w:r>
            <w:r w:rsidR="00FB7FD7">
              <w:rPr>
                <w:noProof/>
                <w:webHidden/>
              </w:rPr>
            </w:r>
            <w:r w:rsidR="00FB7FD7">
              <w:rPr>
                <w:noProof/>
                <w:webHidden/>
              </w:rPr>
              <w:fldChar w:fldCharType="separate"/>
            </w:r>
            <w:r w:rsidR="00FB7FD7">
              <w:rPr>
                <w:noProof/>
                <w:webHidden/>
              </w:rPr>
              <w:t>17</w:t>
            </w:r>
            <w:r w:rsidR="00FB7FD7">
              <w:rPr>
                <w:noProof/>
                <w:webHidden/>
              </w:rPr>
              <w:fldChar w:fldCharType="end"/>
            </w:r>
          </w:hyperlink>
        </w:p>
        <w:p w14:paraId="080CC410" w14:textId="2F55BCCA"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78" w:history="1">
            <w:r w:rsidR="00FB7FD7" w:rsidRPr="00C7773D">
              <w:rPr>
                <w:rStyle w:val="Hyperlink"/>
                <w:noProof/>
              </w:rPr>
              <w:t>7.1.2</w:t>
            </w:r>
            <w:r w:rsidR="00FB7FD7">
              <w:rPr>
                <w:rFonts w:asciiTheme="minorHAnsi" w:eastAsiaTheme="minorEastAsia" w:hAnsiTheme="minorHAnsi" w:cstheme="minorBidi"/>
                <w:noProof/>
                <w:sz w:val="22"/>
                <w:szCs w:val="22"/>
              </w:rPr>
              <w:tab/>
            </w:r>
            <w:r w:rsidR="00FB7FD7" w:rsidRPr="00C7773D">
              <w:rPr>
                <w:rStyle w:val="Hyperlink"/>
                <w:noProof/>
              </w:rPr>
              <w:t>API Details</w:t>
            </w:r>
            <w:r w:rsidR="00FB7FD7">
              <w:rPr>
                <w:noProof/>
                <w:webHidden/>
              </w:rPr>
              <w:tab/>
            </w:r>
            <w:r w:rsidR="00FB7FD7">
              <w:rPr>
                <w:noProof/>
                <w:webHidden/>
              </w:rPr>
              <w:fldChar w:fldCharType="begin"/>
            </w:r>
            <w:r w:rsidR="00FB7FD7">
              <w:rPr>
                <w:noProof/>
                <w:webHidden/>
              </w:rPr>
              <w:instrText xml:space="preserve"> PAGEREF _Toc483492678 \h </w:instrText>
            </w:r>
            <w:r w:rsidR="00FB7FD7">
              <w:rPr>
                <w:noProof/>
                <w:webHidden/>
              </w:rPr>
            </w:r>
            <w:r w:rsidR="00FB7FD7">
              <w:rPr>
                <w:noProof/>
                <w:webHidden/>
              </w:rPr>
              <w:fldChar w:fldCharType="separate"/>
            </w:r>
            <w:r w:rsidR="00FB7FD7">
              <w:rPr>
                <w:noProof/>
                <w:webHidden/>
              </w:rPr>
              <w:t>18</w:t>
            </w:r>
            <w:r w:rsidR="00FB7FD7">
              <w:rPr>
                <w:noProof/>
                <w:webHidden/>
              </w:rPr>
              <w:fldChar w:fldCharType="end"/>
            </w:r>
          </w:hyperlink>
        </w:p>
        <w:p w14:paraId="6CCA6051" w14:textId="1C43E23F"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79" w:history="1">
            <w:r w:rsidR="00FB7FD7" w:rsidRPr="00C7773D">
              <w:rPr>
                <w:rStyle w:val="Hyperlink"/>
                <w:noProof/>
              </w:rPr>
              <w:t>7.1.3</w:t>
            </w:r>
            <w:r w:rsidR="00FB7FD7">
              <w:rPr>
                <w:rFonts w:asciiTheme="minorHAnsi" w:eastAsiaTheme="minorEastAsia" w:hAnsiTheme="minorHAnsi" w:cstheme="minorBidi"/>
                <w:noProof/>
                <w:sz w:val="22"/>
                <w:szCs w:val="22"/>
              </w:rPr>
              <w:tab/>
            </w:r>
            <w:r w:rsidR="00FB7FD7" w:rsidRPr="00C7773D">
              <w:rPr>
                <w:rStyle w:val="Hyperlink"/>
                <w:noProof/>
              </w:rPr>
              <w:t>Web Based View</w:t>
            </w:r>
            <w:r w:rsidR="00FB7FD7">
              <w:rPr>
                <w:noProof/>
                <w:webHidden/>
              </w:rPr>
              <w:tab/>
            </w:r>
            <w:r w:rsidR="00FB7FD7">
              <w:rPr>
                <w:noProof/>
                <w:webHidden/>
              </w:rPr>
              <w:fldChar w:fldCharType="begin"/>
            </w:r>
            <w:r w:rsidR="00FB7FD7">
              <w:rPr>
                <w:noProof/>
                <w:webHidden/>
              </w:rPr>
              <w:instrText xml:space="preserve"> PAGEREF _Toc483492679 \h </w:instrText>
            </w:r>
            <w:r w:rsidR="00FB7FD7">
              <w:rPr>
                <w:noProof/>
                <w:webHidden/>
              </w:rPr>
            </w:r>
            <w:r w:rsidR="00FB7FD7">
              <w:rPr>
                <w:noProof/>
                <w:webHidden/>
              </w:rPr>
              <w:fldChar w:fldCharType="separate"/>
            </w:r>
            <w:r w:rsidR="00FB7FD7">
              <w:rPr>
                <w:noProof/>
                <w:webHidden/>
              </w:rPr>
              <w:t>18</w:t>
            </w:r>
            <w:r w:rsidR="00FB7FD7">
              <w:rPr>
                <w:noProof/>
                <w:webHidden/>
              </w:rPr>
              <w:fldChar w:fldCharType="end"/>
            </w:r>
          </w:hyperlink>
        </w:p>
        <w:p w14:paraId="2ADE00B5" w14:textId="34A5B146"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80" w:history="1">
            <w:r w:rsidR="00FB7FD7" w:rsidRPr="00C7773D">
              <w:rPr>
                <w:rStyle w:val="Hyperlink"/>
                <w:noProof/>
              </w:rPr>
              <w:t>7.1.4</w:t>
            </w:r>
            <w:r w:rsidR="00FB7FD7">
              <w:rPr>
                <w:rFonts w:asciiTheme="minorHAnsi" w:eastAsiaTheme="minorEastAsia" w:hAnsiTheme="minorHAnsi" w:cstheme="minorBidi"/>
                <w:noProof/>
                <w:sz w:val="22"/>
                <w:szCs w:val="22"/>
              </w:rPr>
              <w:tab/>
            </w:r>
            <w:r w:rsidR="00FB7FD7" w:rsidRPr="00C7773D">
              <w:rPr>
                <w:rStyle w:val="Hyperlink"/>
                <w:noProof/>
              </w:rPr>
              <w:t>Additional Features/ Discussion Points</w:t>
            </w:r>
            <w:r w:rsidR="00FB7FD7">
              <w:rPr>
                <w:noProof/>
                <w:webHidden/>
              </w:rPr>
              <w:tab/>
            </w:r>
            <w:r w:rsidR="00FB7FD7">
              <w:rPr>
                <w:noProof/>
                <w:webHidden/>
              </w:rPr>
              <w:fldChar w:fldCharType="begin"/>
            </w:r>
            <w:r w:rsidR="00FB7FD7">
              <w:rPr>
                <w:noProof/>
                <w:webHidden/>
              </w:rPr>
              <w:instrText xml:space="preserve"> PAGEREF _Toc483492680 \h </w:instrText>
            </w:r>
            <w:r w:rsidR="00FB7FD7">
              <w:rPr>
                <w:noProof/>
                <w:webHidden/>
              </w:rPr>
            </w:r>
            <w:r w:rsidR="00FB7FD7">
              <w:rPr>
                <w:noProof/>
                <w:webHidden/>
              </w:rPr>
              <w:fldChar w:fldCharType="separate"/>
            </w:r>
            <w:r w:rsidR="00FB7FD7">
              <w:rPr>
                <w:noProof/>
                <w:webHidden/>
              </w:rPr>
              <w:t>18</w:t>
            </w:r>
            <w:r w:rsidR="00FB7FD7">
              <w:rPr>
                <w:noProof/>
                <w:webHidden/>
              </w:rPr>
              <w:fldChar w:fldCharType="end"/>
            </w:r>
          </w:hyperlink>
        </w:p>
        <w:p w14:paraId="21CDEE35" w14:textId="2AB714DD" w:rsidR="00FB7FD7" w:rsidRDefault="00D43D48">
          <w:pPr>
            <w:pStyle w:val="TOC2"/>
            <w:tabs>
              <w:tab w:val="left" w:pos="1080"/>
              <w:tab w:val="right" w:leader="dot" w:pos="9350"/>
            </w:tabs>
            <w:rPr>
              <w:noProof/>
              <w:lang w:eastAsia="en-US"/>
            </w:rPr>
          </w:pPr>
          <w:hyperlink w:anchor="_Toc483492681" w:history="1">
            <w:r w:rsidR="00FB7FD7" w:rsidRPr="00C7773D">
              <w:rPr>
                <w:rStyle w:val="Hyperlink"/>
                <w:noProof/>
              </w:rPr>
              <w:t>7.2</w:t>
            </w:r>
            <w:r w:rsidR="00FB7FD7">
              <w:rPr>
                <w:noProof/>
                <w:lang w:eastAsia="en-US"/>
              </w:rPr>
              <w:tab/>
            </w:r>
            <w:r w:rsidR="00FB7FD7" w:rsidRPr="00C7773D">
              <w:rPr>
                <w:rStyle w:val="Hyperlink"/>
                <w:noProof/>
              </w:rPr>
              <w:t>Logging Events</w:t>
            </w:r>
            <w:r w:rsidR="00FB7FD7">
              <w:rPr>
                <w:noProof/>
                <w:webHidden/>
              </w:rPr>
              <w:tab/>
            </w:r>
            <w:r w:rsidR="00FB7FD7">
              <w:rPr>
                <w:noProof/>
                <w:webHidden/>
              </w:rPr>
              <w:fldChar w:fldCharType="begin"/>
            </w:r>
            <w:r w:rsidR="00FB7FD7">
              <w:rPr>
                <w:noProof/>
                <w:webHidden/>
              </w:rPr>
              <w:instrText xml:space="preserve"> PAGEREF _Toc483492681 \h </w:instrText>
            </w:r>
            <w:r w:rsidR="00FB7FD7">
              <w:rPr>
                <w:noProof/>
                <w:webHidden/>
              </w:rPr>
            </w:r>
            <w:r w:rsidR="00FB7FD7">
              <w:rPr>
                <w:noProof/>
                <w:webHidden/>
              </w:rPr>
              <w:fldChar w:fldCharType="separate"/>
            </w:r>
            <w:r w:rsidR="00FB7FD7">
              <w:rPr>
                <w:noProof/>
                <w:webHidden/>
              </w:rPr>
              <w:t>18</w:t>
            </w:r>
            <w:r w:rsidR="00FB7FD7">
              <w:rPr>
                <w:noProof/>
                <w:webHidden/>
              </w:rPr>
              <w:fldChar w:fldCharType="end"/>
            </w:r>
          </w:hyperlink>
        </w:p>
        <w:p w14:paraId="7438218C" w14:textId="31B5856B"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82" w:history="1">
            <w:r w:rsidR="00FB7FD7" w:rsidRPr="00C7773D">
              <w:rPr>
                <w:rStyle w:val="Hyperlink"/>
                <w:noProof/>
              </w:rPr>
              <w:t>7.2.1</w:t>
            </w:r>
            <w:r w:rsidR="00FB7FD7">
              <w:rPr>
                <w:rFonts w:asciiTheme="minorHAnsi" w:eastAsiaTheme="minorEastAsia" w:hAnsiTheme="minorHAnsi" w:cstheme="minorBidi"/>
                <w:noProof/>
                <w:sz w:val="22"/>
                <w:szCs w:val="22"/>
              </w:rPr>
              <w:tab/>
            </w:r>
            <w:r w:rsidR="00FB7FD7" w:rsidRPr="00C7773D">
              <w:rPr>
                <w:rStyle w:val="Hyperlink"/>
                <w:noProof/>
              </w:rPr>
              <w:t>Log Levels</w:t>
            </w:r>
            <w:r w:rsidR="00FB7FD7">
              <w:rPr>
                <w:noProof/>
                <w:webHidden/>
              </w:rPr>
              <w:tab/>
            </w:r>
            <w:r w:rsidR="00FB7FD7">
              <w:rPr>
                <w:noProof/>
                <w:webHidden/>
              </w:rPr>
              <w:fldChar w:fldCharType="begin"/>
            </w:r>
            <w:r w:rsidR="00FB7FD7">
              <w:rPr>
                <w:noProof/>
                <w:webHidden/>
              </w:rPr>
              <w:instrText xml:space="preserve"> PAGEREF _Toc483492682 \h </w:instrText>
            </w:r>
            <w:r w:rsidR="00FB7FD7">
              <w:rPr>
                <w:noProof/>
                <w:webHidden/>
              </w:rPr>
            </w:r>
            <w:r w:rsidR="00FB7FD7">
              <w:rPr>
                <w:noProof/>
                <w:webHidden/>
              </w:rPr>
              <w:fldChar w:fldCharType="separate"/>
            </w:r>
            <w:r w:rsidR="00FB7FD7">
              <w:rPr>
                <w:noProof/>
                <w:webHidden/>
              </w:rPr>
              <w:t>18</w:t>
            </w:r>
            <w:r w:rsidR="00FB7FD7">
              <w:rPr>
                <w:noProof/>
                <w:webHidden/>
              </w:rPr>
              <w:fldChar w:fldCharType="end"/>
            </w:r>
          </w:hyperlink>
        </w:p>
        <w:p w14:paraId="286BDDD7" w14:textId="35447F79"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83" w:history="1">
            <w:r w:rsidR="00FB7FD7" w:rsidRPr="00C7773D">
              <w:rPr>
                <w:rStyle w:val="Hyperlink"/>
                <w:noProof/>
              </w:rPr>
              <w:t>7.2.2</w:t>
            </w:r>
            <w:r w:rsidR="00FB7FD7">
              <w:rPr>
                <w:rFonts w:asciiTheme="minorHAnsi" w:eastAsiaTheme="minorEastAsia" w:hAnsiTheme="minorHAnsi" w:cstheme="minorBidi"/>
                <w:noProof/>
                <w:sz w:val="22"/>
                <w:szCs w:val="22"/>
              </w:rPr>
              <w:tab/>
            </w:r>
            <w:r w:rsidR="00FB7FD7" w:rsidRPr="00C7773D">
              <w:rPr>
                <w:rStyle w:val="Hyperlink"/>
                <w:noProof/>
              </w:rPr>
              <w:t>Logging setup</w:t>
            </w:r>
            <w:r w:rsidR="00FB7FD7">
              <w:rPr>
                <w:noProof/>
                <w:webHidden/>
              </w:rPr>
              <w:tab/>
            </w:r>
            <w:r w:rsidR="00FB7FD7">
              <w:rPr>
                <w:noProof/>
                <w:webHidden/>
              </w:rPr>
              <w:fldChar w:fldCharType="begin"/>
            </w:r>
            <w:r w:rsidR="00FB7FD7">
              <w:rPr>
                <w:noProof/>
                <w:webHidden/>
              </w:rPr>
              <w:instrText xml:space="preserve"> PAGEREF _Toc483492683 \h </w:instrText>
            </w:r>
            <w:r w:rsidR="00FB7FD7">
              <w:rPr>
                <w:noProof/>
                <w:webHidden/>
              </w:rPr>
            </w:r>
            <w:r w:rsidR="00FB7FD7">
              <w:rPr>
                <w:noProof/>
                <w:webHidden/>
              </w:rPr>
              <w:fldChar w:fldCharType="separate"/>
            </w:r>
            <w:r w:rsidR="00FB7FD7">
              <w:rPr>
                <w:noProof/>
                <w:webHidden/>
              </w:rPr>
              <w:t>19</w:t>
            </w:r>
            <w:r w:rsidR="00FB7FD7">
              <w:rPr>
                <w:noProof/>
                <w:webHidden/>
              </w:rPr>
              <w:fldChar w:fldCharType="end"/>
            </w:r>
          </w:hyperlink>
        </w:p>
        <w:p w14:paraId="4D2A3CD3" w14:textId="4F7F2D44"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84" w:history="1">
            <w:r w:rsidR="00FB7FD7" w:rsidRPr="00C7773D">
              <w:rPr>
                <w:rStyle w:val="Hyperlink"/>
                <w:noProof/>
              </w:rPr>
              <w:t>7.2.3</w:t>
            </w:r>
            <w:r w:rsidR="00FB7FD7">
              <w:rPr>
                <w:rFonts w:asciiTheme="minorHAnsi" w:eastAsiaTheme="minorEastAsia" w:hAnsiTheme="minorHAnsi" w:cstheme="minorBidi"/>
                <w:noProof/>
                <w:sz w:val="22"/>
                <w:szCs w:val="22"/>
              </w:rPr>
              <w:tab/>
            </w:r>
            <w:r w:rsidR="00FB7FD7" w:rsidRPr="00C7773D">
              <w:rPr>
                <w:rStyle w:val="Hyperlink"/>
                <w:noProof/>
              </w:rPr>
              <w:t>Steps to turn on/off logging during application runtime.</w:t>
            </w:r>
            <w:r w:rsidR="00FB7FD7">
              <w:rPr>
                <w:noProof/>
                <w:webHidden/>
              </w:rPr>
              <w:tab/>
            </w:r>
            <w:r w:rsidR="00FB7FD7">
              <w:rPr>
                <w:noProof/>
                <w:webHidden/>
              </w:rPr>
              <w:fldChar w:fldCharType="begin"/>
            </w:r>
            <w:r w:rsidR="00FB7FD7">
              <w:rPr>
                <w:noProof/>
                <w:webHidden/>
              </w:rPr>
              <w:instrText xml:space="preserve"> PAGEREF _Toc483492684 \h </w:instrText>
            </w:r>
            <w:r w:rsidR="00FB7FD7">
              <w:rPr>
                <w:noProof/>
                <w:webHidden/>
              </w:rPr>
            </w:r>
            <w:r w:rsidR="00FB7FD7">
              <w:rPr>
                <w:noProof/>
                <w:webHidden/>
              </w:rPr>
              <w:fldChar w:fldCharType="separate"/>
            </w:r>
            <w:r w:rsidR="00FB7FD7">
              <w:rPr>
                <w:noProof/>
                <w:webHidden/>
              </w:rPr>
              <w:t>19</w:t>
            </w:r>
            <w:r w:rsidR="00FB7FD7">
              <w:rPr>
                <w:noProof/>
                <w:webHidden/>
              </w:rPr>
              <w:fldChar w:fldCharType="end"/>
            </w:r>
          </w:hyperlink>
        </w:p>
        <w:p w14:paraId="686C3B93" w14:textId="4F3B7B99" w:rsidR="00FB7FD7" w:rsidRDefault="00D43D48">
          <w:pPr>
            <w:pStyle w:val="TOC2"/>
            <w:tabs>
              <w:tab w:val="left" w:pos="1080"/>
              <w:tab w:val="right" w:leader="dot" w:pos="9350"/>
            </w:tabs>
            <w:rPr>
              <w:noProof/>
              <w:lang w:eastAsia="en-US"/>
            </w:rPr>
          </w:pPr>
          <w:hyperlink w:anchor="_Toc483492685" w:history="1">
            <w:r w:rsidR="00FB7FD7" w:rsidRPr="00C7773D">
              <w:rPr>
                <w:rStyle w:val="Hyperlink"/>
                <w:noProof/>
              </w:rPr>
              <w:t>7.3</w:t>
            </w:r>
            <w:r w:rsidR="00FB7FD7">
              <w:rPr>
                <w:noProof/>
                <w:lang w:eastAsia="en-US"/>
              </w:rPr>
              <w:tab/>
            </w:r>
            <w:r w:rsidR="00FB7FD7" w:rsidRPr="00C7773D">
              <w:rPr>
                <w:rStyle w:val="Hyperlink"/>
                <w:noProof/>
              </w:rPr>
              <w:t>IEEE 1609.2 Compliance</w:t>
            </w:r>
            <w:r w:rsidR="00FB7FD7">
              <w:rPr>
                <w:noProof/>
                <w:webHidden/>
              </w:rPr>
              <w:tab/>
            </w:r>
            <w:r w:rsidR="00FB7FD7">
              <w:rPr>
                <w:noProof/>
                <w:webHidden/>
              </w:rPr>
              <w:fldChar w:fldCharType="begin"/>
            </w:r>
            <w:r w:rsidR="00FB7FD7">
              <w:rPr>
                <w:noProof/>
                <w:webHidden/>
              </w:rPr>
              <w:instrText xml:space="preserve"> PAGEREF _Toc483492685 \h </w:instrText>
            </w:r>
            <w:r w:rsidR="00FB7FD7">
              <w:rPr>
                <w:noProof/>
                <w:webHidden/>
              </w:rPr>
            </w:r>
            <w:r w:rsidR="00FB7FD7">
              <w:rPr>
                <w:noProof/>
                <w:webHidden/>
              </w:rPr>
              <w:fldChar w:fldCharType="separate"/>
            </w:r>
            <w:r w:rsidR="00FB7FD7">
              <w:rPr>
                <w:noProof/>
                <w:webHidden/>
              </w:rPr>
              <w:t>20</w:t>
            </w:r>
            <w:r w:rsidR="00FB7FD7">
              <w:rPr>
                <w:noProof/>
                <w:webHidden/>
              </w:rPr>
              <w:fldChar w:fldCharType="end"/>
            </w:r>
          </w:hyperlink>
        </w:p>
        <w:p w14:paraId="1B3656D6" w14:textId="3191348B" w:rsidR="00FB7FD7" w:rsidRDefault="00D43D48">
          <w:pPr>
            <w:pStyle w:val="TOC2"/>
            <w:tabs>
              <w:tab w:val="left" w:pos="1080"/>
              <w:tab w:val="right" w:leader="dot" w:pos="9350"/>
            </w:tabs>
            <w:rPr>
              <w:noProof/>
              <w:lang w:eastAsia="en-US"/>
            </w:rPr>
          </w:pPr>
          <w:hyperlink w:anchor="_Toc483492686" w:history="1">
            <w:r w:rsidR="00FB7FD7" w:rsidRPr="00C7773D">
              <w:rPr>
                <w:rStyle w:val="Hyperlink"/>
                <w:noProof/>
              </w:rPr>
              <w:t>7.4</w:t>
            </w:r>
            <w:r w:rsidR="00FB7FD7">
              <w:rPr>
                <w:noProof/>
                <w:lang w:eastAsia="en-US"/>
              </w:rPr>
              <w:tab/>
            </w:r>
            <w:r w:rsidR="00FB7FD7" w:rsidRPr="00C7773D">
              <w:rPr>
                <w:rStyle w:val="Hyperlink"/>
                <w:noProof/>
              </w:rPr>
              <w:t>SCMS Certificate Management</w:t>
            </w:r>
            <w:r w:rsidR="00FB7FD7">
              <w:rPr>
                <w:noProof/>
                <w:webHidden/>
              </w:rPr>
              <w:tab/>
            </w:r>
            <w:r w:rsidR="00FB7FD7">
              <w:rPr>
                <w:noProof/>
                <w:webHidden/>
              </w:rPr>
              <w:fldChar w:fldCharType="begin"/>
            </w:r>
            <w:r w:rsidR="00FB7FD7">
              <w:rPr>
                <w:noProof/>
                <w:webHidden/>
              </w:rPr>
              <w:instrText xml:space="preserve"> PAGEREF _Toc483492686 \h </w:instrText>
            </w:r>
            <w:r w:rsidR="00FB7FD7">
              <w:rPr>
                <w:noProof/>
                <w:webHidden/>
              </w:rPr>
            </w:r>
            <w:r w:rsidR="00FB7FD7">
              <w:rPr>
                <w:noProof/>
                <w:webHidden/>
              </w:rPr>
              <w:fldChar w:fldCharType="separate"/>
            </w:r>
            <w:r w:rsidR="00FB7FD7">
              <w:rPr>
                <w:noProof/>
                <w:webHidden/>
              </w:rPr>
              <w:t>20</w:t>
            </w:r>
            <w:r w:rsidR="00FB7FD7">
              <w:rPr>
                <w:noProof/>
                <w:webHidden/>
              </w:rPr>
              <w:fldChar w:fldCharType="end"/>
            </w:r>
          </w:hyperlink>
        </w:p>
        <w:p w14:paraId="0EAE20D1" w14:textId="1E4D4701" w:rsidR="00FB7FD7" w:rsidRDefault="00D43D48">
          <w:pPr>
            <w:pStyle w:val="TOC2"/>
            <w:tabs>
              <w:tab w:val="left" w:pos="1080"/>
              <w:tab w:val="right" w:leader="dot" w:pos="9350"/>
            </w:tabs>
            <w:rPr>
              <w:noProof/>
              <w:lang w:eastAsia="en-US"/>
            </w:rPr>
          </w:pPr>
          <w:hyperlink w:anchor="_Toc483492687" w:history="1">
            <w:r w:rsidR="00FB7FD7" w:rsidRPr="00C7773D">
              <w:rPr>
                <w:rStyle w:val="Hyperlink"/>
                <w:noProof/>
              </w:rPr>
              <w:t>7.5</w:t>
            </w:r>
            <w:r w:rsidR="00FB7FD7">
              <w:rPr>
                <w:noProof/>
                <w:lang w:eastAsia="en-US"/>
              </w:rPr>
              <w:tab/>
            </w:r>
            <w:r w:rsidR="00FB7FD7" w:rsidRPr="00C7773D">
              <w:rPr>
                <w:rStyle w:val="Hyperlink"/>
                <w:noProof/>
              </w:rPr>
              <w:t>Inbound BSM Distribution</w:t>
            </w:r>
            <w:r w:rsidR="00FB7FD7">
              <w:rPr>
                <w:noProof/>
                <w:webHidden/>
              </w:rPr>
              <w:tab/>
            </w:r>
            <w:r w:rsidR="00FB7FD7">
              <w:rPr>
                <w:noProof/>
                <w:webHidden/>
              </w:rPr>
              <w:fldChar w:fldCharType="begin"/>
            </w:r>
            <w:r w:rsidR="00FB7FD7">
              <w:rPr>
                <w:noProof/>
                <w:webHidden/>
              </w:rPr>
              <w:instrText xml:space="preserve"> PAGEREF _Toc483492687 \h </w:instrText>
            </w:r>
            <w:r w:rsidR="00FB7FD7">
              <w:rPr>
                <w:noProof/>
                <w:webHidden/>
              </w:rPr>
            </w:r>
            <w:r w:rsidR="00FB7FD7">
              <w:rPr>
                <w:noProof/>
                <w:webHidden/>
              </w:rPr>
              <w:fldChar w:fldCharType="separate"/>
            </w:r>
            <w:r w:rsidR="00FB7FD7">
              <w:rPr>
                <w:noProof/>
                <w:webHidden/>
              </w:rPr>
              <w:t>20</w:t>
            </w:r>
            <w:r w:rsidR="00FB7FD7">
              <w:rPr>
                <w:noProof/>
                <w:webHidden/>
              </w:rPr>
              <w:fldChar w:fldCharType="end"/>
            </w:r>
          </w:hyperlink>
        </w:p>
        <w:p w14:paraId="492DB9EE" w14:textId="39565742" w:rsidR="00FB7FD7" w:rsidRDefault="00D43D48">
          <w:pPr>
            <w:pStyle w:val="TOC2"/>
            <w:tabs>
              <w:tab w:val="left" w:pos="1080"/>
              <w:tab w:val="right" w:leader="dot" w:pos="9350"/>
            </w:tabs>
            <w:rPr>
              <w:noProof/>
              <w:lang w:eastAsia="en-US"/>
            </w:rPr>
          </w:pPr>
          <w:hyperlink w:anchor="_Toc483492688" w:history="1">
            <w:r w:rsidR="00FB7FD7" w:rsidRPr="00C7773D">
              <w:rPr>
                <w:rStyle w:val="Hyperlink"/>
                <w:noProof/>
              </w:rPr>
              <w:t>7.6</w:t>
            </w:r>
            <w:r w:rsidR="00FB7FD7">
              <w:rPr>
                <w:noProof/>
                <w:lang w:eastAsia="en-US"/>
              </w:rPr>
              <w:tab/>
            </w:r>
            <w:r w:rsidR="00FB7FD7" w:rsidRPr="00C7773D">
              <w:rPr>
                <w:rStyle w:val="Hyperlink"/>
                <w:noProof/>
              </w:rPr>
              <w:t>Probe Data Management</w:t>
            </w:r>
            <w:r w:rsidR="00FB7FD7">
              <w:rPr>
                <w:noProof/>
                <w:webHidden/>
              </w:rPr>
              <w:tab/>
            </w:r>
            <w:r w:rsidR="00FB7FD7">
              <w:rPr>
                <w:noProof/>
                <w:webHidden/>
              </w:rPr>
              <w:fldChar w:fldCharType="begin"/>
            </w:r>
            <w:r w:rsidR="00FB7FD7">
              <w:rPr>
                <w:noProof/>
                <w:webHidden/>
              </w:rPr>
              <w:instrText xml:space="preserve"> PAGEREF _Toc483492688 \h </w:instrText>
            </w:r>
            <w:r w:rsidR="00FB7FD7">
              <w:rPr>
                <w:noProof/>
                <w:webHidden/>
              </w:rPr>
            </w:r>
            <w:r w:rsidR="00FB7FD7">
              <w:rPr>
                <w:noProof/>
                <w:webHidden/>
              </w:rPr>
              <w:fldChar w:fldCharType="separate"/>
            </w:r>
            <w:r w:rsidR="00FB7FD7">
              <w:rPr>
                <w:noProof/>
                <w:webHidden/>
              </w:rPr>
              <w:t>20</w:t>
            </w:r>
            <w:r w:rsidR="00FB7FD7">
              <w:rPr>
                <w:noProof/>
                <w:webHidden/>
              </w:rPr>
              <w:fldChar w:fldCharType="end"/>
            </w:r>
          </w:hyperlink>
        </w:p>
        <w:p w14:paraId="7A42CEA7" w14:textId="0D43E0A1"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89" w:history="1">
            <w:r w:rsidR="00FB7FD7" w:rsidRPr="00C7773D">
              <w:rPr>
                <w:rStyle w:val="Hyperlink"/>
                <w:noProof/>
              </w:rPr>
              <w:t>7.6.1</w:t>
            </w:r>
            <w:r w:rsidR="00FB7FD7">
              <w:rPr>
                <w:rFonts w:asciiTheme="minorHAnsi" w:eastAsiaTheme="minorEastAsia" w:hAnsiTheme="minorHAnsi" w:cstheme="minorBidi"/>
                <w:noProof/>
                <w:sz w:val="22"/>
                <w:szCs w:val="22"/>
              </w:rPr>
              <w:tab/>
            </w:r>
            <w:r w:rsidR="00FB7FD7" w:rsidRPr="00C7773D">
              <w:rPr>
                <w:rStyle w:val="Hyperlink"/>
                <w:noProof/>
              </w:rPr>
              <w:t>PDM Broadcast Request Quick Start Guide</w:t>
            </w:r>
            <w:r w:rsidR="00FB7FD7">
              <w:rPr>
                <w:noProof/>
                <w:webHidden/>
              </w:rPr>
              <w:tab/>
            </w:r>
            <w:r w:rsidR="00FB7FD7">
              <w:rPr>
                <w:noProof/>
                <w:webHidden/>
              </w:rPr>
              <w:fldChar w:fldCharType="begin"/>
            </w:r>
            <w:r w:rsidR="00FB7FD7">
              <w:rPr>
                <w:noProof/>
                <w:webHidden/>
              </w:rPr>
              <w:instrText xml:space="preserve"> PAGEREF _Toc483492689 \h </w:instrText>
            </w:r>
            <w:r w:rsidR="00FB7FD7">
              <w:rPr>
                <w:noProof/>
                <w:webHidden/>
              </w:rPr>
            </w:r>
            <w:r w:rsidR="00FB7FD7">
              <w:rPr>
                <w:noProof/>
                <w:webHidden/>
              </w:rPr>
              <w:fldChar w:fldCharType="separate"/>
            </w:r>
            <w:r w:rsidR="00FB7FD7">
              <w:rPr>
                <w:noProof/>
                <w:webHidden/>
              </w:rPr>
              <w:t>20</w:t>
            </w:r>
            <w:r w:rsidR="00FB7FD7">
              <w:rPr>
                <w:noProof/>
                <w:webHidden/>
              </w:rPr>
              <w:fldChar w:fldCharType="end"/>
            </w:r>
          </w:hyperlink>
        </w:p>
        <w:p w14:paraId="6FFECBC9" w14:textId="431500FF" w:rsidR="00FB7FD7" w:rsidRDefault="00D43D48">
          <w:pPr>
            <w:pStyle w:val="TOC2"/>
            <w:tabs>
              <w:tab w:val="left" w:pos="1080"/>
              <w:tab w:val="right" w:leader="dot" w:pos="9350"/>
            </w:tabs>
            <w:rPr>
              <w:noProof/>
              <w:lang w:eastAsia="en-US"/>
            </w:rPr>
          </w:pPr>
          <w:hyperlink w:anchor="_Toc483492690" w:history="1">
            <w:r w:rsidR="00FB7FD7" w:rsidRPr="00C7773D">
              <w:rPr>
                <w:rStyle w:val="Hyperlink"/>
                <w:noProof/>
              </w:rPr>
              <w:t>7.7</w:t>
            </w:r>
            <w:r w:rsidR="00FB7FD7">
              <w:rPr>
                <w:noProof/>
                <w:lang w:eastAsia="en-US"/>
              </w:rPr>
              <w:tab/>
            </w:r>
            <w:r w:rsidR="00FB7FD7" w:rsidRPr="00C7773D">
              <w:rPr>
                <w:rStyle w:val="Hyperlink"/>
                <w:noProof/>
              </w:rPr>
              <w:t>Outbound TIM Broadcast</w:t>
            </w:r>
            <w:r w:rsidR="00FB7FD7">
              <w:rPr>
                <w:noProof/>
                <w:webHidden/>
              </w:rPr>
              <w:tab/>
            </w:r>
            <w:r w:rsidR="00FB7FD7">
              <w:rPr>
                <w:noProof/>
                <w:webHidden/>
              </w:rPr>
              <w:fldChar w:fldCharType="begin"/>
            </w:r>
            <w:r w:rsidR="00FB7FD7">
              <w:rPr>
                <w:noProof/>
                <w:webHidden/>
              </w:rPr>
              <w:instrText xml:space="preserve"> PAGEREF _Toc483492690 \h </w:instrText>
            </w:r>
            <w:r w:rsidR="00FB7FD7">
              <w:rPr>
                <w:noProof/>
                <w:webHidden/>
              </w:rPr>
            </w:r>
            <w:r w:rsidR="00FB7FD7">
              <w:rPr>
                <w:noProof/>
                <w:webHidden/>
              </w:rPr>
              <w:fldChar w:fldCharType="separate"/>
            </w:r>
            <w:r w:rsidR="00FB7FD7">
              <w:rPr>
                <w:noProof/>
                <w:webHidden/>
              </w:rPr>
              <w:t>21</w:t>
            </w:r>
            <w:r w:rsidR="00FB7FD7">
              <w:rPr>
                <w:noProof/>
                <w:webHidden/>
              </w:rPr>
              <w:fldChar w:fldCharType="end"/>
            </w:r>
          </w:hyperlink>
        </w:p>
        <w:p w14:paraId="1CDCC63F" w14:textId="367BBCA0"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91" w:history="1">
            <w:r w:rsidR="00FB7FD7" w:rsidRPr="00C7773D">
              <w:rPr>
                <w:rStyle w:val="Hyperlink"/>
                <w:noProof/>
              </w:rPr>
              <w:t>7.7.1</w:t>
            </w:r>
            <w:r w:rsidR="00FB7FD7">
              <w:rPr>
                <w:rFonts w:asciiTheme="minorHAnsi" w:eastAsiaTheme="minorEastAsia" w:hAnsiTheme="minorHAnsi" w:cstheme="minorBidi"/>
                <w:noProof/>
                <w:sz w:val="22"/>
                <w:szCs w:val="22"/>
              </w:rPr>
              <w:tab/>
            </w:r>
            <w:r w:rsidR="00FB7FD7" w:rsidRPr="00C7773D">
              <w:rPr>
                <w:rStyle w:val="Hyperlink"/>
                <w:noProof/>
              </w:rPr>
              <w:t>Outbound TIM Setup</w:t>
            </w:r>
            <w:r w:rsidR="00FB7FD7">
              <w:rPr>
                <w:noProof/>
                <w:webHidden/>
              </w:rPr>
              <w:tab/>
            </w:r>
            <w:r w:rsidR="00FB7FD7">
              <w:rPr>
                <w:noProof/>
                <w:webHidden/>
              </w:rPr>
              <w:fldChar w:fldCharType="begin"/>
            </w:r>
            <w:r w:rsidR="00FB7FD7">
              <w:rPr>
                <w:noProof/>
                <w:webHidden/>
              </w:rPr>
              <w:instrText xml:space="preserve"> PAGEREF _Toc483492691 \h </w:instrText>
            </w:r>
            <w:r w:rsidR="00FB7FD7">
              <w:rPr>
                <w:noProof/>
                <w:webHidden/>
              </w:rPr>
            </w:r>
            <w:r w:rsidR="00FB7FD7">
              <w:rPr>
                <w:noProof/>
                <w:webHidden/>
              </w:rPr>
              <w:fldChar w:fldCharType="separate"/>
            </w:r>
            <w:r w:rsidR="00FB7FD7">
              <w:rPr>
                <w:noProof/>
                <w:webHidden/>
              </w:rPr>
              <w:t>21</w:t>
            </w:r>
            <w:r w:rsidR="00FB7FD7">
              <w:rPr>
                <w:noProof/>
                <w:webHidden/>
              </w:rPr>
              <w:fldChar w:fldCharType="end"/>
            </w:r>
          </w:hyperlink>
        </w:p>
        <w:p w14:paraId="5CAE2BD6" w14:textId="69795D80"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92" w:history="1">
            <w:r w:rsidR="00FB7FD7" w:rsidRPr="00C7773D">
              <w:rPr>
                <w:rStyle w:val="Hyperlink"/>
                <w:noProof/>
              </w:rPr>
              <w:t>7.7.2</w:t>
            </w:r>
            <w:r w:rsidR="00FB7FD7">
              <w:rPr>
                <w:rFonts w:asciiTheme="minorHAnsi" w:eastAsiaTheme="minorEastAsia" w:hAnsiTheme="minorHAnsi" w:cstheme="minorBidi"/>
                <w:noProof/>
                <w:sz w:val="22"/>
                <w:szCs w:val="22"/>
              </w:rPr>
              <w:tab/>
            </w:r>
            <w:r w:rsidR="00FB7FD7" w:rsidRPr="00C7773D">
              <w:rPr>
                <w:rStyle w:val="Hyperlink"/>
                <w:noProof/>
              </w:rPr>
              <w:t>TIM Broadcast Request Quick Start Guide</w:t>
            </w:r>
            <w:r w:rsidR="00FB7FD7">
              <w:rPr>
                <w:noProof/>
                <w:webHidden/>
              </w:rPr>
              <w:tab/>
            </w:r>
            <w:r w:rsidR="00FB7FD7">
              <w:rPr>
                <w:noProof/>
                <w:webHidden/>
              </w:rPr>
              <w:fldChar w:fldCharType="begin"/>
            </w:r>
            <w:r w:rsidR="00FB7FD7">
              <w:rPr>
                <w:noProof/>
                <w:webHidden/>
              </w:rPr>
              <w:instrText xml:space="preserve"> PAGEREF _Toc483492692 \h </w:instrText>
            </w:r>
            <w:r w:rsidR="00FB7FD7">
              <w:rPr>
                <w:noProof/>
                <w:webHidden/>
              </w:rPr>
            </w:r>
            <w:r w:rsidR="00FB7FD7">
              <w:rPr>
                <w:noProof/>
                <w:webHidden/>
              </w:rPr>
              <w:fldChar w:fldCharType="separate"/>
            </w:r>
            <w:r w:rsidR="00FB7FD7">
              <w:rPr>
                <w:noProof/>
                <w:webHidden/>
              </w:rPr>
              <w:t>22</w:t>
            </w:r>
            <w:r w:rsidR="00FB7FD7">
              <w:rPr>
                <w:noProof/>
                <w:webHidden/>
              </w:rPr>
              <w:fldChar w:fldCharType="end"/>
            </w:r>
          </w:hyperlink>
        </w:p>
        <w:p w14:paraId="20D49F7D" w14:textId="728EEFD4" w:rsidR="00FB7FD7" w:rsidRDefault="00D43D48">
          <w:pPr>
            <w:pStyle w:val="TOC2"/>
            <w:tabs>
              <w:tab w:val="left" w:pos="1080"/>
              <w:tab w:val="right" w:leader="dot" w:pos="9350"/>
            </w:tabs>
            <w:rPr>
              <w:noProof/>
              <w:lang w:eastAsia="en-US"/>
            </w:rPr>
          </w:pPr>
          <w:hyperlink w:anchor="_Toc483492693" w:history="1">
            <w:r w:rsidR="00FB7FD7" w:rsidRPr="00C7773D">
              <w:rPr>
                <w:rStyle w:val="Hyperlink"/>
                <w:noProof/>
              </w:rPr>
              <w:t>7.8</w:t>
            </w:r>
            <w:r w:rsidR="00FB7FD7">
              <w:rPr>
                <w:noProof/>
                <w:lang w:eastAsia="en-US"/>
              </w:rPr>
              <w:tab/>
            </w:r>
            <w:r w:rsidR="00FB7FD7" w:rsidRPr="00C7773D">
              <w:rPr>
                <w:rStyle w:val="Hyperlink"/>
                <w:noProof/>
              </w:rPr>
              <w:t>Privacy Protection Module (PPM)</w:t>
            </w:r>
            <w:r w:rsidR="00FB7FD7">
              <w:rPr>
                <w:noProof/>
                <w:webHidden/>
              </w:rPr>
              <w:tab/>
            </w:r>
            <w:r w:rsidR="00FB7FD7">
              <w:rPr>
                <w:noProof/>
                <w:webHidden/>
              </w:rPr>
              <w:fldChar w:fldCharType="begin"/>
            </w:r>
            <w:r w:rsidR="00FB7FD7">
              <w:rPr>
                <w:noProof/>
                <w:webHidden/>
              </w:rPr>
              <w:instrText xml:space="preserve"> PAGEREF _Toc483492693 \h </w:instrText>
            </w:r>
            <w:r w:rsidR="00FB7FD7">
              <w:rPr>
                <w:noProof/>
                <w:webHidden/>
              </w:rPr>
            </w:r>
            <w:r w:rsidR="00FB7FD7">
              <w:rPr>
                <w:noProof/>
                <w:webHidden/>
              </w:rPr>
              <w:fldChar w:fldCharType="separate"/>
            </w:r>
            <w:r w:rsidR="00FB7FD7">
              <w:rPr>
                <w:noProof/>
                <w:webHidden/>
              </w:rPr>
              <w:t>22</w:t>
            </w:r>
            <w:r w:rsidR="00FB7FD7">
              <w:rPr>
                <w:noProof/>
                <w:webHidden/>
              </w:rPr>
              <w:fldChar w:fldCharType="end"/>
            </w:r>
          </w:hyperlink>
        </w:p>
        <w:p w14:paraId="17F743B9" w14:textId="1E5CACA6" w:rsidR="00FB7FD7" w:rsidRDefault="00D43D48">
          <w:pPr>
            <w:pStyle w:val="TOC2"/>
            <w:tabs>
              <w:tab w:val="left" w:pos="1080"/>
              <w:tab w:val="right" w:leader="dot" w:pos="9350"/>
            </w:tabs>
            <w:rPr>
              <w:noProof/>
              <w:lang w:eastAsia="en-US"/>
            </w:rPr>
          </w:pPr>
          <w:hyperlink w:anchor="_Toc483492694" w:history="1">
            <w:r w:rsidR="00FB7FD7" w:rsidRPr="00C7773D">
              <w:rPr>
                <w:rStyle w:val="Hyperlink"/>
                <w:noProof/>
              </w:rPr>
              <w:t>7.9</w:t>
            </w:r>
            <w:r w:rsidR="00FB7FD7">
              <w:rPr>
                <w:noProof/>
                <w:lang w:eastAsia="en-US"/>
              </w:rPr>
              <w:tab/>
            </w:r>
            <w:r w:rsidR="00FB7FD7" w:rsidRPr="00C7773D">
              <w:rPr>
                <w:rStyle w:val="Hyperlink"/>
                <w:noProof/>
              </w:rPr>
              <w:t>Inbound TIM Distribution</w:t>
            </w:r>
            <w:r w:rsidR="00FB7FD7">
              <w:rPr>
                <w:noProof/>
                <w:webHidden/>
              </w:rPr>
              <w:tab/>
            </w:r>
            <w:r w:rsidR="00FB7FD7">
              <w:rPr>
                <w:noProof/>
                <w:webHidden/>
              </w:rPr>
              <w:fldChar w:fldCharType="begin"/>
            </w:r>
            <w:r w:rsidR="00FB7FD7">
              <w:rPr>
                <w:noProof/>
                <w:webHidden/>
              </w:rPr>
              <w:instrText xml:space="preserve"> PAGEREF _Toc483492694 \h </w:instrText>
            </w:r>
            <w:r w:rsidR="00FB7FD7">
              <w:rPr>
                <w:noProof/>
                <w:webHidden/>
              </w:rPr>
            </w:r>
            <w:r w:rsidR="00FB7FD7">
              <w:rPr>
                <w:noProof/>
                <w:webHidden/>
              </w:rPr>
              <w:fldChar w:fldCharType="separate"/>
            </w:r>
            <w:r w:rsidR="00FB7FD7">
              <w:rPr>
                <w:noProof/>
                <w:webHidden/>
              </w:rPr>
              <w:t>23</w:t>
            </w:r>
            <w:r w:rsidR="00FB7FD7">
              <w:rPr>
                <w:noProof/>
                <w:webHidden/>
              </w:rPr>
              <w:fldChar w:fldCharType="end"/>
            </w:r>
          </w:hyperlink>
        </w:p>
        <w:p w14:paraId="03EDC45C" w14:textId="5CCCAD76" w:rsidR="00FB7FD7" w:rsidRDefault="00D43D48">
          <w:pPr>
            <w:pStyle w:val="TOC2"/>
            <w:tabs>
              <w:tab w:val="left" w:pos="1080"/>
              <w:tab w:val="right" w:leader="dot" w:pos="9350"/>
            </w:tabs>
            <w:rPr>
              <w:noProof/>
              <w:lang w:eastAsia="en-US"/>
            </w:rPr>
          </w:pPr>
          <w:hyperlink w:anchor="_Toc483492695" w:history="1">
            <w:r w:rsidR="00FB7FD7" w:rsidRPr="00C7773D">
              <w:rPr>
                <w:rStyle w:val="Hyperlink"/>
                <w:noProof/>
              </w:rPr>
              <w:t>7.10</w:t>
            </w:r>
            <w:r w:rsidR="00FB7FD7">
              <w:rPr>
                <w:noProof/>
                <w:lang w:eastAsia="en-US"/>
              </w:rPr>
              <w:tab/>
            </w:r>
            <w:r w:rsidR="00FB7FD7" w:rsidRPr="00C7773D">
              <w:rPr>
                <w:rStyle w:val="Hyperlink"/>
                <w:noProof/>
              </w:rPr>
              <w:t>Data validation</w:t>
            </w:r>
            <w:r w:rsidR="00FB7FD7">
              <w:rPr>
                <w:noProof/>
                <w:webHidden/>
              </w:rPr>
              <w:tab/>
            </w:r>
            <w:r w:rsidR="00FB7FD7">
              <w:rPr>
                <w:noProof/>
                <w:webHidden/>
              </w:rPr>
              <w:fldChar w:fldCharType="begin"/>
            </w:r>
            <w:r w:rsidR="00FB7FD7">
              <w:rPr>
                <w:noProof/>
                <w:webHidden/>
              </w:rPr>
              <w:instrText xml:space="preserve"> PAGEREF _Toc483492695 \h </w:instrText>
            </w:r>
            <w:r w:rsidR="00FB7FD7">
              <w:rPr>
                <w:noProof/>
                <w:webHidden/>
              </w:rPr>
            </w:r>
            <w:r w:rsidR="00FB7FD7">
              <w:rPr>
                <w:noProof/>
                <w:webHidden/>
              </w:rPr>
              <w:fldChar w:fldCharType="separate"/>
            </w:r>
            <w:r w:rsidR="00FB7FD7">
              <w:rPr>
                <w:noProof/>
                <w:webHidden/>
              </w:rPr>
              <w:t>23</w:t>
            </w:r>
            <w:r w:rsidR="00FB7FD7">
              <w:rPr>
                <w:noProof/>
                <w:webHidden/>
              </w:rPr>
              <w:fldChar w:fldCharType="end"/>
            </w:r>
          </w:hyperlink>
        </w:p>
        <w:p w14:paraId="5392C115" w14:textId="7EF34033" w:rsidR="00FB7FD7" w:rsidRDefault="00D43D48">
          <w:pPr>
            <w:pStyle w:val="TOC2"/>
            <w:tabs>
              <w:tab w:val="left" w:pos="1080"/>
              <w:tab w:val="right" w:leader="dot" w:pos="9350"/>
            </w:tabs>
            <w:rPr>
              <w:noProof/>
              <w:lang w:eastAsia="en-US"/>
            </w:rPr>
          </w:pPr>
          <w:hyperlink w:anchor="_Toc483492696" w:history="1">
            <w:r w:rsidR="00FB7FD7" w:rsidRPr="00C7773D">
              <w:rPr>
                <w:rStyle w:val="Hyperlink"/>
                <w:noProof/>
              </w:rPr>
              <w:t>7.11</w:t>
            </w:r>
            <w:r w:rsidR="00FB7FD7">
              <w:rPr>
                <w:noProof/>
                <w:lang w:eastAsia="en-US"/>
              </w:rPr>
              <w:tab/>
            </w:r>
            <w:r w:rsidR="00FB7FD7" w:rsidRPr="00C7773D">
              <w:rPr>
                <w:rStyle w:val="Hyperlink"/>
                <w:noProof/>
              </w:rPr>
              <w:t>Data Sanitization</w:t>
            </w:r>
            <w:r w:rsidR="00FB7FD7">
              <w:rPr>
                <w:noProof/>
                <w:webHidden/>
              </w:rPr>
              <w:tab/>
            </w:r>
            <w:r w:rsidR="00FB7FD7">
              <w:rPr>
                <w:noProof/>
                <w:webHidden/>
              </w:rPr>
              <w:fldChar w:fldCharType="begin"/>
            </w:r>
            <w:r w:rsidR="00FB7FD7">
              <w:rPr>
                <w:noProof/>
                <w:webHidden/>
              </w:rPr>
              <w:instrText xml:space="preserve"> PAGEREF _Toc483492696 \h </w:instrText>
            </w:r>
            <w:r w:rsidR="00FB7FD7">
              <w:rPr>
                <w:noProof/>
                <w:webHidden/>
              </w:rPr>
            </w:r>
            <w:r w:rsidR="00FB7FD7">
              <w:rPr>
                <w:noProof/>
                <w:webHidden/>
              </w:rPr>
              <w:fldChar w:fldCharType="separate"/>
            </w:r>
            <w:r w:rsidR="00FB7FD7">
              <w:rPr>
                <w:noProof/>
                <w:webHidden/>
              </w:rPr>
              <w:t>23</w:t>
            </w:r>
            <w:r w:rsidR="00FB7FD7">
              <w:rPr>
                <w:noProof/>
                <w:webHidden/>
              </w:rPr>
              <w:fldChar w:fldCharType="end"/>
            </w:r>
          </w:hyperlink>
        </w:p>
        <w:p w14:paraId="40061D4B" w14:textId="5DBA49F1" w:rsidR="00FB7FD7" w:rsidRDefault="00D43D48">
          <w:pPr>
            <w:pStyle w:val="TOC2"/>
            <w:tabs>
              <w:tab w:val="left" w:pos="1080"/>
              <w:tab w:val="right" w:leader="dot" w:pos="9350"/>
            </w:tabs>
            <w:rPr>
              <w:noProof/>
              <w:lang w:eastAsia="en-US"/>
            </w:rPr>
          </w:pPr>
          <w:hyperlink w:anchor="_Toc483492697" w:history="1">
            <w:r w:rsidR="00FB7FD7" w:rsidRPr="00C7773D">
              <w:rPr>
                <w:rStyle w:val="Hyperlink"/>
                <w:noProof/>
              </w:rPr>
              <w:t>7.12</w:t>
            </w:r>
            <w:r w:rsidR="00FB7FD7">
              <w:rPr>
                <w:noProof/>
                <w:lang w:eastAsia="en-US"/>
              </w:rPr>
              <w:tab/>
            </w:r>
            <w:r w:rsidR="00FB7FD7" w:rsidRPr="00C7773D">
              <w:rPr>
                <w:rStyle w:val="Hyperlink"/>
                <w:noProof/>
              </w:rPr>
              <w:t>VSD Deposit Service</w:t>
            </w:r>
            <w:r w:rsidR="00FB7FD7">
              <w:rPr>
                <w:noProof/>
                <w:webHidden/>
              </w:rPr>
              <w:tab/>
            </w:r>
            <w:r w:rsidR="00FB7FD7">
              <w:rPr>
                <w:noProof/>
                <w:webHidden/>
              </w:rPr>
              <w:fldChar w:fldCharType="begin"/>
            </w:r>
            <w:r w:rsidR="00FB7FD7">
              <w:rPr>
                <w:noProof/>
                <w:webHidden/>
              </w:rPr>
              <w:instrText xml:space="preserve"> PAGEREF _Toc483492697 \h </w:instrText>
            </w:r>
            <w:r w:rsidR="00FB7FD7">
              <w:rPr>
                <w:noProof/>
                <w:webHidden/>
              </w:rPr>
            </w:r>
            <w:r w:rsidR="00FB7FD7">
              <w:rPr>
                <w:noProof/>
                <w:webHidden/>
              </w:rPr>
              <w:fldChar w:fldCharType="separate"/>
            </w:r>
            <w:r w:rsidR="00FB7FD7">
              <w:rPr>
                <w:noProof/>
                <w:webHidden/>
              </w:rPr>
              <w:t>23</w:t>
            </w:r>
            <w:r w:rsidR="00FB7FD7">
              <w:rPr>
                <w:noProof/>
                <w:webHidden/>
              </w:rPr>
              <w:fldChar w:fldCharType="end"/>
            </w:r>
          </w:hyperlink>
        </w:p>
        <w:p w14:paraId="459E97D8" w14:textId="12773DB9"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698" w:history="1">
            <w:r w:rsidR="00FB7FD7" w:rsidRPr="00C7773D">
              <w:rPr>
                <w:rStyle w:val="Hyperlink"/>
                <w:noProof/>
              </w:rPr>
              <w:t>7.12.1</w:t>
            </w:r>
            <w:r w:rsidR="00FB7FD7">
              <w:rPr>
                <w:rFonts w:asciiTheme="minorHAnsi" w:eastAsiaTheme="minorEastAsia" w:hAnsiTheme="minorHAnsi" w:cstheme="minorBidi"/>
                <w:noProof/>
                <w:sz w:val="22"/>
                <w:szCs w:val="22"/>
              </w:rPr>
              <w:tab/>
            </w:r>
            <w:r w:rsidR="00FB7FD7" w:rsidRPr="00C7773D">
              <w:rPr>
                <w:rStyle w:val="Hyperlink"/>
                <w:noProof/>
              </w:rPr>
              <w:t>VSD Deposit Service Messages and Alerts</w:t>
            </w:r>
            <w:r w:rsidR="00FB7FD7">
              <w:rPr>
                <w:noProof/>
                <w:webHidden/>
              </w:rPr>
              <w:tab/>
            </w:r>
            <w:r w:rsidR="00FB7FD7">
              <w:rPr>
                <w:noProof/>
                <w:webHidden/>
              </w:rPr>
              <w:fldChar w:fldCharType="begin"/>
            </w:r>
            <w:r w:rsidR="00FB7FD7">
              <w:rPr>
                <w:noProof/>
                <w:webHidden/>
              </w:rPr>
              <w:instrText xml:space="preserve"> PAGEREF _Toc483492698 \h </w:instrText>
            </w:r>
            <w:r w:rsidR="00FB7FD7">
              <w:rPr>
                <w:noProof/>
                <w:webHidden/>
              </w:rPr>
            </w:r>
            <w:r w:rsidR="00FB7FD7">
              <w:rPr>
                <w:noProof/>
                <w:webHidden/>
              </w:rPr>
              <w:fldChar w:fldCharType="separate"/>
            </w:r>
            <w:r w:rsidR="00FB7FD7">
              <w:rPr>
                <w:noProof/>
                <w:webHidden/>
              </w:rPr>
              <w:t>24</w:t>
            </w:r>
            <w:r w:rsidR="00FB7FD7">
              <w:rPr>
                <w:noProof/>
                <w:webHidden/>
              </w:rPr>
              <w:fldChar w:fldCharType="end"/>
            </w:r>
          </w:hyperlink>
        </w:p>
        <w:p w14:paraId="70340BE3" w14:textId="20E576A7" w:rsidR="00FB7FD7" w:rsidRDefault="00D43D48">
          <w:pPr>
            <w:pStyle w:val="TOC2"/>
            <w:tabs>
              <w:tab w:val="left" w:pos="1080"/>
              <w:tab w:val="right" w:leader="dot" w:pos="9350"/>
            </w:tabs>
            <w:rPr>
              <w:noProof/>
              <w:lang w:eastAsia="en-US"/>
            </w:rPr>
          </w:pPr>
          <w:hyperlink w:anchor="_Toc483492699" w:history="1">
            <w:r w:rsidR="00FB7FD7" w:rsidRPr="00C7773D">
              <w:rPr>
                <w:rStyle w:val="Hyperlink"/>
                <w:noProof/>
              </w:rPr>
              <w:t>7.13</w:t>
            </w:r>
            <w:r w:rsidR="00FB7FD7">
              <w:rPr>
                <w:noProof/>
                <w:lang w:eastAsia="en-US"/>
              </w:rPr>
              <w:tab/>
            </w:r>
            <w:r w:rsidR="00FB7FD7" w:rsidRPr="00C7773D">
              <w:rPr>
                <w:rStyle w:val="Hyperlink"/>
                <w:noProof/>
              </w:rPr>
              <w:t>VSD Receiver Service</w:t>
            </w:r>
            <w:r w:rsidR="00FB7FD7">
              <w:rPr>
                <w:noProof/>
                <w:webHidden/>
              </w:rPr>
              <w:tab/>
            </w:r>
            <w:r w:rsidR="00FB7FD7">
              <w:rPr>
                <w:noProof/>
                <w:webHidden/>
              </w:rPr>
              <w:fldChar w:fldCharType="begin"/>
            </w:r>
            <w:r w:rsidR="00FB7FD7">
              <w:rPr>
                <w:noProof/>
                <w:webHidden/>
              </w:rPr>
              <w:instrText xml:space="preserve"> PAGEREF _Toc483492699 \h </w:instrText>
            </w:r>
            <w:r w:rsidR="00FB7FD7">
              <w:rPr>
                <w:noProof/>
                <w:webHidden/>
              </w:rPr>
            </w:r>
            <w:r w:rsidR="00FB7FD7">
              <w:rPr>
                <w:noProof/>
                <w:webHidden/>
              </w:rPr>
              <w:fldChar w:fldCharType="separate"/>
            </w:r>
            <w:r w:rsidR="00FB7FD7">
              <w:rPr>
                <w:noProof/>
                <w:webHidden/>
              </w:rPr>
              <w:t>24</w:t>
            </w:r>
            <w:r w:rsidR="00FB7FD7">
              <w:rPr>
                <w:noProof/>
                <w:webHidden/>
              </w:rPr>
              <w:fldChar w:fldCharType="end"/>
            </w:r>
          </w:hyperlink>
        </w:p>
        <w:p w14:paraId="17B8FC2D" w14:textId="2638AAB1"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00" w:history="1">
            <w:r w:rsidR="00FB7FD7" w:rsidRPr="00C7773D">
              <w:rPr>
                <w:rStyle w:val="Hyperlink"/>
                <w:noProof/>
              </w:rPr>
              <w:t>7.13.1</w:t>
            </w:r>
            <w:r w:rsidR="00FB7FD7">
              <w:rPr>
                <w:rFonts w:asciiTheme="minorHAnsi" w:eastAsiaTheme="minorEastAsia" w:hAnsiTheme="minorHAnsi" w:cstheme="minorBidi"/>
                <w:noProof/>
                <w:sz w:val="22"/>
                <w:szCs w:val="22"/>
              </w:rPr>
              <w:tab/>
            </w:r>
            <w:r w:rsidR="00FB7FD7" w:rsidRPr="00C7773D">
              <w:rPr>
                <w:rStyle w:val="Hyperlink"/>
                <w:noProof/>
              </w:rPr>
              <w:t>VSD Receiver Service Messages and Alerts</w:t>
            </w:r>
            <w:r w:rsidR="00FB7FD7">
              <w:rPr>
                <w:noProof/>
                <w:webHidden/>
              </w:rPr>
              <w:tab/>
            </w:r>
            <w:r w:rsidR="00FB7FD7">
              <w:rPr>
                <w:noProof/>
                <w:webHidden/>
              </w:rPr>
              <w:fldChar w:fldCharType="begin"/>
            </w:r>
            <w:r w:rsidR="00FB7FD7">
              <w:rPr>
                <w:noProof/>
                <w:webHidden/>
              </w:rPr>
              <w:instrText xml:space="preserve"> PAGEREF _Toc483492700 \h </w:instrText>
            </w:r>
            <w:r w:rsidR="00FB7FD7">
              <w:rPr>
                <w:noProof/>
                <w:webHidden/>
              </w:rPr>
            </w:r>
            <w:r w:rsidR="00FB7FD7">
              <w:rPr>
                <w:noProof/>
                <w:webHidden/>
              </w:rPr>
              <w:fldChar w:fldCharType="separate"/>
            </w:r>
            <w:r w:rsidR="00FB7FD7">
              <w:rPr>
                <w:noProof/>
                <w:webHidden/>
              </w:rPr>
              <w:t>25</w:t>
            </w:r>
            <w:r w:rsidR="00FB7FD7">
              <w:rPr>
                <w:noProof/>
                <w:webHidden/>
              </w:rPr>
              <w:fldChar w:fldCharType="end"/>
            </w:r>
          </w:hyperlink>
        </w:p>
        <w:p w14:paraId="2EAF15CD" w14:textId="5B9B9DA0" w:rsidR="00FB7FD7" w:rsidRDefault="00D43D48">
          <w:pPr>
            <w:pStyle w:val="TOC2"/>
            <w:tabs>
              <w:tab w:val="left" w:pos="1080"/>
              <w:tab w:val="right" w:leader="dot" w:pos="9350"/>
            </w:tabs>
            <w:rPr>
              <w:noProof/>
              <w:lang w:eastAsia="en-US"/>
            </w:rPr>
          </w:pPr>
          <w:hyperlink w:anchor="_Toc483492701" w:history="1">
            <w:r w:rsidR="00FB7FD7" w:rsidRPr="00C7773D">
              <w:rPr>
                <w:rStyle w:val="Hyperlink"/>
                <w:noProof/>
              </w:rPr>
              <w:t>7.14</w:t>
            </w:r>
            <w:r w:rsidR="00FB7FD7">
              <w:rPr>
                <w:noProof/>
                <w:lang w:eastAsia="en-US"/>
              </w:rPr>
              <w:tab/>
            </w:r>
            <w:r w:rsidR="00FB7FD7" w:rsidRPr="00C7773D">
              <w:rPr>
                <w:rStyle w:val="Hyperlink"/>
                <w:noProof/>
              </w:rPr>
              <w:t>BSM Receive Service via UDP</w:t>
            </w:r>
            <w:r w:rsidR="00FB7FD7">
              <w:rPr>
                <w:noProof/>
                <w:webHidden/>
              </w:rPr>
              <w:tab/>
            </w:r>
            <w:r w:rsidR="00FB7FD7">
              <w:rPr>
                <w:noProof/>
                <w:webHidden/>
              </w:rPr>
              <w:fldChar w:fldCharType="begin"/>
            </w:r>
            <w:r w:rsidR="00FB7FD7">
              <w:rPr>
                <w:noProof/>
                <w:webHidden/>
              </w:rPr>
              <w:instrText xml:space="preserve"> PAGEREF _Toc483492701 \h </w:instrText>
            </w:r>
            <w:r w:rsidR="00FB7FD7">
              <w:rPr>
                <w:noProof/>
                <w:webHidden/>
              </w:rPr>
            </w:r>
            <w:r w:rsidR="00FB7FD7">
              <w:rPr>
                <w:noProof/>
                <w:webHidden/>
              </w:rPr>
              <w:fldChar w:fldCharType="separate"/>
            </w:r>
            <w:r w:rsidR="00FB7FD7">
              <w:rPr>
                <w:noProof/>
                <w:webHidden/>
              </w:rPr>
              <w:t>26</w:t>
            </w:r>
            <w:r w:rsidR="00FB7FD7">
              <w:rPr>
                <w:noProof/>
                <w:webHidden/>
              </w:rPr>
              <w:fldChar w:fldCharType="end"/>
            </w:r>
          </w:hyperlink>
        </w:p>
        <w:p w14:paraId="0DE42FF1" w14:textId="3825C5F9"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02" w:history="1">
            <w:r w:rsidR="00FB7FD7" w:rsidRPr="00C7773D">
              <w:rPr>
                <w:rStyle w:val="Hyperlink"/>
                <w:noProof/>
              </w:rPr>
              <w:t>7.14.1</w:t>
            </w:r>
            <w:r w:rsidR="00FB7FD7">
              <w:rPr>
                <w:rFonts w:asciiTheme="minorHAnsi" w:eastAsiaTheme="minorEastAsia" w:hAnsiTheme="minorHAnsi" w:cstheme="minorBidi"/>
                <w:noProof/>
                <w:sz w:val="22"/>
                <w:szCs w:val="22"/>
              </w:rPr>
              <w:tab/>
            </w:r>
            <w:r w:rsidR="00FB7FD7" w:rsidRPr="00C7773D">
              <w:rPr>
                <w:rStyle w:val="Hyperlink"/>
                <w:noProof/>
              </w:rPr>
              <w:t>BSM Receiver Service Messages and Alerts</w:t>
            </w:r>
            <w:r w:rsidR="00FB7FD7">
              <w:rPr>
                <w:noProof/>
                <w:webHidden/>
              </w:rPr>
              <w:tab/>
            </w:r>
            <w:r w:rsidR="00FB7FD7">
              <w:rPr>
                <w:noProof/>
                <w:webHidden/>
              </w:rPr>
              <w:fldChar w:fldCharType="begin"/>
            </w:r>
            <w:r w:rsidR="00FB7FD7">
              <w:rPr>
                <w:noProof/>
                <w:webHidden/>
              </w:rPr>
              <w:instrText xml:space="preserve"> PAGEREF _Toc483492702 \h </w:instrText>
            </w:r>
            <w:r w:rsidR="00FB7FD7">
              <w:rPr>
                <w:noProof/>
                <w:webHidden/>
              </w:rPr>
            </w:r>
            <w:r w:rsidR="00FB7FD7">
              <w:rPr>
                <w:noProof/>
                <w:webHidden/>
              </w:rPr>
              <w:fldChar w:fldCharType="separate"/>
            </w:r>
            <w:r w:rsidR="00FB7FD7">
              <w:rPr>
                <w:noProof/>
                <w:webHidden/>
              </w:rPr>
              <w:t>26</w:t>
            </w:r>
            <w:r w:rsidR="00FB7FD7">
              <w:rPr>
                <w:noProof/>
                <w:webHidden/>
              </w:rPr>
              <w:fldChar w:fldCharType="end"/>
            </w:r>
          </w:hyperlink>
        </w:p>
        <w:p w14:paraId="060FFB8F" w14:textId="64E2C646" w:rsidR="00FB7FD7" w:rsidRDefault="00D43D48">
          <w:pPr>
            <w:pStyle w:val="TOC1"/>
            <w:tabs>
              <w:tab w:val="left" w:pos="480"/>
              <w:tab w:val="right" w:leader="dot" w:pos="9350"/>
            </w:tabs>
            <w:rPr>
              <w:noProof/>
              <w:lang w:eastAsia="en-US"/>
            </w:rPr>
          </w:pPr>
          <w:hyperlink w:anchor="_Toc483492703" w:history="1">
            <w:r w:rsidR="00FB7FD7" w:rsidRPr="00C7773D">
              <w:rPr>
                <w:rStyle w:val="Hyperlink"/>
                <w:noProof/>
              </w:rPr>
              <w:t>8</w:t>
            </w:r>
            <w:r w:rsidR="00FB7FD7">
              <w:rPr>
                <w:noProof/>
                <w:lang w:eastAsia="en-US"/>
              </w:rPr>
              <w:tab/>
            </w:r>
            <w:r w:rsidR="00FB7FD7" w:rsidRPr="00C7773D">
              <w:rPr>
                <w:rStyle w:val="Hyperlink"/>
                <w:noProof/>
              </w:rPr>
              <w:t>Appendix A: ODE Interface Specification</w:t>
            </w:r>
            <w:r w:rsidR="00FB7FD7">
              <w:rPr>
                <w:noProof/>
                <w:webHidden/>
              </w:rPr>
              <w:tab/>
            </w:r>
            <w:r w:rsidR="00FB7FD7">
              <w:rPr>
                <w:noProof/>
                <w:webHidden/>
              </w:rPr>
              <w:fldChar w:fldCharType="begin"/>
            </w:r>
            <w:r w:rsidR="00FB7FD7">
              <w:rPr>
                <w:noProof/>
                <w:webHidden/>
              </w:rPr>
              <w:instrText xml:space="preserve"> PAGEREF _Toc483492703 \h </w:instrText>
            </w:r>
            <w:r w:rsidR="00FB7FD7">
              <w:rPr>
                <w:noProof/>
                <w:webHidden/>
              </w:rPr>
            </w:r>
            <w:r w:rsidR="00FB7FD7">
              <w:rPr>
                <w:noProof/>
                <w:webHidden/>
              </w:rPr>
              <w:fldChar w:fldCharType="separate"/>
            </w:r>
            <w:r w:rsidR="00FB7FD7">
              <w:rPr>
                <w:noProof/>
                <w:webHidden/>
              </w:rPr>
              <w:t>26</w:t>
            </w:r>
            <w:r w:rsidR="00FB7FD7">
              <w:rPr>
                <w:noProof/>
                <w:webHidden/>
              </w:rPr>
              <w:fldChar w:fldCharType="end"/>
            </w:r>
          </w:hyperlink>
        </w:p>
        <w:p w14:paraId="2E32499C" w14:textId="21CBFDE5" w:rsidR="00FB7FD7" w:rsidRDefault="00D43D48">
          <w:pPr>
            <w:pStyle w:val="TOC2"/>
            <w:tabs>
              <w:tab w:val="left" w:pos="1080"/>
              <w:tab w:val="right" w:leader="dot" w:pos="9350"/>
            </w:tabs>
            <w:rPr>
              <w:noProof/>
              <w:lang w:eastAsia="en-US"/>
            </w:rPr>
          </w:pPr>
          <w:hyperlink w:anchor="_Toc483492704" w:history="1">
            <w:r w:rsidR="00FB7FD7" w:rsidRPr="00C7773D">
              <w:rPr>
                <w:rStyle w:val="Hyperlink"/>
                <w:noProof/>
              </w:rPr>
              <w:t>8.1</w:t>
            </w:r>
            <w:r w:rsidR="00FB7FD7">
              <w:rPr>
                <w:noProof/>
                <w:lang w:eastAsia="en-US"/>
              </w:rPr>
              <w:tab/>
            </w:r>
            <w:r w:rsidR="00FB7FD7" w:rsidRPr="00C7773D">
              <w:rPr>
                <w:rStyle w:val="Hyperlink"/>
                <w:noProof/>
              </w:rPr>
              <w:t>File Copy Data Deposit</w:t>
            </w:r>
            <w:r w:rsidR="00FB7FD7">
              <w:rPr>
                <w:noProof/>
                <w:webHidden/>
              </w:rPr>
              <w:tab/>
            </w:r>
            <w:r w:rsidR="00FB7FD7">
              <w:rPr>
                <w:noProof/>
                <w:webHidden/>
              </w:rPr>
              <w:fldChar w:fldCharType="begin"/>
            </w:r>
            <w:r w:rsidR="00FB7FD7">
              <w:rPr>
                <w:noProof/>
                <w:webHidden/>
              </w:rPr>
              <w:instrText xml:space="preserve"> PAGEREF _Toc483492704 \h </w:instrText>
            </w:r>
            <w:r w:rsidR="00FB7FD7">
              <w:rPr>
                <w:noProof/>
                <w:webHidden/>
              </w:rPr>
            </w:r>
            <w:r w:rsidR="00FB7FD7">
              <w:rPr>
                <w:noProof/>
                <w:webHidden/>
              </w:rPr>
              <w:fldChar w:fldCharType="separate"/>
            </w:r>
            <w:r w:rsidR="00FB7FD7">
              <w:rPr>
                <w:noProof/>
                <w:webHidden/>
              </w:rPr>
              <w:t>27</w:t>
            </w:r>
            <w:r w:rsidR="00FB7FD7">
              <w:rPr>
                <w:noProof/>
                <w:webHidden/>
              </w:rPr>
              <w:fldChar w:fldCharType="end"/>
            </w:r>
          </w:hyperlink>
        </w:p>
        <w:p w14:paraId="5A3EA309" w14:textId="2CC0F969"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05" w:history="1">
            <w:r w:rsidR="00FB7FD7" w:rsidRPr="00C7773D">
              <w:rPr>
                <w:rStyle w:val="Hyperlink"/>
                <w:noProof/>
              </w:rPr>
              <w:t>8.1.1</w:t>
            </w:r>
            <w:r w:rsidR="00FB7FD7">
              <w:rPr>
                <w:rFonts w:asciiTheme="minorHAnsi" w:eastAsiaTheme="minorEastAsia" w:hAnsiTheme="minorHAnsi" w:cstheme="minorBidi"/>
                <w:noProof/>
                <w:sz w:val="22"/>
                <w:szCs w:val="22"/>
              </w:rPr>
              <w:tab/>
            </w:r>
            <w:r w:rsidR="00FB7FD7" w:rsidRPr="00C7773D">
              <w:rPr>
                <w:rStyle w:val="Hyperlink"/>
                <w:noProof/>
              </w:rPr>
              <w:t>Messages and Alerts</w:t>
            </w:r>
            <w:r w:rsidR="00FB7FD7">
              <w:rPr>
                <w:noProof/>
                <w:webHidden/>
              </w:rPr>
              <w:tab/>
            </w:r>
            <w:r w:rsidR="00FB7FD7">
              <w:rPr>
                <w:noProof/>
                <w:webHidden/>
              </w:rPr>
              <w:fldChar w:fldCharType="begin"/>
            </w:r>
            <w:r w:rsidR="00FB7FD7">
              <w:rPr>
                <w:noProof/>
                <w:webHidden/>
              </w:rPr>
              <w:instrText xml:space="preserve"> PAGEREF _Toc483492705 \h </w:instrText>
            </w:r>
            <w:r w:rsidR="00FB7FD7">
              <w:rPr>
                <w:noProof/>
                <w:webHidden/>
              </w:rPr>
            </w:r>
            <w:r w:rsidR="00FB7FD7">
              <w:rPr>
                <w:noProof/>
                <w:webHidden/>
              </w:rPr>
              <w:fldChar w:fldCharType="separate"/>
            </w:r>
            <w:r w:rsidR="00FB7FD7">
              <w:rPr>
                <w:noProof/>
                <w:webHidden/>
              </w:rPr>
              <w:t>27</w:t>
            </w:r>
            <w:r w:rsidR="00FB7FD7">
              <w:rPr>
                <w:noProof/>
                <w:webHidden/>
              </w:rPr>
              <w:fldChar w:fldCharType="end"/>
            </w:r>
          </w:hyperlink>
        </w:p>
        <w:p w14:paraId="30018768" w14:textId="718598A1" w:rsidR="00FB7FD7" w:rsidRDefault="00D43D48">
          <w:pPr>
            <w:pStyle w:val="TOC2"/>
            <w:tabs>
              <w:tab w:val="left" w:pos="1080"/>
              <w:tab w:val="right" w:leader="dot" w:pos="9350"/>
            </w:tabs>
            <w:rPr>
              <w:noProof/>
              <w:lang w:eastAsia="en-US"/>
            </w:rPr>
          </w:pPr>
          <w:hyperlink w:anchor="_Toc483492706" w:history="1">
            <w:r w:rsidR="00FB7FD7" w:rsidRPr="00C7773D">
              <w:rPr>
                <w:rStyle w:val="Hyperlink"/>
                <w:noProof/>
              </w:rPr>
              <w:t>8.2</w:t>
            </w:r>
            <w:r w:rsidR="00FB7FD7">
              <w:rPr>
                <w:noProof/>
                <w:lang w:eastAsia="en-US"/>
              </w:rPr>
              <w:tab/>
            </w:r>
            <w:r w:rsidR="00FB7FD7" w:rsidRPr="00C7773D">
              <w:rPr>
                <w:rStyle w:val="Hyperlink"/>
                <w:noProof/>
              </w:rPr>
              <w:t>ODE REST API</w:t>
            </w:r>
            <w:r w:rsidR="00FB7FD7">
              <w:rPr>
                <w:noProof/>
                <w:webHidden/>
              </w:rPr>
              <w:tab/>
            </w:r>
            <w:r w:rsidR="00FB7FD7">
              <w:rPr>
                <w:noProof/>
                <w:webHidden/>
              </w:rPr>
              <w:fldChar w:fldCharType="begin"/>
            </w:r>
            <w:r w:rsidR="00FB7FD7">
              <w:rPr>
                <w:noProof/>
                <w:webHidden/>
              </w:rPr>
              <w:instrText xml:space="preserve"> PAGEREF _Toc483492706 \h </w:instrText>
            </w:r>
            <w:r w:rsidR="00FB7FD7">
              <w:rPr>
                <w:noProof/>
                <w:webHidden/>
              </w:rPr>
            </w:r>
            <w:r w:rsidR="00FB7FD7">
              <w:rPr>
                <w:noProof/>
                <w:webHidden/>
              </w:rPr>
              <w:fldChar w:fldCharType="separate"/>
            </w:r>
            <w:r w:rsidR="00FB7FD7">
              <w:rPr>
                <w:noProof/>
                <w:webHidden/>
              </w:rPr>
              <w:t>30</w:t>
            </w:r>
            <w:r w:rsidR="00FB7FD7">
              <w:rPr>
                <w:noProof/>
                <w:webHidden/>
              </w:rPr>
              <w:fldChar w:fldCharType="end"/>
            </w:r>
          </w:hyperlink>
        </w:p>
        <w:p w14:paraId="45B47347" w14:textId="2961D907"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07" w:history="1">
            <w:r w:rsidR="00FB7FD7" w:rsidRPr="00C7773D">
              <w:rPr>
                <w:rStyle w:val="Hyperlink"/>
                <w:noProof/>
              </w:rPr>
              <w:t>8.2.1</w:t>
            </w:r>
            <w:r w:rsidR="00FB7FD7">
              <w:rPr>
                <w:rFonts w:asciiTheme="minorHAnsi" w:eastAsiaTheme="minorEastAsia" w:hAnsiTheme="minorHAnsi" w:cstheme="minorBidi"/>
                <w:noProof/>
                <w:sz w:val="22"/>
                <w:szCs w:val="22"/>
              </w:rPr>
              <w:tab/>
            </w:r>
            <w:r w:rsidR="00FB7FD7" w:rsidRPr="00C7773D">
              <w:rPr>
                <w:rStyle w:val="Hyperlink"/>
                <w:noProof/>
              </w:rPr>
              <w:t>Upload BSM File</w:t>
            </w:r>
            <w:r w:rsidR="00FB7FD7">
              <w:rPr>
                <w:noProof/>
                <w:webHidden/>
              </w:rPr>
              <w:tab/>
            </w:r>
            <w:r w:rsidR="00FB7FD7">
              <w:rPr>
                <w:noProof/>
                <w:webHidden/>
              </w:rPr>
              <w:fldChar w:fldCharType="begin"/>
            </w:r>
            <w:r w:rsidR="00FB7FD7">
              <w:rPr>
                <w:noProof/>
                <w:webHidden/>
              </w:rPr>
              <w:instrText xml:space="preserve"> PAGEREF _Toc483492707 \h </w:instrText>
            </w:r>
            <w:r w:rsidR="00FB7FD7">
              <w:rPr>
                <w:noProof/>
                <w:webHidden/>
              </w:rPr>
            </w:r>
            <w:r w:rsidR="00FB7FD7">
              <w:rPr>
                <w:noProof/>
                <w:webHidden/>
              </w:rPr>
              <w:fldChar w:fldCharType="separate"/>
            </w:r>
            <w:r w:rsidR="00FB7FD7">
              <w:rPr>
                <w:noProof/>
                <w:webHidden/>
              </w:rPr>
              <w:t>32</w:t>
            </w:r>
            <w:r w:rsidR="00FB7FD7">
              <w:rPr>
                <w:noProof/>
                <w:webHidden/>
              </w:rPr>
              <w:fldChar w:fldCharType="end"/>
            </w:r>
          </w:hyperlink>
        </w:p>
        <w:p w14:paraId="36B7441C" w14:textId="130B0BF9"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08" w:history="1">
            <w:r w:rsidR="00FB7FD7" w:rsidRPr="00C7773D">
              <w:rPr>
                <w:rStyle w:val="Hyperlink"/>
                <w:noProof/>
              </w:rPr>
              <w:t>8.2.2</w:t>
            </w:r>
            <w:r w:rsidR="00FB7FD7">
              <w:rPr>
                <w:rFonts w:asciiTheme="minorHAnsi" w:eastAsiaTheme="minorEastAsia" w:hAnsiTheme="minorHAnsi" w:cstheme="minorBidi"/>
                <w:noProof/>
                <w:sz w:val="22"/>
                <w:szCs w:val="22"/>
              </w:rPr>
              <w:tab/>
            </w:r>
            <w:r w:rsidR="00FB7FD7" w:rsidRPr="00C7773D">
              <w:rPr>
                <w:rStyle w:val="Hyperlink"/>
                <w:noProof/>
              </w:rPr>
              <w:t>MANAGE SNMP API</w:t>
            </w:r>
            <w:r w:rsidR="00FB7FD7">
              <w:rPr>
                <w:noProof/>
                <w:webHidden/>
              </w:rPr>
              <w:tab/>
            </w:r>
            <w:r w:rsidR="00FB7FD7">
              <w:rPr>
                <w:noProof/>
                <w:webHidden/>
              </w:rPr>
              <w:fldChar w:fldCharType="begin"/>
            </w:r>
            <w:r w:rsidR="00FB7FD7">
              <w:rPr>
                <w:noProof/>
                <w:webHidden/>
              </w:rPr>
              <w:instrText xml:space="preserve"> PAGEREF _Toc483492708 \h </w:instrText>
            </w:r>
            <w:r w:rsidR="00FB7FD7">
              <w:rPr>
                <w:noProof/>
                <w:webHidden/>
              </w:rPr>
            </w:r>
            <w:r w:rsidR="00FB7FD7">
              <w:rPr>
                <w:noProof/>
                <w:webHidden/>
              </w:rPr>
              <w:fldChar w:fldCharType="separate"/>
            </w:r>
            <w:r w:rsidR="00FB7FD7">
              <w:rPr>
                <w:noProof/>
                <w:webHidden/>
              </w:rPr>
              <w:t>33</w:t>
            </w:r>
            <w:r w:rsidR="00FB7FD7">
              <w:rPr>
                <w:noProof/>
                <w:webHidden/>
              </w:rPr>
              <w:fldChar w:fldCharType="end"/>
            </w:r>
          </w:hyperlink>
        </w:p>
        <w:p w14:paraId="2FBCAD6E" w14:textId="2861A47B"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09" w:history="1">
            <w:r w:rsidR="00FB7FD7" w:rsidRPr="00C7773D">
              <w:rPr>
                <w:rStyle w:val="Hyperlink"/>
                <w:noProof/>
              </w:rPr>
              <w:t>8.2.3</w:t>
            </w:r>
            <w:r w:rsidR="00FB7FD7">
              <w:rPr>
                <w:rFonts w:asciiTheme="minorHAnsi" w:eastAsiaTheme="minorEastAsia" w:hAnsiTheme="minorHAnsi" w:cstheme="minorBidi"/>
                <w:noProof/>
                <w:sz w:val="22"/>
                <w:szCs w:val="22"/>
              </w:rPr>
              <w:tab/>
            </w:r>
            <w:r w:rsidR="00FB7FD7" w:rsidRPr="00C7773D">
              <w:rPr>
                <w:rStyle w:val="Hyperlink"/>
                <w:noProof/>
              </w:rPr>
              <w:t>Traveler Information Message (TIM) Interface</w:t>
            </w:r>
            <w:r w:rsidR="00FB7FD7">
              <w:rPr>
                <w:noProof/>
                <w:webHidden/>
              </w:rPr>
              <w:tab/>
            </w:r>
            <w:r w:rsidR="00FB7FD7">
              <w:rPr>
                <w:noProof/>
                <w:webHidden/>
              </w:rPr>
              <w:fldChar w:fldCharType="begin"/>
            </w:r>
            <w:r w:rsidR="00FB7FD7">
              <w:rPr>
                <w:noProof/>
                <w:webHidden/>
              </w:rPr>
              <w:instrText xml:space="preserve"> PAGEREF _Toc483492709 \h </w:instrText>
            </w:r>
            <w:r w:rsidR="00FB7FD7">
              <w:rPr>
                <w:noProof/>
                <w:webHidden/>
              </w:rPr>
            </w:r>
            <w:r w:rsidR="00FB7FD7">
              <w:rPr>
                <w:noProof/>
                <w:webHidden/>
              </w:rPr>
              <w:fldChar w:fldCharType="separate"/>
            </w:r>
            <w:r w:rsidR="00FB7FD7">
              <w:rPr>
                <w:noProof/>
                <w:webHidden/>
              </w:rPr>
              <w:t>34</w:t>
            </w:r>
            <w:r w:rsidR="00FB7FD7">
              <w:rPr>
                <w:noProof/>
                <w:webHidden/>
              </w:rPr>
              <w:fldChar w:fldCharType="end"/>
            </w:r>
          </w:hyperlink>
        </w:p>
        <w:p w14:paraId="745624D5" w14:textId="6C917E01"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10" w:history="1">
            <w:r w:rsidR="00FB7FD7" w:rsidRPr="00C7773D">
              <w:rPr>
                <w:rStyle w:val="Hyperlink"/>
                <w:noProof/>
              </w:rPr>
              <w:t>8.2.4</w:t>
            </w:r>
            <w:r w:rsidR="00FB7FD7">
              <w:rPr>
                <w:rFonts w:asciiTheme="minorHAnsi" w:eastAsiaTheme="minorEastAsia" w:hAnsiTheme="minorHAnsi" w:cstheme="minorBidi"/>
                <w:noProof/>
                <w:sz w:val="22"/>
                <w:szCs w:val="22"/>
              </w:rPr>
              <w:tab/>
            </w:r>
            <w:r w:rsidR="00FB7FD7" w:rsidRPr="00C7773D">
              <w:rPr>
                <w:rStyle w:val="Hyperlink"/>
                <w:noProof/>
              </w:rPr>
              <w:t>Probe Data Management Messages (PDM) Interface</w:t>
            </w:r>
            <w:r w:rsidR="00FB7FD7">
              <w:rPr>
                <w:noProof/>
                <w:webHidden/>
              </w:rPr>
              <w:tab/>
            </w:r>
            <w:r w:rsidR="00FB7FD7">
              <w:rPr>
                <w:noProof/>
                <w:webHidden/>
              </w:rPr>
              <w:fldChar w:fldCharType="begin"/>
            </w:r>
            <w:r w:rsidR="00FB7FD7">
              <w:rPr>
                <w:noProof/>
                <w:webHidden/>
              </w:rPr>
              <w:instrText xml:space="preserve"> PAGEREF _Toc483492710 \h </w:instrText>
            </w:r>
            <w:r w:rsidR="00FB7FD7">
              <w:rPr>
                <w:noProof/>
                <w:webHidden/>
              </w:rPr>
            </w:r>
            <w:r w:rsidR="00FB7FD7">
              <w:rPr>
                <w:noProof/>
                <w:webHidden/>
              </w:rPr>
              <w:fldChar w:fldCharType="separate"/>
            </w:r>
            <w:r w:rsidR="00FB7FD7">
              <w:rPr>
                <w:noProof/>
                <w:webHidden/>
              </w:rPr>
              <w:t>35</w:t>
            </w:r>
            <w:r w:rsidR="00FB7FD7">
              <w:rPr>
                <w:noProof/>
                <w:webHidden/>
              </w:rPr>
              <w:fldChar w:fldCharType="end"/>
            </w:r>
          </w:hyperlink>
        </w:p>
        <w:p w14:paraId="27CFF159" w14:textId="5D0F5917" w:rsidR="00FB7FD7" w:rsidRDefault="00D43D48">
          <w:pPr>
            <w:pStyle w:val="TOC2"/>
            <w:tabs>
              <w:tab w:val="left" w:pos="1080"/>
              <w:tab w:val="right" w:leader="dot" w:pos="9350"/>
            </w:tabs>
            <w:rPr>
              <w:noProof/>
              <w:lang w:eastAsia="en-US"/>
            </w:rPr>
          </w:pPr>
          <w:hyperlink w:anchor="_Toc483492711" w:history="1">
            <w:r w:rsidR="00FB7FD7" w:rsidRPr="00C7773D">
              <w:rPr>
                <w:rStyle w:val="Hyperlink"/>
                <w:noProof/>
              </w:rPr>
              <w:t>8.3</w:t>
            </w:r>
            <w:r w:rsidR="00FB7FD7">
              <w:rPr>
                <w:noProof/>
                <w:lang w:eastAsia="en-US"/>
              </w:rPr>
              <w:tab/>
            </w:r>
            <w:r w:rsidR="00FB7FD7" w:rsidRPr="00C7773D">
              <w:rPr>
                <w:rStyle w:val="Hyperlink"/>
                <w:noProof/>
              </w:rPr>
              <w:t>ODE Streaming API</w:t>
            </w:r>
            <w:r w:rsidR="00FB7FD7">
              <w:rPr>
                <w:noProof/>
                <w:webHidden/>
              </w:rPr>
              <w:tab/>
            </w:r>
            <w:r w:rsidR="00FB7FD7">
              <w:rPr>
                <w:noProof/>
                <w:webHidden/>
              </w:rPr>
              <w:fldChar w:fldCharType="begin"/>
            </w:r>
            <w:r w:rsidR="00FB7FD7">
              <w:rPr>
                <w:noProof/>
                <w:webHidden/>
              </w:rPr>
              <w:instrText xml:space="preserve"> PAGEREF _Toc483492711 \h </w:instrText>
            </w:r>
            <w:r w:rsidR="00FB7FD7">
              <w:rPr>
                <w:noProof/>
                <w:webHidden/>
              </w:rPr>
            </w:r>
            <w:r w:rsidR="00FB7FD7">
              <w:rPr>
                <w:noProof/>
                <w:webHidden/>
              </w:rPr>
              <w:fldChar w:fldCharType="separate"/>
            </w:r>
            <w:r w:rsidR="00FB7FD7">
              <w:rPr>
                <w:noProof/>
                <w:webHidden/>
              </w:rPr>
              <w:t>36</w:t>
            </w:r>
            <w:r w:rsidR="00FB7FD7">
              <w:rPr>
                <w:noProof/>
                <w:webHidden/>
              </w:rPr>
              <w:fldChar w:fldCharType="end"/>
            </w:r>
          </w:hyperlink>
        </w:p>
        <w:p w14:paraId="6F6AA172" w14:textId="52694C8D"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12" w:history="1">
            <w:r w:rsidR="00FB7FD7" w:rsidRPr="00C7773D">
              <w:rPr>
                <w:rStyle w:val="Hyperlink"/>
                <w:noProof/>
              </w:rPr>
              <w:t>8.3.1</w:t>
            </w:r>
            <w:r w:rsidR="00FB7FD7">
              <w:rPr>
                <w:rFonts w:asciiTheme="minorHAnsi" w:eastAsiaTheme="minorEastAsia" w:hAnsiTheme="minorHAnsi" w:cstheme="minorBidi"/>
                <w:noProof/>
                <w:sz w:val="22"/>
                <w:szCs w:val="22"/>
              </w:rPr>
              <w:tab/>
            </w:r>
            <w:r w:rsidR="00FB7FD7" w:rsidRPr="00C7773D">
              <w:rPr>
                <w:rStyle w:val="Hyperlink"/>
                <w:noProof/>
              </w:rPr>
              <w:t>Direct Kafka Interface</w:t>
            </w:r>
            <w:r w:rsidR="00FB7FD7">
              <w:rPr>
                <w:noProof/>
                <w:webHidden/>
              </w:rPr>
              <w:tab/>
            </w:r>
            <w:r w:rsidR="00FB7FD7">
              <w:rPr>
                <w:noProof/>
                <w:webHidden/>
              </w:rPr>
              <w:fldChar w:fldCharType="begin"/>
            </w:r>
            <w:r w:rsidR="00FB7FD7">
              <w:rPr>
                <w:noProof/>
                <w:webHidden/>
              </w:rPr>
              <w:instrText xml:space="preserve"> PAGEREF _Toc483492712 \h </w:instrText>
            </w:r>
            <w:r w:rsidR="00FB7FD7">
              <w:rPr>
                <w:noProof/>
                <w:webHidden/>
              </w:rPr>
            </w:r>
            <w:r w:rsidR="00FB7FD7">
              <w:rPr>
                <w:noProof/>
                <w:webHidden/>
              </w:rPr>
              <w:fldChar w:fldCharType="separate"/>
            </w:r>
            <w:r w:rsidR="00FB7FD7">
              <w:rPr>
                <w:noProof/>
                <w:webHidden/>
              </w:rPr>
              <w:t>36</w:t>
            </w:r>
            <w:r w:rsidR="00FB7FD7">
              <w:rPr>
                <w:noProof/>
                <w:webHidden/>
              </w:rPr>
              <w:fldChar w:fldCharType="end"/>
            </w:r>
          </w:hyperlink>
        </w:p>
        <w:p w14:paraId="68C08281" w14:textId="623C9E17"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13" w:history="1">
            <w:r w:rsidR="00FB7FD7" w:rsidRPr="00C7773D">
              <w:rPr>
                <w:rStyle w:val="Hyperlink"/>
                <w:noProof/>
              </w:rPr>
              <w:t>8.3.2</w:t>
            </w:r>
            <w:r w:rsidR="00FB7FD7">
              <w:rPr>
                <w:rFonts w:asciiTheme="minorHAnsi" w:eastAsiaTheme="minorEastAsia" w:hAnsiTheme="minorHAnsi" w:cstheme="minorBidi"/>
                <w:noProof/>
                <w:sz w:val="22"/>
                <w:szCs w:val="22"/>
              </w:rPr>
              <w:tab/>
            </w:r>
            <w:r w:rsidR="00FB7FD7" w:rsidRPr="00C7773D">
              <w:rPr>
                <w:rStyle w:val="Hyperlink"/>
                <w:noProof/>
              </w:rPr>
              <w:t>ODE WebSocket Interface</w:t>
            </w:r>
            <w:r w:rsidR="00FB7FD7">
              <w:rPr>
                <w:noProof/>
                <w:webHidden/>
              </w:rPr>
              <w:tab/>
            </w:r>
            <w:r w:rsidR="00FB7FD7">
              <w:rPr>
                <w:noProof/>
                <w:webHidden/>
              </w:rPr>
              <w:fldChar w:fldCharType="begin"/>
            </w:r>
            <w:r w:rsidR="00FB7FD7">
              <w:rPr>
                <w:noProof/>
                <w:webHidden/>
              </w:rPr>
              <w:instrText xml:space="preserve"> PAGEREF _Toc483492713 \h </w:instrText>
            </w:r>
            <w:r w:rsidR="00FB7FD7">
              <w:rPr>
                <w:noProof/>
                <w:webHidden/>
              </w:rPr>
            </w:r>
            <w:r w:rsidR="00FB7FD7">
              <w:rPr>
                <w:noProof/>
                <w:webHidden/>
              </w:rPr>
              <w:fldChar w:fldCharType="separate"/>
            </w:r>
            <w:r w:rsidR="00FB7FD7">
              <w:rPr>
                <w:noProof/>
                <w:webHidden/>
              </w:rPr>
              <w:t>37</w:t>
            </w:r>
            <w:r w:rsidR="00FB7FD7">
              <w:rPr>
                <w:noProof/>
                <w:webHidden/>
              </w:rPr>
              <w:fldChar w:fldCharType="end"/>
            </w:r>
          </w:hyperlink>
        </w:p>
        <w:p w14:paraId="3C5B84E0" w14:textId="028369CA" w:rsidR="00FB7FD7" w:rsidRDefault="00D43D48">
          <w:pPr>
            <w:pStyle w:val="TOC2"/>
            <w:tabs>
              <w:tab w:val="left" w:pos="1080"/>
              <w:tab w:val="right" w:leader="dot" w:pos="9350"/>
            </w:tabs>
            <w:rPr>
              <w:noProof/>
              <w:lang w:eastAsia="en-US"/>
            </w:rPr>
          </w:pPr>
          <w:hyperlink w:anchor="_Toc483492714" w:history="1">
            <w:r w:rsidR="00FB7FD7" w:rsidRPr="00C7773D">
              <w:rPr>
                <w:rStyle w:val="Hyperlink"/>
                <w:noProof/>
              </w:rPr>
              <w:t>8.4</w:t>
            </w:r>
            <w:r w:rsidR="00FB7FD7">
              <w:rPr>
                <w:noProof/>
                <w:lang w:eastAsia="en-US"/>
              </w:rPr>
              <w:tab/>
            </w:r>
            <w:r w:rsidR="00FB7FD7" w:rsidRPr="00C7773D">
              <w:rPr>
                <w:rStyle w:val="Hyperlink"/>
                <w:noProof/>
              </w:rPr>
              <w:t>ODE Request Schemas</w:t>
            </w:r>
            <w:r w:rsidR="00FB7FD7">
              <w:rPr>
                <w:noProof/>
                <w:webHidden/>
              </w:rPr>
              <w:tab/>
            </w:r>
            <w:r w:rsidR="00FB7FD7">
              <w:rPr>
                <w:noProof/>
                <w:webHidden/>
              </w:rPr>
              <w:fldChar w:fldCharType="begin"/>
            </w:r>
            <w:r w:rsidR="00FB7FD7">
              <w:rPr>
                <w:noProof/>
                <w:webHidden/>
              </w:rPr>
              <w:instrText xml:space="preserve"> PAGEREF _Toc483492714 \h </w:instrText>
            </w:r>
            <w:r w:rsidR="00FB7FD7">
              <w:rPr>
                <w:noProof/>
                <w:webHidden/>
              </w:rPr>
            </w:r>
            <w:r w:rsidR="00FB7FD7">
              <w:rPr>
                <w:noProof/>
                <w:webHidden/>
              </w:rPr>
              <w:fldChar w:fldCharType="separate"/>
            </w:r>
            <w:r w:rsidR="00FB7FD7">
              <w:rPr>
                <w:noProof/>
                <w:webHidden/>
              </w:rPr>
              <w:t>39</w:t>
            </w:r>
            <w:r w:rsidR="00FB7FD7">
              <w:rPr>
                <w:noProof/>
                <w:webHidden/>
              </w:rPr>
              <w:fldChar w:fldCharType="end"/>
            </w:r>
          </w:hyperlink>
        </w:p>
        <w:p w14:paraId="1E056270" w14:textId="1B26AA8C"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15" w:history="1">
            <w:r w:rsidR="00FB7FD7" w:rsidRPr="00C7773D">
              <w:rPr>
                <w:rStyle w:val="Hyperlink"/>
                <w:noProof/>
              </w:rPr>
              <w:t>8.4.1</w:t>
            </w:r>
            <w:r w:rsidR="00FB7FD7">
              <w:rPr>
                <w:rFonts w:asciiTheme="minorHAnsi" w:eastAsiaTheme="minorEastAsia" w:hAnsiTheme="minorHAnsi" w:cstheme="minorBidi"/>
                <w:noProof/>
                <w:sz w:val="22"/>
                <w:szCs w:val="22"/>
              </w:rPr>
              <w:tab/>
            </w:r>
            <w:r w:rsidR="00FB7FD7" w:rsidRPr="00C7773D">
              <w:rPr>
                <w:rStyle w:val="Hyperlink"/>
                <w:noProof/>
              </w:rPr>
              <w:t>ODE Request Message Metadata</w:t>
            </w:r>
            <w:r w:rsidR="00FB7FD7">
              <w:rPr>
                <w:noProof/>
                <w:webHidden/>
              </w:rPr>
              <w:tab/>
            </w:r>
            <w:r w:rsidR="00FB7FD7">
              <w:rPr>
                <w:noProof/>
                <w:webHidden/>
              </w:rPr>
              <w:fldChar w:fldCharType="begin"/>
            </w:r>
            <w:r w:rsidR="00FB7FD7">
              <w:rPr>
                <w:noProof/>
                <w:webHidden/>
              </w:rPr>
              <w:instrText xml:space="preserve"> PAGEREF _Toc483492715 \h </w:instrText>
            </w:r>
            <w:r w:rsidR="00FB7FD7">
              <w:rPr>
                <w:noProof/>
                <w:webHidden/>
              </w:rPr>
            </w:r>
            <w:r w:rsidR="00FB7FD7">
              <w:rPr>
                <w:noProof/>
                <w:webHidden/>
              </w:rPr>
              <w:fldChar w:fldCharType="separate"/>
            </w:r>
            <w:r w:rsidR="00FB7FD7">
              <w:rPr>
                <w:noProof/>
                <w:webHidden/>
              </w:rPr>
              <w:t>39</w:t>
            </w:r>
            <w:r w:rsidR="00FB7FD7">
              <w:rPr>
                <w:noProof/>
                <w:webHidden/>
              </w:rPr>
              <w:fldChar w:fldCharType="end"/>
            </w:r>
          </w:hyperlink>
        </w:p>
        <w:p w14:paraId="4F9E2D17" w14:textId="561C371D" w:rsidR="00FB7FD7" w:rsidRDefault="00D43D48">
          <w:pPr>
            <w:pStyle w:val="TOC2"/>
            <w:tabs>
              <w:tab w:val="left" w:pos="1080"/>
              <w:tab w:val="right" w:leader="dot" w:pos="9350"/>
            </w:tabs>
            <w:rPr>
              <w:noProof/>
              <w:lang w:eastAsia="en-US"/>
            </w:rPr>
          </w:pPr>
          <w:hyperlink w:anchor="_Toc483492716" w:history="1">
            <w:r w:rsidR="00FB7FD7" w:rsidRPr="00C7773D">
              <w:rPr>
                <w:rStyle w:val="Hyperlink"/>
                <w:noProof/>
              </w:rPr>
              <w:t>8.5</w:t>
            </w:r>
            <w:r w:rsidR="00FB7FD7">
              <w:rPr>
                <w:noProof/>
                <w:lang w:eastAsia="en-US"/>
              </w:rPr>
              <w:tab/>
            </w:r>
            <w:r w:rsidR="00FB7FD7" w:rsidRPr="00C7773D">
              <w:rPr>
                <w:rStyle w:val="Hyperlink"/>
                <w:noProof/>
              </w:rPr>
              <w:t>ODE Response Schemas</w:t>
            </w:r>
            <w:r w:rsidR="00FB7FD7">
              <w:rPr>
                <w:noProof/>
                <w:webHidden/>
              </w:rPr>
              <w:tab/>
            </w:r>
            <w:r w:rsidR="00FB7FD7">
              <w:rPr>
                <w:noProof/>
                <w:webHidden/>
              </w:rPr>
              <w:fldChar w:fldCharType="begin"/>
            </w:r>
            <w:r w:rsidR="00FB7FD7">
              <w:rPr>
                <w:noProof/>
                <w:webHidden/>
              </w:rPr>
              <w:instrText xml:space="preserve"> PAGEREF _Toc483492716 \h </w:instrText>
            </w:r>
            <w:r w:rsidR="00FB7FD7">
              <w:rPr>
                <w:noProof/>
                <w:webHidden/>
              </w:rPr>
            </w:r>
            <w:r w:rsidR="00FB7FD7">
              <w:rPr>
                <w:noProof/>
                <w:webHidden/>
              </w:rPr>
              <w:fldChar w:fldCharType="separate"/>
            </w:r>
            <w:r w:rsidR="00FB7FD7">
              <w:rPr>
                <w:noProof/>
                <w:webHidden/>
              </w:rPr>
              <w:t>40</w:t>
            </w:r>
            <w:r w:rsidR="00FB7FD7">
              <w:rPr>
                <w:noProof/>
                <w:webHidden/>
              </w:rPr>
              <w:fldChar w:fldCharType="end"/>
            </w:r>
          </w:hyperlink>
        </w:p>
        <w:p w14:paraId="0234B35C" w14:textId="6A07332E"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17" w:history="1">
            <w:r w:rsidR="00FB7FD7" w:rsidRPr="00C7773D">
              <w:rPr>
                <w:rStyle w:val="Hyperlink"/>
                <w:noProof/>
              </w:rPr>
              <w:t>8.5.1</w:t>
            </w:r>
            <w:r w:rsidR="00FB7FD7">
              <w:rPr>
                <w:rFonts w:asciiTheme="minorHAnsi" w:eastAsiaTheme="minorEastAsia" w:hAnsiTheme="minorHAnsi" w:cstheme="minorBidi"/>
                <w:noProof/>
                <w:sz w:val="22"/>
                <w:szCs w:val="22"/>
              </w:rPr>
              <w:tab/>
            </w:r>
            <w:r w:rsidR="00FB7FD7" w:rsidRPr="00C7773D">
              <w:rPr>
                <w:rStyle w:val="Hyperlink"/>
                <w:noProof/>
              </w:rPr>
              <w:t>ODE Data Message</w:t>
            </w:r>
            <w:r w:rsidR="00FB7FD7">
              <w:rPr>
                <w:noProof/>
                <w:webHidden/>
              </w:rPr>
              <w:tab/>
            </w:r>
            <w:r w:rsidR="00FB7FD7">
              <w:rPr>
                <w:noProof/>
                <w:webHidden/>
              </w:rPr>
              <w:fldChar w:fldCharType="begin"/>
            </w:r>
            <w:r w:rsidR="00FB7FD7">
              <w:rPr>
                <w:noProof/>
                <w:webHidden/>
              </w:rPr>
              <w:instrText xml:space="preserve"> PAGEREF _Toc483492717 \h </w:instrText>
            </w:r>
            <w:r w:rsidR="00FB7FD7">
              <w:rPr>
                <w:noProof/>
                <w:webHidden/>
              </w:rPr>
            </w:r>
            <w:r w:rsidR="00FB7FD7">
              <w:rPr>
                <w:noProof/>
                <w:webHidden/>
              </w:rPr>
              <w:fldChar w:fldCharType="separate"/>
            </w:r>
            <w:r w:rsidR="00FB7FD7">
              <w:rPr>
                <w:noProof/>
                <w:webHidden/>
              </w:rPr>
              <w:t>40</w:t>
            </w:r>
            <w:r w:rsidR="00FB7FD7">
              <w:rPr>
                <w:noProof/>
                <w:webHidden/>
              </w:rPr>
              <w:fldChar w:fldCharType="end"/>
            </w:r>
          </w:hyperlink>
        </w:p>
        <w:p w14:paraId="3AD18865" w14:textId="101160B2"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18" w:history="1">
            <w:r w:rsidR="00FB7FD7" w:rsidRPr="00C7773D">
              <w:rPr>
                <w:rStyle w:val="Hyperlink"/>
                <w:noProof/>
              </w:rPr>
              <w:t>8.5.2</w:t>
            </w:r>
            <w:r w:rsidR="00FB7FD7">
              <w:rPr>
                <w:rFonts w:asciiTheme="minorHAnsi" w:eastAsiaTheme="minorEastAsia" w:hAnsiTheme="minorHAnsi" w:cstheme="minorBidi"/>
                <w:noProof/>
                <w:sz w:val="22"/>
                <w:szCs w:val="22"/>
              </w:rPr>
              <w:tab/>
            </w:r>
            <w:r w:rsidR="00FB7FD7" w:rsidRPr="00C7773D">
              <w:rPr>
                <w:rStyle w:val="Hyperlink"/>
                <w:noProof/>
              </w:rPr>
              <w:t>ODE Message Metadata</w:t>
            </w:r>
            <w:r w:rsidR="00FB7FD7">
              <w:rPr>
                <w:noProof/>
                <w:webHidden/>
              </w:rPr>
              <w:tab/>
            </w:r>
            <w:r w:rsidR="00FB7FD7">
              <w:rPr>
                <w:noProof/>
                <w:webHidden/>
              </w:rPr>
              <w:fldChar w:fldCharType="begin"/>
            </w:r>
            <w:r w:rsidR="00FB7FD7">
              <w:rPr>
                <w:noProof/>
                <w:webHidden/>
              </w:rPr>
              <w:instrText xml:space="preserve"> PAGEREF _Toc483492718 \h </w:instrText>
            </w:r>
            <w:r w:rsidR="00FB7FD7">
              <w:rPr>
                <w:noProof/>
                <w:webHidden/>
              </w:rPr>
            </w:r>
            <w:r w:rsidR="00FB7FD7">
              <w:rPr>
                <w:noProof/>
                <w:webHidden/>
              </w:rPr>
              <w:fldChar w:fldCharType="separate"/>
            </w:r>
            <w:r w:rsidR="00FB7FD7">
              <w:rPr>
                <w:noProof/>
                <w:webHidden/>
              </w:rPr>
              <w:t>40</w:t>
            </w:r>
            <w:r w:rsidR="00FB7FD7">
              <w:rPr>
                <w:noProof/>
                <w:webHidden/>
              </w:rPr>
              <w:fldChar w:fldCharType="end"/>
            </w:r>
          </w:hyperlink>
        </w:p>
        <w:p w14:paraId="136A5879" w14:textId="6F6D44C0"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19" w:history="1">
            <w:r w:rsidR="00FB7FD7" w:rsidRPr="00C7773D">
              <w:rPr>
                <w:rStyle w:val="Hyperlink"/>
                <w:noProof/>
              </w:rPr>
              <w:t>8.5.3</w:t>
            </w:r>
            <w:r w:rsidR="00FB7FD7">
              <w:rPr>
                <w:rFonts w:asciiTheme="minorHAnsi" w:eastAsiaTheme="minorEastAsia" w:hAnsiTheme="minorHAnsi" w:cstheme="minorBidi"/>
                <w:noProof/>
                <w:sz w:val="22"/>
                <w:szCs w:val="22"/>
              </w:rPr>
              <w:tab/>
            </w:r>
            <w:r w:rsidR="00FB7FD7" w:rsidRPr="00C7773D">
              <w:rPr>
                <w:rStyle w:val="Hyperlink"/>
                <w:noProof/>
              </w:rPr>
              <w:t>ODE Payload Violation</w:t>
            </w:r>
            <w:r w:rsidR="00FB7FD7">
              <w:rPr>
                <w:noProof/>
                <w:webHidden/>
              </w:rPr>
              <w:tab/>
            </w:r>
            <w:r w:rsidR="00FB7FD7">
              <w:rPr>
                <w:noProof/>
                <w:webHidden/>
              </w:rPr>
              <w:fldChar w:fldCharType="begin"/>
            </w:r>
            <w:r w:rsidR="00FB7FD7">
              <w:rPr>
                <w:noProof/>
                <w:webHidden/>
              </w:rPr>
              <w:instrText xml:space="preserve"> PAGEREF _Toc483492719 \h </w:instrText>
            </w:r>
            <w:r w:rsidR="00FB7FD7">
              <w:rPr>
                <w:noProof/>
                <w:webHidden/>
              </w:rPr>
            </w:r>
            <w:r w:rsidR="00FB7FD7">
              <w:rPr>
                <w:noProof/>
                <w:webHidden/>
              </w:rPr>
              <w:fldChar w:fldCharType="separate"/>
            </w:r>
            <w:r w:rsidR="00FB7FD7">
              <w:rPr>
                <w:noProof/>
                <w:webHidden/>
              </w:rPr>
              <w:t>42</w:t>
            </w:r>
            <w:r w:rsidR="00FB7FD7">
              <w:rPr>
                <w:noProof/>
                <w:webHidden/>
              </w:rPr>
              <w:fldChar w:fldCharType="end"/>
            </w:r>
          </w:hyperlink>
        </w:p>
        <w:p w14:paraId="71D0D2E6" w14:textId="05E76149"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20" w:history="1">
            <w:r w:rsidR="00FB7FD7" w:rsidRPr="00C7773D">
              <w:rPr>
                <w:rStyle w:val="Hyperlink"/>
                <w:noProof/>
              </w:rPr>
              <w:t>8.5.4</w:t>
            </w:r>
            <w:r w:rsidR="00FB7FD7">
              <w:rPr>
                <w:rFonts w:asciiTheme="minorHAnsi" w:eastAsiaTheme="minorEastAsia" w:hAnsiTheme="minorHAnsi" w:cstheme="minorBidi"/>
                <w:noProof/>
                <w:sz w:val="22"/>
                <w:szCs w:val="22"/>
              </w:rPr>
              <w:tab/>
            </w:r>
            <w:r w:rsidR="00FB7FD7" w:rsidRPr="00C7773D">
              <w:rPr>
                <w:rStyle w:val="Hyperlink"/>
                <w:noProof/>
              </w:rPr>
              <w:t>ODE GET TOKEN Response</w:t>
            </w:r>
            <w:r w:rsidR="00FB7FD7">
              <w:rPr>
                <w:noProof/>
                <w:webHidden/>
              </w:rPr>
              <w:tab/>
            </w:r>
            <w:r w:rsidR="00FB7FD7">
              <w:rPr>
                <w:noProof/>
                <w:webHidden/>
              </w:rPr>
              <w:fldChar w:fldCharType="begin"/>
            </w:r>
            <w:r w:rsidR="00FB7FD7">
              <w:rPr>
                <w:noProof/>
                <w:webHidden/>
              </w:rPr>
              <w:instrText xml:space="preserve"> PAGEREF _Toc483492720 \h </w:instrText>
            </w:r>
            <w:r w:rsidR="00FB7FD7">
              <w:rPr>
                <w:noProof/>
                <w:webHidden/>
              </w:rPr>
            </w:r>
            <w:r w:rsidR="00FB7FD7">
              <w:rPr>
                <w:noProof/>
                <w:webHidden/>
              </w:rPr>
              <w:fldChar w:fldCharType="separate"/>
            </w:r>
            <w:r w:rsidR="00FB7FD7">
              <w:rPr>
                <w:noProof/>
                <w:webHidden/>
              </w:rPr>
              <w:t>42</w:t>
            </w:r>
            <w:r w:rsidR="00FB7FD7">
              <w:rPr>
                <w:noProof/>
                <w:webHidden/>
              </w:rPr>
              <w:fldChar w:fldCharType="end"/>
            </w:r>
          </w:hyperlink>
        </w:p>
        <w:p w14:paraId="7337C38D" w14:textId="0370D573"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21" w:history="1">
            <w:r w:rsidR="00FB7FD7" w:rsidRPr="00C7773D">
              <w:rPr>
                <w:rStyle w:val="Hyperlink"/>
                <w:noProof/>
              </w:rPr>
              <w:t>8.5.5</w:t>
            </w:r>
            <w:r w:rsidR="00FB7FD7">
              <w:rPr>
                <w:rFonts w:asciiTheme="minorHAnsi" w:eastAsiaTheme="minorEastAsia" w:hAnsiTheme="minorHAnsi" w:cstheme="minorBidi"/>
                <w:noProof/>
                <w:sz w:val="22"/>
                <w:szCs w:val="22"/>
              </w:rPr>
              <w:tab/>
            </w:r>
            <w:r w:rsidR="00FB7FD7" w:rsidRPr="00C7773D">
              <w:rPr>
                <w:rStyle w:val="Hyperlink"/>
                <w:noProof/>
              </w:rPr>
              <w:t>ODE Status Message</w:t>
            </w:r>
            <w:r w:rsidR="00FB7FD7">
              <w:rPr>
                <w:noProof/>
                <w:webHidden/>
              </w:rPr>
              <w:tab/>
            </w:r>
            <w:r w:rsidR="00FB7FD7">
              <w:rPr>
                <w:noProof/>
                <w:webHidden/>
              </w:rPr>
              <w:fldChar w:fldCharType="begin"/>
            </w:r>
            <w:r w:rsidR="00FB7FD7">
              <w:rPr>
                <w:noProof/>
                <w:webHidden/>
              </w:rPr>
              <w:instrText xml:space="preserve"> PAGEREF _Toc483492721 \h </w:instrText>
            </w:r>
            <w:r w:rsidR="00FB7FD7">
              <w:rPr>
                <w:noProof/>
                <w:webHidden/>
              </w:rPr>
            </w:r>
            <w:r w:rsidR="00FB7FD7">
              <w:rPr>
                <w:noProof/>
                <w:webHidden/>
              </w:rPr>
              <w:fldChar w:fldCharType="separate"/>
            </w:r>
            <w:r w:rsidR="00FB7FD7">
              <w:rPr>
                <w:noProof/>
                <w:webHidden/>
              </w:rPr>
              <w:t>43</w:t>
            </w:r>
            <w:r w:rsidR="00FB7FD7">
              <w:rPr>
                <w:noProof/>
                <w:webHidden/>
              </w:rPr>
              <w:fldChar w:fldCharType="end"/>
            </w:r>
          </w:hyperlink>
        </w:p>
        <w:p w14:paraId="3D55FE1F" w14:textId="0086E1AE"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22" w:history="1">
            <w:r w:rsidR="00FB7FD7" w:rsidRPr="00C7773D">
              <w:rPr>
                <w:rStyle w:val="Hyperlink"/>
                <w:noProof/>
              </w:rPr>
              <w:t>8.5.6</w:t>
            </w:r>
            <w:r w:rsidR="00FB7FD7">
              <w:rPr>
                <w:rFonts w:asciiTheme="minorHAnsi" w:eastAsiaTheme="minorEastAsia" w:hAnsiTheme="minorHAnsi" w:cstheme="minorBidi"/>
                <w:noProof/>
                <w:sz w:val="22"/>
                <w:szCs w:val="22"/>
              </w:rPr>
              <w:tab/>
            </w:r>
            <w:r w:rsidR="00FB7FD7" w:rsidRPr="00C7773D">
              <w:rPr>
                <w:rStyle w:val="Hyperlink"/>
                <w:noProof/>
              </w:rPr>
              <w:t>ODE Control Message</w:t>
            </w:r>
            <w:r w:rsidR="00FB7FD7">
              <w:rPr>
                <w:noProof/>
                <w:webHidden/>
              </w:rPr>
              <w:tab/>
            </w:r>
            <w:r w:rsidR="00FB7FD7">
              <w:rPr>
                <w:noProof/>
                <w:webHidden/>
              </w:rPr>
              <w:fldChar w:fldCharType="begin"/>
            </w:r>
            <w:r w:rsidR="00FB7FD7">
              <w:rPr>
                <w:noProof/>
                <w:webHidden/>
              </w:rPr>
              <w:instrText xml:space="preserve"> PAGEREF _Toc483492722 \h </w:instrText>
            </w:r>
            <w:r w:rsidR="00FB7FD7">
              <w:rPr>
                <w:noProof/>
                <w:webHidden/>
              </w:rPr>
            </w:r>
            <w:r w:rsidR="00FB7FD7">
              <w:rPr>
                <w:noProof/>
                <w:webHidden/>
              </w:rPr>
              <w:fldChar w:fldCharType="separate"/>
            </w:r>
            <w:r w:rsidR="00FB7FD7">
              <w:rPr>
                <w:noProof/>
                <w:webHidden/>
              </w:rPr>
              <w:t>43</w:t>
            </w:r>
            <w:r w:rsidR="00FB7FD7">
              <w:rPr>
                <w:noProof/>
                <w:webHidden/>
              </w:rPr>
              <w:fldChar w:fldCharType="end"/>
            </w:r>
          </w:hyperlink>
        </w:p>
        <w:p w14:paraId="2702B584" w14:textId="5AF6678D"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23" w:history="1">
            <w:r w:rsidR="00FB7FD7" w:rsidRPr="00C7773D">
              <w:rPr>
                <w:rStyle w:val="Hyperlink"/>
                <w:noProof/>
              </w:rPr>
              <w:t>8.5.7</w:t>
            </w:r>
            <w:r w:rsidR="00FB7FD7">
              <w:rPr>
                <w:rFonts w:asciiTheme="minorHAnsi" w:eastAsiaTheme="minorEastAsia" w:hAnsiTheme="minorHAnsi" w:cstheme="minorBidi"/>
                <w:noProof/>
                <w:sz w:val="22"/>
                <w:szCs w:val="22"/>
              </w:rPr>
              <w:tab/>
            </w:r>
            <w:r w:rsidR="00FB7FD7" w:rsidRPr="00C7773D">
              <w:rPr>
                <w:rStyle w:val="Hyperlink"/>
                <w:noProof/>
              </w:rPr>
              <w:t>ODE Data Message Payload</w:t>
            </w:r>
            <w:r w:rsidR="00FB7FD7">
              <w:rPr>
                <w:noProof/>
                <w:webHidden/>
              </w:rPr>
              <w:tab/>
            </w:r>
            <w:r w:rsidR="00FB7FD7">
              <w:rPr>
                <w:noProof/>
                <w:webHidden/>
              </w:rPr>
              <w:fldChar w:fldCharType="begin"/>
            </w:r>
            <w:r w:rsidR="00FB7FD7">
              <w:rPr>
                <w:noProof/>
                <w:webHidden/>
              </w:rPr>
              <w:instrText xml:space="preserve"> PAGEREF _Toc483492723 \h </w:instrText>
            </w:r>
            <w:r w:rsidR="00FB7FD7">
              <w:rPr>
                <w:noProof/>
                <w:webHidden/>
              </w:rPr>
            </w:r>
            <w:r w:rsidR="00FB7FD7">
              <w:rPr>
                <w:noProof/>
                <w:webHidden/>
              </w:rPr>
              <w:fldChar w:fldCharType="separate"/>
            </w:r>
            <w:r w:rsidR="00FB7FD7">
              <w:rPr>
                <w:noProof/>
                <w:webHidden/>
              </w:rPr>
              <w:t>44</w:t>
            </w:r>
            <w:r w:rsidR="00FB7FD7">
              <w:rPr>
                <w:noProof/>
                <w:webHidden/>
              </w:rPr>
              <w:fldChar w:fldCharType="end"/>
            </w:r>
          </w:hyperlink>
        </w:p>
        <w:p w14:paraId="2DFA6305" w14:textId="12DA4F54" w:rsidR="00FB7FD7" w:rsidRDefault="00D43D48">
          <w:pPr>
            <w:pStyle w:val="TOC3"/>
            <w:tabs>
              <w:tab w:val="left" w:pos="1440"/>
              <w:tab w:val="right" w:leader="dot" w:pos="9350"/>
            </w:tabs>
            <w:rPr>
              <w:rFonts w:asciiTheme="minorHAnsi" w:eastAsiaTheme="minorEastAsia" w:hAnsiTheme="minorHAnsi" w:cstheme="minorBidi"/>
              <w:noProof/>
              <w:sz w:val="22"/>
              <w:szCs w:val="22"/>
            </w:rPr>
          </w:pPr>
          <w:hyperlink w:anchor="_Toc483492724" w:history="1">
            <w:r w:rsidR="00FB7FD7" w:rsidRPr="00C7773D">
              <w:rPr>
                <w:rStyle w:val="Hyperlink"/>
                <w:noProof/>
              </w:rPr>
              <w:t>8.5.8</w:t>
            </w:r>
            <w:r w:rsidR="00FB7FD7">
              <w:rPr>
                <w:rFonts w:asciiTheme="minorHAnsi" w:eastAsiaTheme="minorEastAsia" w:hAnsiTheme="minorHAnsi" w:cstheme="minorBidi"/>
                <w:noProof/>
                <w:sz w:val="22"/>
                <w:szCs w:val="22"/>
              </w:rPr>
              <w:tab/>
            </w:r>
            <w:r w:rsidR="00FB7FD7" w:rsidRPr="00C7773D">
              <w:rPr>
                <w:rStyle w:val="Hyperlink"/>
                <w:noProof/>
              </w:rPr>
              <w:t>ODE Data Message Supporting Data Structures</w:t>
            </w:r>
            <w:r w:rsidR="00FB7FD7">
              <w:rPr>
                <w:noProof/>
                <w:webHidden/>
              </w:rPr>
              <w:tab/>
            </w:r>
            <w:r w:rsidR="00FB7FD7">
              <w:rPr>
                <w:noProof/>
                <w:webHidden/>
              </w:rPr>
              <w:fldChar w:fldCharType="begin"/>
            </w:r>
            <w:r w:rsidR="00FB7FD7">
              <w:rPr>
                <w:noProof/>
                <w:webHidden/>
              </w:rPr>
              <w:instrText xml:space="preserve"> PAGEREF _Toc483492724 \h </w:instrText>
            </w:r>
            <w:r w:rsidR="00FB7FD7">
              <w:rPr>
                <w:noProof/>
                <w:webHidden/>
              </w:rPr>
            </w:r>
            <w:r w:rsidR="00FB7FD7">
              <w:rPr>
                <w:noProof/>
                <w:webHidden/>
              </w:rPr>
              <w:fldChar w:fldCharType="separate"/>
            </w:r>
            <w:r w:rsidR="00FB7FD7">
              <w:rPr>
                <w:noProof/>
                <w:webHidden/>
              </w:rPr>
              <w:t>45</w:t>
            </w:r>
            <w:r w:rsidR="00FB7FD7">
              <w:rPr>
                <w:noProof/>
                <w:webHidden/>
              </w:rPr>
              <w:fldChar w:fldCharType="end"/>
            </w:r>
          </w:hyperlink>
        </w:p>
        <w:p w14:paraId="779BBBDA" w14:textId="3D6CF42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83492658"/>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Hamid </w:t>
            </w:r>
            <w:proofErr w:type="spellStart"/>
            <w:r>
              <w:rPr>
                <w:sz w:val="20"/>
                <w:szCs w:val="20"/>
              </w:rPr>
              <w:t>Musavi</w:t>
            </w:r>
            <w:proofErr w:type="spellEnd"/>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Hamid </w:t>
            </w:r>
            <w:proofErr w:type="spellStart"/>
            <w:r>
              <w:rPr>
                <w:sz w:val="20"/>
                <w:szCs w:val="20"/>
              </w:rPr>
              <w:t>Musavi</w:t>
            </w:r>
            <w:proofErr w:type="spellEnd"/>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Hamid </w:t>
            </w:r>
            <w:proofErr w:type="spellStart"/>
            <w:r>
              <w:rPr>
                <w:sz w:val="20"/>
                <w:szCs w:val="20"/>
              </w:rPr>
              <w:t>Musavi</w:t>
            </w:r>
            <w:proofErr w:type="spellEnd"/>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FB7FD7" w14:paraId="0202020D" w14:textId="77777777" w:rsidTr="00832DFA">
        <w:trPr>
          <w:trHeight w:val="330"/>
          <w:ins w:id="2" w:author="Musavi, Hamid [USA]" w:date="2017-05-25T16:21:00Z"/>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7777777" w:rsidR="00FB7FD7" w:rsidRDefault="00FB7FD7" w:rsidP="00832DFA">
            <w:pPr>
              <w:pStyle w:val="NormalArial11"/>
              <w:rPr>
                <w:ins w:id="3" w:author="Musavi, Hamid [USA]" w:date="2017-05-25T16:21:00Z"/>
                <w:sz w:val="20"/>
                <w:szCs w:val="20"/>
              </w:rPr>
            </w:pPr>
            <w:ins w:id="4" w:author="Musavi, Hamid [USA]" w:date="2017-05-25T16:21:00Z">
              <w:r>
                <w:rPr>
                  <w:sz w:val="20"/>
                  <w:szCs w:val="20"/>
                </w:rPr>
                <w:t>0.6</w:t>
              </w:r>
            </w:ins>
          </w:p>
        </w:tc>
        <w:tc>
          <w:tcPr>
            <w:tcW w:w="1820" w:type="dxa"/>
          </w:tcPr>
          <w:p w14:paraId="15908631" w14:textId="32F477B8" w:rsidR="00FB7FD7" w:rsidRDefault="00514A2A" w:rsidP="00832DFA">
            <w:pPr>
              <w:pStyle w:val="NormalArial11"/>
              <w:jc w:val="left"/>
              <w:cnfStyle w:val="000000000000" w:firstRow="0" w:lastRow="0" w:firstColumn="0" w:lastColumn="0" w:oddVBand="0" w:evenVBand="0" w:oddHBand="0" w:evenHBand="0" w:firstRowFirstColumn="0" w:firstRowLastColumn="0" w:lastRowFirstColumn="0" w:lastRowLastColumn="0"/>
              <w:rPr>
                <w:ins w:id="5" w:author="Musavi, Hamid [USA]" w:date="2017-05-25T16:21:00Z"/>
                <w:sz w:val="20"/>
                <w:szCs w:val="20"/>
              </w:rPr>
            </w:pPr>
            <w:r>
              <w:rPr>
                <w:sz w:val="20"/>
                <w:szCs w:val="20"/>
              </w:rPr>
              <w:t>ODE Team</w:t>
            </w:r>
            <w:ins w:id="6" w:author="Musavi, Hamid [USA]" w:date="2017-05-25T16:21:00Z">
              <w:r w:rsidR="00FB7FD7" w:rsidRPr="00443E64">
                <w:rPr>
                  <w:sz w:val="20"/>
                  <w:szCs w:val="20"/>
                </w:rPr>
                <w:t xml:space="preserve"> </w:t>
              </w:r>
            </w:ins>
          </w:p>
        </w:tc>
        <w:tc>
          <w:tcPr>
            <w:tcW w:w="1529" w:type="dxa"/>
          </w:tcPr>
          <w:p w14:paraId="6478C1E4" w14:textId="63A1706A" w:rsidR="00FB7FD7" w:rsidRDefault="00FB7FD7" w:rsidP="00832DFA">
            <w:pPr>
              <w:pStyle w:val="NormalArial11"/>
              <w:cnfStyle w:val="000000000000" w:firstRow="0" w:lastRow="0" w:firstColumn="0" w:lastColumn="0" w:oddVBand="0" w:evenVBand="0" w:oddHBand="0" w:evenHBand="0" w:firstRowFirstColumn="0" w:firstRowLastColumn="0" w:lastRowFirstColumn="0" w:lastRowLastColumn="0"/>
              <w:rPr>
                <w:ins w:id="7" w:author="Musavi, Hamid [USA]" w:date="2017-05-25T16:21:00Z"/>
                <w:sz w:val="20"/>
                <w:szCs w:val="20"/>
              </w:rPr>
            </w:pPr>
            <w:ins w:id="8" w:author="Musavi, Hamid [USA]" w:date="2017-05-25T16:21:00Z">
              <w:r>
                <w:rPr>
                  <w:sz w:val="20"/>
                  <w:szCs w:val="20"/>
                </w:rPr>
                <w:t>5/</w:t>
              </w:r>
            </w:ins>
            <w:r w:rsidR="00514A2A">
              <w:rPr>
                <w:sz w:val="20"/>
                <w:szCs w:val="20"/>
              </w:rPr>
              <w:t>30</w:t>
            </w:r>
            <w:ins w:id="9" w:author="Musavi, Hamid [USA]" w:date="2017-05-25T16:21:00Z">
              <w:r>
                <w:rPr>
                  <w:sz w:val="20"/>
                  <w:szCs w:val="20"/>
                </w:rPr>
                <w:t>/2017</w:t>
              </w:r>
            </w:ins>
          </w:p>
        </w:tc>
        <w:tc>
          <w:tcPr>
            <w:tcW w:w="4841" w:type="dxa"/>
          </w:tcPr>
          <w:p w14:paraId="07B33B99" w14:textId="1D8BE4D8" w:rsidR="00FB7FD7" w:rsidRDefault="00FB7FD7" w:rsidP="00514A2A">
            <w:pPr>
              <w:pStyle w:val="NormalArial11"/>
              <w:cnfStyle w:val="000000000000" w:firstRow="0" w:lastRow="0" w:firstColumn="0" w:lastColumn="0" w:oddVBand="0" w:evenVBand="0" w:oddHBand="0" w:evenHBand="0" w:firstRowFirstColumn="0" w:firstRowLastColumn="0" w:lastRowFirstColumn="0" w:lastRowLastColumn="0"/>
              <w:rPr>
                <w:ins w:id="10" w:author="Musavi, Hamid [USA]" w:date="2017-05-25T16:21:00Z"/>
                <w:sz w:val="20"/>
                <w:szCs w:val="20"/>
              </w:rPr>
            </w:pPr>
            <w:ins w:id="11" w:author="Musavi, Hamid [USA]" w:date="2017-05-25T16:21:00Z">
              <w:r>
                <w:rPr>
                  <w:sz w:val="20"/>
                  <w:szCs w:val="20"/>
                </w:rPr>
                <w:t xml:space="preserve">Added </w:t>
              </w:r>
            </w:ins>
            <w:r w:rsidR="00514A2A">
              <w:rPr>
                <w:sz w:val="20"/>
                <w:szCs w:val="20"/>
              </w:rPr>
              <w:t xml:space="preserve">VSD </w:t>
            </w:r>
            <w:ins w:id="12" w:author="Musavi, Hamid [USA]" w:date="2017-05-25T16:21:00Z">
              <w:r>
                <w:rPr>
                  <w:sz w:val="20"/>
                  <w:szCs w:val="20"/>
                </w:rPr>
                <w:t>documentation</w:t>
              </w:r>
            </w:ins>
          </w:p>
        </w:tc>
      </w:tr>
    </w:tbl>
    <w:p w14:paraId="57772AE4" w14:textId="2215594F" w:rsidR="00314B85" w:rsidRDefault="00FB7FD7" w:rsidP="00314B85">
      <w:pPr>
        <w:rPr>
          <w:rFonts w:eastAsia="Calibri"/>
        </w:rPr>
      </w:pPr>
      <w:ins w:id="13" w:author="Musavi, Hamid [USA]" w:date="2017-05-25T16:21:00Z">
        <w:r>
          <w:t xml:space="preserve"> </w:t>
        </w:r>
      </w:ins>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14" w:name="_Toc464836202"/>
      <w:bookmarkStart w:id="15" w:name="_Toc483492659"/>
      <w:r w:rsidRPr="00314B85">
        <w:t>Introduction</w:t>
      </w:r>
      <w:bookmarkEnd w:id="14"/>
      <w:bookmarkEnd w:id="15"/>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16" w:name="_Toc483492660"/>
      <w:r>
        <w:t xml:space="preserve">Project </w:t>
      </w:r>
      <w:r w:rsidR="00F65242">
        <w:t>Overview</w:t>
      </w:r>
      <w:bookmarkEnd w:id="16"/>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17" w:name="_Toc483492661"/>
      <w:r>
        <w:t xml:space="preserve">System </w:t>
      </w:r>
      <w:r w:rsidR="00D83260">
        <w:t>Overview</w:t>
      </w:r>
      <w:bookmarkEnd w:id="17"/>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D43D48" w:rsidP="00B473AE">
      <w:pPr>
        <w:keepNext/>
        <w:jc w:val="center"/>
      </w:pPr>
      <w:r>
        <w:pict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05pt;height:267.2pt">
            <v:imagedata r:id="rId20" o:title=""/>
          </v:shape>
        </w:pict>
      </w:r>
    </w:p>
    <w:p w14:paraId="767F147D" w14:textId="762851B2" w:rsidR="00453261" w:rsidRDefault="00453261" w:rsidP="00B473AE">
      <w:pPr>
        <w:pStyle w:val="Caption"/>
        <w:jc w:val="center"/>
      </w:pPr>
      <w:bookmarkStart w:id="18" w:name="_Ref470259075"/>
      <w:bookmarkStart w:id="19" w:name="_Ref470259081"/>
      <w:r>
        <w:t xml:space="preserve">Figure </w:t>
      </w:r>
      <w:fldSimple w:instr=" SEQ Figure \* ARABIC ">
        <w:r w:rsidR="00244E15">
          <w:rPr>
            <w:noProof/>
          </w:rPr>
          <w:t>1</w:t>
        </w:r>
      </w:fldSimple>
      <w:bookmarkEnd w:id="18"/>
      <w:r>
        <w:t xml:space="preserve"> - ODE System Data Producers and Consumers</w:t>
      </w:r>
      <w:bookmarkEnd w:id="19"/>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20" w:name="_Toc462052213"/>
      <w:bookmarkStart w:id="21" w:name="_Toc483492662"/>
      <w:r w:rsidRPr="00116242">
        <w:t>Audience</w:t>
      </w:r>
      <w:bookmarkEnd w:id="20"/>
      <w:bookmarkEnd w:id="21"/>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22" w:name="_Toc462052214"/>
      <w:bookmarkStart w:id="23" w:name="_Toc483492663"/>
      <w:r w:rsidRPr="00116242">
        <w:lastRenderedPageBreak/>
        <w:t>Glossary</w:t>
      </w:r>
      <w:bookmarkEnd w:id="22"/>
      <w:bookmarkEnd w:id="23"/>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proofErr w:type="spellStart"/>
            <w:r w:rsidRPr="00BD73CD">
              <w:rPr>
                <w:rFonts w:ascii="Calibri" w:hAnsi="Calibri"/>
                <w:color w:val="000000"/>
              </w:rPr>
              <w:t>Git</w:t>
            </w:r>
            <w:proofErr w:type="spellEnd"/>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sidRPr="00680932">
              <w:rPr>
                <w:rFonts w:ascii="Calibri" w:hAnsi="Calibri"/>
                <w:color w:val="000000"/>
              </w:rPr>
              <w:t>Git</w:t>
            </w:r>
            <w:proofErr w:type="spellEnd"/>
            <w:r w:rsidRPr="00680932">
              <w:rPr>
                <w:rFonts w:ascii="Calibri" w:hAnsi="Calibri"/>
                <w:color w:val="000000"/>
              </w:rPr>
              <w:t xml:space="preserve">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proofErr w:type="spellStart"/>
            <w:r w:rsidRPr="00BD73CD">
              <w:rPr>
                <w:rFonts w:ascii="Calibri" w:hAnsi="Calibri"/>
                <w:color w:val="000000"/>
              </w:rPr>
              <w:t>WebSocket</w:t>
            </w:r>
            <w:proofErr w:type="spellEnd"/>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sidRPr="007F295B">
              <w:rPr>
                <w:rFonts w:ascii="Calibri" w:hAnsi="Calibri"/>
                <w:color w:val="000000"/>
              </w:rPr>
              <w:t>WebSocket</w:t>
            </w:r>
            <w:proofErr w:type="spellEnd"/>
            <w:r w:rsidRPr="007F295B">
              <w:rPr>
                <w:rFonts w:ascii="Calibri" w:hAnsi="Calibri"/>
                <w:color w:val="000000"/>
              </w:rPr>
              <w:t xml:space="preserve"> is designed to be implemented in web browsers and web servers, but it can be used by any client or server application. The </w:t>
            </w:r>
            <w:proofErr w:type="spellStart"/>
            <w:r w:rsidRPr="007F295B">
              <w:rPr>
                <w:rFonts w:ascii="Calibri" w:hAnsi="Calibri"/>
                <w:color w:val="000000"/>
              </w:rPr>
              <w:t>WebSocket</w:t>
            </w:r>
            <w:proofErr w:type="spellEnd"/>
            <w:r w:rsidRPr="007F295B">
              <w:rPr>
                <w:rFonts w:ascii="Calibri" w:hAnsi="Calibri"/>
                <w:color w:val="000000"/>
              </w:rPr>
              <w:t xml:space="preserve">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24" w:name="_Toc462052215"/>
      <w:bookmarkStart w:id="25" w:name="_Toc483492664"/>
      <w:r>
        <w:t xml:space="preserve">ODE </w:t>
      </w:r>
      <w:r w:rsidRPr="008F6528">
        <w:t>DEVELOPMENT ENVIRONMENT</w:t>
      </w:r>
      <w:bookmarkEnd w:id="24"/>
      <w:bookmarkEnd w:id="25"/>
    </w:p>
    <w:p w14:paraId="667C5AFA" w14:textId="52EF58AC" w:rsidR="00C26C45" w:rsidRPr="006222B8" w:rsidRDefault="00C26C45" w:rsidP="00C26C45">
      <w:pPr>
        <w:pStyle w:val="Heading2"/>
      </w:pPr>
      <w:bookmarkStart w:id="26" w:name="_Toc462052216"/>
      <w:bookmarkStart w:id="27" w:name="_Toc483492665"/>
      <w:r>
        <w:t>J</w:t>
      </w:r>
      <w:r w:rsidRPr="002F7470">
        <w:t>ava Development Tools</w:t>
      </w:r>
      <w:bookmarkEnd w:id="26"/>
      <w:bookmarkEnd w:id="27"/>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proofErr w:type="spellStart"/>
      <w:r>
        <w:t>Git</w:t>
      </w:r>
      <w:proofErr w:type="spellEnd"/>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28" w:name="_Toc462052217"/>
      <w:bookmarkStart w:id="29" w:name="_Toc483492666"/>
      <w:r w:rsidRPr="00176E93">
        <w:t>Java</w:t>
      </w:r>
      <w:bookmarkEnd w:id="28"/>
      <w:bookmarkEnd w:id="29"/>
    </w:p>
    <w:p w14:paraId="6875E589" w14:textId="77777777" w:rsidR="00C26C45" w:rsidRDefault="00C26C45" w:rsidP="00C26C45">
      <w:r>
        <w:t>Install Java Development Kit (JDK) 1.8</w:t>
      </w:r>
    </w:p>
    <w:p w14:paraId="0DF3A6FE" w14:textId="77777777" w:rsidR="00C26C45" w:rsidRDefault="00D43D48"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30" w:name="_Toc462052218"/>
      <w:bookmarkStart w:id="31" w:name="_Toc483492667"/>
      <w:r w:rsidRPr="00176E93">
        <w:t>Eclipse IDE</w:t>
      </w:r>
      <w:bookmarkEnd w:id="30"/>
      <w:bookmarkEnd w:id="31"/>
    </w:p>
    <w:p w14:paraId="3684579F" w14:textId="77777777" w:rsidR="00C26C45" w:rsidRDefault="00C26C45" w:rsidP="00C26C45">
      <w:r>
        <w:t xml:space="preserve">Download and install Eclipse. </w:t>
      </w:r>
    </w:p>
    <w:p w14:paraId="0E222FCE" w14:textId="77777777" w:rsidR="00C26C45" w:rsidRDefault="00D43D48"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32" w:name="_Toc462052219"/>
      <w:bookmarkStart w:id="33" w:name="_Toc483492668"/>
      <w:r>
        <w:t>M</w:t>
      </w:r>
      <w:r w:rsidRPr="00176E93">
        <w:t>aven</w:t>
      </w:r>
      <w:bookmarkEnd w:id="32"/>
      <w:bookmarkEnd w:id="33"/>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34" w:name="_Toc462052236"/>
      <w:bookmarkStart w:id="35" w:name="_Toc483492669"/>
      <w:proofErr w:type="spellStart"/>
      <w:r>
        <w:t>Git</w:t>
      </w:r>
      <w:proofErr w:type="spellEnd"/>
      <w:r w:rsidR="00C26C45" w:rsidRPr="00D76B4F">
        <w:t xml:space="preserve"> Version Control</w:t>
      </w:r>
      <w:bookmarkEnd w:id="34"/>
      <w:bookmarkEnd w:id="35"/>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 xml:space="preserve">Tortoise </w:t>
      </w:r>
      <w:proofErr w:type="spellStart"/>
      <w:r>
        <w:t>Git</w:t>
      </w:r>
      <w:proofErr w:type="spellEnd"/>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proofErr w:type="spellStart"/>
      <w:r>
        <w:t>Git</w:t>
      </w:r>
      <w:proofErr w:type="spellEnd"/>
      <w:r>
        <w:t xml:space="preserve"> Extensions</w:t>
      </w:r>
    </w:p>
    <w:p w14:paraId="7A2F3310" w14:textId="11223535" w:rsidR="00C26C45" w:rsidRDefault="00C26C45" w:rsidP="00C26C45">
      <w:r>
        <w:t xml:space="preserve">It is recommended that GIT plug-ins are installed with </w:t>
      </w:r>
      <w:r w:rsidR="00C27C89">
        <w:t xml:space="preserve">your IDE so that your IDE is </w:t>
      </w:r>
      <w:proofErr w:type="spellStart"/>
      <w:r w:rsidR="00C27C89">
        <w:t>Git</w:t>
      </w:r>
      <w:proofErr w:type="spellEnd"/>
      <w:r>
        <w:t xml:space="preserve"> "aware". </w:t>
      </w:r>
      <w:r w:rsidR="00C27C89">
        <w:t xml:space="preserve">Newer versions of eclipse (Luna and later versions) comes pre-installed with a </w:t>
      </w:r>
      <w:proofErr w:type="spellStart"/>
      <w:r w:rsidR="00C27C89">
        <w:t>Git</w:t>
      </w:r>
      <w:proofErr w:type="spellEnd"/>
      <w:r w:rsidR="00C27C89">
        <w:t xml:space="preserve"> plug-in. </w:t>
      </w:r>
    </w:p>
    <w:p w14:paraId="66C1D469" w14:textId="1610E01E" w:rsidR="00C26C45" w:rsidRDefault="00C26C45" w:rsidP="00A91E21">
      <w:pPr>
        <w:pStyle w:val="Heading2"/>
      </w:pPr>
      <w:bookmarkStart w:id="36" w:name="_Toc462052238"/>
      <w:bookmarkStart w:id="37" w:name="_Toc483492670"/>
      <w:r w:rsidRPr="003213A4">
        <w:t>Build</w:t>
      </w:r>
      <w:r w:rsidR="00ED0E13">
        <w:t>ing</w:t>
      </w:r>
      <w:r w:rsidRPr="003213A4">
        <w:t xml:space="preserve"> </w:t>
      </w:r>
      <w:bookmarkEnd w:id="36"/>
      <w:r w:rsidR="00C110E9">
        <w:t xml:space="preserve">ODE </w:t>
      </w:r>
      <w:r w:rsidR="00ED0E13">
        <w:t>Software Artifacts</w:t>
      </w:r>
      <w:bookmarkEnd w:id="37"/>
    </w:p>
    <w:p w14:paraId="34FEA9B8" w14:textId="78CE7B95" w:rsidR="00C26C45" w:rsidRDefault="00C110E9" w:rsidP="00C26C45">
      <w:r>
        <w:t xml:space="preserve">The ODE source code is maintained in two separate </w:t>
      </w:r>
      <w:proofErr w:type="spellStart"/>
      <w:r>
        <w:t>Git</w:t>
      </w:r>
      <w:proofErr w:type="spellEnd"/>
      <w:r>
        <w:t xml:space="preserve"> repositories.</w:t>
      </w:r>
    </w:p>
    <w:p w14:paraId="22A023BB" w14:textId="319C9D88" w:rsidR="00C110E9" w:rsidRDefault="00C110E9" w:rsidP="006820F5">
      <w:pPr>
        <w:pStyle w:val="ListParagraph"/>
        <w:numPr>
          <w:ilvl w:val="0"/>
          <w:numId w:val="15"/>
        </w:numPr>
      </w:pPr>
      <w:r>
        <w:t xml:space="preserve">The public </w:t>
      </w:r>
      <w:proofErr w:type="spellStart"/>
      <w:r>
        <w:t>Git</w:t>
      </w:r>
      <w:proofErr w:type="spellEnd"/>
      <w:r>
        <w:t xml:space="preserve"> repository, </w:t>
      </w:r>
      <w:hyperlink r:id="rId26"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w:t>
      </w:r>
      <w:proofErr w:type="spellStart"/>
      <w:r>
        <w:t>Git</w:t>
      </w:r>
      <w:proofErr w:type="spellEnd"/>
      <w:r>
        <w:t xml:space="preserve"> repository, </w:t>
      </w:r>
      <w:hyperlink r:id="rId27"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38" w:name="_Toc483492671"/>
      <w:r>
        <w:t xml:space="preserve">Open-Source </w:t>
      </w:r>
      <w:r w:rsidR="007038D0">
        <w:t>Repository</w:t>
      </w:r>
      <w:bookmarkEnd w:id="38"/>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proofErr w:type="spellStart"/>
      <w:r>
        <w:t>jpo</w:t>
      </w:r>
      <w:proofErr w:type="spellEnd"/>
      <w:r>
        <w:t xml:space="preserve">-ode-common: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6820F5">
      <w:pPr>
        <w:pStyle w:val="ListParagraph"/>
        <w:numPr>
          <w:ilvl w:val="0"/>
          <w:numId w:val="16"/>
        </w:numPr>
      </w:pPr>
      <w:proofErr w:type="spellStart"/>
      <w:r>
        <w:t>jpo</w:t>
      </w:r>
      <w:proofErr w:type="spellEnd"/>
      <w:r>
        <w:t xml:space="preserve">-ode-core: this component contains the core functions carried out by the </w:t>
      </w:r>
      <w:proofErr w:type="spellStart"/>
      <w:r>
        <w:t>jpo</w:t>
      </w:r>
      <w:proofErr w:type="spellEnd"/>
      <w:r>
        <w:t>-ode.</w:t>
      </w:r>
    </w:p>
    <w:p w14:paraId="31C89F02" w14:textId="2A167634" w:rsidR="00671FAC" w:rsidRDefault="00671FAC" w:rsidP="006820F5">
      <w:pPr>
        <w:pStyle w:val="ListParagraph"/>
        <w:numPr>
          <w:ilvl w:val="0"/>
          <w:numId w:val="16"/>
        </w:numPr>
      </w:pPr>
      <w:proofErr w:type="spellStart"/>
      <w:r>
        <w:t>jpo</w:t>
      </w:r>
      <w:proofErr w:type="spellEnd"/>
      <w:r>
        <w:t>-ode-plugins: this component contains the plug-in modules.</w:t>
      </w:r>
    </w:p>
    <w:p w14:paraId="3F689485" w14:textId="2FC6C9D7" w:rsidR="00671FAC" w:rsidRDefault="00671FAC" w:rsidP="006820F5">
      <w:pPr>
        <w:pStyle w:val="ListParagraph"/>
        <w:numPr>
          <w:ilvl w:val="0"/>
          <w:numId w:val="16"/>
        </w:numPr>
      </w:pPr>
      <w:proofErr w:type="spellStart"/>
      <w:r>
        <w:t>jpo</w:t>
      </w:r>
      <w:proofErr w:type="spellEnd"/>
      <w:r>
        <w:t>-ode-</w:t>
      </w:r>
      <w:proofErr w:type="spellStart"/>
      <w:r>
        <w:t>svcs</w:t>
      </w:r>
      <w:proofErr w:type="spellEnd"/>
      <w:r>
        <w:t xml:space="preserve">: </w:t>
      </w:r>
      <w:proofErr w:type="gramStart"/>
      <w:r>
        <w:t>this component and similar future components</w:t>
      </w:r>
      <w:proofErr w:type="gramEnd"/>
      <w:r>
        <w:t xml:space="preserve"> are the actual service components. This component is always a Spring Framework application and implements a specific service.</w:t>
      </w:r>
    </w:p>
    <w:p w14:paraId="1E7D9F5C" w14:textId="1C1AA971" w:rsidR="00284505" w:rsidRDefault="00D359EF" w:rsidP="00284505">
      <w:pPr>
        <w:pStyle w:val="Heading3"/>
      </w:pPr>
      <w:bookmarkStart w:id="39" w:name="_Toc483492672"/>
      <w:r>
        <w:t>Pr</w:t>
      </w:r>
      <w:r w:rsidR="00284505">
        <w:t>ivate Repository</w:t>
      </w:r>
      <w:bookmarkEnd w:id="39"/>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28" w:history="1">
        <w:r w:rsidR="00671FAC">
          <w:rPr>
            <w:rStyle w:val="Hyperlink"/>
          </w:rPr>
          <w:t xml:space="preserve">OSS </w:t>
        </w:r>
        <w:proofErr w:type="spellStart"/>
        <w:r w:rsidR="00671FAC">
          <w:rPr>
            <w:rStyle w:val="Hyperlink"/>
          </w:rPr>
          <w:t>Nokalva</w:t>
        </w:r>
        <w:proofErr w:type="spellEnd"/>
      </w:hyperlink>
      <w:r w:rsidR="00671FAC">
        <w:t> </w:t>
      </w:r>
      <w:r>
        <w:t>ASN.1 compiler and runtime libraries.</w:t>
      </w:r>
    </w:p>
    <w:p w14:paraId="3CDCB03A" w14:textId="77777777" w:rsidR="00C110E9" w:rsidRDefault="00C110E9" w:rsidP="00D359EF">
      <w:pPr>
        <w:pStyle w:val="Heading4"/>
        <w:rPr>
          <w:b/>
        </w:rPr>
      </w:pPr>
      <w:bookmarkStart w:id="40" w:name="_Toc462052239"/>
      <w:bookmarkStart w:id="41" w:name="_Ref471486364"/>
      <w:bookmarkStart w:id="42" w:name="_Ref471486373"/>
      <w:bookmarkStart w:id="43" w:name="_Toc462052247"/>
      <w:r>
        <w:t xml:space="preserve">ASN.1 </w:t>
      </w:r>
      <w:r w:rsidRPr="003213A4">
        <w:t>Java API</w:t>
      </w:r>
      <w:bookmarkEnd w:id="40"/>
      <w:bookmarkEnd w:id="41"/>
      <w:bookmarkEnd w:id="42"/>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29" w:history="1">
        <w:r>
          <w:rPr>
            <w:rStyle w:val="Hyperlink"/>
          </w:rPr>
          <w:t xml:space="preserve">OSS </w:t>
        </w:r>
        <w:proofErr w:type="spellStart"/>
        <w:r>
          <w:rPr>
            <w:rStyle w:val="Hyperlink"/>
          </w:rPr>
          <w:t>Nokalva</w:t>
        </w:r>
        <w:proofErr w:type="spellEnd"/>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 xml:space="preserve">private </w:t>
      </w:r>
      <w:proofErr w:type="spellStart"/>
      <w:r>
        <w:t>Git</w:t>
      </w:r>
      <w:proofErr w:type="spellEnd"/>
      <w:r>
        <w:t xml:space="preserve"> repository</w:t>
      </w:r>
      <w:r w:rsidR="00284505">
        <w:t>.</w:t>
      </w:r>
    </w:p>
    <w:p w14:paraId="2D262D1C" w14:textId="2E5823F7" w:rsidR="00C110E9" w:rsidRDefault="00C110E9" w:rsidP="00671FAC">
      <w:pPr>
        <w:pStyle w:val="Heading4"/>
      </w:pPr>
      <w:bookmarkStart w:id="44" w:name="_Toc462052243"/>
      <w:r w:rsidRPr="00211532">
        <w:t>Build</w:t>
      </w:r>
      <w:r w:rsidR="00671FAC">
        <w:t xml:space="preserve"> and Deploy</w:t>
      </w:r>
      <w:r w:rsidRPr="00211532">
        <w:t xml:space="preserve"> Procedure</w:t>
      </w:r>
      <w:bookmarkEnd w:id="44"/>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45" w:name="_Toc462052259"/>
      <w:bookmarkStart w:id="46" w:name="_Toc483492673"/>
      <w:bookmarkEnd w:id="43"/>
      <w:r>
        <w:t xml:space="preserve">ODE </w:t>
      </w:r>
      <w:bookmarkEnd w:id="45"/>
      <w:r>
        <w:t>Application Properties</w:t>
      </w:r>
      <w:bookmarkEnd w:id="46"/>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proofErr w:type="spellStart"/>
      <w:proofErr w:type="gramStart"/>
      <w:r w:rsidR="00CA712F" w:rsidRPr="00CA712F">
        <w:rPr>
          <w:i/>
        </w:rPr>
        <w:t>application.properties</w:t>
      </w:r>
      <w:proofErr w:type="spellEnd"/>
      <w:proofErr w:type="gramEnd"/>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w:t>
      </w:r>
      <w:proofErr w:type="spellStart"/>
      <w:proofErr w:type="gramStart"/>
      <w:r w:rsidRPr="00E916A3">
        <w:rPr>
          <w:i/>
        </w:rPr>
        <w:t>ode.</w:t>
      </w:r>
      <w:r>
        <w:rPr>
          <w:i/>
        </w:rPr>
        <w:t>propertyName</w:t>
      </w:r>
      <w:proofErr w:type="spellEnd"/>
      <w:proofErr w:type="gramEnd"/>
      <w:r w:rsidR="00A07598">
        <w:rPr>
          <w:i/>
        </w:rPr>
        <w:t>=</w:t>
      </w:r>
      <w:proofErr w:type="spellStart"/>
      <w:r>
        <w:rPr>
          <w:i/>
        </w:rPr>
        <w:t>propertyV</w:t>
      </w:r>
      <w:r w:rsidRPr="00E916A3">
        <w:rPr>
          <w:i/>
        </w:rPr>
        <w:t>alue</w:t>
      </w:r>
      <w:proofErr w:type="spellEnd"/>
      <w:r w:rsidR="008B218F">
        <w:rPr>
          <w:iCs/>
        </w:rPr>
        <w:t xml:space="preserve">. For example, add </w:t>
      </w:r>
      <w:proofErr w:type="spellStart"/>
      <w:r w:rsidR="008B218F">
        <w:rPr>
          <w:iCs/>
        </w:rPr>
        <w:t>ode.DdsCasUsername</w:t>
      </w:r>
      <w:proofErr w:type="spellEnd"/>
      <w:r w:rsidR="008B218F">
        <w:rPr>
          <w:iCs/>
        </w:rPr>
        <w:t>=</w:t>
      </w:r>
      <w:proofErr w:type="spellStart"/>
      <w:r w:rsidR="008B218F">
        <w:rPr>
          <w:iCs/>
        </w:rPr>
        <w:t>fred.flintstone@stone.age</w:t>
      </w:r>
      <w:proofErr w:type="spellEnd"/>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proofErr w:type="spellStart"/>
      <w:r w:rsidRPr="00CE6C37">
        <w:rPr>
          <w:i/>
        </w:rPr>
        <w:t>ode.DdsCasUsername</w:t>
      </w:r>
      <w:proofErr w:type="spellEnd"/>
      <w:r w:rsidRPr="00CE6C37">
        <w:rPr>
          <w:i/>
        </w:rPr>
        <w:t>=</w:t>
      </w:r>
      <w:proofErr w:type="spellStart"/>
      <w:r w:rsidRPr="00CE6C37">
        <w:rPr>
          <w:i/>
        </w:rPr>
        <w:t>fred.flintstone@stone.age</w:t>
      </w:r>
      <w:proofErr w:type="spellEnd"/>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w:t>
      </w:r>
      <w:proofErr w:type="spellStart"/>
      <w:r>
        <w:t>OdeProperties</w:t>
      </w:r>
      <w:proofErr w:type="spellEnd"/>
      <w:r>
        <w:t xml:space="preserve"> class. The property name is the name of the </w:t>
      </w:r>
      <w:proofErr w:type="spellStart"/>
      <w:r w:rsidR="00A07598">
        <w:t>OdeProperties</w:t>
      </w:r>
      <w:proofErr w:type="spellEnd"/>
      <w:r w:rsidR="00A07598">
        <w:t xml:space="preserve">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47" w:name="_Ref483487699"/>
      <w:r>
        <w:t xml:space="preserve">Table </w:t>
      </w:r>
      <w:fldSimple w:instr=" SEQ Table \* ARABIC ">
        <w:r>
          <w:rPr>
            <w:noProof/>
          </w:rPr>
          <w:t>1</w:t>
        </w:r>
      </w:fldSimple>
      <w:r>
        <w:t xml:space="preserve"> - ODE Application Properties</w:t>
      </w:r>
      <w:bookmarkEnd w:id="47"/>
    </w:p>
    <w:tbl>
      <w:tblPr>
        <w:tblStyle w:val="GridTable4-Accent11"/>
        <w:tblW w:w="13045" w:type="dxa"/>
        <w:tblLayout w:type="fixed"/>
        <w:tblLook w:val="04A0" w:firstRow="1" w:lastRow="0" w:firstColumn="1" w:lastColumn="0" w:noHBand="0" w:noVBand="1"/>
      </w:tblPr>
      <w:tblGrid>
        <w:gridCol w:w="3665"/>
        <w:gridCol w:w="3440"/>
        <w:gridCol w:w="1170"/>
        <w:gridCol w:w="4770"/>
      </w:tblGrid>
      <w:tr w:rsidR="00D6784D" w14:paraId="7516CDAA" w14:textId="77777777" w:rsidTr="0060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09BC081B" w14:textId="77777777" w:rsidR="00D6784D" w:rsidRDefault="00D6784D" w:rsidP="00D6784D">
            <w:pPr>
              <w:jc w:val="center"/>
              <w:rPr>
                <w:b w:val="0"/>
                <w:bCs w:val="0"/>
              </w:rPr>
            </w:pPr>
            <w:r>
              <w:t>Name</w:t>
            </w:r>
          </w:p>
        </w:tc>
        <w:tc>
          <w:tcPr>
            <w:tcW w:w="344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60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06DCE254" w14:textId="77777777" w:rsidR="00D6784D" w:rsidRPr="00B900E1" w:rsidRDefault="00D6784D" w:rsidP="00D6784D">
            <w:pPr>
              <w:rPr>
                <w:b w:val="0"/>
              </w:rPr>
            </w:pPr>
            <w:proofErr w:type="spellStart"/>
            <w:proofErr w:type="gramStart"/>
            <w:r w:rsidRPr="00780835">
              <w:rPr>
                <w:b w:val="0"/>
              </w:rPr>
              <w:t>ode.kafkaBrokers</w:t>
            </w:r>
            <w:proofErr w:type="spellEnd"/>
            <w:proofErr w:type="gramEnd"/>
          </w:p>
        </w:tc>
        <w:tc>
          <w:tcPr>
            <w:tcW w:w="3440" w:type="dxa"/>
          </w:tcPr>
          <w:p w14:paraId="62E375D3"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$DOCKER_HOST_IP:9092</w:t>
            </w:r>
          </w:p>
        </w:tc>
        <w:tc>
          <w:tcPr>
            <w:tcW w:w="1170" w:type="dxa"/>
          </w:tcPr>
          <w:p w14:paraId="4B2BFA2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71290747"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 xml:space="preserve">List of </w:t>
            </w:r>
            <w:proofErr w:type="spellStart"/>
            <w:r>
              <w:t>kafka</w:t>
            </w:r>
            <w:proofErr w:type="spellEnd"/>
            <w:r>
              <w:t xml:space="preserve"> brokers and ports</w:t>
            </w:r>
          </w:p>
        </w:tc>
      </w:tr>
      <w:tr w:rsidR="00D6784D" w:rsidRPr="00B900E1" w14:paraId="345849CA" w14:textId="77777777" w:rsidTr="006044F1">
        <w:tc>
          <w:tcPr>
            <w:cnfStyle w:val="001000000000" w:firstRow="0" w:lastRow="0" w:firstColumn="1" w:lastColumn="0" w:oddVBand="0" w:evenVBand="0" w:oddHBand="0" w:evenHBand="0" w:firstRowFirstColumn="0" w:firstRowLastColumn="0" w:lastRowFirstColumn="0" w:lastRowLastColumn="0"/>
            <w:tcW w:w="3665" w:type="dxa"/>
          </w:tcPr>
          <w:p w14:paraId="517C5D09" w14:textId="77777777" w:rsidR="00D6784D" w:rsidRPr="00B900E1" w:rsidRDefault="00D6784D" w:rsidP="00D6784D">
            <w:pPr>
              <w:rPr>
                <w:b w:val="0"/>
              </w:rPr>
            </w:pPr>
            <w:proofErr w:type="spellStart"/>
            <w:proofErr w:type="gramStart"/>
            <w:r w:rsidRPr="00780835">
              <w:rPr>
                <w:b w:val="0"/>
              </w:rPr>
              <w:t>ode.uploadLocation</w:t>
            </w:r>
            <w:r>
              <w:rPr>
                <w:b w:val="0"/>
              </w:rPr>
              <w:t>Root</w:t>
            </w:r>
            <w:proofErr w:type="spellEnd"/>
            <w:proofErr w:type="gramEnd"/>
          </w:p>
        </w:tc>
        <w:tc>
          <w:tcPr>
            <w:tcW w:w="3440" w:type="dxa"/>
          </w:tcPr>
          <w:p w14:paraId="2B0A02A1"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proofErr w:type="gramStart"/>
            <w:r>
              <w:t>./</w:t>
            </w:r>
            <w:proofErr w:type="gramEnd"/>
            <w:r>
              <w:t>uploads</w:t>
            </w:r>
          </w:p>
        </w:tc>
        <w:tc>
          <w:tcPr>
            <w:tcW w:w="1170" w:type="dxa"/>
          </w:tcPr>
          <w:p w14:paraId="3A13A49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1E9E2759"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6784D" w:rsidRPr="00B900E1" w14:paraId="3D580A72"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A1396A9" w14:textId="77777777" w:rsidR="00D6784D" w:rsidRPr="00780835" w:rsidRDefault="00D6784D" w:rsidP="00D6784D">
            <w:proofErr w:type="spellStart"/>
            <w:proofErr w:type="gramStart"/>
            <w:r w:rsidRPr="00780835">
              <w:rPr>
                <w:b w:val="0"/>
              </w:rPr>
              <w:t>ode.uploadLocation</w:t>
            </w:r>
            <w:r>
              <w:rPr>
                <w:b w:val="0"/>
              </w:rPr>
              <w:t>Bsm</w:t>
            </w:r>
            <w:proofErr w:type="spellEnd"/>
            <w:proofErr w:type="gramEnd"/>
          </w:p>
        </w:tc>
        <w:tc>
          <w:tcPr>
            <w:tcW w:w="3440" w:type="dxa"/>
          </w:tcPr>
          <w:p w14:paraId="1C87A7CA"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roofErr w:type="gramStart"/>
            <w:r>
              <w:t>./</w:t>
            </w:r>
            <w:proofErr w:type="gramEnd"/>
            <w:r>
              <w:t>uploads/</w:t>
            </w:r>
            <w:proofErr w:type="spellStart"/>
            <w:r>
              <w:t>bsm</w:t>
            </w:r>
            <w:proofErr w:type="spellEnd"/>
          </w:p>
        </w:tc>
        <w:tc>
          <w:tcPr>
            <w:tcW w:w="1170" w:type="dxa"/>
          </w:tcPr>
          <w:p w14:paraId="1B3CB46C"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02E24404"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6784D" w:rsidRPr="00B900E1" w14:paraId="25CD629A"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5958BB5" w14:textId="77777777" w:rsidR="00D6784D" w:rsidRPr="00780835" w:rsidRDefault="00D6784D" w:rsidP="00D6784D">
            <w:proofErr w:type="spellStart"/>
            <w:proofErr w:type="gramStart"/>
            <w:r w:rsidRPr="00780835">
              <w:rPr>
                <w:b w:val="0"/>
              </w:rPr>
              <w:t>ode.uploadLocation</w:t>
            </w:r>
            <w:r>
              <w:rPr>
                <w:b w:val="0"/>
              </w:rPr>
              <w:t>MessageFrame</w:t>
            </w:r>
            <w:proofErr w:type="spellEnd"/>
            <w:proofErr w:type="gramEnd"/>
          </w:p>
        </w:tc>
        <w:tc>
          <w:tcPr>
            <w:tcW w:w="3440" w:type="dxa"/>
          </w:tcPr>
          <w:p w14:paraId="051D9CD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proofErr w:type="gramStart"/>
            <w:r>
              <w:t>./</w:t>
            </w:r>
            <w:proofErr w:type="gramEnd"/>
            <w:r>
              <w:t>uploads/</w:t>
            </w:r>
            <w:proofErr w:type="spellStart"/>
            <w:r>
              <w:t>messageframe</w:t>
            </w:r>
            <w:proofErr w:type="spellEnd"/>
          </w:p>
        </w:tc>
        <w:tc>
          <w:tcPr>
            <w:tcW w:w="1170" w:type="dxa"/>
          </w:tcPr>
          <w:p w14:paraId="5C17725F"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0A8B872C"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D6784D" w:rsidRPr="00B900E1" w14:paraId="32DDFF17"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34C6996" w14:textId="77777777" w:rsidR="00D6784D" w:rsidRPr="00780835" w:rsidRDefault="00D6784D" w:rsidP="00D6784D">
            <w:r>
              <w:rPr>
                <w:b w:val="0"/>
              </w:rPr>
              <w:t>ode.</w:t>
            </w:r>
            <w:r>
              <w:t xml:space="preserve"> </w:t>
            </w:r>
            <w:proofErr w:type="spellStart"/>
            <w:r w:rsidRPr="003D5949">
              <w:rPr>
                <w:b w:val="0"/>
              </w:rPr>
              <w:t>pluginsLocations</w:t>
            </w:r>
            <w:proofErr w:type="spellEnd"/>
          </w:p>
        </w:tc>
        <w:tc>
          <w:tcPr>
            <w:tcW w:w="3440" w:type="dxa"/>
          </w:tcPr>
          <w:p w14:paraId="357B8FD0"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roofErr w:type="gramStart"/>
            <w:r>
              <w:t>./</w:t>
            </w:r>
            <w:proofErr w:type="gramEnd"/>
            <w:r w:rsidRPr="003D5949">
              <w:t>plugins</w:t>
            </w:r>
          </w:p>
        </w:tc>
        <w:tc>
          <w:tcPr>
            <w:tcW w:w="1170" w:type="dxa"/>
          </w:tcPr>
          <w:p w14:paraId="6048DCC0"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6649A8C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D6784D" w:rsidRPr="00B900E1" w14:paraId="457EF61A"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98FF2CB" w14:textId="77777777" w:rsidR="00D6784D" w:rsidRDefault="00D6784D" w:rsidP="00D6784D">
            <w:r>
              <w:rPr>
                <w:b w:val="0"/>
              </w:rPr>
              <w:t>ode.</w:t>
            </w:r>
            <w:r>
              <w:t xml:space="preserve"> </w:t>
            </w:r>
            <w:r w:rsidRPr="003551B9">
              <w:rPr>
                <w:b w:val="0"/>
              </w:rPr>
              <w:t>asn1CoderClassName</w:t>
            </w:r>
          </w:p>
        </w:tc>
        <w:tc>
          <w:tcPr>
            <w:tcW w:w="3440" w:type="dxa"/>
          </w:tcPr>
          <w:p w14:paraId="72621CA0"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170" w:type="dxa"/>
          </w:tcPr>
          <w:p w14:paraId="38F11FE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15610163"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 xml:space="preserve">How Kafka producers write to topics: valid values are </w:t>
            </w:r>
            <w:proofErr w:type="spellStart"/>
            <w:r>
              <w:t>async</w:t>
            </w:r>
            <w:proofErr w:type="spellEnd"/>
            <w:r>
              <w:t xml:space="preserve"> and sync for asynchronous writes and synchronous writes, respectively.</w:t>
            </w:r>
          </w:p>
        </w:tc>
      </w:tr>
      <w:tr w:rsidR="00D6784D" w:rsidRPr="00B900E1" w14:paraId="525CE710"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2B413B2" w14:textId="77777777" w:rsidR="00D6784D" w:rsidRDefault="00D6784D" w:rsidP="00D6784D">
            <w:r>
              <w:rPr>
                <w:b w:val="0"/>
              </w:rPr>
              <w:t>ode.</w:t>
            </w:r>
            <w:r>
              <w:t xml:space="preserve"> </w:t>
            </w:r>
            <w:proofErr w:type="spellStart"/>
            <w:r w:rsidRPr="003551B9">
              <w:rPr>
                <w:b w:val="0"/>
              </w:rPr>
              <w:t>kafkaProducerType</w:t>
            </w:r>
            <w:proofErr w:type="spellEnd"/>
          </w:p>
        </w:tc>
        <w:tc>
          <w:tcPr>
            <w:tcW w:w="3440" w:type="dxa"/>
          </w:tcPr>
          <w:p w14:paraId="41645BB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roofErr w:type="spellStart"/>
            <w:r>
              <w:t>async</w:t>
            </w:r>
            <w:proofErr w:type="spellEnd"/>
          </w:p>
        </w:tc>
        <w:tc>
          <w:tcPr>
            <w:tcW w:w="1170" w:type="dxa"/>
          </w:tcPr>
          <w:p w14:paraId="42207E2F"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7395BC12"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r>
      <w:tr w:rsidR="00D6784D" w:rsidRPr="00B900E1" w14:paraId="741193D5"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11939A3" w14:textId="77777777" w:rsidR="00D6784D" w:rsidRDefault="00D6784D" w:rsidP="00D6784D">
            <w:r>
              <w:rPr>
                <w:b w:val="0"/>
              </w:rPr>
              <w:t>ode.</w:t>
            </w:r>
            <w:r>
              <w:t xml:space="preserve"> </w:t>
            </w:r>
            <w:proofErr w:type="spellStart"/>
            <w:r w:rsidRPr="003551B9">
              <w:rPr>
                <w:b w:val="0"/>
              </w:rPr>
              <w:t>ddsCasUsername</w:t>
            </w:r>
            <w:proofErr w:type="spellEnd"/>
          </w:p>
        </w:tc>
        <w:tc>
          <w:tcPr>
            <w:tcW w:w="3440" w:type="dxa"/>
          </w:tcPr>
          <w:p w14:paraId="4FC50079"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p>
        </w:tc>
        <w:tc>
          <w:tcPr>
            <w:tcW w:w="1170" w:type="dxa"/>
          </w:tcPr>
          <w:p w14:paraId="53B00F20"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r>
              <w:t>X</w:t>
            </w:r>
          </w:p>
        </w:tc>
        <w:tc>
          <w:tcPr>
            <w:tcW w:w="4770" w:type="dxa"/>
          </w:tcPr>
          <w:p w14:paraId="2441316B"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D6784D" w:rsidRPr="00B900E1" w14:paraId="447E6F86"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1615AE6" w14:textId="77777777" w:rsidR="00D6784D" w:rsidRDefault="00D6784D" w:rsidP="00D6784D">
            <w:r>
              <w:rPr>
                <w:b w:val="0"/>
              </w:rPr>
              <w:t>ode.</w:t>
            </w:r>
            <w:r>
              <w:t xml:space="preserve"> </w:t>
            </w:r>
            <w:proofErr w:type="spellStart"/>
            <w:r w:rsidRPr="003551B9">
              <w:rPr>
                <w:b w:val="0"/>
              </w:rPr>
              <w:t>ddsCasPassword</w:t>
            </w:r>
            <w:proofErr w:type="spellEnd"/>
          </w:p>
        </w:tc>
        <w:tc>
          <w:tcPr>
            <w:tcW w:w="3440" w:type="dxa"/>
          </w:tcPr>
          <w:p w14:paraId="6EE90198"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c>
          <w:tcPr>
            <w:tcW w:w="1170" w:type="dxa"/>
          </w:tcPr>
          <w:p w14:paraId="7BEF0E77"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1D0ADAF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D6784D" w:rsidRPr="00B900E1" w14:paraId="286A5703"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18939F4" w14:textId="77777777" w:rsidR="00D6784D" w:rsidRDefault="00D6784D" w:rsidP="00D6784D">
            <w:r>
              <w:rPr>
                <w:b w:val="0"/>
              </w:rPr>
              <w:t>ode.</w:t>
            </w:r>
            <w:r>
              <w:t xml:space="preserve"> </w:t>
            </w:r>
            <w:proofErr w:type="spellStart"/>
            <w:r w:rsidRPr="003551B9">
              <w:rPr>
                <w:b w:val="0"/>
              </w:rPr>
              <w:t>ddsCasUrl</w:t>
            </w:r>
            <w:proofErr w:type="spellEnd"/>
          </w:p>
        </w:tc>
        <w:tc>
          <w:tcPr>
            <w:tcW w:w="3440" w:type="dxa"/>
          </w:tcPr>
          <w:p w14:paraId="48810A0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170" w:type="dxa"/>
          </w:tcPr>
          <w:p w14:paraId="196B685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488EC6B8"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D6784D" w:rsidRPr="00B900E1" w14:paraId="18C99E9A"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298E396" w14:textId="77777777" w:rsidR="00D6784D" w:rsidRDefault="00D6784D" w:rsidP="00D6784D">
            <w:r>
              <w:rPr>
                <w:b w:val="0"/>
              </w:rPr>
              <w:t>ode.</w:t>
            </w:r>
            <w:r>
              <w:t xml:space="preserve"> </w:t>
            </w:r>
            <w:proofErr w:type="spellStart"/>
            <w:r w:rsidRPr="003551B9">
              <w:rPr>
                <w:b w:val="0"/>
              </w:rPr>
              <w:t>ddsWebsocketUrl</w:t>
            </w:r>
            <w:proofErr w:type="spellEnd"/>
          </w:p>
        </w:tc>
        <w:tc>
          <w:tcPr>
            <w:tcW w:w="3440" w:type="dxa"/>
          </w:tcPr>
          <w:p w14:paraId="0E5FAEA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170" w:type="dxa"/>
          </w:tcPr>
          <w:p w14:paraId="07BB5F16"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3A3B877D"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URL of the US DOT SDW </w:t>
            </w:r>
            <w:proofErr w:type="spellStart"/>
            <w:r>
              <w:t>WebSockets</w:t>
            </w:r>
            <w:proofErr w:type="spellEnd"/>
            <w:r>
              <w:t xml:space="preserve"> API</w:t>
            </w:r>
          </w:p>
        </w:tc>
      </w:tr>
      <w:tr w:rsidR="006044F1" w:rsidRPr="00B900E1" w14:paraId="0E2D3A9E" w14:textId="77777777" w:rsidTr="002253B4">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7CB18D5" w14:textId="77777777" w:rsidR="006044F1" w:rsidRDefault="006044F1" w:rsidP="002253B4">
            <w:r>
              <w:rPr>
                <w:b w:val="0"/>
              </w:rPr>
              <w:t>o</w:t>
            </w:r>
            <w:r w:rsidRPr="0007578F">
              <w:rPr>
                <w:b w:val="0"/>
              </w:rPr>
              <w:t xml:space="preserve">de. </w:t>
            </w:r>
            <w:proofErr w:type="spellStart"/>
            <w:r w:rsidRPr="0007578F">
              <w:rPr>
                <w:b w:val="0"/>
              </w:rPr>
              <w:t>kafkaTopicBsmSerializedP</w:t>
            </w:r>
            <w:r>
              <w:rPr>
                <w:b w:val="0"/>
              </w:rPr>
              <w:t>ojo</w:t>
            </w:r>
            <w:proofErr w:type="spellEnd"/>
          </w:p>
        </w:tc>
        <w:tc>
          <w:tcPr>
            <w:tcW w:w="3440" w:type="dxa"/>
          </w:tcPr>
          <w:p w14:paraId="05847042" w14:textId="77777777" w:rsidR="006044F1" w:rsidRPr="003551B9" w:rsidRDefault="006044F1" w:rsidP="002253B4">
            <w:pPr>
              <w:cnfStyle w:val="000000000000" w:firstRow="0" w:lastRow="0" w:firstColumn="0" w:lastColumn="0" w:oddVBand="0" w:evenVBand="0" w:oddHBand="0" w:evenHBand="0" w:firstRowFirstColumn="0" w:firstRowLastColumn="0" w:lastRowFirstColumn="0" w:lastRowLastColumn="0"/>
            </w:pPr>
            <w:proofErr w:type="gramStart"/>
            <w:r w:rsidRPr="00472DAD">
              <w:t>topic.J</w:t>
            </w:r>
            <w:proofErr w:type="gramEnd"/>
            <w:r w:rsidRPr="00472DAD">
              <w:t>2735Bsm</w:t>
            </w:r>
          </w:p>
        </w:tc>
        <w:tc>
          <w:tcPr>
            <w:tcW w:w="1170" w:type="dxa"/>
          </w:tcPr>
          <w:p w14:paraId="44D35564"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A7FA6C1" w14:textId="0317EAD9" w:rsidR="006044F1" w:rsidRDefault="006044F1" w:rsidP="002253B4">
            <w:pPr>
              <w:cnfStyle w:val="000000000000" w:firstRow="0" w:lastRow="0" w:firstColumn="0" w:lastColumn="0" w:oddVBand="0" w:evenVBand="0" w:oddHBand="0" w:evenHBand="0" w:firstRowFirstColumn="0" w:firstRowLastColumn="0" w:lastRowFirstColumn="0" w:lastRowLastColumn="0"/>
            </w:pPr>
            <w:r>
              <w:t>Name of the Kafka topic containing serialized POJOs</w:t>
            </w:r>
            <w:r w:rsidR="00095BD6">
              <w:t xml:space="preserve"> of</w:t>
            </w:r>
            <w:r>
              <w:t xml:space="preserve"> J2735 BSM data</w:t>
            </w:r>
          </w:p>
        </w:tc>
      </w:tr>
      <w:tr w:rsidR="00095BD6" w:rsidRPr="00B900E1" w14:paraId="4A1FEDBD"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4C7F307" w14:textId="77777777" w:rsidR="00095BD6" w:rsidRDefault="00095BD6" w:rsidP="006044F1">
            <w:r>
              <w:rPr>
                <w:b w:val="0"/>
              </w:rPr>
              <w:t xml:space="preserve">ode. </w:t>
            </w:r>
            <w:proofErr w:type="spellStart"/>
            <w:r w:rsidRPr="006044F1">
              <w:rPr>
                <w:b w:val="0"/>
              </w:rPr>
              <w:t>kafkaTopicBsmRawJson</w:t>
            </w:r>
            <w:proofErr w:type="spellEnd"/>
          </w:p>
        </w:tc>
        <w:tc>
          <w:tcPr>
            <w:tcW w:w="3440" w:type="dxa"/>
          </w:tcPr>
          <w:p w14:paraId="65C338EB" w14:textId="77777777" w:rsidR="00095BD6" w:rsidRPr="003551B9" w:rsidRDefault="00095BD6" w:rsidP="006044F1">
            <w:pPr>
              <w:cnfStyle w:val="000000100000" w:firstRow="0" w:lastRow="0" w:firstColumn="0" w:lastColumn="0" w:oddVBand="0" w:evenVBand="0" w:oddHBand="1" w:evenHBand="0" w:firstRowFirstColumn="0" w:firstRowLastColumn="0" w:lastRowFirstColumn="0" w:lastRowLastColumn="0"/>
            </w:pPr>
            <w:r w:rsidRPr="006044F1">
              <w:t>j2735BsmRawJson</w:t>
            </w:r>
          </w:p>
        </w:tc>
        <w:tc>
          <w:tcPr>
            <w:tcW w:w="1170" w:type="dxa"/>
          </w:tcPr>
          <w:p w14:paraId="0D6B865C" w14:textId="77777777" w:rsidR="00095BD6" w:rsidRDefault="00095BD6" w:rsidP="006044F1">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710E3BFB" w14:textId="14BDAEF6" w:rsidR="00095BD6" w:rsidRDefault="00095BD6" w:rsidP="006044F1">
            <w:pPr>
              <w:cnfStyle w:val="000000100000" w:firstRow="0" w:lastRow="0" w:firstColumn="0" w:lastColumn="0" w:oddVBand="0" w:evenVBand="0" w:oddHBand="1" w:evenHBand="0" w:firstRowFirstColumn="0" w:firstRowLastColumn="0" w:lastRowFirstColumn="0" w:lastRowLastColumn="0"/>
            </w:pPr>
            <w:r>
              <w:t>Name of the Kafka topic containing raw J2735 BSM data in JSON format</w:t>
            </w:r>
          </w:p>
        </w:tc>
      </w:tr>
      <w:tr w:rsidR="00095BD6" w:rsidRPr="00B900E1" w14:paraId="764AEAA8"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5F058AE" w14:textId="77777777" w:rsidR="00095BD6" w:rsidRDefault="00095BD6" w:rsidP="002253B4">
            <w:r>
              <w:rPr>
                <w:b w:val="0"/>
              </w:rPr>
              <w:t xml:space="preserve">ode. </w:t>
            </w:r>
            <w:proofErr w:type="spellStart"/>
            <w:r w:rsidRPr="006044F1">
              <w:rPr>
                <w:b w:val="0"/>
              </w:rPr>
              <w:t>kafkaTopicBsmFilteredJson</w:t>
            </w:r>
            <w:proofErr w:type="spellEnd"/>
          </w:p>
        </w:tc>
        <w:tc>
          <w:tcPr>
            <w:tcW w:w="3440" w:type="dxa"/>
          </w:tcPr>
          <w:p w14:paraId="3086F011" w14:textId="77777777" w:rsidR="00095BD6" w:rsidRPr="00472DAD" w:rsidRDefault="00095BD6" w:rsidP="002253B4">
            <w:pPr>
              <w:cnfStyle w:val="000000000000" w:firstRow="0" w:lastRow="0" w:firstColumn="0" w:lastColumn="0" w:oddVBand="0" w:evenVBand="0" w:oddHBand="0" w:evenHBand="0" w:firstRowFirstColumn="0" w:firstRowLastColumn="0" w:lastRowFirstColumn="0" w:lastRowLastColumn="0"/>
            </w:pPr>
            <w:r w:rsidRPr="006044F1">
              <w:t>j2735BsmFilteredJson</w:t>
            </w:r>
          </w:p>
        </w:tc>
        <w:tc>
          <w:tcPr>
            <w:tcW w:w="1170" w:type="dxa"/>
          </w:tcPr>
          <w:p w14:paraId="43B48262" w14:textId="77777777" w:rsidR="00095BD6" w:rsidRDefault="00095BD6"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EFACB01" w14:textId="628EF2F6" w:rsidR="00095BD6" w:rsidRDefault="00095BD6" w:rsidP="002253B4">
            <w:pPr>
              <w:cnfStyle w:val="000000000000" w:firstRow="0" w:lastRow="0" w:firstColumn="0" w:lastColumn="0" w:oddVBand="0" w:evenVBand="0" w:oddHBand="0" w:evenHBand="0" w:firstRowFirstColumn="0" w:firstRowLastColumn="0" w:lastRowFirstColumn="0" w:lastRowLastColumn="0"/>
            </w:pPr>
            <w:r>
              <w:t>Name of the Kafka topic containing sanitized J2735 BSM data in JSON format</w:t>
            </w:r>
          </w:p>
        </w:tc>
      </w:tr>
      <w:tr w:rsidR="006044F1" w:rsidRPr="00B900E1" w14:paraId="03F2CF1C"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084B62B" w14:textId="77777777" w:rsidR="006044F1" w:rsidRPr="006044F1" w:rsidRDefault="006044F1" w:rsidP="002253B4">
            <w:pPr>
              <w:rPr>
                <w:b w:val="0"/>
              </w:rPr>
            </w:pPr>
            <w:proofErr w:type="spellStart"/>
            <w:proofErr w:type="gramStart"/>
            <w:r w:rsidRPr="006044F1">
              <w:t>ode.sdcIp</w:t>
            </w:r>
            <w:proofErr w:type="spellEnd"/>
            <w:proofErr w:type="gramEnd"/>
          </w:p>
        </w:tc>
        <w:tc>
          <w:tcPr>
            <w:tcW w:w="3440" w:type="dxa"/>
          </w:tcPr>
          <w:p w14:paraId="4E4D5946"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rsidRPr="004579E4">
              <w:t>104.130.170.234</w:t>
            </w:r>
          </w:p>
        </w:tc>
        <w:tc>
          <w:tcPr>
            <w:tcW w:w="1170" w:type="dxa"/>
          </w:tcPr>
          <w:p w14:paraId="0866C17A"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69192023"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IPv4 address of SDC</w:t>
            </w:r>
          </w:p>
        </w:tc>
      </w:tr>
      <w:tr w:rsidR="006044F1" w:rsidRPr="00B900E1" w14:paraId="6359C34D"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5002A55" w14:textId="77777777" w:rsidR="006044F1" w:rsidRPr="006044F1" w:rsidRDefault="006044F1" w:rsidP="002253B4">
            <w:pPr>
              <w:rPr>
                <w:b w:val="0"/>
              </w:rPr>
            </w:pPr>
            <w:proofErr w:type="spellStart"/>
            <w:proofErr w:type="gramStart"/>
            <w:r w:rsidRPr="006044F1">
              <w:t>ode.sdcPort</w:t>
            </w:r>
            <w:proofErr w:type="spellEnd"/>
            <w:proofErr w:type="gramEnd"/>
          </w:p>
        </w:tc>
        <w:tc>
          <w:tcPr>
            <w:tcW w:w="3440" w:type="dxa"/>
          </w:tcPr>
          <w:p w14:paraId="4264CB75" w14:textId="77777777" w:rsidR="006044F1" w:rsidRPr="00472DAD" w:rsidRDefault="006044F1" w:rsidP="002253B4">
            <w:pPr>
              <w:cnfStyle w:val="000000000000" w:firstRow="0" w:lastRow="0" w:firstColumn="0" w:lastColumn="0" w:oddVBand="0" w:evenVBand="0" w:oddHBand="0" w:evenHBand="0" w:firstRowFirstColumn="0" w:firstRowLastColumn="0" w:lastRowFirstColumn="0" w:lastRowLastColumn="0"/>
            </w:pPr>
            <w:r w:rsidRPr="004579E4">
              <w:t>46753</w:t>
            </w:r>
          </w:p>
        </w:tc>
        <w:tc>
          <w:tcPr>
            <w:tcW w:w="1170" w:type="dxa"/>
          </w:tcPr>
          <w:p w14:paraId="2FDE1368"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59B56B1" w14:textId="77777777" w:rsidR="006044F1" w:rsidRDefault="006044F1" w:rsidP="002253B4">
            <w:pPr>
              <w:cnfStyle w:val="000000000000" w:firstRow="0" w:lastRow="0" w:firstColumn="0" w:lastColumn="0" w:oddVBand="0" w:evenVBand="0" w:oddHBand="0" w:evenHBand="0" w:firstRowFirstColumn="0" w:firstRowLastColumn="0" w:lastRowFirstColumn="0" w:lastRowLastColumn="0"/>
            </w:pPr>
            <w:r>
              <w:t>Destination port of SDC</w:t>
            </w:r>
          </w:p>
        </w:tc>
      </w:tr>
      <w:tr w:rsidR="006044F1" w:rsidRPr="00B900E1" w14:paraId="14B0454D"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5A65CAF" w14:textId="77777777" w:rsidR="006044F1" w:rsidRPr="006044F1" w:rsidRDefault="006044F1" w:rsidP="002253B4">
            <w:pPr>
              <w:rPr>
                <w:b w:val="0"/>
              </w:rPr>
            </w:pPr>
            <w:proofErr w:type="spellStart"/>
            <w:proofErr w:type="gramStart"/>
            <w:r w:rsidRPr="006044F1">
              <w:lastRenderedPageBreak/>
              <w:t>ode.returnIp</w:t>
            </w:r>
            <w:proofErr w:type="spellEnd"/>
            <w:proofErr w:type="gramEnd"/>
          </w:p>
        </w:tc>
        <w:tc>
          <w:tcPr>
            <w:tcW w:w="3440" w:type="dxa"/>
          </w:tcPr>
          <w:p w14:paraId="5A3E54C7"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t>Not set</w:t>
            </w:r>
          </w:p>
        </w:tc>
        <w:tc>
          <w:tcPr>
            <w:tcW w:w="1170" w:type="dxa"/>
          </w:tcPr>
          <w:p w14:paraId="244740C5"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5C8C7D50"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 xml:space="preserve">IPv4 address where </w:t>
            </w:r>
            <w:proofErr w:type="spellStart"/>
            <w:r>
              <w:t>ServiceResponse</w:t>
            </w:r>
            <w:proofErr w:type="spellEnd"/>
            <w:r>
              <w:t xml:space="preserve"> should be sent</w:t>
            </w:r>
          </w:p>
        </w:tc>
      </w:tr>
      <w:tr w:rsidR="006044F1" w:rsidRPr="00B900E1" w14:paraId="6639931F"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95F4947" w14:textId="77777777" w:rsidR="006044F1" w:rsidRPr="006044F1" w:rsidRDefault="006044F1" w:rsidP="002253B4">
            <w:pPr>
              <w:rPr>
                <w:b w:val="0"/>
              </w:rPr>
            </w:pPr>
            <w:proofErr w:type="spellStart"/>
            <w:proofErr w:type="gramStart"/>
            <w:r w:rsidRPr="006044F1">
              <w:t>ode.forwarderPort</w:t>
            </w:r>
            <w:proofErr w:type="spellEnd"/>
            <w:proofErr w:type="gramEnd"/>
          </w:p>
        </w:tc>
        <w:tc>
          <w:tcPr>
            <w:tcW w:w="3440" w:type="dxa"/>
          </w:tcPr>
          <w:p w14:paraId="678B0C5F" w14:textId="77777777" w:rsidR="006044F1" w:rsidRPr="00472DAD" w:rsidRDefault="006044F1" w:rsidP="002253B4">
            <w:pPr>
              <w:cnfStyle w:val="000000000000" w:firstRow="0" w:lastRow="0" w:firstColumn="0" w:lastColumn="0" w:oddVBand="0" w:evenVBand="0" w:oddHBand="0" w:evenHBand="0" w:firstRowFirstColumn="0" w:firstRowLastColumn="0" w:lastRowFirstColumn="0" w:lastRowLastColumn="0"/>
            </w:pPr>
            <w:r>
              <w:t>5555</w:t>
            </w:r>
          </w:p>
        </w:tc>
        <w:tc>
          <w:tcPr>
            <w:tcW w:w="1170" w:type="dxa"/>
          </w:tcPr>
          <w:p w14:paraId="5C6681B6"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638AFDDA" w14:textId="77777777" w:rsidR="006044F1" w:rsidRDefault="006044F1" w:rsidP="002253B4">
            <w:pPr>
              <w:cnfStyle w:val="000000000000" w:firstRow="0" w:lastRow="0" w:firstColumn="0" w:lastColumn="0" w:oddVBand="0" w:evenVBand="0" w:oddHBand="0" w:evenHBand="0" w:firstRowFirstColumn="0" w:firstRowLastColumn="0" w:lastRowFirstColumn="0" w:lastRowLastColumn="0"/>
            </w:pPr>
            <w:r>
              <w:t xml:space="preserve">Source port from which </w:t>
            </w:r>
            <w:proofErr w:type="spellStart"/>
            <w:r>
              <w:t>ServiceRequests</w:t>
            </w:r>
            <w:proofErr w:type="spellEnd"/>
            <w:r>
              <w:t xml:space="preserve"> are sent and service response are received from SDC and then forwarded to </w:t>
            </w:r>
            <w:proofErr w:type="spellStart"/>
            <w:r>
              <w:t>Blackbox</w:t>
            </w:r>
            <w:proofErr w:type="spellEnd"/>
          </w:p>
        </w:tc>
      </w:tr>
      <w:tr w:rsidR="006044F1" w:rsidRPr="00B900E1" w14:paraId="3E31ADE5"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9CE00ED" w14:textId="77777777" w:rsidR="006044F1" w:rsidRPr="006044F1" w:rsidRDefault="006044F1" w:rsidP="002253B4">
            <w:pPr>
              <w:rPr>
                <w:b w:val="0"/>
              </w:rPr>
            </w:pPr>
            <w:proofErr w:type="spellStart"/>
            <w:proofErr w:type="gramStart"/>
            <w:r w:rsidRPr="006044F1">
              <w:t>ode.vsdmSenderPort</w:t>
            </w:r>
            <w:proofErr w:type="spellEnd"/>
            <w:proofErr w:type="gramEnd"/>
          </w:p>
        </w:tc>
        <w:tc>
          <w:tcPr>
            <w:tcW w:w="3440" w:type="dxa"/>
          </w:tcPr>
          <w:p w14:paraId="7F0656D1"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t>6666</w:t>
            </w:r>
          </w:p>
        </w:tc>
        <w:tc>
          <w:tcPr>
            <w:tcW w:w="1170" w:type="dxa"/>
          </w:tcPr>
          <w:p w14:paraId="313D7E26"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1F1D32C7"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Source port from which VSD messages are sent</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48" w:name="_Toc483492674"/>
      <w:r>
        <w:t>ODE Log</w:t>
      </w:r>
      <w:r w:rsidR="00316B55">
        <w:t>ging</w:t>
      </w:r>
      <w:r>
        <w:t xml:space="preserve"> Properties</w:t>
      </w:r>
      <w:bookmarkEnd w:id="48"/>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49" w:name="_Toc462052285"/>
      <w:bookmarkStart w:id="50" w:name="_Toc483492675"/>
      <w:r>
        <w:t>ODE</w:t>
      </w:r>
      <w:r w:rsidR="00C26C45" w:rsidRPr="001E40C7">
        <w:t xml:space="preserve"> </w:t>
      </w:r>
      <w:r w:rsidR="00A529B3">
        <w:t>Features</w:t>
      </w:r>
      <w:bookmarkEnd w:id="49"/>
      <w:bookmarkEnd w:id="50"/>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51" w:name="_Toc483492676"/>
      <w:r>
        <w:t>Managing SNMP Devices</w:t>
      </w:r>
      <w:bookmarkEnd w:id="51"/>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52" w:name="_Toc483492677"/>
      <w:r>
        <w:t>Query Parameters</w:t>
      </w:r>
      <w:bookmarkEnd w:id="52"/>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 xml:space="preserve">The published </w:t>
      </w:r>
      <w:proofErr w:type="spellStart"/>
      <w:r>
        <w:rPr>
          <w:rFonts w:ascii="Segoe UI" w:hAnsi="Segoe UI" w:cs="Segoe UI"/>
          <w:color w:val="24292E"/>
        </w:rPr>
        <w:t>ip</w:t>
      </w:r>
      <w:proofErr w:type="spellEnd"/>
      <w:r>
        <w:rPr>
          <w:rFonts w:ascii="Segoe UI" w:hAnsi="Segoe UI" w:cs="Segoe UI"/>
          <w:color w:val="24292E"/>
        </w:rPr>
        <w:t xml:space="preserve">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53" w:name="_Toc483492678"/>
      <w:r>
        <w:lastRenderedPageBreak/>
        <w:t>API Details</w:t>
      </w:r>
      <w:bookmarkEnd w:id="53"/>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w:t>
      </w:r>
      <w:proofErr w:type="spellStart"/>
      <w:proofErr w:type="gramStart"/>
      <w:r>
        <w:rPr>
          <w:rStyle w:val="HTMLCode"/>
          <w:rFonts w:cs="Consolas"/>
          <w:color w:val="24292E"/>
          <w:bdr w:val="none" w:sz="0" w:space="0" w:color="auto" w:frame="1"/>
        </w:rPr>
        <w:t>rsuHeartbeat?ip</w:t>
      </w:r>
      <w:proofErr w:type="spellEnd"/>
      <w:proofErr w:type="gramEnd"/>
      <w:r>
        <w:rPr>
          <w:rStyle w:val="HTMLCode"/>
          <w:rFonts w:cs="Consolas"/>
          <w:color w:val="24292E"/>
          <w:bdr w:val="none" w:sz="0" w:space="0" w:color="auto" w:frame="1"/>
        </w:rPr>
        <w:t>=&lt;</w:t>
      </w:r>
      <w:proofErr w:type="spellStart"/>
      <w:r>
        <w:rPr>
          <w:rStyle w:val="HTMLCode"/>
          <w:rFonts w:cs="Consolas"/>
          <w:color w:val="24292E"/>
          <w:bdr w:val="none" w:sz="0" w:space="0" w:color="auto" w:frame="1"/>
        </w:rPr>
        <w:t>ip_address</w:t>
      </w:r>
      <w:proofErr w:type="spellEnd"/>
      <w:r>
        <w:rPr>
          <w:rStyle w:val="HTMLCode"/>
          <w:rFonts w:cs="Consolas"/>
          <w:color w:val="24292E"/>
          <w:bdr w:val="none" w:sz="0" w:space="0" w:color="auto" w:frame="1"/>
        </w:rPr>
        <w:t>&gt;&amp;</w:t>
      </w:r>
      <w:proofErr w:type="spellStart"/>
      <w:r>
        <w:rPr>
          <w:rStyle w:val="HTMLCode"/>
          <w:rFonts w:cs="Consolas"/>
          <w:color w:val="24292E"/>
          <w:bdr w:val="none" w:sz="0" w:space="0" w:color="auto" w:frame="1"/>
        </w:rPr>
        <w:t>oid</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oid_string</w:t>
      </w:r>
      <w:proofErr w:type="spellEnd"/>
      <w:r>
        <w:rPr>
          <w:rStyle w:val="HTMLCode"/>
          <w:rFonts w:cs="Consolas"/>
          <w:color w:val="24292E"/>
          <w:bdr w:val="none" w:sz="0" w:space="0" w:color="auto" w:frame="1"/>
        </w:rPr>
        <w:t>&gt;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54" w:name="_Toc483492679"/>
      <w:r>
        <w:t>Web Based View</w:t>
      </w:r>
      <w:bookmarkEnd w:id="54"/>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55" w:name="_Toc483492680"/>
      <w:r>
        <w:t>Additional Features/ Discussion Points</w:t>
      </w:r>
      <w:bookmarkEnd w:id="55"/>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56" w:name="_Toc483492681"/>
      <w:r>
        <w:t>Logging Events</w:t>
      </w:r>
      <w:bookmarkEnd w:id="56"/>
    </w:p>
    <w:p w14:paraId="51AC34B0" w14:textId="1CF8E8AB" w:rsidR="001D5BB2" w:rsidRDefault="001D5BB2" w:rsidP="001D5BB2">
      <w:r>
        <w:t xml:space="preserve">ODE uses </w:t>
      </w:r>
      <w:proofErr w:type="spellStart"/>
      <w:r>
        <w:t>Logback</w:t>
      </w:r>
      <w:proofErr w:type="spellEnd"/>
      <w:r>
        <w:t xml:space="preserve"> logging framework to log application and data events.</w:t>
      </w:r>
    </w:p>
    <w:p w14:paraId="566E2472" w14:textId="77777777" w:rsidR="001D5BB2" w:rsidRDefault="001D5BB2" w:rsidP="001D5BB2">
      <w:pPr>
        <w:pStyle w:val="Heading3"/>
      </w:pPr>
      <w:bookmarkStart w:id="57" w:name="_Toc483492682"/>
      <w:r>
        <w:t>Log Levels</w:t>
      </w:r>
      <w:bookmarkEnd w:id="57"/>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58" w:name="_Toc483492683"/>
      <w:r>
        <w:t>Logging setup</w:t>
      </w:r>
      <w:bookmarkEnd w:id="58"/>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The current setup of the logging framework is very minimal. It contains four loggers and two </w:t>
      </w:r>
      <w:proofErr w:type="spellStart"/>
      <w:r>
        <w:rPr>
          <w:rFonts w:ascii="Segoe UI" w:hAnsi="Segoe UI" w:cs="Segoe UI"/>
          <w:color w:val="24292E"/>
        </w:rPr>
        <w:t>appenders</w:t>
      </w:r>
      <w:proofErr w:type="spellEnd"/>
      <w:r>
        <w:rPr>
          <w:rFonts w:ascii="Segoe UI" w:hAnsi="Segoe UI" w:cs="Segoe UI"/>
          <w:color w:val="24292E"/>
        </w:rPr>
        <w:t xml:space="preserve"> for the respective files. The </w:t>
      </w:r>
      <w:proofErr w:type="spellStart"/>
      <w:r>
        <w:rPr>
          <w:rFonts w:ascii="Segoe UI" w:hAnsi="Segoe UI" w:cs="Segoe UI"/>
          <w:color w:val="24292E"/>
        </w:rPr>
        <w:t>logback</w:t>
      </w:r>
      <w:proofErr w:type="spellEnd"/>
      <w:r>
        <w:rPr>
          <w:rFonts w:ascii="Segoe UI" w:hAnsi="Segoe UI" w:cs="Segoe UI"/>
          <w:color w:val="24292E"/>
        </w:rPr>
        <w:t xml:space="preserve">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59" w:name="_Toc483492684"/>
      <w:r>
        <w:t>Steps to turn on/off logging during application runtime.</w:t>
      </w:r>
      <w:bookmarkEnd w:id="59"/>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w:t>
      </w:r>
      <w:proofErr w:type="spellStart"/>
      <w:r>
        <w:rPr>
          <w:rFonts w:ascii="Segoe UI" w:hAnsi="Segoe UI" w:cs="Segoe UI"/>
          <w:color w:val="24292E"/>
        </w:rPr>
        <w:t>jconsole</w:t>
      </w:r>
      <w:proofErr w:type="spellEnd"/>
      <w:r>
        <w:rPr>
          <w:rFonts w:ascii="Segoe UI" w:hAnsi="Segoe UI" w:cs="Segoe UI"/>
          <w:color w:val="24292E"/>
        </w:rPr>
        <w:t>".</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Input the </w:t>
      </w:r>
      <w:proofErr w:type="spellStart"/>
      <w:r>
        <w:rPr>
          <w:rFonts w:ascii="Segoe UI" w:hAnsi="Segoe UI" w:cs="Segoe UI"/>
          <w:color w:val="24292E"/>
        </w:rPr>
        <w:t>ip</w:t>
      </w:r>
      <w:proofErr w:type="spellEnd"/>
      <w:r>
        <w:rPr>
          <w:rFonts w:ascii="Segoe UI" w:hAnsi="Segoe UI" w:cs="Segoe UI"/>
          <w:color w:val="24292E"/>
        </w:rPr>
        <w:t xml:space="preserve">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MBeans</w:t>
      </w:r>
      <w:proofErr w:type="spellEnd"/>
      <w:r>
        <w:rPr>
          <w:rFonts w:ascii="Segoe UI" w:hAnsi="Segoe UI" w:cs="Segoe UI"/>
          <w:color w:val="24292E"/>
        </w:rPr>
        <w:t xml:space="preserve">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Expand the folder </w:t>
      </w:r>
      <w:proofErr w:type="spellStart"/>
      <w:proofErr w:type="gramStart"/>
      <w:r>
        <w:rPr>
          <w:rFonts w:ascii="Segoe UI" w:hAnsi="Segoe UI" w:cs="Segoe UI"/>
          <w:color w:val="24292E"/>
        </w:rPr>
        <w:t>ch.qos.logback</w:t>
      </w:r>
      <w:proofErr w:type="gramEnd"/>
      <w:r>
        <w:rPr>
          <w:rFonts w:ascii="Segoe UI" w:hAnsi="Segoe UI" w:cs="Segoe UI"/>
          <w:color w:val="24292E"/>
        </w:rPr>
        <w:t>.classic</w:t>
      </w:r>
      <w:proofErr w:type="spellEnd"/>
      <w:r>
        <w:rPr>
          <w:rFonts w:ascii="Segoe UI" w:hAnsi="Segoe UI" w:cs="Segoe UI"/>
          <w:color w:val="24292E"/>
        </w:rPr>
        <w:t xml:space="preserve">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reloadbyfilename</w:t>
      </w:r>
      <w:proofErr w:type="spellEnd"/>
      <w:r>
        <w:rPr>
          <w:rFonts w:ascii="Segoe UI" w:hAnsi="Segoe UI" w:cs="Segoe UI"/>
          <w:color w:val="24292E"/>
        </w:rPr>
        <w:t xml:space="preserv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Edit logback.xml inside of the docker container for ode and </w:t>
      </w:r>
      <w:proofErr w:type="spellStart"/>
      <w:r>
        <w:rPr>
          <w:rFonts w:ascii="Segoe UI" w:hAnsi="Segoe UI" w:cs="Segoe UI"/>
          <w:color w:val="24292E"/>
        </w:rPr>
        <w:t>modifiy</w:t>
      </w:r>
      <w:proofErr w:type="spellEnd"/>
      <w:r>
        <w:rPr>
          <w:rFonts w:ascii="Segoe UI" w:hAnsi="Segoe UI" w:cs="Segoe UI"/>
          <w:color w:val="24292E"/>
        </w:rPr>
        <w:t xml:space="preserve">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Save the file and go back to the </w:t>
      </w:r>
      <w:proofErr w:type="spellStart"/>
      <w:r>
        <w:rPr>
          <w:rFonts w:ascii="Segoe UI" w:hAnsi="Segoe UI" w:cs="Segoe UI"/>
          <w:color w:val="24292E"/>
        </w:rPr>
        <w:t>jconsole</w:t>
      </w:r>
      <w:proofErr w:type="spellEnd"/>
      <w:r>
        <w:rPr>
          <w:rFonts w:ascii="Segoe UI" w:hAnsi="Segoe UI" w:cs="Segoe UI"/>
          <w:color w:val="24292E"/>
        </w:rPr>
        <w:t xml:space="preserve"> and click the button </w:t>
      </w:r>
      <w:proofErr w:type="spellStart"/>
      <w:r>
        <w:rPr>
          <w:rFonts w:ascii="Segoe UI" w:hAnsi="Segoe UI" w:cs="Segoe UI"/>
          <w:color w:val="24292E"/>
        </w:rPr>
        <w:t>reloadbyfilename</w:t>
      </w:r>
      <w:proofErr w:type="spellEnd"/>
      <w:r>
        <w:rPr>
          <w:rFonts w:ascii="Segoe UI" w:hAnsi="Segoe UI" w:cs="Segoe UI"/>
          <w:color w:val="24292E"/>
        </w:rPr>
        <w:t xml:space="preserv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60" w:name="_Toc483492685"/>
      <w:r>
        <w:t>IEEE 1609.2 Compliance</w:t>
      </w:r>
      <w:bookmarkEnd w:id="60"/>
    </w:p>
    <w:p w14:paraId="39EDD772" w14:textId="77777777" w:rsidR="00A529B3" w:rsidRDefault="001A3B89" w:rsidP="00C26C45">
      <w:r>
        <w:t>TBD</w:t>
      </w:r>
    </w:p>
    <w:p w14:paraId="746F15F0" w14:textId="77777777" w:rsidR="001A3B89" w:rsidRDefault="001A3B89" w:rsidP="00CA4BB4">
      <w:pPr>
        <w:pStyle w:val="Heading2"/>
      </w:pPr>
      <w:bookmarkStart w:id="61" w:name="_Toc483492686"/>
      <w:r>
        <w:t>SCMS Certificate Management</w:t>
      </w:r>
      <w:bookmarkEnd w:id="61"/>
    </w:p>
    <w:p w14:paraId="64A99D1C" w14:textId="77777777" w:rsidR="001A3B89" w:rsidRDefault="001A3B89" w:rsidP="00CA4BB4">
      <w:r>
        <w:t>TBD</w:t>
      </w:r>
    </w:p>
    <w:p w14:paraId="59FD1E00" w14:textId="77777777" w:rsidR="001A3B89" w:rsidRDefault="001A3B89" w:rsidP="00CA4BB4">
      <w:pPr>
        <w:pStyle w:val="Heading2"/>
      </w:pPr>
      <w:bookmarkStart w:id="62" w:name="_Toc483492687"/>
      <w:r>
        <w:t>Inbound BSM Distribution</w:t>
      </w:r>
      <w:bookmarkEnd w:id="62"/>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w:t>
      </w:r>
      <w:proofErr w:type="spellStart"/>
      <w:r w:rsidR="0007578F">
        <w:t>Kryo</w:t>
      </w:r>
      <w:proofErr w:type="spellEnd"/>
      <w:r w:rsidR="0007578F">
        <w:t xml:space="preserve"> </w:t>
      </w:r>
      <w:proofErr w:type="spellStart"/>
      <w:r w:rsidR="0007578F">
        <w:t>serializer</w:t>
      </w:r>
      <w:proofErr w:type="spellEnd"/>
      <w:r w:rsidR="0007578F">
        <w:t xml:space="preserve">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030FF98F" w14:textId="69E9EED7" w:rsidR="00B63D68" w:rsidRDefault="00B63D68" w:rsidP="00B63D68">
      <w:pPr>
        <w:pStyle w:val="Heading2"/>
      </w:pPr>
      <w:bookmarkStart w:id="63" w:name="_Toc483492688"/>
      <w:r>
        <w:t>Probe D</w:t>
      </w:r>
      <w:r w:rsidR="00C90428">
        <w:t>ata</w:t>
      </w:r>
      <w:r>
        <w:t xml:space="preserve"> Management</w:t>
      </w:r>
      <w:bookmarkEnd w:id="63"/>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64" w:name="_Toc483492689"/>
      <w:r>
        <w:t>PDM Broadcast Request Quick Start Guide</w:t>
      </w:r>
      <w:bookmarkEnd w:id="64"/>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w:t>
      </w:r>
      <w:proofErr w:type="spellStart"/>
      <w:r>
        <w:t>snmp</w:t>
      </w:r>
      <w:proofErr w:type="spellEnd"/>
      <w:r>
        <w:t>” and “</w:t>
      </w:r>
      <w:proofErr w:type="spellStart"/>
      <w:r>
        <w:t>rsus</w:t>
      </w:r>
      <w:proofErr w:type="spellEnd"/>
      <w:r>
        <w:t>”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r>
      <w:r w:rsidRPr="00C12352">
        <w:rPr>
          <w:rFonts w:ascii="Courier New" w:hAnsi="Courier New" w:cs="Courier New"/>
          <w:sz w:val="20"/>
        </w:rPr>
        <w:lastRenderedPageBreak/>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w:t>
      </w:r>
      <w:proofErr w:type="spellStart"/>
      <w:proofErr w:type="gramStart"/>
      <w:r w:rsidRPr="00C12352">
        <w:rPr>
          <w:rFonts w:ascii="Courier New" w:hAnsi="Courier New" w:cs="Courier New"/>
          <w:sz w:val="20"/>
        </w:rPr>
        <w:t>us.dot.its.jpo.ode.traveler</w:t>
      </w:r>
      <w:proofErr w:type="gramEnd"/>
      <w:r w:rsidRPr="00C12352">
        <w:rPr>
          <w:rFonts w:ascii="Courier New" w:hAnsi="Courier New" w:cs="Courier New"/>
          <w:sz w:val="20"/>
        </w:rPr>
        <w:t>.TimMessageException</w:t>
      </w:r>
      <w:proofErr w:type="spellEnd"/>
      <w:r w:rsidRPr="00C12352">
        <w:rPr>
          <w:rFonts w:ascii="Courier New" w:hAnsi="Courier New" w:cs="Courier New"/>
          <w:sz w:val="20"/>
        </w:rPr>
        <w:t>",</w:t>
      </w:r>
      <w:r w:rsidRPr="00C12352">
        <w:rPr>
          <w:rFonts w:ascii="Courier New" w:hAnsi="Courier New" w:cs="Courier New"/>
          <w:sz w:val="20"/>
        </w:rPr>
        <w:br/>
        <w:t xml:space="preserve">   "message":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 Empty response from RSU 127.0.0.1",</w:t>
      </w:r>
      <w:r w:rsidRPr="00C12352">
        <w:rPr>
          <w:rFonts w:ascii="Courier New" w:hAnsi="Courier New" w:cs="Courier New"/>
          <w:sz w:val="20"/>
        </w:rPr>
        <w:br/>
        <w:t xml:space="preserve">   "path": "/</w:t>
      </w:r>
      <w:proofErr w:type="spellStart"/>
      <w:r w:rsidRPr="00C12352">
        <w:rPr>
          <w:rFonts w:ascii="Courier New" w:hAnsi="Courier New" w:cs="Courier New"/>
          <w:sz w:val="20"/>
        </w:rPr>
        <w:t>tim</w:t>
      </w:r>
      <w:proofErr w:type="spellEnd"/>
      <w:r w:rsidRPr="00C12352">
        <w:rPr>
          <w:rFonts w:ascii="Courier New" w:hAnsi="Courier New" w:cs="Courier New"/>
          <w:sz w:val="20"/>
        </w:rPr>
        <w:t>"</w:t>
      </w:r>
      <w:r w:rsidRPr="00C12352">
        <w:rPr>
          <w:rFonts w:ascii="Courier New" w:hAnsi="Courier New" w:cs="Courier New"/>
          <w:sz w:val="20"/>
        </w:rPr>
        <w:br/>
        <w:t>}</w:t>
      </w:r>
    </w:p>
    <w:p w14:paraId="010DA22C" w14:textId="77777777" w:rsidR="001A3B89" w:rsidRDefault="001A3B89" w:rsidP="00CA4BB4">
      <w:pPr>
        <w:pStyle w:val="Heading2"/>
      </w:pPr>
      <w:bookmarkStart w:id="65" w:name="_Toc483492690"/>
      <w:r>
        <w:t>Outbound TIM Broadcast</w:t>
      </w:r>
      <w:bookmarkEnd w:id="65"/>
    </w:p>
    <w:p w14:paraId="031325D7" w14:textId="2D095C14" w:rsidR="001A3B89" w:rsidRDefault="001A3B89" w:rsidP="001A3B89">
      <w:r>
        <w:t xml:space="preserve">ODE accepts TIM messages and other metadata parameters for broadcasting TIM messages via the REST API interface. The ODE accepts data elements in JSON format from which a fully formed ASN.1 compliant J2735 </w:t>
      </w:r>
      <w:proofErr w:type="spellStart"/>
      <w:r>
        <w:t>TravelerInformation</w:t>
      </w:r>
      <w:proofErr w:type="spellEnd"/>
      <w:r>
        <w:t xml:space="preserve"> message will be constructed and sent</w:t>
      </w:r>
      <w:r w:rsidR="00A82113">
        <w:t xml:space="preserve"> to an array of RSUs</w:t>
      </w:r>
      <w:r>
        <w:t xml:space="preserve">. The RSUs must be specified in the TIM broadcast message received by the ODE. In addition to the RSU devices, the TIM message is also deposited to the US DOT Situation Data Warehouse (SDW) from which the </w:t>
      </w:r>
      <w:proofErr w:type="spellStart"/>
      <w:r>
        <w:t>SiriusXM</w:t>
      </w:r>
      <w:proofErr w:type="spellEnd"/>
      <w:r>
        <w:t xml:space="preserve">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66" w:name="_Toc483492691"/>
      <w:r>
        <w:t>Outbound TIM Setup</w:t>
      </w:r>
      <w:bookmarkEnd w:id="66"/>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proofErr w:type="spellStart"/>
      <w:proofErr w:type="gramStart"/>
      <w:r w:rsidRPr="00271DD3">
        <w:rPr>
          <w:rFonts w:ascii="Consolas" w:eastAsia="Times New Roman" w:hAnsi="Consolas" w:cs="Consolas"/>
          <w:color w:val="24292E"/>
          <w:sz w:val="20"/>
          <w:szCs w:val="20"/>
          <w:lang w:eastAsia="en-US"/>
        </w:rPr>
        <w:t>application.properties</w:t>
      </w:r>
      <w:proofErr w:type="spellEnd"/>
      <w:proofErr w:type="gramEnd"/>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e and password for Webapp2/</w:t>
      </w:r>
      <w:proofErr w:type="spellStart"/>
      <w:r w:rsidR="00B23540">
        <w:rPr>
          <w:rFonts w:ascii="Segoe UI" w:eastAsia="Times New Roman" w:hAnsi="Segoe UI" w:cs="Segoe UI"/>
          <w:color w:val="24292E"/>
          <w:sz w:val="24"/>
          <w:szCs w:val="24"/>
          <w:lang w:eastAsia="en-US"/>
        </w:rPr>
        <w:t>sdw</w:t>
      </w:r>
      <w:proofErr w:type="spellEnd"/>
      <w:r w:rsidR="00B23540">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proofErr w:type="spellStart"/>
      <w:proofErr w:type="gramStart"/>
      <w:r w:rsidR="00C06ADA">
        <w:rPr>
          <w:rFonts w:ascii="Consolas" w:eastAsia="Times New Roman" w:hAnsi="Consolas" w:cs="Consolas"/>
          <w:color w:val="24292E"/>
          <w:sz w:val="20"/>
          <w:szCs w:val="20"/>
          <w:bdr w:val="none" w:sz="0" w:space="0" w:color="auto" w:frame="1"/>
          <w:lang w:eastAsia="en-US"/>
        </w:rPr>
        <w:t>ode.ddsCasUsername</w:t>
      </w:r>
      <w:proofErr w:type="spellEnd"/>
      <w:proofErr w:type="gramEnd"/>
      <w:r w:rsidR="00C06ADA">
        <w:rPr>
          <w:rFonts w:ascii="Consolas" w:eastAsia="Times New Roman" w:hAnsi="Consolas" w:cs="Consolas"/>
          <w:color w:val="24292E"/>
          <w:sz w:val="20"/>
          <w:szCs w:val="20"/>
          <w:bdr w:val="none" w:sz="0" w:space="0" w:color="auto" w:frame="1"/>
          <w:lang w:eastAsia="en-US"/>
        </w:rPr>
        <w:t>=&lt;SDWUSERNAME&gt;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w:t>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OR defined the following command line arguments while launching </w:t>
      </w:r>
      <w:proofErr w:type="spellStart"/>
      <w:r>
        <w:rPr>
          <w:rFonts w:ascii="Consolas" w:eastAsia="Times New Roman" w:hAnsi="Consolas" w:cs="Consolas"/>
          <w:color w:val="24292E"/>
          <w:sz w:val="20"/>
          <w:szCs w:val="20"/>
          <w:bdr w:val="none" w:sz="0" w:space="0" w:color="auto" w:frame="1"/>
          <w:lang w:eastAsia="en-US"/>
        </w:rPr>
        <w:t>jpo</w:t>
      </w:r>
      <w:proofErr w:type="spellEnd"/>
      <w:r>
        <w:rPr>
          <w:rFonts w:ascii="Consolas" w:eastAsia="Times New Roman" w:hAnsi="Consolas" w:cs="Consolas"/>
          <w:color w:val="24292E"/>
          <w:sz w:val="20"/>
          <w:szCs w:val="20"/>
          <w:bdr w:val="none" w:sz="0" w:space="0" w:color="auto" w:frame="1"/>
          <w:lang w:eastAsia="en-US"/>
        </w:rPr>
        <w:t>-ode-</w:t>
      </w:r>
      <w:proofErr w:type="spellStart"/>
      <w:r>
        <w:rPr>
          <w:rFonts w:ascii="Consolas" w:eastAsia="Times New Roman" w:hAnsi="Consolas" w:cs="Consolas"/>
          <w:color w:val="24292E"/>
          <w:sz w:val="20"/>
          <w:szCs w:val="20"/>
          <w:bdr w:val="none" w:sz="0" w:space="0" w:color="auto" w:frame="1"/>
          <w:lang w:eastAsia="en-US"/>
        </w:rPr>
        <w:t>svcs</w:t>
      </w:r>
      <w:proofErr w:type="spellEnd"/>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proofErr w:type="gramStart"/>
      <w:r>
        <w:rPr>
          <w:rFonts w:ascii="Consolas" w:eastAsia="Times New Roman" w:hAnsi="Consolas" w:cs="Consolas"/>
          <w:color w:val="24292E"/>
          <w:sz w:val="20"/>
          <w:szCs w:val="20"/>
          <w:bdr w:val="none" w:sz="0" w:space="0" w:color="auto" w:frame="1"/>
          <w:lang w:eastAsia="en-US"/>
        </w:rPr>
        <w:t>ode.ddsCasUsername</w:t>
      </w:r>
      <w:proofErr w:type="spellEnd"/>
      <w:proofErr w:type="gramEnd"/>
      <w:r>
        <w:rPr>
          <w:rFonts w:ascii="Consolas" w:eastAsia="Times New Roman" w:hAnsi="Consolas" w:cs="Consolas"/>
          <w:color w:val="24292E"/>
          <w:sz w:val="20"/>
          <w:szCs w:val="20"/>
          <w:bdr w:val="none" w:sz="0" w:space="0" w:color="auto" w:frame="1"/>
          <w:lang w:eastAsia="en-US"/>
        </w:rPr>
        <w:t>=&lt;SDWUSERNAME&gt;,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proofErr w:type="gramStart"/>
      <w:r>
        <w:rPr>
          <w:rFonts w:ascii="Consolas" w:eastAsia="Times New Roman" w:hAnsi="Consolas" w:cs="Consolas"/>
          <w:color w:val="24292E"/>
          <w:sz w:val="20"/>
          <w:szCs w:val="20"/>
          <w:bdr w:val="none" w:sz="0" w:space="0" w:color="auto" w:frame="1"/>
          <w:lang w:eastAsia="en-US"/>
        </w:rPr>
        <w:t>ode.ddsCasUsername</w:t>
      </w:r>
      <w:proofErr w:type="spellEnd"/>
      <w:proofErr w:type="gramEnd"/>
      <w:r>
        <w:rPr>
          <w:rFonts w:ascii="Consolas" w:eastAsia="Times New Roman" w:hAnsi="Consolas" w:cs="Consolas"/>
          <w:color w:val="24292E"/>
          <w:sz w:val="20"/>
          <w:szCs w:val="20"/>
          <w:bdr w:val="none" w:sz="0" w:space="0" w:color="auto" w:frame="1"/>
          <w:lang w:eastAsia="en-US"/>
        </w:rPr>
        <w:t>=&lt;SDWUSERNAME&gt;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w:t>
      </w:r>
      <w:proofErr w:type="spellStart"/>
      <w:r>
        <w:t>tim</w:t>
      </w:r>
      <w:proofErr w:type="spellEnd"/>
      <w:r>
        <w:t xml:space="preserve"> REST service sends the TIM messages to RSUs if both “</w:t>
      </w:r>
      <w:proofErr w:type="spellStart"/>
      <w:r>
        <w:t>rsus</w:t>
      </w:r>
      <w:proofErr w:type="spellEnd"/>
      <w:r>
        <w:t>” and “</w:t>
      </w:r>
      <w:proofErr w:type="spellStart"/>
      <w:r>
        <w:t>snmp</w:t>
      </w:r>
      <w:proofErr w:type="spellEnd"/>
      <w:r>
        <w:t>” elements of the request body are defined and valid. If either “</w:t>
      </w:r>
      <w:proofErr w:type="spellStart"/>
      <w:r>
        <w:t>rsus</w:t>
      </w:r>
      <w:proofErr w:type="spellEnd"/>
      <w:r>
        <w:t>” or “</w:t>
      </w:r>
      <w:proofErr w:type="spellStart"/>
      <w:r>
        <w:t>snmp</w:t>
      </w:r>
      <w:proofErr w:type="spellEnd"/>
      <w:r>
        <w:t>”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w:t>
      </w:r>
      <w:proofErr w:type="spellStart"/>
      <w:r>
        <w:t>tim</w:t>
      </w:r>
      <w:proofErr w:type="spellEnd"/>
      <w:r>
        <w:t xml:space="preserve"> REST service sends the TIM messages to SDW if the “</w:t>
      </w:r>
      <w:proofErr w:type="spellStart"/>
      <w:r>
        <w:t>sdw</w:t>
      </w:r>
      <w:proofErr w:type="spellEnd"/>
      <w:r>
        <w:t>” element of the request body is defined and valid. If “</w:t>
      </w:r>
      <w:proofErr w:type="spellStart"/>
      <w:r>
        <w:t>sdw</w:t>
      </w:r>
      <w:proofErr w:type="spellEnd"/>
      <w:r>
        <w:t xml:space="preserve">” element is missing, the request will not be sent to the </w:t>
      </w:r>
      <w:r w:rsidR="00E77EC6">
        <w:t>SDW</w:t>
      </w:r>
      <w:r>
        <w:t>.</w:t>
      </w:r>
    </w:p>
    <w:p w14:paraId="109F50E6" w14:textId="77777777" w:rsidR="001A3B89" w:rsidRDefault="001A3B89" w:rsidP="00CA4BB4">
      <w:pPr>
        <w:pStyle w:val="Heading3"/>
      </w:pPr>
      <w:bookmarkStart w:id="67" w:name="_Toc483492692"/>
      <w:r>
        <w:lastRenderedPageBreak/>
        <w:t>TIM Broadcast Request Quick Start Guide</w:t>
      </w:r>
      <w:bookmarkEnd w:id="67"/>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proofErr w:type="spellStart"/>
      <w:proofErr w:type="gramStart"/>
      <w:r w:rsidR="00E576B4" w:rsidRPr="00271DD3">
        <w:rPr>
          <w:rFonts w:ascii="Consolas" w:eastAsia="Times New Roman" w:hAnsi="Consolas" w:cs="Consolas"/>
          <w:color w:val="24292E"/>
          <w:sz w:val="20"/>
          <w:szCs w:val="20"/>
          <w:bdr w:val="none" w:sz="0" w:space="0" w:color="auto" w:frame="1"/>
          <w:lang w:eastAsia="en-US"/>
        </w:rPr>
        <w:t>ode.ddsCasUsername</w:t>
      </w:r>
      <w:proofErr w:type="spellEnd"/>
      <w:proofErr w:type="gramEnd"/>
      <w:r w:rsidR="00E576B4">
        <w:t xml:space="preserve"> and </w:t>
      </w:r>
      <w:proofErr w:type="spellStart"/>
      <w:r w:rsidR="00E576B4" w:rsidRPr="00271DD3">
        <w:rPr>
          <w:rFonts w:ascii="Consolas" w:eastAsia="Times New Roman" w:hAnsi="Consolas" w:cs="Consolas"/>
          <w:color w:val="24292E"/>
          <w:sz w:val="20"/>
          <w:szCs w:val="20"/>
          <w:bdr w:val="none" w:sz="0" w:space="0" w:color="auto" w:frame="1"/>
          <w:lang w:eastAsia="en-US"/>
        </w:rPr>
        <w:t>ode.ddsCasPassword</w:t>
      </w:r>
      <w:proofErr w:type="spellEnd"/>
      <w:r w:rsidR="00E576B4">
        <w:t xml:space="preserve"> in the </w:t>
      </w:r>
      <w:r w:rsidR="00E576B4" w:rsidRPr="00271DD3">
        <w:rPr>
          <w:rFonts w:ascii="Segoe UI" w:eastAsia="Times New Roman" w:hAnsi="Segoe UI" w:cs="Segoe UI"/>
          <w:color w:val="24292E"/>
          <w:sz w:val="24"/>
          <w:szCs w:val="24"/>
          <w:lang w:eastAsia="en-US"/>
        </w:rPr>
        <w:t>effective </w:t>
      </w:r>
      <w:proofErr w:type="spellStart"/>
      <w:r w:rsidR="00E576B4" w:rsidRPr="00271DD3">
        <w:rPr>
          <w:rFonts w:ascii="Consolas" w:eastAsia="Times New Roman" w:hAnsi="Consolas" w:cs="Consolas"/>
          <w:color w:val="24292E"/>
          <w:sz w:val="20"/>
          <w:szCs w:val="20"/>
          <w:lang w:eastAsia="en-US"/>
        </w:rPr>
        <w:t>application.properties</w:t>
      </w:r>
      <w:proofErr w:type="spellEnd"/>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the “</w:t>
      </w:r>
      <w:proofErr w:type="spellStart"/>
      <w:r w:rsidR="00C12352">
        <w:t>snmp</w:t>
      </w:r>
      <w:proofErr w:type="spellEnd"/>
      <w:r w:rsidR="00C12352">
        <w:t>” and “</w:t>
      </w:r>
      <w:proofErr w:type="spellStart"/>
      <w:r w:rsidR="00C12352">
        <w:t>rsus</w:t>
      </w:r>
      <w:proofErr w:type="spellEnd"/>
      <w:r w:rsidR="00C12352">
        <w:t xml:space="preserve">”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w:t>
      </w:r>
      <w:proofErr w:type="spellStart"/>
      <w:proofErr w:type="gramStart"/>
      <w:r w:rsidR="00C12352" w:rsidRPr="00C12352">
        <w:rPr>
          <w:rFonts w:ascii="Courier New" w:hAnsi="Courier New" w:cs="Courier New"/>
          <w:sz w:val="20"/>
        </w:rPr>
        <w:t>us.dot.its.jpo.ode.traveler</w:t>
      </w:r>
      <w:proofErr w:type="gramEnd"/>
      <w:r w:rsidR="00C12352" w:rsidRPr="00C12352">
        <w:rPr>
          <w:rFonts w:ascii="Courier New" w:hAnsi="Courier New" w:cs="Courier New"/>
          <w:sz w:val="20"/>
        </w:rPr>
        <w:t>.TimMessageException</w:t>
      </w:r>
      <w:proofErr w:type="spellEnd"/>
      <w:r w:rsidR="00C12352" w:rsidRPr="00C12352">
        <w:rPr>
          <w:rFonts w:ascii="Courier New" w:hAnsi="Courier New" w:cs="Courier New"/>
          <w:sz w:val="20"/>
        </w:rPr>
        <w:t>",</w:t>
      </w:r>
      <w:r w:rsidR="00C12352" w:rsidRPr="00C12352">
        <w:rPr>
          <w:rFonts w:ascii="Courier New" w:hAnsi="Courier New" w:cs="Courier New"/>
          <w:sz w:val="20"/>
        </w:rPr>
        <w:br/>
        <w:t xml:space="preserve">   "message": "</w:t>
      </w:r>
      <w:proofErr w:type="spellStart"/>
      <w:r w:rsidR="00C12352" w:rsidRPr="00C12352">
        <w:rPr>
          <w:rFonts w:ascii="Courier New" w:hAnsi="Courier New" w:cs="Courier New"/>
          <w:sz w:val="20"/>
        </w:rPr>
        <w:t>us.dot.its.jpo.ode.traveler.TimMessageException</w:t>
      </w:r>
      <w:proofErr w:type="spellEnd"/>
      <w:r w:rsidR="00C12352" w:rsidRPr="00C12352">
        <w:rPr>
          <w:rFonts w:ascii="Courier New" w:hAnsi="Courier New" w:cs="Courier New"/>
          <w:sz w:val="20"/>
        </w:rPr>
        <w:t>: Empty response from RSU 127.0.0.1",</w:t>
      </w:r>
      <w:r w:rsidR="00C12352" w:rsidRPr="00C12352">
        <w:rPr>
          <w:rFonts w:ascii="Courier New" w:hAnsi="Courier New" w:cs="Courier New"/>
          <w:sz w:val="20"/>
        </w:rPr>
        <w:br/>
        <w:t xml:space="preserve">   "path": "/</w:t>
      </w:r>
      <w:proofErr w:type="spellStart"/>
      <w:r w:rsidR="00C12352" w:rsidRPr="00C12352">
        <w:rPr>
          <w:rFonts w:ascii="Courier New" w:hAnsi="Courier New" w:cs="Courier New"/>
          <w:sz w:val="20"/>
        </w:rPr>
        <w:t>tim</w:t>
      </w:r>
      <w:proofErr w:type="spellEnd"/>
      <w:r w:rsidR="00C12352" w:rsidRPr="00C12352">
        <w:rPr>
          <w:rFonts w:ascii="Courier New" w:hAnsi="Courier New" w:cs="Courier New"/>
          <w:sz w:val="20"/>
        </w:rPr>
        <w:t>"</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68" w:name="_Toc483492693"/>
      <w:r>
        <w:t>Privacy Protection Module (PPM)</w:t>
      </w:r>
      <w:bookmarkEnd w:id="68"/>
    </w:p>
    <w:p w14:paraId="0C11A378" w14:textId="77777777" w:rsidR="00783376" w:rsidRDefault="00783376" w:rsidP="00783376">
      <w:r>
        <w:t xml:space="preserve">PPM is a separate repository within the GitHub </w:t>
      </w:r>
      <w:hyperlink r:id="rId32" w:history="1">
        <w:proofErr w:type="spellStart"/>
        <w:r w:rsidRPr="009F348E">
          <w:rPr>
            <w:rStyle w:val="Hyperlink"/>
          </w:rPr>
          <w:t>usdot</w:t>
        </w:r>
        <w:proofErr w:type="spellEnd"/>
        <w:r w:rsidRPr="009F348E">
          <w:rPr>
            <w:rStyle w:val="Hyperlink"/>
          </w:rPr>
          <w:t>-</w:t>
        </w:r>
        <w:proofErr w:type="spellStart"/>
        <w:r w:rsidRPr="009F348E">
          <w:rPr>
            <w:rStyle w:val="Hyperlink"/>
          </w:rPr>
          <w:t>jpo</w:t>
        </w:r>
        <w:proofErr w:type="spellEnd"/>
        <w:r w:rsidRPr="009F348E">
          <w:rPr>
            <w:rStyle w:val="Hyperlink"/>
          </w:rPr>
          <w:t>-ode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4585F05F" w14:textId="77777777" w:rsidR="001A3B89" w:rsidRDefault="001A3B89" w:rsidP="00CA4BB4">
      <w:pPr>
        <w:pStyle w:val="Heading2"/>
      </w:pPr>
      <w:bookmarkStart w:id="69" w:name="_Toc483492694"/>
      <w:r>
        <w:t>Inbound TIM Distribution</w:t>
      </w:r>
      <w:bookmarkEnd w:id="69"/>
    </w:p>
    <w:p w14:paraId="3E634C7F" w14:textId="77777777" w:rsidR="001A3B89" w:rsidRDefault="001A3B89" w:rsidP="00CA4BB4">
      <w:r>
        <w:t>TBD</w:t>
      </w:r>
    </w:p>
    <w:p w14:paraId="027A71C4" w14:textId="77777777" w:rsidR="001A3B89" w:rsidRDefault="00B63D68" w:rsidP="00CA4BB4">
      <w:pPr>
        <w:pStyle w:val="Heading2"/>
      </w:pPr>
      <w:bookmarkStart w:id="70" w:name="_Toc483492695"/>
      <w:r>
        <w:lastRenderedPageBreak/>
        <w:t>Data validation</w:t>
      </w:r>
      <w:bookmarkEnd w:id="70"/>
    </w:p>
    <w:p w14:paraId="2E6B2693" w14:textId="77777777" w:rsidR="001A3B89" w:rsidRDefault="001A3B89" w:rsidP="00CA4BB4">
      <w:r>
        <w:t>TBD</w:t>
      </w:r>
    </w:p>
    <w:p w14:paraId="5FB39BFC" w14:textId="77777777" w:rsidR="001A3B89" w:rsidRDefault="00B63D68" w:rsidP="00CA4BB4">
      <w:pPr>
        <w:pStyle w:val="Heading2"/>
      </w:pPr>
      <w:bookmarkStart w:id="71" w:name="_Toc483492696"/>
      <w:r>
        <w:t>Data Sanitization</w:t>
      </w:r>
      <w:bookmarkEnd w:id="71"/>
    </w:p>
    <w:p w14:paraId="08740770" w14:textId="77777777" w:rsidR="00B63D68" w:rsidRPr="00B63D68" w:rsidRDefault="00B63D68" w:rsidP="00CA4BB4">
      <w:r>
        <w:t>TBD</w:t>
      </w:r>
    </w:p>
    <w:p w14:paraId="664E14F3" w14:textId="77777777" w:rsidR="001A3B89" w:rsidRPr="001A3B89" w:rsidRDefault="001A3B89" w:rsidP="001A3B89"/>
    <w:p w14:paraId="3D36584E" w14:textId="7DB174BC" w:rsidR="00783376" w:rsidRDefault="00783376" w:rsidP="00783376">
      <w:pPr>
        <w:pStyle w:val="Heading2"/>
        <w:rPr>
          <w:ins w:id="72" w:author="Musavi, Hamid [USA]" w:date="2017-05-25T15:32:00Z"/>
        </w:rPr>
      </w:pPr>
      <w:bookmarkStart w:id="73" w:name="_Toc483492697"/>
      <w:ins w:id="74" w:author="Musavi, Hamid [USA]" w:date="2017-05-25T15:32:00Z">
        <w:r>
          <w:t>VSD Deposit Service</w:t>
        </w:r>
        <w:bookmarkEnd w:id="73"/>
      </w:ins>
    </w:p>
    <w:p w14:paraId="68E6859F" w14:textId="77777777" w:rsidR="00783376" w:rsidRDefault="00783376" w:rsidP="00783376">
      <w:pPr>
        <w:rPr>
          <w:ins w:id="75" w:author="Musavi, Hamid [USA]" w:date="2017-05-25T15:32:00Z"/>
        </w:rPr>
      </w:pPr>
      <w:ins w:id="76" w:author="Musavi, Hamid [USA]" w:date="2017-05-25T15:32:00Z">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r>
          <w:fldChar w:fldCharType="begin"/>
        </w:r>
        <w:r>
          <w:instrText xml:space="preserve"> HYPERLINK "</w:instrText>
        </w:r>
        <w:r w:rsidRPr="00DB462B">
          <w:instrText>https://cvcs.samanage.com</w:instrText>
        </w:r>
        <w:r>
          <w:instrText xml:space="preserve">" </w:instrText>
        </w:r>
        <w:r>
          <w:fldChar w:fldCharType="separate"/>
        </w:r>
        <w:r w:rsidRPr="001E0C43">
          <w:rPr>
            <w:rStyle w:val="Hyperlink"/>
          </w:rPr>
          <w:t>https://cvcs.samanage.com</w:t>
        </w:r>
        <w:r>
          <w:fldChar w:fldCharType="end"/>
        </w:r>
        <w:r>
          <w:t xml:space="preserve"> and summarized below.</w:t>
        </w:r>
      </w:ins>
    </w:p>
    <w:p w14:paraId="6EA10411" w14:textId="77777777" w:rsidR="00783376" w:rsidRPr="00CA373C" w:rsidRDefault="00783376" w:rsidP="00783376">
      <w:pPr>
        <w:rPr>
          <w:ins w:id="77" w:author="Musavi, Hamid [USA]" w:date="2017-05-25T15:32:00Z"/>
          <w:b/>
        </w:rPr>
      </w:pPr>
      <w:ins w:id="78" w:author="Musavi, Hamid [USA]" w:date="2017-05-25T15:32:00Z">
        <w:r w:rsidRPr="00CA373C">
          <w:rPr>
            <w:b/>
          </w:rPr>
          <w:t>VSD Deposit Dialog</w:t>
        </w:r>
      </w:ins>
    </w:p>
    <w:p w14:paraId="3226022D" w14:textId="77777777" w:rsidR="00783376" w:rsidRDefault="00783376" w:rsidP="00783376">
      <w:pPr>
        <w:pStyle w:val="ListParagraph"/>
        <w:numPr>
          <w:ilvl w:val="1"/>
          <w:numId w:val="43"/>
        </w:numPr>
        <w:rPr>
          <w:ins w:id="79" w:author="Musavi, Hamid [USA]" w:date="2017-05-25T15:32:00Z"/>
        </w:rPr>
      </w:pPr>
      <w:ins w:id="80" w:author="Musavi, Hamid [USA]" w:date="2017-05-25T15:32:00Z">
        <w:r>
          <w:t>ODE ------ServiceRequest-----&gt; SDC</w:t>
        </w:r>
        <w:r>
          <w:tab/>
        </w:r>
        <w:r>
          <w:tab/>
          <w:t>// ODE sends service request to SDC</w:t>
        </w:r>
      </w:ins>
    </w:p>
    <w:p w14:paraId="772E57E1" w14:textId="77777777" w:rsidR="00783376" w:rsidRDefault="00783376" w:rsidP="00783376">
      <w:pPr>
        <w:pStyle w:val="ListParagraph"/>
        <w:numPr>
          <w:ilvl w:val="1"/>
          <w:numId w:val="43"/>
        </w:numPr>
        <w:rPr>
          <w:ins w:id="81" w:author="Musavi, Hamid [USA]" w:date="2017-05-25T15:32:00Z"/>
        </w:rPr>
      </w:pPr>
      <w:ins w:id="82" w:author="Musavi, Hamid [USA]" w:date="2017-05-25T15:32:00Z">
        <w:r>
          <w:t>ODE &lt;----</w:t>
        </w:r>
        <w:proofErr w:type="spellStart"/>
        <w:r>
          <w:t>ServiceResponse</w:t>
        </w:r>
        <w:proofErr w:type="spellEnd"/>
        <w:r>
          <w:t>----- SDC</w:t>
        </w:r>
        <w:r>
          <w:tab/>
        </w:r>
        <w:r>
          <w:tab/>
          <w:t>// ODE receives service response from SDC</w:t>
        </w:r>
      </w:ins>
    </w:p>
    <w:p w14:paraId="47EE4348" w14:textId="77777777" w:rsidR="00783376" w:rsidRPr="00B63D68" w:rsidRDefault="00783376" w:rsidP="00783376">
      <w:pPr>
        <w:pStyle w:val="ListParagraph"/>
        <w:numPr>
          <w:ilvl w:val="1"/>
          <w:numId w:val="43"/>
        </w:numPr>
        <w:rPr>
          <w:ins w:id="83" w:author="Musavi, Hamid [USA]" w:date="2017-05-25T15:32:00Z"/>
        </w:rPr>
      </w:pPr>
      <w:ins w:id="84" w:author="Musavi, Hamid [USA]" w:date="2017-05-25T15:32:00Z">
        <w:r>
          <w:t>ODE --------</w:t>
        </w:r>
        <w:proofErr w:type="spellStart"/>
        <w:r>
          <w:t>VsdMessage</w:t>
        </w:r>
        <w:proofErr w:type="spellEnd"/>
        <w:r>
          <w:t>-------&gt; SDC</w:t>
        </w:r>
        <w:r>
          <w:tab/>
        </w:r>
        <w:r>
          <w:tab/>
          <w:t>// ODE sends the actual VSD message to SDC</w:t>
        </w:r>
      </w:ins>
    </w:p>
    <w:p w14:paraId="1A97F467" w14:textId="77777777" w:rsidR="00783376" w:rsidRPr="009559DA" w:rsidRDefault="00783376" w:rsidP="00783376">
      <w:pPr>
        <w:rPr>
          <w:ins w:id="85" w:author="Musavi, Hamid [USA]" w:date="2017-05-25T15:32:00Z"/>
          <w:u w:val="single"/>
        </w:rPr>
      </w:pPr>
      <w:ins w:id="86" w:author="Musavi, Hamid [USA]" w:date="2017-05-25T15:32:00Z">
        <w:r w:rsidRPr="009559DA">
          <w:rPr>
            <w:u w:val="single"/>
          </w:rPr>
          <w:t>Requirements for sending VSD message to SDC over UDP</w:t>
        </w:r>
        <w:r>
          <w:rPr>
            <w:u w:val="single"/>
          </w:rPr>
          <w:t xml:space="preserve"> are the following:</w:t>
        </w:r>
      </w:ins>
    </w:p>
    <w:p w14:paraId="5287E5B0" w14:textId="77777777" w:rsidR="00783376" w:rsidRDefault="00783376" w:rsidP="00783376">
      <w:pPr>
        <w:pStyle w:val="ListParagraph"/>
        <w:numPr>
          <w:ilvl w:val="0"/>
          <w:numId w:val="52"/>
        </w:numPr>
        <w:rPr>
          <w:ins w:id="87" w:author="Musavi, Hamid [USA]" w:date="2017-05-25T15:32:00Z"/>
        </w:rPr>
      </w:pPr>
      <w:ins w:id="88" w:author="Musavi, Hamid [USA]" w:date="2017-05-25T15:32:00Z">
        <w:r>
          <w:t>IP address or Domain Name of the SDC server</w:t>
        </w:r>
      </w:ins>
    </w:p>
    <w:p w14:paraId="42837BB6" w14:textId="45662107" w:rsidR="00783376" w:rsidRDefault="00783376" w:rsidP="00783376">
      <w:pPr>
        <w:pStyle w:val="ListParagraph"/>
        <w:numPr>
          <w:ilvl w:val="0"/>
          <w:numId w:val="52"/>
        </w:numPr>
        <w:rPr>
          <w:ins w:id="89" w:author="Musavi, Hamid [USA]" w:date="2017-05-25T15:35:00Z"/>
        </w:rPr>
      </w:pPr>
      <w:ins w:id="90" w:author="Musavi, Hamid [USA]" w:date="2017-05-25T15:32:00Z">
        <w:r>
          <w:t>Port number of the SDC server</w:t>
        </w:r>
      </w:ins>
    </w:p>
    <w:p w14:paraId="279F1D0A" w14:textId="77777777" w:rsidR="003763F0" w:rsidRDefault="003763F0" w:rsidP="003763F0">
      <w:pPr>
        <w:pStyle w:val="Heading3"/>
        <w:rPr>
          <w:ins w:id="91" w:author="Musavi, Hamid [USA]" w:date="2017-05-25T15:44:00Z"/>
        </w:rPr>
      </w:pPr>
      <w:bookmarkStart w:id="92" w:name="_Toc483492698"/>
      <w:ins w:id="93" w:author="Musavi, Hamid [USA]" w:date="2017-05-25T15:44:00Z">
        <w:r>
          <w:t>VSD Deposit Service Messages and Alerts</w:t>
        </w:r>
        <w:bookmarkEnd w:id="92"/>
      </w:ins>
    </w:p>
    <w:p w14:paraId="1E29DB48" w14:textId="512DDC98" w:rsidR="003763F0" w:rsidRPr="002253B4" w:rsidRDefault="003763F0">
      <w:pPr>
        <w:rPr>
          <w:ins w:id="94" w:author="Musavi, Hamid [USA]" w:date="2017-05-25T15:44:00Z"/>
        </w:rPr>
        <w:pPrChange w:id="95" w:author="Musavi, Hamid [USA]" w:date="2017-05-25T15:36:00Z">
          <w:pPr>
            <w:pStyle w:val="Heading3"/>
          </w:pPr>
        </w:pPrChange>
      </w:pPr>
      <w:ins w:id="96" w:author="Musavi, Hamid [USA]" w:date="2017-05-25T15:44:00Z">
        <w:r>
          <w:fldChar w:fldCharType="begin"/>
        </w:r>
        <w:r>
          <w:instrText xml:space="preserve"> REF _Ref483489995 \h </w:instrText>
        </w:r>
      </w:ins>
      <w:ins w:id="97" w:author="Musavi, Hamid [USA]" w:date="2017-05-25T15:44:00Z">
        <w:r>
          <w:fldChar w:fldCharType="separate"/>
        </w:r>
        <w:r>
          <w:t xml:space="preserve">Table </w:t>
        </w:r>
      </w:ins>
      <w:r w:rsidR="00443882">
        <w:rPr>
          <w:noProof/>
        </w:rPr>
        <w:t>1</w:t>
      </w:r>
      <w:ins w:id="98" w:author="Musavi, Hamid [USA]" w:date="2017-05-25T15:44:00Z">
        <w:r>
          <w:fldChar w:fldCharType="end"/>
        </w:r>
        <w:r>
          <w:t xml:space="preserve"> provides a detailed list of the ODE Deposit Service messages and alerts. </w:t>
        </w:r>
      </w:ins>
    </w:p>
    <w:p w14:paraId="46CE1A0B" w14:textId="36BA8B40" w:rsidR="003763F0" w:rsidRDefault="003763F0" w:rsidP="003763F0">
      <w:pPr>
        <w:pStyle w:val="Caption"/>
        <w:keepNext/>
        <w:rPr>
          <w:ins w:id="99" w:author="Musavi, Hamid [USA]" w:date="2017-05-25T15:44:00Z"/>
        </w:rPr>
      </w:pPr>
      <w:bookmarkStart w:id="100" w:name="_Ref483489995"/>
      <w:ins w:id="101" w:author="Musavi, Hamid [USA]" w:date="2017-05-25T15:44:00Z">
        <w:r>
          <w:t xml:space="preserve">Table </w:t>
        </w:r>
      </w:ins>
      <w:bookmarkEnd w:id="100"/>
      <w:r w:rsidR="00443882">
        <w:t>1</w:t>
      </w:r>
      <w:ins w:id="102" w:author="Musavi, Hamid [USA]" w:date="2017-05-25T15:44:00Z">
        <w:r>
          <w:t xml:space="preserve"> </w:t>
        </w:r>
      </w:ins>
      <w:r w:rsidR="002B624D">
        <w:t>–</w:t>
      </w:r>
      <w:ins w:id="103" w:author="Musavi, Hamid [USA]" w:date="2017-05-25T15:44:00Z">
        <w:r>
          <w:t xml:space="preserve"> </w:t>
        </w:r>
      </w:ins>
      <w:r w:rsidR="002B624D">
        <w:t>VSD Deposit Service</w:t>
      </w:r>
      <w:ins w:id="104" w:author="Musavi, Hamid [USA]" w:date="2017-05-25T15:44:00Z">
        <w:r>
          <w:t xml:space="preserve"> </w:t>
        </w:r>
        <w:r>
          <w:rPr>
            <w:noProof/>
          </w:rPr>
          <w:t>Messages and Alerts</w:t>
        </w:r>
      </w:ins>
    </w:p>
    <w:tbl>
      <w:tblPr>
        <w:tblStyle w:val="GridTable4-Accent11"/>
        <w:tblW w:w="13135" w:type="dxa"/>
        <w:tblLook w:val="04A0" w:firstRow="1" w:lastRow="0" w:firstColumn="1" w:lastColumn="0" w:noHBand="0" w:noVBand="1"/>
      </w:tblPr>
      <w:tblGrid>
        <w:gridCol w:w="4125"/>
        <w:gridCol w:w="2345"/>
        <w:gridCol w:w="3335"/>
        <w:gridCol w:w="3330"/>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ins w:id="105"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pPr>
              <w:rPr>
                <w:ins w:id="106" w:author="Musavi, Hamid [USA]" w:date="2017-05-25T15:44:00Z"/>
              </w:rPr>
            </w:pPr>
            <w:ins w:id="107" w:author="Musavi, Hamid [USA]" w:date="2017-05-25T15:44:00Z">
              <w:r>
                <w:t>Message or Alert</w:t>
              </w:r>
            </w:ins>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08" w:author="Musavi, Hamid [USA]" w:date="2017-05-25T15:44:00Z"/>
              </w:rPr>
            </w:pPr>
            <w:ins w:id="109" w:author="Musavi, Hamid [USA]" w:date="2017-05-25T15:44:00Z">
              <w:r>
                <w:t>Communication Method</w:t>
              </w:r>
            </w:ins>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10" w:author="Musavi, Hamid [USA]" w:date="2017-05-25T15:44:00Z"/>
              </w:rPr>
            </w:pPr>
            <w:ins w:id="111" w:author="Musavi, Hamid [USA]" w:date="2017-05-25T15:44:00Z">
              <w:r>
                <w:t>Description</w:t>
              </w:r>
            </w:ins>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12" w:author="Musavi, Hamid [USA]" w:date="2017-05-25T15:44:00Z"/>
              </w:rPr>
            </w:pPr>
            <w:ins w:id="113" w:author="Musavi, Hamid [USA]" w:date="2017-05-25T15:44:00Z">
              <w:r>
                <w:t>Criteria</w:t>
              </w:r>
            </w:ins>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ins w:id="114"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Default="00BC5D3B" w:rsidP="0060553C">
            <w:pPr>
              <w:pStyle w:val="ListParagraph"/>
              <w:numPr>
                <w:ilvl w:val="0"/>
                <w:numId w:val="54"/>
              </w:numPr>
              <w:rPr>
                <w:rFonts w:ascii="Monaco" w:hAnsi="Monaco" w:cs="Times New Roman"/>
                <w:color w:val="3933FF"/>
                <w:sz w:val="17"/>
                <w:szCs w:val="17"/>
              </w:rPr>
            </w:pPr>
            <w:r w:rsidRPr="00EB4A6F">
              <w:rPr>
                <w:rFonts w:ascii="Monaco" w:hAnsi="Monaco" w:cs="Times New Roman"/>
                <w:color w:val="3933FF"/>
                <w:sz w:val="17"/>
                <w:szCs w:val="17"/>
              </w:rPr>
              <w:lastRenderedPageBreak/>
              <w:t>"Error creating VSD depositor socket with port {}"</w:t>
            </w:r>
          </w:p>
          <w:p w14:paraId="37E256B8" w14:textId="3998654C" w:rsidR="003763F0" w:rsidRPr="0060553C" w:rsidRDefault="00BC5D3B" w:rsidP="0060553C">
            <w:pPr>
              <w:pStyle w:val="ListParagraph"/>
              <w:numPr>
                <w:ilvl w:val="0"/>
                <w:numId w:val="54"/>
              </w:numPr>
              <w:rPr>
                <w:ins w:id="115" w:author="Musavi, Hamid [USA]" w:date="2017-05-25T15:44:00Z"/>
                <w:rFonts w:ascii="Monaco" w:hAnsi="Monaco" w:cs="Times New Roman"/>
                <w:color w:val="3933FF"/>
                <w:sz w:val="17"/>
                <w:szCs w:val="17"/>
              </w:rPr>
            </w:pPr>
            <w:proofErr w:type="spellStart"/>
            <w:r w:rsidRPr="0060553C">
              <w:rPr>
                <w:rFonts w:ascii="Monaco" w:hAnsi="Monaco" w:cs="Times New Roman"/>
                <w:color w:val="3933FF"/>
                <w:sz w:val="17"/>
                <w:szCs w:val="17"/>
              </w:rPr>
              <w:t>SocketException</w:t>
            </w:r>
            <w:proofErr w:type="spellEnd"/>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rPr>
                <w:ins w:id="116" w:author="Musavi, Hamid [USA]" w:date="2017-05-25T15:44:00Z"/>
              </w:rPr>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rPr>
                <w:ins w:id="117" w:author="Musavi, Hamid [USA]" w:date="2017-05-25T15:44:00Z"/>
              </w:rPr>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rPr>
                <w:ins w:id="118" w:author="Musavi, Hamid [USA]" w:date="2017-05-25T15:44:00Z"/>
              </w:rPr>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rPr>
          <w:ins w:id="119"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Default="0060553C" w:rsidP="00D43D48">
            <w:pPr>
              <w:pStyle w:val="ListParagraph"/>
              <w:numPr>
                <w:ilvl w:val="0"/>
                <w:numId w:val="56"/>
              </w:numPr>
              <w:rPr>
                <w:rFonts w:ascii="Monaco" w:hAnsi="Monaco" w:cs="Times New Roman"/>
                <w:color w:val="3933FF"/>
                <w:sz w:val="17"/>
                <w:szCs w:val="17"/>
              </w:rPr>
            </w:pPr>
            <w:r w:rsidRPr="0060553C">
              <w:rPr>
                <w:rFonts w:ascii="Monaco" w:hAnsi="Monaco" w:cs="Times New Roman"/>
                <w:color w:val="3933FF"/>
                <w:sz w:val="17"/>
                <w:szCs w:val="17"/>
              </w:rPr>
              <w:t>Error Sending VSD to SDC</w:t>
            </w:r>
          </w:p>
          <w:p w14:paraId="3D54A105" w14:textId="1EB58E9B" w:rsidR="003763F0" w:rsidRPr="00D43D48" w:rsidRDefault="00D43D48" w:rsidP="00D43D48">
            <w:pPr>
              <w:pStyle w:val="ListParagraph"/>
              <w:numPr>
                <w:ilvl w:val="0"/>
                <w:numId w:val="56"/>
              </w:numPr>
              <w:rPr>
                <w:ins w:id="120" w:author="Musavi, Hamid [USA]" w:date="2017-05-25T15:44:00Z"/>
                <w:rFonts w:ascii="Monaco" w:hAnsi="Monaco" w:cs="Times New Roman"/>
                <w:color w:val="3933FF"/>
                <w:sz w:val="17"/>
                <w:szCs w:val="17"/>
              </w:rPr>
            </w:pPr>
            <w:r w:rsidRPr="00D43D48">
              <w:rPr>
                <w:rFonts w:ascii="Monaco" w:hAnsi="Monaco" w:cs="Times New Roman"/>
                <w:sz w:val="17"/>
                <w:szCs w:val="17"/>
              </w:rPr>
              <w:t>IOException</w:t>
            </w:r>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rPr>
                <w:ins w:id="121" w:author="Musavi, Hamid [USA]" w:date="2017-05-25T15:44:00Z"/>
              </w:rPr>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rPr>
                <w:ins w:id="122" w:author="Musavi, Hamid [USA]" w:date="2017-05-25T15:44:00Z"/>
              </w:rPr>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rPr>
                <w:ins w:id="123" w:author="Musavi, Hamid [USA]" w:date="2017-05-25T15:44:00Z"/>
              </w:rPr>
            </w:pPr>
            <w:r>
              <w:t xml:space="preserve">If the datagram socket fails to send the </w:t>
            </w:r>
            <w:r w:rsidR="007E7476">
              <w:t>VSD to SD due to IOException,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ins w:id="124"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Default="0077763C" w:rsidP="003363D7">
            <w:pPr>
              <w:pStyle w:val="ListParagraph"/>
              <w:numPr>
                <w:ilvl w:val="0"/>
                <w:numId w:val="57"/>
              </w:numPr>
              <w:rPr>
                <w:rFonts w:ascii="Monaco" w:hAnsi="Monaco" w:cs="Times New Roman"/>
                <w:color w:val="3933FF"/>
                <w:sz w:val="17"/>
                <w:szCs w:val="17"/>
              </w:rPr>
            </w:pPr>
            <w:r w:rsidRPr="0077763C">
              <w:rPr>
                <w:rFonts w:ascii="Monaco" w:hAnsi="Monaco" w:cs="Times New Roman"/>
                <w:color w:val="3933FF"/>
                <w:sz w:val="17"/>
                <w:szCs w:val="17"/>
              </w:rPr>
              <w:t>Error Encoding VSD ServiceRequest</w:t>
            </w:r>
          </w:p>
          <w:p w14:paraId="2B642354" w14:textId="77777777" w:rsidR="007D6419" w:rsidRPr="007D6419" w:rsidRDefault="003363D7" w:rsidP="007D6419">
            <w:pPr>
              <w:pStyle w:val="ListParagraph"/>
              <w:numPr>
                <w:ilvl w:val="0"/>
                <w:numId w:val="57"/>
              </w:numPr>
              <w:rPr>
                <w:rFonts w:ascii="Monaco" w:hAnsi="Monaco" w:cs="Times New Roman"/>
                <w:color w:val="3933FF"/>
                <w:sz w:val="17"/>
                <w:szCs w:val="17"/>
              </w:rPr>
            </w:pPr>
            <w:proofErr w:type="spellStart"/>
            <w:r w:rsidRPr="003363D7">
              <w:rPr>
                <w:rFonts w:ascii="Monaco" w:hAnsi="Monaco" w:cs="Times New Roman"/>
                <w:sz w:val="17"/>
                <w:szCs w:val="17"/>
              </w:rPr>
              <w:t>EncodeFailedException</w:t>
            </w:r>
            <w:proofErr w:type="spellEnd"/>
          </w:p>
          <w:p w14:paraId="1B0C5721" w14:textId="38D47B94" w:rsidR="00CF65D3" w:rsidRPr="000E6034" w:rsidRDefault="007D6419" w:rsidP="000E6034">
            <w:pPr>
              <w:pStyle w:val="ListParagraph"/>
              <w:numPr>
                <w:ilvl w:val="0"/>
                <w:numId w:val="57"/>
              </w:numPr>
              <w:rPr>
                <w:rFonts w:ascii="Monaco" w:hAnsi="Monaco" w:cs="Times New Roman"/>
                <w:color w:val="3933FF"/>
                <w:sz w:val="17"/>
                <w:szCs w:val="17"/>
              </w:rPr>
            </w:pPr>
            <w:proofErr w:type="spellStart"/>
            <w:r w:rsidRPr="007D6419">
              <w:rPr>
                <w:rFonts w:ascii="Monaco" w:hAnsi="Monaco" w:cs="Times New Roman"/>
                <w:sz w:val="17"/>
                <w:szCs w:val="17"/>
              </w:rPr>
              <w:t>EncodeNotSupportedException</w:t>
            </w:r>
            <w:proofErr w:type="spellEnd"/>
          </w:p>
          <w:p w14:paraId="1E5EDF81" w14:textId="77777777" w:rsidR="003763F0" w:rsidRPr="009417E3" w:rsidRDefault="003763F0" w:rsidP="00443E64">
            <w:pPr>
              <w:rPr>
                <w:ins w:id="125" w:author="Musavi, Hamid [USA]" w:date="2017-05-25T15:44:00Z"/>
              </w:rPr>
            </w:pPr>
          </w:p>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rPr>
                <w:ins w:id="126" w:author="Musavi, Hamid [USA]" w:date="2017-05-25T15:44:00Z"/>
              </w:rPr>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rPr>
                <w:ins w:id="127" w:author="Musavi, Hamid [USA]" w:date="2017-05-25T15:44:00Z"/>
              </w:rPr>
            </w:pPr>
            <w:r>
              <w:t xml:space="preserve">When the depositor service modifies </w:t>
            </w:r>
            <w:r w:rsidR="00C33C31">
              <w:t>the received service request, it tries to encode the request</w:t>
            </w:r>
            <w:r>
              <w:t xml:space="preserve"> before sending to SDC. This message is logged when 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rPr>
                <w:ins w:id="128" w:author="Musavi, Hamid [USA]" w:date="2017-05-25T15:44:00Z"/>
              </w:rPr>
            </w:pPr>
            <w:r>
              <w:t>If ODE fails to encode the modified service request properly, this message is logged in the application log file.</w:t>
            </w:r>
          </w:p>
        </w:tc>
      </w:tr>
      <w:tr w:rsidR="003763F0" w14:paraId="4A5438EE" w14:textId="77777777" w:rsidTr="00443E64">
        <w:trPr>
          <w:ins w:id="129"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color w:val="3933FF"/>
                <w:sz w:val="17"/>
                <w:szCs w:val="17"/>
              </w:rPr>
              <w:t xml:space="preserve">Error Receiving VSD Deposit </w:t>
            </w:r>
            <w:proofErr w:type="spellStart"/>
            <w:r w:rsidRPr="002834B9">
              <w:rPr>
                <w:rFonts w:ascii="Monaco" w:hAnsi="Monaco" w:cs="Times New Roman"/>
                <w:color w:val="3933FF"/>
                <w:sz w:val="17"/>
                <w:szCs w:val="17"/>
              </w:rPr>
              <w:t>ServiceResponse</w:t>
            </w:r>
            <w:proofErr w:type="spellEnd"/>
          </w:p>
          <w:p w14:paraId="0D1A2D13" w14:textId="6668982B" w:rsidR="003763F0" w:rsidRPr="002834B9" w:rsidRDefault="002834B9" w:rsidP="002834B9">
            <w:pPr>
              <w:pStyle w:val="ListParagraph"/>
              <w:numPr>
                <w:ilvl w:val="0"/>
                <w:numId w:val="58"/>
              </w:numPr>
              <w:rPr>
                <w:ins w:id="130" w:author="Musavi, Hamid [USA]" w:date="2017-05-25T15:44:00Z"/>
                <w:rFonts w:ascii="Monaco" w:hAnsi="Monaco" w:cs="Times New Roman"/>
                <w:color w:val="3933FF"/>
                <w:sz w:val="17"/>
                <w:szCs w:val="17"/>
              </w:rPr>
            </w:pPr>
            <w:r w:rsidRPr="002834B9">
              <w:rPr>
                <w:rFonts w:ascii="Monaco" w:hAnsi="Monaco" w:cs="Times New Roman"/>
                <w:sz w:val="17"/>
                <w:szCs w:val="17"/>
              </w:rPr>
              <w:t>IOException</w:t>
            </w:r>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rPr>
                <w:ins w:id="131" w:author="Musavi, Hamid [USA]" w:date="2017-05-25T15:44:00Z"/>
              </w:rPr>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rPr>
                <w:ins w:id="132" w:author="Musavi, Hamid [USA]" w:date="2017-05-25T15:44:00Z"/>
              </w:rPr>
            </w:pPr>
            <w:r>
              <w:t xml:space="preserve">When the ODE waits for </w:t>
            </w:r>
            <w:r w:rsidR="00C33C31">
              <w:t xml:space="preserve">service </w:t>
            </w:r>
            <w:r>
              <w:t>response from SDC, this error message may be logged if the datagram socket fails to receive service response from SDC due to IOException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rPr>
                <w:ins w:id="133" w:author="Musavi, Hamid [USA]" w:date="2017-05-25T15:44:00Z"/>
              </w:rPr>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color w:val="3933FF"/>
                <w:sz w:val="17"/>
                <w:szCs w:val="17"/>
              </w:rPr>
              <w:t xml:space="preserve">Error Decoding VSD Deposit </w:t>
            </w:r>
            <w:proofErr w:type="spellStart"/>
            <w:r w:rsidRPr="002834B9">
              <w:rPr>
                <w:rFonts w:ascii="Monaco" w:hAnsi="Monaco" w:cs="Times New Roman"/>
                <w:color w:val="3933FF"/>
                <w:sz w:val="17"/>
                <w:szCs w:val="17"/>
              </w:rPr>
              <w:t>ServiceResponse</w:t>
            </w:r>
            <w:proofErr w:type="spellEnd"/>
          </w:p>
          <w:p w14:paraId="6017A5E1" w14:textId="77777777" w:rsidR="002834B9" w:rsidRPr="002834B9" w:rsidRDefault="002834B9" w:rsidP="002834B9">
            <w:pPr>
              <w:pStyle w:val="ListParagraph"/>
              <w:numPr>
                <w:ilvl w:val="0"/>
                <w:numId w:val="59"/>
              </w:numPr>
              <w:rPr>
                <w:rFonts w:ascii="Monaco" w:hAnsi="Monaco" w:cs="Times New Roman"/>
                <w:color w:val="3933FF"/>
                <w:sz w:val="17"/>
                <w:szCs w:val="17"/>
              </w:rPr>
            </w:pPr>
            <w:proofErr w:type="spellStart"/>
            <w:r w:rsidRPr="002834B9">
              <w:rPr>
                <w:rFonts w:ascii="Monaco" w:hAnsi="Monaco" w:cs="Times New Roman"/>
                <w:sz w:val="17"/>
                <w:szCs w:val="17"/>
              </w:rPr>
              <w:t>DecodeFailedException</w:t>
            </w:r>
            <w:proofErr w:type="spellEnd"/>
          </w:p>
          <w:p w14:paraId="50F65B9F" w14:textId="392A4A80" w:rsidR="002834B9" w:rsidRPr="002834B9" w:rsidRDefault="002834B9" w:rsidP="002834B9">
            <w:pPr>
              <w:pStyle w:val="ListParagraph"/>
              <w:numPr>
                <w:ilvl w:val="0"/>
                <w:numId w:val="59"/>
              </w:numPr>
              <w:rPr>
                <w:rFonts w:ascii="Monaco" w:hAnsi="Monaco" w:cs="Times New Roman"/>
                <w:color w:val="3933FF"/>
                <w:sz w:val="17"/>
                <w:szCs w:val="17"/>
              </w:rPr>
            </w:pPr>
            <w:proofErr w:type="spellStart"/>
            <w:r w:rsidRPr="002834B9">
              <w:rPr>
                <w:rFonts w:ascii="Monaco" w:hAnsi="Monaco" w:cs="Times New Roman"/>
                <w:sz w:val="17"/>
                <w:szCs w:val="17"/>
              </w:rPr>
              <w:t>DecodeNotSupportedException</w:t>
            </w:r>
            <w:proofErr w:type="spellEnd"/>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When the ODE receives service response from SDC, the depositor service tries to decode the service response 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t>If the depositor service fails to properly decode the incoming service response, this message is logged in the application log file.</w:t>
            </w:r>
          </w:p>
        </w:tc>
      </w:tr>
    </w:tbl>
    <w:p w14:paraId="1C18D7CF" w14:textId="77777777" w:rsidR="003763F0" w:rsidRDefault="003763F0">
      <w:pPr>
        <w:rPr>
          <w:ins w:id="134" w:author="Musavi, Hamid [USA]" w:date="2017-05-25T15:44:00Z"/>
        </w:rPr>
        <w:pPrChange w:id="135" w:author="Musavi, Hamid [USA]" w:date="2017-05-25T15:35:00Z">
          <w:pPr>
            <w:pStyle w:val="ListParagraph"/>
            <w:numPr>
              <w:numId w:val="52"/>
            </w:numPr>
            <w:ind w:hanging="360"/>
          </w:pPr>
        </w:pPrChange>
      </w:pPr>
    </w:p>
    <w:p w14:paraId="492DC8BD" w14:textId="420B3C69" w:rsidR="00783376" w:rsidRDefault="00783376" w:rsidP="00783376">
      <w:pPr>
        <w:pStyle w:val="Heading2"/>
        <w:rPr>
          <w:ins w:id="136" w:author="Musavi, Hamid [USA]" w:date="2017-05-25T15:32:00Z"/>
        </w:rPr>
      </w:pPr>
      <w:bookmarkStart w:id="137" w:name="_Toc483492699"/>
      <w:ins w:id="138" w:author="Musavi, Hamid [USA]" w:date="2017-05-25T15:32:00Z">
        <w:r>
          <w:lastRenderedPageBreak/>
          <w:t>VSD Receiver Service</w:t>
        </w:r>
        <w:bookmarkEnd w:id="137"/>
      </w:ins>
    </w:p>
    <w:p w14:paraId="7C7AC968" w14:textId="77777777" w:rsidR="00783376" w:rsidRDefault="00783376" w:rsidP="00783376">
      <w:pPr>
        <w:rPr>
          <w:ins w:id="139" w:author="Musavi, Hamid [USA]" w:date="2017-05-25T15:32:00Z"/>
        </w:rPr>
      </w:pPr>
      <w:ins w:id="140" w:author="Musavi, Hamid [USA]" w:date="2017-05-25T15:32:00Z">
        <w:r>
          <w:t xml:space="preserve">The ODE receives VSD messages via UDP/IP at its VSD Receiver service. This service will accept ServiceRequest and </w:t>
        </w:r>
        <w:proofErr w:type="spellStart"/>
        <w:r>
          <w:t>VehSitDataMessage</w:t>
        </w:r>
        <w:proofErr w:type="spellEnd"/>
        <w:r>
          <w:t xml:space="preserve"> datagrams. Upon receipt of a ServiceRequest, the receiver works with the VSD depositor service to forward the ServiceRequest to the SDC and await a </w:t>
        </w:r>
        <w:proofErr w:type="spellStart"/>
        <w:r>
          <w:t>ServiceResponse</w:t>
        </w:r>
        <w:proofErr w:type="spellEnd"/>
        <w:r>
          <w:t xml:space="preserve">. When the matching </w:t>
        </w:r>
        <w:proofErr w:type="spellStart"/>
        <w:r>
          <w:t>ServiceResponse</w:t>
        </w:r>
        <w:proofErr w:type="spellEnd"/>
        <w:r>
          <w:t xml:space="preserv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ins>
    </w:p>
    <w:p w14:paraId="0D8D9751" w14:textId="77777777" w:rsidR="00783376" w:rsidRDefault="00783376" w:rsidP="00783376">
      <w:pPr>
        <w:jc w:val="both"/>
        <w:rPr>
          <w:ins w:id="141" w:author="Musavi, Hamid [USA]" w:date="2017-05-25T15:32:00Z"/>
        </w:rPr>
      </w:pPr>
      <w:ins w:id="142" w:author="Musavi, Hamid [USA]" w:date="2017-05-25T15:32:00Z">
        <w:r>
          <w:t xml:space="preserve">Configuration options (set in </w:t>
        </w:r>
        <w:proofErr w:type="spellStart"/>
        <w:proofErr w:type="gramStart"/>
        <w:r>
          <w:t>application.properties</w:t>
        </w:r>
        <w:proofErr w:type="spellEnd"/>
        <w:proofErr w:type="gramEnd"/>
        <w:r>
          <w:t xml:space="preserve">) can be found in </w:t>
        </w:r>
        <w:r>
          <w:fldChar w:fldCharType="begin"/>
        </w:r>
        <w:r>
          <w:instrText xml:space="preserve"> REF _Ref483487699 \h </w:instrText>
        </w:r>
      </w:ins>
      <w:ins w:id="143" w:author="Musavi, Hamid [USA]" w:date="2017-05-25T15:32:00Z">
        <w:r>
          <w:fldChar w:fldCharType="separate"/>
        </w:r>
        <w:r>
          <w:t xml:space="preserve">Table </w:t>
        </w:r>
        <w:r>
          <w:rPr>
            <w:noProof/>
          </w:rPr>
          <w:t>1</w:t>
        </w:r>
        <w:r>
          <w:t xml:space="preserve"> - ODE Application Properties</w:t>
        </w:r>
        <w:r>
          <w:fldChar w:fldCharType="end"/>
        </w:r>
        <w:r>
          <w:t>.</w:t>
        </w:r>
      </w:ins>
    </w:p>
    <w:p w14:paraId="0BF2ADB6" w14:textId="77777777" w:rsidR="00783376" w:rsidRDefault="00783376" w:rsidP="00783376">
      <w:pPr>
        <w:jc w:val="both"/>
        <w:rPr>
          <w:ins w:id="144" w:author="Musavi, Hamid [USA]" w:date="2017-05-25T15:32:00Z"/>
        </w:rPr>
      </w:pPr>
    </w:p>
    <w:p w14:paraId="77FEC3D4" w14:textId="271EAC68" w:rsidR="00783376" w:rsidRDefault="00783376" w:rsidP="00783376">
      <w:pPr>
        <w:keepNext/>
        <w:jc w:val="center"/>
        <w:rPr>
          <w:ins w:id="145" w:author="Musavi, Hamid [USA]" w:date="2017-05-25T15:32:00Z"/>
        </w:rPr>
      </w:pPr>
      <w:ins w:id="146" w:author="Musavi, Hamid [USA]" w:date="2017-05-25T15:32:00Z">
        <w:r>
          <w:rPr>
            <w:noProof/>
            <w:lang w:eastAsia="en-US"/>
          </w:rPr>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5">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ins>
    </w:p>
    <w:p w14:paraId="03AB9C5F" w14:textId="77777777" w:rsidR="00783376" w:rsidRDefault="00783376" w:rsidP="00783376">
      <w:pPr>
        <w:pStyle w:val="Caption"/>
        <w:jc w:val="center"/>
        <w:rPr>
          <w:ins w:id="147" w:author="Musavi, Hamid [USA]" w:date="2017-05-25T15:32:00Z"/>
        </w:rPr>
      </w:pPr>
      <w:bookmarkStart w:id="148" w:name="_Ref483487917"/>
      <w:ins w:id="149" w:author="Musavi, Hamid [USA]" w:date="2017-05-25T15:32:00Z">
        <w:r>
          <w:t xml:space="preserve">Figure </w:t>
        </w:r>
        <w:r>
          <w:fldChar w:fldCharType="begin"/>
        </w:r>
        <w:r>
          <w:instrText xml:space="preserve"> SEQ Figure \* ARABIC </w:instrText>
        </w:r>
        <w:r>
          <w:fldChar w:fldCharType="separate"/>
        </w:r>
        <w:r>
          <w:rPr>
            <w:noProof/>
          </w:rPr>
          <w:t>2</w:t>
        </w:r>
        <w:r>
          <w:fldChar w:fldCharType="end"/>
        </w:r>
        <w:bookmarkEnd w:id="148"/>
        <w:r>
          <w:t xml:space="preserve"> - VSD</w:t>
        </w:r>
        <w:r w:rsidRPr="004E462A">
          <w:t xml:space="preserve"> Dialog Flow Diagram</w:t>
        </w:r>
      </w:ins>
    </w:p>
    <w:p w14:paraId="699AA1D4" w14:textId="77777777" w:rsidR="00783376" w:rsidRDefault="00783376" w:rsidP="00783376">
      <w:pPr>
        <w:rPr>
          <w:ins w:id="150" w:author="Musavi, Hamid [USA]" w:date="2017-05-25T15:32:00Z"/>
        </w:rPr>
      </w:pPr>
    </w:p>
    <w:p w14:paraId="6C3F407E" w14:textId="77777777" w:rsidR="00783376" w:rsidRDefault="00783376" w:rsidP="00783376">
      <w:pPr>
        <w:spacing w:line="240" w:lineRule="auto"/>
        <w:contextualSpacing/>
        <w:jc w:val="both"/>
        <w:rPr>
          <w:ins w:id="151" w:author="Musavi, Hamid [USA]" w:date="2017-05-25T15:32:00Z"/>
        </w:rPr>
      </w:pPr>
      <w:ins w:id="152" w:author="Musavi, Hamid [USA]" w:date="2017-05-25T15:32:00Z">
        <w:r>
          <w:t xml:space="preserve">Notes for </w:t>
        </w:r>
        <w:r>
          <w:fldChar w:fldCharType="begin"/>
        </w:r>
        <w:r>
          <w:instrText xml:space="preserve"> REF _Ref483487917 \h </w:instrText>
        </w:r>
      </w:ins>
      <w:ins w:id="153" w:author="Musavi, Hamid [USA]" w:date="2017-05-25T15:32:00Z">
        <w:r>
          <w:fldChar w:fldCharType="separate"/>
        </w:r>
        <w:r>
          <w:t xml:space="preserve">Figure </w:t>
        </w:r>
        <w:r>
          <w:rPr>
            <w:noProof/>
          </w:rPr>
          <w:t>2</w:t>
        </w:r>
        <w:r>
          <w:fldChar w:fldCharType="end"/>
        </w:r>
        <w:r>
          <w:t>:</w:t>
        </w:r>
      </w:ins>
    </w:p>
    <w:p w14:paraId="519A12FD" w14:textId="77777777" w:rsidR="00783376" w:rsidRDefault="00783376" w:rsidP="00783376">
      <w:pPr>
        <w:pStyle w:val="ListParagraph"/>
        <w:numPr>
          <w:ilvl w:val="0"/>
          <w:numId w:val="53"/>
        </w:numPr>
        <w:spacing w:line="240" w:lineRule="auto"/>
        <w:jc w:val="both"/>
        <w:rPr>
          <w:ins w:id="154" w:author="Musavi, Hamid [USA]" w:date="2017-05-25T15:32:00Z"/>
        </w:rPr>
      </w:pPr>
      <w:ins w:id="155" w:author="Musavi, Hamid [USA]" w:date="2017-05-25T15:32:00Z">
        <w:r>
          <w:t>Random Ports: These ports could have a range of values.</w:t>
        </w:r>
      </w:ins>
    </w:p>
    <w:p w14:paraId="1ED75F6F" w14:textId="77777777" w:rsidR="00783376" w:rsidRDefault="00783376" w:rsidP="00783376">
      <w:pPr>
        <w:pStyle w:val="ListParagraph"/>
        <w:numPr>
          <w:ilvl w:val="0"/>
          <w:numId w:val="53"/>
        </w:numPr>
        <w:spacing w:line="240" w:lineRule="auto"/>
        <w:jc w:val="both"/>
        <w:rPr>
          <w:ins w:id="156" w:author="Musavi, Hamid [USA]" w:date="2017-05-25T15:32:00Z"/>
        </w:rPr>
      </w:pPr>
      <w:ins w:id="157" w:author="Musavi, Hamid [USA]" w:date="2017-05-25T15:32:00Z">
        <w:r>
          <w:lastRenderedPageBreak/>
          <w:t xml:space="preserve">Port A: Can be configured in </w:t>
        </w:r>
        <w:proofErr w:type="spellStart"/>
        <w:proofErr w:type="gramStart"/>
        <w:r>
          <w:t>application.properties</w:t>
        </w:r>
        <w:proofErr w:type="spellEnd"/>
        <w:proofErr w:type="gramEnd"/>
      </w:ins>
    </w:p>
    <w:p w14:paraId="4774F1E7" w14:textId="77777777" w:rsidR="00783376" w:rsidRDefault="00783376" w:rsidP="00783376">
      <w:pPr>
        <w:pStyle w:val="ListParagraph"/>
        <w:numPr>
          <w:ilvl w:val="0"/>
          <w:numId w:val="53"/>
        </w:numPr>
        <w:spacing w:line="240" w:lineRule="auto"/>
        <w:jc w:val="both"/>
        <w:rPr>
          <w:ins w:id="158" w:author="Musavi, Hamid [USA]" w:date="2017-05-25T15:32:00Z"/>
        </w:rPr>
      </w:pPr>
      <w:ins w:id="159" w:author="Musavi, Hamid [USA]" w:date="2017-05-25T15:32:00Z">
        <w:r>
          <w:t xml:space="preserve">Port B: Can be configured in </w:t>
        </w:r>
        <w:proofErr w:type="spellStart"/>
        <w:proofErr w:type="gramStart"/>
        <w:r>
          <w:t>application.properties</w:t>
        </w:r>
        <w:proofErr w:type="spellEnd"/>
        <w:proofErr w:type="gramEnd"/>
      </w:ins>
    </w:p>
    <w:p w14:paraId="6C70F6D1" w14:textId="77777777" w:rsidR="00783376" w:rsidRDefault="00783376" w:rsidP="00783376">
      <w:pPr>
        <w:pStyle w:val="ListParagraph"/>
        <w:numPr>
          <w:ilvl w:val="0"/>
          <w:numId w:val="53"/>
        </w:numPr>
        <w:spacing w:line="240" w:lineRule="auto"/>
        <w:jc w:val="both"/>
        <w:rPr>
          <w:ins w:id="160" w:author="Musavi, Hamid [USA]" w:date="2017-05-25T15:32:00Z"/>
        </w:rPr>
      </w:pPr>
      <w:ins w:id="161" w:author="Musavi, Hamid [USA]" w:date="2017-05-25T15:32:00Z">
        <w:r>
          <w:t>Service Request 1: Original request whose destination field contains Port D</w:t>
        </w:r>
      </w:ins>
    </w:p>
    <w:p w14:paraId="44B9B034" w14:textId="77777777" w:rsidR="00783376" w:rsidRDefault="00783376" w:rsidP="00783376">
      <w:pPr>
        <w:pStyle w:val="ListParagraph"/>
        <w:numPr>
          <w:ilvl w:val="0"/>
          <w:numId w:val="53"/>
        </w:numPr>
        <w:spacing w:line="240" w:lineRule="auto"/>
        <w:jc w:val="both"/>
        <w:rPr>
          <w:ins w:id="162" w:author="Musavi, Hamid [USA]" w:date="2017-05-25T15:32:00Z"/>
        </w:rPr>
      </w:pPr>
      <w:ins w:id="163" w:author="Musavi, Hamid [USA]" w:date="2017-05-25T15:32:00Z">
        <w:r>
          <w:t>Service Request 2: Modified request whose destination field contains Port A</w:t>
        </w:r>
      </w:ins>
    </w:p>
    <w:p w14:paraId="22A99388" w14:textId="72BB1E35" w:rsidR="00783376" w:rsidRDefault="00783376" w:rsidP="00783376">
      <w:pPr>
        <w:pStyle w:val="ListParagraph"/>
        <w:numPr>
          <w:ilvl w:val="0"/>
          <w:numId w:val="53"/>
        </w:numPr>
        <w:spacing w:line="240" w:lineRule="auto"/>
        <w:jc w:val="both"/>
        <w:rPr>
          <w:ins w:id="164" w:author="Musavi, Hamid [USA]" w:date="2017-05-25T15:32:00Z"/>
        </w:rPr>
      </w:pPr>
      <w:ins w:id="165" w:author="Musavi, Hamid [USA]" w:date="2017-05-25T15:32:00Z">
        <w:r>
          <w:t>Firewall rules should be configured to allow inbound and outbound ports for ODE.</w:t>
        </w:r>
      </w:ins>
    </w:p>
    <w:p w14:paraId="7DABACC6" w14:textId="77777777" w:rsidR="003763F0" w:rsidRDefault="003763F0" w:rsidP="003763F0">
      <w:pPr>
        <w:pStyle w:val="Heading3"/>
        <w:rPr>
          <w:ins w:id="166" w:author="Musavi, Hamid [USA]" w:date="2017-05-25T15:44:00Z"/>
        </w:rPr>
      </w:pPr>
      <w:bookmarkStart w:id="167" w:name="_Toc483492700"/>
      <w:ins w:id="168" w:author="Musavi, Hamid [USA]" w:date="2017-05-25T15:44:00Z">
        <w:r>
          <w:t>VSD Receiver Service Messages and Alerts</w:t>
        </w:r>
        <w:bookmarkEnd w:id="167"/>
      </w:ins>
    </w:p>
    <w:p w14:paraId="3E1013AD" w14:textId="33982EA2" w:rsidR="003763F0" w:rsidRPr="002253B4" w:rsidRDefault="003763F0">
      <w:pPr>
        <w:rPr>
          <w:ins w:id="169" w:author="Musavi, Hamid [USA]" w:date="2017-05-25T15:44:00Z"/>
        </w:rPr>
        <w:pPrChange w:id="170" w:author="Musavi, Hamid [USA]" w:date="2017-05-25T15:36:00Z">
          <w:pPr>
            <w:pStyle w:val="Heading3"/>
          </w:pPr>
        </w:pPrChange>
      </w:pPr>
      <w:ins w:id="171" w:author="Musavi, Hamid [USA]" w:date="2017-05-25T15:44:00Z">
        <w:r>
          <w:fldChar w:fldCharType="begin"/>
        </w:r>
        <w:r>
          <w:instrText xml:space="preserve"> REF _Ref483489995 \h </w:instrText>
        </w:r>
      </w:ins>
      <w:ins w:id="172" w:author="Musavi, Hamid [USA]" w:date="2017-05-25T15:44:00Z">
        <w:r>
          <w:fldChar w:fldCharType="separate"/>
        </w:r>
        <w:r>
          <w:t xml:space="preserve">Table </w:t>
        </w:r>
      </w:ins>
      <w:r w:rsidR="00443882">
        <w:rPr>
          <w:noProof/>
        </w:rPr>
        <w:t>1</w:t>
      </w:r>
      <w:ins w:id="173" w:author="Musavi, Hamid [USA]" w:date="2017-05-25T15:44:00Z">
        <w:r>
          <w:fldChar w:fldCharType="end"/>
        </w:r>
        <w:r>
          <w:t xml:space="preserve"> provides a detailed list of the </w:t>
        </w:r>
      </w:ins>
      <w:ins w:id="174" w:author="Musavi, Hamid [USA]" w:date="2017-05-25T16:01:00Z">
        <w:r w:rsidR="004748A1">
          <w:t>VSD Receive</w:t>
        </w:r>
      </w:ins>
      <w:r w:rsidR="00443882">
        <w:t>r</w:t>
      </w:r>
      <w:ins w:id="175" w:author="Musavi, Hamid [USA]" w:date="2017-05-25T16:01:00Z">
        <w:r w:rsidR="004748A1">
          <w:t xml:space="preserve"> </w:t>
        </w:r>
      </w:ins>
      <w:ins w:id="176" w:author="Musavi, Hamid [USA]" w:date="2017-05-25T15:44:00Z">
        <w:r>
          <w:t xml:space="preserve">Service messages and alerts. </w:t>
        </w:r>
      </w:ins>
    </w:p>
    <w:p w14:paraId="09CFB57C" w14:textId="6B417D08" w:rsidR="003763F0" w:rsidRDefault="003763F0" w:rsidP="003763F0">
      <w:pPr>
        <w:pStyle w:val="Caption"/>
        <w:keepNext/>
        <w:rPr>
          <w:ins w:id="177" w:author="Musavi, Hamid [USA]" w:date="2017-05-25T15:44:00Z"/>
        </w:rPr>
      </w:pPr>
      <w:ins w:id="178" w:author="Musavi, Hamid [USA]" w:date="2017-05-25T15:44:00Z">
        <w:r>
          <w:t xml:space="preserve">Table </w:t>
        </w:r>
      </w:ins>
      <w:r w:rsidR="00443882">
        <w:t>1</w:t>
      </w:r>
      <w:ins w:id="179" w:author="Musavi, Hamid [USA]" w:date="2017-05-25T15:44:00Z">
        <w:r>
          <w:t xml:space="preserve"> </w:t>
        </w:r>
      </w:ins>
      <w:r w:rsidR="00443882">
        <w:t>–</w:t>
      </w:r>
      <w:ins w:id="180" w:author="Musavi, Hamid [USA]" w:date="2017-05-25T15:44:00Z">
        <w:r>
          <w:t xml:space="preserve"> </w:t>
        </w:r>
      </w:ins>
      <w:r w:rsidR="00443882">
        <w:t>VSD Receiver Service</w:t>
      </w:r>
      <w:ins w:id="181" w:author="Musavi, Hamid [USA]" w:date="2017-05-25T15:44:00Z">
        <w:r>
          <w:t xml:space="preserve"> </w:t>
        </w:r>
        <w:r>
          <w:rPr>
            <w:noProof/>
          </w:rPr>
          <w:t>Messages and Alerts</w:t>
        </w:r>
      </w:ins>
    </w:p>
    <w:tbl>
      <w:tblPr>
        <w:tblStyle w:val="GridTable4-Accent11"/>
        <w:tblW w:w="13135" w:type="dxa"/>
        <w:tblLook w:val="04A0" w:firstRow="1" w:lastRow="0" w:firstColumn="1" w:lastColumn="0" w:noHBand="0" w:noVBand="1"/>
      </w:tblPr>
      <w:tblGrid>
        <w:gridCol w:w="4125"/>
        <w:gridCol w:w="2345"/>
        <w:gridCol w:w="3335"/>
        <w:gridCol w:w="333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ins w:id="182"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pPr>
              <w:rPr>
                <w:ins w:id="183" w:author="Musavi, Hamid [USA]" w:date="2017-05-25T15:44:00Z"/>
              </w:rPr>
            </w:pPr>
            <w:ins w:id="184" w:author="Musavi, Hamid [USA]" w:date="2017-05-25T15:44:00Z">
              <w:r>
                <w:t>Message or Alert</w:t>
              </w:r>
            </w:ins>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85" w:author="Musavi, Hamid [USA]" w:date="2017-05-25T15:44:00Z"/>
              </w:rPr>
            </w:pPr>
            <w:ins w:id="186" w:author="Musavi, Hamid [USA]" w:date="2017-05-25T15:44:00Z">
              <w:r>
                <w:t>Communication Method</w:t>
              </w:r>
            </w:ins>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87" w:author="Musavi, Hamid [USA]" w:date="2017-05-25T15:44:00Z"/>
              </w:rPr>
            </w:pPr>
            <w:ins w:id="188" w:author="Musavi, Hamid [USA]" w:date="2017-05-25T15:44:00Z">
              <w:r>
                <w:t>Description</w:t>
              </w:r>
            </w:ins>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89" w:author="Musavi, Hamid [USA]" w:date="2017-05-25T15:44:00Z"/>
              </w:rPr>
            </w:pPr>
            <w:ins w:id="190" w:author="Musavi, Hamid [USA]" w:date="2017-05-25T15:44:00Z">
              <w:r>
                <w:t>Criteria</w:t>
              </w:r>
            </w:ins>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ins w:id="191"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Default="00832DFA" w:rsidP="00EB4A6F">
            <w:pPr>
              <w:pStyle w:val="ListParagraph"/>
              <w:numPr>
                <w:ilvl w:val="0"/>
                <w:numId w:val="54"/>
              </w:numPr>
              <w:rPr>
                <w:rFonts w:ascii="Monaco" w:hAnsi="Monaco" w:cs="Times New Roman"/>
                <w:color w:val="3933FF"/>
                <w:sz w:val="17"/>
                <w:szCs w:val="17"/>
              </w:rPr>
            </w:pPr>
            <w:r w:rsidRPr="00EB4A6F">
              <w:rPr>
                <w:rFonts w:ascii="Monaco" w:hAnsi="Monaco" w:cs="Times New Roman"/>
                <w:color w:val="3933FF"/>
                <w:sz w:val="17"/>
                <w:szCs w:val="17"/>
              </w:rPr>
              <w:t>"Error creating socket with port {}"</w:t>
            </w:r>
          </w:p>
          <w:p w14:paraId="7A508CBF" w14:textId="059C0CAA" w:rsidR="003763F0" w:rsidRPr="00EB4A6F" w:rsidRDefault="00EB4A6F" w:rsidP="00EB4A6F">
            <w:pPr>
              <w:pStyle w:val="ListParagraph"/>
              <w:numPr>
                <w:ilvl w:val="0"/>
                <w:numId w:val="54"/>
              </w:numPr>
              <w:rPr>
                <w:ins w:id="192" w:author="Musavi, Hamid [USA]" w:date="2017-05-25T15:44:00Z"/>
                <w:rFonts w:ascii="Monaco" w:hAnsi="Monaco" w:cs="Times New Roman"/>
                <w:color w:val="3933FF"/>
                <w:sz w:val="17"/>
                <w:szCs w:val="17"/>
              </w:rPr>
            </w:pPr>
            <w:proofErr w:type="spellStart"/>
            <w:r w:rsidRPr="00EB4A6F">
              <w:rPr>
                <w:rFonts w:ascii="Monaco" w:hAnsi="Monaco" w:cs="Times New Roman"/>
                <w:color w:val="3933FF"/>
                <w:sz w:val="17"/>
                <w:szCs w:val="17"/>
              </w:rPr>
              <w:t>SocketException</w:t>
            </w:r>
            <w:proofErr w:type="spellEnd"/>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rPr>
                <w:ins w:id="193" w:author="Musavi, Hamid [USA]" w:date="2017-05-25T15:44:00Z"/>
              </w:rPr>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rPr>
                <w:ins w:id="194" w:author="Musavi, Hamid [USA]" w:date="2017-05-25T15:44:00Z"/>
              </w:rPr>
            </w:pPr>
            <w:r>
              <w:t>When the VSDM receiver is initialized, a datagram socket is created to listen for incoming messages from black</w:t>
            </w:r>
            <w:r w:rsidR="00B05113">
              <w:t xml:space="preserve"> </w:t>
            </w:r>
            <w:r>
              <w:t xml:space="preserve">box. </w:t>
            </w:r>
            <w:r>
              <w:t>This error message is logged when ODE fails to create a new datagram socket due to port being bound to some other program</w:t>
            </w:r>
            <w:r>
              <w:t xml:space="preserve">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rPr>
                <w:ins w:id="195" w:author="Musavi, Hamid [USA]" w:date="2017-05-25T15:44:00Z"/>
              </w:rPr>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rPr>
          <w:ins w:id="196"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Default="006639DA" w:rsidP="006639DA">
            <w:pPr>
              <w:pStyle w:val="ListParagraph"/>
              <w:numPr>
                <w:ilvl w:val="0"/>
                <w:numId w:val="60"/>
              </w:numPr>
              <w:rPr>
                <w:rFonts w:ascii="Monaco" w:hAnsi="Monaco" w:cs="Times New Roman"/>
                <w:color w:val="3933FF"/>
                <w:sz w:val="17"/>
                <w:szCs w:val="17"/>
              </w:rPr>
            </w:pPr>
            <w:r w:rsidRPr="006639DA">
              <w:rPr>
                <w:rFonts w:ascii="Monaco" w:hAnsi="Monaco" w:cs="Times New Roman"/>
                <w:color w:val="3933FF"/>
                <w:sz w:val="17"/>
                <w:szCs w:val="17"/>
              </w:rPr>
              <w:t>Error receiving packet</w:t>
            </w:r>
          </w:p>
          <w:p w14:paraId="52E36261" w14:textId="4058FB39" w:rsidR="003763F0" w:rsidRPr="006639DA" w:rsidRDefault="006639DA" w:rsidP="00443E64">
            <w:pPr>
              <w:pStyle w:val="ListParagraph"/>
              <w:numPr>
                <w:ilvl w:val="0"/>
                <w:numId w:val="60"/>
              </w:numPr>
              <w:rPr>
                <w:ins w:id="197" w:author="Musavi, Hamid [USA]" w:date="2017-05-25T15:44:00Z"/>
                <w:rFonts w:ascii="Monaco" w:hAnsi="Monaco" w:cs="Times New Roman"/>
                <w:color w:val="3933FF"/>
                <w:sz w:val="17"/>
                <w:szCs w:val="17"/>
              </w:rPr>
            </w:pPr>
            <w:r w:rsidRPr="006639DA">
              <w:rPr>
                <w:rFonts w:ascii="Monaco" w:hAnsi="Monaco" w:cs="Times New Roman"/>
                <w:sz w:val="17"/>
                <w:szCs w:val="17"/>
              </w:rPr>
              <w:t>IOException</w:t>
            </w:r>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rPr>
                <w:ins w:id="198" w:author="Musavi, Hamid [USA]" w:date="2017-05-25T15:44:00Z"/>
              </w:rPr>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rPr>
                <w:ins w:id="199" w:author="Musavi, Hamid [USA]" w:date="2017-05-25T15:44:00Z"/>
              </w:rPr>
            </w:pPr>
            <w:r>
              <w:t xml:space="preserve">When the ODE waits for </w:t>
            </w:r>
            <w:r w:rsidR="002D474A">
              <w:t>packets from black box</w:t>
            </w:r>
            <w:r>
              <w:t xml:space="preserve">, this error message may be logged if the datagram socket fails to receive </w:t>
            </w:r>
            <w:r w:rsidR="002D474A">
              <w:t>any packets</w:t>
            </w:r>
            <w:r>
              <w:t xml:space="preserve"> due to IOException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rPr>
                <w:ins w:id="200" w:author="Musavi, Hamid [USA]" w:date="2017-05-25T15:44:00Z"/>
              </w:rPr>
            </w:pPr>
            <w:r>
              <w:t>If the listening d</w:t>
            </w:r>
            <w:r>
              <w:t xml:space="preserve">atagram socket fails to receive </w:t>
            </w:r>
            <w:r>
              <w:t xml:space="preserve">incoming </w:t>
            </w:r>
            <w:r>
              <w:t>packets</w:t>
            </w:r>
            <w:r>
              <w:t xml:space="preserve"> from </w:t>
            </w:r>
            <w:r>
              <w:t>black box</w:t>
            </w:r>
            <w:r>
              <w:t>,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ins w:id="201"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C37E28" w:rsidRDefault="00C37E28" w:rsidP="00C37E28">
            <w:pPr>
              <w:pStyle w:val="ListParagraph"/>
              <w:numPr>
                <w:ilvl w:val="0"/>
                <w:numId w:val="61"/>
              </w:numPr>
              <w:rPr>
                <w:rFonts w:ascii="Monaco" w:hAnsi="Monaco" w:cs="Times New Roman"/>
                <w:color w:val="3933FF"/>
                <w:sz w:val="17"/>
                <w:szCs w:val="17"/>
              </w:rPr>
            </w:pPr>
            <w:r w:rsidRPr="00C37E28">
              <w:rPr>
                <w:rFonts w:ascii="Monaco" w:hAnsi="Monaco" w:cs="Times New Roman"/>
                <w:color w:val="3933FF"/>
                <w:sz w:val="17"/>
                <w:szCs w:val="17"/>
              </w:rPr>
              <w:t>Unknown message type received {}</w:t>
            </w:r>
          </w:p>
          <w:p w14:paraId="1B076667" w14:textId="77777777" w:rsidR="003763F0" w:rsidRPr="009417E3" w:rsidRDefault="003763F0" w:rsidP="00443E64">
            <w:pPr>
              <w:rPr>
                <w:ins w:id="202" w:author="Musavi, Hamid [USA]" w:date="2017-05-25T15:44:00Z"/>
              </w:rPr>
            </w:pPr>
          </w:p>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rPr>
                <w:ins w:id="203" w:author="Musavi, Hamid [USA]" w:date="2017-05-25T15:44:00Z"/>
              </w:rPr>
            </w:pPr>
            <w:r>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rPr>
                <w:ins w:id="204" w:author="Musavi, Hamid [USA]" w:date="2017-05-25T15:44:00Z"/>
              </w:rPr>
            </w:pPr>
            <w:r>
              <w:t xml:space="preserve">When the VSDM receiver receives a packet from black box, it decodes the packet first. This message is logged if the decoded packet is of type other </w:t>
            </w:r>
            <w:r>
              <w:lastRenderedPageBreak/>
              <w:t xml:space="preserve">than ServiceRequest or </w:t>
            </w:r>
            <w:proofErr w:type="spellStart"/>
            <w:r>
              <w:t>VehSitDataMessage</w:t>
            </w:r>
            <w:proofErr w:type="spellEnd"/>
            <w:r>
              <w:t>.</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rPr>
                <w:ins w:id="205" w:author="Musavi, Hamid [USA]" w:date="2017-05-25T15:44:00Z"/>
              </w:rPr>
            </w:pPr>
            <w:r>
              <w:lastRenderedPageBreak/>
              <w:t>If the packet received from black box and decoded on the receiver end is of unknown message type, then this message is logged in the application log file.</w:t>
            </w:r>
          </w:p>
        </w:tc>
      </w:tr>
      <w:tr w:rsidR="003763F0" w14:paraId="1A2B1759" w14:textId="77777777" w:rsidTr="00443E64">
        <w:trPr>
          <w:ins w:id="206"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Default="0006261D" w:rsidP="003909CF">
            <w:pPr>
              <w:pStyle w:val="ListParagraph"/>
              <w:numPr>
                <w:ilvl w:val="0"/>
                <w:numId w:val="61"/>
              </w:numPr>
              <w:rPr>
                <w:rFonts w:ascii="Monaco" w:hAnsi="Monaco" w:cs="Times New Roman"/>
                <w:color w:val="3933FF"/>
                <w:sz w:val="17"/>
                <w:szCs w:val="17"/>
              </w:rPr>
            </w:pPr>
            <w:r w:rsidRPr="0006261D">
              <w:rPr>
                <w:rFonts w:ascii="Monaco" w:hAnsi="Monaco" w:cs="Times New Roman"/>
                <w:color w:val="3933FF"/>
                <w:sz w:val="17"/>
                <w:szCs w:val="17"/>
              </w:rPr>
              <w:lastRenderedPageBreak/>
              <w:t>Unable to decode UDP message {}</w:t>
            </w:r>
          </w:p>
          <w:p w14:paraId="77E4B65C" w14:textId="77777777" w:rsidR="003909CF" w:rsidRPr="003909CF" w:rsidRDefault="003909CF" w:rsidP="003909CF">
            <w:pPr>
              <w:pStyle w:val="ListParagraph"/>
              <w:numPr>
                <w:ilvl w:val="0"/>
                <w:numId w:val="61"/>
              </w:numPr>
              <w:rPr>
                <w:rFonts w:ascii="Monaco" w:hAnsi="Monaco" w:cs="Times New Roman"/>
                <w:color w:val="3933FF"/>
                <w:sz w:val="17"/>
                <w:szCs w:val="17"/>
              </w:rPr>
            </w:pPr>
            <w:proofErr w:type="spellStart"/>
            <w:r w:rsidRPr="003909CF">
              <w:rPr>
                <w:rFonts w:ascii="Monaco" w:hAnsi="Monaco" w:cs="Times New Roman"/>
                <w:sz w:val="17"/>
                <w:szCs w:val="17"/>
              </w:rPr>
              <w:t>DecodeFailedException</w:t>
            </w:r>
          </w:p>
          <w:p w14:paraId="7F64EB4E" w14:textId="05B7C010" w:rsidR="003763F0" w:rsidRPr="003909CF" w:rsidRDefault="003909CF" w:rsidP="003909CF">
            <w:pPr>
              <w:pStyle w:val="ListParagraph"/>
              <w:numPr>
                <w:ilvl w:val="0"/>
                <w:numId w:val="61"/>
              </w:numPr>
              <w:rPr>
                <w:ins w:id="207" w:author="Musavi, Hamid [USA]" w:date="2017-05-25T15:44:00Z"/>
                <w:rFonts w:ascii="Monaco" w:hAnsi="Monaco" w:cs="Times New Roman"/>
                <w:color w:val="3933FF"/>
                <w:sz w:val="17"/>
                <w:szCs w:val="17"/>
              </w:rPr>
            </w:pPr>
            <w:r w:rsidRPr="003909CF">
              <w:rPr>
                <w:rFonts w:ascii="Monaco" w:hAnsi="Monaco" w:cs="Times New Roman"/>
                <w:sz w:val="17"/>
                <w:szCs w:val="17"/>
              </w:rPr>
              <w:t>DecodeNotSupportedException</w:t>
            </w:r>
            <w:proofErr w:type="spellEnd"/>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rPr>
                <w:ins w:id="208" w:author="Musavi, Hamid [USA]" w:date="2017-05-25T15:44:00Z"/>
              </w:rPr>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rPr>
                <w:ins w:id="209" w:author="Musavi, Hamid [USA]" w:date="2017-05-25T15:44:00Z"/>
              </w:rPr>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rPr>
                <w:ins w:id="210" w:author="Musavi, Hamid [USA]" w:date="2017-05-25T15:44:00Z"/>
              </w:rPr>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Default="00A059D6" w:rsidP="00B63E02">
            <w:pPr>
              <w:pStyle w:val="ListParagraph"/>
              <w:numPr>
                <w:ilvl w:val="0"/>
                <w:numId w:val="62"/>
              </w:numPr>
              <w:rPr>
                <w:rFonts w:ascii="Monaco" w:hAnsi="Monaco" w:cs="Times New Roman"/>
                <w:color w:val="3933FF"/>
                <w:sz w:val="17"/>
                <w:szCs w:val="17"/>
              </w:rPr>
            </w:pPr>
            <w:r w:rsidRPr="00A059D6">
              <w:rPr>
                <w:rFonts w:ascii="Monaco" w:hAnsi="Monaco" w:cs="Times New Roman"/>
                <w:color w:val="3933FF"/>
                <w:sz w:val="17"/>
                <w:szCs w:val="17"/>
              </w:rPr>
              <w:t xml:space="preserve">Unable to convert </w:t>
            </w:r>
            <w:proofErr w:type="spellStart"/>
            <w:r w:rsidRPr="00A059D6">
              <w:rPr>
                <w:rFonts w:ascii="Monaco" w:hAnsi="Monaco" w:cs="Times New Roman"/>
                <w:color w:val="3933FF"/>
                <w:sz w:val="17"/>
                <w:szCs w:val="17"/>
              </w:rPr>
              <w:t>VehSitDataMessage</w:t>
            </w:r>
            <w:proofErr w:type="spellEnd"/>
            <w:r w:rsidRPr="00A059D6">
              <w:rPr>
                <w:rFonts w:ascii="Monaco" w:hAnsi="Monaco" w:cs="Times New Roman"/>
                <w:color w:val="3933FF"/>
                <w:sz w:val="17"/>
                <w:szCs w:val="17"/>
              </w:rPr>
              <w:t xml:space="preserve"> bundle to BSM </w:t>
            </w:r>
            <w:proofErr w:type="spellStart"/>
            <w:r w:rsidRPr="00A059D6">
              <w:rPr>
                <w:rFonts w:ascii="Monaco" w:hAnsi="Monaco" w:cs="Times New Roman"/>
                <w:color w:val="3933FF"/>
                <w:sz w:val="17"/>
                <w:szCs w:val="17"/>
              </w:rPr>
              <w:t>list.</w:t>
            </w:r>
          </w:p>
          <w:p w14:paraId="7AAA6048" w14:textId="16784773" w:rsidR="00A059D6" w:rsidRPr="0006261D" w:rsidRDefault="00B63E02" w:rsidP="00B63E02">
            <w:pPr>
              <w:pStyle w:val="ListParagraph"/>
              <w:numPr>
                <w:ilvl w:val="0"/>
                <w:numId w:val="62"/>
              </w:numPr>
              <w:rPr>
                <w:rFonts w:ascii="Monaco" w:hAnsi="Monaco" w:cs="Times New Roman"/>
                <w:b w:val="0"/>
                <w:bCs w:val="0"/>
                <w:color w:val="3933FF"/>
                <w:sz w:val="17"/>
                <w:szCs w:val="17"/>
              </w:rPr>
            </w:pPr>
            <w:r w:rsidRPr="00B63E02">
              <w:rPr>
                <w:rFonts w:ascii="Monaco" w:hAnsi="Monaco" w:cs="Times New Roman"/>
                <w:sz w:val="17"/>
                <w:szCs w:val="17"/>
              </w:rPr>
              <w:t>IllegalArgumentException</w:t>
            </w:r>
            <w:proofErr w:type="spellEnd"/>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When the receiver receives VSD, it tries to extract BSMs out of the VSD. This error 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t>If the VSDM receiver receives a VSD that doesn’t contain any BSM records, this message is 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Default="00B63E02" w:rsidP="00B63E02">
            <w:pPr>
              <w:pStyle w:val="ListParagraph"/>
              <w:numPr>
                <w:ilvl w:val="0"/>
                <w:numId w:val="63"/>
              </w:numPr>
              <w:rPr>
                <w:rFonts w:ascii="Monaco" w:hAnsi="Monaco" w:cs="Times New Roman"/>
                <w:color w:val="3933FF"/>
                <w:sz w:val="17"/>
                <w:szCs w:val="17"/>
              </w:rPr>
            </w:pPr>
            <w:r w:rsidRPr="00B63E02">
              <w:rPr>
                <w:rFonts w:ascii="Monaco" w:hAnsi="Monaco" w:cs="Times New Roman"/>
                <w:color w:val="3933FF"/>
                <w:sz w:val="17"/>
                <w:szCs w:val="17"/>
              </w:rPr>
              <w:t>Unable to convert BSM</w:t>
            </w:r>
          </w:p>
          <w:p w14:paraId="664B1D6D" w14:textId="682E4703" w:rsidR="00B63E02" w:rsidRPr="00B63E02" w:rsidRDefault="00B63E02" w:rsidP="00B63E02">
            <w:pPr>
              <w:pStyle w:val="ListParagraph"/>
              <w:numPr>
                <w:ilvl w:val="0"/>
                <w:numId w:val="63"/>
              </w:numPr>
              <w:rPr>
                <w:rFonts w:ascii="Monaco" w:hAnsi="Monaco" w:cs="Times New Roman"/>
                <w:color w:val="3933FF"/>
                <w:sz w:val="17"/>
                <w:szCs w:val="17"/>
              </w:rPr>
            </w:pPr>
            <w:r w:rsidRPr="00B63E02">
              <w:rPr>
                <w:rFonts w:ascii="Monaco" w:hAnsi="Monaco" w:cs="Times New Roman"/>
                <w:sz w:val="17"/>
                <w:szCs w:val="17"/>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pPr>
        <w:spacing w:line="240" w:lineRule="auto"/>
        <w:jc w:val="both"/>
        <w:rPr>
          <w:ins w:id="211" w:author="Musavi, Hamid [USA]" w:date="2017-05-25T15:59:00Z"/>
        </w:rPr>
        <w:pPrChange w:id="212" w:author="Musavi, Hamid [USA]" w:date="2017-05-25T15:32:00Z">
          <w:pPr>
            <w:pStyle w:val="ListParagraph"/>
            <w:numPr>
              <w:numId w:val="53"/>
            </w:numPr>
            <w:spacing w:line="240" w:lineRule="auto"/>
            <w:ind w:hanging="360"/>
            <w:jc w:val="both"/>
          </w:pPr>
        </w:pPrChange>
      </w:pPr>
    </w:p>
    <w:p w14:paraId="27333D8B" w14:textId="6CF066F3" w:rsidR="004748A1" w:rsidRDefault="004748A1">
      <w:pPr>
        <w:pStyle w:val="Heading2"/>
        <w:rPr>
          <w:ins w:id="213" w:author="Musavi, Hamid [USA]" w:date="2017-05-25T15:59:00Z"/>
        </w:rPr>
        <w:pPrChange w:id="214" w:author="Musavi, Hamid [USA]" w:date="2017-05-25T15:59:00Z">
          <w:pPr>
            <w:pStyle w:val="ListParagraph"/>
            <w:numPr>
              <w:numId w:val="53"/>
            </w:numPr>
            <w:spacing w:line="240" w:lineRule="auto"/>
            <w:ind w:hanging="360"/>
            <w:jc w:val="both"/>
          </w:pPr>
        </w:pPrChange>
      </w:pPr>
      <w:bookmarkStart w:id="215" w:name="_Toc483492701"/>
      <w:ins w:id="216" w:author="Musavi, Hamid [USA]" w:date="2017-05-25T15:59:00Z">
        <w:r>
          <w:t>BSM Receive Service via UDP</w:t>
        </w:r>
        <w:bookmarkEnd w:id="215"/>
      </w:ins>
    </w:p>
    <w:p w14:paraId="1C0FA61B" w14:textId="0FEBCAE5" w:rsidR="007E5CC3" w:rsidRDefault="007E5CC3" w:rsidP="007E5CC3">
      <w:pPr>
        <w:rPr>
          <w:ins w:id="217" w:author="Musavi, Hamid [USA]" w:date="2017-05-25T15:32:00Z"/>
        </w:rPr>
      </w:pPr>
      <w:r>
        <w:t>[In Progress]</w:t>
      </w:r>
      <w:r w:rsidRPr="007E5CC3">
        <w:t xml:space="preserve"> </w:t>
      </w:r>
      <w:ins w:id="218" w:author="Musavi, Hamid [USA]" w:date="2017-05-25T15:32:00Z">
        <w:r>
          <w:t xml:space="preserve">The ODE receives </w:t>
        </w:r>
      </w:ins>
      <w:r>
        <w:t>BSM</w:t>
      </w:r>
      <w:ins w:id="219" w:author="Musavi, Hamid [USA]" w:date="2017-05-25T15:32:00Z">
        <w:r>
          <w:t xml:space="preserve"> messages via UDP/IP at its </w:t>
        </w:r>
      </w:ins>
      <w:r>
        <w:t>BSM</w:t>
      </w:r>
      <w:ins w:id="220" w:author="Musavi, Hamid [USA]" w:date="2017-05-25T15:32:00Z">
        <w:r>
          <w:t xml:space="preserve"> Receiver service. This service</w:t>
        </w:r>
      </w:ins>
      <w:r>
        <w:t xml:space="preserve"> currently assumes that there will not be any dialog or sessions involved in receiving the BSM messages. The service will listen on the default port &lt;TBD&gt;. Once BSMs are received, they will be immediately inserted in a hash map where the keys will be the temp ID of the BSM and the value will be a queue of corresponding BSMs with the particular </w:t>
      </w:r>
      <w:proofErr w:type="spellStart"/>
      <w:r>
        <w:t>tempID</w:t>
      </w:r>
      <w:proofErr w:type="spellEnd"/>
      <w:r>
        <w:t>. When a BSM is inserted to the queue,</w:t>
      </w:r>
      <w:r w:rsidR="006E7C7C">
        <w:t xml:space="preserve"> it will publish it to the BSM </w:t>
      </w:r>
      <w:proofErr w:type="spellStart"/>
      <w:r w:rsidR="006E7C7C">
        <w:t>kafka</w:t>
      </w:r>
      <w:proofErr w:type="spellEnd"/>
      <w:r w:rsidR="006E7C7C">
        <w:t xml:space="preserve"> topics. Additionally,</w:t>
      </w:r>
      <w:r>
        <w:t xml:space="preserve"> it will </w:t>
      </w:r>
      <w:r w:rsidR="006E7C7C">
        <w:t xml:space="preserve">also </w:t>
      </w:r>
      <w:r>
        <w:t>check if the queue has 10 BSMs. In the case that the queue has 10 BSMs</w:t>
      </w:r>
      <w:r w:rsidR="006E7C7C">
        <w:t xml:space="preserve">, it will package them into VSD and publish it to the VSD </w:t>
      </w:r>
      <w:proofErr w:type="spellStart"/>
      <w:r w:rsidR="006E7C7C">
        <w:t>kafka</w:t>
      </w:r>
      <w:proofErr w:type="spellEnd"/>
      <w:r w:rsidR="006E7C7C">
        <w:t xml:space="preserve"> topic. Else, it will wait for more incoming BSMs.</w:t>
      </w:r>
    </w:p>
    <w:p w14:paraId="5DAA5C01" w14:textId="1A3A15BA" w:rsidR="004748A1" w:rsidRDefault="004748A1">
      <w:pPr>
        <w:rPr>
          <w:ins w:id="221" w:author="Musavi, Hamid [USA]" w:date="2017-05-25T16:00:00Z"/>
        </w:rPr>
        <w:pPrChange w:id="222" w:author="Musavi, Hamid [USA]" w:date="2017-05-25T15:59:00Z">
          <w:pPr>
            <w:pStyle w:val="ListParagraph"/>
            <w:numPr>
              <w:numId w:val="53"/>
            </w:numPr>
            <w:spacing w:line="240" w:lineRule="auto"/>
            <w:ind w:hanging="360"/>
            <w:jc w:val="both"/>
          </w:pPr>
        </w:pPrChange>
      </w:pPr>
    </w:p>
    <w:p w14:paraId="6BA4B589" w14:textId="34DBE8C3" w:rsidR="004748A1" w:rsidRDefault="004748A1" w:rsidP="004748A1">
      <w:pPr>
        <w:pStyle w:val="Heading3"/>
        <w:rPr>
          <w:ins w:id="223" w:author="Musavi, Hamid [USA]" w:date="2017-05-25T16:00:00Z"/>
        </w:rPr>
      </w:pPr>
      <w:bookmarkStart w:id="224" w:name="_Toc483492702"/>
      <w:ins w:id="225" w:author="Musavi, Hamid [USA]" w:date="2017-05-25T16:00:00Z">
        <w:r>
          <w:lastRenderedPageBreak/>
          <w:t>BSM Receiver Service Messages and Alerts</w:t>
        </w:r>
        <w:bookmarkEnd w:id="224"/>
      </w:ins>
    </w:p>
    <w:p w14:paraId="28D54A79" w14:textId="1ECE78F7" w:rsidR="004748A1" w:rsidRPr="002253B4" w:rsidRDefault="004748A1" w:rsidP="004748A1">
      <w:pPr>
        <w:rPr>
          <w:ins w:id="226" w:author="Musavi, Hamid [USA]" w:date="2017-05-25T16:00:00Z"/>
        </w:rPr>
      </w:pPr>
      <w:ins w:id="227" w:author="Musavi, Hamid [USA]" w:date="2017-05-25T16:00:00Z">
        <w:r>
          <w:fldChar w:fldCharType="begin"/>
        </w:r>
        <w:r>
          <w:instrText xml:space="preserve"> REF _Ref483489995 \h </w:instrText>
        </w:r>
      </w:ins>
      <w:ins w:id="228" w:author="Musavi, Hamid [USA]" w:date="2017-05-25T16:00:00Z">
        <w:r>
          <w:fldChar w:fldCharType="separate"/>
        </w:r>
        <w:r>
          <w:t xml:space="preserve">Table </w:t>
        </w:r>
      </w:ins>
      <w:r w:rsidR="0010402A">
        <w:rPr>
          <w:noProof/>
        </w:rPr>
        <w:t>1</w:t>
      </w:r>
      <w:ins w:id="229" w:author="Musavi, Hamid [USA]" w:date="2017-05-25T16:00:00Z">
        <w:r>
          <w:fldChar w:fldCharType="end"/>
        </w:r>
        <w:r>
          <w:t xml:space="preserve"> provides a detailed list of the BSM Receive</w:t>
        </w:r>
      </w:ins>
      <w:r w:rsidR="0010402A">
        <w:t>r</w:t>
      </w:r>
      <w:ins w:id="230" w:author="Musavi, Hamid [USA]" w:date="2017-05-25T16:00:00Z">
        <w:r>
          <w:t xml:space="preserve"> Service messages and alerts. </w:t>
        </w:r>
      </w:ins>
    </w:p>
    <w:p w14:paraId="1996C79F" w14:textId="7FC7DACA" w:rsidR="004748A1" w:rsidRDefault="004748A1" w:rsidP="004748A1">
      <w:pPr>
        <w:pStyle w:val="Caption"/>
        <w:keepNext/>
        <w:rPr>
          <w:ins w:id="231" w:author="Musavi, Hamid [USA]" w:date="2017-05-25T16:00:00Z"/>
        </w:rPr>
      </w:pPr>
      <w:ins w:id="232" w:author="Musavi, Hamid [USA]" w:date="2017-05-25T16:00:00Z">
        <w:r>
          <w:t xml:space="preserve">Table </w:t>
        </w:r>
      </w:ins>
      <w:r w:rsidR="0010402A">
        <w:t>1</w:t>
      </w:r>
      <w:ins w:id="233" w:author="Musavi, Hamid [USA]" w:date="2017-05-25T16:00:00Z">
        <w:r>
          <w:t xml:space="preserve"> </w:t>
        </w:r>
      </w:ins>
      <w:r w:rsidR="0010402A">
        <w:t>–</w:t>
      </w:r>
      <w:ins w:id="234" w:author="Musavi, Hamid [USA]" w:date="2017-05-25T16:00:00Z">
        <w:r>
          <w:t xml:space="preserve"> </w:t>
        </w:r>
      </w:ins>
      <w:r w:rsidR="0010402A">
        <w:t>BSM Receiver Service</w:t>
      </w:r>
      <w:ins w:id="235" w:author="Musavi, Hamid [USA]" w:date="2017-05-25T16:00:00Z">
        <w:r>
          <w:t xml:space="preserve"> </w:t>
        </w:r>
        <w:r>
          <w:rPr>
            <w:noProof/>
          </w:rPr>
          <w:t>Messages and Alerts</w:t>
        </w:r>
        <w:bookmarkStart w:id="236" w:name="_GoBack"/>
        <w:bookmarkEnd w:id="236"/>
      </w:ins>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443E64">
        <w:trPr>
          <w:cnfStyle w:val="100000000000" w:firstRow="1" w:lastRow="0" w:firstColumn="0" w:lastColumn="0" w:oddVBand="0" w:evenVBand="0" w:oddHBand="0" w:evenHBand="0" w:firstRowFirstColumn="0" w:firstRowLastColumn="0" w:lastRowFirstColumn="0" w:lastRowLastColumn="0"/>
          <w:ins w:id="237"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pPr>
              <w:rPr>
                <w:ins w:id="238" w:author="Musavi, Hamid [USA]" w:date="2017-05-25T16:00:00Z"/>
              </w:rPr>
            </w:pPr>
            <w:ins w:id="239" w:author="Musavi, Hamid [USA]" w:date="2017-05-25T16:00:00Z">
              <w:r>
                <w:t>Message or Alert</w:t>
              </w:r>
            </w:ins>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rPr>
                <w:ins w:id="240" w:author="Musavi, Hamid [USA]" w:date="2017-05-25T16:00:00Z"/>
              </w:rPr>
            </w:pPr>
            <w:ins w:id="241" w:author="Musavi, Hamid [USA]" w:date="2017-05-25T16:00:00Z">
              <w:r>
                <w:t>Communication Method</w:t>
              </w:r>
            </w:ins>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rPr>
                <w:ins w:id="242" w:author="Musavi, Hamid [USA]" w:date="2017-05-25T16:00:00Z"/>
              </w:rPr>
            </w:pPr>
            <w:ins w:id="243" w:author="Musavi, Hamid [USA]" w:date="2017-05-25T16:00:00Z">
              <w:r>
                <w:t>Description</w:t>
              </w:r>
            </w:ins>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rPr>
                <w:ins w:id="244" w:author="Musavi, Hamid [USA]" w:date="2017-05-25T16:00:00Z"/>
              </w:rPr>
            </w:pPr>
            <w:ins w:id="245" w:author="Musavi, Hamid [USA]" w:date="2017-05-25T16:00:00Z">
              <w:r>
                <w:t>Criteria</w:t>
              </w:r>
            </w:ins>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ins w:id="246"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3AC24373" w14:textId="77777777" w:rsidR="004748A1" w:rsidRDefault="004748A1" w:rsidP="00443E64">
            <w:pPr>
              <w:rPr>
                <w:ins w:id="247" w:author="Musavi, Hamid [USA]" w:date="2017-05-25T16:00:00Z"/>
              </w:rPr>
            </w:pPr>
          </w:p>
        </w:tc>
        <w:tc>
          <w:tcPr>
            <w:tcW w:w="2345" w:type="dxa"/>
          </w:tcPr>
          <w:p w14:paraId="49A261E7"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48" w:author="Musavi, Hamid [USA]" w:date="2017-05-25T16:00:00Z"/>
              </w:rPr>
            </w:pPr>
          </w:p>
        </w:tc>
        <w:tc>
          <w:tcPr>
            <w:tcW w:w="3335" w:type="dxa"/>
          </w:tcPr>
          <w:p w14:paraId="7592AD90"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49" w:author="Musavi, Hamid [USA]" w:date="2017-05-25T16:00:00Z"/>
              </w:rPr>
            </w:pPr>
          </w:p>
        </w:tc>
        <w:tc>
          <w:tcPr>
            <w:tcW w:w="3330" w:type="dxa"/>
          </w:tcPr>
          <w:p w14:paraId="17195491"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50" w:author="Musavi, Hamid [USA]" w:date="2017-05-25T16:00:00Z"/>
              </w:rPr>
            </w:pPr>
          </w:p>
        </w:tc>
      </w:tr>
      <w:tr w:rsidR="004748A1" w14:paraId="22AC8C98" w14:textId="77777777" w:rsidTr="00443E64">
        <w:trPr>
          <w:ins w:id="251"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168FFFAB" w14:textId="77777777" w:rsidR="004748A1" w:rsidRPr="009417E3" w:rsidRDefault="004748A1" w:rsidP="00443E64">
            <w:pPr>
              <w:rPr>
                <w:ins w:id="252" w:author="Musavi, Hamid [USA]" w:date="2017-05-25T16:00:00Z"/>
              </w:rPr>
            </w:pPr>
          </w:p>
        </w:tc>
        <w:tc>
          <w:tcPr>
            <w:tcW w:w="2345" w:type="dxa"/>
          </w:tcPr>
          <w:p w14:paraId="2D4FFF71"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53" w:author="Musavi, Hamid [USA]" w:date="2017-05-25T16:00:00Z"/>
              </w:rPr>
            </w:pPr>
          </w:p>
        </w:tc>
        <w:tc>
          <w:tcPr>
            <w:tcW w:w="3335" w:type="dxa"/>
          </w:tcPr>
          <w:p w14:paraId="71074DFE"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54" w:author="Musavi, Hamid [USA]" w:date="2017-05-25T16:00:00Z"/>
              </w:rPr>
            </w:pPr>
          </w:p>
        </w:tc>
        <w:tc>
          <w:tcPr>
            <w:tcW w:w="3330" w:type="dxa"/>
          </w:tcPr>
          <w:p w14:paraId="4047EF1A"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55" w:author="Musavi, Hamid [USA]" w:date="2017-05-25T16:00:00Z"/>
              </w:rPr>
            </w:pP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ins w:id="256"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509A5605" w14:textId="77777777" w:rsidR="004748A1" w:rsidRPr="009417E3" w:rsidRDefault="004748A1" w:rsidP="00443E64">
            <w:pPr>
              <w:rPr>
                <w:ins w:id="257" w:author="Musavi, Hamid [USA]" w:date="2017-05-25T16:00:00Z"/>
              </w:rPr>
            </w:pPr>
          </w:p>
        </w:tc>
        <w:tc>
          <w:tcPr>
            <w:tcW w:w="2345" w:type="dxa"/>
          </w:tcPr>
          <w:p w14:paraId="4BE2DD80"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58" w:author="Musavi, Hamid [USA]" w:date="2017-05-25T16:00:00Z"/>
              </w:rPr>
            </w:pPr>
          </w:p>
        </w:tc>
        <w:tc>
          <w:tcPr>
            <w:tcW w:w="3335" w:type="dxa"/>
          </w:tcPr>
          <w:p w14:paraId="59584F9D"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59" w:author="Musavi, Hamid [USA]" w:date="2017-05-25T16:00:00Z"/>
              </w:rPr>
            </w:pPr>
          </w:p>
        </w:tc>
        <w:tc>
          <w:tcPr>
            <w:tcW w:w="3330" w:type="dxa"/>
          </w:tcPr>
          <w:p w14:paraId="2BF32B41"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60" w:author="Musavi, Hamid [USA]" w:date="2017-05-25T16:00:00Z"/>
              </w:rPr>
            </w:pPr>
          </w:p>
        </w:tc>
      </w:tr>
      <w:tr w:rsidR="004748A1" w14:paraId="4B6036F3" w14:textId="77777777" w:rsidTr="00443E64">
        <w:trPr>
          <w:ins w:id="261"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674C95A2" w14:textId="77777777" w:rsidR="004748A1" w:rsidRPr="00886A51" w:rsidRDefault="004748A1" w:rsidP="00443E64">
            <w:pPr>
              <w:rPr>
                <w:ins w:id="262" w:author="Musavi, Hamid [USA]" w:date="2017-05-25T16:00:00Z"/>
              </w:rPr>
            </w:pPr>
          </w:p>
        </w:tc>
        <w:tc>
          <w:tcPr>
            <w:tcW w:w="2345" w:type="dxa"/>
          </w:tcPr>
          <w:p w14:paraId="00155E3E"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63" w:author="Musavi, Hamid [USA]" w:date="2017-05-25T16:00:00Z"/>
              </w:rPr>
            </w:pPr>
          </w:p>
        </w:tc>
        <w:tc>
          <w:tcPr>
            <w:tcW w:w="3335" w:type="dxa"/>
          </w:tcPr>
          <w:p w14:paraId="4ECD23B3"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64" w:author="Musavi, Hamid [USA]" w:date="2017-05-25T16:00:00Z"/>
              </w:rPr>
            </w:pPr>
          </w:p>
        </w:tc>
        <w:tc>
          <w:tcPr>
            <w:tcW w:w="3330" w:type="dxa"/>
          </w:tcPr>
          <w:p w14:paraId="2EDF6631"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65" w:author="Musavi, Hamid [USA]" w:date="2017-05-25T16:00:00Z"/>
              </w:rPr>
            </w:pPr>
          </w:p>
        </w:tc>
      </w:tr>
    </w:tbl>
    <w:p w14:paraId="41604009" w14:textId="77777777" w:rsidR="004748A1" w:rsidRPr="004748A1" w:rsidRDefault="004748A1">
      <w:pPr>
        <w:rPr>
          <w:ins w:id="266" w:author="Musavi, Hamid [USA]" w:date="2017-05-25T15:44:00Z"/>
        </w:rPr>
        <w:pPrChange w:id="267" w:author="Musavi, Hamid [USA]" w:date="2017-05-25T15:59:00Z">
          <w:pPr>
            <w:pStyle w:val="ListParagraph"/>
            <w:numPr>
              <w:numId w:val="53"/>
            </w:numPr>
            <w:spacing w:line="240" w:lineRule="auto"/>
            <w:ind w:hanging="360"/>
            <w:jc w:val="both"/>
          </w:pPr>
        </w:pPrChange>
      </w:pPr>
    </w:p>
    <w:p w14:paraId="5C869022" w14:textId="77777777" w:rsidR="00C26C45" w:rsidRDefault="00E53E91" w:rsidP="00CB08F3">
      <w:pPr>
        <w:pStyle w:val="Heading1"/>
      </w:pPr>
      <w:bookmarkStart w:id="268" w:name="_Toc483492703"/>
      <w:r>
        <w:t>Appendix A: ODE</w:t>
      </w:r>
      <w:r w:rsidRPr="001E40C7">
        <w:t xml:space="preserve"> </w:t>
      </w:r>
      <w:r>
        <w:t>Interface Specification</w:t>
      </w:r>
      <w:bookmarkEnd w:id="268"/>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269" w:name="_Ref471804194"/>
      <w:bookmarkStart w:id="270" w:name="_Toc483492704"/>
      <w:r>
        <w:t>File Co</w:t>
      </w:r>
      <w:r w:rsidR="0060433B">
        <w:t>py Data Deposit</w:t>
      </w:r>
      <w:bookmarkEnd w:id="269"/>
      <w:bookmarkEnd w:id="270"/>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proofErr w:type="spellStart"/>
      <w:proofErr w:type="gramStart"/>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w:t>
      </w:r>
      <w:proofErr w:type="spellEnd"/>
      <w:proofErr w:type="gram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ode.uploadLocationBsm</w:t>
      </w:r>
      <w:proofErr w:type="spellEnd"/>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proofErr w:type="spellStart"/>
      <w:r w:rsidR="008461B4">
        <w:rPr>
          <w:rStyle w:val="token"/>
          <w:rFonts w:ascii="Courier New" w:hAnsi="Courier New" w:cs="Courier New"/>
          <w:color w:val="343434"/>
          <w:shd w:val="clear" w:color="auto" w:fill="FCFCFC"/>
        </w:rPr>
        <w:t>ode.uploadLocationRoot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ode.uploadLocationMessageFrame</w:t>
      </w:r>
      <w:proofErr w:type="spellEnd"/>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bsm</w:t>
      </w:r>
      <w:proofErr w:type="spellEnd"/>
      <w:r w:rsidR="008461B4">
        <w:rPr>
          <w:rStyle w:val="token"/>
          <w:rFonts w:ascii="Arial" w:hAnsi="Arial" w:cs="Arial"/>
          <w:color w:val="5A5A5A"/>
          <w:sz w:val="27"/>
          <w:szCs w:val="27"/>
          <w:shd w:val="clear" w:color="auto" w:fill="FCFCFC"/>
        </w:rPr>
        <w:t xml:space="preserve"> </w:t>
      </w:r>
      <w:r w:rsidR="008461B4" w:rsidRPr="008461B4">
        <w:lastRenderedPageBreak/>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messageframe</w:t>
      </w:r>
      <w:proofErr w:type="spellEnd"/>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271" w:name="_Toc462052286"/>
      <w:bookmarkStart w:id="272" w:name="_Ref471803834"/>
      <w:r>
        <w:t xml:space="preserve">Once the ODE processes the received file, it moves it to the “backup” sub-directory under the </w:t>
      </w:r>
      <w:r w:rsidR="008461B4">
        <w:t>respective</w:t>
      </w:r>
      <w:r>
        <w:t xml:space="preserve"> directory. The </w:t>
      </w:r>
      <w:proofErr w:type="gramStart"/>
      <w:r>
        <w:t>backed up</w:t>
      </w:r>
      <w:proofErr w:type="gramEnd"/>
      <w:r>
        <w:t xml:space="preserve"> file is renamed with a timestamp in milliseconds.</w:t>
      </w:r>
    </w:p>
    <w:p w14:paraId="6D1EDC13" w14:textId="77777777" w:rsidR="00BC38F2" w:rsidRDefault="00BC38F2" w:rsidP="00BC38F2">
      <w:pPr>
        <w:pStyle w:val="Heading3"/>
      </w:pPr>
      <w:bookmarkStart w:id="273" w:name="_Toc483492705"/>
      <w:r>
        <w:t>Messages and Alerts</w:t>
      </w:r>
      <w:bookmarkEnd w:id="273"/>
    </w:p>
    <w:p w14:paraId="53EDBE23" w14:textId="3AADE2F1" w:rsidR="00BC38F2" w:rsidRDefault="00BC38F2" w:rsidP="00BC38F2">
      <w:r>
        <w:t xml:space="preserve">This interface uses the file system to copy a file from source to destination. As a result, the messages and alerts generated by the copy command are platform dependent. The following table describes a sample set of exit codes returned by </w:t>
      </w:r>
      <w:proofErr w:type="spellStart"/>
      <w:r>
        <w:t>scp</w:t>
      </w:r>
      <w:proofErr w:type="spellEnd"/>
      <w:r>
        <w:t xml:space="preserve"> command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274" w:name="_Ref481149225"/>
      <w:r>
        <w:t xml:space="preserve">Table </w:t>
      </w:r>
      <w:fldSimple w:instr=" SEQ Table \* ARABIC ">
        <w:r w:rsidR="00C910EC">
          <w:rPr>
            <w:noProof/>
          </w:rPr>
          <w:t>1</w:t>
        </w:r>
      </w:fldSimple>
      <w:r>
        <w:t xml:space="preserve"> - </w:t>
      </w:r>
      <w:r w:rsidRPr="000970CE">
        <w:t>SCP Return Codes</w:t>
      </w:r>
      <w:bookmarkEnd w:id="274"/>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 xml:space="preserve">Maximum </w:t>
            </w:r>
            <w:proofErr w:type="spellStart"/>
            <w:r>
              <w:rPr>
                <w:rStyle w:val="tn-table-text"/>
                <w:rFonts w:ascii="Arial" w:hAnsi="Arial" w:cs="Arial"/>
                <w:color w:val="5A5A5A"/>
                <w:sz w:val="21"/>
                <w:szCs w:val="21"/>
              </w:rPr>
              <w:t>symlink</w:t>
            </w:r>
            <w:proofErr w:type="spellEnd"/>
            <w:r>
              <w:rPr>
                <w:rStyle w:val="tn-table-text"/>
                <w:rFonts w:ascii="Arial" w:hAnsi="Arial" w:cs="Arial"/>
                <w:color w:val="5A5A5A"/>
                <w:sz w:val="21"/>
                <w:szCs w:val="21"/>
              </w:rPr>
              <w:t xml:space="preserve">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 xml:space="preserve">General error in </w:t>
            </w:r>
            <w:proofErr w:type="spellStart"/>
            <w:r>
              <w:rPr>
                <w:rStyle w:val="tn-table-text"/>
                <w:rFonts w:ascii="Arial" w:hAnsi="Arial" w:cs="Arial"/>
                <w:color w:val="5A5A5A"/>
                <w:sz w:val="21"/>
                <w:szCs w:val="21"/>
              </w:rPr>
              <w:t>sftp</w:t>
            </w:r>
            <w:proofErr w:type="spellEnd"/>
            <w:r>
              <w:rPr>
                <w:rStyle w:val="tn-table-text"/>
                <w:rFonts w:ascii="Arial" w:hAnsi="Arial" w:cs="Arial"/>
                <w:color w:val="5A5A5A"/>
                <w:sz w:val="21"/>
                <w:szCs w:val="21"/>
              </w:rPr>
              <w:t xml:space="preserve">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 xml:space="preserve">General error in </w:t>
            </w:r>
            <w:proofErr w:type="spellStart"/>
            <w:r>
              <w:rPr>
                <w:rStyle w:val="tn-table-text"/>
                <w:rFonts w:ascii="Arial" w:hAnsi="Arial" w:cs="Arial"/>
                <w:color w:val="5A5A5A"/>
                <w:sz w:val="21"/>
                <w:szCs w:val="21"/>
              </w:rPr>
              <w:t>ssh</w:t>
            </w:r>
            <w:proofErr w:type="spellEnd"/>
            <w:r>
              <w:rPr>
                <w:rStyle w:val="tn-table-text"/>
                <w:rFonts w:ascii="Arial" w:hAnsi="Arial" w:cs="Arial"/>
                <w:color w:val="5A5A5A"/>
                <w:sz w:val="21"/>
                <w:szCs w:val="21"/>
              </w:rPr>
              <w:t xml:space="preserve">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fldSimple w:instr=" SEQ Table \* ARABIC ">
        <w:r>
          <w:rPr>
            <w:noProof/>
          </w:rPr>
          <w:t>2</w:t>
        </w:r>
      </w:fldSimple>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77777777" w:rsidR="009417E3" w:rsidRDefault="009417E3" w:rsidP="00277F13">
            <w:pPr>
              <w:pStyle w:val="ListParagraph"/>
              <w:numPr>
                <w:ilvl w:val="0"/>
                <w:numId w:val="49"/>
              </w:numPr>
            </w:pPr>
            <w:r w:rsidRPr="00886A51">
              <w:t>“IMPORTER - Unable to open or process file: {}”</w:t>
            </w:r>
          </w:p>
          <w:p w14:paraId="052560CC" w14:textId="696055B8" w:rsidR="009417E3" w:rsidRPr="00886A51" w:rsidRDefault="009417E3" w:rsidP="00277F13">
            <w:pPr>
              <w:pStyle w:val="ListParagraph"/>
              <w:numPr>
                <w:ilvl w:val="1"/>
                <w:numId w:val="49"/>
              </w:numPr>
            </w:pPr>
            <w:proofErr w:type="spellStart"/>
            <w:r w:rsidRPr="001F1A9D">
              <w:t>FileNotFoundException</w:t>
            </w:r>
            <w:proofErr w:type="spellEnd"/>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77777777" w:rsidR="009417E3" w:rsidRDefault="009417E3" w:rsidP="009417E3">
            <w:pPr>
              <w:pStyle w:val="ListParagraph"/>
              <w:numPr>
                <w:ilvl w:val="0"/>
                <w:numId w:val="49"/>
              </w:numPr>
            </w:pPr>
            <w:r w:rsidRPr="00886A51">
              <w:t xml:space="preserve">“IMPORTER - Unable to open or process file: {}” </w:t>
            </w:r>
          </w:p>
          <w:p w14:paraId="66824018" w14:textId="77777777" w:rsidR="009417E3" w:rsidRPr="00886A51" w:rsidRDefault="009417E3" w:rsidP="009417E3">
            <w:pPr>
              <w:pStyle w:val="ListParagraph"/>
              <w:numPr>
                <w:ilvl w:val="1"/>
                <w:numId w:val="49"/>
              </w:numPr>
            </w:pPr>
            <w:proofErr w:type="spellStart"/>
            <w:r w:rsidRPr="001F1A9D">
              <w:t>SecurityException</w:t>
            </w:r>
            <w:proofErr w:type="spellEnd"/>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When a data file is copied into one of the ODE upload folders, ODE will try to open the file and process its 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t>I</w:t>
            </w:r>
            <w:r w:rsidRPr="001F1A9D">
              <w:t xml:space="preserve">f a security manager exists and its </w:t>
            </w:r>
            <w:proofErr w:type="spellStart"/>
            <w:r w:rsidRPr="001F1A9D">
              <w:t>checkRead</w:t>
            </w:r>
            <w:proofErr w:type="spellEnd"/>
            <w:r w:rsidRPr="001F1A9D">
              <w:t xml:space="preserve">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7777777" w:rsidR="009417E3" w:rsidRDefault="009417E3" w:rsidP="009417E3">
            <w:pPr>
              <w:pStyle w:val="ListParagraph"/>
              <w:numPr>
                <w:ilvl w:val="0"/>
                <w:numId w:val="49"/>
              </w:numPr>
            </w:pPr>
            <w:r w:rsidRPr="00886A51">
              <w:t xml:space="preserve">“IMPORTER - Unable 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77777777" w:rsidR="00C26C45" w:rsidRDefault="00C26C45" w:rsidP="00A55F58">
      <w:pPr>
        <w:pStyle w:val="Heading2"/>
      </w:pPr>
      <w:bookmarkStart w:id="275" w:name="_Ref476570427"/>
      <w:bookmarkStart w:id="276" w:name="_Ref476570491"/>
      <w:bookmarkStart w:id="277" w:name="_Toc483492706"/>
      <w:r w:rsidRPr="001E40C7">
        <w:t xml:space="preserve">ODE </w:t>
      </w:r>
      <w:r w:rsidR="005D1916">
        <w:t>REST</w:t>
      </w:r>
      <w:r w:rsidRPr="001E40C7">
        <w:t xml:space="preserve"> API</w:t>
      </w:r>
      <w:bookmarkEnd w:id="271"/>
      <w:bookmarkEnd w:id="272"/>
      <w:bookmarkEnd w:id="275"/>
      <w:bookmarkEnd w:id="276"/>
      <w:bookmarkEnd w:id="277"/>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proofErr w:type="spellStart"/>
      <w:proofErr w:type="gramStart"/>
      <w:r w:rsidR="00A55F58">
        <w:rPr>
          <w:rFonts w:ascii="Courier New" w:hAnsi="Courier New" w:cs="Courier New"/>
        </w:rPr>
        <w:t>ip:port</w:t>
      </w:r>
      <w:proofErr w:type="spellEnd"/>
      <w:proofErr w:type="gramEnd"/>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278"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279" w:name="_Ref476590854"/>
      <w:r>
        <w:t>Figure</w:t>
      </w:r>
      <w:r w:rsidR="00ED0E13">
        <w:t xml:space="preserve"> </w:t>
      </w:r>
      <w:fldSimple w:instr=" SEQ Figure \* ARABIC ">
        <w:r>
          <w:rPr>
            <w:noProof/>
          </w:rPr>
          <w:t>2</w:t>
        </w:r>
      </w:fldSimple>
      <w:bookmarkEnd w:id="279"/>
      <w:r w:rsidR="00ED0E13">
        <w:t xml:space="preserve"> - </w:t>
      </w:r>
      <w:r w:rsidR="00ED0E13" w:rsidRPr="001B7751">
        <w:t xml:space="preserve">ODE </w:t>
      </w:r>
      <w:r>
        <w:t>REST</w:t>
      </w:r>
      <w:bookmarkEnd w:id="278"/>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280" w:name="_Toc483492707"/>
      <w:commentRangeStart w:id="281"/>
      <w:r>
        <w:t>Upload BSM File</w:t>
      </w:r>
      <w:bookmarkEnd w:id="280"/>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 xml:space="preserve">&lt;type: </w:t>
            </w:r>
            <w:proofErr w:type="spellStart"/>
            <w:r>
              <w:rPr>
                <w:rFonts w:ascii="Courier New" w:hAnsi="Courier New" w:cs="Courier New"/>
              </w:rPr>
              <w:t>bsm</w:t>
            </w:r>
            <w:proofErr w:type="spellEnd"/>
            <w:r>
              <w:rPr>
                <w:rFonts w:ascii="Courier New" w:hAnsi="Courier New" w:cs="Courier New"/>
              </w:rPr>
              <w:t xml:space="preserve"> (or) </w:t>
            </w:r>
            <w:proofErr w:type="spellStart"/>
            <w:r>
              <w:rPr>
                <w:rFonts w:ascii="Courier New" w:hAnsi="Courier New" w:cs="Courier New"/>
              </w:rPr>
              <w:t>messageFrame</w:t>
            </w:r>
            <w:proofErr w:type="spellEnd"/>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proofErr w:type="spellStart"/>
                  <w:r>
                    <w:rPr>
                      <w:rFonts w:ascii="Courier New" w:hAnsi="Courier New" w:cs="Courier New"/>
                    </w:rPr>
                    <w:t>bsm</w:t>
                  </w:r>
                  <w:proofErr w:type="spellEnd"/>
                  <w:r>
                    <w:rPr>
                      <w:rFonts w:ascii="Courier New" w:hAnsi="Courier New" w:cs="Courier New"/>
                    </w:rPr>
                    <w:t xml:space="preserve"> | </w:t>
                  </w:r>
                  <w:proofErr w:type="spellStart"/>
                  <w:r>
                    <w:rPr>
                      <w:rFonts w:ascii="Courier New" w:hAnsi="Courier New" w:cs="Courier New"/>
                    </w:rPr>
                    <w:t>messageFrame</w:t>
                  </w:r>
                  <w:proofErr w:type="spellEnd"/>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Status:success</w:t>
                  </w:r>
                  <w:proofErr w:type="spellEnd"/>
                  <w:proofErr w:type="gramEnd"/>
                  <w:r>
                    <w:rPr>
                      <w:rFonts w:ascii="Courier New" w:hAnsi="Courier New" w:cs="Courier New"/>
                    </w:rPr>
                    <w:t>}</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C910EC">
          <w:rPr>
            <w:noProof/>
          </w:rPr>
          <w:t>3</w:t>
        </w:r>
      </w:fldSimple>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281"/>
      <w:r w:rsidR="00A529B3">
        <w:rPr>
          <w:rStyle w:val="CommentReference"/>
        </w:rPr>
        <w:commentReference w:id="281"/>
      </w:r>
    </w:p>
    <w:p w14:paraId="142BF94F" w14:textId="77777777" w:rsidR="00ED0E13" w:rsidRPr="005F7EB4" w:rsidRDefault="00ED0E13" w:rsidP="005F7EB4"/>
    <w:p w14:paraId="3AAAD05A" w14:textId="7B800CD4" w:rsidR="00F44C7C" w:rsidRDefault="00F44C7C" w:rsidP="00F44C7C">
      <w:pPr>
        <w:pStyle w:val="Heading3"/>
      </w:pPr>
      <w:bookmarkStart w:id="282" w:name="_Toc483492708"/>
      <w:bookmarkStart w:id="283" w:name="_Toc462052289"/>
      <w:bookmarkStart w:id="284" w:name="_Ref471804513"/>
      <w:r>
        <w:lastRenderedPageBreak/>
        <w:t xml:space="preserve">MANAGE SNMP </w:t>
      </w:r>
      <w:r w:rsidRPr="00E35BF2">
        <w:t>API</w:t>
      </w:r>
      <w:bookmarkEnd w:id="282"/>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285"/>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r w:rsidRPr="000D041D">
        <w:rPr>
          <w:rFonts w:ascii="Courier New" w:hAnsi="Courier New" w:cs="Courier New"/>
        </w:rPr>
        <w:t>basePath</w:t>
      </w:r>
      <w:proofErr w:type="spellEnd"/>
      <w:r w:rsidRPr="000D041D">
        <w:rPr>
          <w:rFonts w:ascii="Courier New" w:hAnsi="Courier New" w:cs="Courier New"/>
        </w:rPr>
        <w:t>: /</w:t>
      </w:r>
      <w:proofErr w:type="spellStart"/>
      <w:proofErr w:type="gramStart"/>
      <w:r>
        <w:rPr>
          <w:rFonts w:ascii="Courier New" w:hAnsi="Courier New" w:cs="Courier New"/>
        </w:rPr>
        <w:t>rsuHeartbeat?ip</w:t>
      </w:r>
      <w:proofErr w:type="spellEnd"/>
      <w:proofErr w:type="gramEnd"/>
      <w:r>
        <w:rPr>
          <w:rFonts w:ascii="Courier New" w:hAnsi="Courier New" w:cs="Courier New"/>
        </w:rPr>
        <w:t>=&lt;</w:t>
      </w:r>
      <w:proofErr w:type="spellStart"/>
      <w:r>
        <w:rPr>
          <w:rFonts w:ascii="Courier New" w:hAnsi="Courier New" w:cs="Courier New"/>
        </w:rPr>
        <w:t>ip_address</w:t>
      </w:r>
      <w:proofErr w:type="spellEnd"/>
      <w:r>
        <w:rPr>
          <w:rFonts w:ascii="Courier New" w:hAnsi="Courier New" w:cs="Courier New"/>
        </w:rPr>
        <w:t>&gt;&amp;</w:t>
      </w:r>
      <w:proofErr w:type="spellStart"/>
      <w:r>
        <w:rPr>
          <w:rFonts w:ascii="Courier New" w:hAnsi="Courier New" w:cs="Courier New"/>
        </w:rPr>
        <w:t>oid</w:t>
      </w:r>
      <w:proofErr w:type="spellEnd"/>
      <w:r>
        <w:rPr>
          <w:rFonts w:ascii="Courier New" w:hAnsi="Courier New" w:cs="Courier New"/>
        </w:rPr>
        <w:t>=&lt;</w:t>
      </w:r>
      <w:proofErr w:type="spellStart"/>
      <w:r>
        <w:rPr>
          <w:rFonts w:ascii="Courier New" w:hAnsi="Courier New" w:cs="Courier New"/>
        </w:rPr>
        <w:t>oid_string</w:t>
      </w:r>
      <w:proofErr w:type="spellEnd"/>
      <w:r>
        <w:rPr>
          <w:rFonts w:ascii="Courier New" w:hAnsi="Courier New" w:cs="Courier New"/>
        </w:rPr>
        <w:t>&gt;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285"/>
      <w:r w:rsidR="00A529B3">
        <w:rPr>
          <w:rStyle w:val="CommentReference"/>
        </w:rPr>
        <w:commentReference w:id="285"/>
      </w:r>
    </w:p>
    <w:p w14:paraId="6D121423" w14:textId="0D922875" w:rsidR="00A176FA" w:rsidRDefault="00E6110E" w:rsidP="00A176FA">
      <w:pPr>
        <w:pStyle w:val="Heading3"/>
      </w:pPr>
      <w:bookmarkStart w:id="286" w:name="_Toc483492709"/>
      <w:r>
        <w:t xml:space="preserve">Traveler Information Message (TIM) </w:t>
      </w:r>
      <w:r w:rsidR="000B7E76">
        <w:t>Interface</w:t>
      </w:r>
      <w:bookmarkEnd w:id="286"/>
    </w:p>
    <w:p w14:paraId="7DAC2D78" w14:textId="2B3F622F" w:rsidR="00E145C0" w:rsidRPr="00E145C0" w:rsidRDefault="00E145C0" w:rsidP="00E145C0">
      <w:r>
        <w:t xml:space="preserve">Refer to the </w:t>
      </w:r>
      <w:hyperlink r:id="rId44" w:history="1">
        <w:proofErr w:type="spellStart"/>
        <w:r w:rsidRPr="00E145C0">
          <w:rPr>
            <w:rStyle w:val="Hyperlink"/>
          </w:rPr>
          <w:t>ODESwagger.yaml</w:t>
        </w:r>
        <w:proofErr w:type="spellEnd"/>
      </w:hyperlink>
      <w:r>
        <w:t xml:space="preserve"> for details of the TIM interface.</w:t>
      </w:r>
    </w:p>
    <w:p w14:paraId="6727AD29" w14:textId="2D3D87A3" w:rsidR="00C910EC" w:rsidRDefault="00C910EC" w:rsidP="00C910EC">
      <w:pPr>
        <w:pStyle w:val="Caption"/>
        <w:keepNext/>
      </w:pPr>
      <w:r>
        <w:t xml:space="preserve">Table </w:t>
      </w:r>
      <w:fldSimple w:instr=" SEQ Table \* ARABIC ">
        <w:r>
          <w:rPr>
            <w:noProof/>
          </w:rPr>
          <w:t>4</w:t>
        </w:r>
      </w:fldSimple>
      <w:r>
        <w:t xml:space="preserve"> - Outbound TIM</w:t>
      </w:r>
      <w:r w:rsidRPr="00F31334">
        <w:t xml:space="preserve"> Messages and Alerts</w:t>
      </w:r>
    </w:p>
    <w:tbl>
      <w:tblPr>
        <w:tblStyle w:val="GridTable4-Accent11"/>
        <w:tblW w:w="13239" w:type="dxa"/>
        <w:tblLayout w:type="fixed"/>
        <w:tblLook w:val="04A0" w:firstRow="1" w:lastRow="0" w:firstColumn="1" w:lastColumn="0" w:noHBand="0" w:noVBand="1"/>
      </w:tblPr>
      <w:tblGrid>
        <w:gridCol w:w="6807"/>
        <w:gridCol w:w="1879"/>
        <w:gridCol w:w="1209"/>
        <w:gridCol w:w="3344"/>
      </w:tblGrid>
      <w:tr w:rsidR="009E0136" w14:paraId="74BB8349" w14:textId="77777777" w:rsidTr="00277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1D993764" w14:textId="77777777" w:rsidR="009E0136" w:rsidRDefault="009E0136" w:rsidP="000578FE">
            <w:r>
              <w:t>Message or Alert</w:t>
            </w:r>
          </w:p>
        </w:tc>
        <w:tc>
          <w:tcPr>
            <w:tcW w:w="1879" w:type="dxa"/>
          </w:tcPr>
          <w:p w14:paraId="19EEBAEB" w14:textId="228FB700" w:rsidR="009E0136" w:rsidRDefault="009E0136" w:rsidP="000578FE">
            <w:pPr>
              <w:cnfStyle w:val="100000000000" w:firstRow="1" w:lastRow="0" w:firstColumn="0" w:lastColumn="0" w:oddVBand="0" w:evenVBand="0" w:oddHBand="0" w:evenHBand="0" w:firstRowFirstColumn="0" w:firstRowLastColumn="0" w:lastRowFirstColumn="0" w:lastRowLastColumn="0"/>
            </w:pPr>
            <w:r>
              <w:t>HTTP Response Code</w:t>
            </w:r>
          </w:p>
        </w:tc>
        <w:tc>
          <w:tcPr>
            <w:tcW w:w="1209" w:type="dxa"/>
          </w:tcPr>
          <w:p w14:paraId="768576B3" w14:textId="00A91A99" w:rsidR="009E0136" w:rsidRDefault="009E0136" w:rsidP="000578FE">
            <w:pPr>
              <w:cnfStyle w:val="100000000000" w:firstRow="1" w:lastRow="0" w:firstColumn="0" w:lastColumn="0" w:oddVBand="0" w:evenVBand="0" w:oddHBand="0" w:evenHBand="0" w:firstRowFirstColumn="0" w:firstRowLastColumn="0" w:lastRowFirstColumn="0" w:lastRowLastColumn="0"/>
            </w:pPr>
            <w:r>
              <w:t>Success</w:t>
            </w:r>
          </w:p>
        </w:tc>
        <w:tc>
          <w:tcPr>
            <w:tcW w:w="3344" w:type="dxa"/>
          </w:tcPr>
          <w:p w14:paraId="7927AD1B" w14:textId="0E8B3203" w:rsidR="009E0136" w:rsidRDefault="009E0136" w:rsidP="000578FE">
            <w:pPr>
              <w:cnfStyle w:val="100000000000" w:firstRow="1" w:lastRow="0" w:firstColumn="0" w:lastColumn="0" w:oddVBand="0" w:evenVBand="0" w:oddHBand="0" w:evenHBand="0" w:firstRowFirstColumn="0" w:firstRowLastColumn="0" w:lastRowFirstColumn="0" w:lastRowLastColumn="0"/>
            </w:pPr>
            <w:r>
              <w:t>Criteria</w:t>
            </w:r>
          </w:p>
        </w:tc>
      </w:tr>
      <w:tr w:rsidR="00F55FBC" w14:paraId="18B08175"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58A86E79" w14:textId="62F973C3" w:rsidR="00F55FBC" w:rsidRDefault="009C4661">
            <w:r>
              <w:t>[Response List</w:t>
            </w:r>
            <w:r>
              <w:rPr>
                <w:rStyle w:val="Hyperlink"/>
              </w:rPr>
              <w:t>]</w:t>
            </w:r>
          </w:p>
        </w:tc>
        <w:tc>
          <w:tcPr>
            <w:tcW w:w="1879" w:type="dxa"/>
          </w:tcPr>
          <w:p w14:paraId="50A2F88A" w14:textId="7B451F69" w:rsidR="00F55FBC" w:rsidRDefault="00F55FBC" w:rsidP="00F55FBC">
            <w:pPr>
              <w:cnfStyle w:val="000000100000" w:firstRow="0" w:lastRow="0" w:firstColumn="0" w:lastColumn="0" w:oddVBand="0" w:evenVBand="0" w:oddHBand="1" w:evenHBand="0" w:firstRowFirstColumn="0" w:firstRowLastColumn="0" w:lastRowFirstColumn="0" w:lastRowLastColumn="0"/>
            </w:pPr>
            <w:r>
              <w:t>200</w:t>
            </w:r>
          </w:p>
        </w:tc>
        <w:tc>
          <w:tcPr>
            <w:tcW w:w="1209" w:type="dxa"/>
          </w:tcPr>
          <w:p w14:paraId="1725A525" w14:textId="6BEF44F6" w:rsidR="00F55FBC" w:rsidRDefault="00F55FBC" w:rsidP="00F55FBC">
            <w:pPr>
              <w:cnfStyle w:val="000000100000" w:firstRow="0" w:lastRow="0" w:firstColumn="0" w:lastColumn="0" w:oddVBand="0" w:evenVBand="0" w:oddHBand="1" w:evenHBand="0" w:firstRowFirstColumn="0" w:firstRowLastColumn="0" w:lastRowFirstColumn="0" w:lastRowLastColumn="0"/>
            </w:pPr>
            <w:r>
              <w:t>true</w:t>
            </w:r>
          </w:p>
        </w:tc>
        <w:tc>
          <w:tcPr>
            <w:tcW w:w="3344" w:type="dxa"/>
          </w:tcPr>
          <w:p w14:paraId="1A3D3C35" w14:textId="058B7B61" w:rsidR="00F55FBC" w:rsidRDefault="009C4661" w:rsidP="00F55FBC">
            <w:pPr>
              <w:cnfStyle w:val="000000100000" w:firstRow="0" w:lastRow="0" w:firstColumn="0" w:lastColumn="0" w:oddVBand="0" w:evenVBand="0" w:oddHBand="1" w:evenHBand="0" w:firstRowFirstColumn="0" w:firstRowLastColumn="0" w:lastRowFirstColumn="0" w:lastRowLastColumn="0"/>
            </w:pPr>
            <w:r>
              <w:t>Traveler Information Message was submitted successfully to one more specified RSUs and SDW. See the response for details of which RSUs or SDW received or failed to receive the message.</w:t>
            </w:r>
          </w:p>
        </w:tc>
      </w:tr>
      <w:tr w:rsidR="009E0136" w14:paraId="758C9B99"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21B4EE39" w14:textId="74D85AAD" w:rsidR="009E0136" w:rsidRDefault="009E0136" w:rsidP="000578FE">
            <w:r w:rsidRPr="000578FE">
              <w:t>Endpoint received null request</w:t>
            </w:r>
          </w:p>
        </w:tc>
        <w:tc>
          <w:tcPr>
            <w:tcW w:w="1879" w:type="dxa"/>
          </w:tcPr>
          <w:p w14:paraId="3523BB9A" w14:textId="611F4BCB" w:rsidR="009E0136" w:rsidRDefault="009E0136" w:rsidP="000578FE">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36E0D3F2" w14:textId="19DB8D7C" w:rsidR="009E0136" w:rsidRPr="000578FE" w:rsidRDefault="009E0136">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6A2FABF3" w14:textId="65CA8216" w:rsidR="009E0136" w:rsidRDefault="009E0136" w:rsidP="000578FE">
            <w:pPr>
              <w:cnfStyle w:val="000000000000" w:firstRow="0" w:lastRow="0" w:firstColumn="0" w:lastColumn="0" w:oddVBand="0" w:evenVBand="0" w:oddHBand="0" w:evenHBand="0" w:firstRowFirstColumn="0" w:firstRowLastColumn="0" w:lastRowFirstColumn="0" w:lastRowLastColumn="0"/>
            </w:pPr>
            <w:r>
              <w:t>Request body is empty.</w:t>
            </w:r>
          </w:p>
        </w:tc>
      </w:tr>
      <w:tr w:rsidR="009E0136" w14:paraId="173BEE01"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78593E5B" w14:textId="6CF8AFD7" w:rsidR="009E0136" w:rsidRPr="000578FE" w:rsidRDefault="004C424E">
            <w:r>
              <w:t>Invalid</w:t>
            </w:r>
            <w:r w:rsidR="009E0136" w:rsidRPr="000578FE">
              <w:t xml:space="preserve"> </w:t>
            </w:r>
            <w:r>
              <w:t>Request Body</w:t>
            </w:r>
          </w:p>
        </w:tc>
        <w:tc>
          <w:tcPr>
            <w:tcW w:w="1879" w:type="dxa"/>
          </w:tcPr>
          <w:p w14:paraId="12BA0E5D" w14:textId="4D30BE55" w:rsidR="009E0136" w:rsidRDefault="009E0136" w:rsidP="000578FE">
            <w:pPr>
              <w:cnfStyle w:val="000000100000" w:firstRow="0" w:lastRow="0" w:firstColumn="0" w:lastColumn="0" w:oddVBand="0" w:evenVBand="0" w:oddHBand="1" w:evenHBand="0" w:firstRowFirstColumn="0" w:firstRowLastColumn="0" w:lastRowFirstColumn="0" w:lastRowLastColumn="0"/>
            </w:pPr>
            <w:r>
              <w:t>400</w:t>
            </w:r>
          </w:p>
        </w:tc>
        <w:tc>
          <w:tcPr>
            <w:tcW w:w="1209" w:type="dxa"/>
          </w:tcPr>
          <w:p w14:paraId="06C5CF72" w14:textId="21E588BB" w:rsidR="009E0136" w:rsidRPr="001F788C" w:rsidDel="000578FE" w:rsidRDefault="009E0136" w:rsidP="000578FE">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6DB3EABB" w14:textId="0EE7758B" w:rsidR="009E0136" w:rsidRDefault="001B14F4">
            <w:pPr>
              <w:cnfStyle w:val="000000100000" w:firstRow="0" w:lastRow="0" w:firstColumn="0" w:lastColumn="0" w:oddVBand="0" w:evenVBand="0" w:oddHBand="1" w:evenHBand="0" w:firstRowFirstColumn="0" w:firstRowLastColumn="0" w:lastRowFirstColumn="0" w:lastRowLastColumn="0"/>
            </w:pPr>
            <w:r>
              <w:t>R</w:t>
            </w:r>
            <w:r w:rsidR="009E0136" w:rsidRPr="001708B7">
              <w:t>equest body is not a valid JSON object</w:t>
            </w:r>
            <w:r w:rsidR="009E0136">
              <w:t xml:space="preserve"> or </w:t>
            </w:r>
            <w:r w:rsidR="009E0136" w:rsidRPr="001708B7">
              <w:t xml:space="preserve">not a valid </w:t>
            </w:r>
            <w:r w:rsidR="00AF27F0">
              <w:t xml:space="preserve">TIM </w:t>
            </w:r>
            <w:r w:rsidR="004C424E">
              <w:t>schema</w:t>
            </w:r>
          </w:p>
        </w:tc>
      </w:tr>
      <w:tr w:rsidR="009E0136" w14:paraId="617C6336"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359A7540" w14:textId="5823938C" w:rsidR="009E0136" w:rsidRPr="000578FE" w:rsidRDefault="00B32D46">
            <w:r w:rsidRPr="00B32D46">
              <w:t>Invalid Traveler Information Message data value in the request</w:t>
            </w:r>
          </w:p>
        </w:tc>
        <w:tc>
          <w:tcPr>
            <w:tcW w:w="1879" w:type="dxa"/>
          </w:tcPr>
          <w:p w14:paraId="0190DA0B" w14:textId="67CFF561" w:rsidR="009E0136" w:rsidRDefault="007B44EC" w:rsidP="000578FE">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2D09778B" w14:textId="34C8BA33" w:rsidR="009E0136" w:rsidRDefault="009E0136" w:rsidP="000578FE">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5F3BD507" w14:textId="078F2CF6" w:rsidR="009E0136" w:rsidRPr="001708B7" w:rsidRDefault="009E0136">
            <w:pPr>
              <w:cnfStyle w:val="000000000000" w:firstRow="0" w:lastRow="0" w:firstColumn="0" w:lastColumn="0" w:oddVBand="0" w:evenVBand="0" w:oddHBand="0" w:evenHBand="0" w:firstRowFirstColumn="0" w:firstRowLastColumn="0" w:lastRowFirstColumn="0" w:lastRowLastColumn="0"/>
            </w:pPr>
            <w:r w:rsidRPr="001708B7">
              <w:t xml:space="preserve">ODE was unable to build a valid TIM message from </w:t>
            </w:r>
            <w:r w:rsidR="004C424E">
              <w:t>the request</w:t>
            </w:r>
            <w:r w:rsidR="001B14F4">
              <w:t xml:space="preserve"> data</w:t>
            </w:r>
            <w:r w:rsidR="00B32D46">
              <w:t>. One or more data elements may be invalid or out of range.</w:t>
            </w:r>
          </w:p>
        </w:tc>
      </w:tr>
      <w:tr w:rsidR="007B44EC" w14:paraId="07C13448"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AE7E7B6" w14:textId="10CAE82A" w:rsidR="007B44EC" w:rsidRPr="00B32D46" w:rsidRDefault="007B44EC" w:rsidP="007B44EC">
            <w:r w:rsidRPr="007B44EC">
              <w:lastRenderedPageBreak/>
              <w:t xml:space="preserve">Internal Error: </w:t>
            </w:r>
            <w:proofErr w:type="spellStart"/>
            <w:r w:rsidRPr="007B44EC">
              <w:t>OssTravelerMessageBuilder#encodeTravelerInformationToHex</w:t>
            </w:r>
            <w:proofErr w:type="spellEnd"/>
            <w:r w:rsidRPr="007B44EC">
              <w:t xml:space="preserve"> returned null</w:t>
            </w:r>
          </w:p>
        </w:tc>
        <w:tc>
          <w:tcPr>
            <w:tcW w:w="0" w:type="dxa"/>
          </w:tcPr>
          <w:p w14:paraId="2DB11CA4" w14:textId="77777777" w:rsidR="007B44EC" w:rsidRDefault="007B44EC" w:rsidP="007B44EC">
            <w:pPr>
              <w:cnfStyle w:val="000000100000" w:firstRow="0" w:lastRow="0" w:firstColumn="0" w:lastColumn="0" w:oddVBand="0" w:evenVBand="0" w:oddHBand="1" w:evenHBand="0" w:firstRowFirstColumn="0" w:firstRowLastColumn="0" w:lastRowFirstColumn="0" w:lastRowLastColumn="0"/>
            </w:pPr>
          </w:p>
        </w:tc>
        <w:tc>
          <w:tcPr>
            <w:tcW w:w="1209" w:type="dxa"/>
          </w:tcPr>
          <w:p w14:paraId="7EA48C3A" w14:textId="77777777" w:rsidR="007B44EC" w:rsidRDefault="007B44EC" w:rsidP="007B44EC">
            <w:pPr>
              <w:cnfStyle w:val="000000100000" w:firstRow="0" w:lastRow="0" w:firstColumn="0" w:lastColumn="0" w:oddVBand="0" w:evenVBand="0" w:oddHBand="1" w:evenHBand="0" w:firstRowFirstColumn="0" w:firstRowLastColumn="0" w:lastRowFirstColumn="0" w:lastRowLastColumn="0"/>
            </w:pPr>
          </w:p>
        </w:tc>
        <w:tc>
          <w:tcPr>
            <w:tcW w:w="3344" w:type="dxa"/>
          </w:tcPr>
          <w:p w14:paraId="09A4864F" w14:textId="411F34BB" w:rsidR="007B44EC" w:rsidRPr="001708B7" w:rsidRDefault="007B44EC" w:rsidP="007B44EC">
            <w:pPr>
              <w:cnfStyle w:val="000000100000" w:firstRow="0" w:lastRow="0" w:firstColumn="0" w:lastColumn="0" w:oddVBand="0" w:evenVBand="0" w:oddHBand="1" w:evenHBand="0" w:firstRowFirstColumn="0" w:firstRowLastColumn="0" w:lastRowFirstColumn="0" w:lastRowLastColumn="0"/>
            </w:pPr>
            <w:r>
              <w:t>Internal error occurred. Check application logs to determine cause.</w:t>
            </w:r>
          </w:p>
        </w:tc>
      </w:tr>
      <w:tr w:rsidR="007B44EC" w14:paraId="72EA11DD"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3FE072B7" w14:textId="329CEDE9" w:rsidR="007B44EC" w:rsidRPr="001708B7" w:rsidRDefault="007B44EC" w:rsidP="007B44EC">
            <w:r w:rsidRPr="000A1A07">
              <w:t xml:space="preserve">Failed to encode </w:t>
            </w:r>
            <w:r>
              <w:t>Traveler Information Message</w:t>
            </w:r>
          </w:p>
        </w:tc>
        <w:tc>
          <w:tcPr>
            <w:tcW w:w="1879" w:type="dxa"/>
          </w:tcPr>
          <w:p w14:paraId="209D9A38" w14:textId="754111CD" w:rsidR="007B44EC" w:rsidRDefault="007B44EC" w:rsidP="007B44EC">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5932119C" w14:textId="01387699" w:rsidR="007B44EC" w:rsidRDefault="007B44EC" w:rsidP="007B44EC">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70DA8182" w14:textId="7938DCE0" w:rsidR="007B44EC" w:rsidRPr="001708B7" w:rsidRDefault="007B44EC" w:rsidP="007B44EC">
            <w:pPr>
              <w:cnfStyle w:val="000000000000" w:firstRow="0" w:lastRow="0" w:firstColumn="0" w:lastColumn="0" w:oddVBand="0" w:evenVBand="0" w:oddHBand="0" w:evenHBand="0" w:firstRowFirstColumn="0" w:firstRowLastColumn="0" w:lastRowFirstColumn="0" w:lastRowLastColumn="0"/>
            </w:pPr>
            <w:r>
              <w:t>Internal Error: Unable to encode a TIM PDU</w:t>
            </w:r>
          </w:p>
        </w:tc>
      </w:tr>
      <w:tr w:rsidR="007B44EC" w14:paraId="149A0851"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CD71D76" w14:textId="29E1A73F" w:rsidR="007B44EC" w:rsidRPr="000A1A07" w:rsidRDefault="006A2C46" w:rsidP="007B44EC">
            <w:r>
              <w:t>[Response List]</w:t>
            </w:r>
          </w:p>
        </w:tc>
        <w:tc>
          <w:tcPr>
            <w:tcW w:w="0" w:type="dxa"/>
          </w:tcPr>
          <w:p w14:paraId="139235F9" w14:textId="71722FF4" w:rsidR="007B44EC" w:rsidRDefault="00B90300" w:rsidP="007B44EC">
            <w:pPr>
              <w:cnfStyle w:val="000000100000" w:firstRow="0" w:lastRow="0" w:firstColumn="0" w:lastColumn="0" w:oddVBand="0" w:evenVBand="0" w:oddHBand="1" w:evenHBand="0" w:firstRowFirstColumn="0" w:firstRowLastColumn="0" w:lastRowFirstColumn="0" w:lastRowLastColumn="0"/>
            </w:pPr>
            <w:r>
              <w:t>500</w:t>
            </w:r>
          </w:p>
        </w:tc>
        <w:tc>
          <w:tcPr>
            <w:tcW w:w="1209" w:type="dxa"/>
          </w:tcPr>
          <w:p w14:paraId="6B2D5FE8" w14:textId="457BA1CE" w:rsidR="007B44EC" w:rsidRDefault="00B90300" w:rsidP="007B44EC">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32A5326B" w14:textId="1BA70547" w:rsidR="007B44EC" w:rsidRDefault="00B90300" w:rsidP="007B44EC">
            <w:pPr>
              <w:cnfStyle w:val="000000100000" w:firstRow="0" w:lastRow="0" w:firstColumn="0" w:lastColumn="0" w:oddVBand="0" w:evenVBand="0" w:oddHBand="1" w:evenHBand="0" w:firstRowFirstColumn="0" w:firstRowLastColumn="0" w:lastRowFirstColumn="0" w:lastRowLastColumn="0"/>
            </w:pPr>
            <w:r>
              <w:t>Did not success to send data to all specified RSUs. See the response body for details. Possible error messages in the response list include:</w:t>
            </w:r>
          </w:p>
          <w:p w14:paraId="2F0EB8FB" w14:textId="77777777" w:rsidR="00B90300" w:rsidRDefault="00B90300" w:rsidP="00277F13">
            <w:pPr>
              <w:pStyle w:val="ListParagraph"/>
              <w:numPr>
                <w:ilvl w:val="0"/>
                <w:numId w:val="49"/>
              </w:numPr>
              <w:cnfStyle w:val="000000100000" w:firstRow="0" w:lastRow="0" w:firstColumn="0" w:lastColumn="0" w:oddVBand="0" w:evenVBand="0" w:oddHBand="1" w:evenHBand="0" w:firstRowFirstColumn="0" w:firstRowLastColumn="0" w:lastRowFirstColumn="0" w:lastRowLastColumn="0"/>
            </w:pPr>
            <w:r w:rsidRPr="00B90300">
              <w:t>No response from RSU IP=</w:t>
            </w:r>
            <w:r>
              <w:t>&lt;RSU IP address&gt;</w:t>
            </w:r>
          </w:p>
          <w:p w14:paraId="46C527F0" w14:textId="4883D7BE" w:rsidR="00B90300" w:rsidRPr="00B90300" w:rsidRDefault="00B90300" w:rsidP="00277F13">
            <w:pPr>
              <w:pStyle w:val="ListParagraph"/>
              <w:numPr>
                <w:ilvl w:val="0"/>
                <w:numId w:val="49"/>
              </w:numPr>
              <w:cnfStyle w:val="000000100000" w:firstRow="0" w:lastRow="0" w:firstColumn="0" w:lastColumn="0" w:oddVBand="0" w:evenVBand="0" w:oddHBand="1" w:evenHBand="0" w:firstRowFirstColumn="0" w:firstRowLastColumn="0" w:lastRowFirstColumn="0" w:lastRowLastColumn="0"/>
            </w:pPr>
            <w:r w:rsidRPr="00B90300">
              <w:t>SNMP deposit failed, error code=</w:t>
            </w:r>
            <w:r>
              <w:t>&lt;SNMP error status code&gt; (&lt;SNMP error message&gt;)</w:t>
            </w:r>
          </w:p>
        </w:tc>
      </w:tr>
      <w:tr w:rsidR="007B44EC" w14:paraId="1543BEE8"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5498F4B1" w14:textId="6138AA8C" w:rsidR="007B44EC" w:rsidRDefault="003B0FB9">
            <w:r>
              <w:t>Error</w:t>
            </w:r>
            <w:r w:rsidR="00B90300">
              <w:t xml:space="preserve"> depositing to</w:t>
            </w:r>
            <w:r w:rsidR="007B44EC">
              <w:t xml:space="preserve"> SDW</w:t>
            </w:r>
          </w:p>
        </w:tc>
        <w:tc>
          <w:tcPr>
            <w:tcW w:w="1879" w:type="dxa"/>
          </w:tcPr>
          <w:p w14:paraId="0AF00E42" w14:textId="432FE905" w:rsidR="007B44EC" w:rsidRDefault="003B0FB9" w:rsidP="007B44EC">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365FB94B" w14:textId="311A4A14" w:rsidR="007B44EC" w:rsidRDefault="007B44EC" w:rsidP="007B44EC">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11543862" w14:textId="3D59A4BE" w:rsidR="007B44EC" w:rsidRDefault="007B44EC" w:rsidP="007B44EC">
            <w:pPr>
              <w:cnfStyle w:val="000000000000" w:firstRow="0" w:lastRow="0" w:firstColumn="0" w:lastColumn="0" w:oddVBand="0" w:evenVBand="0" w:oddHBand="0" w:evenHBand="0" w:firstRowFirstColumn="0" w:firstRowLastColumn="0" w:lastRowFirstColumn="0" w:lastRowLastColumn="0"/>
            </w:pPr>
            <w:r>
              <w:t>RSU responded with error or failed to send data to RSUs and SDW</w:t>
            </w:r>
          </w:p>
        </w:tc>
      </w:tr>
    </w:tbl>
    <w:p w14:paraId="79407A7C" w14:textId="297BDD67" w:rsidR="00836EF5" w:rsidRDefault="00836EF5" w:rsidP="00A176FA"/>
    <w:p w14:paraId="515950AD" w14:textId="771E548E" w:rsidR="00E145C0" w:rsidRDefault="00E6110E" w:rsidP="00E145C0">
      <w:pPr>
        <w:pStyle w:val="Heading3"/>
      </w:pPr>
      <w:bookmarkStart w:id="287" w:name="_Toc483492710"/>
      <w:r>
        <w:t>Probe Data Management Messages (</w:t>
      </w:r>
      <w:r w:rsidR="00E145C0">
        <w:t>PDM</w:t>
      </w:r>
      <w:r>
        <w:t>)</w:t>
      </w:r>
      <w:r w:rsidR="00E145C0">
        <w:t xml:space="preserve"> Interface</w:t>
      </w:r>
      <w:bookmarkEnd w:id="287"/>
    </w:p>
    <w:p w14:paraId="6011D2F1" w14:textId="0432CF88" w:rsidR="00C910EC" w:rsidRPr="00E145C0" w:rsidRDefault="00C910EC" w:rsidP="00C910EC">
      <w:r>
        <w:t xml:space="preserve">Refer to the </w:t>
      </w:r>
      <w:hyperlink r:id="rId45" w:history="1">
        <w:proofErr w:type="spellStart"/>
        <w:r w:rsidRPr="00E145C0">
          <w:rPr>
            <w:rStyle w:val="Hyperlink"/>
          </w:rPr>
          <w:t>ODESwagger.yaml</w:t>
        </w:r>
        <w:proofErr w:type="spellEnd"/>
      </w:hyperlink>
      <w:r>
        <w:t xml:space="preserve"> for details of the PDM interface.</w:t>
      </w:r>
    </w:p>
    <w:p w14:paraId="66A0EE23" w14:textId="77777777" w:rsidR="00E145C0" w:rsidRDefault="00E145C0" w:rsidP="00E145C0"/>
    <w:p w14:paraId="21181B2B" w14:textId="6435A50A" w:rsidR="00C910EC" w:rsidRDefault="00C910EC" w:rsidP="00C910EC">
      <w:pPr>
        <w:pStyle w:val="Caption"/>
        <w:keepNext/>
      </w:pPr>
      <w:r>
        <w:t xml:space="preserve">Table </w:t>
      </w:r>
      <w:fldSimple w:instr=" SEQ Table \* ARABIC ">
        <w:r>
          <w:rPr>
            <w:noProof/>
          </w:rPr>
          <w:t>5</w:t>
        </w:r>
      </w:fldSimple>
      <w:r>
        <w:t xml:space="preserve"> - Probe Data Management Messages and Alerts</w:t>
      </w:r>
    </w:p>
    <w:tbl>
      <w:tblPr>
        <w:tblStyle w:val="GridTable4-Accent11"/>
        <w:tblW w:w="13239" w:type="dxa"/>
        <w:tblLayout w:type="fixed"/>
        <w:tblLook w:val="04A0" w:firstRow="1" w:lastRow="0" w:firstColumn="1" w:lastColumn="0" w:noHBand="0" w:noVBand="1"/>
      </w:tblPr>
      <w:tblGrid>
        <w:gridCol w:w="6807"/>
        <w:gridCol w:w="1879"/>
        <w:gridCol w:w="1209"/>
        <w:gridCol w:w="3344"/>
      </w:tblGrid>
      <w:tr w:rsidR="009C4661" w14:paraId="2A2BAA79" w14:textId="77777777" w:rsidTr="00225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4B2C04DA" w14:textId="77777777" w:rsidR="009C4661" w:rsidRDefault="009C4661" w:rsidP="002253B4">
            <w:r>
              <w:t>Message or Alert</w:t>
            </w:r>
          </w:p>
        </w:tc>
        <w:tc>
          <w:tcPr>
            <w:tcW w:w="1879" w:type="dxa"/>
          </w:tcPr>
          <w:p w14:paraId="72C2F0CA"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HTTP Response Code</w:t>
            </w:r>
          </w:p>
        </w:tc>
        <w:tc>
          <w:tcPr>
            <w:tcW w:w="1209" w:type="dxa"/>
          </w:tcPr>
          <w:p w14:paraId="3B9C6E2B"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Success</w:t>
            </w:r>
          </w:p>
        </w:tc>
        <w:tc>
          <w:tcPr>
            <w:tcW w:w="3344" w:type="dxa"/>
          </w:tcPr>
          <w:p w14:paraId="7B3B39F7"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Criteria</w:t>
            </w:r>
          </w:p>
        </w:tc>
      </w:tr>
      <w:tr w:rsidR="00196A0A" w14:paraId="5D40EC0F" w14:textId="77777777" w:rsidTr="00225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6837B39B" w14:textId="610611F2" w:rsidR="00262CBA" w:rsidRDefault="00262CBA" w:rsidP="00262CBA">
            <w:r>
              <w:t>[Response List</w:t>
            </w:r>
            <w:r>
              <w:rPr>
                <w:rStyle w:val="Hyperlink"/>
              </w:rPr>
              <w:t>]</w:t>
            </w:r>
          </w:p>
        </w:tc>
        <w:tc>
          <w:tcPr>
            <w:tcW w:w="1879" w:type="dxa"/>
          </w:tcPr>
          <w:p w14:paraId="3BF21E5F" w14:textId="229BE65E" w:rsidR="00262CBA" w:rsidRDefault="00262CBA" w:rsidP="00262CBA">
            <w:pPr>
              <w:cnfStyle w:val="000000100000" w:firstRow="0" w:lastRow="0" w:firstColumn="0" w:lastColumn="0" w:oddVBand="0" w:evenVBand="0" w:oddHBand="1" w:evenHBand="0" w:firstRowFirstColumn="0" w:firstRowLastColumn="0" w:lastRowFirstColumn="0" w:lastRowLastColumn="0"/>
            </w:pPr>
            <w:r>
              <w:t>200</w:t>
            </w:r>
          </w:p>
        </w:tc>
        <w:tc>
          <w:tcPr>
            <w:tcW w:w="1209" w:type="dxa"/>
          </w:tcPr>
          <w:p w14:paraId="5283ECEA" w14:textId="4E9A9366" w:rsidR="00262CBA" w:rsidRDefault="00262CBA" w:rsidP="00262CBA">
            <w:pPr>
              <w:cnfStyle w:val="000000100000" w:firstRow="0" w:lastRow="0" w:firstColumn="0" w:lastColumn="0" w:oddVBand="0" w:evenVBand="0" w:oddHBand="1" w:evenHBand="0" w:firstRowFirstColumn="0" w:firstRowLastColumn="0" w:lastRowFirstColumn="0" w:lastRowLastColumn="0"/>
            </w:pPr>
            <w:r>
              <w:t>true</w:t>
            </w:r>
          </w:p>
        </w:tc>
        <w:tc>
          <w:tcPr>
            <w:tcW w:w="3344" w:type="dxa"/>
          </w:tcPr>
          <w:p w14:paraId="2A24B503" w14:textId="239FF024" w:rsidR="00262CBA" w:rsidRDefault="00262CBA" w:rsidP="00262CBA">
            <w:pPr>
              <w:cnfStyle w:val="000000100000" w:firstRow="0" w:lastRow="0" w:firstColumn="0" w:lastColumn="0" w:oddVBand="0" w:evenVBand="0" w:oddHBand="1" w:evenHBand="0" w:firstRowFirstColumn="0" w:firstRowLastColumn="0" w:lastRowFirstColumn="0" w:lastRowLastColumn="0"/>
            </w:pPr>
            <w:r>
              <w:t xml:space="preserve">Traveler Information Message was submitted successfully to one more specified RSUs and SDW. See the response for </w:t>
            </w:r>
            <w:r>
              <w:lastRenderedPageBreak/>
              <w:t>details of which RSUs or SDW received or failed to receive the message.</w:t>
            </w:r>
          </w:p>
        </w:tc>
      </w:tr>
      <w:tr w:rsidR="009C4661" w14:paraId="0A0680A2" w14:textId="77777777" w:rsidTr="002253B4">
        <w:tc>
          <w:tcPr>
            <w:cnfStyle w:val="001000000000" w:firstRow="0" w:lastRow="0" w:firstColumn="1" w:lastColumn="0" w:oddVBand="0" w:evenVBand="0" w:oddHBand="0" w:evenHBand="0" w:firstRowFirstColumn="0" w:firstRowLastColumn="0" w:lastRowFirstColumn="0" w:lastRowLastColumn="0"/>
            <w:tcW w:w="6807" w:type="dxa"/>
          </w:tcPr>
          <w:p w14:paraId="1EACEF97" w14:textId="77777777" w:rsidR="009C4661" w:rsidRDefault="009C4661" w:rsidP="002253B4">
            <w:r w:rsidRPr="000578FE">
              <w:lastRenderedPageBreak/>
              <w:t>Endpoint received null request</w:t>
            </w:r>
          </w:p>
        </w:tc>
        <w:tc>
          <w:tcPr>
            <w:tcW w:w="1879" w:type="dxa"/>
          </w:tcPr>
          <w:p w14:paraId="6B703C29" w14:textId="77777777" w:rsidR="009C4661" w:rsidRDefault="009C4661" w:rsidP="002253B4">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4BC0D599" w14:textId="77777777" w:rsidR="009C4661" w:rsidRPr="000578FE" w:rsidRDefault="009C4661" w:rsidP="002253B4">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3FCF2D38" w14:textId="77777777" w:rsidR="009C4661" w:rsidRDefault="009C4661" w:rsidP="002253B4">
            <w:pPr>
              <w:cnfStyle w:val="000000000000" w:firstRow="0" w:lastRow="0" w:firstColumn="0" w:lastColumn="0" w:oddVBand="0" w:evenVBand="0" w:oddHBand="0" w:evenHBand="0" w:firstRowFirstColumn="0" w:firstRowLastColumn="0" w:lastRowFirstColumn="0" w:lastRowLastColumn="0"/>
            </w:pPr>
            <w:r>
              <w:t>Request body is empty.</w:t>
            </w:r>
          </w:p>
        </w:tc>
      </w:tr>
      <w:tr w:rsidR="009C4661" w14:paraId="0D31C4AE" w14:textId="77777777" w:rsidTr="00225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36817EAD" w14:textId="77777777" w:rsidR="009C4661" w:rsidRPr="000578FE" w:rsidRDefault="009C4661" w:rsidP="002253B4">
            <w:r>
              <w:t>Invalid</w:t>
            </w:r>
            <w:r w:rsidRPr="000578FE">
              <w:t xml:space="preserve"> </w:t>
            </w:r>
            <w:r>
              <w:t>Request Body</w:t>
            </w:r>
          </w:p>
        </w:tc>
        <w:tc>
          <w:tcPr>
            <w:tcW w:w="1879" w:type="dxa"/>
          </w:tcPr>
          <w:p w14:paraId="20E572B0" w14:textId="77777777" w:rsidR="009C4661" w:rsidRDefault="009C4661" w:rsidP="002253B4">
            <w:pPr>
              <w:cnfStyle w:val="000000100000" w:firstRow="0" w:lastRow="0" w:firstColumn="0" w:lastColumn="0" w:oddVBand="0" w:evenVBand="0" w:oddHBand="1" w:evenHBand="0" w:firstRowFirstColumn="0" w:firstRowLastColumn="0" w:lastRowFirstColumn="0" w:lastRowLastColumn="0"/>
            </w:pPr>
            <w:r>
              <w:t>400</w:t>
            </w:r>
          </w:p>
        </w:tc>
        <w:tc>
          <w:tcPr>
            <w:tcW w:w="1209" w:type="dxa"/>
          </w:tcPr>
          <w:p w14:paraId="1D6D9A7D" w14:textId="77777777" w:rsidR="009C4661" w:rsidRPr="001F788C" w:rsidDel="000578FE" w:rsidRDefault="009C4661" w:rsidP="002253B4">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10CC6B01" w14:textId="24471C9C" w:rsidR="009C4661" w:rsidRDefault="009C4661" w:rsidP="002253B4">
            <w:pPr>
              <w:cnfStyle w:val="000000100000" w:firstRow="0" w:lastRow="0" w:firstColumn="0" w:lastColumn="0" w:oddVBand="0" w:evenVBand="0" w:oddHBand="1" w:evenHBand="0" w:firstRowFirstColumn="0" w:firstRowLastColumn="0" w:lastRowFirstColumn="0" w:lastRowLastColumn="0"/>
            </w:pPr>
            <w:r>
              <w:t>R</w:t>
            </w:r>
            <w:r w:rsidRPr="001708B7">
              <w:t>equest body is not a valid JSON object</w:t>
            </w:r>
            <w:r>
              <w:t xml:space="preserve"> or </w:t>
            </w:r>
            <w:r w:rsidRPr="001708B7">
              <w:t xml:space="preserve">not a valid </w:t>
            </w:r>
            <w:r w:rsidR="00AF27F0">
              <w:t xml:space="preserve">PDM </w:t>
            </w:r>
            <w:r>
              <w:t>schema</w:t>
            </w:r>
          </w:p>
        </w:tc>
      </w:tr>
      <w:tr w:rsidR="00196A0A" w14:paraId="689FADFC" w14:textId="77777777" w:rsidTr="002253B4">
        <w:tc>
          <w:tcPr>
            <w:cnfStyle w:val="001000000000" w:firstRow="0" w:lastRow="0" w:firstColumn="1" w:lastColumn="0" w:oddVBand="0" w:evenVBand="0" w:oddHBand="0" w:evenHBand="0" w:firstRowFirstColumn="0" w:firstRowLastColumn="0" w:lastRowFirstColumn="0" w:lastRowLastColumn="0"/>
            <w:tcW w:w="6807" w:type="dxa"/>
          </w:tcPr>
          <w:p w14:paraId="59C62FA2" w14:textId="603DC13B" w:rsidR="00262CBA" w:rsidRPr="000A1A07" w:rsidRDefault="00262CBA" w:rsidP="00262CBA">
            <w:r>
              <w:t>[Response List]</w:t>
            </w:r>
          </w:p>
        </w:tc>
        <w:tc>
          <w:tcPr>
            <w:tcW w:w="1879" w:type="dxa"/>
          </w:tcPr>
          <w:p w14:paraId="231E4A05"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5C0A786F"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18BB1344"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Did not success to send data to all specified RSUs. See the response body for details. Possible error messages in the response list include:</w:t>
            </w:r>
          </w:p>
          <w:p w14:paraId="5BDEE27B" w14:textId="77777777" w:rsidR="00262CBA" w:rsidRDefault="00262CBA" w:rsidP="00262CBA">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rsidRPr="00B90300">
              <w:t>No response from RSU IP=</w:t>
            </w:r>
            <w:r>
              <w:t>&lt;RSU IP address&gt;</w:t>
            </w:r>
          </w:p>
          <w:p w14:paraId="10A36D2A" w14:textId="77777777" w:rsidR="00262CBA" w:rsidRPr="00A93F39" w:rsidRDefault="00262CBA" w:rsidP="00262CBA">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rsidRPr="00B90300">
              <w:t>SNMP deposit failed, error code=</w:t>
            </w:r>
            <w:r>
              <w:t>&lt;SNMP error status code&gt; (&lt;SNMP error message&gt;)</w:t>
            </w:r>
          </w:p>
        </w:tc>
      </w:tr>
    </w:tbl>
    <w:p w14:paraId="0010FAE4" w14:textId="77777777" w:rsidR="00C910EC" w:rsidRPr="00E145C0" w:rsidRDefault="00C910EC" w:rsidP="00E145C0"/>
    <w:p w14:paraId="4E6D5A99" w14:textId="019420F2" w:rsidR="00C26C45" w:rsidRDefault="00C26C45" w:rsidP="00B05D2B">
      <w:pPr>
        <w:pStyle w:val="Heading2"/>
      </w:pPr>
      <w:bookmarkStart w:id="288" w:name="_Toc483492711"/>
      <w:r w:rsidRPr="00E35BF2">
        <w:t>ODE Streaming API</w:t>
      </w:r>
      <w:bookmarkEnd w:id="283"/>
      <w:bookmarkEnd w:id="284"/>
      <w:bookmarkEnd w:id="288"/>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 xml:space="preserve">with Kafka brokers to subscribe to </w:t>
      </w:r>
      <w:proofErr w:type="gramStart"/>
      <w:r w:rsidR="008F6EBA">
        <w:t>a well-known topic</w:t>
      </w:r>
      <w:r>
        <w:t>s</w:t>
      </w:r>
      <w:proofErr w:type="gramEnd"/>
      <w:r>
        <w:t xml:space="preserve">.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proofErr w:type="spellStart"/>
      <w:r w:rsidR="00C26C45" w:rsidRPr="00A01CE9">
        <w:t>WebSocket</w:t>
      </w:r>
      <w:proofErr w:type="spellEnd"/>
      <w:r w:rsidR="00C26C45" w:rsidRPr="00AB6331">
        <w:t xml:space="preserve"> </w:t>
      </w:r>
      <w:r w:rsidR="00C26C45">
        <w:t xml:space="preserve">interface </w:t>
      </w:r>
      <w:r w:rsidR="00C26C45" w:rsidRPr="00AB6331">
        <w:t>as defined by RFC 6455</w:t>
      </w:r>
      <w:r w:rsidR="00C26C45">
        <w:t xml:space="preserve"> (</w:t>
      </w:r>
      <w:hyperlink r:id="rId46"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289" w:name="_Ref471811829"/>
      <w:bookmarkStart w:id="290" w:name="_Toc483492712"/>
      <w:r>
        <w:t>Direct Kafka Interface</w:t>
      </w:r>
      <w:bookmarkEnd w:id="289"/>
      <w:bookmarkEnd w:id="290"/>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lastRenderedPageBreak/>
        <w:t xml:space="preserve">Kafka API RESTful Proxy such as: </w:t>
      </w:r>
      <w:hyperlink r:id="rId47"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t>
      </w:r>
      <w:proofErr w:type="spellStart"/>
      <w:r>
        <w:t>WebSocket</w:t>
      </w:r>
      <w:proofErr w:type="spellEnd"/>
      <w:r>
        <w:t xml:space="preserve"> Proxy such as: </w:t>
      </w:r>
      <w:hyperlink r:id="rId48"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proofErr w:type="spellStart"/>
      <w:r w:rsidRPr="00F01B77">
        <w:t>jpo</w:t>
      </w:r>
      <w:proofErr w:type="spellEnd"/>
      <w:r w:rsidRPr="00F01B77">
        <w:t>-ode-consumer-example</w:t>
      </w:r>
      <w:r>
        <w:t xml:space="preserve"> project.</w:t>
      </w:r>
    </w:p>
    <w:p w14:paraId="32947F86" w14:textId="77777777" w:rsidR="008461B4" w:rsidRDefault="00FA5D0B" w:rsidP="008461B4">
      <w:pPr>
        <w:pStyle w:val="Heading4"/>
      </w:pPr>
      <w:bookmarkStart w:id="291"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3003"/>
        <w:gridCol w:w="7610"/>
        <w:gridCol w:w="2337"/>
      </w:tblGrid>
      <w:tr w:rsidR="006916B6" w:rsidRPr="00FA5D0B" w14:paraId="22EF592C" w14:textId="47405D1C" w:rsidTr="0069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F1CD725" w14:textId="77777777" w:rsidR="006916B6" w:rsidRPr="00FA5D0B" w:rsidRDefault="006916B6" w:rsidP="00AD06BA">
            <w:r w:rsidRPr="00FA5D0B">
              <w:t>Topic Name</w:t>
            </w:r>
          </w:p>
        </w:tc>
        <w:tc>
          <w:tcPr>
            <w:tcW w:w="76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33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3CBCDB" w14:textId="77777777" w:rsidR="006916B6" w:rsidRPr="00FA5D0B" w:rsidRDefault="006916B6" w:rsidP="00AD06BA">
            <w:pPr>
              <w:rPr>
                <w:rFonts w:ascii="Courier New" w:hAnsi="Courier New" w:cs="Courier New"/>
              </w:rPr>
            </w:pPr>
            <w:proofErr w:type="gramStart"/>
            <w:r w:rsidRPr="00FA5D0B">
              <w:rPr>
                <w:rFonts w:ascii="Courier New" w:hAnsi="Courier New" w:cs="Courier New"/>
              </w:rPr>
              <w:t>topic.J</w:t>
            </w:r>
            <w:proofErr w:type="gramEnd"/>
            <w:r w:rsidRPr="00FA5D0B">
              <w:rPr>
                <w:rFonts w:ascii="Courier New" w:hAnsi="Courier New" w:cs="Courier New"/>
              </w:rPr>
              <w:t>2735Bsm</w:t>
            </w:r>
          </w:p>
        </w:tc>
        <w:tc>
          <w:tcPr>
            <w:tcW w:w="7610"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w:t>
            </w:r>
            <w:proofErr w:type="gramStart"/>
            <w:r w:rsidRPr="00FA5D0B">
              <w:rPr>
                <w:rFonts w:ascii="Courier New" w:hAnsi="Courier New" w:cs="Courier New"/>
              </w:rPr>
              <w:t>plugin.j2735.J</w:t>
            </w:r>
            <w:proofErr w:type="gramEnd"/>
            <w:r w:rsidRPr="00FA5D0B">
              <w:rPr>
                <w:rFonts w:ascii="Courier New" w:hAnsi="Courier New" w:cs="Courier New"/>
              </w:rPr>
              <w:t>2735Bsm</w:t>
            </w:r>
          </w:p>
        </w:tc>
        <w:tc>
          <w:tcPr>
            <w:tcW w:w="233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6916B6">
        <w:tc>
          <w:tcPr>
            <w:cnfStyle w:val="001000000000" w:firstRow="0" w:lastRow="0" w:firstColumn="1" w:lastColumn="0" w:oddVBand="0" w:evenVBand="0" w:oddHBand="0" w:evenHBand="0" w:firstRowFirstColumn="0" w:firstRowLastColumn="0" w:lastRowFirstColumn="0" w:lastRowLastColumn="0"/>
            <w:tcW w:w="3003" w:type="dxa"/>
          </w:tcPr>
          <w:p w14:paraId="7676CEF3" w14:textId="17251794" w:rsidR="006916B6" w:rsidRPr="00FA5D0B" w:rsidRDefault="006916B6" w:rsidP="00AD06BA">
            <w:pPr>
              <w:rPr>
                <w:rFonts w:ascii="Courier New" w:hAnsi="Courier New" w:cs="Courier New"/>
              </w:rPr>
            </w:pPr>
            <w:proofErr w:type="gramStart"/>
            <w:r w:rsidRPr="006916B6">
              <w:rPr>
                <w:rFonts w:ascii="Courier New" w:hAnsi="Courier New" w:cs="Courier New"/>
              </w:rPr>
              <w:t>topic.J</w:t>
            </w:r>
            <w:proofErr w:type="gramEnd"/>
            <w:r w:rsidRPr="006916B6">
              <w:rPr>
                <w:rFonts w:ascii="Courier New" w:hAnsi="Courier New" w:cs="Courier New"/>
              </w:rPr>
              <w:t>2735BsmRawJSON</w:t>
            </w:r>
          </w:p>
        </w:tc>
        <w:tc>
          <w:tcPr>
            <w:tcW w:w="7610"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w:t>
            </w:r>
            <w:proofErr w:type="gramStart"/>
            <w:r w:rsidRPr="00FA5D0B">
              <w:rPr>
                <w:rFonts w:ascii="Courier New" w:hAnsi="Courier New" w:cs="Courier New"/>
              </w:rPr>
              <w:t>plugin.j2735.J</w:t>
            </w:r>
            <w:proofErr w:type="gramEnd"/>
            <w:r w:rsidRPr="00FA5D0B">
              <w:rPr>
                <w:rFonts w:ascii="Courier New" w:hAnsi="Courier New" w:cs="Courier New"/>
              </w:rPr>
              <w:t>2735Bsm</w:t>
            </w:r>
          </w:p>
        </w:tc>
        <w:tc>
          <w:tcPr>
            <w:tcW w:w="233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bl>
    <w:p w14:paraId="793A2536" w14:textId="77777777" w:rsidR="00FA5D0B" w:rsidRDefault="00FA5D0B">
      <w:pPr>
        <w:pStyle w:val="Caption"/>
      </w:pPr>
      <w:r>
        <w:t xml:space="preserve">Table </w:t>
      </w:r>
      <w:fldSimple w:instr=" SEQ Table \* ARABIC ">
        <w:r w:rsidR="00C910EC">
          <w:rPr>
            <w:noProof/>
          </w:rPr>
          <w:t>6</w:t>
        </w:r>
      </w:fldSimple>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292" w:name="_Toc483492713"/>
      <w:r>
        <w:t xml:space="preserve">ODE </w:t>
      </w:r>
      <w:proofErr w:type="spellStart"/>
      <w:r>
        <w:t>WebSocket</w:t>
      </w:r>
      <w:proofErr w:type="spellEnd"/>
      <w:r>
        <w:t xml:space="preserve"> Interface</w:t>
      </w:r>
      <w:bookmarkEnd w:id="291"/>
      <w:bookmarkEnd w:id="292"/>
    </w:p>
    <w:p w14:paraId="155FD68C" w14:textId="24345753" w:rsidR="00C26C45" w:rsidRDefault="008F6EBA" w:rsidP="00C26C45">
      <w:r>
        <w:t xml:space="preserve">To interface with the ODE through its </w:t>
      </w:r>
      <w:proofErr w:type="spellStart"/>
      <w:r>
        <w:t>WebSocket</w:t>
      </w:r>
      <w:proofErr w:type="spellEnd"/>
      <w:r>
        <w:t xml:space="preserve">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r w:rsidRPr="000D041D">
        <w:rPr>
          <w:rFonts w:ascii="Courier New" w:hAnsi="Courier New" w:cs="Courier New"/>
        </w:rPr>
        <w:t>basePath</w:t>
      </w:r>
      <w:proofErr w:type="spellEnd"/>
      <w:r w:rsidRPr="000D041D">
        <w:rPr>
          <w:rFonts w:ascii="Courier New" w:hAnsi="Courier New" w:cs="Courier New"/>
        </w:rPr>
        <w:t>: /ode/</w:t>
      </w:r>
      <w:proofErr w:type="spellStart"/>
      <w:r w:rsidRPr="000D041D">
        <w:rPr>
          <w:rFonts w:ascii="Courier New" w:hAnsi="Courier New" w:cs="Courier New"/>
        </w:rPr>
        <w:t>api</w:t>
      </w:r>
      <w:proofErr w:type="spellEnd"/>
      <w:r w:rsidRPr="000D041D">
        <w:rPr>
          <w:rFonts w:ascii="Courier New" w:hAnsi="Courier New" w:cs="Courier New"/>
        </w:rPr>
        <w:t>/</w:t>
      </w:r>
      <w:proofErr w:type="spellStart"/>
      <w:r w:rsidRPr="000D041D">
        <w:rPr>
          <w:rFonts w:ascii="Courier New" w:hAnsi="Courier New" w:cs="Courier New"/>
        </w:rPr>
        <w:t>ws</w:t>
      </w:r>
      <w:proofErr w:type="spellEnd"/>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t>
      </w:r>
      <w:proofErr w:type="spellStart"/>
      <w:r>
        <w:rPr>
          <w:rFonts w:ascii="Courier New" w:hAnsi="Courier New" w:cs="Courier New"/>
        </w:rPr>
        <w:t>ws</w:t>
      </w:r>
      <w:proofErr w:type="spellEnd"/>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t>
      </w:r>
      <w:proofErr w:type="spellStart"/>
      <w:r w:rsidRPr="000D041D">
        <w:rPr>
          <w:rFonts w:ascii="Courier New" w:hAnsi="Courier New" w:cs="Courier New"/>
        </w:rPr>
        <w:t>wss</w:t>
      </w:r>
      <w:proofErr w:type="spellEnd"/>
    </w:p>
    <w:p w14:paraId="749BB67D" w14:textId="77777777" w:rsidR="00ED0E13" w:rsidRDefault="00ED0E13" w:rsidP="00C26C45"/>
    <w:p w14:paraId="2EFCC51E" w14:textId="7BE5BE31" w:rsidR="00C26C45" w:rsidRDefault="003C3E28" w:rsidP="00ED0E13">
      <w:pPr>
        <w:pStyle w:val="Heading4"/>
        <w:rPr>
          <w:b/>
        </w:rPr>
      </w:pPr>
      <w:bookmarkStart w:id="293" w:name="_Toc462052290"/>
      <w:r>
        <w:t>O</w:t>
      </w:r>
      <w:r w:rsidR="00C26C45" w:rsidRPr="00E35BF2">
        <w:t xml:space="preserve">DE </w:t>
      </w:r>
      <w:proofErr w:type="spellStart"/>
      <w:r w:rsidR="00ED0E13">
        <w:t>WebSocket</w:t>
      </w:r>
      <w:proofErr w:type="spellEnd"/>
      <w:r w:rsidR="00ED0E13">
        <w:t xml:space="preserve"> </w:t>
      </w:r>
      <w:r w:rsidR="00C26C45" w:rsidRPr="00E35BF2">
        <w:t>Control Messages</w:t>
      </w:r>
      <w:bookmarkEnd w:id="293"/>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w:t>
      </w:r>
      <w:proofErr w:type="gramStart"/>
      <w:r w:rsidRPr="00642AC1">
        <w:rPr>
          <w:rFonts w:ascii="Courier New" w:hAnsi="Courier New" w:cs="Courier New"/>
        </w:rPr>
        <w:t>":{</w:t>
      </w:r>
      <w:proofErr w:type="gramEnd"/>
      <w:r w:rsidRPr="00642AC1">
        <w:rPr>
          <w:rFonts w:ascii="Courier New" w:hAnsi="Courier New" w:cs="Courier New"/>
        </w:rPr>
        <w:t>"payloadType":"control","version":1},"payload":{"dataSourceBundleCount":20,"receivedRecordCount":203,"sentRecordCount":10,"tag":"STOP","dataType":"Control","version":1},"version":1}</w:t>
      </w:r>
      <w:r>
        <w:t xml:space="preserve"> </w:t>
      </w:r>
    </w:p>
    <w:p w14:paraId="4F62FCE4" w14:textId="1772ED12" w:rsidR="00C26C45" w:rsidRDefault="00C26C45" w:rsidP="00C26C45">
      <w:r>
        <w:lastRenderedPageBreak/>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294" w:name="_Toc462052291"/>
      <w:r>
        <w:t>BSM</w:t>
      </w:r>
      <w:r w:rsidR="00C26C45" w:rsidRPr="00E35BF2">
        <w:t xml:space="preserve"> </w:t>
      </w:r>
      <w:proofErr w:type="spellStart"/>
      <w:r>
        <w:t>WebSocket</w:t>
      </w:r>
      <w:proofErr w:type="spellEnd"/>
      <w:r w:rsidR="00C26C45" w:rsidRPr="00E35BF2">
        <w:t xml:space="preserve"> Subscription </w:t>
      </w:r>
      <w:bookmarkEnd w:id="294"/>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w:t>
            </w:r>
            <w:proofErr w:type="spellStart"/>
            <w:r>
              <w:rPr>
                <w:rFonts w:ascii="Courier New" w:hAnsi="Courier New" w:cs="Courier New"/>
              </w:rPr>
              <w:t>bsm</w:t>
            </w:r>
            <w:proofErr w:type="spellEnd"/>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w:t>
                  </w:r>
                  <w:proofErr w:type="spellStart"/>
                  <w:r>
                    <w:rPr>
                      <w:rFonts w:ascii="Courier New" w:hAnsi="Courier New" w:cs="Courier New"/>
                    </w:rPr>
                    <w:t>param</w:t>
                  </w:r>
                  <w:proofErr w:type="spellEnd"/>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295" w:name="_Toc462052298"/>
      <w:bookmarkStart w:id="296" w:name="_Ref471728137"/>
      <w:bookmarkStart w:id="297" w:name="_Toc483492714"/>
      <w:r w:rsidRPr="00145701">
        <w:t>ODE Request Schemas</w:t>
      </w:r>
      <w:bookmarkEnd w:id="295"/>
      <w:bookmarkEnd w:id="296"/>
      <w:bookmarkEnd w:id="297"/>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298" w:name="_Toc462052299"/>
      <w:bookmarkStart w:id="299" w:name="_Ref471813112"/>
      <w:bookmarkStart w:id="300" w:name="_Toc483492715"/>
      <w:r>
        <w:t>ODE</w:t>
      </w:r>
      <w:r w:rsidR="00C26C45" w:rsidRPr="00145701">
        <w:t xml:space="preserve"> Request</w:t>
      </w:r>
      <w:bookmarkEnd w:id="298"/>
      <w:bookmarkEnd w:id="299"/>
      <w:r w:rsidR="000D126A">
        <w:t xml:space="preserve"> Message Metadata</w:t>
      </w:r>
      <w:bookmarkEnd w:id="300"/>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lastRenderedPageBreak/>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lastRenderedPageBreak/>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301" w:name="_Toc441572976"/>
      <w:bookmarkStart w:id="302" w:name="_Toc456253304"/>
      <w:r>
        <w:lastRenderedPageBreak/>
        <w:t xml:space="preserve">Table </w:t>
      </w:r>
      <w:fldSimple w:instr=" SEQ Table \* ARABIC ">
        <w:r w:rsidR="00C910EC">
          <w:rPr>
            <w:noProof/>
          </w:rPr>
          <w:t>7</w:t>
        </w:r>
      </w:fldSimple>
      <w:r>
        <w:t xml:space="preserve"> </w:t>
      </w:r>
      <w:r w:rsidR="00874976">
        <w:t>–</w:t>
      </w:r>
      <w:r w:rsidR="00ED0E13">
        <w:t xml:space="preserve"> ODE </w:t>
      </w:r>
      <w:r>
        <w:t>Request</w:t>
      </w:r>
      <w:bookmarkEnd w:id="301"/>
      <w:bookmarkEnd w:id="302"/>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303" w:name="_Toc462052303"/>
      <w:bookmarkStart w:id="304" w:name="_Ref471728323"/>
      <w:bookmarkStart w:id="305" w:name="_Toc483492716"/>
      <w:r w:rsidRPr="00145701">
        <w:t xml:space="preserve">ODE </w:t>
      </w:r>
      <w:r w:rsidR="0016253B">
        <w:t>Response</w:t>
      </w:r>
      <w:r w:rsidRPr="00145701">
        <w:t xml:space="preserve"> Schemas</w:t>
      </w:r>
      <w:bookmarkEnd w:id="303"/>
      <w:bookmarkEnd w:id="304"/>
      <w:bookmarkEnd w:id="305"/>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306" w:name="_Toc462052304"/>
      <w:bookmarkStart w:id="307" w:name="_Toc483492717"/>
      <w:r w:rsidRPr="00145701">
        <w:t>ODE Data Message</w:t>
      </w:r>
      <w:bookmarkEnd w:id="306"/>
      <w:bookmarkEnd w:id="307"/>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 xml:space="preserve">The </w:t>
      </w:r>
      <w:proofErr w:type="gramStart"/>
      <w:r>
        <w:t>top level</w:t>
      </w:r>
      <w:proofErr w:type="gramEnd"/>
      <w:r>
        <w:t xml:space="preserve">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proofErr w:type="spellStart"/>
            <w:r w:rsidRPr="000702E5">
              <w:t>OdeMsgMetadata</w:t>
            </w:r>
            <w:proofErr w:type="spellEnd"/>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308" w:name="_Toc441572980"/>
      <w:bookmarkStart w:id="309" w:name="_Toc456253308"/>
    </w:p>
    <w:p w14:paraId="3F314606" w14:textId="0368C575" w:rsidR="00C26C45" w:rsidRDefault="00C26C45" w:rsidP="00C26C45">
      <w:pPr>
        <w:pStyle w:val="Caption"/>
      </w:pPr>
      <w:r>
        <w:t xml:space="preserve">Table </w:t>
      </w:r>
      <w:fldSimple w:instr=" SEQ Table \* ARABIC ">
        <w:r w:rsidR="00C910EC">
          <w:rPr>
            <w:noProof/>
          </w:rPr>
          <w:t>8</w:t>
        </w:r>
      </w:fldSimple>
      <w:r>
        <w:t xml:space="preserve"> - </w:t>
      </w:r>
      <w:proofErr w:type="spellStart"/>
      <w:r>
        <w:t>OdeDataMessage</w:t>
      </w:r>
      <w:bookmarkEnd w:id="308"/>
      <w:bookmarkEnd w:id="309"/>
      <w:proofErr w:type="spellEnd"/>
    </w:p>
    <w:p w14:paraId="605835CF" w14:textId="31425BC0" w:rsidR="00C26C45" w:rsidRDefault="00C26C45" w:rsidP="0016253B">
      <w:pPr>
        <w:pStyle w:val="Heading3"/>
      </w:pPr>
      <w:bookmarkStart w:id="310" w:name="_Toc462052305"/>
      <w:bookmarkStart w:id="311" w:name="_Ref471813394"/>
      <w:bookmarkStart w:id="312" w:name="_Toc483492718"/>
      <w:r w:rsidRPr="00284BEB">
        <w:t>ODE Message Metadata</w:t>
      </w:r>
      <w:bookmarkEnd w:id="310"/>
      <w:bookmarkEnd w:id="311"/>
      <w:bookmarkEnd w:id="312"/>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proofErr w:type="spellStart"/>
            <w:r w:rsidRPr="005A611E">
              <w:rPr>
                <w:rFonts w:ascii="Courier New" w:hAnsi="Courier New" w:cs="Courier New"/>
              </w:rPr>
              <w:t>payloadType</w:t>
            </w:r>
            <w:proofErr w:type="spellEnd"/>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proofErr w:type="spellStart"/>
            <w:r w:rsidR="00722B15">
              <w:t>bsm</w:t>
            </w:r>
            <w:proofErr w:type="spellEnd"/>
            <w:r>
              <w:t>", "</w:t>
            </w:r>
            <w:proofErr w:type="spellStart"/>
            <w:r w:rsidR="00722B15">
              <w:t>tim</w:t>
            </w:r>
            <w:proofErr w:type="spellEnd"/>
            <w:r>
              <w:t>", "map", "spat", "other"</w:t>
            </w:r>
          </w:p>
        </w:tc>
        <w:tc>
          <w:tcPr>
            <w:tcW w:w="2233" w:type="dxa"/>
          </w:tcPr>
          <w:p w14:paraId="1C0C0B6C" w14:textId="77777777" w:rsidR="00C26C45" w:rsidRPr="003E745F" w:rsidRDefault="00C26C45" w:rsidP="00C26C45">
            <w:proofErr w:type="spellStart"/>
            <w:r>
              <w:t>enum</w:t>
            </w:r>
            <w:proofErr w:type="spellEnd"/>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 xml:space="preserve">Amount of time it took to process this record from the time it was received (based on </w:t>
            </w:r>
            <w:proofErr w:type="spellStart"/>
            <w:r>
              <w:t>receivedAt</w:t>
            </w:r>
            <w:proofErr w:type="spellEnd"/>
            <w:r>
              <w:t xml:space="preserve">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proofErr w:type="spellStart"/>
            <w:r>
              <w:rPr>
                <w:rFonts w:ascii="Courier New" w:hAnsi="Courier New" w:cs="Courier New"/>
              </w:rPr>
              <w:t>receivedAt</w:t>
            </w:r>
            <w:proofErr w:type="spellEnd"/>
          </w:p>
        </w:tc>
        <w:tc>
          <w:tcPr>
            <w:tcW w:w="1997" w:type="dxa"/>
          </w:tcPr>
          <w:p w14:paraId="3ABF56C3" w14:textId="77777777" w:rsidR="00A524BA" w:rsidRDefault="00A524BA" w:rsidP="004C4D4C">
            <w:pPr>
              <w:rPr>
                <w:rFonts w:ascii="Courier New" w:hAnsi="Courier New" w:cs="Courier New"/>
              </w:rPr>
            </w:pPr>
            <w:proofErr w:type="spellStart"/>
            <w:r>
              <w:rPr>
                <w:rFonts w:ascii="Courier New" w:hAnsi="Courier New" w:cs="Courier New"/>
              </w:rPr>
              <w:t>iso</w:t>
            </w:r>
            <w:proofErr w:type="spellEnd"/>
            <w:r>
              <w:rPr>
                <w:rFonts w:ascii="Courier New" w:hAnsi="Courier New" w:cs="Courier New"/>
              </w:rPr>
              <w:t>-date-time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proofErr w:type="spellStart"/>
            <w:r w:rsidRPr="00515E5E">
              <w:rPr>
                <w:b/>
              </w:rPr>
              <w:t>yyyy-MM-ddThh:</w:t>
            </w:r>
            <w:proofErr w:type="gramStart"/>
            <w:r w:rsidRPr="00515E5E">
              <w:rPr>
                <w:b/>
              </w:rPr>
              <w:t>mm:ss</w:t>
            </w:r>
            <w:proofErr w:type="gramEnd"/>
            <w:r w:rsidRPr="00515E5E">
              <w:rPr>
                <w:b/>
              </w:rPr>
              <w:t>.sssZ</w:t>
            </w:r>
            <w:proofErr w:type="spellEnd"/>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proofErr w:type="spellStart"/>
              <w:r w:rsidRPr="00543224">
                <w:rPr>
                  <w:rStyle w:val="Hyperlink"/>
                </w:rPr>
                <w:t>OdePayloadViolation</w:t>
              </w:r>
              <w:proofErr w:type="spellEnd"/>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proofErr w:type="spellStart"/>
            <w:r>
              <w:rPr>
                <w:rFonts w:ascii="Courier New" w:hAnsi="Courier New" w:cs="Courier New"/>
              </w:rPr>
              <w:t>serialId</w:t>
            </w:r>
            <w:proofErr w:type="spellEnd"/>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313" w:name="_Toc441572981"/>
      <w:bookmarkStart w:id="314" w:name="_Toc456253309"/>
      <w:r>
        <w:t xml:space="preserve">Table </w:t>
      </w:r>
      <w:fldSimple w:instr=" SEQ Table \* ARABIC ">
        <w:r w:rsidR="00C910EC">
          <w:rPr>
            <w:noProof/>
          </w:rPr>
          <w:t>9</w:t>
        </w:r>
      </w:fldSimple>
      <w:r>
        <w:t xml:space="preserve"> – </w:t>
      </w:r>
      <w:proofErr w:type="spellStart"/>
      <w:r>
        <w:t>OdeMsgMetadata</w:t>
      </w:r>
      <w:bookmarkEnd w:id="313"/>
      <w:bookmarkEnd w:id="314"/>
      <w:proofErr w:type="spellEnd"/>
    </w:p>
    <w:p w14:paraId="6A1AA76C" w14:textId="77777777" w:rsidR="00752CB3" w:rsidRPr="00752CB3" w:rsidRDefault="00752CB3" w:rsidP="00752CB3"/>
    <w:p w14:paraId="1F52559C" w14:textId="72FEAEC3" w:rsidR="00C26C45" w:rsidRDefault="00C26C45" w:rsidP="00A524BA">
      <w:pPr>
        <w:pStyle w:val="Heading3"/>
      </w:pPr>
      <w:bookmarkStart w:id="315" w:name="_ODE_Payload_Violation"/>
      <w:bookmarkStart w:id="316" w:name="_Toc462052306"/>
      <w:bookmarkStart w:id="317" w:name="_Ref471814373"/>
      <w:bookmarkStart w:id="318" w:name="_Toc483492719"/>
      <w:bookmarkEnd w:id="315"/>
      <w:r w:rsidRPr="00284BEB">
        <w:lastRenderedPageBreak/>
        <w:t>ODE Payload Violation</w:t>
      </w:r>
      <w:bookmarkEnd w:id="316"/>
      <w:bookmarkEnd w:id="317"/>
      <w:bookmarkEnd w:id="318"/>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proofErr w:type="spellStart"/>
            <w:r>
              <w:rPr>
                <w:rFonts w:ascii="Courier New" w:hAnsi="Courier New" w:cs="Courier New"/>
              </w:rPr>
              <w:t>actualValue</w:t>
            </w:r>
            <w:proofErr w:type="spellEnd"/>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 xml:space="preserve">The Unit of measure of the </w:t>
            </w:r>
            <w:proofErr w:type="spellStart"/>
            <w:r>
              <w:t>fieldName</w:t>
            </w:r>
            <w:proofErr w:type="spellEnd"/>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proofErr w:type="spellStart"/>
            <w:r w:rsidRPr="008A47E8">
              <w:rPr>
                <w:rFonts w:ascii="Courier New" w:hAnsi="Courier New" w:cs="Courier New"/>
              </w:rPr>
              <w:t>fieldName</w:t>
            </w:r>
            <w:proofErr w:type="spellEnd"/>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proofErr w:type="spellStart"/>
            <w:r w:rsidRPr="008A47E8">
              <w:rPr>
                <w:rFonts w:ascii="Courier New" w:hAnsi="Courier New" w:cs="Courier New"/>
              </w:rPr>
              <w:t>validMax</w:t>
            </w:r>
            <w:proofErr w:type="spellEnd"/>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 xml:space="preserve">The Unit of measure of the </w:t>
            </w:r>
            <w:proofErr w:type="spellStart"/>
            <w:r>
              <w:t>fieldName</w:t>
            </w:r>
            <w:proofErr w:type="spellEnd"/>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proofErr w:type="spellStart"/>
            <w:r w:rsidRPr="008A47E8">
              <w:rPr>
                <w:rFonts w:ascii="Courier New" w:hAnsi="Courier New" w:cs="Courier New"/>
              </w:rPr>
              <w:t>validMin</w:t>
            </w:r>
            <w:proofErr w:type="spellEnd"/>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 xml:space="preserve">The Unit of measure of the </w:t>
            </w:r>
            <w:proofErr w:type="spellStart"/>
            <w:r>
              <w:t>fieldName</w:t>
            </w:r>
            <w:proofErr w:type="spellEnd"/>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319" w:name="_ODE_Data_Message"/>
      <w:bookmarkStart w:id="320" w:name="_Toc462052308"/>
      <w:bookmarkStart w:id="321" w:name="_Toc483492720"/>
      <w:bookmarkEnd w:id="319"/>
      <w:r w:rsidRPr="00284BEB">
        <w:t xml:space="preserve">ODE </w:t>
      </w:r>
      <w:r w:rsidR="00410F95">
        <w:t>GET TOKEN</w:t>
      </w:r>
      <w:r w:rsidRPr="00284BEB">
        <w:t xml:space="preserve"> Response</w:t>
      </w:r>
      <w:bookmarkEnd w:id="320"/>
      <w:bookmarkEnd w:id="321"/>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proofErr w:type="spellStart"/>
            <w:r>
              <w:rPr>
                <w:rFonts w:ascii="Courier New" w:hAnsi="Courier New" w:cs="Courier New"/>
              </w:rPr>
              <w:t>data</w:t>
            </w:r>
            <w:r w:rsidRPr="005A611E">
              <w:rPr>
                <w:rFonts w:ascii="Courier New" w:hAnsi="Courier New" w:cs="Courier New"/>
              </w:rPr>
              <w:t>Type</w:t>
            </w:r>
            <w:proofErr w:type="spellEnd"/>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proofErr w:type="spellStart"/>
            <w:r>
              <w:t>Enum</w:t>
            </w:r>
            <w:proofErr w:type="spellEnd"/>
            <w:r>
              <w:t xml:space="preserve">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lastRenderedPageBreak/>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322" w:name="_Toc441572983"/>
      <w:bookmarkStart w:id="323" w:name="_Toc456253311"/>
      <w:r>
        <w:lastRenderedPageBreak/>
        <w:t xml:space="preserve">Table </w:t>
      </w:r>
      <w:fldSimple w:instr=" SEQ Table \* ARABIC ">
        <w:r w:rsidR="00C910EC">
          <w:rPr>
            <w:noProof/>
          </w:rPr>
          <w:t>10</w:t>
        </w:r>
      </w:fldSimple>
      <w:r>
        <w:t xml:space="preserve"> - </w:t>
      </w:r>
      <w:proofErr w:type="spellStart"/>
      <w:r>
        <w:t>OdeAuthentication</w:t>
      </w:r>
      <w:bookmarkEnd w:id="322"/>
      <w:bookmarkEnd w:id="323"/>
      <w:proofErr w:type="spellEnd"/>
    </w:p>
    <w:p w14:paraId="2C1ABE0C" w14:textId="5290E6E8" w:rsidR="00C26C45" w:rsidRDefault="00C26C45" w:rsidP="0016253B">
      <w:pPr>
        <w:pStyle w:val="Heading3"/>
      </w:pPr>
      <w:bookmarkStart w:id="324" w:name="_Toc462052309"/>
      <w:bookmarkStart w:id="325" w:name="_Toc483492721"/>
      <w:r w:rsidRPr="00284BEB">
        <w:t>ODE Status Message</w:t>
      </w:r>
      <w:bookmarkEnd w:id="324"/>
      <w:bookmarkEnd w:id="325"/>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proofErr w:type="spellStart"/>
            <w:r>
              <w:t>Enum</w:t>
            </w:r>
            <w:proofErr w:type="spellEnd"/>
            <w:r>
              <w:t xml:space="preserve">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326" w:name="_Toc441572984"/>
      <w:bookmarkStart w:id="327" w:name="_Toc456253312"/>
      <w:r>
        <w:t xml:space="preserve">Table </w:t>
      </w:r>
      <w:fldSimple w:instr=" SEQ Table \* ARABIC ">
        <w:r w:rsidR="00C910EC">
          <w:rPr>
            <w:noProof/>
          </w:rPr>
          <w:t>11</w:t>
        </w:r>
      </w:fldSimple>
      <w:r>
        <w:t xml:space="preserve"> - </w:t>
      </w:r>
      <w:proofErr w:type="spellStart"/>
      <w:r>
        <w:t>OdeStatus</w:t>
      </w:r>
      <w:bookmarkEnd w:id="326"/>
      <w:bookmarkEnd w:id="327"/>
      <w:proofErr w:type="spellEnd"/>
    </w:p>
    <w:p w14:paraId="1B2629C5" w14:textId="45791E6C" w:rsidR="00C26C45" w:rsidRDefault="00C26C45" w:rsidP="0016253B">
      <w:pPr>
        <w:pStyle w:val="Heading3"/>
      </w:pPr>
      <w:bookmarkStart w:id="328" w:name="_Toc462052310"/>
      <w:bookmarkStart w:id="329" w:name="_Ref471812176"/>
      <w:bookmarkStart w:id="330" w:name="_Toc483492722"/>
      <w:r w:rsidRPr="00284BEB">
        <w:t>ODE Control Message</w:t>
      </w:r>
      <w:bookmarkEnd w:id="328"/>
      <w:bookmarkEnd w:id="329"/>
      <w:bookmarkEnd w:id="330"/>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proofErr w:type="spellStart"/>
            <w:r w:rsidRPr="00642AC1">
              <w:rPr>
                <w:rFonts w:ascii="Courier New" w:hAnsi="Courier New" w:cs="Courier New"/>
              </w:rPr>
              <w:t>dataSourceBundleCount</w:t>
            </w:r>
            <w:proofErr w:type="spellEnd"/>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proofErr w:type="spellStart"/>
            <w:r w:rsidRPr="009F6E9B">
              <w:rPr>
                <w:rFonts w:ascii="Courier New" w:hAnsi="Courier New" w:cs="Courier New"/>
              </w:rPr>
              <w:t>receivedRecordCount</w:t>
            </w:r>
            <w:proofErr w:type="spellEnd"/>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 xml:space="preserve">Number of messages </w:t>
            </w:r>
            <w:r>
              <w:lastRenderedPageBreak/>
              <w:t>received by the ODE</w:t>
            </w:r>
          </w:p>
        </w:tc>
        <w:tc>
          <w:tcPr>
            <w:tcW w:w="1758" w:type="dxa"/>
          </w:tcPr>
          <w:p w14:paraId="57AF3B15" w14:textId="77777777" w:rsidR="00C26C45" w:rsidRPr="003E745F" w:rsidRDefault="00C26C45" w:rsidP="00C26C45">
            <w:r>
              <w:lastRenderedPageBreak/>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proofErr w:type="spellStart"/>
            <w:r w:rsidRPr="009F6E9B">
              <w:rPr>
                <w:rFonts w:ascii="Courier New" w:hAnsi="Courier New" w:cs="Courier New"/>
              </w:rPr>
              <w:lastRenderedPageBreak/>
              <w:t>sentRecordCount</w:t>
            </w:r>
            <w:proofErr w:type="spellEnd"/>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proofErr w:type="spellStart"/>
            <w:r>
              <w:t>Enum</w:t>
            </w:r>
            <w:proofErr w:type="spellEnd"/>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proofErr w:type="spellStart"/>
            <w:r>
              <w:t>Enum</w:t>
            </w:r>
            <w:proofErr w:type="spellEnd"/>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331" w:name="_Toc441572985"/>
      <w:bookmarkStart w:id="332" w:name="_Toc456253313"/>
      <w:r>
        <w:t xml:space="preserve">Table </w:t>
      </w:r>
      <w:fldSimple w:instr=" SEQ Table \* ARABIC ">
        <w:r w:rsidR="00C910EC">
          <w:rPr>
            <w:noProof/>
          </w:rPr>
          <w:t>12</w:t>
        </w:r>
      </w:fldSimple>
      <w:r>
        <w:t xml:space="preserve"> - </w:t>
      </w:r>
      <w:proofErr w:type="spellStart"/>
      <w:r>
        <w:t>OdeControlData</w:t>
      </w:r>
      <w:bookmarkEnd w:id="331"/>
      <w:bookmarkEnd w:id="332"/>
      <w:proofErr w:type="spellEnd"/>
    </w:p>
    <w:p w14:paraId="02321E0C" w14:textId="77777777" w:rsidR="00752CB3" w:rsidRDefault="00752CB3" w:rsidP="00752CB3">
      <w:pPr>
        <w:pStyle w:val="Heading3"/>
      </w:pPr>
      <w:bookmarkStart w:id="333" w:name="_ODE_Data_Message_1"/>
      <w:bookmarkStart w:id="334" w:name="_Toc462052307"/>
      <w:bookmarkStart w:id="335" w:name="_Ref471813434"/>
      <w:bookmarkStart w:id="336" w:name="_Toc483492723"/>
      <w:bookmarkStart w:id="337" w:name="_Toc462052316"/>
      <w:bookmarkEnd w:id="333"/>
      <w:r w:rsidRPr="00284BEB">
        <w:t>ODE Data Message Payload</w:t>
      </w:r>
      <w:bookmarkEnd w:id="334"/>
      <w:bookmarkEnd w:id="335"/>
      <w:bookmarkEnd w:id="336"/>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proofErr w:type="spellStart"/>
      <w:r>
        <w:t>OdeMsgPayload</w:t>
      </w:r>
      <w:proofErr w:type="spellEnd"/>
      <w:r>
        <w:t xml:space="preserve">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338" w:name="_Toc441572982"/>
      <w:bookmarkStart w:id="339" w:name="_Toc456253310"/>
      <w:r>
        <w:t xml:space="preserve">Table </w:t>
      </w:r>
      <w:fldSimple w:instr=" SEQ Table \* ARABIC ">
        <w:r w:rsidR="00C910EC">
          <w:rPr>
            <w:noProof/>
          </w:rPr>
          <w:t>13</w:t>
        </w:r>
      </w:fldSimple>
      <w:r>
        <w:t xml:space="preserve"> – </w:t>
      </w:r>
      <w:proofErr w:type="spellStart"/>
      <w:r>
        <w:t>OdeMsgPayload</w:t>
      </w:r>
      <w:bookmarkEnd w:id="338"/>
      <w:bookmarkEnd w:id="339"/>
      <w:proofErr w:type="spellEnd"/>
    </w:p>
    <w:p w14:paraId="4AED6A82" w14:textId="2E2D82BB" w:rsidR="00752CB3" w:rsidRDefault="00752CB3" w:rsidP="00752CB3">
      <w:r>
        <w:t xml:space="preserve">The following subsection describe the </w:t>
      </w:r>
      <w:r w:rsidR="000A3293">
        <w:t xml:space="preserve">child schemas of </w:t>
      </w:r>
      <w:hyperlink w:anchor="_ODE_Data_Message_1" w:history="1">
        <w:proofErr w:type="spellStart"/>
        <w:r w:rsidR="000A3293" w:rsidRPr="000A3293">
          <w:rPr>
            <w:rStyle w:val="Hyperlink"/>
          </w:rPr>
          <w:t>OdeMsgPayload</w:t>
        </w:r>
        <w:proofErr w:type="spellEnd"/>
      </w:hyperlink>
      <w:r w:rsidR="000A3293">
        <w:t>.</w:t>
      </w:r>
    </w:p>
    <w:p w14:paraId="2E9EB2F5" w14:textId="617374E0" w:rsidR="00C26C45" w:rsidRDefault="006D1B36" w:rsidP="00752CB3">
      <w:pPr>
        <w:pStyle w:val="Heading4"/>
      </w:pPr>
      <w:r>
        <w:lastRenderedPageBreak/>
        <w:t xml:space="preserve">J2735 </w:t>
      </w:r>
      <w:r w:rsidR="00410F95">
        <w:t>BSM</w:t>
      </w:r>
      <w:r w:rsidR="00C26C45" w:rsidRPr="009F4DD0">
        <w:t xml:space="preserve"> Data</w:t>
      </w:r>
      <w:bookmarkEnd w:id="337"/>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proofErr w:type="spellStart"/>
            <w:r w:rsidRPr="006D1B36">
              <w:rPr>
                <w:rFonts w:ascii="Courier New" w:hAnsi="Courier New" w:cs="Courier New"/>
              </w:rPr>
              <w:t>coreData</w:t>
            </w:r>
            <w:proofErr w:type="spellEnd"/>
          </w:p>
        </w:tc>
        <w:tc>
          <w:tcPr>
            <w:tcW w:w="3649" w:type="dxa"/>
          </w:tcPr>
          <w:p w14:paraId="25135777" w14:textId="5BAB5907" w:rsidR="00666F71" w:rsidRPr="000D041D" w:rsidRDefault="00D43D48"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proofErr w:type="spellStart"/>
            <w:r w:rsidRPr="006D1B36">
              <w:rPr>
                <w:rFonts w:ascii="Courier New" w:hAnsi="Courier New" w:cs="Courier New"/>
              </w:rPr>
              <w:t>partII</w:t>
            </w:r>
            <w:proofErr w:type="spellEnd"/>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340" w:name="_Toc462052317"/>
      <w:bookmarkStart w:id="341" w:name="_Toc483492724"/>
      <w:r>
        <w:t xml:space="preserve">ODE Data Message </w:t>
      </w:r>
      <w:r w:rsidRPr="009F4DD0">
        <w:t>Supporting Data Structures</w:t>
      </w:r>
      <w:bookmarkEnd w:id="340"/>
      <w:bookmarkEnd w:id="341"/>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342" w:name="_J2735BsmCoreData"/>
      <w:bookmarkStart w:id="343" w:name="_Ref471884029"/>
      <w:bookmarkEnd w:id="342"/>
      <w:r w:rsidRPr="006D1B36">
        <w:t>J2735BsmCoreData</w:t>
      </w:r>
      <w:bookmarkEnd w:id="343"/>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proofErr w:type="spellStart"/>
            <w:r w:rsidRPr="00666F71">
              <w:rPr>
                <w:rFonts w:ascii="Courier New" w:hAnsi="Courier New" w:cs="Courier New"/>
              </w:rPr>
              <w:t>msgCnt</w:t>
            </w:r>
            <w:proofErr w:type="spellEnd"/>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proofErr w:type="spellStart"/>
            <w:r w:rsidRPr="009442FE">
              <w:rPr>
                <w:rFonts w:ascii="Courier New" w:hAnsi="Courier New" w:cs="Courier New"/>
              </w:rPr>
              <w:t>secMark</w:t>
            </w:r>
            <w:proofErr w:type="spellEnd"/>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D43D48"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proofErr w:type="spellStart"/>
            <w:r w:rsidRPr="004302C8">
              <w:rPr>
                <w:rFonts w:ascii="Courier New" w:hAnsi="Courier New" w:cs="Courier New"/>
              </w:rPr>
              <w:lastRenderedPageBreak/>
              <w:t>accelSet</w:t>
            </w:r>
            <w:proofErr w:type="spellEnd"/>
          </w:p>
        </w:tc>
        <w:tc>
          <w:tcPr>
            <w:tcW w:w="3615" w:type="dxa"/>
          </w:tcPr>
          <w:p w14:paraId="0C3E8443" w14:textId="17F769D6" w:rsidR="004302C8" w:rsidRDefault="00D43D48"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D43D48"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proofErr w:type="spellStart"/>
            <w:r w:rsidRPr="00FD62B9">
              <w:rPr>
                <w:rFonts w:ascii="Courier New" w:hAnsi="Courier New" w:cs="Courier New"/>
              </w:rPr>
              <w:t>enum</w:t>
            </w:r>
            <w:proofErr w:type="spellEnd"/>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D43D48"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D43D48"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344" w:name="_J2735BsmPart2Content"/>
      <w:bookmarkStart w:id="345" w:name="_Ref471884050"/>
      <w:bookmarkEnd w:id="344"/>
      <w:r w:rsidRPr="006D1B36">
        <w:t>J2735BsmPart2Content</w:t>
      </w:r>
      <w:bookmarkEnd w:id="345"/>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proofErr w:type="spellStart"/>
            <w:r>
              <w:rPr>
                <w:rFonts w:ascii="Courier New" w:hAnsi="Courier New" w:cs="Courier New"/>
              </w:rPr>
              <w:t>enum</w:t>
            </w:r>
            <w:proofErr w:type="spellEnd"/>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proofErr w:type="spellStart"/>
            <w:r>
              <w:t>vehicleSafetyExt</w:t>
            </w:r>
            <w:proofErr w:type="spellEnd"/>
          </w:p>
          <w:p w14:paraId="7764976F" w14:textId="77777777" w:rsidR="0067487F" w:rsidRDefault="0067487F" w:rsidP="006820F5">
            <w:pPr>
              <w:pStyle w:val="ListParagraph"/>
              <w:numPr>
                <w:ilvl w:val="0"/>
                <w:numId w:val="22"/>
              </w:numPr>
            </w:pPr>
            <w:proofErr w:type="spellStart"/>
            <w:r>
              <w:t>specialVehicleExt</w:t>
            </w:r>
            <w:proofErr w:type="spellEnd"/>
          </w:p>
          <w:p w14:paraId="483D5FD4" w14:textId="69127834" w:rsidR="006D1B36" w:rsidRPr="003E745F" w:rsidRDefault="0067487F" w:rsidP="006820F5">
            <w:pPr>
              <w:pStyle w:val="ListParagraph"/>
              <w:numPr>
                <w:ilvl w:val="0"/>
                <w:numId w:val="22"/>
              </w:numPr>
            </w:pPr>
            <w:proofErr w:type="spellStart"/>
            <w:r>
              <w:t>supplementalVehicleExt</w:t>
            </w:r>
            <w:proofErr w:type="spellEnd"/>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lastRenderedPageBreak/>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D43D48"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D43D48"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D43D48"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346" w:name="_5J2735Position3D"/>
      <w:bookmarkStart w:id="347" w:name="_J2735Position3D"/>
      <w:bookmarkStart w:id="348" w:name="_Toc462052335"/>
      <w:bookmarkEnd w:id="346"/>
      <w:bookmarkEnd w:id="347"/>
      <w:r>
        <w:t>J2735</w:t>
      </w:r>
      <w:r w:rsidRPr="006719D6">
        <w:t>Position3D</w:t>
      </w:r>
      <w:bookmarkEnd w:id="348"/>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349" w:name="_Toc456253340"/>
      <w:r>
        <w:t xml:space="preserve">Table </w:t>
      </w:r>
      <w:fldSimple w:instr=" SEQ Table \* ARABIC ">
        <w:r w:rsidR="00C910EC">
          <w:rPr>
            <w:noProof/>
          </w:rPr>
          <w:t>14</w:t>
        </w:r>
      </w:fldSimple>
      <w:r>
        <w:t xml:space="preserve"> - </w:t>
      </w:r>
      <w:r w:rsidRPr="00633532">
        <w:t>OdePosition3D</w:t>
      </w:r>
      <w:bookmarkEnd w:id="349"/>
    </w:p>
    <w:p w14:paraId="6449FF60" w14:textId="77777777" w:rsidR="006D1B36" w:rsidRDefault="006D1B36" w:rsidP="000A3293"/>
    <w:p w14:paraId="594931C0" w14:textId="6D7A0BBC" w:rsidR="00BA3CFB" w:rsidRDefault="00BA3CFB" w:rsidP="000A3293">
      <w:pPr>
        <w:pStyle w:val="Heading4"/>
      </w:pPr>
      <w:bookmarkStart w:id="350" w:name="_J2735AccelerationSet4Way"/>
      <w:bookmarkEnd w:id="350"/>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proofErr w:type="spellStart"/>
            <w:r>
              <w:rPr>
                <w:rFonts w:ascii="Courier New" w:hAnsi="Courier New" w:cs="Courier New"/>
              </w:rPr>
              <w:t>accelLat</w:t>
            </w:r>
            <w:proofErr w:type="spellEnd"/>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proofErr w:type="spellStart"/>
            <w:r w:rsidRPr="000D041D">
              <w:rPr>
                <w:rFonts w:ascii="Courier New" w:hAnsi="Courier New" w:cs="Courier New"/>
              </w:rPr>
              <w:t>accelLong</w:t>
            </w:r>
            <w:proofErr w:type="spellEnd"/>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 xml:space="preserve">Longitudinal acceleration, i.e. acceleration in </w:t>
            </w:r>
            <w:r>
              <w:lastRenderedPageBreak/>
              <w:t>the direction of travel.</w:t>
            </w:r>
          </w:p>
        </w:tc>
        <w:tc>
          <w:tcPr>
            <w:tcW w:w="1797" w:type="dxa"/>
          </w:tcPr>
          <w:p w14:paraId="5791D16B" w14:textId="77777777" w:rsidR="00FD62B9" w:rsidRPr="003E745F" w:rsidRDefault="00FD62B9" w:rsidP="00823070">
            <w:r>
              <w:lastRenderedPageBreak/>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proofErr w:type="spellStart"/>
            <w:r>
              <w:rPr>
                <w:rFonts w:ascii="Courier New" w:hAnsi="Courier New" w:cs="Courier New"/>
              </w:rPr>
              <w:lastRenderedPageBreak/>
              <w:t>accelVert</w:t>
            </w:r>
            <w:proofErr w:type="spellEnd"/>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proofErr w:type="spellStart"/>
            <w:r>
              <w:rPr>
                <w:rFonts w:ascii="Courier New" w:hAnsi="Courier New" w:cs="Courier New"/>
              </w:rPr>
              <w:t>accelYaw</w:t>
            </w:r>
            <w:proofErr w:type="spellEnd"/>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351" w:name="_J2735PositionalAccuracy"/>
      <w:bookmarkEnd w:id="351"/>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proofErr w:type="spellStart"/>
            <w:r w:rsidRPr="00FD62B9">
              <w:rPr>
                <w:rFonts w:ascii="Courier New" w:hAnsi="Courier New" w:cs="Courier New"/>
              </w:rPr>
              <w:t>semiMajor</w:t>
            </w:r>
            <w:proofErr w:type="spellEnd"/>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proofErr w:type="spellStart"/>
            <w:r w:rsidRPr="00FD62B9">
              <w:rPr>
                <w:rFonts w:ascii="Courier New" w:hAnsi="Courier New" w:cs="Courier New"/>
              </w:rPr>
              <w:t>semiMinor</w:t>
            </w:r>
            <w:proofErr w:type="spellEnd"/>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352" w:name="_J2735TransmissionState"/>
      <w:bookmarkStart w:id="353" w:name="_J2735BrakeSystemStatus"/>
      <w:bookmarkEnd w:id="352"/>
      <w:bookmarkEnd w:id="353"/>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proofErr w:type="spellStart"/>
            <w:r w:rsidRPr="00FD62B9">
              <w:rPr>
                <w:rFonts w:ascii="Courier New" w:hAnsi="Courier New" w:cs="Courier New"/>
              </w:rPr>
              <w:t>wheelBrakes</w:t>
            </w:r>
            <w:proofErr w:type="spellEnd"/>
          </w:p>
        </w:tc>
        <w:tc>
          <w:tcPr>
            <w:tcW w:w="3649" w:type="dxa"/>
          </w:tcPr>
          <w:p w14:paraId="560DBC07" w14:textId="23243D72" w:rsidR="00D47416" w:rsidRPr="000D041D" w:rsidRDefault="00D43D48"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14:paraId="51CFECDC" w14:textId="501550EA" w:rsidR="00D47416" w:rsidRPr="003E745F" w:rsidRDefault="00D47416" w:rsidP="006820F5">
            <w:pPr>
              <w:pStyle w:val="ListParagraph"/>
              <w:numPr>
                <w:ilvl w:val="0"/>
                <w:numId w:val="25"/>
              </w:numPr>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w:t>
            </w:r>
            <w:proofErr w:type="gramStart"/>
            <w:r w:rsidRPr="00D47416">
              <w:rPr>
                <w:rFonts w:ascii="Courier New" w:hAnsi="Courier New" w:cs="Courier New"/>
                <w:color w:val="000000"/>
                <w:sz w:val="20"/>
                <w:szCs w:val="20"/>
              </w:rPr>
              <w:t>On</w:t>
            </w:r>
            <w:proofErr w:type="gramEnd"/>
            <w:r w:rsidRPr="00D47416">
              <w:rPr>
                <w:rFonts w:ascii="Courier New" w:hAnsi="Courier New" w:cs="Courier New"/>
                <w:color w:val="000000"/>
                <w:sz w:val="20"/>
                <w:szCs w:val="20"/>
              </w:rPr>
              <w:t xml:space="preserve">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lastRenderedPageBreak/>
              <w:t>abs</w:t>
            </w:r>
          </w:p>
        </w:tc>
        <w:tc>
          <w:tcPr>
            <w:tcW w:w="3649" w:type="dxa"/>
          </w:tcPr>
          <w:p w14:paraId="3383744D" w14:textId="681B795E"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w:t>
            </w:r>
            <w:proofErr w:type="gramStart"/>
            <w:r w:rsidRPr="00AE6F0A">
              <w:rPr>
                <w:rFonts w:ascii="Courier New" w:hAnsi="Courier New" w:cs="Courier New"/>
                <w:color w:val="000000"/>
                <w:sz w:val="20"/>
                <w:szCs w:val="20"/>
              </w:rPr>
              <w:t>( but</w:t>
            </w:r>
            <w:proofErr w:type="gramEnd"/>
            <w:r w:rsidRPr="00AE6F0A">
              <w:rPr>
                <w:rFonts w:ascii="Courier New" w:hAnsi="Courier New" w:cs="Courier New"/>
                <w:color w:val="000000"/>
                <w:sz w:val="20"/>
                <w:szCs w:val="20"/>
              </w:rPr>
              <w:t xml:space="preserve">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proofErr w:type="spellStart"/>
            <w:r w:rsidRPr="00D47416">
              <w:rPr>
                <w:rFonts w:ascii="Courier New" w:hAnsi="Courier New" w:cs="Courier New"/>
              </w:rPr>
              <w:t>scs</w:t>
            </w:r>
            <w:proofErr w:type="spellEnd"/>
          </w:p>
        </w:tc>
        <w:tc>
          <w:tcPr>
            <w:tcW w:w="3649" w:type="dxa"/>
          </w:tcPr>
          <w:p w14:paraId="60F64823" w14:textId="6F012645"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proofErr w:type="spellStart"/>
            <w:r w:rsidRPr="00D47416">
              <w:rPr>
                <w:rFonts w:ascii="Courier New" w:hAnsi="Courier New" w:cs="Courier New"/>
              </w:rPr>
              <w:t>brakeBoost</w:t>
            </w:r>
            <w:proofErr w:type="spellEnd"/>
          </w:p>
        </w:tc>
        <w:tc>
          <w:tcPr>
            <w:tcW w:w="3649" w:type="dxa"/>
          </w:tcPr>
          <w:p w14:paraId="148E5C4B" w14:textId="0EE77471" w:rsidR="00D47416"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proofErr w:type="spellStart"/>
            <w:r w:rsidRPr="00D47416">
              <w:rPr>
                <w:rFonts w:ascii="Courier New" w:hAnsi="Courier New" w:cs="Courier New"/>
              </w:rPr>
              <w:t>auxBrakes</w:t>
            </w:r>
            <w:proofErr w:type="spellEnd"/>
          </w:p>
        </w:tc>
        <w:tc>
          <w:tcPr>
            <w:tcW w:w="3649" w:type="dxa"/>
          </w:tcPr>
          <w:p w14:paraId="68B6449E" w14:textId="7A9960A9"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w:t>
            </w:r>
            <w:proofErr w:type="gramStart"/>
            <w:r w:rsidRPr="00AE6F0A">
              <w:rPr>
                <w:rFonts w:ascii="Courier New" w:hAnsi="Courier New" w:cs="Courier New"/>
                <w:color w:val="000000"/>
                <w:sz w:val="20"/>
                <w:szCs w:val="20"/>
              </w:rPr>
              <w:t>( Engaged</w:t>
            </w:r>
            <w:proofErr w:type="gramEnd"/>
            <w:r w:rsidRPr="00AE6F0A">
              <w:rPr>
                <w:rFonts w:ascii="Courier New" w:hAnsi="Courier New" w:cs="Courier New"/>
                <w:color w:val="000000"/>
                <w:sz w:val="20"/>
                <w:szCs w:val="20"/>
              </w:rPr>
              <w:t xml:space="preserve">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354" w:name="_J2735VehicleSize"/>
      <w:bookmarkEnd w:id="354"/>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355" w:name="_J2735BitString"/>
      <w:bookmarkEnd w:id="355"/>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356" w:name="_J2735VehicleSafetyExtensions"/>
      <w:bookmarkEnd w:id="356"/>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D43D48"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14:paraId="70AC33F6" w14:textId="13E90B14" w:rsidR="00053F27" w:rsidRPr="003E745F" w:rsidRDefault="00053F27" w:rsidP="006820F5">
            <w:pPr>
              <w:pStyle w:val="ListParagraph"/>
              <w:numPr>
                <w:ilvl w:val="0"/>
                <w:numId w:val="28"/>
              </w:numPr>
            </w:pPr>
            <w:proofErr w:type="spellStart"/>
            <w:r w:rsidRPr="00053F27">
              <w:rPr>
                <w:rFonts w:ascii="Courier New" w:hAnsi="Courier New" w:cs="Courier New"/>
                <w:color w:val="000000"/>
                <w:sz w:val="20"/>
                <w:szCs w:val="20"/>
              </w:rPr>
              <w:t>eventAirBagDeployment</w:t>
            </w:r>
            <w:proofErr w:type="spellEnd"/>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proofErr w:type="spellStart"/>
            <w:r w:rsidRPr="00951EFA">
              <w:rPr>
                <w:rFonts w:ascii="Courier New" w:hAnsi="Courier New" w:cs="Courier New"/>
              </w:rPr>
              <w:t>pathHistory</w:t>
            </w:r>
            <w:proofErr w:type="spellEnd"/>
          </w:p>
        </w:tc>
        <w:tc>
          <w:tcPr>
            <w:tcW w:w="3615" w:type="dxa"/>
          </w:tcPr>
          <w:p w14:paraId="5728CDF8" w14:textId="45517161" w:rsidR="00053F27" w:rsidRPr="000D041D" w:rsidRDefault="00D43D48"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proofErr w:type="spellStart"/>
            <w:r w:rsidRPr="00951EFA">
              <w:rPr>
                <w:rFonts w:ascii="Courier New" w:hAnsi="Courier New" w:cs="Courier New"/>
              </w:rPr>
              <w:t>pathPrediction</w:t>
            </w:r>
            <w:proofErr w:type="spellEnd"/>
          </w:p>
        </w:tc>
        <w:tc>
          <w:tcPr>
            <w:tcW w:w="3615" w:type="dxa"/>
          </w:tcPr>
          <w:p w14:paraId="6320F5E5" w14:textId="6C3D98B1" w:rsidR="00951EFA" w:rsidRDefault="00D43D48"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D43D48"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lastRenderedPageBreak/>
              <w:t>hazardSignalOn</w:t>
            </w:r>
            <w:proofErr w:type="spellEnd"/>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fogLightOn</w:t>
            </w:r>
            <w:proofErr w:type="spellEnd"/>
          </w:p>
          <w:p w14:paraId="461E5A65" w14:textId="6ED00F70" w:rsidR="00951EFA" w:rsidRPr="003E745F" w:rsidRDefault="00951EFA" w:rsidP="006820F5">
            <w:pPr>
              <w:pStyle w:val="ListParagraph"/>
              <w:numPr>
                <w:ilvl w:val="0"/>
                <w:numId w:val="28"/>
              </w:numPr>
              <w:autoSpaceDE w:val="0"/>
              <w:autoSpaceDN w:val="0"/>
              <w:adjustRightInd w:val="0"/>
              <w:spacing w:before="0"/>
            </w:pPr>
            <w:proofErr w:type="spellStart"/>
            <w:r w:rsidRPr="00951EFA">
              <w:rPr>
                <w:rFonts w:ascii="Courier New" w:hAnsi="Courier New" w:cs="Courier New"/>
                <w:color w:val="000000"/>
                <w:sz w:val="24"/>
                <w:szCs w:val="24"/>
              </w:rPr>
              <w:t>parkingLightsOn</w:t>
            </w:r>
            <w:proofErr w:type="spellEnd"/>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357" w:name="_J2735SpecialVehicleExtensions"/>
      <w:bookmarkEnd w:id="357"/>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proofErr w:type="spellStart"/>
            <w:r w:rsidRPr="00C119E8">
              <w:rPr>
                <w:rFonts w:ascii="Courier New" w:hAnsi="Courier New" w:cs="Courier New"/>
              </w:rPr>
              <w:t>vehicleAlerts</w:t>
            </w:r>
            <w:proofErr w:type="spellEnd"/>
          </w:p>
        </w:tc>
        <w:tc>
          <w:tcPr>
            <w:tcW w:w="3649" w:type="dxa"/>
          </w:tcPr>
          <w:p w14:paraId="6BB62F14" w14:textId="50F156EB" w:rsidR="004C4D4C" w:rsidRPr="000D041D" w:rsidRDefault="00D43D48"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D43D48"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D43D48"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358" w:name="_J2735SupplementalVehicleExtensions"/>
      <w:bookmarkEnd w:id="358"/>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14:paraId="586530C2" w14:textId="731BE017" w:rsidR="004C4D4C" w:rsidRPr="000D041D" w:rsidRDefault="00D43D48"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14:paraId="649977ED" w14:textId="181FA3A2" w:rsidR="00BB46E4" w:rsidRDefault="00D43D48"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14:paraId="5A6AC094" w14:textId="604978EC" w:rsidR="00BB46E4" w:rsidRDefault="00D43D48"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14:paraId="0C493F03" w14:textId="7FF79633" w:rsidR="00E86218" w:rsidRDefault="00D43D48"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D43D48"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lastRenderedPageBreak/>
              <w:t>status</w:t>
            </w:r>
          </w:p>
        </w:tc>
        <w:tc>
          <w:tcPr>
            <w:tcW w:w="3649" w:type="dxa"/>
          </w:tcPr>
          <w:p w14:paraId="4811C1B5" w14:textId="1FF82416" w:rsidR="003D1AA9" w:rsidRDefault="00D43D48"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14:paraId="1289871A" w14:textId="0012D343" w:rsidR="003D1AA9" w:rsidRDefault="00D43D48"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proofErr w:type="spellStart"/>
            <w:r w:rsidRPr="003D1AA9">
              <w:rPr>
                <w:rFonts w:ascii="Courier New" w:hAnsi="Courier New" w:cs="Courier New"/>
              </w:rPr>
              <w:t>theRTCM</w:t>
            </w:r>
            <w:proofErr w:type="spellEnd"/>
          </w:p>
        </w:tc>
        <w:tc>
          <w:tcPr>
            <w:tcW w:w="3649" w:type="dxa"/>
          </w:tcPr>
          <w:p w14:paraId="7D571394" w14:textId="605D2C8A" w:rsidR="003D1AA9" w:rsidRDefault="00D43D48"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359" w:name="_J2735PathHistory"/>
      <w:bookmarkEnd w:id="359"/>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proofErr w:type="spellStart"/>
            <w:r w:rsidRPr="00E42F1E">
              <w:rPr>
                <w:rFonts w:ascii="Courier New" w:hAnsi="Courier New" w:cs="Courier New"/>
              </w:rPr>
              <w:t>initialPosition</w:t>
            </w:r>
            <w:proofErr w:type="spellEnd"/>
          </w:p>
        </w:tc>
        <w:tc>
          <w:tcPr>
            <w:tcW w:w="3623" w:type="dxa"/>
          </w:tcPr>
          <w:p w14:paraId="4EE0266B" w14:textId="440EF446" w:rsidR="004C4D4C" w:rsidRPr="000D041D" w:rsidRDefault="00D43D48"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proofErr w:type="spellStart"/>
            <w:r w:rsidRPr="00E42F1E">
              <w:rPr>
                <w:rFonts w:ascii="Courier New" w:hAnsi="Courier New" w:cs="Courier New"/>
              </w:rPr>
              <w:t>currGNSSstatus</w:t>
            </w:r>
            <w:proofErr w:type="spellEnd"/>
          </w:p>
        </w:tc>
        <w:tc>
          <w:tcPr>
            <w:tcW w:w="3623" w:type="dxa"/>
          </w:tcPr>
          <w:p w14:paraId="21C14735" w14:textId="1733F21E" w:rsidR="00E42F1E" w:rsidRPr="000D041D" w:rsidRDefault="00D43D48"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14:paraId="668D9360" w14:textId="6BE0221D" w:rsidR="00E42F1E" w:rsidRPr="003E745F" w:rsidRDefault="00E42F1E" w:rsidP="006820F5">
            <w:pPr>
              <w:pStyle w:val="ListParagraph"/>
              <w:numPr>
                <w:ilvl w:val="0"/>
                <w:numId w:val="29"/>
              </w:numPr>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proofErr w:type="spellStart"/>
            <w:r w:rsidRPr="00E42F1E">
              <w:rPr>
                <w:rFonts w:ascii="Courier New" w:hAnsi="Courier New" w:cs="Courier New"/>
              </w:rPr>
              <w:t>crumbData</w:t>
            </w:r>
            <w:proofErr w:type="spellEnd"/>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360" w:name="_J2735PathPrediction"/>
      <w:bookmarkEnd w:id="360"/>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proofErr w:type="spellStart"/>
            <w:r w:rsidRPr="00E42F1E">
              <w:rPr>
                <w:rFonts w:ascii="Courier New" w:hAnsi="Courier New" w:cs="Courier New"/>
              </w:rPr>
              <w:t>radiusOfCurve</w:t>
            </w:r>
            <w:proofErr w:type="spellEnd"/>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361" w:name="_J2735EmergencyDetails"/>
      <w:bookmarkEnd w:id="361"/>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proofErr w:type="spellStart"/>
            <w:r w:rsidRPr="00823070">
              <w:rPr>
                <w:rFonts w:ascii="Courier New" w:hAnsi="Courier New" w:cs="Courier New"/>
              </w:rPr>
              <w:t>sspRights</w:t>
            </w:r>
            <w:proofErr w:type="spellEnd"/>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D43D48"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proofErr w:type="spellStart"/>
            <w:r>
              <w:rPr>
                <w:rFonts w:ascii="Courier New" w:hAnsi="Courier New" w:cs="Courier New"/>
                <w:color w:val="000000"/>
                <w:sz w:val="20"/>
                <w:szCs w:val="20"/>
              </w:rPr>
              <w:t>peEmergencyResponse</w:t>
            </w:r>
            <w:proofErr w:type="spell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spellStart"/>
            <w:proofErr w:type="gramStart"/>
            <w:r w:rsidRPr="00823070">
              <w:rPr>
                <w:rFonts w:ascii="Courier New" w:hAnsi="Courier New" w:cs="Courier New"/>
                <w:color w:val="000000"/>
                <w:sz w:val="20"/>
                <w:szCs w:val="20"/>
              </w:rPr>
              <w:t>Non Emergency</w:t>
            </w:r>
            <w:proofErr w:type="spellEnd"/>
            <w:proofErr w:type="gramEnd"/>
            <w:r w:rsidRPr="00823070">
              <w:rPr>
                <w:rFonts w:ascii="Courier New" w:hAnsi="Courier New" w:cs="Courier New"/>
                <w:color w:val="000000"/>
                <w:sz w:val="20"/>
                <w:szCs w:val="20"/>
              </w:rPr>
              <w:t xml:space="preserve">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14:paraId="450C9F75" w14:textId="2C7F4C56" w:rsidR="00823070" w:rsidRPr="003E745F" w:rsidRDefault="00823070" w:rsidP="006820F5">
            <w:pPr>
              <w:pStyle w:val="ListParagraph"/>
              <w:numPr>
                <w:ilvl w:val="1"/>
                <w:numId w:val="30"/>
              </w:numPr>
            </w:pPr>
            <w:proofErr w:type="spellStart"/>
            <w:r w:rsidRPr="00823070">
              <w:rPr>
                <w:rFonts w:ascii="Courier New" w:hAnsi="Courier New" w:cs="Courier New"/>
                <w:color w:val="000000"/>
                <w:sz w:val="20"/>
                <w:szCs w:val="20"/>
              </w:rPr>
              <w:t>peNonEmergencySoundActive</w:t>
            </w:r>
            <w:proofErr w:type="spellEnd"/>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proofErr w:type="spellStart"/>
            <w:r w:rsidRPr="00823070">
              <w:rPr>
                <w:rFonts w:ascii="Courier New" w:hAnsi="Courier New" w:cs="Courier New"/>
              </w:rPr>
              <w:t>lightsUse</w:t>
            </w:r>
            <w:proofErr w:type="spellEnd"/>
          </w:p>
        </w:tc>
        <w:tc>
          <w:tcPr>
            <w:tcW w:w="3152" w:type="dxa"/>
          </w:tcPr>
          <w:p w14:paraId="33B28217" w14:textId="7800A713"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proofErr w:type="spellStart"/>
            <w:r w:rsidRPr="00823070">
              <w:rPr>
                <w:rFonts w:ascii="Consolas" w:hAnsi="Consolas" w:cs="Consolas"/>
                <w:b/>
                <w:bCs/>
                <w:i/>
                <w:iCs/>
                <w:color w:val="0000C0"/>
                <w:sz w:val="20"/>
                <w:szCs w:val="20"/>
              </w:rPr>
              <w:lastRenderedPageBreak/>
              <w:t>freqStops</w:t>
            </w:r>
            <w:proofErr w:type="spellEnd"/>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lastRenderedPageBreak/>
              <w:t>multi</w:t>
            </w:r>
          </w:p>
        </w:tc>
        <w:tc>
          <w:tcPr>
            <w:tcW w:w="3152" w:type="dxa"/>
          </w:tcPr>
          <w:p w14:paraId="30D425C6" w14:textId="09CB018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proofErr w:type="spellStart"/>
            <w:r w:rsidRPr="00823070">
              <w:rPr>
                <w:rFonts w:ascii="Courier New" w:hAnsi="Courier New" w:cs="Courier New"/>
              </w:rPr>
              <w:t>responseType</w:t>
            </w:r>
            <w:proofErr w:type="spellEnd"/>
          </w:p>
        </w:tc>
        <w:tc>
          <w:tcPr>
            <w:tcW w:w="3152" w:type="dxa"/>
          </w:tcPr>
          <w:p w14:paraId="4AAF4E2C" w14:textId="1476B7F8"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proofErr w:type="spellStart"/>
            <w:r w:rsidRPr="00823070">
              <w:rPr>
                <w:rFonts w:ascii="Consolas" w:hAnsi="Consolas" w:cs="Consolas"/>
                <w:b/>
                <w:bCs/>
                <w:i/>
                <w:iCs/>
                <w:color w:val="0000C0"/>
                <w:sz w:val="20"/>
                <w:szCs w:val="20"/>
              </w:rPr>
              <w:t>stopAndGoMovement</w:t>
            </w:r>
            <w:proofErr w:type="spellEnd"/>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proofErr w:type="spellStart"/>
            <w:r w:rsidRPr="00823070">
              <w:rPr>
                <w:rFonts w:ascii="Courier New" w:hAnsi="Courier New" w:cs="Courier New"/>
              </w:rPr>
              <w:t>sirenUse</w:t>
            </w:r>
            <w:proofErr w:type="spellEnd"/>
          </w:p>
        </w:tc>
        <w:tc>
          <w:tcPr>
            <w:tcW w:w="3152" w:type="dxa"/>
          </w:tcPr>
          <w:p w14:paraId="11CF5E18" w14:textId="3396E53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362" w:name="_J2735EventDescription"/>
      <w:bookmarkEnd w:id="362"/>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 xml:space="preserve">1 to 8 </w:t>
            </w:r>
            <w:proofErr w:type="spellStart"/>
            <w:proofErr w:type="gramStart"/>
            <w:r>
              <w:rPr>
                <w:sz w:val="20"/>
                <w:szCs w:val="20"/>
              </w:rPr>
              <w:t>ITIS</w:t>
            </w:r>
            <w:proofErr w:type="gramEnd"/>
            <w:r>
              <w:rPr>
                <w:sz w:val="20"/>
                <w:szCs w:val="20"/>
              </w:rPr>
              <w:t>.ITIScodes</w:t>
            </w:r>
            <w:proofErr w:type="spellEnd"/>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D43D48"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D43D48"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proofErr w:type="spellStart"/>
            <w:r w:rsidRPr="00297A50">
              <w:rPr>
                <w:rFonts w:ascii="Courier New" w:hAnsi="Courier New" w:cs="Courier New"/>
              </w:rPr>
              <w:t>typeEvent</w:t>
            </w:r>
            <w:proofErr w:type="spellEnd"/>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 xml:space="preserve">A code from the list of </w:t>
            </w:r>
            <w:proofErr w:type="spellStart"/>
            <w:r>
              <w:rPr>
                <w:sz w:val="20"/>
                <w:szCs w:val="20"/>
              </w:rPr>
              <w:t>ITIS.ITIScodes</w:t>
            </w:r>
            <w:proofErr w:type="spellEnd"/>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363" w:name="_J2735TrailerData"/>
      <w:bookmarkEnd w:id="363"/>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proofErr w:type="spellStart"/>
            <w:r w:rsidRPr="00823070">
              <w:rPr>
                <w:rFonts w:ascii="Courier New" w:hAnsi="Courier New" w:cs="Courier New"/>
              </w:rPr>
              <w:t>sspRights</w:t>
            </w:r>
            <w:proofErr w:type="spellEnd"/>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D43D48"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364" w:name="_J2735VehicleClassification"/>
      <w:bookmarkEnd w:id="364"/>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proofErr w:type="spellStart"/>
            <w:r w:rsidRPr="00D043A2">
              <w:rPr>
                <w:rFonts w:ascii="Courier New" w:hAnsi="Courier New" w:cs="Courier New"/>
              </w:rPr>
              <w:t>fuelType</w:t>
            </w:r>
            <w:proofErr w:type="spellEnd"/>
          </w:p>
        </w:tc>
        <w:tc>
          <w:tcPr>
            <w:tcW w:w="3550" w:type="dxa"/>
          </w:tcPr>
          <w:p w14:paraId="1CA07BC7" w14:textId="04D7A73D"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proofErr w:type="spellStart"/>
            <w:r w:rsidRPr="00813084">
              <w:rPr>
                <w:rFonts w:ascii="Courier New" w:hAnsi="Courier New" w:cs="Courier New"/>
              </w:rPr>
              <w:t>hpmsType</w:t>
            </w:r>
            <w:proofErr w:type="spellEnd"/>
          </w:p>
        </w:tc>
        <w:tc>
          <w:tcPr>
            <w:tcW w:w="3550" w:type="dxa"/>
          </w:tcPr>
          <w:p w14:paraId="2CE1B83F" w14:textId="0D4BF899"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proofErr w:type="spellStart"/>
            <w:r w:rsidRPr="00813084">
              <w:rPr>
                <w:rFonts w:ascii="Courier New" w:hAnsi="Courier New" w:cs="Courier New"/>
              </w:rPr>
              <w:t>keyType</w:t>
            </w:r>
            <w:proofErr w:type="spellEnd"/>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proofErr w:type="spellStart"/>
            <w:r w:rsidRPr="00EC1603">
              <w:t>BasicVehicleClass</w:t>
            </w:r>
            <w:proofErr w:type="spellEnd"/>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proofErr w:type="spellStart"/>
            <w:r w:rsidRPr="00EC1603">
              <w:rPr>
                <w:rFonts w:ascii="Courier New" w:hAnsi="Courier New" w:cs="Courier New"/>
              </w:rPr>
              <w:t>responderType</w:t>
            </w:r>
            <w:proofErr w:type="spellEnd"/>
          </w:p>
        </w:tc>
        <w:tc>
          <w:tcPr>
            <w:tcW w:w="3550" w:type="dxa"/>
          </w:tcPr>
          <w:p w14:paraId="496E4EE8" w14:textId="061D0E8E" w:rsidR="00EC1603" w:rsidRDefault="00EC1603"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emergency_vehicle_units</w:t>
            </w:r>
            <w:proofErr w:type="spellEnd"/>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14:paraId="059EB7E6" w14:textId="274EBA93" w:rsidR="008A2877" w:rsidRDefault="008A2877" w:rsidP="000A3293"/>
    <w:p w14:paraId="18A2113B" w14:textId="0C51E14B" w:rsidR="008A2877" w:rsidRDefault="0030246B" w:rsidP="000A3293">
      <w:pPr>
        <w:pStyle w:val="Heading4"/>
      </w:pPr>
      <w:bookmarkStart w:id="365" w:name="_J2735VehicleData"/>
      <w:bookmarkEnd w:id="365"/>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366" w:name="_J2735WeatherReport"/>
      <w:bookmarkEnd w:id="366"/>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lastRenderedPageBreak/>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proofErr w:type="spellStart"/>
            <w:r w:rsidRPr="009C1A82">
              <w:rPr>
                <w:rFonts w:ascii="Courier New" w:hAnsi="Courier New" w:cs="Courier New"/>
              </w:rPr>
              <w:t>weatherAirPres</w:t>
            </w:r>
            <w:proofErr w:type="spellEnd"/>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proofErr w:type="spellStart"/>
            <w:r w:rsidRPr="00EB5357">
              <w:t>hectopascals</w:t>
            </w:r>
            <w:proofErr w:type="spellEnd"/>
            <w:r w:rsidRPr="00EB5357">
              <w:t xml:space="preserve"> (</w:t>
            </w:r>
            <w:proofErr w:type="spellStart"/>
            <w:r w:rsidRPr="00EB5357">
              <w:t>hPa</w:t>
            </w:r>
            <w:proofErr w:type="spellEnd"/>
            <w:r w:rsidRPr="00EB5357">
              <w:t>)</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proofErr w:type="spellStart"/>
            <w:r w:rsidRPr="009C1A82">
              <w:rPr>
                <w:rFonts w:ascii="Courier New" w:hAnsi="Courier New" w:cs="Courier New"/>
              </w:rPr>
              <w:t>weatherAirTemp</w:t>
            </w:r>
            <w:proofErr w:type="spellEnd"/>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w:t>
            </w:r>
            <w:proofErr w:type="spellStart"/>
            <w:r>
              <w:t>Celcius</w:t>
            </w:r>
            <w:proofErr w:type="spellEnd"/>
            <w:r>
              <w:t>)</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367" w:name="_J2735WeatherProbe"/>
      <w:bookmarkEnd w:id="367"/>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368" w:name="_J2735ObstacleDetection"/>
      <w:bookmarkEnd w:id="368"/>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369" w:name="_J2735DisabledVehicle"/>
      <w:bookmarkEnd w:id="369"/>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lastRenderedPageBreak/>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370" w:name="_J2735SpeedProfile"/>
      <w:bookmarkEnd w:id="370"/>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371" w:name="_J2735RTCMPackage"/>
      <w:bookmarkEnd w:id="371"/>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372" w:name="_J2735RegionalContent"/>
      <w:bookmarkEnd w:id="372"/>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373" w:name="_J2735FullPositionVector"/>
      <w:bookmarkEnd w:id="373"/>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374" w:name="_J2735PathHistoryPoint"/>
      <w:bookmarkEnd w:id="374"/>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lastRenderedPageBreak/>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375" w:name="_J2735Extent"/>
      <w:bookmarkEnd w:id="375"/>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376" w:name="_J2735PivotPointDescription"/>
      <w:bookmarkEnd w:id="376"/>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377" w:name="_J2735TrailerUnitDescription"/>
      <w:bookmarkEnd w:id="377"/>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378" w:name="_Toc441572992"/>
      <w:bookmarkStart w:id="379" w:name="_Toc456253320"/>
      <w:r>
        <w:t xml:space="preserve">Table </w:t>
      </w:r>
      <w:fldSimple w:instr=" SEQ Table \* ARABIC ">
        <w:r w:rsidR="00C910EC">
          <w:rPr>
            <w:noProof/>
          </w:rPr>
          <w:t>15</w:t>
        </w:r>
      </w:fldSimple>
      <w:r>
        <w:t xml:space="preserve"> </w:t>
      </w:r>
      <w:r w:rsidR="00410F95">
        <w:t>–</w:t>
      </w:r>
      <w:r>
        <w:t xml:space="preserve"> </w:t>
      </w:r>
      <w:bookmarkEnd w:id="378"/>
      <w:bookmarkEnd w:id="379"/>
      <w:r w:rsidR="00410F95">
        <w:t>BSM Data</w:t>
      </w:r>
    </w:p>
    <w:p w14:paraId="219B2098" w14:textId="7911466A" w:rsidR="00C26C45" w:rsidRDefault="00C26C45" w:rsidP="000A3293">
      <w:pPr>
        <w:pStyle w:val="Heading4"/>
      </w:pPr>
      <w:bookmarkStart w:id="380" w:name="_Toc462052323"/>
      <w:proofErr w:type="spellStart"/>
      <w:r w:rsidRPr="00961838">
        <w:t>OdeDateTime</w:t>
      </w:r>
      <w:bookmarkEnd w:id="380"/>
      <w:proofErr w:type="spellEnd"/>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lastRenderedPageBreak/>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381" w:name="_Toc456253327"/>
      <w:r>
        <w:t xml:space="preserve">Table </w:t>
      </w:r>
      <w:fldSimple w:instr=" SEQ Table \* ARABIC ">
        <w:r w:rsidR="00C910EC">
          <w:rPr>
            <w:noProof/>
          </w:rPr>
          <w:t>16</w:t>
        </w:r>
      </w:fldSimple>
      <w:r>
        <w:t xml:space="preserve"> - </w:t>
      </w:r>
      <w:proofErr w:type="spellStart"/>
      <w:r w:rsidRPr="00951B2B">
        <w:t>OdeDateTime</w:t>
      </w:r>
      <w:bookmarkEnd w:id="381"/>
      <w:proofErr w:type="spellEnd"/>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1" w:author="Musavi, Hamid [USA] [2]" w:date="2017-03-06T19:24:00Z" w:initials="MH[">
    <w:p w14:paraId="39FA11AE" w14:textId="77777777" w:rsidR="00D43D48" w:rsidRDefault="00D43D48">
      <w:pPr>
        <w:pStyle w:val="CommentText"/>
      </w:pPr>
      <w:r>
        <w:rPr>
          <w:rStyle w:val="CommentReference"/>
        </w:rPr>
        <w:annotationRef/>
      </w:r>
      <w:r>
        <w:t>To be moved to Swagger file</w:t>
      </w:r>
    </w:p>
  </w:comment>
  <w:comment w:id="285" w:author="Musavi, Hamid [USA] [2]" w:date="2017-03-06T19:25:00Z" w:initials="MH[">
    <w:p w14:paraId="39715C69" w14:textId="77777777" w:rsidR="00D43D48" w:rsidRDefault="00D43D48">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D9E4B" w14:textId="77777777" w:rsidR="00082019" w:rsidRDefault="00082019">
      <w:pPr>
        <w:spacing w:after="0" w:line="240" w:lineRule="auto"/>
      </w:pPr>
      <w:r>
        <w:separator/>
      </w:r>
    </w:p>
  </w:endnote>
  <w:endnote w:type="continuationSeparator" w:id="0">
    <w:p w14:paraId="1ECAA6E9" w14:textId="77777777" w:rsidR="00082019" w:rsidRDefault="00082019">
      <w:pPr>
        <w:spacing w:after="0" w:line="240" w:lineRule="auto"/>
      </w:pPr>
      <w:r>
        <w:continuationSeparator/>
      </w:r>
    </w:p>
  </w:endnote>
  <w:endnote w:type="continuationNotice" w:id="1">
    <w:p w14:paraId="30A750FF" w14:textId="77777777" w:rsidR="00082019" w:rsidRDefault="0008201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altName w:val="Calibri"/>
    <w:charset w:val="00"/>
    <w:family w:val="swiss"/>
    <w:pitch w:val="variable"/>
    <w:sig w:usb0="E1002AFF" w:usb1="C000E47F" w:usb2="00000029" w:usb3="00000000" w:csb0="000001FF" w:csb1="00000000"/>
  </w:font>
  <w:font w:name="Consolas">
    <w:panose1 w:val="020B0609020204030204"/>
    <w:charset w:val="00"/>
    <w:family w:val="swiss"/>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charset w:val="00"/>
    <w:family w:val="auto"/>
    <w:pitch w:val="fixed"/>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Monaco">
    <w:panose1 w:val="02000500000000000000"/>
    <w:charset w:val="00"/>
    <w:family w:val="swiss"/>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7C4D46A" w14:textId="69E998E8" w:rsidR="00D43D48" w:rsidRDefault="00D43D48"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443882" w:rsidRPr="00443882">
      <w:rPr>
        <w:noProof/>
      </w:rPr>
      <w:t xml:space="preserve">Error! Unknown </w:t>
    </w:r>
    <w:r w:rsidR="00443882">
      <w:rPr>
        <w:b/>
        <w:bCs/>
        <w:noProof/>
      </w:rPr>
      <w:t>switch argument.</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May 30, 2017</w:t>
    </w:r>
    <w:r>
      <w:rPr>
        <w:noProof/>
      </w:rPr>
      <w:fldChar w:fldCharType="end"/>
    </w:r>
  </w:p>
  <w:p w14:paraId="022A2A9B" w14:textId="0E57C247" w:rsidR="00D43D48" w:rsidRPr="00D47340" w:rsidRDefault="00D43D48" w:rsidP="00886E1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EB515C5" w14:textId="610173CA" w:rsidR="00D43D48" w:rsidRDefault="00D43D48">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10402A" w:rsidRPr="0010402A">
      <w:rPr>
        <w:noProof/>
      </w:rPr>
      <w:t xml:space="preserve">Error! Unknown </w:t>
    </w:r>
    <w:r w:rsidR="0010402A">
      <w:rPr>
        <w:b/>
        <w:bCs/>
        <w:noProof/>
      </w:rPr>
      <w:t>switch argument.</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May 30, 2017</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E55A52" w14:textId="77777777" w:rsidR="00082019" w:rsidRDefault="00082019">
      <w:pPr>
        <w:spacing w:after="0" w:line="240" w:lineRule="auto"/>
      </w:pPr>
      <w:r>
        <w:separator/>
      </w:r>
    </w:p>
  </w:footnote>
  <w:footnote w:type="continuationSeparator" w:id="0">
    <w:p w14:paraId="0BF6B89D" w14:textId="77777777" w:rsidR="00082019" w:rsidRDefault="00082019">
      <w:pPr>
        <w:spacing w:after="0" w:line="240" w:lineRule="auto"/>
      </w:pPr>
      <w:r>
        <w:continuationSeparator/>
      </w:r>
    </w:p>
  </w:footnote>
  <w:footnote w:type="continuationNotice" w:id="1">
    <w:p w14:paraId="2893F2DC" w14:textId="77777777" w:rsidR="00082019" w:rsidRDefault="00082019">
      <w:pPr>
        <w:spacing w:before="0"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57AECCB" w14:textId="6FF1CB0F" w:rsidR="00D43D48" w:rsidRPr="00533512" w:rsidRDefault="00D43D48"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D43D48" w:rsidRDefault="00D43D48">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D43D48" w:rsidRDefault="00D43D48">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F364CB4" w14:textId="55CBB63B" w:rsidR="00D43D48" w:rsidRDefault="00D43D48">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D43D48" w:rsidRDefault="00D43D48"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" o:allowoverlap="f" fillcolor="white [3212]" stroked="f" strokeweight="1pt">
              <v:textbox style="mso-fit-shape-to-text:t">
                <w:txbxContent>
                  <w:p w14:paraId="02BECEEC" w14:textId="4273B3C9" w:rsidR="00D43D48" w:rsidRDefault="00D43D48"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3">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4">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4"/>
  </w:num>
  <w:num w:numId="8">
    <w:abstractNumId w:val="46"/>
  </w:num>
  <w:num w:numId="9">
    <w:abstractNumId w:val="8"/>
  </w:num>
  <w:num w:numId="10">
    <w:abstractNumId w:val="4"/>
  </w:num>
  <w:num w:numId="11">
    <w:abstractNumId w:val="45"/>
  </w:num>
  <w:num w:numId="12">
    <w:abstractNumId w:val="25"/>
  </w:num>
  <w:num w:numId="13">
    <w:abstractNumId w:val="52"/>
  </w:num>
  <w:num w:numId="14">
    <w:abstractNumId w:val="53"/>
  </w:num>
  <w:num w:numId="15">
    <w:abstractNumId w:val="1"/>
  </w:num>
  <w:num w:numId="16">
    <w:abstractNumId w:val="16"/>
  </w:num>
  <w:num w:numId="17">
    <w:abstractNumId w:val="57"/>
  </w:num>
  <w:num w:numId="18">
    <w:abstractNumId w:val="39"/>
  </w:num>
  <w:num w:numId="19">
    <w:abstractNumId w:val="13"/>
  </w:num>
  <w:num w:numId="20">
    <w:abstractNumId w:val="22"/>
  </w:num>
  <w:num w:numId="21">
    <w:abstractNumId w:val="43"/>
  </w:num>
  <w:num w:numId="22">
    <w:abstractNumId w:val="61"/>
  </w:num>
  <w:num w:numId="23">
    <w:abstractNumId w:val="40"/>
  </w:num>
  <w:num w:numId="24">
    <w:abstractNumId w:val="10"/>
  </w:num>
  <w:num w:numId="25">
    <w:abstractNumId w:val="44"/>
  </w:num>
  <w:num w:numId="26">
    <w:abstractNumId w:val="48"/>
  </w:num>
  <w:num w:numId="27">
    <w:abstractNumId w:val="50"/>
  </w:num>
  <w:num w:numId="28">
    <w:abstractNumId w:val="55"/>
  </w:num>
  <w:num w:numId="29">
    <w:abstractNumId w:val="11"/>
  </w:num>
  <w:num w:numId="30">
    <w:abstractNumId w:val="42"/>
  </w:num>
  <w:num w:numId="31">
    <w:abstractNumId w:val="58"/>
  </w:num>
  <w:num w:numId="32">
    <w:abstractNumId w:val="12"/>
  </w:num>
  <w:num w:numId="33">
    <w:abstractNumId w:val="5"/>
  </w:num>
  <w:num w:numId="34">
    <w:abstractNumId w:val="2"/>
  </w:num>
  <w:num w:numId="35">
    <w:abstractNumId w:val="20"/>
  </w:num>
  <w:num w:numId="36">
    <w:abstractNumId w:val="38"/>
  </w:num>
  <w:num w:numId="37">
    <w:abstractNumId w:val="51"/>
  </w:num>
  <w:num w:numId="38">
    <w:abstractNumId w:val="47"/>
  </w:num>
  <w:num w:numId="39">
    <w:abstractNumId w:val="21"/>
  </w:num>
  <w:num w:numId="40">
    <w:abstractNumId w:val="24"/>
  </w:num>
  <w:num w:numId="41">
    <w:abstractNumId w:val="36"/>
  </w:num>
  <w:num w:numId="42">
    <w:abstractNumId w:val="17"/>
  </w:num>
  <w:num w:numId="43">
    <w:abstractNumId w:val="56"/>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2"/>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59"/>
  </w:num>
  <w:num w:numId="60">
    <w:abstractNumId w:val="9"/>
  </w:num>
  <w:num w:numId="61">
    <w:abstractNumId w:val="49"/>
  </w:num>
  <w:num w:numId="62">
    <w:abstractNumId w:val="60"/>
  </w:num>
  <w:num w:numId="63">
    <w:abstractNumId w:val="32"/>
  </w:num>
  <w:numIdMacAtCleanup w:val="5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AD" w15:userId="S-1-5-21-1314303383-2379350573-4036118543-497801"/>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048DB"/>
    <w:rsid w:val="00024011"/>
    <w:rsid w:val="000412A9"/>
    <w:rsid w:val="000479B5"/>
    <w:rsid w:val="00047C29"/>
    <w:rsid w:val="00053F27"/>
    <w:rsid w:val="000578FE"/>
    <w:rsid w:val="0006261D"/>
    <w:rsid w:val="000669C2"/>
    <w:rsid w:val="0006752C"/>
    <w:rsid w:val="0007235D"/>
    <w:rsid w:val="000753B4"/>
    <w:rsid w:val="0007578F"/>
    <w:rsid w:val="00082019"/>
    <w:rsid w:val="0008362E"/>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E6034"/>
    <w:rsid w:val="000E6669"/>
    <w:rsid w:val="000F721D"/>
    <w:rsid w:val="0010402A"/>
    <w:rsid w:val="00105027"/>
    <w:rsid w:val="00106BF3"/>
    <w:rsid w:val="001108C8"/>
    <w:rsid w:val="0011130E"/>
    <w:rsid w:val="00113481"/>
    <w:rsid w:val="00114833"/>
    <w:rsid w:val="001150A7"/>
    <w:rsid w:val="0011797A"/>
    <w:rsid w:val="00125CE5"/>
    <w:rsid w:val="00127671"/>
    <w:rsid w:val="001332C3"/>
    <w:rsid w:val="00133FB7"/>
    <w:rsid w:val="001420F5"/>
    <w:rsid w:val="00154D5A"/>
    <w:rsid w:val="0016253B"/>
    <w:rsid w:val="001708B7"/>
    <w:rsid w:val="00184A66"/>
    <w:rsid w:val="00194DF6"/>
    <w:rsid w:val="00196A0A"/>
    <w:rsid w:val="001A3B89"/>
    <w:rsid w:val="001A737A"/>
    <w:rsid w:val="001B14F4"/>
    <w:rsid w:val="001C59DC"/>
    <w:rsid w:val="001D32CC"/>
    <w:rsid w:val="001D486A"/>
    <w:rsid w:val="001D5913"/>
    <w:rsid w:val="001D5BB2"/>
    <w:rsid w:val="001E5150"/>
    <w:rsid w:val="001F1A9D"/>
    <w:rsid w:val="001F788C"/>
    <w:rsid w:val="001F79E4"/>
    <w:rsid w:val="002026AB"/>
    <w:rsid w:val="00213CF4"/>
    <w:rsid w:val="002253B4"/>
    <w:rsid w:val="00233B82"/>
    <w:rsid w:val="0023747B"/>
    <w:rsid w:val="00242166"/>
    <w:rsid w:val="00244E15"/>
    <w:rsid w:val="00250379"/>
    <w:rsid w:val="002534D5"/>
    <w:rsid w:val="00256150"/>
    <w:rsid w:val="00262CBA"/>
    <w:rsid w:val="00271DD3"/>
    <w:rsid w:val="00273B65"/>
    <w:rsid w:val="00277F13"/>
    <w:rsid w:val="002834B9"/>
    <w:rsid w:val="00284505"/>
    <w:rsid w:val="002870D8"/>
    <w:rsid w:val="00292834"/>
    <w:rsid w:val="00297A50"/>
    <w:rsid w:val="002A2BA7"/>
    <w:rsid w:val="002A65E2"/>
    <w:rsid w:val="002B624D"/>
    <w:rsid w:val="002B7E9A"/>
    <w:rsid w:val="002C04F6"/>
    <w:rsid w:val="002C11DA"/>
    <w:rsid w:val="002C2917"/>
    <w:rsid w:val="002D1CCE"/>
    <w:rsid w:val="002D474A"/>
    <w:rsid w:val="002D592E"/>
    <w:rsid w:val="002D65A7"/>
    <w:rsid w:val="002D71AA"/>
    <w:rsid w:val="002E1BA0"/>
    <w:rsid w:val="002F1D6C"/>
    <w:rsid w:val="0030246B"/>
    <w:rsid w:val="00306441"/>
    <w:rsid w:val="0030714D"/>
    <w:rsid w:val="00311473"/>
    <w:rsid w:val="00311B9F"/>
    <w:rsid w:val="00312B04"/>
    <w:rsid w:val="00314B85"/>
    <w:rsid w:val="00315504"/>
    <w:rsid w:val="00315A14"/>
    <w:rsid w:val="00316B55"/>
    <w:rsid w:val="00325B0F"/>
    <w:rsid w:val="00330DA4"/>
    <w:rsid w:val="00334FC1"/>
    <w:rsid w:val="00336015"/>
    <w:rsid w:val="003363D7"/>
    <w:rsid w:val="003462F3"/>
    <w:rsid w:val="003474DA"/>
    <w:rsid w:val="00347559"/>
    <w:rsid w:val="00354070"/>
    <w:rsid w:val="0035419F"/>
    <w:rsid w:val="003551B9"/>
    <w:rsid w:val="003607C6"/>
    <w:rsid w:val="003763F0"/>
    <w:rsid w:val="0037742F"/>
    <w:rsid w:val="003819EC"/>
    <w:rsid w:val="003909CF"/>
    <w:rsid w:val="00392D3A"/>
    <w:rsid w:val="00395660"/>
    <w:rsid w:val="003A3585"/>
    <w:rsid w:val="003A50FF"/>
    <w:rsid w:val="003B0FB9"/>
    <w:rsid w:val="003B3637"/>
    <w:rsid w:val="003B3B6E"/>
    <w:rsid w:val="003B7AD4"/>
    <w:rsid w:val="003C3E28"/>
    <w:rsid w:val="003D1AA9"/>
    <w:rsid w:val="003D364D"/>
    <w:rsid w:val="003D5949"/>
    <w:rsid w:val="003E1F35"/>
    <w:rsid w:val="003E264F"/>
    <w:rsid w:val="004030F1"/>
    <w:rsid w:val="00403A28"/>
    <w:rsid w:val="0040619B"/>
    <w:rsid w:val="00410F95"/>
    <w:rsid w:val="00414789"/>
    <w:rsid w:val="00424EBB"/>
    <w:rsid w:val="004254A3"/>
    <w:rsid w:val="004302C8"/>
    <w:rsid w:val="004366BE"/>
    <w:rsid w:val="00436C69"/>
    <w:rsid w:val="00443882"/>
    <w:rsid w:val="00443E64"/>
    <w:rsid w:val="00444E55"/>
    <w:rsid w:val="00453261"/>
    <w:rsid w:val="004557BA"/>
    <w:rsid w:val="0046261A"/>
    <w:rsid w:val="00471641"/>
    <w:rsid w:val="00472DAD"/>
    <w:rsid w:val="004746D4"/>
    <w:rsid w:val="004748A1"/>
    <w:rsid w:val="00481B08"/>
    <w:rsid w:val="00482F68"/>
    <w:rsid w:val="00494632"/>
    <w:rsid w:val="004947C9"/>
    <w:rsid w:val="004B3B4E"/>
    <w:rsid w:val="004B4A9D"/>
    <w:rsid w:val="004C0F68"/>
    <w:rsid w:val="004C424E"/>
    <w:rsid w:val="004C4D4C"/>
    <w:rsid w:val="004D0EB5"/>
    <w:rsid w:val="004D1092"/>
    <w:rsid w:val="004D4909"/>
    <w:rsid w:val="004E1AED"/>
    <w:rsid w:val="004E2E31"/>
    <w:rsid w:val="00503760"/>
    <w:rsid w:val="00506B9B"/>
    <w:rsid w:val="00507426"/>
    <w:rsid w:val="00512E88"/>
    <w:rsid w:val="00514A2A"/>
    <w:rsid w:val="00515E5D"/>
    <w:rsid w:val="00520060"/>
    <w:rsid w:val="00533512"/>
    <w:rsid w:val="00545323"/>
    <w:rsid w:val="00545450"/>
    <w:rsid w:val="00553903"/>
    <w:rsid w:val="00553AA4"/>
    <w:rsid w:val="00561AEB"/>
    <w:rsid w:val="00566557"/>
    <w:rsid w:val="005676A9"/>
    <w:rsid w:val="00567B12"/>
    <w:rsid w:val="00571EF4"/>
    <w:rsid w:val="005721F6"/>
    <w:rsid w:val="00575E3E"/>
    <w:rsid w:val="00583352"/>
    <w:rsid w:val="00593420"/>
    <w:rsid w:val="005A3000"/>
    <w:rsid w:val="005B63D6"/>
    <w:rsid w:val="005B7F02"/>
    <w:rsid w:val="005C12A5"/>
    <w:rsid w:val="005C60A3"/>
    <w:rsid w:val="005D1916"/>
    <w:rsid w:val="005D4B91"/>
    <w:rsid w:val="005D79AB"/>
    <w:rsid w:val="005E478F"/>
    <w:rsid w:val="005F165F"/>
    <w:rsid w:val="005F5FB3"/>
    <w:rsid w:val="005F6FA6"/>
    <w:rsid w:val="005F7EB4"/>
    <w:rsid w:val="0060433B"/>
    <w:rsid w:val="006044F1"/>
    <w:rsid w:val="0060553C"/>
    <w:rsid w:val="00606135"/>
    <w:rsid w:val="00606DE3"/>
    <w:rsid w:val="006114D6"/>
    <w:rsid w:val="00612ABF"/>
    <w:rsid w:val="00614BE5"/>
    <w:rsid w:val="00623372"/>
    <w:rsid w:val="00626A3D"/>
    <w:rsid w:val="00633023"/>
    <w:rsid w:val="00641BB0"/>
    <w:rsid w:val="006425C0"/>
    <w:rsid w:val="006444D9"/>
    <w:rsid w:val="006639DA"/>
    <w:rsid w:val="00666F71"/>
    <w:rsid w:val="00667010"/>
    <w:rsid w:val="00670169"/>
    <w:rsid w:val="00671FAC"/>
    <w:rsid w:val="00672CFB"/>
    <w:rsid w:val="0067487F"/>
    <w:rsid w:val="006754A3"/>
    <w:rsid w:val="006820F5"/>
    <w:rsid w:val="0068352B"/>
    <w:rsid w:val="006916B6"/>
    <w:rsid w:val="00697042"/>
    <w:rsid w:val="006A231C"/>
    <w:rsid w:val="006A2C46"/>
    <w:rsid w:val="006A6114"/>
    <w:rsid w:val="006B28E3"/>
    <w:rsid w:val="006B30A2"/>
    <w:rsid w:val="006C1382"/>
    <w:rsid w:val="006C28C3"/>
    <w:rsid w:val="006C5682"/>
    <w:rsid w:val="006C5922"/>
    <w:rsid w:val="006D1AAC"/>
    <w:rsid w:val="006D1B36"/>
    <w:rsid w:val="006D36CA"/>
    <w:rsid w:val="006D41B0"/>
    <w:rsid w:val="006E7C7C"/>
    <w:rsid w:val="006F02C9"/>
    <w:rsid w:val="006F7678"/>
    <w:rsid w:val="00700A6A"/>
    <w:rsid w:val="007038D0"/>
    <w:rsid w:val="00706439"/>
    <w:rsid w:val="007077A2"/>
    <w:rsid w:val="007139F5"/>
    <w:rsid w:val="0072125E"/>
    <w:rsid w:val="0072176B"/>
    <w:rsid w:val="00722B15"/>
    <w:rsid w:val="007251EE"/>
    <w:rsid w:val="00750B1F"/>
    <w:rsid w:val="00750EEC"/>
    <w:rsid w:val="00752CB3"/>
    <w:rsid w:val="00763F4A"/>
    <w:rsid w:val="0077218B"/>
    <w:rsid w:val="0077763C"/>
    <w:rsid w:val="00780835"/>
    <w:rsid w:val="00783376"/>
    <w:rsid w:val="00784158"/>
    <w:rsid w:val="00784320"/>
    <w:rsid w:val="00787BFF"/>
    <w:rsid w:val="007921AA"/>
    <w:rsid w:val="007A2419"/>
    <w:rsid w:val="007A2F48"/>
    <w:rsid w:val="007A3FD9"/>
    <w:rsid w:val="007B44EC"/>
    <w:rsid w:val="007D0347"/>
    <w:rsid w:val="007D2D91"/>
    <w:rsid w:val="007D6419"/>
    <w:rsid w:val="007D64B6"/>
    <w:rsid w:val="007E3CC7"/>
    <w:rsid w:val="007E5085"/>
    <w:rsid w:val="007E5CC3"/>
    <w:rsid w:val="007E7476"/>
    <w:rsid w:val="007E7FCE"/>
    <w:rsid w:val="00813084"/>
    <w:rsid w:val="00822CD3"/>
    <w:rsid w:val="00823070"/>
    <w:rsid w:val="008242BB"/>
    <w:rsid w:val="00832C11"/>
    <w:rsid w:val="00832DFA"/>
    <w:rsid w:val="00834B4D"/>
    <w:rsid w:val="00836EF5"/>
    <w:rsid w:val="008400F0"/>
    <w:rsid w:val="00842F80"/>
    <w:rsid w:val="00844E0B"/>
    <w:rsid w:val="008461B4"/>
    <w:rsid w:val="00860A25"/>
    <w:rsid w:val="00867624"/>
    <w:rsid w:val="0087489C"/>
    <w:rsid w:val="00874976"/>
    <w:rsid w:val="0088060F"/>
    <w:rsid w:val="00885A2A"/>
    <w:rsid w:val="00886A51"/>
    <w:rsid w:val="00886E1A"/>
    <w:rsid w:val="00893F6B"/>
    <w:rsid w:val="0089666D"/>
    <w:rsid w:val="008A1707"/>
    <w:rsid w:val="008A2877"/>
    <w:rsid w:val="008A4FC6"/>
    <w:rsid w:val="008A7EB4"/>
    <w:rsid w:val="008B218F"/>
    <w:rsid w:val="008C47C6"/>
    <w:rsid w:val="008D1F2E"/>
    <w:rsid w:val="008E2CCA"/>
    <w:rsid w:val="008E354B"/>
    <w:rsid w:val="008E57CC"/>
    <w:rsid w:val="008E5DA5"/>
    <w:rsid w:val="008F46C9"/>
    <w:rsid w:val="008F6EBA"/>
    <w:rsid w:val="008F720B"/>
    <w:rsid w:val="00927F39"/>
    <w:rsid w:val="00927FC8"/>
    <w:rsid w:val="00933194"/>
    <w:rsid w:val="00937E68"/>
    <w:rsid w:val="009417E3"/>
    <w:rsid w:val="009442FE"/>
    <w:rsid w:val="0094706F"/>
    <w:rsid w:val="009505C1"/>
    <w:rsid w:val="009507C7"/>
    <w:rsid w:val="00951EFA"/>
    <w:rsid w:val="009522E0"/>
    <w:rsid w:val="009554AF"/>
    <w:rsid w:val="00956340"/>
    <w:rsid w:val="00956D27"/>
    <w:rsid w:val="009607B5"/>
    <w:rsid w:val="00964C18"/>
    <w:rsid w:val="00966FB5"/>
    <w:rsid w:val="0096785B"/>
    <w:rsid w:val="00984AB8"/>
    <w:rsid w:val="009A3255"/>
    <w:rsid w:val="009B30FC"/>
    <w:rsid w:val="009B7A1C"/>
    <w:rsid w:val="009C14E6"/>
    <w:rsid w:val="009C4661"/>
    <w:rsid w:val="009E0136"/>
    <w:rsid w:val="009E24F7"/>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24BA"/>
    <w:rsid w:val="00A529B3"/>
    <w:rsid w:val="00A55F58"/>
    <w:rsid w:val="00A56029"/>
    <w:rsid w:val="00A6029C"/>
    <w:rsid w:val="00A70C47"/>
    <w:rsid w:val="00A82113"/>
    <w:rsid w:val="00A83286"/>
    <w:rsid w:val="00A8506D"/>
    <w:rsid w:val="00A85CF3"/>
    <w:rsid w:val="00A91E21"/>
    <w:rsid w:val="00A956BC"/>
    <w:rsid w:val="00AA0A4C"/>
    <w:rsid w:val="00AA0B8F"/>
    <w:rsid w:val="00AA1C8C"/>
    <w:rsid w:val="00AA69A9"/>
    <w:rsid w:val="00AA7602"/>
    <w:rsid w:val="00AC54BB"/>
    <w:rsid w:val="00AC61D9"/>
    <w:rsid w:val="00AC6A7C"/>
    <w:rsid w:val="00AD06BA"/>
    <w:rsid w:val="00AD618D"/>
    <w:rsid w:val="00AE1835"/>
    <w:rsid w:val="00AE6F0A"/>
    <w:rsid w:val="00AE7286"/>
    <w:rsid w:val="00AF03FB"/>
    <w:rsid w:val="00AF27F0"/>
    <w:rsid w:val="00AF5907"/>
    <w:rsid w:val="00B05113"/>
    <w:rsid w:val="00B05D2B"/>
    <w:rsid w:val="00B12C2F"/>
    <w:rsid w:val="00B155CA"/>
    <w:rsid w:val="00B23148"/>
    <w:rsid w:val="00B23540"/>
    <w:rsid w:val="00B26002"/>
    <w:rsid w:val="00B26DE3"/>
    <w:rsid w:val="00B2719A"/>
    <w:rsid w:val="00B31175"/>
    <w:rsid w:val="00B32D46"/>
    <w:rsid w:val="00B40E89"/>
    <w:rsid w:val="00B473AE"/>
    <w:rsid w:val="00B4777A"/>
    <w:rsid w:val="00B54D4D"/>
    <w:rsid w:val="00B63D68"/>
    <w:rsid w:val="00B63E02"/>
    <w:rsid w:val="00B76EF8"/>
    <w:rsid w:val="00B80382"/>
    <w:rsid w:val="00B87076"/>
    <w:rsid w:val="00B900E1"/>
    <w:rsid w:val="00B90300"/>
    <w:rsid w:val="00BA3CFB"/>
    <w:rsid w:val="00BB283D"/>
    <w:rsid w:val="00BB46E4"/>
    <w:rsid w:val="00BC38F2"/>
    <w:rsid w:val="00BC5D3B"/>
    <w:rsid w:val="00BE6599"/>
    <w:rsid w:val="00C06ADA"/>
    <w:rsid w:val="00C110E9"/>
    <w:rsid w:val="00C119E8"/>
    <w:rsid w:val="00C11D96"/>
    <w:rsid w:val="00C12352"/>
    <w:rsid w:val="00C14D18"/>
    <w:rsid w:val="00C168F1"/>
    <w:rsid w:val="00C219BA"/>
    <w:rsid w:val="00C26513"/>
    <w:rsid w:val="00C26C45"/>
    <w:rsid w:val="00C27791"/>
    <w:rsid w:val="00C27C89"/>
    <w:rsid w:val="00C302CB"/>
    <w:rsid w:val="00C30617"/>
    <w:rsid w:val="00C30D21"/>
    <w:rsid w:val="00C33C31"/>
    <w:rsid w:val="00C37E28"/>
    <w:rsid w:val="00C43CA5"/>
    <w:rsid w:val="00C44578"/>
    <w:rsid w:val="00C448DC"/>
    <w:rsid w:val="00C50529"/>
    <w:rsid w:val="00C51F43"/>
    <w:rsid w:val="00C53E74"/>
    <w:rsid w:val="00C644FE"/>
    <w:rsid w:val="00C664F8"/>
    <w:rsid w:val="00C74348"/>
    <w:rsid w:val="00C77532"/>
    <w:rsid w:val="00C81EC7"/>
    <w:rsid w:val="00C845F2"/>
    <w:rsid w:val="00C865C5"/>
    <w:rsid w:val="00C86788"/>
    <w:rsid w:val="00C90428"/>
    <w:rsid w:val="00C910EC"/>
    <w:rsid w:val="00C92666"/>
    <w:rsid w:val="00C97383"/>
    <w:rsid w:val="00CA0F41"/>
    <w:rsid w:val="00CA4BB4"/>
    <w:rsid w:val="00CA712F"/>
    <w:rsid w:val="00CB08F3"/>
    <w:rsid w:val="00CB2E87"/>
    <w:rsid w:val="00CC5282"/>
    <w:rsid w:val="00CC6A57"/>
    <w:rsid w:val="00CD296A"/>
    <w:rsid w:val="00CE5487"/>
    <w:rsid w:val="00CF1FA6"/>
    <w:rsid w:val="00CF6151"/>
    <w:rsid w:val="00CF65D3"/>
    <w:rsid w:val="00CF7463"/>
    <w:rsid w:val="00D043A2"/>
    <w:rsid w:val="00D1087D"/>
    <w:rsid w:val="00D12BC3"/>
    <w:rsid w:val="00D13329"/>
    <w:rsid w:val="00D276F1"/>
    <w:rsid w:val="00D359EF"/>
    <w:rsid w:val="00D4195B"/>
    <w:rsid w:val="00D43D48"/>
    <w:rsid w:val="00D47340"/>
    <w:rsid w:val="00D47416"/>
    <w:rsid w:val="00D47A97"/>
    <w:rsid w:val="00D51342"/>
    <w:rsid w:val="00D5586B"/>
    <w:rsid w:val="00D630A5"/>
    <w:rsid w:val="00D6316F"/>
    <w:rsid w:val="00D65B32"/>
    <w:rsid w:val="00D6691B"/>
    <w:rsid w:val="00D676C8"/>
    <w:rsid w:val="00D6784D"/>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3D57"/>
    <w:rsid w:val="00DF6FA4"/>
    <w:rsid w:val="00E11286"/>
    <w:rsid w:val="00E145C0"/>
    <w:rsid w:val="00E22E02"/>
    <w:rsid w:val="00E274B6"/>
    <w:rsid w:val="00E315AB"/>
    <w:rsid w:val="00E34DCE"/>
    <w:rsid w:val="00E42F1E"/>
    <w:rsid w:val="00E433C5"/>
    <w:rsid w:val="00E45AA5"/>
    <w:rsid w:val="00E53E91"/>
    <w:rsid w:val="00E567F2"/>
    <w:rsid w:val="00E56B0C"/>
    <w:rsid w:val="00E576B4"/>
    <w:rsid w:val="00E6110E"/>
    <w:rsid w:val="00E616D3"/>
    <w:rsid w:val="00E707B9"/>
    <w:rsid w:val="00E77EC6"/>
    <w:rsid w:val="00E811E3"/>
    <w:rsid w:val="00E8499F"/>
    <w:rsid w:val="00E86218"/>
    <w:rsid w:val="00E8632C"/>
    <w:rsid w:val="00E91679"/>
    <w:rsid w:val="00E916A3"/>
    <w:rsid w:val="00E9647A"/>
    <w:rsid w:val="00EA2288"/>
    <w:rsid w:val="00EA5684"/>
    <w:rsid w:val="00EA6F69"/>
    <w:rsid w:val="00EB4A6F"/>
    <w:rsid w:val="00EB6150"/>
    <w:rsid w:val="00EB7E2A"/>
    <w:rsid w:val="00EC0E53"/>
    <w:rsid w:val="00EC1603"/>
    <w:rsid w:val="00EC2F60"/>
    <w:rsid w:val="00ED0E13"/>
    <w:rsid w:val="00ED1D87"/>
    <w:rsid w:val="00EE12D0"/>
    <w:rsid w:val="00F01B77"/>
    <w:rsid w:val="00F07B1C"/>
    <w:rsid w:val="00F14C2B"/>
    <w:rsid w:val="00F175E9"/>
    <w:rsid w:val="00F42024"/>
    <w:rsid w:val="00F44C7C"/>
    <w:rsid w:val="00F46095"/>
    <w:rsid w:val="00F50759"/>
    <w:rsid w:val="00F55FBC"/>
    <w:rsid w:val="00F60330"/>
    <w:rsid w:val="00F65242"/>
    <w:rsid w:val="00F81212"/>
    <w:rsid w:val="00F93C92"/>
    <w:rsid w:val="00F94C36"/>
    <w:rsid w:val="00FA124F"/>
    <w:rsid w:val="00FA24BF"/>
    <w:rsid w:val="00FA5D0B"/>
    <w:rsid w:val="00FB28FB"/>
    <w:rsid w:val="00FB7B75"/>
    <w:rsid w:val="00FB7FD7"/>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tools.ietf.org/html/rfc6455" TargetMode="External"/><Relationship Id="rId47" Type="http://schemas.openxmlformats.org/officeDocument/2006/relationships/hyperlink" Target="https://www.confluent.io/blog/a-comprehensive-open-source-rest-proxy-for-kafka/" TargetMode="External"/><Relationship Id="rId48" Type="http://schemas.openxmlformats.org/officeDocument/2006/relationships/hyperlink" Target="https://github.com/b/kafka-websocket/blob/master/pom.xml" TargetMode="External"/><Relationship Id="rId49" Type="http://schemas.openxmlformats.org/officeDocument/2006/relationships/fontTable" Target="fontTable.xml"/><Relationship Id="rId20" Type="http://schemas.openxmlformats.org/officeDocument/2006/relationships/image" Target="media/image2.emf"/><Relationship Id="rId21" Type="http://schemas.openxmlformats.org/officeDocument/2006/relationships/hyperlink" Target="https://git-scm.com/" TargetMode="External"/><Relationship Id="rId22" Type="http://schemas.openxmlformats.org/officeDocument/2006/relationships/hyperlink" Target="https://github.com/usdot-jpo-ode/jpo-ode" TargetMode="External"/><Relationship Id="rId23" Type="http://schemas.openxmlformats.org/officeDocument/2006/relationships/hyperlink" Target="http://www.oracle.com/technetwork/java/javase/downloads/jdk8-downloads-2133151.html" TargetMode="External"/><Relationship Id="rId24" Type="http://schemas.openxmlformats.org/officeDocument/2006/relationships/hyperlink" Target="https://eclipse.org" TargetMode="External"/><Relationship Id="rId25" Type="http://schemas.openxmlformats.org/officeDocument/2006/relationships/hyperlink" Target="https://maven.apache.org/" TargetMode="External"/><Relationship Id="rId26" Type="http://schemas.openxmlformats.org/officeDocument/2006/relationships/hyperlink" Target="https://github.com/usdot-jpo-ode/jpo-ode" TargetMode="External"/><Relationship Id="rId27" Type="http://schemas.openxmlformats.org/officeDocument/2006/relationships/hyperlink" Target="https://bitbucket.org/usdot-jpo-ode/jpo-ode-private" TargetMode="External"/><Relationship Id="rId28" Type="http://schemas.openxmlformats.org/officeDocument/2006/relationships/hyperlink" Target="http://www.oss.com/" TargetMode="External"/><Relationship Id="rId29" Type="http://schemas.openxmlformats.org/officeDocument/2006/relationships/hyperlink" Target="http://www.oss.com/" TargetMode="External"/><Relationship Id="rId50" Type="http://schemas.microsoft.com/office/2011/relationships/people" Target="peop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footer" Target="footer2.xml"/><Relationship Id="rId31" Type="http://schemas.openxmlformats.org/officeDocument/2006/relationships/hyperlink" Target="https://logback.qos.ch/manual/" TargetMode="External"/><Relationship Id="rId32" Type="http://schemas.openxmlformats.org/officeDocument/2006/relationships/hyperlink" Target="https://github.com/usdot-jpo-ode" TargetMode="Externa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yperlink" Target="https://github.com/usdot-jpo-ode/jpo-cvdp" TargetMode="External"/><Relationship Id="rId34" Type="http://schemas.openxmlformats.org/officeDocument/2006/relationships/hyperlink" Target="https://github.com/usdot-jpo-ode/jpo-ode" TargetMode="External"/><Relationship Id="rId35" Type="http://schemas.openxmlformats.org/officeDocument/2006/relationships/image" Target="media/image3.png"/><Relationship Id="rId36" Type="http://schemas.openxmlformats.org/officeDocument/2006/relationships/hyperlink" Target="http://swagger.io/"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hyperlink" Target="http://www.boozallen.com" TargetMode="External"/><Relationship Id="rId16" Type="http://schemas.openxmlformats.org/officeDocument/2006/relationships/hyperlink" Target="http://www.boozallen.com" TargetMode="External"/><Relationship Id="rId17" Type="http://schemas.openxmlformats.org/officeDocument/2006/relationships/hyperlink" Target="https://usdotjpoode.atlassian.net/browse/ODE-146" TargetMode="External"/><Relationship Id="rId18" Type="http://schemas.openxmlformats.org/officeDocument/2006/relationships/hyperlink" Target="https://github.com/usdot-jpo-ode/jpo-ode/issues" TargetMode="External"/><Relationship Id="rId19" Type="http://schemas.openxmlformats.org/officeDocument/2006/relationships/hyperlink" Target="https://github.com/usdot-jpo-ode/jpo-ode/issues" TargetMode="External"/><Relationship Id="rId37" Type="http://schemas.openxmlformats.org/officeDocument/2006/relationships/hyperlink" Target="https://github.com/usdot-jpo-ode/jpo-ode/blob/develop/docs/ODESwagger.yaml" TargetMode="External"/><Relationship Id="rId38" Type="http://schemas.openxmlformats.org/officeDocument/2006/relationships/hyperlink" Target="http://editor.swagger.io/" TargetMode="External"/><Relationship Id="rId39" Type="http://schemas.openxmlformats.org/officeDocument/2006/relationships/hyperlink" Target="http://editor.swagger.io/" TargetMode="External"/><Relationship Id="rId40" Type="http://schemas.openxmlformats.org/officeDocument/2006/relationships/image" Target="media/image4.png"/><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5.png"/><Relationship Id="rId44" Type="http://schemas.openxmlformats.org/officeDocument/2006/relationships/hyperlink" Target="https://github.com/usdot-jpo-ode/jpo-ode/blob/develop/docs/ODESwagger.yaml" TargetMode="External"/><Relationship Id="rId45" Type="http://schemas.openxmlformats.org/officeDocument/2006/relationships/hyperlink" Target="https://github.com/usdot-jpo-ode/jpo-ode/blob/develop/docs/ODESwagger.ya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87B50F-32D8-454B-84DB-C30F1E980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C:\Users\586443\AppData\Roaming\Microsoft\Templates\Banded design (blank).dotx</Template>
  <TotalTime>52</TotalTime>
  <Pages>66</Pages>
  <Words>10545</Words>
  <Characters>60113</Characters>
  <Application>Microsoft Macintosh Word</Application>
  <DocSecurity>0</DocSecurity>
  <Lines>500</Lines>
  <Paragraphs>141</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70517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Ahir Tharu, Sandesh [USA]</cp:lastModifiedBy>
  <cp:revision>28</cp:revision>
  <cp:lastPrinted>2017-01-18T03:07:00Z</cp:lastPrinted>
  <dcterms:created xsi:type="dcterms:W3CDTF">2017-05-30T11:52:00Z</dcterms:created>
  <dcterms:modified xsi:type="dcterms:W3CDTF">2017-05-30T13:26:00Z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