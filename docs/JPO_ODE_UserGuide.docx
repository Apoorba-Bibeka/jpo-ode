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A176FA">
        <w:rPr>
          <w:b/>
          <w:noProof/>
          <w:color w:val="0070C0"/>
        </w:rPr>
        <w:t>March 12, 2017</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D630A5" w:rsidP="00314B85">
                            <w:pPr>
                              <w:pStyle w:val="BAHURLBAH"/>
                              <w:spacing w:after="120"/>
                              <w:rPr>
                                <w:i/>
                                <w:iCs/>
                              </w:rPr>
                            </w:pPr>
                            <w:hyperlink r:id="rId18" w:history="1">
                              <w:r w:rsidR="00AD06BA">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AD06BA" w:rsidRDefault="00AD06BA" w:rsidP="00314B85">
                      <w:pPr>
                        <w:pStyle w:val="BAHOfficeAddressBAH"/>
                        <w:rPr>
                          <w:b/>
                          <w:bCs/>
                        </w:rPr>
                      </w:pPr>
                      <w:r>
                        <w:rPr>
                          <w:b/>
                          <w:bCs/>
                        </w:rPr>
                        <w:t>Booz Allen Hamilton</w:t>
                      </w:r>
                    </w:p>
                    <w:p w14:paraId="5FB437CA" w14:textId="77777777" w:rsidR="00AD06BA" w:rsidRDefault="00AD06BA" w:rsidP="00314B85">
                      <w:pPr>
                        <w:pStyle w:val="BAHOfficeAddressBAH"/>
                      </w:pPr>
                      <w:r>
                        <w:t>8283 Greensboro Drive</w:t>
                      </w:r>
                    </w:p>
                    <w:p w14:paraId="1FCD3473" w14:textId="77777777" w:rsidR="00AD06BA" w:rsidRDefault="00AD06BA" w:rsidP="00314B85">
                      <w:pPr>
                        <w:pStyle w:val="BAHOfficeAddressBAH"/>
                      </w:pPr>
                      <w:r>
                        <w:t>McLean, VA 22102-3838</w:t>
                      </w:r>
                    </w:p>
                    <w:p w14:paraId="1E61E11E" w14:textId="77777777" w:rsidR="00AD06BA" w:rsidRDefault="00AD06BA" w:rsidP="00314B85">
                      <w:pPr>
                        <w:pStyle w:val="BAHOfficeAddressBAH"/>
                      </w:pPr>
                      <w:r>
                        <w:t>Tel 703-902-5000</w:t>
                      </w:r>
                    </w:p>
                    <w:p w14:paraId="2C05FE5D" w14:textId="77777777" w:rsidR="00AD06BA" w:rsidRDefault="00AD06BA" w:rsidP="00314B85">
                      <w:pPr>
                        <w:pStyle w:val="BAHOfficeAddressLastBAH"/>
                      </w:pPr>
                      <w:r>
                        <w:t>Fax 703-902-3333</w:t>
                      </w:r>
                    </w:p>
                    <w:p w14:paraId="7CFBEDAE" w14:textId="77777777" w:rsidR="00AD06BA" w:rsidRDefault="00EC0E53" w:rsidP="00314B85">
                      <w:pPr>
                        <w:pStyle w:val="BAHURLBAH"/>
                        <w:spacing w:after="120"/>
                        <w:rPr>
                          <w:i/>
                          <w:iCs/>
                        </w:rPr>
                      </w:pPr>
                      <w:hyperlink r:id="rId19" w:history="1">
                        <w:r w:rsidR="00AD06BA">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391AD2A6" w14:textId="77777777" w:rsidR="00A176FA"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7116094" w:history="1">
            <w:r w:rsidR="00A176FA" w:rsidRPr="00505240">
              <w:rPr>
                <w:rStyle w:val="Hyperlink"/>
                <w:noProof/>
              </w:rPr>
              <w:t>Version History</w:t>
            </w:r>
            <w:r w:rsidR="00A176FA">
              <w:rPr>
                <w:noProof/>
                <w:webHidden/>
              </w:rPr>
              <w:tab/>
            </w:r>
            <w:r w:rsidR="00A176FA">
              <w:rPr>
                <w:noProof/>
                <w:webHidden/>
              </w:rPr>
              <w:fldChar w:fldCharType="begin"/>
            </w:r>
            <w:r w:rsidR="00A176FA">
              <w:rPr>
                <w:noProof/>
                <w:webHidden/>
              </w:rPr>
              <w:instrText xml:space="preserve"> PAGEREF _Toc477116094 \h </w:instrText>
            </w:r>
            <w:r w:rsidR="00A176FA">
              <w:rPr>
                <w:noProof/>
                <w:webHidden/>
              </w:rPr>
            </w:r>
            <w:r w:rsidR="00A176FA">
              <w:rPr>
                <w:noProof/>
                <w:webHidden/>
              </w:rPr>
              <w:fldChar w:fldCharType="separate"/>
            </w:r>
            <w:r w:rsidR="00A176FA">
              <w:rPr>
                <w:noProof/>
                <w:webHidden/>
              </w:rPr>
              <w:t>5</w:t>
            </w:r>
            <w:r w:rsidR="00A176FA">
              <w:rPr>
                <w:noProof/>
                <w:webHidden/>
              </w:rPr>
              <w:fldChar w:fldCharType="end"/>
            </w:r>
          </w:hyperlink>
        </w:p>
        <w:p w14:paraId="550FEEB7" w14:textId="77777777" w:rsidR="00A176FA" w:rsidRDefault="00A176FA">
          <w:pPr>
            <w:pStyle w:val="TOC1"/>
            <w:tabs>
              <w:tab w:val="left" w:pos="480"/>
              <w:tab w:val="right" w:leader="dot" w:pos="9350"/>
            </w:tabs>
            <w:rPr>
              <w:noProof/>
              <w:lang w:eastAsia="en-US"/>
            </w:rPr>
          </w:pPr>
          <w:hyperlink w:anchor="_Toc477116095" w:history="1">
            <w:r w:rsidRPr="00505240">
              <w:rPr>
                <w:rStyle w:val="Hyperlink"/>
                <w:noProof/>
              </w:rPr>
              <w:t>1</w:t>
            </w:r>
            <w:r>
              <w:rPr>
                <w:noProof/>
                <w:lang w:eastAsia="en-US"/>
              </w:rPr>
              <w:tab/>
            </w:r>
            <w:r w:rsidRPr="00505240">
              <w:rPr>
                <w:rStyle w:val="Hyperlink"/>
                <w:noProof/>
              </w:rPr>
              <w:t>Introduction</w:t>
            </w:r>
            <w:r>
              <w:rPr>
                <w:noProof/>
                <w:webHidden/>
              </w:rPr>
              <w:tab/>
            </w:r>
            <w:r>
              <w:rPr>
                <w:noProof/>
                <w:webHidden/>
              </w:rPr>
              <w:fldChar w:fldCharType="begin"/>
            </w:r>
            <w:r>
              <w:rPr>
                <w:noProof/>
                <w:webHidden/>
              </w:rPr>
              <w:instrText xml:space="preserve"> PAGEREF _Toc477116095 \h </w:instrText>
            </w:r>
            <w:r>
              <w:rPr>
                <w:noProof/>
                <w:webHidden/>
              </w:rPr>
            </w:r>
            <w:r>
              <w:rPr>
                <w:noProof/>
                <w:webHidden/>
              </w:rPr>
              <w:fldChar w:fldCharType="separate"/>
            </w:r>
            <w:r>
              <w:rPr>
                <w:noProof/>
                <w:webHidden/>
              </w:rPr>
              <w:t>6</w:t>
            </w:r>
            <w:r>
              <w:rPr>
                <w:noProof/>
                <w:webHidden/>
              </w:rPr>
              <w:fldChar w:fldCharType="end"/>
            </w:r>
          </w:hyperlink>
        </w:p>
        <w:p w14:paraId="5F45B619" w14:textId="77777777" w:rsidR="00A176FA" w:rsidRDefault="00A176FA">
          <w:pPr>
            <w:pStyle w:val="TOC1"/>
            <w:tabs>
              <w:tab w:val="left" w:pos="480"/>
              <w:tab w:val="right" w:leader="dot" w:pos="9350"/>
            </w:tabs>
            <w:rPr>
              <w:noProof/>
              <w:lang w:eastAsia="en-US"/>
            </w:rPr>
          </w:pPr>
          <w:hyperlink w:anchor="_Toc477116096" w:history="1">
            <w:r w:rsidRPr="00505240">
              <w:rPr>
                <w:rStyle w:val="Hyperlink"/>
                <w:noProof/>
              </w:rPr>
              <w:t>2</w:t>
            </w:r>
            <w:r>
              <w:rPr>
                <w:noProof/>
                <w:lang w:eastAsia="en-US"/>
              </w:rPr>
              <w:tab/>
            </w:r>
            <w:r w:rsidRPr="00505240">
              <w:rPr>
                <w:rStyle w:val="Hyperlink"/>
                <w:noProof/>
              </w:rPr>
              <w:t>Project Overview</w:t>
            </w:r>
            <w:r>
              <w:rPr>
                <w:noProof/>
                <w:webHidden/>
              </w:rPr>
              <w:tab/>
            </w:r>
            <w:r>
              <w:rPr>
                <w:noProof/>
                <w:webHidden/>
              </w:rPr>
              <w:fldChar w:fldCharType="begin"/>
            </w:r>
            <w:r>
              <w:rPr>
                <w:noProof/>
                <w:webHidden/>
              </w:rPr>
              <w:instrText xml:space="preserve"> PAGEREF _Toc477116096 \h </w:instrText>
            </w:r>
            <w:r>
              <w:rPr>
                <w:noProof/>
                <w:webHidden/>
              </w:rPr>
            </w:r>
            <w:r>
              <w:rPr>
                <w:noProof/>
                <w:webHidden/>
              </w:rPr>
              <w:fldChar w:fldCharType="separate"/>
            </w:r>
            <w:r>
              <w:rPr>
                <w:noProof/>
                <w:webHidden/>
              </w:rPr>
              <w:t>6</w:t>
            </w:r>
            <w:r>
              <w:rPr>
                <w:noProof/>
                <w:webHidden/>
              </w:rPr>
              <w:fldChar w:fldCharType="end"/>
            </w:r>
          </w:hyperlink>
        </w:p>
        <w:p w14:paraId="1067D233" w14:textId="77777777" w:rsidR="00A176FA" w:rsidRDefault="00A176FA">
          <w:pPr>
            <w:pStyle w:val="TOC1"/>
            <w:tabs>
              <w:tab w:val="left" w:pos="480"/>
              <w:tab w:val="right" w:leader="dot" w:pos="9350"/>
            </w:tabs>
            <w:rPr>
              <w:noProof/>
              <w:lang w:eastAsia="en-US"/>
            </w:rPr>
          </w:pPr>
          <w:hyperlink w:anchor="_Toc477116097" w:history="1">
            <w:r w:rsidRPr="00505240">
              <w:rPr>
                <w:rStyle w:val="Hyperlink"/>
                <w:noProof/>
              </w:rPr>
              <w:t>3</w:t>
            </w:r>
            <w:r>
              <w:rPr>
                <w:noProof/>
                <w:lang w:eastAsia="en-US"/>
              </w:rPr>
              <w:tab/>
            </w:r>
            <w:r w:rsidRPr="00505240">
              <w:rPr>
                <w:rStyle w:val="Hyperlink"/>
                <w:noProof/>
              </w:rPr>
              <w:t>System Overview</w:t>
            </w:r>
            <w:r>
              <w:rPr>
                <w:noProof/>
                <w:webHidden/>
              </w:rPr>
              <w:tab/>
            </w:r>
            <w:r>
              <w:rPr>
                <w:noProof/>
                <w:webHidden/>
              </w:rPr>
              <w:fldChar w:fldCharType="begin"/>
            </w:r>
            <w:r>
              <w:rPr>
                <w:noProof/>
                <w:webHidden/>
              </w:rPr>
              <w:instrText xml:space="preserve"> PAGEREF _Toc477116097 \h </w:instrText>
            </w:r>
            <w:r>
              <w:rPr>
                <w:noProof/>
                <w:webHidden/>
              </w:rPr>
            </w:r>
            <w:r>
              <w:rPr>
                <w:noProof/>
                <w:webHidden/>
              </w:rPr>
              <w:fldChar w:fldCharType="separate"/>
            </w:r>
            <w:r>
              <w:rPr>
                <w:noProof/>
                <w:webHidden/>
              </w:rPr>
              <w:t>7</w:t>
            </w:r>
            <w:r>
              <w:rPr>
                <w:noProof/>
                <w:webHidden/>
              </w:rPr>
              <w:fldChar w:fldCharType="end"/>
            </w:r>
          </w:hyperlink>
        </w:p>
        <w:p w14:paraId="79F79E54" w14:textId="77777777" w:rsidR="00A176FA" w:rsidRDefault="00A176FA">
          <w:pPr>
            <w:pStyle w:val="TOC1"/>
            <w:tabs>
              <w:tab w:val="left" w:pos="480"/>
              <w:tab w:val="right" w:leader="dot" w:pos="9350"/>
            </w:tabs>
            <w:rPr>
              <w:noProof/>
              <w:lang w:eastAsia="en-US"/>
            </w:rPr>
          </w:pPr>
          <w:hyperlink w:anchor="_Toc477116098" w:history="1">
            <w:r w:rsidRPr="00505240">
              <w:rPr>
                <w:rStyle w:val="Hyperlink"/>
                <w:noProof/>
              </w:rPr>
              <w:t>4</w:t>
            </w:r>
            <w:r>
              <w:rPr>
                <w:noProof/>
                <w:lang w:eastAsia="en-US"/>
              </w:rPr>
              <w:tab/>
            </w:r>
            <w:r w:rsidRPr="00505240">
              <w:rPr>
                <w:rStyle w:val="Hyperlink"/>
                <w:noProof/>
              </w:rPr>
              <w:t>Audience</w:t>
            </w:r>
            <w:r>
              <w:rPr>
                <w:noProof/>
                <w:webHidden/>
              </w:rPr>
              <w:tab/>
            </w:r>
            <w:r>
              <w:rPr>
                <w:noProof/>
                <w:webHidden/>
              </w:rPr>
              <w:fldChar w:fldCharType="begin"/>
            </w:r>
            <w:r>
              <w:rPr>
                <w:noProof/>
                <w:webHidden/>
              </w:rPr>
              <w:instrText xml:space="preserve"> PAGEREF _Toc477116098 \h </w:instrText>
            </w:r>
            <w:r>
              <w:rPr>
                <w:noProof/>
                <w:webHidden/>
              </w:rPr>
            </w:r>
            <w:r>
              <w:rPr>
                <w:noProof/>
                <w:webHidden/>
              </w:rPr>
              <w:fldChar w:fldCharType="separate"/>
            </w:r>
            <w:r>
              <w:rPr>
                <w:noProof/>
                <w:webHidden/>
              </w:rPr>
              <w:t>7</w:t>
            </w:r>
            <w:r>
              <w:rPr>
                <w:noProof/>
                <w:webHidden/>
              </w:rPr>
              <w:fldChar w:fldCharType="end"/>
            </w:r>
          </w:hyperlink>
        </w:p>
        <w:p w14:paraId="2B81F860" w14:textId="77777777" w:rsidR="00A176FA" w:rsidRDefault="00A176FA">
          <w:pPr>
            <w:pStyle w:val="TOC1"/>
            <w:tabs>
              <w:tab w:val="left" w:pos="480"/>
              <w:tab w:val="right" w:leader="dot" w:pos="9350"/>
            </w:tabs>
            <w:rPr>
              <w:noProof/>
              <w:lang w:eastAsia="en-US"/>
            </w:rPr>
          </w:pPr>
          <w:hyperlink w:anchor="_Toc477116099" w:history="1">
            <w:r w:rsidRPr="00505240">
              <w:rPr>
                <w:rStyle w:val="Hyperlink"/>
                <w:noProof/>
              </w:rPr>
              <w:t>5</w:t>
            </w:r>
            <w:r>
              <w:rPr>
                <w:noProof/>
                <w:lang w:eastAsia="en-US"/>
              </w:rPr>
              <w:tab/>
            </w:r>
            <w:r w:rsidRPr="00505240">
              <w:rPr>
                <w:rStyle w:val="Hyperlink"/>
                <w:noProof/>
              </w:rPr>
              <w:t>Glossary</w:t>
            </w:r>
            <w:r>
              <w:rPr>
                <w:noProof/>
                <w:webHidden/>
              </w:rPr>
              <w:tab/>
            </w:r>
            <w:r>
              <w:rPr>
                <w:noProof/>
                <w:webHidden/>
              </w:rPr>
              <w:fldChar w:fldCharType="begin"/>
            </w:r>
            <w:r>
              <w:rPr>
                <w:noProof/>
                <w:webHidden/>
              </w:rPr>
              <w:instrText xml:space="preserve"> PAGEREF _Toc477116099 \h </w:instrText>
            </w:r>
            <w:r>
              <w:rPr>
                <w:noProof/>
                <w:webHidden/>
              </w:rPr>
            </w:r>
            <w:r>
              <w:rPr>
                <w:noProof/>
                <w:webHidden/>
              </w:rPr>
              <w:fldChar w:fldCharType="separate"/>
            </w:r>
            <w:r>
              <w:rPr>
                <w:noProof/>
                <w:webHidden/>
              </w:rPr>
              <w:t>8</w:t>
            </w:r>
            <w:r>
              <w:rPr>
                <w:noProof/>
                <w:webHidden/>
              </w:rPr>
              <w:fldChar w:fldCharType="end"/>
            </w:r>
          </w:hyperlink>
        </w:p>
        <w:p w14:paraId="34223818" w14:textId="77777777" w:rsidR="00A176FA" w:rsidRDefault="00A176FA">
          <w:pPr>
            <w:pStyle w:val="TOC1"/>
            <w:tabs>
              <w:tab w:val="left" w:pos="480"/>
              <w:tab w:val="right" w:leader="dot" w:pos="9350"/>
            </w:tabs>
            <w:rPr>
              <w:noProof/>
              <w:lang w:eastAsia="en-US"/>
            </w:rPr>
          </w:pPr>
          <w:hyperlink w:anchor="_Toc477116100" w:history="1">
            <w:r w:rsidRPr="00505240">
              <w:rPr>
                <w:rStyle w:val="Hyperlink"/>
                <w:noProof/>
              </w:rPr>
              <w:t>6</w:t>
            </w:r>
            <w:r>
              <w:rPr>
                <w:noProof/>
                <w:lang w:eastAsia="en-US"/>
              </w:rPr>
              <w:tab/>
            </w:r>
            <w:r w:rsidRPr="00505240">
              <w:rPr>
                <w:rStyle w:val="Hyperlink"/>
                <w:noProof/>
              </w:rPr>
              <w:t>ODE DEVELOPMENT ENVIRONMENT</w:t>
            </w:r>
            <w:r>
              <w:rPr>
                <w:noProof/>
                <w:webHidden/>
              </w:rPr>
              <w:tab/>
            </w:r>
            <w:r>
              <w:rPr>
                <w:noProof/>
                <w:webHidden/>
              </w:rPr>
              <w:fldChar w:fldCharType="begin"/>
            </w:r>
            <w:r>
              <w:rPr>
                <w:noProof/>
                <w:webHidden/>
              </w:rPr>
              <w:instrText xml:space="preserve"> PAGEREF _Toc477116100 \h </w:instrText>
            </w:r>
            <w:r>
              <w:rPr>
                <w:noProof/>
                <w:webHidden/>
              </w:rPr>
            </w:r>
            <w:r>
              <w:rPr>
                <w:noProof/>
                <w:webHidden/>
              </w:rPr>
              <w:fldChar w:fldCharType="separate"/>
            </w:r>
            <w:r>
              <w:rPr>
                <w:noProof/>
                <w:webHidden/>
              </w:rPr>
              <w:t>10</w:t>
            </w:r>
            <w:r>
              <w:rPr>
                <w:noProof/>
                <w:webHidden/>
              </w:rPr>
              <w:fldChar w:fldCharType="end"/>
            </w:r>
          </w:hyperlink>
        </w:p>
        <w:p w14:paraId="1FCEB38F" w14:textId="77777777" w:rsidR="00A176FA" w:rsidRDefault="00A176FA">
          <w:pPr>
            <w:pStyle w:val="TOC2"/>
            <w:tabs>
              <w:tab w:val="left" w:pos="1080"/>
              <w:tab w:val="right" w:leader="dot" w:pos="9350"/>
            </w:tabs>
            <w:rPr>
              <w:noProof/>
              <w:lang w:eastAsia="en-US"/>
            </w:rPr>
          </w:pPr>
          <w:hyperlink w:anchor="_Toc477116101" w:history="1">
            <w:r w:rsidRPr="00505240">
              <w:rPr>
                <w:rStyle w:val="Hyperlink"/>
                <w:noProof/>
              </w:rPr>
              <w:t>6.1</w:t>
            </w:r>
            <w:r>
              <w:rPr>
                <w:noProof/>
                <w:lang w:eastAsia="en-US"/>
              </w:rPr>
              <w:tab/>
            </w:r>
            <w:r w:rsidRPr="00505240">
              <w:rPr>
                <w:rStyle w:val="Hyperlink"/>
                <w:noProof/>
              </w:rPr>
              <w:t>Java Development Tools</w:t>
            </w:r>
            <w:r>
              <w:rPr>
                <w:noProof/>
                <w:webHidden/>
              </w:rPr>
              <w:tab/>
            </w:r>
            <w:r>
              <w:rPr>
                <w:noProof/>
                <w:webHidden/>
              </w:rPr>
              <w:fldChar w:fldCharType="begin"/>
            </w:r>
            <w:r>
              <w:rPr>
                <w:noProof/>
                <w:webHidden/>
              </w:rPr>
              <w:instrText xml:space="preserve"> PAGEREF _Toc477116101 \h </w:instrText>
            </w:r>
            <w:r>
              <w:rPr>
                <w:noProof/>
                <w:webHidden/>
              </w:rPr>
            </w:r>
            <w:r>
              <w:rPr>
                <w:noProof/>
                <w:webHidden/>
              </w:rPr>
              <w:fldChar w:fldCharType="separate"/>
            </w:r>
            <w:r>
              <w:rPr>
                <w:noProof/>
                <w:webHidden/>
              </w:rPr>
              <w:t>10</w:t>
            </w:r>
            <w:r>
              <w:rPr>
                <w:noProof/>
                <w:webHidden/>
              </w:rPr>
              <w:fldChar w:fldCharType="end"/>
            </w:r>
          </w:hyperlink>
        </w:p>
        <w:p w14:paraId="57CB2953" w14:textId="77777777" w:rsidR="00A176FA" w:rsidRDefault="00A176FA">
          <w:pPr>
            <w:pStyle w:val="TOC2"/>
            <w:tabs>
              <w:tab w:val="left" w:pos="1080"/>
              <w:tab w:val="right" w:leader="dot" w:pos="9350"/>
            </w:tabs>
            <w:rPr>
              <w:noProof/>
              <w:lang w:eastAsia="en-US"/>
            </w:rPr>
          </w:pPr>
          <w:hyperlink w:anchor="_Toc477116102" w:history="1">
            <w:r w:rsidRPr="00505240">
              <w:rPr>
                <w:rStyle w:val="Hyperlink"/>
                <w:noProof/>
              </w:rPr>
              <w:t>6.2</w:t>
            </w:r>
            <w:r>
              <w:rPr>
                <w:noProof/>
                <w:lang w:eastAsia="en-US"/>
              </w:rPr>
              <w:tab/>
            </w:r>
            <w:r w:rsidRPr="00505240">
              <w:rPr>
                <w:rStyle w:val="Hyperlink"/>
                <w:noProof/>
              </w:rPr>
              <w:t>Java</w:t>
            </w:r>
            <w:r>
              <w:rPr>
                <w:noProof/>
                <w:webHidden/>
              </w:rPr>
              <w:tab/>
            </w:r>
            <w:r>
              <w:rPr>
                <w:noProof/>
                <w:webHidden/>
              </w:rPr>
              <w:fldChar w:fldCharType="begin"/>
            </w:r>
            <w:r>
              <w:rPr>
                <w:noProof/>
                <w:webHidden/>
              </w:rPr>
              <w:instrText xml:space="preserve"> PAGEREF _Toc477116102 \h </w:instrText>
            </w:r>
            <w:r>
              <w:rPr>
                <w:noProof/>
                <w:webHidden/>
              </w:rPr>
            </w:r>
            <w:r>
              <w:rPr>
                <w:noProof/>
                <w:webHidden/>
              </w:rPr>
              <w:fldChar w:fldCharType="separate"/>
            </w:r>
            <w:r>
              <w:rPr>
                <w:noProof/>
                <w:webHidden/>
              </w:rPr>
              <w:t>10</w:t>
            </w:r>
            <w:r>
              <w:rPr>
                <w:noProof/>
                <w:webHidden/>
              </w:rPr>
              <w:fldChar w:fldCharType="end"/>
            </w:r>
          </w:hyperlink>
        </w:p>
        <w:p w14:paraId="27FD2DB8" w14:textId="77777777" w:rsidR="00A176FA" w:rsidRDefault="00A176FA">
          <w:pPr>
            <w:pStyle w:val="TOC2"/>
            <w:tabs>
              <w:tab w:val="left" w:pos="1080"/>
              <w:tab w:val="right" w:leader="dot" w:pos="9350"/>
            </w:tabs>
            <w:rPr>
              <w:noProof/>
              <w:lang w:eastAsia="en-US"/>
            </w:rPr>
          </w:pPr>
          <w:hyperlink w:anchor="_Toc477116103" w:history="1">
            <w:r w:rsidRPr="00505240">
              <w:rPr>
                <w:rStyle w:val="Hyperlink"/>
                <w:noProof/>
              </w:rPr>
              <w:t>6.3</w:t>
            </w:r>
            <w:r>
              <w:rPr>
                <w:noProof/>
                <w:lang w:eastAsia="en-US"/>
              </w:rPr>
              <w:tab/>
            </w:r>
            <w:r w:rsidRPr="00505240">
              <w:rPr>
                <w:rStyle w:val="Hyperlink"/>
                <w:noProof/>
              </w:rPr>
              <w:t>Eclipse IDE</w:t>
            </w:r>
            <w:r>
              <w:rPr>
                <w:noProof/>
                <w:webHidden/>
              </w:rPr>
              <w:tab/>
            </w:r>
            <w:r>
              <w:rPr>
                <w:noProof/>
                <w:webHidden/>
              </w:rPr>
              <w:fldChar w:fldCharType="begin"/>
            </w:r>
            <w:r>
              <w:rPr>
                <w:noProof/>
                <w:webHidden/>
              </w:rPr>
              <w:instrText xml:space="preserve"> PAGEREF _Toc477116103 \h </w:instrText>
            </w:r>
            <w:r>
              <w:rPr>
                <w:noProof/>
                <w:webHidden/>
              </w:rPr>
            </w:r>
            <w:r>
              <w:rPr>
                <w:noProof/>
                <w:webHidden/>
              </w:rPr>
              <w:fldChar w:fldCharType="separate"/>
            </w:r>
            <w:r>
              <w:rPr>
                <w:noProof/>
                <w:webHidden/>
              </w:rPr>
              <w:t>10</w:t>
            </w:r>
            <w:r>
              <w:rPr>
                <w:noProof/>
                <w:webHidden/>
              </w:rPr>
              <w:fldChar w:fldCharType="end"/>
            </w:r>
          </w:hyperlink>
        </w:p>
        <w:p w14:paraId="36CFBA25" w14:textId="77777777" w:rsidR="00A176FA" w:rsidRDefault="00A176FA">
          <w:pPr>
            <w:pStyle w:val="TOC2"/>
            <w:tabs>
              <w:tab w:val="left" w:pos="1080"/>
              <w:tab w:val="right" w:leader="dot" w:pos="9350"/>
            </w:tabs>
            <w:rPr>
              <w:noProof/>
              <w:lang w:eastAsia="en-US"/>
            </w:rPr>
          </w:pPr>
          <w:hyperlink w:anchor="_Toc477116104" w:history="1">
            <w:r w:rsidRPr="00505240">
              <w:rPr>
                <w:rStyle w:val="Hyperlink"/>
                <w:noProof/>
              </w:rPr>
              <w:t>6.4</w:t>
            </w:r>
            <w:r>
              <w:rPr>
                <w:noProof/>
                <w:lang w:eastAsia="en-US"/>
              </w:rPr>
              <w:tab/>
            </w:r>
            <w:r w:rsidRPr="00505240">
              <w:rPr>
                <w:rStyle w:val="Hyperlink"/>
                <w:noProof/>
              </w:rPr>
              <w:t>Maven</w:t>
            </w:r>
            <w:r>
              <w:rPr>
                <w:noProof/>
                <w:webHidden/>
              </w:rPr>
              <w:tab/>
            </w:r>
            <w:r>
              <w:rPr>
                <w:noProof/>
                <w:webHidden/>
              </w:rPr>
              <w:fldChar w:fldCharType="begin"/>
            </w:r>
            <w:r>
              <w:rPr>
                <w:noProof/>
                <w:webHidden/>
              </w:rPr>
              <w:instrText xml:space="preserve"> PAGEREF _Toc477116104 \h </w:instrText>
            </w:r>
            <w:r>
              <w:rPr>
                <w:noProof/>
                <w:webHidden/>
              </w:rPr>
            </w:r>
            <w:r>
              <w:rPr>
                <w:noProof/>
                <w:webHidden/>
              </w:rPr>
              <w:fldChar w:fldCharType="separate"/>
            </w:r>
            <w:r>
              <w:rPr>
                <w:noProof/>
                <w:webHidden/>
              </w:rPr>
              <w:t>10</w:t>
            </w:r>
            <w:r>
              <w:rPr>
                <w:noProof/>
                <w:webHidden/>
              </w:rPr>
              <w:fldChar w:fldCharType="end"/>
            </w:r>
          </w:hyperlink>
        </w:p>
        <w:p w14:paraId="5A24F029" w14:textId="77777777" w:rsidR="00A176FA" w:rsidRDefault="00A176FA">
          <w:pPr>
            <w:pStyle w:val="TOC2"/>
            <w:tabs>
              <w:tab w:val="left" w:pos="1080"/>
              <w:tab w:val="right" w:leader="dot" w:pos="9350"/>
            </w:tabs>
            <w:rPr>
              <w:noProof/>
              <w:lang w:eastAsia="en-US"/>
            </w:rPr>
          </w:pPr>
          <w:hyperlink w:anchor="_Toc477116105" w:history="1">
            <w:r w:rsidRPr="00505240">
              <w:rPr>
                <w:rStyle w:val="Hyperlink"/>
                <w:noProof/>
              </w:rPr>
              <w:t>6.5</w:t>
            </w:r>
            <w:r>
              <w:rPr>
                <w:noProof/>
                <w:lang w:eastAsia="en-US"/>
              </w:rPr>
              <w:tab/>
            </w:r>
            <w:r w:rsidRPr="00505240">
              <w:rPr>
                <w:rStyle w:val="Hyperlink"/>
                <w:noProof/>
              </w:rPr>
              <w:t>Git Version Control</w:t>
            </w:r>
            <w:r>
              <w:rPr>
                <w:noProof/>
                <w:webHidden/>
              </w:rPr>
              <w:tab/>
            </w:r>
            <w:r>
              <w:rPr>
                <w:noProof/>
                <w:webHidden/>
              </w:rPr>
              <w:fldChar w:fldCharType="begin"/>
            </w:r>
            <w:r>
              <w:rPr>
                <w:noProof/>
                <w:webHidden/>
              </w:rPr>
              <w:instrText xml:space="preserve"> PAGEREF _Toc477116105 \h </w:instrText>
            </w:r>
            <w:r>
              <w:rPr>
                <w:noProof/>
                <w:webHidden/>
              </w:rPr>
            </w:r>
            <w:r>
              <w:rPr>
                <w:noProof/>
                <w:webHidden/>
              </w:rPr>
              <w:fldChar w:fldCharType="separate"/>
            </w:r>
            <w:r>
              <w:rPr>
                <w:noProof/>
                <w:webHidden/>
              </w:rPr>
              <w:t>10</w:t>
            </w:r>
            <w:r>
              <w:rPr>
                <w:noProof/>
                <w:webHidden/>
              </w:rPr>
              <w:fldChar w:fldCharType="end"/>
            </w:r>
          </w:hyperlink>
        </w:p>
        <w:p w14:paraId="561E431D" w14:textId="77777777" w:rsidR="00A176FA" w:rsidRDefault="00A176FA">
          <w:pPr>
            <w:pStyle w:val="TOC2"/>
            <w:tabs>
              <w:tab w:val="left" w:pos="1080"/>
              <w:tab w:val="right" w:leader="dot" w:pos="9350"/>
            </w:tabs>
            <w:rPr>
              <w:noProof/>
              <w:lang w:eastAsia="en-US"/>
            </w:rPr>
          </w:pPr>
          <w:hyperlink w:anchor="_Toc477116106" w:history="1">
            <w:r w:rsidRPr="00505240">
              <w:rPr>
                <w:rStyle w:val="Hyperlink"/>
                <w:noProof/>
              </w:rPr>
              <w:t>6.6</w:t>
            </w:r>
            <w:r>
              <w:rPr>
                <w:noProof/>
                <w:lang w:eastAsia="en-US"/>
              </w:rPr>
              <w:tab/>
            </w:r>
            <w:r w:rsidRPr="00505240">
              <w:rPr>
                <w:rStyle w:val="Hyperlink"/>
                <w:noProof/>
              </w:rPr>
              <w:t>Building ODE Software Artifacts</w:t>
            </w:r>
            <w:r>
              <w:rPr>
                <w:noProof/>
                <w:webHidden/>
              </w:rPr>
              <w:tab/>
            </w:r>
            <w:r>
              <w:rPr>
                <w:noProof/>
                <w:webHidden/>
              </w:rPr>
              <w:fldChar w:fldCharType="begin"/>
            </w:r>
            <w:r>
              <w:rPr>
                <w:noProof/>
                <w:webHidden/>
              </w:rPr>
              <w:instrText xml:space="preserve"> PAGEREF _Toc477116106 \h </w:instrText>
            </w:r>
            <w:r>
              <w:rPr>
                <w:noProof/>
                <w:webHidden/>
              </w:rPr>
            </w:r>
            <w:r>
              <w:rPr>
                <w:noProof/>
                <w:webHidden/>
              </w:rPr>
              <w:fldChar w:fldCharType="separate"/>
            </w:r>
            <w:r>
              <w:rPr>
                <w:noProof/>
                <w:webHidden/>
              </w:rPr>
              <w:t>11</w:t>
            </w:r>
            <w:r>
              <w:rPr>
                <w:noProof/>
                <w:webHidden/>
              </w:rPr>
              <w:fldChar w:fldCharType="end"/>
            </w:r>
          </w:hyperlink>
        </w:p>
        <w:p w14:paraId="620190CA"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07" w:history="1">
            <w:r w:rsidRPr="00505240">
              <w:rPr>
                <w:rStyle w:val="Hyperlink"/>
                <w:noProof/>
              </w:rPr>
              <w:t>6.6.1</w:t>
            </w:r>
            <w:r>
              <w:rPr>
                <w:rFonts w:asciiTheme="minorHAnsi" w:eastAsiaTheme="minorEastAsia" w:hAnsiTheme="minorHAnsi" w:cstheme="minorBidi"/>
                <w:noProof/>
                <w:sz w:val="22"/>
                <w:szCs w:val="22"/>
              </w:rPr>
              <w:tab/>
            </w:r>
            <w:r w:rsidRPr="00505240">
              <w:rPr>
                <w:rStyle w:val="Hyperlink"/>
                <w:noProof/>
              </w:rPr>
              <w:t>Open-Source Repository</w:t>
            </w:r>
            <w:r>
              <w:rPr>
                <w:noProof/>
                <w:webHidden/>
              </w:rPr>
              <w:tab/>
            </w:r>
            <w:r>
              <w:rPr>
                <w:noProof/>
                <w:webHidden/>
              </w:rPr>
              <w:fldChar w:fldCharType="begin"/>
            </w:r>
            <w:r>
              <w:rPr>
                <w:noProof/>
                <w:webHidden/>
              </w:rPr>
              <w:instrText xml:space="preserve"> PAGEREF _Toc477116107 \h </w:instrText>
            </w:r>
            <w:r>
              <w:rPr>
                <w:noProof/>
                <w:webHidden/>
              </w:rPr>
            </w:r>
            <w:r>
              <w:rPr>
                <w:noProof/>
                <w:webHidden/>
              </w:rPr>
              <w:fldChar w:fldCharType="separate"/>
            </w:r>
            <w:r>
              <w:rPr>
                <w:noProof/>
                <w:webHidden/>
              </w:rPr>
              <w:t>11</w:t>
            </w:r>
            <w:r>
              <w:rPr>
                <w:noProof/>
                <w:webHidden/>
              </w:rPr>
              <w:fldChar w:fldCharType="end"/>
            </w:r>
          </w:hyperlink>
        </w:p>
        <w:p w14:paraId="711C8CBE"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08" w:history="1">
            <w:r w:rsidRPr="00505240">
              <w:rPr>
                <w:rStyle w:val="Hyperlink"/>
                <w:noProof/>
              </w:rPr>
              <w:t>6.6.2</w:t>
            </w:r>
            <w:r>
              <w:rPr>
                <w:rFonts w:asciiTheme="minorHAnsi" w:eastAsiaTheme="minorEastAsia" w:hAnsiTheme="minorHAnsi" w:cstheme="minorBidi"/>
                <w:noProof/>
                <w:sz w:val="22"/>
                <w:szCs w:val="22"/>
              </w:rPr>
              <w:tab/>
            </w:r>
            <w:r w:rsidRPr="00505240">
              <w:rPr>
                <w:rStyle w:val="Hyperlink"/>
                <w:noProof/>
              </w:rPr>
              <w:t>Private Repository</w:t>
            </w:r>
            <w:r>
              <w:rPr>
                <w:noProof/>
                <w:webHidden/>
              </w:rPr>
              <w:tab/>
            </w:r>
            <w:r>
              <w:rPr>
                <w:noProof/>
                <w:webHidden/>
              </w:rPr>
              <w:fldChar w:fldCharType="begin"/>
            </w:r>
            <w:r>
              <w:rPr>
                <w:noProof/>
                <w:webHidden/>
              </w:rPr>
              <w:instrText xml:space="preserve"> PAGEREF _Toc477116108 \h </w:instrText>
            </w:r>
            <w:r>
              <w:rPr>
                <w:noProof/>
                <w:webHidden/>
              </w:rPr>
            </w:r>
            <w:r>
              <w:rPr>
                <w:noProof/>
                <w:webHidden/>
              </w:rPr>
              <w:fldChar w:fldCharType="separate"/>
            </w:r>
            <w:r>
              <w:rPr>
                <w:noProof/>
                <w:webHidden/>
              </w:rPr>
              <w:t>11</w:t>
            </w:r>
            <w:r>
              <w:rPr>
                <w:noProof/>
                <w:webHidden/>
              </w:rPr>
              <w:fldChar w:fldCharType="end"/>
            </w:r>
          </w:hyperlink>
        </w:p>
        <w:p w14:paraId="6F503C6C"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09" w:history="1">
            <w:r w:rsidRPr="00505240">
              <w:rPr>
                <w:rStyle w:val="Hyperlink"/>
                <w:b/>
                <w:noProof/>
              </w:rPr>
              <w:t>6.6.3</w:t>
            </w:r>
            <w:r>
              <w:rPr>
                <w:rFonts w:asciiTheme="minorHAnsi" w:eastAsiaTheme="minorEastAsia" w:hAnsiTheme="minorHAnsi" w:cstheme="minorBidi"/>
                <w:noProof/>
                <w:sz w:val="22"/>
                <w:szCs w:val="22"/>
              </w:rPr>
              <w:tab/>
            </w:r>
            <w:r w:rsidRPr="00505240">
              <w:rPr>
                <w:rStyle w:val="Hyperlink"/>
                <w:noProof/>
              </w:rPr>
              <w:t>ODE Application Properties</w:t>
            </w:r>
            <w:r>
              <w:rPr>
                <w:noProof/>
                <w:webHidden/>
              </w:rPr>
              <w:tab/>
            </w:r>
            <w:r>
              <w:rPr>
                <w:noProof/>
                <w:webHidden/>
              </w:rPr>
              <w:fldChar w:fldCharType="begin"/>
            </w:r>
            <w:r>
              <w:rPr>
                <w:noProof/>
                <w:webHidden/>
              </w:rPr>
              <w:instrText xml:space="preserve"> PAGEREF _Toc477116109 \h </w:instrText>
            </w:r>
            <w:r>
              <w:rPr>
                <w:noProof/>
                <w:webHidden/>
              </w:rPr>
            </w:r>
            <w:r>
              <w:rPr>
                <w:noProof/>
                <w:webHidden/>
              </w:rPr>
              <w:fldChar w:fldCharType="separate"/>
            </w:r>
            <w:r>
              <w:rPr>
                <w:noProof/>
                <w:webHidden/>
              </w:rPr>
              <w:t>12</w:t>
            </w:r>
            <w:r>
              <w:rPr>
                <w:noProof/>
                <w:webHidden/>
              </w:rPr>
              <w:fldChar w:fldCharType="end"/>
            </w:r>
          </w:hyperlink>
        </w:p>
        <w:p w14:paraId="742AEE8C"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10" w:history="1">
            <w:r w:rsidRPr="00505240">
              <w:rPr>
                <w:rStyle w:val="Hyperlink"/>
                <w:noProof/>
              </w:rPr>
              <w:t>6.6.4</w:t>
            </w:r>
            <w:r>
              <w:rPr>
                <w:rFonts w:asciiTheme="minorHAnsi" w:eastAsiaTheme="minorEastAsia" w:hAnsiTheme="minorHAnsi" w:cstheme="minorBidi"/>
                <w:noProof/>
                <w:sz w:val="22"/>
                <w:szCs w:val="22"/>
              </w:rPr>
              <w:tab/>
            </w:r>
            <w:r w:rsidRPr="00505240">
              <w:rPr>
                <w:rStyle w:val="Hyperlink"/>
                <w:noProof/>
              </w:rPr>
              <w:t>ODE Logging Properties</w:t>
            </w:r>
            <w:r>
              <w:rPr>
                <w:noProof/>
                <w:webHidden/>
              </w:rPr>
              <w:tab/>
            </w:r>
            <w:r>
              <w:rPr>
                <w:noProof/>
                <w:webHidden/>
              </w:rPr>
              <w:fldChar w:fldCharType="begin"/>
            </w:r>
            <w:r>
              <w:rPr>
                <w:noProof/>
                <w:webHidden/>
              </w:rPr>
              <w:instrText xml:space="preserve"> PAGEREF _Toc477116110 \h </w:instrText>
            </w:r>
            <w:r>
              <w:rPr>
                <w:noProof/>
                <w:webHidden/>
              </w:rPr>
            </w:r>
            <w:r>
              <w:rPr>
                <w:noProof/>
                <w:webHidden/>
              </w:rPr>
              <w:fldChar w:fldCharType="separate"/>
            </w:r>
            <w:r>
              <w:rPr>
                <w:noProof/>
                <w:webHidden/>
              </w:rPr>
              <w:t>15</w:t>
            </w:r>
            <w:r>
              <w:rPr>
                <w:noProof/>
                <w:webHidden/>
              </w:rPr>
              <w:fldChar w:fldCharType="end"/>
            </w:r>
          </w:hyperlink>
        </w:p>
        <w:p w14:paraId="2E0E5FAE" w14:textId="77777777" w:rsidR="00A176FA" w:rsidRDefault="00A176FA">
          <w:pPr>
            <w:pStyle w:val="TOC1"/>
            <w:tabs>
              <w:tab w:val="left" w:pos="480"/>
              <w:tab w:val="right" w:leader="dot" w:pos="9350"/>
            </w:tabs>
            <w:rPr>
              <w:noProof/>
              <w:lang w:eastAsia="en-US"/>
            </w:rPr>
          </w:pPr>
          <w:hyperlink w:anchor="_Toc477116111" w:history="1">
            <w:r w:rsidRPr="00505240">
              <w:rPr>
                <w:rStyle w:val="Hyperlink"/>
                <w:noProof/>
              </w:rPr>
              <w:t>7</w:t>
            </w:r>
            <w:r>
              <w:rPr>
                <w:noProof/>
                <w:lang w:eastAsia="en-US"/>
              </w:rPr>
              <w:tab/>
            </w:r>
            <w:r w:rsidRPr="00505240">
              <w:rPr>
                <w:rStyle w:val="Hyperlink"/>
                <w:noProof/>
              </w:rPr>
              <w:t>ODE Features</w:t>
            </w:r>
            <w:r>
              <w:rPr>
                <w:noProof/>
                <w:webHidden/>
              </w:rPr>
              <w:tab/>
            </w:r>
            <w:r>
              <w:rPr>
                <w:noProof/>
                <w:webHidden/>
              </w:rPr>
              <w:fldChar w:fldCharType="begin"/>
            </w:r>
            <w:r>
              <w:rPr>
                <w:noProof/>
                <w:webHidden/>
              </w:rPr>
              <w:instrText xml:space="preserve"> PAGEREF _Toc477116111 \h </w:instrText>
            </w:r>
            <w:r>
              <w:rPr>
                <w:noProof/>
                <w:webHidden/>
              </w:rPr>
            </w:r>
            <w:r>
              <w:rPr>
                <w:noProof/>
                <w:webHidden/>
              </w:rPr>
              <w:fldChar w:fldCharType="separate"/>
            </w:r>
            <w:r>
              <w:rPr>
                <w:noProof/>
                <w:webHidden/>
              </w:rPr>
              <w:t>16</w:t>
            </w:r>
            <w:r>
              <w:rPr>
                <w:noProof/>
                <w:webHidden/>
              </w:rPr>
              <w:fldChar w:fldCharType="end"/>
            </w:r>
          </w:hyperlink>
        </w:p>
        <w:p w14:paraId="7879628F" w14:textId="77777777" w:rsidR="00A176FA" w:rsidRDefault="00A176FA">
          <w:pPr>
            <w:pStyle w:val="TOC2"/>
            <w:tabs>
              <w:tab w:val="left" w:pos="1080"/>
              <w:tab w:val="right" w:leader="dot" w:pos="9350"/>
            </w:tabs>
            <w:rPr>
              <w:noProof/>
              <w:lang w:eastAsia="en-US"/>
            </w:rPr>
          </w:pPr>
          <w:hyperlink w:anchor="_Toc477116112" w:history="1">
            <w:r w:rsidRPr="00505240">
              <w:rPr>
                <w:rStyle w:val="Hyperlink"/>
                <w:noProof/>
              </w:rPr>
              <w:t>7.1</w:t>
            </w:r>
            <w:r>
              <w:rPr>
                <w:noProof/>
                <w:lang w:eastAsia="en-US"/>
              </w:rPr>
              <w:tab/>
            </w:r>
            <w:r w:rsidRPr="00505240">
              <w:rPr>
                <w:rStyle w:val="Hyperlink"/>
                <w:noProof/>
              </w:rPr>
              <w:t>IEEE 1609.2 Compliance</w:t>
            </w:r>
            <w:r>
              <w:rPr>
                <w:noProof/>
                <w:webHidden/>
              </w:rPr>
              <w:tab/>
            </w:r>
            <w:r>
              <w:rPr>
                <w:noProof/>
                <w:webHidden/>
              </w:rPr>
              <w:fldChar w:fldCharType="begin"/>
            </w:r>
            <w:r>
              <w:rPr>
                <w:noProof/>
                <w:webHidden/>
              </w:rPr>
              <w:instrText xml:space="preserve"> PAGEREF _Toc477116112 \h </w:instrText>
            </w:r>
            <w:r>
              <w:rPr>
                <w:noProof/>
                <w:webHidden/>
              </w:rPr>
            </w:r>
            <w:r>
              <w:rPr>
                <w:noProof/>
                <w:webHidden/>
              </w:rPr>
              <w:fldChar w:fldCharType="separate"/>
            </w:r>
            <w:r>
              <w:rPr>
                <w:noProof/>
                <w:webHidden/>
              </w:rPr>
              <w:t>16</w:t>
            </w:r>
            <w:r>
              <w:rPr>
                <w:noProof/>
                <w:webHidden/>
              </w:rPr>
              <w:fldChar w:fldCharType="end"/>
            </w:r>
          </w:hyperlink>
        </w:p>
        <w:p w14:paraId="63C70BAC" w14:textId="77777777" w:rsidR="00A176FA" w:rsidRDefault="00A176FA">
          <w:pPr>
            <w:pStyle w:val="TOC2"/>
            <w:tabs>
              <w:tab w:val="left" w:pos="1080"/>
              <w:tab w:val="right" w:leader="dot" w:pos="9350"/>
            </w:tabs>
            <w:rPr>
              <w:noProof/>
              <w:lang w:eastAsia="en-US"/>
            </w:rPr>
          </w:pPr>
          <w:hyperlink w:anchor="_Toc477116113" w:history="1">
            <w:r w:rsidRPr="00505240">
              <w:rPr>
                <w:rStyle w:val="Hyperlink"/>
                <w:noProof/>
              </w:rPr>
              <w:t>7.2</w:t>
            </w:r>
            <w:r>
              <w:rPr>
                <w:noProof/>
                <w:lang w:eastAsia="en-US"/>
              </w:rPr>
              <w:tab/>
            </w:r>
            <w:r w:rsidRPr="00505240">
              <w:rPr>
                <w:rStyle w:val="Hyperlink"/>
                <w:noProof/>
              </w:rPr>
              <w:t>SCMS Certificate Management</w:t>
            </w:r>
            <w:r>
              <w:rPr>
                <w:noProof/>
                <w:webHidden/>
              </w:rPr>
              <w:tab/>
            </w:r>
            <w:r>
              <w:rPr>
                <w:noProof/>
                <w:webHidden/>
              </w:rPr>
              <w:fldChar w:fldCharType="begin"/>
            </w:r>
            <w:r>
              <w:rPr>
                <w:noProof/>
                <w:webHidden/>
              </w:rPr>
              <w:instrText xml:space="preserve"> PAGEREF _Toc477116113 \h </w:instrText>
            </w:r>
            <w:r>
              <w:rPr>
                <w:noProof/>
                <w:webHidden/>
              </w:rPr>
            </w:r>
            <w:r>
              <w:rPr>
                <w:noProof/>
                <w:webHidden/>
              </w:rPr>
              <w:fldChar w:fldCharType="separate"/>
            </w:r>
            <w:r>
              <w:rPr>
                <w:noProof/>
                <w:webHidden/>
              </w:rPr>
              <w:t>16</w:t>
            </w:r>
            <w:r>
              <w:rPr>
                <w:noProof/>
                <w:webHidden/>
              </w:rPr>
              <w:fldChar w:fldCharType="end"/>
            </w:r>
          </w:hyperlink>
        </w:p>
        <w:p w14:paraId="6617ABE9" w14:textId="77777777" w:rsidR="00A176FA" w:rsidRDefault="00A176FA">
          <w:pPr>
            <w:pStyle w:val="TOC2"/>
            <w:tabs>
              <w:tab w:val="left" w:pos="1080"/>
              <w:tab w:val="right" w:leader="dot" w:pos="9350"/>
            </w:tabs>
            <w:rPr>
              <w:noProof/>
              <w:lang w:eastAsia="en-US"/>
            </w:rPr>
          </w:pPr>
          <w:hyperlink w:anchor="_Toc477116114" w:history="1">
            <w:r w:rsidRPr="00505240">
              <w:rPr>
                <w:rStyle w:val="Hyperlink"/>
                <w:noProof/>
              </w:rPr>
              <w:t>7.3</w:t>
            </w:r>
            <w:r>
              <w:rPr>
                <w:noProof/>
                <w:lang w:eastAsia="en-US"/>
              </w:rPr>
              <w:tab/>
            </w:r>
            <w:r w:rsidRPr="00505240">
              <w:rPr>
                <w:rStyle w:val="Hyperlink"/>
                <w:noProof/>
              </w:rPr>
              <w:t>Inbound BSM Distribution</w:t>
            </w:r>
            <w:r>
              <w:rPr>
                <w:noProof/>
                <w:webHidden/>
              </w:rPr>
              <w:tab/>
            </w:r>
            <w:r>
              <w:rPr>
                <w:noProof/>
                <w:webHidden/>
              </w:rPr>
              <w:fldChar w:fldCharType="begin"/>
            </w:r>
            <w:r>
              <w:rPr>
                <w:noProof/>
                <w:webHidden/>
              </w:rPr>
              <w:instrText xml:space="preserve"> PAGEREF _Toc477116114 \h </w:instrText>
            </w:r>
            <w:r>
              <w:rPr>
                <w:noProof/>
                <w:webHidden/>
              </w:rPr>
            </w:r>
            <w:r>
              <w:rPr>
                <w:noProof/>
                <w:webHidden/>
              </w:rPr>
              <w:fldChar w:fldCharType="separate"/>
            </w:r>
            <w:r>
              <w:rPr>
                <w:noProof/>
                <w:webHidden/>
              </w:rPr>
              <w:t>16</w:t>
            </w:r>
            <w:r>
              <w:rPr>
                <w:noProof/>
                <w:webHidden/>
              </w:rPr>
              <w:fldChar w:fldCharType="end"/>
            </w:r>
          </w:hyperlink>
        </w:p>
        <w:p w14:paraId="352AEF19" w14:textId="77777777" w:rsidR="00A176FA" w:rsidRDefault="00A176FA">
          <w:pPr>
            <w:pStyle w:val="TOC2"/>
            <w:tabs>
              <w:tab w:val="left" w:pos="1080"/>
              <w:tab w:val="right" w:leader="dot" w:pos="9350"/>
            </w:tabs>
            <w:rPr>
              <w:noProof/>
              <w:lang w:eastAsia="en-US"/>
            </w:rPr>
          </w:pPr>
          <w:hyperlink w:anchor="_Toc477116115" w:history="1">
            <w:r w:rsidRPr="00505240">
              <w:rPr>
                <w:rStyle w:val="Hyperlink"/>
                <w:noProof/>
              </w:rPr>
              <w:t>7.4</w:t>
            </w:r>
            <w:r>
              <w:rPr>
                <w:noProof/>
                <w:lang w:eastAsia="en-US"/>
              </w:rPr>
              <w:tab/>
            </w:r>
            <w:r w:rsidRPr="00505240">
              <w:rPr>
                <w:rStyle w:val="Hyperlink"/>
                <w:noProof/>
              </w:rPr>
              <w:t>Inbound Probe Data Distribution</w:t>
            </w:r>
            <w:r>
              <w:rPr>
                <w:noProof/>
                <w:webHidden/>
              </w:rPr>
              <w:tab/>
            </w:r>
            <w:r>
              <w:rPr>
                <w:noProof/>
                <w:webHidden/>
              </w:rPr>
              <w:fldChar w:fldCharType="begin"/>
            </w:r>
            <w:r>
              <w:rPr>
                <w:noProof/>
                <w:webHidden/>
              </w:rPr>
              <w:instrText xml:space="preserve"> PAGEREF _Toc477116115 \h </w:instrText>
            </w:r>
            <w:r>
              <w:rPr>
                <w:noProof/>
                <w:webHidden/>
              </w:rPr>
            </w:r>
            <w:r>
              <w:rPr>
                <w:noProof/>
                <w:webHidden/>
              </w:rPr>
              <w:fldChar w:fldCharType="separate"/>
            </w:r>
            <w:r>
              <w:rPr>
                <w:noProof/>
                <w:webHidden/>
              </w:rPr>
              <w:t>16</w:t>
            </w:r>
            <w:r>
              <w:rPr>
                <w:noProof/>
                <w:webHidden/>
              </w:rPr>
              <w:fldChar w:fldCharType="end"/>
            </w:r>
          </w:hyperlink>
        </w:p>
        <w:p w14:paraId="4B2369AC" w14:textId="77777777" w:rsidR="00A176FA" w:rsidRDefault="00A176FA">
          <w:pPr>
            <w:pStyle w:val="TOC2"/>
            <w:tabs>
              <w:tab w:val="left" w:pos="1080"/>
              <w:tab w:val="right" w:leader="dot" w:pos="9350"/>
            </w:tabs>
            <w:rPr>
              <w:noProof/>
              <w:lang w:eastAsia="en-US"/>
            </w:rPr>
          </w:pPr>
          <w:hyperlink w:anchor="_Toc477116116" w:history="1">
            <w:r w:rsidRPr="00505240">
              <w:rPr>
                <w:rStyle w:val="Hyperlink"/>
                <w:noProof/>
              </w:rPr>
              <w:t>7.5</w:t>
            </w:r>
            <w:r>
              <w:rPr>
                <w:noProof/>
                <w:lang w:eastAsia="en-US"/>
              </w:rPr>
              <w:tab/>
            </w:r>
            <w:r w:rsidRPr="00505240">
              <w:rPr>
                <w:rStyle w:val="Hyperlink"/>
                <w:noProof/>
              </w:rPr>
              <w:t>Outbound Probe Device Management</w:t>
            </w:r>
            <w:r>
              <w:rPr>
                <w:noProof/>
                <w:webHidden/>
              </w:rPr>
              <w:tab/>
            </w:r>
            <w:r>
              <w:rPr>
                <w:noProof/>
                <w:webHidden/>
              </w:rPr>
              <w:fldChar w:fldCharType="begin"/>
            </w:r>
            <w:r>
              <w:rPr>
                <w:noProof/>
                <w:webHidden/>
              </w:rPr>
              <w:instrText xml:space="preserve"> PAGEREF _Toc477116116 \h </w:instrText>
            </w:r>
            <w:r>
              <w:rPr>
                <w:noProof/>
                <w:webHidden/>
              </w:rPr>
            </w:r>
            <w:r>
              <w:rPr>
                <w:noProof/>
                <w:webHidden/>
              </w:rPr>
              <w:fldChar w:fldCharType="separate"/>
            </w:r>
            <w:r>
              <w:rPr>
                <w:noProof/>
                <w:webHidden/>
              </w:rPr>
              <w:t>17</w:t>
            </w:r>
            <w:r>
              <w:rPr>
                <w:noProof/>
                <w:webHidden/>
              </w:rPr>
              <w:fldChar w:fldCharType="end"/>
            </w:r>
          </w:hyperlink>
        </w:p>
        <w:p w14:paraId="2899D24A" w14:textId="77777777" w:rsidR="00A176FA" w:rsidRDefault="00A176FA">
          <w:pPr>
            <w:pStyle w:val="TOC2"/>
            <w:tabs>
              <w:tab w:val="left" w:pos="1080"/>
              <w:tab w:val="right" w:leader="dot" w:pos="9350"/>
            </w:tabs>
            <w:rPr>
              <w:noProof/>
              <w:lang w:eastAsia="en-US"/>
            </w:rPr>
          </w:pPr>
          <w:hyperlink w:anchor="_Toc477116117" w:history="1">
            <w:r w:rsidRPr="00505240">
              <w:rPr>
                <w:rStyle w:val="Hyperlink"/>
                <w:noProof/>
              </w:rPr>
              <w:t>7.6</w:t>
            </w:r>
            <w:r>
              <w:rPr>
                <w:noProof/>
                <w:lang w:eastAsia="en-US"/>
              </w:rPr>
              <w:tab/>
            </w:r>
            <w:r w:rsidRPr="00505240">
              <w:rPr>
                <w:rStyle w:val="Hyperlink"/>
                <w:noProof/>
              </w:rPr>
              <w:t>Outbound TIM Broadcast</w:t>
            </w:r>
            <w:r>
              <w:rPr>
                <w:noProof/>
                <w:webHidden/>
              </w:rPr>
              <w:tab/>
            </w:r>
            <w:r>
              <w:rPr>
                <w:noProof/>
                <w:webHidden/>
              </w:rPr>
              <w:fldChar w:fldCharType="begin"/>
            </w:r>
            <w:r>
              <w:rPr>
                <w:noProof/>
                <w:webHidden/>
              </w:rPr>
              <w:instrText xml:space="preserve"> PAGEREF _Toc477116117 \h </w:instrText>
            </w:r>
            <w:r>
              <w:rPr>
                <w:noProof/>
                <w:webHidden/>
              </w:rPr>
            </w:r>
            <w:r>
              <w:rPr>
                <w:noProof/>
                <w:webHidden/>
              </w:rPr>
              <w:fldChar w:fldCharType="separate"/>
            </w:r>
            <w:r>
              <w:rPr>
                <w:noProof/>
                <w:webHidden/>
              </w:rPr>
              <w:t>17</w:t>
            </w:r>
            <w:r>
              <w:rPr>
                <w:noProof/>
                <w:webHidden/>
              </w:rPr>
              <w:fldChar w:fldCharType="end"/>
            </w:r>
          </w:hyperlink>
        </w:p>
        <w:p w14:paraId="30251C74"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18" w:history="1">
            <w:r w:rsidRPr="00505240">
              <w:rPr>
                <w:rStyle w:val="Hyperlink"/>
                <w:noProof/>
              </w:rPr>
              <w:t>7.6.1</w:t>
            </w:r>
            <w:r>
              <w:rPr>
                <w:rFonts w:asciiTheme="minorHAnsi" w:eastAsiaTheme="minorEastAsia" w:hAnsiTheme="minorHAnsi" w:cstheme="minorBidi"/>
                <w:noProof/>
                <w:sz w:val="22"/>
                <w:szCs w:val="22"/>
              </w:rPr>
              <w:tab/>
            </w:r>
            <w:r w:rsidRPr="00505240">
              <w:rPr>
                <w:rStyle w:val="Hyperlink"/>
                <w:noProof/>
              </w:rPr>
              <w:t>TIM Broadcast Request Quick Start Guide</w:t>
            </w:r>
            <w:r>
              <w:rPr>
                <w:noProof/>
                <w:webHidden/>
              </w:rPr>
              <w:tab/>
            </w:r>
            <w:r>
              <w:rPr>
                <w:noProof/>
                <w:webHidden/>
              </w:rPr>
              <w:fldChar w:fldCharType="begin"/>
            </w:r>
            <w:r>
              <w:rPr>
                <w:noProof/>
                <w:webHidden/>
              </w:rPr>
              <w:instrText xml:space="preserve"> PAGEREF _Toc477116118 \h </w:instrText>
            </w:r>
            <w:r>
              <w:rPr>
                <w:noProof/>
                <w:webHidden/>
              </w:rPr>
            </w:r>
            <w:r>
              <w:rPr>
                <w:noProof/>
                <w:webHidden/>
              </w:rPr>
              <w:fldChar w:fldCharType="separate"/>
            </w:r>
            <w:r>
              <w:rPr>
                <w:noProof/>
                <w:webHidden/>
              </w:rPr>
              <w:t>17</w:t>
            </w:r>
            <w:r>
              <w:rPr>
                <w:noProof/>
                <w:webHidden/>
              </w:rPr>
              <w:fldChar w:fldCharType="end"/>
            </w:r>
          </w:hyperlink>
        </w:p>
        <w:p w14:paraId="1AC15121" w14:textId="77777777" w:rsidR="00A176FA" w:rsidRDefault="00A176FA">
          <w:pPr>
            <w:pStyle w:val="TOC2"/>
            <w:tabs>
              <w:tab w:val="left" w:pos="1080"/>
              <w:tab w:val="right" w:leader="dot" w:pos="9350"/>
            </w:tabs>
            <w:rPr>
              <w:noProof/>
              <w:lang w:eastAsia="en-US"/>
            </w:rPr>
          </w:pPr>
          <w:hyperlink w:anchor="_Toc477116119" w:history="1">
            <w:r w:rsidRPr="00505240">
              <w:rPr>
                <w:rStyle w:val="Hyperlink"/>
                <w:noProof/>
              </w:rPr>
              <w:t>7.7</w:t>
            </w:r>
            <w:r>
              <w:rPr>
                <w:noProof/>
                <w:lang w:eastAsia="en-US"/>
              </w:rPr>
              <w:tab/>
            </w:r>
            <w:r w:rsidRPr="00505240">
              <w:rPr>
                <w:rStyle w:val="Hyperlink"/>
                <w:noProof/>
              </w:rPr>
              <w:t>Inbound TIM Distribution</w:t>
            </w:r>
            <w:r>
              <w:rPr>
                <w:noProof/>
                <w:webHidden/>
              </w:rPr>
              <w:tab/>
            </w:r>
            <w:r>
              <w:rPr>
                <w:noProof/>
                <w:webHidden/>
              </w:rPr>
              <w:fldChar w:fldCharType="begin"/>
            </w:r>
            <w:r>
              <w:rPr>
                <w:noProof/>
                <w:webHidden/>
              </w:rPr>
              <w:instrText xml:space="preserve"> PAGEREF _Toc477116119 \h </w:instrText>
            </w:r>
            <w:r>
              <w:rPr>
                <w:noProof/>
                <w:webHidden/>
              </w:rPr>
            </w:r>
            <w:r>
              <w:rPr>
                <w:noProof/>
                <w:webHidden/>
              </w:rPr>
              <w:fldChar w:fldCharType="separate"/>
            </w:r>
            <w:r>
              <w:rPr>
                <w:noProof/>
                <w:webHidden/>
              </w:rPr>
              <w:t>17</w:t>
            </w:r>
            <w:r>
              <w:rPr>
                <w:noProof/>
                <w:webHidden/>
              </w:rPr>
              <w:fldChar w:fldCharType="end"/>
            </w:r>
          </w:hyperlink>
        </w:p>
        <w:p w14:paraId="0552214E" w14:textId="77777777" w:rsidR="00A176FA" w:rsidRDefault="00A176FA">
          <w:pPr>
            <w:pStyle w:val="TOC2"/>
            <w:tabs>
              <w:tab w:val="left" w:pos="1080"/>
              <w:tab w:val="right" w:leader="dot" w:pos="9350"/>
            </w:tabs>
            <w:rPr>
              <w:noProof/>
              <w:lang w:eastAsia="en-US"/>
            </w:rPr>
          </w:pPr>
          <w:hyperlink w:anchor="_Toc477116120" w:history="1">
            <w:r w:rsidRPr="00505240">
              <w:rPr>
                <w:rStyle w:val="Hyperlink"/>
                <w:noProof/>
              </w:rPr>
              <w:t>7.8</w:t>
            </w:r>
            <w:r>
              <w:rPr>
                <w:noProof/>
                <w:lang w:eastAsia="en-US"/>
              </w:rPr>
              <w:tab/>
            </w:r>
            <w:r w:rsidRPr="00505240">
              <w:rPr>
                <w:rStyle w:val="Hyperlink"/>
                <w:noProof/>
              </w:rPr>
              <w:t>Data validation</w:t>
            </w:r>
            <w:r>
              <w:rPr>
                <w:noProof/>
                <w:webHidden/>
              </w:rPr>
              <w:tab/>
            </w:r>
            <w:r>
              <w:rPr>
                <w:noProof/>
                <w:webHidden/>
              </w:rPr>
              <w:fldChar w:fldCharType="begin"/>
            </w:r>
            <w:r>
              <w:rPr>
                <w:noProof/>
                <w:webHidden/>
              </w:rPr>
              <w:instrText xml:space="preserve"> PAGEREF _Toc477116120 \h </w:instrText>
            </w:r>
            <w:r>
              <w:rPr>
                <w:noProof/>
                <w:webHidden/>
              </w:rPr>
            </w:r>
            <w:r>
              <w:rPr>
                <w:noProof/>
                <w:webHidden/>
              </w:rPr>
              <w:fldChar w:fldCharType="separate"/>
            </w:r>
            <w:r>
              <w:rPr>
                <w:noProof/>
                <w:webHidden/>
              </w:rPr>
              <w:t>17</w:t>
            </w:r>
            <w:r>
              <w:rPr>
                <w:noProof/>
                <w:webHidden/>
              </w:rPr>
              <w:fldChar w:fldCharType="end"/>
            </w:r>
          </w:hyperlink>
        </w:p>
        <w:p w14:paraId="3AD4574C" w14:textId="77777777" w:rsidR="00A176FA" w:rsidRDefault="00A176FA">
          <w:pPr>
            <w:pStyle w:val="TOC2"/>
            <w:tabs>
              <w:tab w:val="left" w:pos="1080"/>
              <w:tab w:val="right" w:leader="dot" w:pos="9350"/>
            </w:tabs>
            <w:rPr>
              <w:noProof/>
              <w:lang w:eastAsia="en-US"/>
            </w:rPr>
          </w:pPr>
          <w:hyperlink w:anchor="_Toc477116121" w:history="1">
            <w:r w:rsidRPr="00505240">
              <w:rPr>
                <w:rStyle w:val="Hyperlink"/>
                <w:noProof/>
              </w:rPr>
              <w:t>7.9</w:t>
            </w:r>
            <w:r>
              <w:rPr>
                <w:noProof/>
                <w:lang w:eastAsia="en-US"/>
              </w:rPr>
              <w:tab/>
            </w:r>
            <w:r w:rsidRPr="00505240">
              <w:rPr>
                <w:rStyle w:val="Hyperlink"/>
                <w:noProof/>
              </w:rPr>
              <w:t>Data Sanitization</w:t>
            </w:r>
            <w:r>
              <w:rPr>
                <w:noProof/>
                <w:webHidden/>
              </w:rPr>
              <w:tab/>
            </w:r>
            <w:r>
              <w:rPr>
                <w:noProof/>
                <w:webHidden/>
              </w:rPr>
              <w:fldChar w:fldCharType="begin"/>
            </w:r>
            <w:r>
              <w:rPr>
                <w:noProof/>
                <w:webHidden/>
              </w:rPr>
              <w:instrText xml:space="preserve"> PAGEREF _Toc477116121 \h </w:instrText>
            </w:r>
            <w:r>
              <w:rPr>
                <w:noProof/>
                <w:webHidden/>
              </w:rPr>
            </w:r>
            <w:r>
              <w:rPr>
                <w:noProof/>
                <w:webHidden/>
              </w:rPr>
              <w:fldChar w:fldCharType="separate"/>
            </w:r>
            <w:r>
              <w:rPr>
                <w:noProof/>
                <w:webHidden/>
              </w:rPr>
              <w:t>17</w:t>
            </w:r>
            <w:r>
              <w:rPr>
                <w:noProof/>
                <w:webHidden/>
              </w:rPr>
              <w:fldChar w:fldCharType="end"/>
            </w:r>
          </w:hyperlink>
        </w:p>
        <w:p w14:paraId="7F25CDA8" w14:textId="77777777" w:rsidR="00A176FA" w:rsidRDefault="00A176FA">
          <w:pPr>
            <w:pStyle w:val="TOC1"/>
            <w:tabs>
              <w:tab w:val="left" w:pos="480"/>
              <w:tab w:val="right" w:leader="dot" w:pos="9350"/>
            </w:tabs>
            <w:rPr>
              <w:noProof/>
              <w:lang w:eastAsia="en-US"/>
            </w:rPr>
          </w:pPr>
          <w:hyperlink w:anchor="_Toc477116122" w:history="1">
            <w:r w:rsidRPr="00505240">
              <w:rPr>
                <w:rStyle w:val="Hyperlink"/>
                <w:noProof/>
              </w:rPr>
              <w:t>8</w:t>
            </w:r>
            <w:r>
              <w:rPr>
                <w:noProof/>
                <w:lang w:eastAsia="en-US"/>
              </w:rPr>
              <w:tab/>
            </w:r>
            <w:r w:rsidRPr="00505240">
              <w:rPr>
                <w:rStyle w:val="Hyperlink"/>
                <w:noProof/>
              </w:rPr>
              <w:t>Appendix A: ODE Interface Specification</w:t>
            </w:r>
            <w:r>
              <w:rPr>
                <w:noProof/>
                <w:webHidden/>
              </w:rPr>
              <w:tab/>
            </w:r>
            <w:r>
              <w:rPr>
                <w:noProof/>
                <w:webHidden/>
              </w:rPr>
              <w:fldChar w:fldCharType="begin"/>
            </w:r>
            <w:r>
              <w:rPr>
                <w:noProof/>
                <w:webHidden/>
              </w:rPr>
              <w:instrText xml:space="preserve"> PAGEREF _Toc477116122 \h </w:instrText>
            </w:r>
            <w:r>
              <w:rPr>
                <w:noProof/>
                <w:webHidden/>
              </w:rPr>
            </w:r>
            <w:r>
              <w:rPr>
                <w:noProof/>
                <w:webHidden/>
              </w:rPr>
              <w:fldChar w:fldCharType="separate"/>
            </w:r>
            <w:r>
              <w:rPr>
                <w:noProof/>
                <w:webHidden/>
              </w:rPr>
              <w:t>18</w:t>
            </w:r>
            <w:r>
              <w:rPr>
                <w:noProof/>
                <w:webHidden/>
              </w:rPr>
              <w:fldChar w:fldCharType="end"/>
            </w:r>
          </w:hyperlink>
        </w:p>
        <w:p w14:paraId="684F9812" w14:textId="77777777" w:rsidR="00A176FA" w:rsidRDefault="00A176FA">
          <w:pPr>
            <w:pStyle w:val="TOC2"/>
            <w:tabs>
              <w:tab w:val="left" w:pos="1080"/>
              <w:tab w:val="right" w:leader="dot" w:pos="9350"/>
            </w:tabs>
            <w:rPr>
              <w:noProof/>
              <w:lang w:eastAsia="en-US"/>
            </w:rPr>
          </w:pPr>
          <w:hyperlink w:anchor="_Toc477116123" w:history="1">
            <w:r w:rsidRPr="00505240">
              <w:rPr>
                <w:rStyle w:val="Hyperlink"/>
                <w:noProof/>
              </w:rPr>
              <w:t>8.1</w:t>
            </w:r>
            <w:r>
              <w:rPr>
                <w:noProof/>
                <w:lang w:eastAsia="en-US"/>
              </w:rPr>
              <w:tab/>
            </w:r>
            <w:r w:rsidRPr="00505240">
              <w:rPr>
                <w:rStyle w:val="Hyperlink"/>
                <w:noProof/>
              </w:rPr>
              <w:t>File Copy Data Deposit</w:t>
            </w:r>
            <w:r>
              <w:rPr>
                <w:noProof/>
                <w:webHidden/>
              </w:rPr>
              <w:tab/>
            </w:r>
            <w:r>
              <w:rPr>
                <w:noProof/>
                <w:webHidden/>
              </w:rPr>
              <w:fldChar w:fldCharType="begin"/>
            </w:r>
            <w:r>
              <w:rPr>
                <w:noProof/>
                <w:webHidden/>
              </w:rPr>
              <w:instrText xml:space="preserve"> PAGEREF _Toc477116123 \h </w:instrText>
            </w:r>
            <w:r>
              <w:rPr>
                <w:noProof/>
                <w:webHidden/>
              </w:rPr>
            </w:r>
            <w:r>
              <w:rPr>
                <w:noProof/>
                <w:webHidden/>
              </w:rPr>
              <w:fldChar w:fldCharType="separate"/>
            </w:r>
            <w:r>
              <w:rPr>
                <w:noProof/>
                <w:webHidden/>
              </w:rPr>
              <w:t>18</w:t>
            </w:r>
            <w:r>
              <w:rPr>
                <w:noProof/>
                <w:webHidden/>
              </w:rPr>
              <w:fldChar w:fldCharType="end"/>
            </w:r>
          </w:hyperlink>
        </w:p>
        <w:p w14:paraId="5089D60F" w14:textId="77777777" w:rsidR="00A176FA" w:rsidRDefault="00A176FA">
          <w:pPr>
            <w:pStyle w:val="TOC2"/>
            <w:tabs>
              <w:tab w:val="left" w:pos="1080"/>
              <w:tab w:val="right" w:leader="dot" w:pos="9350"/>
            </w:tabs>
            <w:rPr>
              <w:noProof/>
              <w:lang w:eastAsia="en-US"/>
            </w:rPr>
          </w:pPr>
          <w:hyperlink w:anchor="_Toc477116124" w:history="1">
            <w:r w:rsidRPr="00505240">
              <w:rPr>
                <w:rStyle w:val="Hyperlink"/>
                <w:noProof/>
              </w:rPr>
              <w:t>8.2</w:t>
            </w:r>
            <w:r>
              <w:rPr>
                <w:noProof/>
                <w:lang w:eastAsia="en-US"/>
              </w:rPr>
              <w:tab/>
            </w:r>
            <w:r w:rsidRPr="00505240">
              <w:rPr>
                <w:rStyle w:val="Hyperlink"/>
                <w:noProof/>
              </w:rPr>
              <w:t>ODE REST API</w:t>
            </w:r>
            <w:r>
              <w:rPr>
                <w:noProof/>
                <w:webHidden/>
              </w:rPr>
              <w:tab/>
            </w:r>
            <w:r>
              <w:rPr>
                <w:noProof/>
                <w:webHidden/>
              </w:rPr>
              <w:fldChar w:fldCharType="begin"/>
            </w:r>
            <w:r>
              <w:rPr>
                <w:noProof/>
                <w:webHidden/>
              </w:rPr>
              <w:instrText xml:space="preserve"> PAGEREF _Toc477116124 \h </w:instrText>
            </w:r>
            <w:r>
              <w:rPr>
                <w:noProof/>
                <w:webHidden/>
              </w:rPr>
            </w:r>
            <w:r>
              <w:rPr>
                <w:noProof/>
                <w:webHidden/>
              </w:rPr>
              <w:fldChar w:fldCharType="separate"/>
            </w:r>
            <w:r>
              <w:rPr>
                <w:noProof/>
                <w:webHidden/>
              </w:rPr>
              <w:t>18</w:t>
            </w:r>
            <w:r>
              <w:rPr>
                <w:noProof/>
                <w:webHidden/>
              </w:rPr>
              <w:fldChar w:fldCharType="end"/>
            </w:r>
          </w:hyperlink>
        </w:p>
        <w:p w14:paraId="52E5F063"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27" w:history="1">
            <w:r w:rsidRPr="00505240">
              <w:rPr>
                <w:rStyle w:val="Hyperlink"/>
                <w:noProof/>
              </w:rPr>
              <w:t>8.2.1</w:t>
            </w:r>
            <w:r>
              <w:rPr>
                <w:rFonts w:asciiTheme="minorHAnsi" w:eastAsiaTheme="minorEastAsia" w:hAnsiTheme="minorHAnsi" w:cstheme="minorBidi"/>
                <w:noProof/>
                <w:sz w:val="22"/>
                <w:szCs w:val="22"/>
              </w:rPr>
              <w:tab/>
            </w:r>
            <w:r w:rsidRPr="00505240">
              <w:rPr>
                <w:rStyle w:val="Hyperlink"/>
                <w:noProof/>
              </w:rPr>
              <w:t>Upload BSM File</w:t>
            </w:r>
            <w:r>
              <w:rPr>
                <w:noProof/>
                <w:webHidden/>
              </w:rPr>
              <w:tab/>
            </w:r>
            <w:r>
              <w:rPr>
                <w:noProof/>
                <w:webHidden/>
              </w:rPr>
              <w:fldChar w:fldCharType="begin"/>
            </w:r>
            <w:r>
              <w:rPr>
                <w:noProof/>
                <w:webHidden/>
              </w:rPr>
              <w:instrText xml:space="preserve"> PAGEREF _Toc477116127 \h </w:instrText>
            </w:r>
            <w:r>
              <w:rPr>
                <w:noProof/>
                <w:webHidden/>
              </w:rPr>
            </w:r>
            <w:r>
              <w:rPr>
                <w:noProof/>
                <w:webHidden/>
              </w:rPr>
              <w:fldChar w:fldCharType="separate"/>
            </w:r>
            <w:r>
              <w:rPr>
                <w:noProof/>
                <w:webHidden/>
              </w:rPr>
              <w:t>21</w:t>
            </w:r>
            <w:r>
              <w:rPr>
                <w:noProof/>
                <w:webHidden/>
              </w:rPr>
              <w:fldChar w:fldCharType="end"/>
            </w:r>
          </w:hyperlink>
        </w:p>
        <w:p w14:paraId="5A43F83B"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28" w:history="1">
            <w:r w:rsidRPr="00505240">
              <w:rPr>
                <w:rStyle w:val="Hyperlink"/>
                <w:noProof/>
              </w:rPr>
              <w:t>8.2.2</w:t>
            </w:r>
            <w:r>
              <w:rPr>
                <w:rFonts w:asciiTheme="minorHAnsi" w:eastAsiaTheme="minorEastAsia" w:hAnsiTheme="minorHAnsi" w:cstheme="minorBidi"/>
                <w:noProof/>
                <w:sz w:val="22"/>
                <w:szCs w:val="22"/>
              </w:rPr>
              <w:tab/>
            </w:r>
            <w:r w:rsidRPr="00505240">
              <w:rPr>
                <w:rStyle w:val="Hyperlink"/>
                <w:noProof/>
              </w:rPr>
              <w:t>ODE MANAGE SNMP API</w:t>
            </w:r>
            <w:r>
              <w:rPr>
                <w:noProof/>
                <w:webHidden/>
              </w:rPr>
              <w:tab/>
            </w:r>
            <w:r>
              <w:rPr>
                <w:noProof/>
                <w:webHidden/>
              </w:rPr>
              <w:fldChar w:fldCharType="begin"/>
            </w:r>
            <w:r>
              <w:rPr>
                <w:noProof/>
                <w:webHidden/>
              </w:rPr>
              <w:instrText xml:space="preserve"> PAGEREF _Toc477116128 \h </w:instrText>
            </w:r>
            <w:r>
              <w:rPr>
                <w:noProof/>
                <w:webHidden/>
              </w:rPr>
            </w:r>
            <w:r>
              <w:rPr>
                <w:noProof/>
                <w:webHidden/>
              </w:rPr>
              <w:fldChar w:fldCharType="separate"/>
            </w:r>
            <w:r>
              <w:rPr>
                <w:noProof/>
                <w:webHidden/>
              </w:rPr>
              <w:t>22</w:t>
            </w:r>
            <w:r>
              <w:rPr>
                <w:noProof/>
                <w:webHidden/>
              </w:rPr>
              <w:fldChar w:fldCharType="end"/>
            </w:r>
          </w:hyperlink>
        </w:p>
        <w:p w14:paraId="7C96C958" w14:textId="77777777" w:rsidR="00A176FA" w:rsidRDefault="00A176FA">
          <w:pPr>
            <w:pStyle w:val="TOC2"/>
            <w:tabs>
              <w:tab w:val="left" w:pos="1080"/>
              <w:tab w:val="right" w:leader="dot" w:pos="9350"/>
            </w:tabs>
            <w:rPr>
              <w:noProof/>
              <w:lang w:eastAsia="en-US"/>
            </w:rPr>
          </w:pPr>
          <w:hyperlink w:anchor="_Toc477116130" w:history="1">
            <w:r w:rsidRPr="00505240">
              <w:rPr>
                <w:rStyle w:val="Hyperlink"/>
                <w:noProof/>
              </w:rPr>
              <w:t>8.3</w:t>
            </w:r>
            <w:r>
              <w:rPr>
                <w:noProof/>
                <w:lang w:eastAsia="en-US"/>
              </w:rPr>
              <w:tab/>
            </w:r>
            <w:r w:rsidRPr="00505240">
              <w:rPr>
                <w:rStyle w:val="Hyperlink"/>
                <w:noProof/>
              </w:rPr>
              <w:t>ODE Streaming API</w:t>
            </w:r>
            <w:r>
              <w:rPr>
                <w:noProof/>
                <w:webHidden/>
              </w:rPr>
              <w:tab/>
            </w:r>
            <w:r>
              <w:rPr>
                <w:noProof/>
                <w:webHidden/>
              </w:rPr>
              <w:fldChar w:fldCharType="begin"/>
            </w:r>
            <w:r>
              <w:rPr>
                <w:noProof/>
                <w:webHidden/>
              </w:rPr>
              <w:instrText xml:space="preserve"> PAGEREF _Toc477116130 \h </w:instrText>
            </w:r>
            <w:r>
              <w:rPr>
                <w:noProof/>
                <w:webHidden/>
              </w:rPr>
            </w:r>
            <w:r>
              <w:rPr>
                <w:noProof/>
                <w:webHidden/>
              </w:rPr>
              <w:fldChar w:fldCharType="separate"/>
            </w:r>
            <w:r>
              <w:rPr>
                <w:noProof/>
                <w:webHidden/>
              </w:rPr>
              <w:t>25</w:t>
            </w:r>
            <w:r>
              <w:rPr>
                <w:noProof/>
                <w:webHidden/>
              </w:rPr>
              <w:fldChar w:fldCharType="end"/>
            </w:r>
          </w:hyperlink>
        </w:p>
        <w:p w14:paraId="3FB733F9"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1" w:history="1">
            <w:r w:rsidRPr="00505240">
              <w:rPr>
                <w:rStyle w:val="Hyperlink"/>
                <w:noProof/>
              </w:rPr>
              <w:t>8.3.1</w:t>
            </w:r>
            <w:r>
              <w:rPr>
                <w:rFonts w:asciiTheme="minorHAnsi" w:eastAsiaTheme="minorEastAsia" w:hAnsiTheme="minorHAnsi" w:cstheme="minorBidi"/>
                <w:noProof/>
                <w:sz w:val="22"/>
                <w:szCs w:val="22"/>
              </w:rPr>
              <w:tab/>
            </w:r>
            <w:r w:rsidRPr="00505240">
              <w:rPr>
                <w:rStyle w:val="Hyperlink"/>
                <w:noProof/>
              </w:rPr>
              <w:t>Direct Kafka Interface</w:t>
            </w:r>
            <w:r>
              <w:rPr>
                <w:noProof/>
                <w:webHidden/>
              </w:rPr>
              <w:tab/>
            </w:r>
            <w:r>
              <w:rPr>
                <w:noProof/>
                <w:webHidden/>
              </w:rPr>
              <w:fldChar w:fldCharType="begin"/>
            </w:r>
            <w:r>
              <w:rPr>
                <w:noProof/>
                <w:webHidden/>
              </w:rPr>
              <w:instrText xml:space="preserve"> PAGEREF _Toc477116131 \h </w:instrText>
            </w:r>
            <w:r>
              <w:rPr>
                <w:noProof/>
                <w:webHidden/>
              </w:rPr>
            </w:r>
            <w:r>
              <w:rPr>
                <w:noProof/>
                <w:webHidden/>
              </w:rPr>
              <w:fldChar w:fldCharType="separate"/>
            </w:r>
            <w:r>
              <w:rPr>
                <w:noProof/>
                <w:webHidden/>
              </w:rPr>
              <w:t>25</w:t>
            </w:r>
            <w:r>
              <w:rPr>
                <w:noProof/>
                <w:webHidden/>
              </w:rPr>
              <w:fldChar w:fldCharType="end"/>
            </w:r>
          </w:hyperlink>
        </w:p>
        <w:p w14:paraId="7251ACCC"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2" w:history="1">
            <w:r w:rsidRPr="00505240">
              <w:rPr>
                <w:rStyle w:val="Hyperlink"/>
                <w:noProof/>
              </w:rPr>
              <w:t>8.3.2</w:t>
            </w:r>
            <w:r>
              <w:rPr>
                <w:rFonts w:asciiTheme="minorHAnsi" w:eastAsiaTheme="minorEastAsia" w:hAnsiTheme="minorHAnsi" w:cstheme="minorBidi"/>
                <w:noProof/>
                <w:sz w:val="22"/>
                <w:szCs w:val="22"/>
              </w:rPr>
              <w:tab/>
            </w:r>
            <w:r w:rsidRPr="00505240">
              <w:rPr>
                <w:rStyle w:val="Hyperlink"/>
                <w:noProof/>
              </w:rPr>
              <w:t>ODE WebSocket Interface</w:t>
            </w:r>
            <w:r>
              <w:rPr>
                <w:noProof/>
                <w:webHidden/>
              </w:rPr>
              <w:tab/>
            </w:r>
            <w:r>
              <w:rPr>
                <w:noProof/>
                <w:webHidden/>
              </w:rPr>
              <w:fldChar w:fldCharType="begin"/>
            </w:r>
            <w:r>
              <w:rPr>
                <w:noProof/>
                <w:webHidden/>
              </w:rPr>
              <w:instrText xml:space="preserve"> PAGEREF _Toc477116132 \h </w:instrText>
            </w:r>
            <w:r>
              <w:rPr>
                <w:noProof/>
                <w:webHidden/>
              </w:rPr>
            </w:r>
            <w:r>
              <w:rPr>
                <w:noProof/>
                <w:webHidden/>
              </w:rPr>
              <w:fldChar w:fldCharType="separate"/>
            </w:r>
            <w:r>
              <w:rPr>
                <w:noProof/>
                <w:webHidden/>
              </w:rPr>
              <w:t>26</w:t>
            </w:r>
            <w:r>
              <w:rPr>
                <w:noProof/>
                <w:webHidden/>
              </w:rPr>
              <w:fldChar w:fldCharType="end"/>
            </w:r>
          </w:hyperlink>
        </w:p>
        <w:p w14:paraId="425F0A0A" w14:textId="77777777" w:rsidR="00A176FA" w:rsidRDefault="00A176FA">
          <w:pPr>
            <w:pStyle w:val="TOC2"/>
            <w:tabs>
              <w:tab w:val="left" w:pos="1080"/>
              <w:tab w:val="right" w:leader="dot" w:pos="9350"/>
            </w:tabs>
            <w:rPr>
              <w:noProof/>
              <w:lang w:eastAsia="en-US"/>
            </w:rPr>
          </w:pPr>
          <w:hyperlink w:anchor="_Toc477116133" w:history="1">
            <w:r w:rsidRPr="00505240">
              <w:rPr>
                <w:rStyle w:val="Hyperlink"/>
                <w:noProof/>
              </w:rPr>
              <w:t>8.4</w:t>
            </w:r>
            <w:r>
              <w:rPr>
                <w:noProof/>
                <w:lang w:eastAsia="en-US"/>
              </w:rPr>
              <w:tab/>
            </w:r>
            <w:r w:rsidRPr="00505240">
              <w:rPr>
                <w:rStyle w:val="Hyperlink"/>
                <w:noProof/>
              </w:rPr>
              <w:t>ODE Request Schemas</w:t>
            </w:r>
            <w:r>
              <w:rPr>
                <w:noProof/>
                <w:webHidden/>
              </w:rPr>
              <w:tab/>
            </w:r>
            <w:r>
              <w:rPr>
                <w:noProof/>
                <w:webHidden/>
              </w:rPr>
              <w:fldChar w:fldCharType="begin"/>
            </w:r>
            <w:r>
              <w:rPr>
                <w:noProof/>
                <w:webHidden/>
              </w:rPr>
              <w:instrText xml:space="preserve"> PAGEREF _Toc477116133 \h </w:instrText>
            </w:r>
            <w:r>
              <w:rPr>
                <w:noProof/>
                <w:webHidden/>
              </w:rPr>
            </w:r>
            <w:r>
              <w:rPr>
                <w:noProof/>
                <w:webHidden/>
              </w:rPr>
              <w:fldChar w:fldCharType="separate"/>
            </w:r>
            <w:r>
              <w:rPr>
                <w:noProof/>
                <w:webHidden/>
              </w:rPr>
              <w:t>28</w:t>
            </w:r>
            <w:r>
              <w:rPr>
                <w:noProof/>
                <w:webHidden/>
              </w:rPr>
              <w:fldChar w:fldCharType="end"/>
            </w:r>
          </w:hyperlink>
        </w:p>
        <w:p w14:paraId="53110C41"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4" w:history="1">
            <w:r w:rsidRPr="00505240">
              <w:rPr>
                <w:rStyle w:val="Hyperlink"/>
                <w:noProof/>
              </w:rPr>
              <w:t>8.4.1</w:t>
            </w:r>
            <w:r>
              <w:rPr>
                <w:rFonts w:asciiTheme="minorHAnsi" w:eastAsiaTheme="minorEastAsia" w:hAnsiTheme="minorHAnsi" w:cstheme="minorBidi"/>
                <w:noProof/>
                <w:sz w:val="22"/>
                <w:szCs w:val="22"/>
              </w:rPr>
              <w:tab/>
            </w:r>
            <w:r w:rsidRPr="00505240">
              <w:rPr>
                <w:rStyle w:val="Hyperlink"/>
                <w:noProof/>
              </w:rPr>
              <w:t>Subscription Data Request</w:t>
            </w:r>
            <w:r>
              <w:rPr>
                <w:noProof/>
                <w:webHidden/>
              </w:rPr>
              <w:tab/>
            </w:r>
            <w:r>
              <w:rPr>
                <w:noProof/>
                <w:webHidden/>
              </w:rPr>
              <w:fldChar w:fldCharType="begin"/>
            </w:r>
            <w:r>
              <w:rPr>
                <w:noProof/>
                <w:webHidden/>
              </w:rPr>
              <w:instrText xml:space="preserve"> PAGEREF _Toc477116134 \h </w:instrText>
            </w:r>
            <w:r>
              <w:rPr>
                <w:noProof/>
                <w:webHidden/>
              </w:rPr>
            </w:r>
            <w:r>
              <w:rPr>
                <w:noProof/>
                <w:webHidden/>
              </w:rPr>
              <w:fldChar w:fldCharType="separate"/>
            </w:r>
            <w:r>
              <w:rPr>
                <w:noProof/>
                <w:webHidden/>
              </w:rPr>
              <w:t>28</w:t>
            </w:r>
            <w:r>
              <w:rPr>
                <w:noProof/>
                <w:webHidden/>
              </w:rPr>
              <w:fldChar w:fldCharType="end"/>
            </w:r>
          </w:hyperlink>
        </w:p>
        <w:p w14:paraId="501005A9" w14:textId="77777777" w:rsidR="00A176FA" w:rsidRDefault="00A176FA">
          <w:pPr>
            <w:pStyle w:val="TOC2"/>
            <w:tabs>
              <w:tab w:val="left" w:pos="1080"/>
              <w:tab w:val="right" w:leader="dot" w:pos="9350"/>
            </w:tabs>
            <w:rPr>
              <w:noProof/>
              <w:lang w:eastAsia="en-US"/>
            </w:rPr>
          </w:pPr>
          <w:hyperlink w:anchor="_Toc477116135" w:history="1">
            <w:r w:rsidRPr="00505240">
              <w:rPr>
                <w:rStyle w:val="Hyperlink"/>
                <w:noProof/>
              </w:rPr>
              <w:t>8.5</w:t>
            </w:r>
            <w:r>
              <w:rPr>
                <w:noProof/>
                <w:lang w:eastAsia="en-US"/>
              </w:rPr>
              <w:tab/>
            </w:r>
            <w:r w:rsidRPr="00505240">
              <w:rPr>
                <w:rStyle w:val="Hyperlink"/>
                <w:noProof/>
              </w:rPr>
              <w:t>ODE Response Schemas</w:t>
            </w:r>
            <w:r>
              <w:rPr>
                <w:noProof/>
                <w:webHidden/>
              </w:rPr>
              <w:tab/>
            </w:r>
            <w:r>
              <w:rPr>
                <w:noProof/>
                <w:webHidden/>
              </w:rPr>
              <w:fldChar w:fldCharType="begin"/>
            </w:r>
            <w:r>
              <w:rPr>
                <w:noProof/>
                <w:webHidden/>
              </w:rPr>
              <w:instrText xml:space="preserve"> PAGEREF _Toc477116135 \h </w:instrText>
            </w:r>
            <w:r>
              <w:rPr>
                <w:noProof/>
                <w:webHidden/>
              </w:rPr>
            </w:r>
            <w:r>
              <w:rPr>
                <w:noProof/>
                <w:webHidden/>
              </w:rPr>
              <w:fldChar w:fldCharType="separate"/>
            </w:r>
            <w:r>
              <w:rPr>
                <w:noProof/>
                <w:webHidden/>
              </w:rPr>
              <w:t>29</w:t>
            </w:r>
            <w:r>
              <w:rPr>
                <w:noProof/>
                <w:webHidden/>
              </w:rPr>
              <w:fldChar w:fldCharType="end"/>
            </w:r>
          </w:hyperlink>
        </w:p>
        <w:p w14:paraId="11B5FB64"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6" w:history="1">
            <w:r w:rsidRPr="00505240">
              <w:rPr>
                <w:rStyle w:val="Hyperlink"/>
                <w:noProof/>
              </w:rPr>
              <w:t>8.5.1</w:t>
            </w:r>
            <w:r>
              <w:rPr>
                <w:rFonts w:asciiTheme="minorHAnsi" w:eastAsiaTheme="minorEastAsia" w:hAnsiTheme="minorHAnsi" w:cstheme="minorBidi"/>
                <w:noProof/>
                <w:sz w:val="22"/>
                <w:szCs w:val="22"/>
              </w:rPr>
              <w:tab/>
            </w:r>
            <w:r w:rsidRPr="00505240">
              <w:rPr>
                <w:rStyle w:val="Hyperlink"/>
                <w:noProof/>
              </w:rPr>
              <w:t>ODE Data Message</w:t>
            </w:r>
            <w:r>
              <w:rPr>
                <w:noProof/>
                <w:webHidden/>
              </w:rPr>
              <w:tab/>
            </w:r>
            <w:r>
              <w:rPr>
                <w:noProof/>
                <w:webHidden/>
              </w:rPr>
              <w:fldChar w:fldCharType="begin"/>
            </w:r>
            <w:r>
              <w:rPr>
                <w:noProof/>
                <w:webHidden/>
              </w:rPr>
              <w:instrText xml:space="preserve"> PAGEREF _Toc477116136 \h </w:instrText>
            </w:r>
            <w:r>
              <w:rPr>
                <w:noProof/>
                <w:webHidden/>
              </w:rPr>
            </w:r>
            <w:r>
              <w:rPr>
                <w:noProof/>
                <w:webHidden/>
              </w:rPr>
              <w:fldChar w:fldCharType="separate"/>
            </w:r>
            <w:r>
              <w:rPr>
                <w:noProof/>
                <w:webHidden/>
              </w:rPr>
              <w:t>29</w:t>
            </w:r>
            <w:r>
              <w:rPr>
                <w:noProof/>
                <w:webHidden/>
              </w:rPr>
              <w:fldChar w:fldCharType="end"/>
            </w:r>
          </w:hyperlink>
        </w:p>
        <w:p w14:paraId="0D79DA63"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7" w:history="1">
            <w:r w:rsidRPr="00505240">
              <w:rPr>
                <w:rStyle w:val="Hyperlink"/>
                <w:noProof/>
              </w:rPr>
              <w:t>8.5.2</w:t>
            </w:r>
            <w:r>
              <w:rPr>
                <w:rFonts w:asciiTheme="minorHAnsi" w:eastAsiaTheme="minorEastAsia" w:hAnsiTheme="minorHAnsi" w:cstheme="minorBidi"/>
                <w:noProof/>
                <w:sz w:val="22"/>
                <w:szCs w:val="22"/>
              </w:rPr>
              <w:tab/>
            </w:r>
            <w:r w:rsidRPr="00505240">
              <w:rPr>
                <w:rStyle w:val="Hyperlink"/>
                <w:noProof/>
              </w:rPr>
              <w:t>ODE Message Metadata</w:t>
            </w:r>
            <w:r>
              <w:rPr>
                <w:noProof/>
                <w:webHidden/>
              </w:rPr>
              <w:tab/>
            </w:r>
            <w:r>
              <w:rPr>
                <w:noProof/>
                <w:webHidden/>
              </w:rPr>
              <w:fldChar w:fldCharType="begin"/>
            </w:r>
            <w:r>
              <w:rPr>
                <w:noProof/>
                <w:webHidden/>
              </w:rPr>
              <w:instrText xml:space="preserve"> PAGEREF _Toc477116137 \h </w:instrText>
            </w:r>
            <w:r>
              <w:rPr>
                <w:noProof/>
                <w:webHidden/>
              </w:rPr>
            </w:r>
            <w:r>
              <w:rPr>
                <w:noProof/>
                <w:webHidden/>
              </w:rPr>
              <w:fldChar w:fldCharType="separate"/>
            </w:r>
            <w:r>
              <w:rPr>
                <w:noProof/>
                <w:webHidden/>
              </w:rPr>
              <w:t>29</w:t>
            </w:r>
            <w:r>
              <w:rPr>
                <w:noProof/>
                <w:webHidden/>
              </w:rPr>
              <w:fldChar w:fldCharType="end"/>
            </w:r>
          </w:hyperlink>
        </w:p>
        <w:p w14:paraId="16BBBE24"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8" w:history="1">
            <w:r w:rsidRPr="00505240">
              <w:rPr>
                <w:rStyle w:val="Hyperlink"/>
                <w:noProof/>
              </w:rPr>
              <w:t>8.5.3</w:t>
            </w:r>
            <w:r>
              <w:rPr>
                <w:rFonts w:asciiTheme="minorHAnsi" w:eastAsiaTheme="minorEastAsia" w:hAnsiTheme="minorHAnsi" w:cstheme="minorBidi"/>
                <w:noProof/>
                <w:sz w:val="22"/>
                <w:szCs w:val="22"/>
              </w:rPr>
              <w:tab/>
            </w:r>
            <w:r w:rsidRPr="00505240">
              <w:rPr>
                <w:rStyle w:val="Hyperlink"/>
                <w:noProof/>
              </w:rPr>
              <w:t>ODE Payload Violation</w:t>
            </w:r>
            <w:r>
              <w:rPr>
                <w:noProof/>
                <w:webHidden/>
              </w:rPr>
              <w:tab/>
            </w:r>
            <w:r>
              <w:rPr>
                <w:noProof/>
                <w:webHidden/>
              </w:rPr>
              <w:fldChar w:fldCharType="begin"/>
            </w:r>
            <w:r>
              <w:rPr>
                <w:noProof/>
                <w:webHidden/>
              </w:rPr>
              <w:instrText xml:space="preserve"> PAGEREF _Toc477116138 \h </w:instrText>
            </w:r>
            <w:r>
              <w:rPr>
                <w:noProof/>
                <w:webHidden/>
              </w:rPr>
            </w:r>
            <w:r>
              <w:rPr>
                <w:noProof/>
                <w:webHidden/>
              </w:rPr>
              <w:fldChar w:fldCharType="separate"/>
            </w:r>
            <w:r>
              <w:rPr>
                <w:noProof/>
                <w:webHidden/>
              </w:rPr>
              <w:t>30</w:t>
            </w:r>
            <w:r>
              <w:rPr>
                <w:noProof/>
                <w:webHidden/>
              </w:rPr>
              <w:fldChar w:fldCharType="end"/>
            </w:r>
          </w:hyperlink>
        </w:p>
        <w:p w14:paraId="3B7A2B11"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39" w:history="1">
            <w:r w:rsidRPr="00505240">
              <w:rPr>
                <w:rStyle w:val="Hyperlink"/>
                <w:noProof/>
              </w:rPr>
              <w:t>8.5.4</w:t>
            </w:r>
            <w:r>
              <w:rPr>
                <w:rFonts w:asciiTheme="minorHAnsi" w:eastAsiaTheme="minorEastAsia" w:hAnsiTheme="minorHAnsi" w:cstheme="minorBidi"/>
                <w:noProof/>
                <w:sz w:val="22"/>
                <w:szCs w:val="22"/>
              </w:rPr>
              <w:tab/>
            </w:r>
            <w:r w:rsidRPr="00505240">
              <w:rPr>
                <w:rStyle w:val="Hyperlink"/>
                <w:noProof/>
              </w:rPr>
              <w:t>ODE GET TOKEN Response</w:t>
            </w:r>
            <w:r>
              <w:rPr>
                <w:noProof/>
                <w:webHidden/>
              </w:rPr>
              <w:tab/>
            </w:r>
            <w:r>
              <w:rPr>
                <w:noProof/>
                <w:webHidden/>
              </w:rPr>
              <w:fldChar w:fldCharType="begin"/>
            </w:r>
            <w:r>
              <w:rPr>
                <w:noProof/>
                <w:webHidden/>
              </w:rPr>
              <w:instrText xml:space="preserve"> PAGEREF _Toc477116139 \h </w:instrText>
            </w:r>
            <w:r>
              <w:rPr>
                <w:noProof/>
                <w:webHidden/>
              </w:rPr>
            </w:r>
            <w:r>
              <w:rPr>
                <w:noProof/>
                <w:webHidden/>
              </w:rPr>
              <w:fldChar w:fldCharType="separate"/>
            </w:r>
            <w:r>
              <w:rPr>
                <w:noProof/>
                <w:webHidden/>
              </w:rPr>
              <w:t>31</w:t>
            </w:r>
            <w:r>
              <w:rPr>
                <w:noProof/>
                <w:webHidden/>
              </w:rPr>
              <w:fldChar w:fldCharType="end"/>
            </w:r>
          </w:hyperlink>
        </w:p>
        <w:p w14:paraId="58D309A9"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40" w:history="1">
            <w:r w:rsidRPr="00505240">
              <w:rPr>
                <w:rStyle w:val="Hyperlink"/>
                <w:noProof/>
              </w:rPr>
              <w:t>8.5.5</w:t>
            </w:r>
            <w:r>
              <w:rPr>
                <w:rFonts w:asciiTheme="minorHAnsi" w:eastAsiaTheme="minorEastAsia" w:hAnsiTheme="minorHAnsi" w:cstheme="minorBidi"/>
                <w:noProof/>
                <w:sz w:val="22"/>
                <w:szCs w:val="22"/>
              </w:rPr>
              <w:tab/>
            </w:r>
            <w:r w:rsidRPr="00505240">
              <w:rPr>
                <w:rStyle w:val="Hyperlink"/>
                <w:noProof/>
              </w:rPr>
              <w:t>ODE Status Message</w:t>
            </w:r>
            <w:r>
              <w:rPr>
                <w:noProof/>
                <w:webHidden/>
              </w:rPr>
              <w:tab/>
            </w:r>
            <w:r>
              <w:rPr>
                <w:noProof/>
                <w:webHidden/>
              </w:rPr>
              <w:fldChar w:fldCharType="begin"/>
            </w:r>
            <w:r>
              <w:rPr>
                <w:noProof/>
                <w:webHidden/>
              </w:rPr>
              <w:instrText xml:space="preserve"> PAGEREF _Toc477116140 \h </w:instrText>
            </w:r>
            <w:r>
              <w:rPr>
                <w:noProof/>
                <w:webHidden/>
              </w:rPr>
            </w:r>
            <w:r>
              <w:rPr>
                <w:noProof/>
                <w:webHidden/>
              </w:rPr>
              <w:fldChar w:fldCharType="separate"/>
            </w:r>
            <w:r>
              <w:rPr>
                <w:noProof/>
                <w:webHidden/>
              </w:rPr>
              <w:t>32</w:t>
            </w:r>
            <w:r>
              <w:rPr>
                <w:noProof/>
                <w:webHidden/>
              </w:rPr>
              <w:fldChar w:fldCharType="end"/>
            </w:r>
          </w:hyperlink>
        </w:p>
        <w:p w14:paraId="3326741C"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41" w:history="1">
            <w:r w:rsidRPr="00505240">
              <w:rPr>
                <w:rStyle w:val="Hyperlink"/>
                <w:noProof/>
              </w:rPr>
              <w:t>8.5.6</w:t>
            </w:r>
            <w:r>
              <w:rPr>
                <w:rFonts w:asciiTheme="minorHAnsi" w:eastAsiaTheme="minorEastAsia" w:hAnsiTheme="minorHAnsi" w:cstheme="minorBidi"/>
                <w:noProof/>
                <w:sz w:val="22"/>
                <w:szCs w:val="22"/>
              </w:rPr>
              <w:tab/>
            </w:r>
            <w:r w:rsidRPr="00505240">
              <w:rPr>
                <w:rStyle w:val="Hyperlink"/>
                <w:noProof/>
              </w:rPr>
              <w:t>ODE Control Message</w:t>
            </w:r>
            <w:r>
              <w:rPr>
                <w:noProof/>
                <w:webHidden/>
              </w:rPr>
              <w:tab/>
            </w:r>
            <w:r>
              <w:rPr>
                <w:noProof/>
                <w:webHidden/>
              </w:rPr>
              <w:fldChar w:fldCharType="begin"/>
            </w:r>
            <w:r>
              <w:rPr>
                <w:noProof/>
                <w:webHidden/>
              </w:rPr>
              <w:instrText xml:space="preserve"> PAGEREF _Toc477116141 \h </w:instrText>
            </w:r>
            <w:r>
              <w:rPr>
                <w:noProof/>
                <w:webHidden/>
              </w:rPr>
            </w:r>
            <w:r>
              <w:rPr>
                <w:noProof/>
                <w:webHidden/>
              </w:rPr>
              <w:fldChar w:fldCharType="separate"/>
            </w:r>
            <w:r>
              <w:rPr>
                <w:noProof/>
                <w:webHidden/>
              </w:rPr>
              <w:t>32</w:t>
            </w:r>
            <w:r>
              <w:rPr>
                <w:noProof/>
                <w:webHidden/>
              </w:rPr>
              <w:fldChar w:fldCharType="end"/>
            </w:r>
          </w:hyperlink>
        </w:p>
        <w:p w14:paraId="6541163C"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42" w:history="1">
            <w:r w:rsidRPr="00505240">
              <w:rPr>
                <w:rStyle w:val="Hyperlink"/>
                <w:noProof/>
              </w:rPr>
              <w:t>8.5.7</w:t>
            </w:r>
            <w:r>
              <w:rPr>
                <w:rFonts w:asciiTheme="minorHAnsi" w:eastAsiaTheme="minorEastAsia" w:hAnsiTheme="minorHAnsi" w:cstheme="minorBidi"/>
                <w:noProof/>
                <w:sz w:val="22"/>
                <w:szCs w:val="22"/>
              </w:rPr>
              <w:tab/>
            </w:r>
            <w:r w:rsidRPr="00505240">
              <w:rPr>
                <w:rStyle w:val="Hyperlink"/>
                <w:noProof/>
              </w:rPr>
              <w:t>ODE Data Message Payload</w:t>
            </w:r>
            <w:r>
              <w:rPr>
                <w:noProof/>
                <w:webHidden/>
              </w:rPr>
              <w:tab/>
            </w:r>
            <w:r>
              <w:rPr>
                <w:noProof/>
                <w:webHidden/>
              </w:rPr>
              <w:fldChar w:fldCharType="begin"/>
            </w:r>
            <w:r>
              <w:rPr>
                <w:noProof/>
                <w:webHidden/>
              </w:rPr>
              <w:instrText xml:space="preserve"> PAGEREF _Toc477116142 \h </w:instrText>
            </w:r>
            <w:r>
              <w:rPr>
                <w:noProof/>
                <w:webHidden/>
              </w:rPr>
            </w:r>
            <w:r>
              <w:rPr>
                <w:noProof/>
                <w:webHidden/>
              </w:rPr>
              <w:fldChar w:fldCharType="separate"/>
            </w:r>
            <w:r>
              <w:rPr>
                <w:noProof/>
                <w:webHidden/>
              </w:rPr>
              <w:t>33</w:t>
            </w:r>
            <w:r>
              <w:rPr>
                <w:noProof/>
                <w:webHidden/>
              </w:rPr>
              <w:fldChar w:fldCharType="end"/>
            </w:r>
          </w:hyperlink>
        </w:p>
        <w:p w14:paraId="0CFEE141" w14:textId="77777777" w:rsidR="00A176FA" w:rsidRDefault="00A176FA">
          <w:pPr>
            <w:pStyle w:val="TOC3"/>
            <w:tabs>
              <w:tab w:val="left" w:pos="1440"/>
              <w:tab w:val="right" w:leader="dot" w:pos="9350"/>
            </w:tabs>
            <w:rPr>
              <w:rFonts w:asciiTheme="minorHAnsi" w:eastAsiaTheme="minorEastAsia" w:hAnsiTheme="minorHAnsi" w:cstheme="minorBidi"/>
              <w:noProof/>
              <w:sz w:val="22"/>
              <w:szCs w:val="22"/>
            </w:rPr>
          </w:pPr>
          <w:hyperlink w:anchor="_Toc477116143" w:history="1">
            <w:r w:rsidRPr="00505240">
              <w:rPr>
                <w:rStyle w:val="Hyperlink"/>
                <w:noProof/>
              </w:rPr>
              <w:t>8.5.8</w:t>
            </w:r>
            <w:r>
              <w:rPr>
                <w:rFonts w:asciiTheme="minorHAnsi" w:eastAsiaTheme="minorEastAsia" w:hAnsiTheme="minorHAnsi" w:cstheme="minorBidi"/>
                <w:noProof/>
                <w:sz w:val="22"/>
                <w:szCs w:val="22"/>
              </w:rPr>
              <w:tab/>
            </w:r>
            <w:r w:rsidRPr="00505240">
              <w:rPr>
                <w:rStyle w:val="Hyperlink"/>
                <w:noProof/>
              </w:rPr>
              <w:t>ODE Data Message Supporting Data Structures</w:t>
            </w:r>
            <w:r>
              <w:rPr>
                <w:noProof/>
                <w:webHidden/>
              </w:rPr>
              <w:tab/>
            </w:r>
            <w:r>
              <w:rPr>
                <w:noProof/>
                <w:webHidden/>
              </w:rPr>
              <w:fldChar w:fldCharType="begin"/>
            </w:r>
            <w:r>
              <w:rPr>
                <w:noProof/>
                <w:webHidden/>
              </w:rPr>
              <w:instrText xml:space="preserve"> PAGEREF _Toc477116143 \h </w:instrText>
            </w:r>
            <w:r>
              <w:rPr>
                <w:noProof/>
                <w:webHidden/>
              </w:rPr>
            </w:r>
            <w:r>
              <w:rPr>
                <w:noProof/>
                <w:webHidden/>
              </w:rPr>
              <w:fldChar w:fldCharType="separate"/>
            </w:r>
            <w:r>
              <w:rPr>
                <w:noProof/>
                <w:webHidden/>
              </w:rPr>
              <w:t>34</w:t>
            </w:r>
            <w:r>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9" w:name="_Toc464836201"/>
      <w:bookmarkStart w:id="10" w:name="_Toc477116094"/>
      <w:r w:rsidRPr="0027246B">
        <w:t>V</w:t>
      </w:r>
      <w:r w:rsidR="00CE5487">
        <w:t>ersion History</w:t>
      </w:r>
      <w:bookmarkEnd w:id="9"/>
      <w:bookmarkEnd w:id="10"/>
    </w:p>
    <w:tbl>
      <w:tblPr>
        <w:tblStyle w:val="MediumGrid3-Accent1"/>
        <w:tblpPr w:leftFromText="180" w:rightFromText="180" w:vertAnchor="text" w:horzAnchor="margin" w:tblpY="97"/>
        <w:tblW w:w="9350" w:type="dxa"/>
        <w:tblLayout w:type="fixed"/>
        <w:tblLook w:val="04A0" w:firstRow="1" w:lastRow="0" w:firstColumn="1" w:lastColumn="0" w:noHBand="0" w:noVBand="1"/>
        <w:tblPrChange w:id="11" w:author="Musavi, Hamid [USA]" w:date="2017-03-12T19:50:00Z">
          <w:tblPr>
            <w:tblStyle w:val="MediumGrid3-Accent1"/>
            <w:tblpPr w:leftFromText="180" w:rightFromText="180" w:vertAnchor="text" w:horzAnchor="margin" w:tblpY="97"/>
            <w:tblW w:w="9018" w:type="dxa"/>
            <w:tblLayout w:type="fixed"/>
            <w:tblLook w:val="04A0" w:firstRow="1" w:lastRow="0" w:firstColumn="1" w:lastColumn="0" w:noHBand="0" w:noVBand="1"/>
          </w:tblPr>
        </w:tblPrChange>
      </w:tblPr>
      <w:tblGrid>
        <w:gridCol w:w="1160"/>
        <w:gridCol w:w="1820"/>
        <w:gridCol w:w="1529"/>
        <w:gridCol w:w="4841"/>
        <w:tblGridChange w:id="12">
          <w:tblGrid>
            <w:gridCol w:w="1160"/>
            <w:gridCol w:w="1820"/>
            <w:gridCol w:w="1529"/>
            <w:gridCol w:w="4509"/>
          </w:tblGrid>
        </w:tblGridChange>
      </w:tblGrid>
      <w:tr w:rsidR="00314B85" w14:paraId="7F9006E9" w14:textId="77777777" w:rsidTr="00A956BC">
        <w:trPr>
          <w:cnfStyle w:val="100000000000" w:firstRow="1" w:lastRow="0" w:firstColumn="0" w:lastColumn="0" w:oddVBand="0" w:evenVBand="0" w:oddHBand="0" w:evenHBand="0" w:firstRowFirstColumn="0" w:firstRowLastColumn="0" w:lastRowFirstColumn="0" w:lastRowLastColumn="0"/>
          <w:trHeight w:val="660"/>
          <w:trPrChange w:id="13" w:author="Musavi, Hamid [USA]" w:date="2017-03-12T19:50:00Z">
            <w:trPr>
              <w:trHeight w:val="660"/>
            </w:trPr>
          </w:trPrChange>
        </w:trPr>
        <w:tc>
          <w:tcPr>
            <w:cnfStyle w:val="001000000000" w:firstRow="0" w:lastRow="0" w:firstColumn="1" w:lastColumn="0" w:oddVBand="0" w:evenVBand="0" w:oddHBand="0" w:evenHBand="0" w:firstRowFirstColumn="0" w:firstRowLastColumn="0" w:lastRowFirstColumn="0" w:lastRowLastColumn="0"/>
            <w:tcW w:w="1160" w:type="dxa"/>
            <w:hideMark/>
            <w:tcPrChange w:id="14" w:author="Musavi, Hamid [USA]" w:date="2017-03-12T19:50:00Z">
              <w:tcPr>
                <w:tcW w:w="1160" w:type="dxa"/>
                <w:hideMark/>
              </w:tcPr>
            </w:tcPrChange>
          </w:tcPr>
          <w:p w14:paraId="1A3FBE28" w14:textId="0622720B" w:rsidR="00314B85" w:rsidRPr="00314B85" w:rsidRDefault="00314B85" w:rsidP="002C2917">
            <w:pPr>
              <w:pStyle w:val="NormalArial11"/>
              <w:cnfStyle w:val="101000000000" w:firstRow="1" w:lastRow="0" w:firstColumn="1" w:lastColumn="0" w:oddVBand="0" w:evenVBand="0" w:oddHBand="0" w:evenHBand="0" w:firstRowFirstColumn="0" w:firstRowLastColumn="0" w:lastRowFirstColumn="0" w:lastRowLastColumn="0"/>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Change w:id="15" w:author="Musavi, Hamid [USA]" w:date="2017-03-12T19:50:00Z">
              <w:tcPr>
                <w:tcW w:w="1820" w:type="dxa"/>
                <w:hideMark/>
              </w:tcPr>
            </w:tcPrChange>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Change w:id="16" w:author="Musavi, Hamid [USA]" w:date="2017-03-12T19:50:00Z">
              <w:tcPr>
                <w:tcW w:w="1529" w:type="dxa"/>
                <w:hideMark/>
              </w:tcPr>
            </w:tcPrChange>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Change w:id="17" w:author="Musavi, Hamid [USA]" w:date="2017-03-12T19:50:00Z">
              <w:tcPr>
                <w:tcW w:w="4509" w:type="dxa"/>
              </w:tcPr>
            </w:tcPrChange>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A956BC">
        <w:trPr>
          <w:cnfStyle w:val="000000100000" w:firstRow="0" w:lastRow="0" w:firstColumn="0" w:lastColumn="0" w:oddVBand="0" w:evenVBand="0" w:oddHBand="1" w:evenHBand="0" w:firstRowFirstColumn="0" w:firstRowLastColumn="0" w:lastRowFirstColumn="0" w:lastRowLastColumn="0"/>
          <w:trHeight w:val="311"/>
          <w:trPrChange w:id="18" w:author="Musavi, Hamid [USA]" w:date="2017-03-12T19:50:00Z">
            <w:trPr>
              <w:trHeight w:val="311"/>
            </w:trPr>
          </w:trPrChange>
        </w:trPr>
        <w:tc>
          <w:tcPr>
            <w:cnfStyle w:val="001000000000" w:firstRow="0" w:lastRow="0" w:firstColumn="1" w:lastColumn="0" w:oddVBand="0" w:evenVBand="0" w:oddHBand="0" w:evenHBand="0" w:firstRowFirstColumn="0" w:firstRowLastColumn="0" w:lastRowFirstColumn="0" w:lastRowLastColumn="0"/>
            <w:tcW w:w="1160" w:type="dxa"/>
            <w:tcPrChange w:id="19" w:author="Musavi, Hamid [USA]" w:date="2017-03-12T19:50:00Z">
              <w:tcPr>
                <w:tcW w:w="1160" w:type="dxa"/>
              </w:tcPr>
            </w:tcPrChange>
          </w:tcPr>
          <w:p w14:paraId="53661D0B" w14:textId="6D1EAE23" w:rsidR="00314B85" w:rsidRPr="00314B85" w:rsidRDefault="002C2917" w:rsidP="004E2E31">
            <w:pPr>
              <w:pStyle w:val="NormalArial11"/>
              <w:cnfStyle w:val="001000100000" w:firstRow="0" w:lastRow="0" w:firstColumn="1" w:lastColumn="0" w:oddVBand="0" w:evenVBand="0" w:oddHBand="1" w:evenHBand="0" w:firstRowFirstColumn="0" w:firstRowLastColumn="0" w:lastRowFirstColumn="0" w:lastRowLastColumn="0"/>
              <w:rPr>
                <w:sz w:val="20"/>
                <w:szCs w:val="20"/>
              </w:rPr>
            </w:pPr>
            <w:r>
              <w:rPr>
                <w:sz w:val="20"/>
                <w:szCs w:val="20"/>
              </w:rPr>
              <w:t>1.0</w:t>
            </w:r>
          </w:p>
        </w:tc>
        <w:tc>
          <w:tcPr>
            <w:tcW w:w="1820" w:type="dxa"/>
            <w:tcPrChange w:id="20" w:author="Musavi, Hamid [USA]" w:date="2017-03-12T19:50:00Z">
              <w:tcPr>
                <w:tcW w:w="1820" w:type="dxa"/>
              </w:tcPr>
            </w:tcPrChange>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Change w:id="21" w:author="Musavi, Hamid [USA]" w:date="2017-03-12T19:50:00Z">
              <w:tcPr>
                <w:tcW w:w="1529" w:type="dxa"/>
              </w:tcPr>
            </w:tcPrChange>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Change w:id="22" w:author="Musavi, Hamid [USA]" w:date="2017-03-12T19:50:00Z">
              <w:tcPr>
                <w:tcW w:w="4509" w:type="dxa"/>
              </w:tcPr>
            </w:tcPrChange>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A956BC">
        <w:trPr>
          <w:trHeight w:val="311"/>
          <w:trPrChange w:id="23" w:author="Musavi, Hamid [USA]" w:date="2017-03-12T19:50:00Z">
            <w:trPr>
              <w:trHeight w:val="311"/>
            </w:trPr>
          </w:trPrChange>
        </w:trPr>
        <w:tc>
          <w:tcPr>
            <w:cnfStyle w:val="001000000000" w:firstRow="0" w:lastRow="0" w:firstColumn="1" w:lastColumn="0" w:oddVBand="0" w:evenVBand="0" w:oddHBand="0" w:evenHBand="0" w:firstRowFirstColumn="0" w:firstRowLastColumn="0" w:lastRowFirstColumn="0" w:lastRowLastColumn="0"/>
            <w:tcW w:w="1160" w:type="dxa"/>
            <w:tcPrChange w:id="24" w:author="Musavi, Hamid [USA]" w:date="2017-03-12T19:50:00Z">
              <w:tcPr>
                <w:tcW w:w="1160" w:type="dxa"/>
              </w:tcPr>
            </w:tcPrChange>
          </w:tcPr>
          <w:p w14:paraId="669DCC07" w14:textId="665FB3AE" w:rsidR="00314B85" w:rsidRPr="00314B85" w:rsidRDefault="00314B85" w:rsidP="004E2E31">
            <w:pPr>
              <w:pStyle w:val="NormalArial11"/>
              <w:rPr>
                <w:sz w:val="20"/>
                <w:szCs w:val="20"/>
              </w:rPr>
            </w:pPr>
          </w:p>
        </w:tc>
        <w:tc>
          <w:tcPr>
            <w:tcW w:w="1820" w:type="dxa"/>
            <w:tcPrChange w:id="25" w:author="Musavi, Hamid [USA]" w:date="2017-03-12T19:50:00Z">
              <w:tcPr>
                <w:tcW w:w="1820" w:type="dxa"/>
              </w:tcPr>
            </w:tcPrChange>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26" w:author="Musavi, Hamid [USA]" w:date="2017-03-12T19:50:00Z">
              <w:r>
                <w:rPr>
                  <w:sz w:val="20"/>
                  <w:szCs w:val="20"/>
                </w:rPr>
                <w:t>Hamid Musavi</w:t>
              </w:r>
            </w:ins>
          </w:p>
        </w:tc>
        <w:tc>
          <w:tcPr>
            <w:tcW w:w="1529" w:type="dxa"/>
            <w:tcPrChange w:id="27" w:author="Musavi, Hamid [USA]" w:date="2017-03-12T19:50:00Z">
              <w:tcPr>
                <w:tcW w:w="1529" w:type="dxa"/>
              </w:tcPr>
            </w:tcPrChange>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28" w:author="Musavi, Hamid [USA]" w:date="2017-03-12T19:50:00Z">
              <w:r>
                <w:rPr>
                  <w:sz w:val="20"/>
                  <w:szCs w:val="20"/>
                </w:rPr>
                <w:t>3/6/2017</w:t>
              </w:r>
            </w:ins>
          </w:p>
        </w:tc>
        <w:tc>
          <w:tcPr>
            <w:tcW w:w="4841" w:type="dxa"/>
            <w:tcPrChange w:id="29" w:author="Musavi, Hamid [USA]" w:date="2017-03-12T19:50:00Z">
              <w:tcPr>
                <w:tcW w:w="4509" w:type="dxa"/>
              </w:tcPr>
            </w:tcPrChange>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ins w:id="30" w:author="Musavi, Hamid [USA]" w:date="2017-03-12T19:50:00Z">
              <w:r>
                <w:rPr>
                  <w:sz w:val="20"/>
                  <w:szCs w:val="20"/>
                </w:rPr>
                <w:t xml:space="preserve">Updated document for </w:t>
              </w:r>
              <w:r>
                <w:fldChar w:fldCharType="begin"/>
              </w:r>
              <w:r>
                <w:instrText xml:space="preserve"> HYPERLINK "https://usdotjpoode.atlassian.net/browse/ODE-146" \o "View this issue" </w:instrText>
              </w:r>
              <w:r>
                <w:fldChar w:fldCharType="separate"/>
              </w:r>
              <w:r>
                <w:rPr>
                  <w:rStyle w:val="Hyperlink"/>
                  <w:color w:val="3B73AF"/>
                  <w:sz w:val="21"/>
                  <w:szCs w:val="21"/>
                  <w:shd w:val="clear" w:color="auto" w:fill="FFFFFF"/>
                </w:rPr>
                <w:t>ODE-146</w:t>
              </w:r>
              <w:r>
                <w:fldChar w:fldCharType="end"/>
              </w:r>
            </w:ins>
          </w:p>
        </w:tc>
      </w:tr>
      <w:tr w:rsidR="00314B85" w14:paraId="47CB5EC8" w14:textId="77777777" w:rsidTr="00A956BC">
        <w:trPr>
          <w:cnfStyle w:val="000000100000" w:firstRow="0" w:lastRow="0" w:firstColumn="0" w:lastColumn="0" w:oddVBand="0" w:evenVBand="0" w:oddHBand="1" w:evenHBand="0" w:firstRowFirstColumn="0" w:firstRowLastColumn="0" w:lastRowFirstColumn="0" w:lastRowLastColumn="0"/>
          <w:trHeight w:val="291"/>
          <w:trPrChange w:id="31" w:author="Musavi, Hamid [USA]" w:date="2017-03-12T19:50:00Z">
            <w:trPr>
              <w:trHeight w:val="291"/>
            </w:trPr>
          </w:trPrChange>
        </w:trPr>
        <w:tc>
          <w:tcPr>
            <w:cnfStyle w:val="001000000000" w:firstRow="0" w:lastRow="0" w:firstColumn="1" w:lastColumn="0" w:oddVBand="0" w:evenVBand="0" w:oddHBand="0" w:evenHBand="0" w:firstRowFirstColumn="0" w:firstRowLastColumn="0" w:lastRowFirstColumn="0" w:lastRowLastColumn="0"/>
            <w:tcW w:w="1160" w:type="dxa"/>
            <w:tcPrChange w:id="32" w:author="Musavi, Hamid [USA]" w:date="2017-03-12T19:50:00Z">
              <w:tcPr>
                <w:tcW w:w="1160" w:type="dxa"/>
              </w:tcPr>
            </w:tcPrChange>
          </w:tcPr>
          <w:p w14:paraId="1208BBAA" w14:textId="67B51D30" w:rsidR="00314B85" w:rsidRPr="00314B85" w:rsidRDefault="00314B85" w:rsidP="004E2E31">
            <w:pPr>
              <w:pStyle w:val="NormalArial11"/>
              <w:cnfStyle w:val="001000100000" w:firstRow="0" w:lastRow="0" w:firstColumn="1" w:lastColumn="0" w:oddVBand="0" w:evenVBand="0" w:oddHBand="1" w:evenHBand="0" w:firstRowFirstColumn="0" w:firstRowLastColumn="0" w:lastRowFirstColumn="0" w:lastRowLastColumn="0"/>
              <w:rPr>
                <w:sz w:val="20"/>
                <w:szCs w:val="20"/>
              </w:rPr>
            </w:pPr>
          </w:p>
        </w:tc>
        <w:tc>
          <w:tcPr>
            <w:tcW w:w="1820" w:type="dxa"/>
            <w:tcPrChange w:id="33" w:author="Musavi, Hamid [USA]" w:date="2017-03-12T19:50:00Z">
              <w:tcPr>
                <w:tcW w:w="1820" w:type="dxa"/>
              </w:tcPr>
            </w:tcPrChange>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Change w:id="34" w:author="Musavi, Hamid [USA]" w:date="2017-03-12T19:50:00Z">
              <w:tcPr>
                <w:tcW w:w="1529" w:type="dxa"/>
              </w:tcPr>
            </w:tcPrChange>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Change w:id="35" w:author="Musavi, Hamid [USA]" w:date="2017-03-12T19:50:00Z">
              <w:tcPr>
                <w:tcW w:w="4509" w:type="dxa"/>
              </w:tcPr>
            </w:tcPrChange>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A956BC">
        <w:trPr>
          <w:trHeight w:val="330"/>
          <w:trPrChange w:id="36" w:author="Musavi, Hamid [USA]" w:date="2017-03-12T19:50:00Z">
            <w:trPr>
              <w:trHeight w:val="330"/>
            </w:trPr>
          </w:trPrChange>
        </w:trPr>
        <w:tc>
          <w:tcPr>
            <w:cnfStyle w:val="001000000000" w:firstRow="0" w:lastRow="0" w:firstColumn="1" w:lastColumn="0" w:oddVBand="0" w:evenVBand="0" w:oddHBand="0" w:evenHBand="0" w:firstRowFirstColumn="0" w:firstRowLastColumn="0" w:lastRowFirstColumn="0" w:lastRowLastColumn="0"/>
            <w:tcW w:w="1160" w:type="dxa"/>
            <w:tcPrChange w:id="37" w:author="Musavi, Hamid [USA]" w:date="2017-03-12T19:50:00Z">
              <w:tcPr>
                <w:tcW w:w="1160" w:type="dxa"/>
              </w:tcPr>
            </w:tcPrChange>
          </w:tcPr>
          <w:p w14:paraId="5FFFF1C0" w14:textId="77777777" w:rsidR="00314B85" w:rsidRPr="00314B85" w:rsidRDefault="00314B85" w:rsidP="004E2E31">
            <w:pPr>
              <w:pStyle w:val="NormalArial11"/>
              <w:rPr>
                <w:sz w:val="20"/>
                <w:szCs w:val="20"/>
              </w:rPr>
            </w:pPr>
          </w:p>
        </w:tc>
        <w:tc>
          <w:tcPr>
            <w:tcW w:w="1820" w:type="dxa"/>
            <w:tcPrChange w:id="38" w:author="Musavi, Hamid [USA]" w:date="2017-03-12T19:50:00Z">
              <w:tcPr>
                <w:tcW w:w="1820" w:type="dxa"/>
              </w:tcPr>
            </w:tcPrChange>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Change w:id="39" w:author="Musavi, Hamid [USA]" w:date="2017-03-12T19:50:00Z">
              <w:tcPr>
                <w:tcW w:w="1529" w:type="dxa"/>
              </w:tcPr>
            </w:tcPrChange>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Change w:id="40" w:author="Musavi, Hamid [USA]" w:date="2017-03-12T19:50:00Z">
              <w:tcPr>
                <w:tcW w:w="4509" w:type="dxa"/>
              </w:tcPr>
            </w:tcPrChange>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41" w:name="_Toc464836202"/>
      <w:bookmarkStart w:id="42" w:name="_Toc477116095"/>
      <w:r w:rsidRPr="00314B85">
        <w:t>Introduction</w:t>
      </w:r>
      <w:bookmarkEnd w:id="41"/>
      <w:bookmarkEnd w:id="42"/>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w:t>
      </w:r>
      <w:proofErr w:type="gramStart"/>
      <w:r w:rsidR="003819EC">
        <w:t>JPO</w:t>
      </w:r>
      <w:proofErr w:type="gramEnd"/>
      <w:r w:rsidR="003819EC">
        <w:t>. To provide feedback, we recommend that you create an “</w:t>
      </w:r>
      <w:hyperlink r:id="rId20" w:history="1">
        <w:r w:rsidR="003819EC" w:rsidRPr="00553903">
          <w:rPr>
            <w:rStyle w:val="Hyperlink"/>
          </w:rPr>
          <w:t>issue</w:t>
        </w:r>
      </w:hyperlink>
      <w:r w:rsidR="003819EC">
        <w:t>” in the project’s GitHub repository (</w:t>
      </w:r>
      <w:hyperlink r:id="rId21"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43" w:name="_Toc477116096"/>
      <w:r>
        <w:t xml:space="preserve">Project </w:t>
      </w:r>
      <w:r w:rsidR="00F65242">
        <w:t>Overview</w:t>
      </w:r>
      <w:bookmarkEnd w:id="43"/>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AC6A7C">
      <w:pPr>
        <w:pStyle w:val="ListParagraph"/>
        <w:numPr>
          <w:ilvl w:val="0"/>
          <w:numId w:val="4"/>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AC6A7C">
      <w:pPr>
        <w:pStyle w:val="ListParagraph"/>
        <w:numPr>
          <w:ilvl w:val="0"/>
          <w:numId w:val="4"/>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44" w:name="_Toc477116097"/>
      <w:r>
        <w:t xml:space="preserve">System </w:t>
      </w:r>
      <w:r w:rsidR="00D83260">
        <w:t>Overview</w:t>
      </w:r>
      <w:bookmarkEnd w:id="44"/>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75pt;height:267pt" o:ole="">
            <v:imagedata r:id="rId22" o:title=""/>
          </v:shape>
          <o:OLEObject Type="Embed" ProgID="Visio.Drawing.15" ShapeID="_x0000_i1025" DrawAspect="Content" ObjectID="_1550858105" r:id="rId23"/>
        </w:object>
      </w:r>
    </w:p>
    <w:p w14:paraId="767F147D" w14:textId="762851B2" w:rsidR="00453261" w:rsidRDefault="00453261" w:rsidP="00B473AE">
      <w:pPr>
        <w:pStyle w:val="Caption"/>
        <w:jc w:val="center"/>
      </w:pPr>
      <w:bookmarkStart w:id="45" w:name="_Ref470259075"/>
      <w:bookmarkStart w:id="46" w:name="_Ref470259081"/>
      <w:r>
        <w:t xml:space="preserve">Figure </w:t>
      </w:r>
      <w:r w:rsidR="00D630A5">
        <w:fldChar w:fldCharType="begin"/>
      </w:r>
      <w:r w:rsidR="00D630A5">
        <w:instrText xml:space="preserve"> SEQ Figure \* ARABIC </w:instrText>
      </w:r>
      <w:r w:rsidR="00D630A5">
        <w:fldChar w:fldCharType="separate"/>
      </w:r>
      <w:r w:rsidR="00244E15">
        <w:rPr>
          <w:noProof/>
        </w:rPr>
        <w:t>1</w:t>
      </w:r>
      <w:r w:rsidR="00D630A5">
        <w:rPr>
          <w:noProof/>
        </w:rPr>
        <w:fldChar w:fldCharType="end"/>
      </w:r>
      <w:bookmarkEnd w:id="45"/>
      <w:r>
        <w:t xml:space="preserve"> - ODE System Data Producers and Consumers</w:t>
      </w:r>
      <w:bookmarkEnd w:id="46"/>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47" w:name="_Toc462052213"/>
      <w:bookmarkStart w:id="48" w:name="_Toc477116098"/>
      <w:r w:rsidRPr="00116242">
        <w:t>Audience</w:t>
      </w:r>
      <w:bookmarkEnd w:id="47"/>
      <w:bookmarkEnd w:id="48"/>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49" w:name="_Toc462052214"/>
      <w:bookmarkStart w:id="50" w:name="_Toc477116099"/>
      <w:r w:rsidRPr="00116242">
        <w:lastRenderedPageBreak/>
        <w:t>Glossary</w:t>
      </w:r>
      <w:bookmarkEnd w:id="49"/>
      <w:bookmarkEnd w:id="50"/>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proofErr w:type="spellStart"/>
            <w:r w:rsidRPr="00BD73CD">
              <w:rPr>
                <w:rFonts w:ascii="Calibri" w:hAnsi="Calibri"/>
                <w:color w:val="000000"/>
              </w:rPr>
              <w:t>Git</w:t>
            </w:r>
            <w:proofErr w:type="spellEnd"/>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proofErr w:type="spellStart"/>
            <w:r w:rsidRPr="00680932">
              <w:rPr>
                <w:rFonts w:ascii="Calibri" w:hAnsi="Calibri"/>
                <w:color w:val="000000"/>
              </w:rPr>
              <w:t>Git</w:t>
            </w:r>
            <w:proofErr w:type="spellEnd"/>
            <w:r w:rsidRPr="00680932">
              <w:rPr>
                <w:rFonts w:ascii="Calibri" w:hAnsi="Calibri"/>
                <w:color w:val="000000"/>
              </w:rPr>
              <w:t xml:space="preserve"> is a free and open source distributed version control system designed to handle everything from small to very large projects with speed and efficiency. </w:t>
            </w:r>
            <w:r>
              <w:rPr>
                <w:rFonts w:ascii="Calibri" w:hAnsi="Calibri"/>
                <w:color w:val="000000"/>
              </w:rPr>
              <w:t xml:space="preserve"> </w:t>
            </w:r>
            <w:hyperlink r:id="rId24"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proofErr w:type="spellStart"/>
            <w:r w:rsidRPr="00BD73CD">
              <w:rPr>
                <w:rFonts w:ascii="Calibri" w:hAnsi="Calibri"/>
                <w:color w:val="000000"/>
              </w:rPr>
              <w:t>WebSocket</w:t>
            </w:r>
            <w:proofErr w:type="spellEnd"/>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proofErr w:type="spellStart"/>
            <w:r w:rsidRPr="007F295B">
              <w:rPr>
                <w:rFonts w:ascii="Calibri" w:hAnsi="Calibri"/>
                <w:color w:val="000000"/>
              </w:rPr>
              <w:t>WebSocket</w:t>
            </w:r>
            <w:proofErr w:type="spellEnd"/>
            <w:r w:rsidRPr="007F295B">
              <w:rPr>
                <w:rFonts w:ascii="Calibri" w:hAnsi="Calibri"/>
                <w:color w:val="000000"/>
              </w:rPr>
              <w:t xml:space="preserve"> is designed to be implemented in web browsers and web servers, but it can be used by any client or server application. The </w:t>
            </w:r>
            <w:proofErr w:type="spellStart"/>
            <w:r w:rsidRPr="007F295B">
              <w:rPr>
                <w:rFonts w:ascii="Calibri" w:hAnsi="Calibri"/>
                <w:color w:val="000000"/>
              </w:rPr>
              <w:t>WebSocket</w:t>
            </w:r>
            <w:proofErr w:type="spellEnd"/>
            <w:r w:rsidRPr="007F295B">
              <w:rPr>
                <w:rFonts w:ascii="Calibri" w:hAnsi="Calibri"/>
                <w:color w:val="000000"/>
              </w:rPr>
              <w:t xml:space="preserve">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51" w:name="_Toc462052215"/>
      <w:bookmarkStart w:id="52" w:name="_Toc477116100"/>
      <w:r>
        <w:t xml:space="preserve">ODE </w:t>
      </w:r>
      <w:r w:rsidRPr="008F6528">
        <w:t>DEVELOPMENT ENVIRONMENT</w:t>
      </w:r>
      <w:bookmarkEnd w:id="51"/>
      <w:bookmarkEnd w:id="52"/>
    </w:p>
    <w:p w14:paraId="667C5AFA" w14:textId="52EF58AC" w:rsidR="00C26C45" w:rsidRPr="006222B8" w:rsidRDefault="00C26C45" w:rsidP="00C26C45">
      <w:pPr>
        <w:pStyle w:val="Heading2"/>
      </w:pPr>
      <w:bookmarkStart w:id="53" w:name="_Toc462052216"/>
      <w:bookmarkStart w:id="54" w:name="_Toc477116101"/>
      <w:r>
        <w:t>J</w:t>
      </w:r>
      <w:r w:rsidRPr="002F7470">
        <w:t>ava Development Tools</w:t>
      </w:r>
      <w:bookmarkEnd w:id="53"/>
      <w:bookmarkEnd w:id="54"/>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AC6A7C">
      <w:pPr>
        <w:numPr>
          <w:ilvl w:val="0"/>
          <w:numId w:val="6"/>
        </w:numPr>
        <w:spacing w:before="100" w:beforeAutospacing="1" w:after="100" w:afterAutospacing="1" w:line="240" w:lineRule="auto"/>
      </w:pPr>
      <w:r>
        <w:t>Java</w:t>
      </w:r>
    </w:p>
    <w:p w14:paraId="74B33643" w14:textId="77777777" w:rsidR="00C26C45" w:rsidRDefault="00C26C45" w:rsidP="00AC6A7C">
      <w:pPr>
        <w:numPr>
          <w:ilvl w:val="0"/>
          <w:numId w:val="6"/>
        </w:numPr>
        <w:spacing w:before="100" w:beforeAutospacing="1" w:after="100" w:afterAutospacing="1" w:line="240" w:lineRule="auto"/>
      </w:pPr>
      <w:r>
        <w:t>Eclipse IDE</w:t>
      </w:r>
    </w:p>
    <w:p w14:paraId="17208378" w14:textId="55604CD0" w:rsidR="00C26C45" w:rsidRDefault="00C26C45" w:rsidP="00AC6A7C">
      <w:pPr>
        <w:numPr>
          <w:ilvl w:val="0"/>
          <w:numId w:val="6"/>
        </w:numPr>
        <w:spacing w:before="100" w:beforeAutospacing="1" w:after="100" w:afterAutospacing="1" w:line="240" w:lineRule="auto"/>
      </w:pPr>
      <w:proofErr w:type="spellStart"/>
      <w:r>
        <w:t>Git</w:t>
      </w:r>
      <w:proofErr w:type="spellEnd"/>
    </w:p>
    <w:p w14:paraId="1A35A818" w14:textId="77777777" w:rsidR="00C26C45" w:rsidRDefault="00C26C45" w:rsidP="00AC6A7C">
      <w:pPr>
        <w:numPr>
          <w:ilvl w:val="0"/>
          <w:numId w:val="6"/>
        </w:numPr>
        <w:spacing w:before="100" w:beforeAutospacing="1" w:after="100" w:afterAutospacing="1" w:line="240" w:lineRule="auto"/>
      </w:pPr>
      <w:r>
        <w:t>Maven</w:t>
      </w:r>
    </w:p>
    <w:p w14:paraId="71C61534" w14:textId="18E25F4D" w:rsidR="00C26C45" w:rsidRDefault="00C26C45" w:rsidP="00AC6A7C">
      <w:pPr>
        <w:numPr>
          <w:ilvl w:val="0"/>
          <w:numId w:val="6"/>
        </w:numPr>
        <w:spacing w:before="100" w:beforeAutospacing="1" w:after="100" w:afterAutospacing="1" w:line="240" w:lineRule="auto"/>
      </w:pPr>
      <w:r>
        <w:t xml:space="preserve">GitHub: </w:t>
      </w:r>
      <w:hyperlink r:id="rId25" w:history="1">
        <w:r w:rsidRPr="00F14CE2">
          <w:rPr>
            <w:rStyle w:val="Hyperlink"/>
          </w:rPr>
          <w:t>https://github.com/usdot-jpo-ode/jpo-ode</w:t>
        </w:r>
      </w:hyperlink>
    </w:p>
    <w:p w14:paraId="177E6F06" w14:textId="40EE1ECA" w:rsidR="00C26C45" w:rsidRPr="00176E93" w:rsidRDefault="00C26C45" w:rsidP="00C26C45">
      <w:pPr>
        <w:pStyle w:val="Heading2"/>
      </w:pPr>
      <w:bookmarkStart w:id="55" w:name="_Toc462052217"/>
      <w:bookmarkStart w:id="56" w:name="_Toc477116102"/>
      <w:r w:rsidRPr="00176E93">
        <w:t>Java</w:t>
      </w:r>
      <w:bookmarkEnd w:id="55"/>
      <w:bookmarkEnd w:id="56"/>
    </w:p>
    <w:p w14:paraId="6875E589" w14:textId="77777777" w:rsidR="00C26C45" w:rsidRDefault="00C26C45" w:rsidP="00C26C45">
      <w:r>
        <w:t>Install Java Development Kit (JDK) 1.8</w:t>
      </w:r>
    </w:p>
    <w:p w14:paraId="0DF3A6FE" w14:textId="77777777" w:rsidR="00C26C45" w:rsidRDefault="00D630A5" w:rsidP="00C26C45">
      <w:pPr>
        <w:pStyle w:val="NormalWeb"/>
      </w:pPr>
      <w:hyperlink r:id="rId26"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57" w:name="_Toc462052218"/>
      <w:bookmarkStart w:id="58" w:name="_Toc477116103"/>
      <w:r w:rsidRPr="00176E93">
        <w:t>Eclipse IDE</w:t>
      </w:r>
      <w:bookmarkEnd w:id="57"/>
      <w:bookmarkEnd w:id="58"/>
    </w:p>
    <w:p w14:paraId="3684579F" w14:textId="77777777" w:rsidR="00C26C45" w:rsidRDefault="00C26C45" w:rsidP="00C26C45">
      <w:r>
        <w:t xml:space="preserve">Download and install Eclipse. </w:t>
      </w:r>
    </w:p>
    <w:p w14:paraId="0E222FCE" w14:textId="77777777" w:rsidR="00C26C45" w:rsidRDefault="00D630A5" w:rsidP="00C26C45">
      <w:pPr>
        <w:pStyle w:val="NormalWeb"/>
      </w:pPr>
      <w:hyperlink r:id="rId27"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59" w:name="_Toc462052219"/>
      <w:bookmarkStart w:id="60" w:name="_Toc477116104"/>
      <w:r>
        <w:t>M</w:t>
      </w:r>
      <w:r w:rsidRPr="00176E93">
        <w:t>aven</w:t>
      </w:r>
      <w:bookmarkEnd w:id="59"/>
      <w:bookmarkEnd w:id="60"/>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8" w:history="1">
        <w:r w:rsidRPr="004244BE">
          <w:rPr>
            <w:rStyle w:val="Hyperlink"/>
          </w:rPr>
          <w:t>https://maven.apache.org/</w:t>
        </w:r>
      </w:hyperlink>
    </w:p>
    <w:p w14:paraId="59ADFF38" w14:textId="74DDA926" w:rsidR="00C26C45" w:rsidRDefault="00ED0E13" w:rsidP="00C26C45">
      <w:pPr>
        <w:pStyle w:val="Heading2"/>
      </w:pPr>
      <w:bookmarkStart w:id="61" w:name="_Toc462052236"/>
      <w:bookmarkStart w:id="62" w:name="_Toc477116105"/>
      <w:proofErr w:type="spellStart"/>
      <w:r>
        <w:t>Git</w:t>
      </w:r>
      <w:proofErr w:type="spellEnd"/>
      <w:r w:rsidR="00C26C45" w:rsidRPr="00D76B4F">
        <w:t xml:space="preserve"> Version Control</w:t>
      </w:r>
      <w:bookmarkEnd w:id="61"/>
      <w:bookmarkEnd w:id="62"/>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AC6A7C">
      <w:pPr>
        <w:numPr>
          <w:ilvl w:val="0"/>
          <w:numId w:val="8"/>
        </w:numPr>
        <w:spacing w:before="100" w:beforeAutospacing="1" w:after="100" w:afterAutospacing="1" w:line="240" w:lineRule="auto"/>
      </w:pPr>
      <w:r>
        <w:lastRenderedPageBreak/>
        <w:t xml:space="preserve">Tortoise </w:t>
      </w:r>
      <w:proofErr w:type="spellStart"/>
      <w:r>
        <w:t>Git</w:t>
      </w:r>
      <w:proofErr w:type="spellEnd"/>
    </w:p>
    <w:p w14:paraId="4379D431" w14:textId="77777777" w:rsidR="00C26C45" w:rsidRDefault="00C26C45" w:rsidP="00AC6A7C">
      <w:pPr>
        <w:numPr>
          <w:ilvl w:val="0"/>
          <w:numId w:val="8"/>
        </w:numPr>
        <w:spacing w:before="100" w:beforeAutospacing="1" w:after="100" w:afterAutospacing="1" w:line="240" w:lineRule="auto"/>
      </w:pPr>
      <w:r>
        <w:t>Source Tree</w:t>
      </w:r>
    </w:p>
    <w:p w14:paraId="33CE2229" w14:textId="6F338C7D" w:rsidR="00C26C45" w:rsidRDefault="00C26C45" w:rsidP="00AC6A7C">
      <w:pPr>
        <w:numPr>
          <w:ilvl w:val="0"/>
          <w:numId w:val="8"/>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AC6A7C">
      <w:pPr>
        <w:numPr>
          <w:ilvl w:val="0"/>
          <w:numId w:val="8"/>
        </w:numPr>
        <w:spacing w:before="100" w:beforeAutospacing="1" w:after="100" w:afterAutospacing="1" w:line="240" w:lineRule="auto"/>
      </w:pPr>
      <w:proofErr w:type="spellStart"/>
      <w:r>
        <w:t>Git</w:t>
      </w:r>
      <w:proofErr w:type="spellEnd"/>
      <w:r>
        <w:t xml:space="preserve"> Extensions</w:t>
      </w:r>
    </w:p>
    <w:p w14:paraId="7A2F3310" w14:textId="11223535" w:rsidR="00C26C45" w:rsidRDefault="00C26C45" w:rsidP="00C26C45">
      <w:r>
        <w:t xml:space="preserve">It is recommended that GIT plug-ins are installed with </w:t>
      </w:r>
      <w:r w:rsidR="00C27C89">
        <w:t xml:space="preserve">your IDE so that your IDE is </w:t>
      </w:r>
      <w:proofErr w:type="spellStart"/>
      <w:r w:rsidR="00C27C89">
        <w:t>Git</w:t>
      </w:r>
      <w:proofErr w:type="spellEnd"/>
      <w:r>
        <w:t xml:space="preserve"> "aware". </w:t>
      </w:r>
      <w:r w:rsidR="00C27C89">
        <w:t xml:space="preserve">Newer versions of eclipse (Luna and later versions) comes pre-installed with a </w:t>
      </w:r>
      <w:proofErr w:type="spellStart"/>
      <w:r w:rsidR="00C27C89">
        <w:t>Git</w:t>
      </w:r>
      <w:proofErr w:type="spellEnd"/>
      <w:r w:rsidR="00C27C89">
        <w:t xml:space="preserve"> plug-in. </w:t>
      </w:r>
    </w:p>
    <w:p w14:paraId="66C1D469" w14:textId="1610E01E" w:rsidR="00C26C45" w:rsidRDefault="00C26C45" w:rsidP="00A91E21">
      <w:pPr>
        <w:pStyle w:val="Heading2"/>
      </w:pPr>
      <w:bookmarkStart w:id="63" w:name="_Toc462052238"/>
      <w:bookmarkStart w:id="64" w:name="_Toc477116106"/>
      <w:r w:rsidRPr="003213A4">
        <w:t>Build</w:t>
      </w:r>
      <w:r w:rsidR="00ED0E13">
        <w:t>ing</w:t>
      </w:r>
      <w:r w:rsidRPr="003213A4">
        <w:t xml:space="preserve"> </w:t>
      </w:r>
      <w:bookmarkEnd w:id="63"/>
      <w:r w:rsidR="00C110E9">
        <w:t xml:space="preserve">ODE </w:t>
      </w:r>
      <w:r w:rsidR="00ED0E13">
        <w:t>Software Artifacts</w:t>
      </w:r>
      <w:bookmarkEnd w:id="64"/>
    </w:p>
    <w:p w14:paraId="34FEA9B8" w14:textId="78CE7B95" w:rsidR="00C26C45" w:rsidRDefault="00C110E9" w:rsidP="00C26C45">
      <w:r>
        <w:t xml:space="preserve">The ODE source code is maintained in two separate </w:t>
      </w:r>
      <w:proofErr w:type="spellStart"/>
      <w:r>
        <w:t>Git</w:t>
      </w:r>
      <w:proofErr w:type="spellEnd"/>
      <w:r>
        <w:t xml:space="preserve"> repositories.</w:t>
      </w:r>
    </w:p>
    <w:p w14:paraId="22A023BB" w14:textId="319C9D88" w:rsidR="00C110E9" w:rsidRDefault="00C110E9" w:rsidP="00AC6A7C">
      <w:pPr>
        <w:pStyle w:val="ListParagraph"/>
        <w:numPr>
          <w:ilvl w:val="0"/>
          <w:numId w:val="16"/>
        </w:numPr>
      </w:pPr>
      <w:r>
        <w:t xml:space="preserve">The public </w:t>
      </w:r>
      <w:proofErr w:type="spellStart"/>
      <w:r>
        <w:t>Git</w:t>
      </w:r>
      <w:proofErr w:type="spellEnd"/>
      <w:r>
        <w:t xml:space="preserve"> repository, </w:t>
      </w:r>
      <w:hyperlink r:id="rId29" w:history="1">
        <w:r w:rsidRPr="00F14CE2">
          <w:rPr>
            <w:rStyle w:val="Hyperlink"/>
          </w:rPr>
          <w:t>https://github.com/usdot-jpo-ode/jpo-ode</w:t>
        </w:r>
      </w:hyperlink>
      <w:r>
        <w:t>, houses the entirety of the JPO ODE open-source software source code.</w:t>
      </w:r>
    </w:p>
    <w:p w14:paraId="47B794D8" w14:textId="77777777" w:rsidR="00284505" w:rsidRDefault="00C110E9" w:rsidP="00AC6A7C">
      <w:pPr>
        <w:pStyle w:val="ListParagraph"/>
        <w:numPr>
          <w:ilvl w:val="0"/>
          <w:numId w:val="16"/>
        </w:numPr>
      </w:pPr>
      <w:r>
        <w:t xml:space="preserve">The private </w:t>
      </w:r>
      <w:proofErr w:type="spellStart"/>
      <w:r>
        <w:t>Git</w:t>
      </w:r>
      <w:proofErr w:type="spellEnd"/>
      <w:r>
        <w:t xml:space="preserve"> repository, </w:t>
      </w:r>
      <w:hyperlink r:id="rId30"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65" w:name="_Toc477116107"/>
      <w:r>
        <w:t xml:space="preserve">Open-Source </w:t>
      </w:r>
      <w:r w:rsidR="007038D0">
        <w:t>Repository</w:t>
      </w:r>
      <w:bookmarkEnd w:id="65"/>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AC6A7C">
      <w:pPr>
        <w:pStyle w:val="ListParagraph"/>
        <w:numPr>
          <w:ilvl w:val="0"/>
          <w:numId w:val="17"/>
        </w:numPr>
      </w:pPr>
      <w:proofErr w:type="spellStart"/>
      <w:proofErr w:type="gramStart"/>
      <w:r>
        <w:t>jpo</w:t>
      </w:r>
      <w:proofErr w:type="spellEnd"/>
      <w:r>
        <w:t>-ode-common</w:t>
      </w:r>
      <w:proofErr w:type="gramEnd"/>
      <w:r>
        <w:t xml:space="preserve">: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AC6A7C">
      <w:pPr>
        <w:pStyle w:val="ListParagraph"/>
        <w:numPr>
          <w:ilvl w:val="0"/>
          <w:numId w:val="17"/>
        </w:numPr>
      </w:pPr>
      <w:proofErr w:type="spellStart"/>
      <w:proofErr w:type="gramStart"/>
      <w:r>
        <w:t>jpo</w:t>
      </w:r>
      <w:proofErr w:type="spellEnd"/>
      <w:r>
        <w:t>-ode-core</w:t>
      </w:r>
      <w:proofErr w:type="gramEnd"/>
      <w:r>
        <w:t xml:space="preserve">: this component contains the core functions carried out by the </w:t>
      </w:r>
      <w:proofErr w:type="spellStart"/>
      <w:r>
        <w:t>jpo</w:t>
      </w:r>
      <w:proofErr w:type="spellEnd"/>
      <w:r>
        <w:t>-ode.</w:t>
      </w:r>
    </w:p>
    <w:p w14:paraId="31C89F02" w14:textId="2A167634" w:rsidR="00671FAC" w:rsidRDefault="00671FAC" w:rsidP="00AC6A7C">
      <w:pPr>
        <w:pStyle w:val="ListParagraph"/>
        <w:numPr>
          <w:ilvl w:val="0"/>
          <w:numId w:val="17"/>
        </w:numPr>
      </w:pPr>
      <w:proofErr w:type="spellStart"/>
      <w:proofErr w:type="gramStart"/>
      <w:r>
        <w:t>jpo</w:t>
      </w:r>
      <w:proofErr w:type="spellEnd"/>
      <w:r>
        <w:t>-ode-plugins</w:t>
      </w:r>
      <w:proofErr w:type="gramEnd"/>
      <w:r>
        <w:t>: this component contains the plug-in modules.</w:t>
      </w:r>
    </w:p>
    <w:p w14:paraId="3F689485" w14:textId="2FC6C9D7" w:rsidR="00671FAC" w:rsidRDefault="00671FAC" w:rsidP="00AC6A7C">
      <w:pPr>
        <w:pStyle w:val="ListParagraph"/>
        <w:numPr>
          <w:ilvl w:val="0"/>
          <w:numId w:val="17"/>
        </w:numPr>
      </w:pPr>
      <w:proofErr w:type="spellStart"/>
      <w:proofErr w:type="gramStart"/>
      <w:r>
        <w:t>jpo</w:t>
      </w:r>
      <w:proofErr w:type="spellEnd"/>
      <w:r>
        <w:t>-ode-</w:t>
      </w:r>
      <w:proofErr w:type="spellStart"/>
      <w:r>
        <w:t>svcs</w:t>
      </w:r>
      <w:proofErr w:type="spellEnd"/>
      <w:proofErr w:type="gramEnd"/>
      <w:r>
        <w:t>: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66" w:name="_Toc477116108"/>
      <w:r>
        <w:t>Pr</w:t>
      </w:r>
      <w:r w:rsidR="00284505">
        <w:t>ivate Repository</w:t>
      </w:r>
      <w:bookmarkEnd w:id="66"/>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1" w:history="1">
        <w:r w:rsidR="00671FAC">
          <w:rPr>
            <w:rStyle w:val="Hyperlink"/>
          </w:rPr>
          <w:t xml:space="preserve">OSS </w:t>
        </w:r>
        <w:proofErr w:type="spellStart"/>
        <w:r w:rsidR="00671FAC">
          <w:rPr>
            <w:rStyle w:val="Hyperlink"/>
          </w:rPr>
          <w:t>Nokalva</w:t>
        </w:r>
        <w:proofErr w:type="spellEnd"/>
      </w:hyperlink>
      <w:r w:rsidR="00671FAC">
        <w:t> </w:t>
      </w:r>
      <w:r>
        <w:t>ASN.1 compiler and runtime libraries.</w:t>
      </w:r>
    </w:p>
    <w:p w14:paraId="3CDCB03A" w14:textId="77777777" w:rsidR="00C110E9" w:rsidRDefault="00C110E9" w:rsidP="00D359EF">
      <w:pPr>
        <w:pStyle w:val="Heading4"/>
        <w:rPr>
          <w:b/>
        </w:rPr>
      </w:pPr>
      <w:bookmarkStart w:id="67" w:name="_Toc462052239"/>
      <w:bookmarkStart w:id="68" w:name="_Ref471486364"/>
      <w:bookmarkStart w:id="69" w:name="_Ref471486373"/>
      <w:bookmarkStart w:id="70" w:name="_Toc462052247"/>
      <w:r>
        <w:t xml:space="preserve">ASN.1 </w:t>
      </w:r>
      <w:r w:rsidRPr="003213A4">
        <w:t>Java API</w:t>
      </w:r>
      <w:bookmarkEnd w:id="67"/>
      <w:bookmarkEnd w:id="68"/>
      <w:bookmarkEnd w:id="69"/>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2" w:history="1">
        <w:r>
          <w:rPr>
            <w:rStyle w:val="Hyperlink"/>
          </w:rPr>
          <w:t xml:space="preserve">OSS </w:t>
        </w:r>
        <w:proofErr w:type="spellStart"/>
        <w:r>
          <w:rPr>
            <w:rStyle w:val="Hyperlink"/>
          </w:rPr>
          <w:t>Nokalva</w:t>
        </w:r>
        <w:proofErr w:type="spellEnd"/>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 xml:space="preserve">private </w:t>
      </w:r>
      <w:proofErr w:type="spellStart"/>
      <w:r>
        <w:t>Git</w:t>
      </w:r>
      <w:proofErr w:type="spellEnd"/>
      <w:r>
        <w:t xml:space="preserve"> repository</w:t>
      </w:r>
      <w:r w:rsidR="00284505">
        <w:t>.</w:t>
      </w:r>
    </w:p>
    <w:p w14:paraId="2D262D1C" w14:textId="2E5823F7" w:rsidR="00C110E9" w:rsidRDefault="00C110E9" w:rsidP="00671FAC">
      <w:pPr>
        <w:pStyle w:val="Heading4"/>
      </w:pPr>
      <w:bookmarkStart w:id="71" w:name="_Toc462052243"/>
      <w:r w:rsidRPr="00211532">
        <w:t>Build</w:t>
      </w:r>
      <w:r w:rsidR="00671FAC">
        <w:t xml:space="preserve"> and Deploy</w:t>
      </w:r>
      <w:r w:rsidRPr="00211532">
        <w:t xml:space="preserve"> Procedure</w:t>
      </w:r>
      <w:bookmarkEnd w:id="71"/>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72" w:name="_Toc462052259"/>
      <w:bookmarkStart w:id="73" w:name="_Toc477116109"/>
      <w:bookmarkEnd w:id="70"/>
      <w:r>
        <w:t xml:space="preserve">ODE </w:t>
      </w:r>
      <w:bookmarkEnd w:id="72"/>
      <w:r>
        <w:t>Application Properties</w:t>
      </w:r>
      <w:bookmarkEnd w:id="73"/>
    </w:p>
    <w:p w14:paraId="4E098C32" w14:textId="51D86BEA" w:rsidR="00C26C45" w:rsidRDefault="0088060F" w:rsidP="00C26C45">
      <w:r>
        <w:t>JPO ODE configuration can be modified in a number of ways.</w:t>
      </w:r>
    </w:p>
    <w:p w14:paraId="21ABAB54" w14:textId="31B209C5" w:rsidR="0088060F" w:rsidRDefault="0088060F" w:rsidP="00AC6A7C">
      <w:pPr>
        <w:pStyle w:val="ListParagraph"/>
        <w:numPr>
          <w:ilvl w:val="0"/>
          <w:numId w:val="18"/>
        </w:numPr>
      </w:pPr>
      <w:r>
        <w:t xml:space="preserve">You can </w:t>
      </w:r>
      <w:r w:rsidR="00CA712F">
        <w:t>specify the configur</w:t>
      </w:r>
      <w:r w:rsidR="00E916A3">
        <w:t>ation parameters in a file named</w:t>
      </w:r>
      <w:r w:rsidR="00CA712F">
        <w:t xml:space="preserve"> </w:t>
      </w:r>
      <w:proofErr w:type="spellStart"/>
      <w:r w:rsidR="00CA712F" w:rsidRPr="00CA712F">
        <w:rPr>
          <w:i/>
        </w:rPr>
        <w:t>application.properties</w:t>
      </w:r>
      <w:proofErr w:type="spellEnd"/>
      <w:r w:rsidR="00CA712F">
        <w:t xml:space="preserve"> located in the </w:t>
      </w:r>
      <w:r w:rsidR="00E916A3">
        <w:t>same directory from which the application is launched.</w:t>
      </w:r>
    </w:p>
    <w:p w14:paraId="162D8ED4" w14:textId="4FBCB618" w:rsidR="00E916A3" w:rsidRPr="00E916A3" w:rsidRDefault="00E916A3" w:rsidP="00AC6A7C">
      <w:pPr>
        <w:pStyle w:val="ListParagraph"/>
        <w:numPr>
          <w:ilvl w:val="0"/>
          <w:numId w:val="18"/>
        </w:numPr>
      </w:pPr>
      <w:r>
        <w:t xml:space="preserve">You may specify properties as command line options in the form of </w:t>
      </w:r>
      <w:r w:rsidRPr="00E916A3">
        <w:rPr>
          <w:i/>
        </w:rPr>
        <w:t>--</w:t>
      </w:r>
      <w:proofErr w:type="spellStart"/>
      <w:r w:rsidRPr="00E916A3">
        <w:rPr>
          <w:i/>
        </w:rPr>
        <w:t>ode.</w:t>
      </w:r>
      <w:r>
        <w:rPr>
          <w:i/>
        </w:rPr>
        <w:t>propertyName</w:t>
      </w:r>
      <w:proofErr w:type="spellEnd"/>
      <w:ins w:id="74" w:author="Musavi, Hamid [USA]" w:date="2017-03-12T19:50:00Z">
        <w:r w:rsidR="00A07598">
          <w:rPr>
            <w:i/>
          </w:rPr>
          <w:t>=</w:t>
        </w:r>
      </w:ins>
      <w:proofErr w:type="spellStart"/>
      <w:del w:id="75" w:author="Musavi, Hamid [USA]" w:date="2017-03-12T19:50:00Z">
        <w:r>
          <w:rPr>
            <w:i/>
          </w:rPr>
          <w:delText>-</w:delText>
        </w:r>
      </w:del>
      <w:r>
        <w:rPr>
          <w:i/>
        </w:rPr>
        <w:t>propertyV</w:t>
      </w:r>
      <w:r w:rsidRPr="00E916A3">
        <w:rPr>
          <w:i/>
        </w:rPr>
        <w:t>alue</w:t>
      </w:r>
      <w:proofErr w:type="spellEnd"/>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ins w:id="76" w:author="Musavi, Hamid [USA]" w:date="2017-03-12T19:50:00Z">
        <w:r w:rsidR="00A07598">
          <w:t>OdeProperties</w:t>
        </w:r>
        <w:proofErr w:type="spellEnd"/>
        <w:r w:rsidR="00A07598">
          <w:t xml:space="preserve"> class </w:t>
        </w:r>
      </w:ins>
      <w:r>
        <w:t>instance parameter</w:t>
      </w:r>
      <w:r w:rsidR="00CB08F3">
        <w:t>.</w:t>
      </w:r>
    </w:p>
    <w:p w14:paraId="17A4DA3B" w14:textId="77777777" w:rsidR="00D4195B" w:rsidRDefault="00D4195B" w:rsidP="00E916A3">
      <w:pPr>
        <w:rPr>
          <w:ins w:id="77" w:author="Musavi, Hamid [USA]" w:date="2017-03-12T19:50:00Z"/>
        </w:rPr>
        <w:sectPr w:rsidR="00D4195B" w:rsidSect="00A956BC">
          <w:footerReference w:type="default" r:id="rId33"/>
          <w:pgSz w:w="12240" w:h="15840"/>
          <w:pgMar w:top="1440" w:right="1440" w:bottom="1440" w:left="1440" w:header="720" w:footer="720" w:gutter="0"/>
          <w:cols w:space="720"/>
          <w:docGrid w:linePitch="299"/>
        </w:sectPr>
      </w:pPr>
    </w:p>
    <w:p w14:paraId="2A54B51E" w14:textId="77777777" w:rsidR="00D4195B" w:rsidRDefault="00D4195B" w:rsidP="00E916A3">
      <w:pPr>
        <w:rPr>
          <w:ins w:id="78" w:author="Musavi, Hamid [USA]" w:date="2017-03-12T19:50:00Z"/>
        </w:rPr>
      </w:pPr>
    </w:p>
    <w:p w14:paraId="4FF2BA83" w14:textId="195307E5" w:rsidR="00C26C45" w:rsidRDefault="00CB08F3" w:rsidP="00CB08F3">
      <w:r>
        <w:t>The following table d</w:t>
      </w:r>
      <w:r w:rsidR="00C26C45">
        <w:t xml:space="preserve">escribes </w:t>
      </w:r>
      <w:r>
        <w:t>all the ODE properties currently available. </w:t>
      </w:r>
    </w:p>
    <w:tbl>
      <w:tblPr>
        <w:tblStyle w:val="GridTable4-Accent11"/>
        <w:tblW w:w="13045" w:type="dxa"/>
        <w:tblLook w:val="04A0" w:firstRow="1" w:lastRow="0" w:firstColumn="1" w:lastColumn="0" w:noHBand="0" w:noVBand="1"/>
        <w:tblPrChange w:id="79" w:author="Musavi, Hamid [USA]" w:date="2017-03-12T19:50:00Z">
          <w:tblPr>
            <w:tblStyle w:val="GridTable4-Accent11"/>
            <w:tblW w:w="9445" w:type="dxa"/>
            <w:tblLook w:val="04A0" w:firstRow="1" w:lastRow="0" w:firstColumn="1" w:lastColumn="0" w:noHBand="0" w:noVBand="1"/>
          </w:tblPr>
        </w:tblPrChange>
      </w:tblPr>
      <w:tblGrid>
        <w:gridCol w:w="3665"/>
        <w:gridCol w:w="5707"/>
        <w:gridCol w:w="426"/>
        <w:gridCol w:w="1654"/>
        <w:gridCol w:w="1593"/>
        <w:tblGridChange w:id="80">
          <w:tblGrid>
            <w:gridCol w:w="3665"/>
            <w:gridCol w:w="1702"/>
            <w:gridCol w:w="1194"/>
            <w:gridCol w:w="2811"/>
            <w:gridCol w:w="73"/>
            <w:gridCol w:w="353"/>
            <w:gridCol w:w="1654"/>
          </w:tblGrid>
        </w:tblGridChange>
      </w:tblGrid>
      <w:tr w:rsidR="0011797A" w14:paraId="0FA699C2" w14:textId="77777777" w:rsidTr="00CA4BB4">
        <w:trPr>
          <w:cnfStyle w:val="100000000000" w:firstRow="1" w:lastRow="0" w:firstColumn="0" w:lastColumn="0" w:oddVBand="0" w:evenVBand="0" w:oddHBand="0" w:evenHBand="0" w:firstRowFirstColumn="0" w:firstRowLastColumn="0" w:lastRowFirstColumn="0" w:lastRowLastColumn="0"/>
          <w:trPrChange w:id="81"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hideMark/>
            <w:tcPrChange w:id="82" w:author="Musavi, Hamid [USA]" w:date="2017-03-12T19:50:00Z">
              <w:tcPr>
                <w:tcW w:w="2858" w:type="dxa"/>
                <w:hideMark/>
              </w:tcPr>
            </w:tcPrChange>
          </w:tcPr>
          <w:p w14:paraId="2DEA233C" w14:textId="07166E58" w:rsidR="0011797A" w:rsidRDefault="0011797A" w:rsidP="00C26C45">
            <w:pPr>
              <w:jc w:val="center"/>
              <w:cnfStyle w:val="101000000000" w:firstRow="1" w:lastRow="0" w:firstColumn="1" w:lastColumn="0" w:oddVBand="0" w:evenVBand="0" w:oddHBand="0" w:evenHBand="0" w:firstRowFirstColumn="0" w:firstRowLastColumn="0" w:lastRowFirstColumn="0" w:lastRowLastColumn="0"/>
              <w:rPr>
                <w:b w:val="0"/>
                <w:bCs w:val="0"/>
              </w:rPr>
            </w:pPr>
            <w:r>
              <w:t>Name</w:t>
            </w:r>
          </w:p>
        </w:tc>
        <w:tc>
          <w:tcPr>
            <w:tcW w:w="5707" w:type="dxa"/>
            <w:gridSpan w:val="2"/>
            <w:tcPrChange w:id="83" w:author="Musavi, Hamid [USA]" w:date="2017-03-12T19:50:00Z">
              <w:tcPr>
                <w:tcW w:w="2897" w:type="dxa"/>
              </w:tcPr>
            </w:tcPrChange>
          </w:tcPr>
          <w:p w14:paraId="251841E0" w14:textId="747BF959" w:rsidR="0011797A" w:rsidRDefault="0011797A" w:rsidP="00C26C45">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94" w:type="dxa"/>
            <w:tcPrChange w:id="84" w:author="Musavi, Hamid [USA]" w:date="2017-03-12T19:50:00Z">
              <w:tcPr>
                <w:tcW w:w="1194" w:type="dxa"/>
              </w:tcPr>
            </w:tcPrChange>
          </w:tcPr>
          <w:p w14:paraId="005A0C9C" w14:textId="3C7ACBC1" w:rsidR="00D4195B" w:rsidRDefault="00D4195B" w:rsidP="003D5949">
            <w:pPr>
              <w:jc w:val="center"/>
              <w:cnfStyle w:val="100000000000" w:firstRow="1" w:lastRow="0" w:firstColumn="0" w:lastColumn="0" w:oddVBand="0" w:evenVBand="0" w:oddHBand="0" w:evenHBand="0" w:firstRowFirstColumn="0" w:firstRowLastColumn="0" w:lastRowFirstColumn="0" w:lastRowLastColumn="0"/>
            </w:pPr>
            <w:ins w:id="85" w:author="Musavi, Hamid [USA]" w:date="2017-03-12T19:50:00Z">
              <w:r>
                <w:t>Required</w:t>
              </w:r>
            </w:ins>
          </w:p>
        </w:tc>
        <w:tc>
          <w:tcPr>
            <w:tcW w:w="2479" w:type="dxa"/>
            <w:hideMark/>
            <w:tcPrChange w:id="86" w:author="Musavi, Hamid [USA]" w:date="2017-03-12T19:50:00Z">
              <w:tcPr>
                <w:tcW w:w="3690" w:type="dxa"/>
                <w:gridSpan w:val="2"/>
                <w:hideMark/>
              </w:tcPr>
            </w:tcPrChange>
          </w:tcPr>
          <w:p w14:paraId="0A568101" w14:textId="6E5CC670" w:rsidR="0011797A" w:rsidRDefault="0011797A" w:rsidP="00C26C4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11797A" w:rsidRPr="00B900E1" w14:paraId="02F9A822" w14:textId="77777777" w:rsidTr="00CA4BB4">
        <w:trPr>
          <w:cnfStyle w:val="000000100000" w:firstRow="0" w:lastRow="0" w:firstColumn="0" w:lastColumn="0" w:oddVBand="0" w:evenVBand="0" w:oddHBand="1" w:evenHBand="0" w:firstRowFirstColumn="0" w:firstRowLastColumn="0" w:lastRowFirstColumn="0" w:lastRowLastColumn="0"/>
          <w:trPrChange w:id="87"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tcPrChange w:id="88" w:author="Musavi, Hamid [USA]" w:date="2017-03-12T19:50:00Z">
              <w:tcPr>
                <w:tcW w:w="2858" w:type="dxa"/>
              </w:tcPr>
            </w:tcPrChange>
          </w:tcPr>
          <w:p w14:paraId="1B26CA04" w14:textId="48450682" w:rsidR="0011797A" w:rsidRPr="00B900E1" w:rsidRDefault="0011797A" w:rsidP="00CB08F3">
            <w:pPr>
              <w:cnfStyle w:val="001000100000" w:firstRow="0" w:lastRow="0" w:firstColumn="1" w:lastColumn="0" w:oddVBand="0" w:evenVBand="0" w:oddHBand="1" w:evenHBand="0" w:firstRowFirstColumn="0" w:firstRowLastColumn="0" w:lastRowFirstColumn="0" w:lastRowLastColumn="0"/>
              <w:rPr>
                <w:b w:val="0"/>
              </w:rPr>
            </w:pPr>
            <w:proofErr w:type="spellStart"/>
            <w:r w:rsidRPr="00780835">
              <w:rPr>
                <w:b w:val="0"/>
              </w:rPr>
              <w:t>ode.kafkaBrokers</w:t>
            </w:r>
            <w:proofErr w:type="spellEnd"/>
          </w:p>
        </w:tc>
        <w:tc>
          <w:tcPr>
            <w:tcW w:w="5707" w:type="dxa"/>
            <w:gridSpan w:val="2"/>
            <w:tcPrChange w:id="89" w:author="Musavi, Hamid [USA]" w:date="2017-03-12T19:50:00Z">
              <w:tcPr>
                <w:tcW w:w="2897" w:type="dxa"/>
              </w:tcPr>
            </w:tcPrChange>
          </w:tcPr>
          <w:p w14:paraId="40AEE3F7" w14:textId="3F68E971"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$DOCKER_HOST_IP:9092</w:t>
            </w:r>
          </w:p>
        </w:tc>
        <w:tc>
          <w:tcPr>
            <w:tcW w:w="1194" w:type="dxa"/>
            <w:tcPrChange w:id="90" w:author="Musavi, Hamid [USA]" w:date="2017-03-12T19:50:00Z">
              <w:tcPr>
                <w:tcW w:w="1194" w:type="dxa"/>
              </w:tcPr>
            </w:tcPrChange>
          </w:tcPr>
          <w:p w14:paraId="06D4FD92" w14:textId="2890E5DE" w:rsidR="003D5949" w:rsidRDefault="003D5949" w:rsidP="00CA4BB4">
            <w:pPr>
              <w:jc w:val="center"/>
              <w:cnfStyle w:val="000000100000" w:firstRow="0" w:lastRow="0" w:firstColumn="0" w:lastColumn="0" w:oddVBand="0" w:evenVBand="0" w:oddHBand="1" w:evenHBand="0" w:firstRowFirstColumn="0" w:firstRowLastColumn="0" w:lastRowFirstColumn="0" w:lastRowLastColumn="0"/>
            </w:pPr>
            <w:ins w:id="91" w:author="Musavi, Hamid [USA]" w:date="2017-03-12T19:50:00Z">
              <w:r>
                <w:t>X</w:t>
              </w:r>
            </w:ins>
          </w:p>
        </w:tc>
        <w:tc>
          <w:tcPr>
            <w:tcW w:w="2479" w:type="dxa"/>
            <w:tcPrChange w:id="92" w:author="Musavi, Hamid [USA]" w:date="2017-03-12T19:50:00Z">
              <w:tcPr>
                <w:tcW w:w="3690" w:type="dxa"/>
                <w:gridSpan w:val="2"/>
              </w:tcPr>
            </w:tcPrChange>
          </w:tcPr>
          <w:p w14:paraId="3A20C15D" w14:textId="3B02C32C" w:rsidR="0011797A" w:rsidRPr="00B900E1" w:rsidRDefault="0011797A" w:rsidP="00CB08F3">
            <w:pPr>
              <w:cnfStyle w:val="000000100000" w:firstRow="0" w:lastRow="0" w:firstColumn="0" w:lastColumn="0" w:oddVBand="0" w:evenVBand="0" w:oddHBand="1" w:evenHBand="0" w:firstRowFirstColumn="0" w:firstRowLastColumn="0" w:lastRowFirstColumn="0" w:lastRowLastColumn="0"/>
            </w:pPr>
            <w:r>
              <w:t xml:space="preserve">List of </w:t>
            </w:r>
            <w:proofErr w:type="spellStart"/>
            <w:r>
              <w:t>kafka</w:t>
            </w:r>
            <w:proofErr w:type="spellEnd"/>
            <w:r>
              <w:t xml:space="preserve"> brokers and ports</w:t>
            </w:r>
          </w:p>
        </w:tc>
      </w:tr>
      <w:tr w:rsidR="0011797A" w:rsidRPr="00B900E1" w14:paraId="6E1C9C4F" w14:textId="77777777" w:rsidTr="00CA4BB4">
        <w:trPr>
          <w:trPrChange w:id="93" w:author="Musavi, Hamid [USA]" w:date="2017-03-12T19:50:00Z">
            <w:trPr>
              <w:gridAfter w:val="0"/>
            </w:trPr>
          </w:trPrChange>
        </w:trPr>
        <w:tc>
          <w:tcPr>
            <w:cnfStyle w:val="001000000000" w:firstRow="0" w:lastRow="0" w:firstColumn="1" w:lastColumn="0" w:oddVBand="0" w:evenVBand="0" w:oddHBand="0" w:evenHBand="0" w:firstRowFirstColumn="0" w:firstRowLastColumn="0" w:lastRowFirstColumn="0" w:lastRowLastColumn="0"/>
            <w:tcW w:w="3665" w:type="dxa"/>
            <w:tcPrChange w:id="94" w:author="Musavi, Hamid [USA]" w:date="2017-03-12T19:50:00Z">
              <w:tcPr>
                <w:tcW w:w="2858" w:type="dxa"/>
              </w:tcPr>
            </w:tcPrChange>
          </w:tcPr>
          <w:p w14:paraId="3EB3D5C7" w14:textId="57627862" w:rsidR="0011797A" w:rsidRPr="00B900E1" w:rsidRDefault="0011797A" w:rsidP="00CB08F3">
            <w:pPr>
              <w:rPr>
                <w:b w:val="0"/>
              </w:rPr>
            </w:pPr>
            <w:proofErr w:type="spellStart"/>
            <w:r w:rsidRPr="00780835">
              <w:rPr>
                <w:b w:val="0"/>
              </w:rPr>
              <w:t>ode.uploadLocation</w:t>
            </w:r>
            <w:r w:rsidR="00D276F1">
              <w:rPr>
                <w:b w:val="0"/>
              </w:rPr>
              <w:t>Root</w:t>
            </w:r>
            <w:proofErr w:type="spellEnd"/>
          </w:p>
        </w:tc>
        <w:tc>
          <w:tcPr>
            <w:tcW w:w="5707" w:type="dxa"/>
            <w:gridSpan w:val="2"/>
            <w:tcPrChange w:id="95" w:author="Musavi, Hamid [USA]" w:date="2017-03-12T19:50:00Z">
              <w:tcPr>
                <w:tcW w:w="2897" w:type="dxa"/>
              </w:tcPr>
            </w:tcPrChange>
          </w:tcPr>
          <w:p w14:paraId="241277F3" w14:textId="2CA9806B" w:rsidR="0011797A" w:rsidRPr="00B900E1" w:rsidRDefault="007921AA" w:rsidP="00CB08F3">
            <w:pPr>
              <w:cnfStyle w:val="000000000000" w:firstRow="0" w:lastRow="0" w:firstColumn="0" w:lastColumn="0" w:oddVBand="0" w:evenVBand="0" w:oddHBand="0" w:evenHBand="0" w:firstRowFirstColumn="0" w:firstRowLastColumn="0" w:lastRowFirstColumn="0" w:lastRowLastColumn="0"/>
            </w:pPr>
            <w:ins w:id="96" w:author="Musavi, Hamid [USA]" w:date="2017-03-12T19:50:00Z">
              <w:r>
                <w:t>./</w:t>
              </w:r>
            </w:ins>
            <w:r w:rsidR="0011797A">
              <w:t>uploads</w:t>
            </w:r>
          </w:p>
        </w:tc>
        <w:tc>
          <w:tcPr>
            <w:tcW w:w="1194" w:type="dxa"/>
            <w:tcPrChange w:id="97" w:author="Musavi, Hamid [USA]" w:date="2017-03-12T19:50:00Z">
              <w:tcPr>
                <w:tcW w:w="1194" w:type="dxa"/>
              </w:tcPr>
            </w:tcPrChange>
          </w:tcPr>
          <w:p w14:paraId="762FDBBA"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Change w:id="98" w:author="Musavi, Hamid [USA]" w:date="2017-03-12T19:50:00Z">
              <w:tcPr>
                <w:tcW w:w="3690" w:type="dxa"/>
                <w:gridSpan w:val="2"/>
              </w:tcPr>
            </w:tcPrChange>
          </w:tcPr>
          <w:p w14:paraId="141CFA55" w14:textId="25DDDBB9" w:rsidR="00D276F1" w:rsidRPr="00B900E1" w:rsidRDefault="0011797A" w:rsidP="00CB08F3">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276F1" w:rsidRPr="00B900E1" w14:paraId="2A032C48" w14:textId="77777777" w:rsidTr="00CA4BB4">
        <w:trPr>
          <w:cnfStyle w:val="000000100000" w:firstRow="0" w:lastRow="0" w:firstColumn="0" w:lastColumn="0" w:oddVBand="0" w:evenVBand="0" w:oddHBand="1" w:evenHBand="0" w:firstRowFirstColumn="0" w:firstRowLastColumn="0" w:lastRowFirstColumn="0" w:lastRowLastColumn="0"/>
          <w:trHeight w:val="197"/>
          <w:trPrChange w:id="99" w:author="Musavi, Hamid [USA]" w:date="2017-03-12T19:50:00Z">
            <w:trPr>
              <w:gridAfter w:val="0"/>
              <w:trHeight w:val="197"/>
            </w:trPr>
          </w:trPrChange>
        </w:trPr>
        <w:tc>
          <w:tcPr>
            <w:cnfStyle w:val="001000000000" w:firstRow="0" w:lastRow="0" w:firstColumn="1" w:lastColumn="0" w:oddVBand="0" w:evenVBand="0" w:oddHBand="0" w:evenHBand="0" w:firstRowFirstColumn="0" w:firstRowLastColumn="0" w:lastRowFirstColumn="0" w:lastRowLastColumn="0"/>
            <w:tcW w:w="3665" w:type="dxa"/>
            <w:tcPrChange w:id="100" w:author="Musavi, Hamid [USA]" w:date="2017-03-12T19:50:00Z">
              <w:tcPr>
                <w:tcW w:w="2858" w:type="dxa"/>
              </w:tcPr>
            </w:tcPrChange>
          </w:tcPr>
          <w:p w14:paraId="602123B5" w14:textId="1D72C7AA" w:rsidR="00D276F1" w:rsidRPr="00780835" w:rsidRDefault="00D276F1" w:rsidP="00CB08F3">
            <w:pPr>
              <w:cnfStyle w:val="001000100000" w:firstRow="0" w:lastRow="0" w:firstColumn="1" w:lastColumn="0" w:oddVBand="0" w:evenVBand="0" w:oddHBand="1" w:evenHBand="0" w:firstRowFirstColumn="0" w:firstRowLastColumn="0" w:lastRowFirstColumn="0" w:lastRowLastColumn="0"/>
            </w:pPr>
            <w:proofErr w:type="spellStart"/>
            <w:r w:rsidRPr="00780835">
              <w:rPr>
                <w:b w:val="0"/>
              </w:rPr>
              <w:t>ode.uploadLocation</w:t>
            </w:r>
            <w:r>
              <w:rPr>
                <w:b w:val="0"/>
              </w:rPr>
              <w:t>Bsm</w:t>
            </w:r>
            <w:proofErr w:type="spellEnd"/>
          </w:p>
        </w:tc>
        <w:tc>
          <w:tcPr>
            <w:tcW w:w="5707" w:type="dxa"/>
            <w:gridSpan w:val="2"/>
            <w:tcPrChange w:id="101" w:author="Musavi, Hamid [USA]" w:date="2017-03-12T19:50:00Z">
              <w:tcPr>
                <w:tcW w:w="2897" w:type="dxa"/>
              </w:tcPr>
            </w:tcPrChange>
          </w:tcPr>
          <w:p w14:paraId="7263B4B6" w14:textId="66A9989F" w:rsidR="00D276F1" w:rsidRDefault="007921AA" w:rsidP="00CB08F3">
            <w:pPr>
              <w:cnfStyle w:val="000000100000" w:firstRow="0" w:lastRow="0" w:firstColumn="0" w:lastColumn="0" w:oddVBand="0" w:evenVBand="0" w:oddHBand="1" w:evenHBand="0" w:firstRowFirstColumn="0" w:firstRowLastColumn="0" w:lastRowFirstColumn="0" w:lastRowLastColumn="0"/>
            </w:pPr>
            <w:ins w:id="102" w:author="Musavi, Hamid [USA]" w:date="2017-03-12T19:50:00Z">
              <w:r>
                <w:t>./</w:t>
              </w:r>
            </w:ins>
            <w:r w:rsidR="00D276F1">
              <w:t>uploads/</w:t>
            </w:r>
            <w:proofErr w:type="spellStart"/>
            <w:r w:rsidR="00D276F1">
              <w:t>bsm</w:t>
            </w:r>
            <w:proofErr w:type="spellEnd"/>
          </w:p>
        </w:tc>
        <w:tc>
          <w:tcPr>
            <w:tcW w:w="1194" w:type="dxa"/>
            <w:tcPrChange w:id="103" w:author="Musavi, Hamid [USA]" w:date="2017-03-12T19:50:00Z">
              <w:tcPr>
                <w:tcW w:w="1194" w:type="dxa"/>
              </w:tcPr>
            </w:tcPrChange>
          </w:tcPr>
          <w:p w14:paraId="0C2F1869" w14:textId="77777777" w:rsidR="00D4195B" w:rsidRDefault="00D4195B" w:rsidP="00CA4BB4">
            <w:pPr>
              <w:jc w:val="center"/>
              <w:cnfStyle w:val="000000100000" w:firstRow="0" w:lastRow="0" w:firstColumn="0" w:lastColumn="0" w:oddVBand="0" w:evenVBand="0" w:oddHBand="1" w:evenHBand="0" w:firstRowFirstColumn="0" w:firstRowLastColumn="0" w:lastRowFirstColumn="0" w:lastRowLastColumn="0"/>
            </w:pPr>
          </w:p>
        </w:tc>
        <w:tc>
          <w:tcPr>
            <w:tcW w:w="2479" w:type="dxa"/>
            <w:tcPrChange w:id="104" w:author="Musavi, Hamid [USA]" w:date="2017-03-12T19:50:00Z">
              <w:tcPr>
                <w:tcW w:w="3690" w:type="dxa"/>
                <w:gridSpan w:val="2"/>
              </w:tcPr>
            </w:tcPrChange>
          </w:tcPr>
          <w:p w14:paraId="7618A1C6" w14:textId="7601ED81" w:rsidR="00D276F1" w:rsidRDefault="00D276F1" w:rsidP="00CB08F3">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276F1" w:rsidRPr="00B900E1" w14:paraId="696F528F" w14:textId="77777777" w:rsidTr="00CA4BB4">
        <w:trPr>
          <w:trHeight w:val="197"/>
          <w:trPrChange w:id="105" w:author="Musavi, Hamid [USA]" w:date="2017-03-12T19:50:00Z">
            <w:trPr>
              <w:gridAfter w:val="0"/>
              <w:trHeight w:val="197"/>
            </w:trPr>
          </w:trPrChange>
        </w:trPr>
        <w:tc>
          <w:tcPr>
            <w:cnfStyle w:val="001000000000" w:firstRow="0" w:lastRow="0" w:firstColumn="1" w:lastColumn="0" w:oddVBand="0" w:evenVBand="0" w:oddHBand="0" w:evenHBand="0" w:firstRowFirstColumn="0" w:firstRowLastColumn="0" w:lastRowFirstColumn="0" w:lastRowLastColumn="0"/>
            <w:tcW w:w="3665" w:type="dxa"/>
            <w:tcPrChange w:id="106" w:author="Musavi, Hamid [USA]" w:date="2017-03-12T19:50:00Z">
              <w:tcPr>
                <w:tcW w:w="2858" w:type="dxa"/>
              </w:tcPr>
            </w:tcPrChange>
          </w:tcPr>
          <w:p w14:paraId="429ECD54" w14:textId="2A961AAB" w:rsidR="00D276F1" w:rsidRPr="00780835" w:rsidRDefault="00D276F1" w:rsidP="00CB08F3">
            <w:proofErr w:type="spellStart"/>
            <w:r w:rsidRPr="00780835">
              <w:rPr>
                <w:b w:val="0"/>
              </w:rPr>
              <w:t>ode.uploadLocation</w:t>
            </w:r>
            <w:r>
              <w:rPr>
                <w:b w:val="0"/>
              </w:rPr>
              <w:t>MessageFrame</w:t>
            </w:r>
            <w:proofErr w:type="spellEnd"/>
          </w:p>
        </w:tc>
        <w:tc>
          <w:tcPr>
            <w:tcW w:w="5707" w:type="dxa"/>
            <w:gridSpan w:val="2"/>
            <w:tcPrChange w:id="107" w:author="Musavi, Hamid [USA]" w:date="2017-03-12T19:50:00Z">
              <w:tcPr>
                <w:tcW w:w="2897" w:type="dxa"/>
              </w:tcPr>
            </w:tcPrChange>
          </w:tcPr>
          <w:p w14:paraId="6137EEAC" w14:textId="28D9F4A5" w:rsidR="00D276F1" w:rsidRDefault="007921AA" w:rsidP="00CB08F3">
            <w:pPr>
              <w:cnfStyle w:val="000000000000" w:firstRow="0" w:lastRow="0" w:firstColumn="0" w:lastColumn="0" w:oddVBand="0" w:evenVBand="0" w:oddHBand="0" w:evenHBand="0" w:firstRowFirstColumn="0" w:firstRowLastColumn="0" w:lastRowFirstColumn="0" w:lastRowLastColumn="0"/>
            </w:pPr>
            <w:ins w:id="108" w:author="Musavi, Hamid [USA]" w:date="2017-03-12T19:50:00Z">
              <w:r>
                <w:t>./</w:t>
              </w:r>
            </w:ins>
            <w:r w:rsidR="00D276F1">
              <w:t>uploads/</w:t>
            </w:r>
            <w:proofErr w:type="spellStart"/>
            <w:r w:rsidR="00D276F1">
              <w:t>messageframe</w:t>
            </w:r>
            <w:proofErr w:type="spellEnd"/>
          </w:p>
        </w:tc>
        <w:tc>
          <w:tcPr>
            <w:tcW w:w="1194" w:type="dxa"/>
            <w:tcPrChange w:id="109" w:author="Musavi, Hamid [USA]" w:date="2017-03-12T19:50:00Z">
              <w:tcPr>
                <w:tcW w:w="1194" w:type="dxa"/>
              </w:tcPr>
            </w:tcPrChange>
          </w:tcPr>
          <w:p w14:paraId="68CA85C5" w14:textId="77777777" w:rsidR="00D4195B" w:rsidRDefault="00D4195B" w:rsidP="00CA4BB4">
            <w:pPr>
              <w:jc w:val="center"/>
              <w:cnfStyle w:val="000000000000" w:firstRow="0" w:lastRow="0" w:firstColumn="0" w:lastColumn="0" w:oddVBand="0" w:evenVBand="0" w:oddHBand="0" w:evenHBand="0" w:firstRowFirstColumn="0" w:firstRowLastColumn="0" w:lastRowFirstColumn="0" w:lastRowLastColumn="0"/>
            </w:pPr>
          </w:p>
        </w:tc>
        <w:tc>
          <w:tcPr>
            <w:tcW w:w="2479" w:type="dxa"/>
            <w:tcPrChange w:id="110" w:author="Musavi, Hamid [USA]" w:date="2017-03-12T19:50:00Z">
              <w:tcPr>
                <w:tcW w:w="3690" w:type="dxa"/>
                <w:gridSpan w:val="2"/>
              </w:tcPr>
            </w:tcPrChange>
          </w:tcPr>
          <w:p w14:paraId="39CC308D" w14:textId="2FDC6D23" w:rsidR="00D276F1" w:rsidRDefault="00D276F1" w:rsidP="00CB08F3">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3D5949" w:rsidRPr="00B900E1" w14:paraId="38826EBB"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11"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449E5CF2" w14:textId="77777777" w:rsidR="003D5949" w:rsidRPr="00780835" w:rsidRDefault="003D5949" w:rsidP="00CB08F3">
            <w:pPr>
              <w:rPr>
                <w:ins w:id="112" w:author="Musavi, Hamid [USA]" w:date="2017-03-12T19:50:00Z"/>
                <w:b w:val="0"/>
              </w:rPr>
            </w:pPr>
            <w:proofErr w:type="gramStart"/>
            <w:ins w:id="113" w:author="Musavi, Hamid [USA]" w:date="2017-03-12T19:50:00Z">
              <w:r>
                <w:rPr>
                  <w:b w:val="0"/>
                </w:rPr>
                <w:t>ode</w:t>
              </w:r>
              <w:proofErr w:type="gramEnd"/>
              <w:r>
                <w:rPr>
                  <w:b w:val="0"/>
                </w:rPr>
                <w:t>.</w:t>
              </w:r>
              <w:r>
                <w:t xml:space="preserve"> </w:t>
              </w:r>
              <w:proofErr w:type="spellStart"/>
              <w:r w:rsidRPr="003D5949">
                <w:rPr>
                  <w:b w:val="0"/>
                </w:rPr>
                <w:t>pluginsLocations</w:t>
              </w:r>
              <w:proofErr w:type="spellEnd"/>
            </w:ins>
          </w:p>
        </w:tc>
        <w:tc>
          <w:tcPr>
            <w:tcW w:w="5707" w:type="dxa"/>
          </w:tcPr>
          <w:p w14:paraId="0A60937F" w14:textId="77777777" w:rsidR="003D5949" w:rsidRDefault="007921AA" w:rsidP="00CB08F3">
            <w:pPr>
              <w:cnfStyle w:val="000000100000" w:firstRow="0" w:lastRow="0" w:firstColumn="0" w:lastColumn="0" w:oddVBand="0" w:evenVBand="0" w:oddHBand="1" w:evenHBand="0" w:firstRowFirstColumn="0" w:firstRowLastColumn="0" w:lastRowFirstColumn="0" w:lastRowLastColumn="0"/>
              <w:rPr>
                <w:ins w:id="114" w:author="Musavi, Hamid [USA]" w:date="2017-03-12T19:50:00Z"/>
              </w:rPr>
            </w:pPr>
            <w:ins w:id="115" w:author="Musavi, Hamid [USA]" w:date="2017-03-12T19:50:00Z">
              <w:r>
                <w:t>./</w:t>
              </w:r>
              <w:r w:rsidR="003D5949" w:rsidRPr="003D5949">
                <w:t>plugins</w:t>
              </w:r>
            </w:ins>
          </w:p>
        </w:tc>
        <w:tc>
          <w:tcPr>
            <w:tcW w:w="1194" w:type="dxa"/>
          </w:tcPr>
          <w:p w14:paraId="360731F9" w14:textId="77777777" w:rsidR="003D5949" w:rsidRDefault="003D5949" w:rsidP="003D5949">
            <w:pPr>
              <w:jc w:val="center"/>
              <w:cnfStyle w:val="000000100000" w:firstRow="0" w:lastRow="0" w:firstColumn="0" w:lastColumn="0" w:oddVBand="0" w:evenVBand="0" w:oddHBand="1" w:evenHBand="0" w:firstRowFirstColumn="0" w:firstRowLastColumn="0" w:lastRowFirstColumn="0" w:lastRowLastColumn="0"/>
              <w:rPr>
                <w:ins w:id="116" w:author="Musavi, Hamid [USA]" w:date="2017-03-12T19:50:00Z"/>
              </w:rPr>
            </w:pPr>
          </w:p>
        </w:tc>
        <w:tc>
          <w:tcPr>
            <w:tcW w:w="2479" w:type="dxa"/>
          </w:tcPr>
          <w:p w14:paraId="4D14F832" w14:textId="77777777" w:rsidR="003D5949" w:rsidRDefault="007921AA" w:rsidP="007921AA">
            <w:pPr>
              <w:cnfStyle w:val="000000100000" w:firstRow="0" w:lastRow="0" w:firstColumn="0" w:lastColumn="0" w:oddVBand="0" w:evenVBand="0" w:oddHBand="1" w:evenHBand="0" w:firstRowFirstColumn="0" w:firstRowLastColumn="0" w:lastRowFirstColumn="0" w:lastRowLastColumn="0"/>
              <w:rPr>
                <w:ins w:id="117" w:author="Musavi, Hamid [USA]" w:date="2017-03-12T19:50:00Z"/>
              </w:rPr>
            </w:pPr>
            <w:ins w:id="118" w:author="Musavi, Hamid [USA]" w:date="2017-03-12T19:50:00Z">
              <w:r>
                <w:t xml:space="preserve">Location of the jar files for ODE plugins. </w:t>
              </w:r>
            </w:ins>
          </w:p>
        </w:tc>
      </w:tr>
      <w:tr w:rsidR="003551B9" w:rsidRPr="00B900E1" w14:paraId="0B41F0AD" w14:textId="77777777" w:rsidTr="007921AA">
        <w:trPr>
          <w:gridAfter w:val="1"/>
          <w:wAfter w:w="3600" w:type="dxa"/>
          <w:trHeight w:val="197"/>
          <w:ins w:id="119"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EDECA3B" w14:textId="77777777" w:rsidR="003551B9" w:rsidRDefault="003551B9" w:rsidP="00CB08F3">
            <w:pPr>
              <w:rPr>
                <w:ins w:id="120" w:author="Musavi, Hamid [USA]" w:date="2017-03-12T19:50:00Z"/>
                <w:b w:val="0"/>
              </w:rPr>
            </w:pPr>
            <w:proofErr w:type="gramStart"/>
            <w:ins w:id="121" w:author="Musavi, Hamid [USA]" w:date="2017-03-12T19:50:00Z">
              <w:r>
                <w:rPr>
                  <w:b w:val="0"/>
                </w:rPr>
                <w:t>ode</w:t>
              </w:r>
              <w:proofErr w:type="gramEnd"/>
              <w:r>
                <w:rPr>
                  <w:b w:val="0"/>
                </w:rPr>
                <w:t>.</w:t>
              </w:r>
              <w:r>
                <w:t xml:space="preserve"> </w:t>
              </w:r>
              <w:r w:rsidRPr="003551B9">
                <w:rPr>
                  <w:b w:val="0"/>
                </w:rPr>
                <w:t>asn1CoderClassName</w:t>
              </w:r>
            </w:ins>
          </w:p>
        </w:tc>
        <w:tc>
          <w:tcPr>
            <w:tcW w:w="5707" w:type="dxa"/>
          </w:tcPr>
          <w:p w14:paraId="44013285" w14:textId="77777777" w:rsidR="003551B9" w:rsidRPr="003D5949" w:rsidRDefault="003551B9" w:rsidP="00CB08F3">
            <w:pPr>
              <w:cnfStyle w:val="000000000000" w:firstRow="0" w:lastRow="0" w:firstColumn="0" w:lastColumn="0" w:oddVBand="0" w:evenVBand="0" w:oddHBand="0" w:evenHBand="0" w:firstRowFirstColumn="0" w:firstRowLastColumn="0" w:lastRowFirstColumn="0" w:lastRowLastColumn="0"/>
              <w:rPr>
                <w:ins w:id="122" w:author="Musavi, Hamid [USA]" w:date="2017-03-12T19:50:00Z"/>
              </w:rPr>
            </w:pPr>
            <w:ins w:id="123" w:author="Musavi, Hamid [USA]" w:date="2017-03-12T19:50:00Z">
              <w:r w:rsidRPr="003551B9">
                <w:t>us.dot.its.jpo.ode.plugin.j2735.oss.OssAsn1Coder</w:t>
              </w:r>
            </w:ins>
          </w:p>
        </w:tc>
        <w:tc>
          <w:tcPr>
            <w:tcW w:w="1194" w:type="dxa"/>
          </w:tcPr>
          <w:p w14:paraId="7CFBE02B"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124" w:author="Musavi, Hamid [USA]" w:date="2017-03-12T19:50:00Z"/>
              </w:rPr>
            </w:pPr>
          </w:p>
        </w:tc>
        <w:tc>
          <w:tcPr>
            <w:tcW w:w="2479" w:type="dxa"/>
          </w:tcPr>
          <w:p w14:paraId="65D3D93D" w14:textId="77777777" w:rsidR="003551B9" w:rsidRDefault="003551B9" w:rsidP="00CB08F3">
            <w:pPr>
              <w:cnfStyle w:val="000000000000" w:firstRow="0" w:lastRow="0" w:firstColumn="0" w:lastColumn="0" w:oddVBand="0" w:evenVBand="0" w:oddHBand="0" w:evenHBand="0" w:firstRowFirstColumn="0" w:firstRowLastColumn="0" w:lastRowFirstColumn="0" w:lastRowLastColumn="0"/>
              <w:rPr>
                <w:ins w:id="125" w:author="Musavi, Hamid [USA]" w:date="2017-03-12T19:50:00Z"/>
              </w:rPr>
            </w:pPr>
          </w:p>
        </w:tc>
      </w:tr>
      <w:tr w:rsidR="003551B9" w:rsidRPr="00B900E1" w14:paraId="76B634D8"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26"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BBAC575" w14:textId="77777777" w:rsidR="003551B9" w:rsidRDefault="003551B9" w:rsidP="00CB08F3">
            <w:pPr>
              <w:rPr>
                <w:ins w:id="127" w:author="Musavi, Hamid [USA]" w:date="2017-03-12T19:50:00Z"/>
                <w:b w:val="0"/>
              </w:rPr>
            </w:pPr>
            <w:proofErr w:type="gramStart"/>
            <w:ins w:id="128" w:author="Musavi, Hamid [USA]" w:date="2017-03-12T19:50:00Z">
              <w:r>
                <w:rPr>
                  <w:b w:val="0"/>
                </w:rPr>
                <w:t>ode</w:t>
              </w:r>
              <w:proofErr w:type="gramEnd"/>
              <w:r>
                <w:rPr>
                  <w:b w:val="0"/>
                </w:rPr>
                <w:t>.</w:t>
              </w:r>
              <w:r>
                <w:t xml:space="preserve"> </w:t>
              </w:r>
              <w:proofErr w:type="spellStart"/>
              <w:r w:rsidRPr="003551B9">
                <w:rPr>
                  <w:b w:val="0"/>
                </w:rPr>
                <w:t>kafkaProducerType</w:t>
              </w:r>
              <w:proofErr w:type="spellEnd"/>
            </w:ins>
          </w:p>
        </w:tc>
        <w:tc>
          <w:tcPr>
            <w:tcW w:w="5707" w:type="dxa"/>
          </w:tcPr>
          <w:p w14:paraId="47360494" w14:textId="77777777" w:rsidR="003551B9" w:rsidRPr="003551B9" w:rsidRDefault="007921AA" w:rsidP="00CB08F3">
            <w:pPr>
              <w:cnfStyle w:val="000000100000" w:firstRow="0" w:lastRow="0" w:firstColumn="0" w:lastColumn="0" w:oddVBand="0" w:evenVBand="0" w:oddHBand="1" w:evenHBand="0" w:firstRowFirstColumn="0" w:firstRowLastColumn="0" w:lastRowFirstColumn="0" w:lastRowLastColumn="0"/>
              <w:rPr>
                <w:ins w:id="129" w:author="Musavi, Hamid [USA]" w:date="2017-03-12T19:50:00Z"/>
              </w:rPr>
            </w:pPr>
            <w:proofErr w:type="spellStart"/>
            <w:ins w:id="130" w:author="Musavi, Hamid [USA]" w:date="2017-03-12T19:50:00Z">
              <w:r>
                <w:t>async</w:t>
              </w:r>
              <w:proofErr w:type="spellEnd"/>
            </w:ins>
          </w:p>
        </w:tc>
        <w:tc>
          <w:tcPr>
            <w:tcW w:w="1194" w:type="dxa"/>
          </w:tcPr>
          <w:p w14:paraId="7E5A6AF8" w14:textId="77777777" w:rsidR="003551B9" w:rsidRDefault="003551B9" w:rsidP="003D5949">
            <w:pPr>
              <w:jc w:val="center"/>
              <w:cnfStyle w:val="000000100000" w:firstRow="0" w:lastRow="0" w:firstColumn="0" w:lastColumn="0" w:oddVBand="0" w:evenVBand="0" w:oddHBand="1" w:evenHBand="0" w:firstRowFirstColumn="0" w:firstRowLastColumn="0" w:lastRowFirstColumn="0" w:lastRowLastColumn="0"/>
              <w:rPr>
                <w:ins w:id="131" w:author="Musavi, Hamid [USA]" w:date="2017-03-12T19:50:00Z"/>
              </w:rPr>
            </w:pPr>
          </w:p>
        </w:tc>
        <w:tc>
          <w:tcPr>
            <w:tcW w:w="2479" w:type="dxa"/>
          </w:tcPr>
          <w:p w14:paraId="6DC697B0" w14:textId="77777777" w:rsidR="003551B9" w:rsidRDefault="007921AA" w:rsidP="00CB08F3">
            <w:pPr>
              <w:cnfStyle w:val="000000100000" w:firstRow="0" w:lastRow="0" w:firstColumn="0" w:lastColumn="0" w:oddVBand="0" w:evenVBand="0" w:oddHBand="1" w:evenHBand="0" w:firstRowFirstColumn="0" w:firstRowLastColumn="0" w:lastRowFirstColumn="0" w:lastRowLastColumn="0"/>
              <w:rPr>
                <w:ins w:id="132" w:author="Musavi, Hamid [USA]" w:date="2017-03-12T19:50:00Z"/>
              </w:rPr>
            </w:pPr>
            <w:ins w:id="133" w:author="Musavi, Hamid [USA]" w:date="2017-03-12T19:50:00Z">
              <w:r>
                <w:t xml:space="preserve">How Kafka producers write to topics: valid values are </w:t>
              </w:r>
              <w:proofErr w:type="spellStart"/>
              <w:r>
                <w:t>async</w:t>
              </w:r>
              <w:proofErr w:type="spellEnd"/>
              <w:r>
                <w:t xml:space="preserve"> and sync for </w:t>
              </w:r>
              <w:r>
                <w:lastRenderedPageBreak/>
                <w:t>asynchronous writes and synchronous writes, respectively.</w:t>
              </w:r>
            </w:ins>
          </w:p>
        </w:tc>
      </w:tr>
      <w:tr w:rsidR="003551B9" w:rsidRPr="00B900E1" w14:paraId="365658C4" w14:textId="77777777" w:rsidTr="007921AA">
        <w:trPr>
          <w:gridAfter w:val="1"/>
          <w:wAfter w:w="3600" w:type="dxa"/>
          <w:trHeight w:val="197"/>
          <w:ins w:id="134"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471630B0" w14:textId="77777777" w:rsidR="003551B9" w:rsidRDefault="003551B9" w:rsidP="00CB08F3">
            <w:pPr>
              <w:rPr>
                <w:ins w:id="135" w:author="Musavi, Hamid [USA]" w:date="2017-03-12T19:50:00Z"/>
                <w:b w:val="0"/>
              </w:rPr>
            </w:pPr>
            <w:proofErr w:type="gramStart"/>
            <w:ins w:id="136" w:author="Musavi, Hamid [USA]" w:date="2017-03-12T19:50:00Z">
              <w:r>
                <w:rPr>
                  <w:b w:val="0"/>
                </w:rPr>
                <w:lastRenderedPageBreak/>
                <w:t>ode</w:t>
              </w:r>
              <w:proofErr w:type="gramEnd"/>
              <w:r>
                <w:rPr>
                  <w:b w:val="0"/>
                </w:rPr>
                <w:t>.</w:t>
              </w:r>
              <w:r>
                <w:t xml:space="preserve"> </w:t>
              </w:r>
              <w:proofErr w:type="spellStart"/>
              <w:r w:rsidRPr="003551B9">
                <w:rPr>
                  <w:b w:val="0"/>
                </w:rPr>
                <w:t>ddsCasUsername</w:t>
              </w:r>
              <w:proofErr w:type="spellEnd"/>
            </w:ins>
          </w:p>
        </w:tc>
        <w:tc>
          <w:tcPr>
            <w:tcW w:w="5707" w:type="dxa"/>
          </w:tcPr>
          <w:p w14:paraId="3956B145" w14:textId="77777777" w:rsidR="003551B9" w:rsidRPr="003551B9" w:rsidRDefault="003551B9" w:rsidP="00CB08F3">
            <w:pPr>
              <w:cnfStyle w:val="000000000000" w:firstRow="0" w:lastRow="0" w:firstColumn="0" w:lastColumn="0" w:oddVBand="0" w:evenVBand="0" w:oddHBand="0" w:evenHBand="0" w:firstRowFirstColumn="0" w:firstRowLastColumn="0" w:lastRowFirstColumn="0" w:lastRowLastColumn="0"/>
              <w:rPr>
                <w:ins w:id="137" w:author="Musavi, Hamid [USA]" w:date="2017-03-12T19:50:00Z"/>
              </w:rPr>
            </w:pPr>
          </w:p>
        </w:tc>
        <w:tc>
          <w:tcPr>
            <w:tcW w:w="1194" w:type="dxa"/>
          </w:tcPr>
          <w:p w14:paraId="4DDB7C08" w14:textId="77777777" w:rsidR="003551B9" w:rsidRDefault="003551B9" w:rsidP="003D5949">
            <w:pPr>
              <w:jc w:val="center"/>
              <w:cnfStyle w:val="000000000000" w:firstRow="0" w:lastRow="0" w:firstColumn="0" w:lastColumn="0" w:oddVBand="0" w:evenVBand="0" w:oddHBand="0" w:evenHBand="0" w:firstRowFirstColumn="0" w:firstRowLastColumn="0" w:lastRowFirstColumn="0" w:lastRowLastColumn="0"/>
              <w:rPr>
                <w:ins w:id="138" w:author="Musavi, Hamid [USA]" w:date="2017-03-12T19:50:00Z"/>
              </w:rPr>
            </w:pPr>
            <w:ins w:id="139" w:author="Musavi, Hamid [USA]" w:date="2017-03-12T19:50:00Z">
              <w:r>
                <w:t>X</w:t>
              </w:r>
            </w:ins>
          </w:p>
        </w:tc>
        <w:tc>
          <w:tcPr>
            <w:tcW w:w="2479" w:type="dxa"/>
          </w:tcPr>
          <w:p w14:paraId="7832222F" w14:textId="77777777" w:rsidR="003551B9" w:rsidRDefault="007921AA" w:rsidP="00CB08F3">
            <w:pPr>
              <w:cnfStyle w:val="000000000000" w:firstRow="0" w:lastRow="0" w:firstColumn="0" w:lastColumn="0" w:oddVBand="0" w:evenVBand="0" w:oddHBand="0" w:evenHBand="0" w:firstRowFirstColumn="0" w:firstRowLastColumn="0" w:lastRowFirstColumn="0" w:lastRowLastColumn="0"/>
              <w:rPr>
                <w:ins w:id="140" w:author="Musavi, Hamid [USA]" w:date="2017-03-12T19:50:00Z"/>
              </w:rPr>
            </w:pPr>
            <w:ins w:id="141" w:author="Musavi, Hamid [USA]" w:date="2017-03-12T19:50:00Z">
              <w:r>
                <w:t>Username to be used for authentication when interfacing with Situation Data Warehouse</w:t>
              </w:r>
            </w:ins>
          </w:p>
        </w:tc>
      </w:tr>
      <w:tr w:rsidR="007921AA" w:rsidRPr="00B900E1" w14:paraId="4044365C"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42"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29981C10" w14:textId="77777777" w:rsidR="007921AA" w:rsidRDefault="007921AA" w:rsidP="007921AA">
            <w:pPr>
              <w:rPr>
                <w:ins w:id="143" w:author="Musavi, Hamid [USA]" w:date="2017-03-12T19:50:00Z"/>
                <w:b w:val="0"/>
              </w:rPr>
            </w:pPr>
            <w:proofErr w:type="gramStart"/>
            <w:ins w:id="144" w:author="Musavi, Hamid [USA]" w:date="2017-03-12T19:50:00Z">
              <w:r>
                <w:rPr>
                  <w:b w:val="0"/>
                </w:rPr>
                <w:t>ode</w:t>
              </w:r>
              <w:proofErr w:type="gramEnd"/>
              <w:r>
                <w:rPr>
                  <w:b w:val="0"/>
                </w:rPr>
                <w:t>.</w:t>
              </w:r>
              <w:r>
                <w:t xml:space="preserve"> </w:t>
              </w:r>
              <w:proofErr w:type="spellStart"/>
              <w:r w:rsidRPr="003551B9">
                <w:rPr>
                  <w:b w:val="0"/>
                </w:rPr>
                <w:t>ddsCasPassword</w:t>
              </w:r>
              <w:proofErr w:type="spellEnd"/>
            </w:ins>
          </w:p>
        </w:tc>
        <w:tc>
          <w:tcPr>
            <w:tcW w:w="5707" w:type="dxa"/>
          </w:tcPr>
          <w:p w14:paraId="4B7968E1"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145" w:author="Musavi, Hamid [USA]" w:date="2017-03-12T19:50:00Z"/>
              </w:rPr>
            </w:pPr>
          </w:p>
        </w:tc>
        <w:tc>
          <w:tcPr>
            <w:tcW w:w="1194" w:type="dxa"/>
          </w:tcPr>
          <w:p w14:paraId="0BB95C21"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146" w:author="Musavi, Hamid [USA]" w:date="2017-03-12T19:50:00Z"/>
              </w:rPr>
            </w:pPr>
            <w:ins w:id="147" w:author="Musavi, Hamid [USA]" w:date="2017-03-12T19:50:00Z">
              <w:r>
                <w:t>X</w:t>
              </w:r>
            </w:ins>
          </w:p>
        </w:tc>
        <w:tc>
          <w:tcPr>
            <w:tcW w:w="2479" w:type="dxa"/>
          </w:tcPr>
          <w:p w14:paraId="6110100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rPr>
                <w:ins w:id="148" w:author="Musavi, Hamid [USA]" w:date="2017-03-12T19:50:00Z"/>
              </w:rPr>
            </w:pPr>
            <w:ins w:id="149" w:author="Musavi, Hamid [USA]" w:date="2017-03-12T19:50:00Z">
              <w:r>
                <w:t>Password to be used for authentication when interfacing with Situation Data Warehouse (SDW)</w:t>
              </w:r>
            </w:ins>
          </w:p>
        </w:tc>
      </w:tr>
      <w:tr w:rsidR="007921AA" w:rsidRPr="00B900E1" w14:paraId="78DE29EE" w14:textId="77777777" w:rsidTr="007921AA">
        <w:trPr>
          <w:gridAfter w:val="1"/>
          <w:wAfter w:w="3600" w:type="dxa"/>
          <w:trHeight w:val="197"/>
          <w:ins w:id="150"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13E64263" w14:textId="77777777" w:rsidR="007921AA" w:rsidRDefault="007921AA" w:rsidP="007921AA">
            <w:pPr>
              <w:rPr>
                <w:ins w:id="151" w:author="Musavi, Hamid [USA]" w:date="2017-03-12T19:50:00Z"/>
                <w:b w:val="0"/>
              </w:rPr>
            </w:pPr>
            <w:proofErr w:type="gramStart"/>
            <w:ins w:id="152" w:author="Musavi, Hamid [USA]" w:date="2017-03-12T19:50:00Z">
              <w:r>
                <w:rPr>
                  <w:b w:val="0"/>
                </w:rPr>
                <w:t>ode</w:t>
              </w:r>
              <w:proofErr w:type="gramEnd"/>
              <w:r>
                <w:rPr>
                  <w:b w:val="0"/>
                </w:rPr>
                <w:t>.</w:t>
              </w:r>
              <w:r>
                <w:t xml:space="preserve"> </w:t>
              </w:r>
              <w:proofErr w:type="spellStart"/>
              <w:r w:rsidRPr="003551B9">
                <w:rPr>
                  <w:b w:val="0"/>
                </w:rPr>
                <w:t>ddsCasUrl</w:t>
              </w:r>
              <w:proofErr w:type="spellEnd"/>
            </w:ins>
          </w:p>
        </w:tc>
        <w:tc>
          <w:tcPr>
            <w:tcW w:w="5707" w:type="dxa"/>
          </w:tcPr>
          <w:p w14:paraId="038D9713" w14:textId="77777777" w:rsidR="007921AA" w:rsidRPr="003551B9" w:rsidRDefault="007921AA" w:rsidP="007921AA">
            <w:pPr>
              <w:cnfStyle w:val="000000000000" w:firstRow="0" w:lastRow="0" w:firstColumn="0" w:lastColumn="0" w:oddVBand="0" w:evenVBand="0" w:oddHBand="0" w:evenHBand="0" w:firstRowFirstColumn="0" w:firstRowLastColumn="0" w:lastRowFirstColumn="0" w:lastRowLastColumn="0"/>
              <w:rPr>
                <w:ins w:id="153" w:author="Musavi, Hamid [USA]" w:date="2017-03-12T19:50:00Z"/>
              </w:rPr>
            </w:pPr>
            <w:ins w:id="154" w:author="Musavi, Hamid [USA]" w:date="2017-03-12T19:50:00Z">
              <w:r w:rsidRPr="003551B9">
                <w:t>https://cas.connectedvcs.com/accounts/v1/tickets</w:t>
              </w:r>
            </w:ins>
          </w:p>
        </w:tc>
        <w:tc>
          <w:tcPr>
            <w:tcW w:w="1194" w:type="dxa"/>
          </w:tcPr>
          <w:p w14:paraId="69E975D6" w14:textId="77777777" w:rsidR="007921AA" w:rsidRDefault="007921AA" w:rsidP="007921AA">
            <w:pPr>
              <w:jc w:val="center"/>
              <w:cnfStyle w:val="000000000000" w:firstRow="0" w:lastRow="0" w:firstColumn="0" w:lastColumn="0" w:oddVBand="0" w:evenVBand="0" w:oddHBand="0" w:evenHBand="0" w:firstRowFirstColumn="0" w:firstRowLastColumn="0" w:lastRowFirstColumn="0" w:lastRowLastColumn="0"/>
              <w:rPr>
                <w:ins w:id="155" w:author="Musavi, Hamid [USA]" w:date="2017-03-12T19:50:00Z"/>
              </w:rPr>
            </w:pPr>
          </w:p>
        </w:tc>
        <w:tc>
          <w:tcPr>
            <w:tcW w:w="2479" w:type="dxa"/>
          </w:tcPr>
          <w:p w14:paraId="3C5A8CF3" w14:textId="77777777" w:rsidR="007921AA" w:rsidRDefault="007921AA" w:rsidP="007921AA">
            <w:pPr>
              <w:cnfStyle w:val="000000000000" w:firstRow="0" w:lastRow="0" w:firstColumn="0" w:lastColumn="0" w:oddVBand="0" w:evenVBand="0" w:oddHBand="0" w:evenHBand="0" w:firstRowFirstColumn="0" w:firstRowLastColumn="0" w:lastRowFirstColumn="0" w:lastRowLastColumn="0"/>
              <w:rPr>
                <w:ins w:id="156" w:author="Musavi, Hamid [USA]" w:date="2017-03-12T19:50:00Z"/>
              </w:rPr>
            </w:pPr>
            <w:ins w:id="157" w:author="Musavi, Hamid [USA]" w:date="2017-03-12T19:50:00Z">
              <w:r>
                <w:t>URL of the US DOT security server.</w:t>
              </w:r>
            </w:ins>
          </w:p>
        </w:tc>
      </w:tr>
      <w:tr w:rsidR="007921AA" w:rsidRPr="00B900E1" w14:paraId="52E0AF9D" w14:textId="77777777" w:rsidTr="007921AA">
        <w:trPr>
          <w:gridAfter w:val="1"/>
          <w:cnfStyle w:val="000000100000" w:firstRow="0" w:lastRow="0" w:firstColumn="0" w:lastColumn="0" w:oddVBand="0" w:evenVBand="0" w:oddHBand="1" w:evenHBand="0" w:firstRowFirstColumn="0" w:firstRowLastColumn="0" w:lastRowFirstColumn="0" w:lastRowLastColumn="0"/>
          <w:wAfter w:w="3600" w:type="dxa"/>
          <w:trHeight w:val="197"/>
          <w:ins w:id="158" w:author="Musavi, Hamid [USA]" w:date="2017-03-12T19:50:00Z"/>
        </w:trPr>
        <w:tc>
          <w:tcPr>
            <w:cnfStyle w:val="001000000000" w:firstRow="0" w:lastRow="0" w:firstColumn="1" w:lastColumn="0" w:oddVBand="0" w:evenVBand="0" w:oddHBand="0" w:evenHBand="0" w:firstRowFirstColumn="0" w:firstRowLastColumn="0" w:lastRowFirstColumn="0" w:lastRowLastColumn="0"/>
            <w:tcW w:w="3665" w:type="dxa"/>
          </w:tcPr>
          <w:p w14:paraId="7DFB7FA0" w14:textId="77777777" w:rsidR="007921AA" w:rsidRDefault="007921AA" w:rsidP="007921AA">
            <w:pPr>
              <w:rPr>
                <w:ins w:id="159" w:author="Musavi, Hamid [USA]" w:date="2017-03-12T19:50:00Z"/>
                <w:b w:val="0"/>
              </w:rPr>
            </w:pPr>
            <w:proofErr w:type="gramStart"/>
            <w:ins w:id="160" w:author="Musavi, Hamid [USA]" w:date="2017-03-12T19:50:00Z">
              <w:r>
                <w:rPr>
                  <w:b w:val="0"/>
                </w:rPr>
                <w:t>ode</w:t>
              </w:r>
              <w:proofErr w:type="gramEnd"/>
              <w:r>
                <w:rPr>
                  <w:b w:val="0"/>
                </w:rPr>
                <w:t>.</w:t>
              </w:r>
              <w:r>
                <w:t xml:space="preserve"> </w:t>
              </w:r>
              <w:proofErr w:type="spellStart"/>
              <w:r w:rsidRPr="003551B9">
                <w:rPr>
                  <w:b w:val="0"/>
                </w:rPr>
                <w:t>ddsWebsocketUrl</w:t>
              </w:r>
              <w:proofErr w:type="spellEnd"/>
            </w:ins>
          </w:p>
        </w:tc>
        <w:tc>
          <w:tcPr>
            <w:tcW w:w="5707" w:type="dxa"/>
          </w:tcPr>
          <w:p w14:paraId="345C1A2E" w14:textId="77777777" w:rsidR="007921AA" w:rsidRPr="003551B9" w:rsidRDefault="007921AA" w:rsidP="007921AA">
            <w:pPr>
              <w:cnfStyle w:val="000000100000" w:firstRow="0" w:lastRow="0" w:firstColumn="0" w:lastColumn="0" w:oddVBand="0" w:evenVBand="0" w:oddHBand="1" w:evenHBand="0" w:firstRowFirstColumn="0" w:firstRowLastColumn="0" w:lastRowFirstColumn="0" w:lastRowLastColumn="0"/>
              <w:rPr>
                <w:ins w:id="161" w:author="Musavi, Hamid [USA]" w:date="2017-03-12T19:50:00Z"/>
              </w:rPr>
            </w:pPr>
            <w:ins w:id="162" w:author="Musavi, Hamid [USA]" w:date="2017-03-12T19:50:00Z">
              <w:r w:rsidRPr="003551B9">
                <w:t>wss://webapp2.connectedvcs.com/whtools23/websocket</w:t>
              </w:r>
            </w:ins>
          </w:p>
        </w:tc>
        <w:tc>
          <w:tcPr>
            <w:tcW w:w="1194" w:type="dxa"/>
          </w:tcPr>
          <w:p w14:paraId="4C6536B2" w14:textId="77777777" w:rsidR="007921AA" w:rsidRDefault="007921AA" w:rsidP="007921AA">
            <w:pPr>
              <w:jc w:val="center"/>
              <w:cnfStyle w:val="000000100000" w:firstRow="0" w:lastRow="0" w:firstColumn="0" w:lastColumn="0" w:oddVBand="0" w:evenVBand="0" w:oddHBand="1" w:evenHBand="0" w:firstRowFirstColumn="0" w:firstRowLastColumn="0" w:lastRowFirstColumn="0" w:lastRowLastColumn="0"/>
              <w:rPr>
                <w:ins w:id="163" w:author="Musavi, Hamid [USA]" w:date="2017-03-12T19:50:00Z"/>
              </w:rPr>
            </w:pPr>
          </w:p>
        </w:tc>
        <w:tc>
          <w:tcPr>
            <w:tcW w:w="2479" w:type="dxa"/>
          </w:tcPr>
          <w:p w14:paraId="61F0184A" w14:textId="77777777" w:rsidR="007921AA" w:rsidRDefault="007921AA" w:rsidP="007921AA">
            <w:pPr>
              <w:cnfStyle w:val="000000100000" w:firstRow="0" w:lastRow="0" w:firstColumn="0" w:lastColumn="0" w:oddVBand="0" w:evenVBand="0" w:oddHBand="1" w:evenHBand="0" w:firstRowFirstColumn="0" w:firstRowLastColumn="0" w:lastRowFirstColumn="0" w:lastRowLastColumn="0"/>
              <w:rPr>
                <w:ins w:id="164" w:author="Musavi, Hamid [USA]" w:date="2017-03-12T19:50:00Z"/>
              </w:rPr>
            </w:pPr>
            <w:ins w:id="165" w:author="Musavi, Hamid [USA]" w:date="2017-03-12T19:50:00Z">
              <w:r>
                <w:t xml:space="preserve">URL of the US DOT SDW </w:t>
              </w:r>
              <w:proofErr w:type="spellStart"/>
              <w:r>
                <w:t>WebSockets</w:t>
              </w:r>
              <w:proofErr w:type="spellEnd"/>
              <w:r>
                <w:t xml:space="preserve"> API</w:t>
              </w:r>
            </w:ins>
          </w:p>
        </w:tc>
      </w:tr>
    </w:tbl>
    <w:p w14:paraId="10BE06FC" w14:textId="77777777" w:rsidR="00D4195B" w:rsidRDefault="00D4195B" w:rsidP="00C26C45">
      <w:pPr>
        <w:rPr>
          <w:ins w:id="166" w:author="Musavi, Hamid [USA]" w:date="2017-03-12T19:50:00Z"/>
        </w:r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167" w:name="_Toc477116110"/>
      <w:r>
        <w:t>ODE Log</w:t>
      </w:r>
      <w:r w:rsidR="00316B55">
        <w:t>ging</w:t>
      </w:r>
      <w:r>
        <w:t xml:space="preserve"> Properties</w:t>
      </w:r>
      <w:bookmarkEnd w:id="167"/>
    </w:p>
    <w:p w14:paraId="005D78E4" w14:textId="77777777" w:rsidR="00316B55" w:rsidRDefault="00316B55" w:rsidP="00D1087D">
      <w:r>
        <w:t>ODE produces two log files:</w:t>
      </w:r>
    </w:p>
    <w:p w14:paraId="403A009A" w14:textId="363B393E" w:rsidR="00316B55" w:rsidRDefault="00316B55" w:rsidP="00316B55">
      <w:pPr>
        <w:pStyle w:val="ListParagraph"/>
        <w:numPr>
          <w:ilvl w:val="0"/>
          <w:numId w:val="41"/>
        </w:numPr>
      </w:pPr>
      <w:r>
        <w:t>The application log file</w:t>
      </w:r>
      <w:r w:rsidR="00A6029C">
        <w:t>: for overall application health monitoring</w:t>
      </w:r>
    </w:p>
    <w:p w14:paraId="617FF226" w14:textId="5934CAE1" w:rsidR="00316B55" w:rsidRDefault="00316B55" w:rsidP="00316B55">
      <w:pPr>
        <w:pStyle w:val="ListParagraph"/>
        <w:numPr>
          <w:ilvl w:val="0"/>
          <w:numId w:val="41"/>
        </w:numPr>
      </w:pPr>
      <w:r>
        <w:t>Events log file</w:t>
      </w:r>
      <w:r w:rsidR="00A6029C">
        <w:t>: for tracking and monitoring major data events such as the flow of data files through the system</w:t>
      </w:r>
    </w:p>
    <w:p w14:paraId="651EA911" w14:textId="77777777" w:rsidR="00927FC8" w:rsidRDefault="00316B55" w:rsidP="00D1087D">
      <w:pPr>
        <w:rPr>
          <w:ins w:id="168" w:author="Musavi, Hamid [USA]" w:date="2017-03-12T19:50:00Z"/>
        </w:rPr>
      </w:pPr>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Pr>
        <w:rPr>
          <w:ins w:id="169" w:author="Musavi, Hamid [USA]" w:date="2017-03-12T19:50:00Z"/>
        </w:rPr>
      </w:pPr>
    </w:p>
    <w:p w14:paraId="5B0DE2AE" w14:textId="77777777" w:rsidR="00927FC8" w:rsidRPr="00927FC8" w:rsidRDefault="00927FC8" w:rsidP="00927FC8">
      <w:pPr>
        <w:rPr>
          <w:ins w:id="170" w:author="Musavi, Hamid [USA]" w:date="2017-03-12T19:50:00Z"/>
        </w:rPr>
      </w:pPr>
    </w:p>
    <w:p w14:paraId="3EBE0FAB" w14:textId="77777777" w:rsidR="00927FC8" w:rsidRPr="00927FC8" w:rsidRDefault="00927FC8" w:rsidP="00927FC8">
      <w:pPr>
        <w:rPr>
          <w:ins w:id="171" w:author="Musavi, Hamid [USA]" w:date="2017-03-12T19:50:00Z"/>
        </w:rPr>
      </w:pPr>
    </w:p>
    <w:p w14:paraId="1C6BE086" w14:textId="77777777" w:rsidR="00927FC8" w:rsidRPr="00927FC8" w:rsidRDefault="00927FC8" w:rsidP="00927FC8">
      <w:pPr>
        <w:rPr>
          <w:ins w:id="172" w:author="Musavi, Hamid [USA]" w:date="2017-03-12T19:50:00Z"/>
        </w:rPr>
      </w:pPr>
    </w:p>
    <w:p w14:paraId="71914081" w14:textId="77777777" w:rsidR="00927FC8" w:rsidRPr="00E53E91" w:rsidRDefault="00927FC8" w:rsidP="00E53E91">
      <w:pPr>
        <w:rPr>
          <w:ins w:id="173" w:author="Musavi, Hamid [USA]" w:date="2017-03-12T19:50:00Z"/>
        </w:rPr>
      </w:pPr>
    </w:p>
    <w:p w14:paraId="6C648E2B" w14:textId="77777777" w:rsidR="00927FC8" w:rsidRPr="00B54D4D" w:rsidRDefault="00927FC8" w:rsidP="00B54D4D">
      <w:pPr>
        <w:rPr>
          <w:ins w:id="174" w:author="Musavi, Hamid [USA]" w:date="2017-03-12T19:50:00Z"/>
        </w:rPr>
      </w:pPr>
    </w:p>
    <w:p w14:paraId="68AF0AD2" w14:textId="77777777" w:rsidR="00927FC8" w:rsidRDefault="00927FC8" w:rsidP="00927FC8">
      <w:pPr>
        <w:rPr>
          <w:ins w:id="175" w:author="Musavi, Hamid [USA]" w:date="2017-03-12T19:50:00Z"/>
        </w:rPr>
      </w:pPr>
    </w:p>
    <w:p w14:paraId="1E3EF63A" w14:textId="77777777" w:rsidR="00927FC8" w:rsidRDefault="00927FC8" w:rsidP="00927FC8">
      <w:pPr>
        <w:rPr>
          <w:ins w:id="176" w:author="Musavi, Hamid [USA]" w:date="2017-03-12T19:50:00Z"/>
        </w:rPr>
      </w:pPr>
    </w:p>
    <w:p w14:paraId="7078E409" w14:textId="77777777" w:rsidR="00D1087D" w:rsidRPr="00927FC8" w:rsidRDefault="00927FC8" w:rsidP="00CA4BB4">
      <w:pPr>
        <w:tabs>
          <w:tab w:val="center" w:pos="4680"/>
        </w:tabs>
        <w:rPr>
          <w:ins w:id="177" w:author="Musavi, Hamid [USA]" w:date="2017-03-12T19:50:00Z"/>
        </w:rPr>
        <w:sectPr w:rsidR="00D1087D" w:rsidRPr="00927FC8" w:rsidSect="00927FC8">
          <w:pgSz w:w="12240" w:h="15840"/>
          <w:pgMar w:top="1440" w:right="1440" w:bottom="1440" w:left="1440" w:header="720" w:footer="720" w:gutter="0"/>
          <w:cols w:space="720"/>
          <w:docGrid w:linePitch="299"/>
        </w:sectPr>
      </w:pPr>
      <w:ins w:id="178" w:author="Musavi, Hamid [USA]" w:date="2017-03-12T19:50:00Z">
        <w:r>
          <w:tab/>
        </w:r>
      </w:ins>
    </w:p>
    <w:p w14:paraId="68D12CB8" w14:textId="77777777" w:rsidR="00C26C45" w:rsidRDefault="00C26C45" w:rsidP="00C26C45">
      <w:pPr>
        <w:rPr>
          <w:ins w:id="179" w:author="Musavi, Hamid [USA]" w:date="2017-03-12T19:50:00Z"/>
        </w:rPr>
      </w:pPr>
    </w:p>
    <w:p w14:paraId="7228E105" w14:textId="0D93F77F" w:rsidR="00D1087D" w:rsidRPr="00D1087D" w:rsidRDefault="00D1087D" w:rsidP="00D1087D">
      <w:pPr>
        <w:rPr>
          <w:del w:id="180" w:author="Musavi, Hamid [USA]" w:date="2017-03-12T19:50:00Z"/>
        </w:rPr>
        <w:sectPr w:rsidR="00D1087D" w:rsidRPr="00D1087D" w:rsidSect="004E1AED">
          <w:footerReference w:type="default" r:id="rId34"/>
          <w:pgSz w:w="12240" w:h="15840"/>
          <w:pgMar w:top="1440" w:right="1440" w:bottom="1440" w:left="1440" w:header="720" w:footer="720" w:gutter="0"/>
          <w:cols w:space="720"/>
          <w:titlePg/>
          <w:docGrid w:linePitch="299"/>
        </w:sectPr>
      </w:pPr>
    </w:p>
    <w:p w14:paraId="7BE3A2E9" w14:textId="6E6BD69B" w:rsidR="00C26C45" w:rsidRDefault="00C26C45" w:rsidP="00C26C45">
      <w:pPr>
        <w:rPr>
          <w:del w:id="184" w:author="Musavi, Hamid [USA]" w:date="2017-03-12T19:50:00Z"/>
        </w:rPr>
      </w:pPr>
    </w:p>
    <w:p w14:paraId="26C5722C" w14:textId="3BAD8DFF" w:rsidR="00C26C45" w:rsidRDefault="00CB08F3" w:rsidP="00CB08F3">
      <w:pPr>
        <w:pStyle w:val="Heading1"/>
      </w:pPr>
      <w:bookmarkStart w:id="185" w:name="_Toc462052285"/>
      <w:bookmarkStart w:id="186" w:name="_Toc477116111"/>
      <w:r>
        <w:t>ODE</w:t>
      </w:r>
      <w:r w:rsidR="00C26C45" w:rsidRPr="001E40C7">
        <w:t xml:space="preserve"> </w:t>
      </w:r>
      <w:ins w:id="187" w:author="Musavi, Hamid [USA]" w:date="2017-03-12T19:50:00Z">
        <w:r w:rsidR="00A529B3">
          <w:t>Features</w:t>
        </w:r>
      </w:ins>
      <w:del w:id="188" w:author="Musavi, Hamid [USA]" w:date="2017-03-12T19:50:00Z">
        <w:r w:rsidR="00C26C45" w:rsidRPr="001E40C7">
          <w:delText>INTERFACES</w:delText>
        </w:r>
      </w:del>
      <w:bookmarkEnd w:id="185"/>
      <w:bookmarkEnd w:id="186"/>
    </w:p>
    <w:p w14:paraId="0C2D52D8" w14:textId="77777777" w:rsidR="00A529B3" w:rsidRDefault="00A529B3" w:rsidP="00CA4BB4">
      <w:pPr>
        <w:rPr>
          <w:ins w:id="189" w:author="Musavi, Hamid [USA]" w:date="2017-03-12T19:50:00Z"/>
        </w:rPr>
      </w:pPr>
      <w:ins w:id="190" w:author="Musavi, Hamid [USA]" w:date="2017-03-12T19:50:00Z">
        <w:r>
          <w:t>JPO ODE provides the following features and functions to TMC applications:</w:t>
        </w:r>
      </w:ins>
    </w:p>
    <w:p w14:paraId="41CFEED4" w14:textId="77777777" w:rsidR="00A529B3" w:rsidRDefault="001A3B89" w:rsidP="00A529B3">
      <w:pPr>
        <w:pStyle w:val="ListParagraph"/>
        <w:numPr>
          <w:ilvl w:val="0"/>
          <w:numId w:val="42"/>
        </w:numPr>
        <w:rPr>
          <w:ins w:id="191" w:author="Musavi, Hamid [USA]" w:date="2017-03-12T19:50:00Z"/>
        </w:rPr>
      </w:pPr>
      <w:ins w:id="192" w:author="Musavi, Hamid [USA]" w:date="2017-03-12T19:50:00Z">
        <w:r>
          <w:t xml:space="preserve">IEEE 1609.2 </w:t>
        </w:r>
        <w:r w:rsidR="00A529B3">
          <w:t>Compliance</w:t>
        </w:r>
      </w:ins>
    </w:p>
    <w:p w14:paraId="610A03FE" w14:textId="77777777" w:rsidR="00A529B3" w:rsidRDefault="00A529B3" w:rsidP="00A529B3">
      <w:pPr>
        <w:pStyle w:val="ListParagraph"/>
        <w:numPr>
          <w:ilvl w:val="0"/>
          <w:numId w:val="42"/>
        </w:numPr>
        <w:rPr>
          <w:ins w:id="193" w:author="Musavi, Hamid [USA]" w:date="2017-03-12T19:50:00Z"/>
        </w:rPr>
      </w:pPr>
      <w:ins w:id="194" w:author="Musavi, Hamid [USA]" w:date="2017-03-12T19:50:00Z">
        <w:r>
          <w:t>SCMS Certificate Management</w:t>
        </w:r>
      </w:ins>
    </w:p>
    <w:p w14:paraId="58482454" w14:textId="77777777" w:rsidR="00A529B3" w:rsidRDefault="00A529B3" w:rsidP="00CA4BB4">
      <w:pPr>
        <w:pStyle w:val="ListParagraph"/>
        <w:numPr>
          <w:ilvl w:val="0"/>
          <w:numId w:val="42"/>
        </w:numPr>
        <w:rPr>
          <w:ins w:id="195" w:author="Musavi, Hamid [USA]" w:date="2017-03-12T19:50:00Z"/>
        </w:rPr>
      </w:pPr>
      <w:ins w:id="196" w:author="Musavi, Hamid [USA]" w:date="2017-03-12T19:50:00Z">
        <w:r>
          <w:t>Inbound BSM Distribution</w:t>
        </w:r>
      </w:ins>
    </w:p>
    <w:p w14:paraId="62A68A6C" w14:textId="77777777" w:rsidR="00A529B3" w:rsidRDefault="00A529B3" w:rsidP="00CA4BB4">
      <w:pPr>
        <w:pStyle w:val="ListParagraph"/>
        <w:numPr>
          <w:ilvl w:val="0"/>
          <w:numId w:val="42"/>
        </w:numPr>
        <w:rPr>
          <w:ins w:id="197" w:author="Musavi, Hamid [USA]" w:date="2017-03-12T19:50:00Z"/>
        </w:rPr>
      </w:pPr>
      <w:ins w:id="198" w:author="Musavi, Hamid [USA]" w:date="2017-03-12T19:50:00Z">
        <w:r>
          <w:t>Inbound Probe Data Distribution</w:t>
        </w:r>
      </w:ins>
    </w:p>
    <w:p w14:paraId="2A193E42" w14:textId="77777777" w:rsidR="001A3B89" w:rsidRDefault="001A3B89" w:rsidP="001A3B89">
      <w:pPr>
        <w:pStyle w:val="ListParagraph"/>
        <w:numPr>
          <w:ilvl w:val="0"/>
          <w:numId w:val="42"/>
        </w:numPr>
        <w:rPr>
          <w:ins w:id="199" w:author="Musavi, Hamid [USA]" w:date="2017-03-12T19:50:00Z"/>
        </w:rPr>
      </w:pPr>
      <w:ins w:id="200" w:author="Musavi, Hamid [USA]" w:date="2017-03-12T19:50:00Z">
        <w:r>
          <w:t>Outbound Probe Device Management</w:t>
        </w:r>
      </w:ins>
    </w:p>
    <w:p w14:paraId="25762878" w14:textId="77777777" w:rsidR="00A529B3" w:rsidRDefault="00A529B3" w:rsidP="00CA4BB4">
      <w:pPr>
        <w:pStyle w:val="ListParagraph"/>
        <w:numPr>
          <w:ilvl w:val="0"/>
          <w:numId w:val="42"/>
        </w:numPr>
        <w:rPr>
          <w:ins w:id="201" w:author="Musavi, Hamid [USA]" w:date="2017-03-12T19:50:00Z"/>
        </w:rPr>
      </w:pPr>
      <w:ins w:id="202" w:author="Musavi, Hamid [USA]" w:date="2017-03-12T19:50:00Z">
        <w:r>
          <w:t>Outbound TIM Broadcast</w:t>
        </w:r>
      </w:ins>
    </w:p>
    <w:p w14:paraId="40FB49CD" w14:textId="77777777" w:rsidR="00A529B3" w:rsidRDefault="00A529B3" w:rsidP="00CA4BB4">
      <w:pPr>
        <w:pStyle w:val="ListParagraph"/>
        <w:numPr>
          <w:ilvl w:val="0"/>
          <w:numId w:val="42"/>
        </w:numPr>
        <w:rPr>
          <w:ins w:id="203" w:author="Musavi, Hamid [USA]" w:date="2017-03-12T19:50:00Z"/>
        </w:rPr>
      </w:pPr>
      <w:ins w:id="204" w:author="Musavi, Hamid [USA]" w:date="2017-03-12T19:50:00Z">
        <w:r>
          <w:t>Inbound TIM Distribution</w:t>
        </w:r>
      </w:ins>
    </w:p>
    <w:p w14:paraId="034B1EE2" w14:textId="77777777" w:rsidR="00A529B3" w:rsidRDefault="001A3B89" w:rsidP="00CA4BB4">
      <w:pPr>
        <w:pStyle w:val="ListParagraph"/>
        <w:numPr>
          <w:ilvl w:val="0"/>
          <w:numId w:val="42"/>
        </w:numPr>
        <w:rPr>
          <w:ins w:id="205" w:author="Musavi, Hamid [USA]" w:date="2017-03-12T19:50:00Z"/>
        </w:rPr>
      </w:pPr>
      <w:ins w:id="206" w:author="Musavi, Hamid [USA]" w:date="2017-03-12T19:50:00Z">
        <w:r>
          <w:t>Data Validation</w:t>
        </w:r>
      </w:ins>
    </w:p>
    <w:p w14:paraId="73EC7CAB" w14:textId="77777777" w:rsidR="001A3B89" w:rsidRDefault="001A3B89" w:rsidP="00CA4BB4">
      <w:pPr>
        <w:pStyle w:val="ListParagraph"/>
        <w:numPr>
          <w:ilvl w:val="0"/>
          <w:numId w:val="42"/>
        </w:numPr>
        <w:rPr>
          <w:ins w:id="207" w:author="Musavi, Hamid [USA]" w:date="2017-03-12T19:50:00Z"/>
        </w:rPr>
      </w:pPr>
      <w:ins w:id="208" w:author="Musavi, Hamid [USA]" w:date="2017-03-12T19:50:00Z">
        <w:r>
          <w:t>Data Sanitization</w:t>
        </w:r>
      </w:ins>
    </w:p>
    <w:p w14:paraId="5277B1A5" w14:textId="77777777" w:rsidR="001A3B89" w:rsidRDefault="001A3B89" w:rsidP="001A3B89">
      <w:pPr>
        <w:rPr>
          <w:ins w:id="209" w:author="Musavi, Hamid [USA]" w:date="2017-03-12T19:50:00Z"/>
        </w:rPr>
      </w:pPr>
    </w:p>
    <w:p w14:paraId="54E6EBB8" w14:textId="77777777" w:rsidR="001A3B89" w:rsidRPr="00A529B3" w:rsidRDefault="001A3B89" w:rsidP="00CA4BB4">
      <w:pPr>
        <w:pStyle w:val="Heading2"/>
        <w:rPr>
          <w:ins w:id="210" w:author="Musavi, Hamid [USA]" w:date="2017-03-12T19:50:00Z"/>
        </w:rPr>
      </w:pPr>
      <w:bookmarkStart w:id="211" w:name="_Toc477116112"/>
      <w:ins w:id="212" w:author="Musavi, Hamid [USA]" w:date="2017-03-12T19:50:00Z">
        <w:r>
          <w:t>IEEE 1609.2 Compliance</w:t>
        </w:r>
        <w:bookmarkEnd w:id="211"/>
      </w:ins>
    </w:p>
    <w:p w14:paraId="39EDD772" w14:textId="77777777" w:rsidR="00A529B3" w:rsidRDefault="001A3B89" w:rsidP="00C26C45">
      <w:pPr>
        <w:rPr>
          <w:ins w:id="213" w:author="Musavi, Hamid [USA]" w:date="2017-03-12T19:50:00Z"/>
        </w:rPr>
      </w:pPr>
      <w:ins w:id="214" w:author="Musavi, Hamid [USA]" w:date="2017-03-12T19:50:00Z">
        <w:r>
          <w:t>TBD</w:t>
        </w:r>
      </w:ins>
    </w:p>
    <w:p w14:paraId="746F15F0" w14:textId="77777777" w:rsidR="001A3B89" w:rsidRDefault="001A3B89" w:rsidP="00CA4BB4">
      <w:pPr>
        <w:pStyle w:val="Heading2"/>
        <w:rPr>
          <w:ins w:id="215" w:author="Musavi, Hamid [USA]" w:date="2017-03-12T19:50:00Z"/>
        </w:rPr>
      </w:pPr>
      <w:bookmarkStart w:id="216" w:name="_Toc477116113"/>
      <w:ins w:id="217" w:author="Musavi, Hamid [USA]" w:date="2017-03-12T19:50:00Z">
        <w:r>
          <w:t>SCMS Certificate Management</w:t>
        </w:r>
        <w:bookmarkEnd w:id="216"/>
      </w:ins>
    </w:p>
    <w:p w14:paraId="64A99D1C" w14:textId="77777777" w:rsidR="001A3B89" w:rsidRDefault="001A3B89" w:rsidP="00CA4BB4">
      <w:pPr>
        <w:rPr>
          <w:ins w:id="218" w:author="Musavi, Hamid [USA]" w:date="2017-03-12T19:50:00Z"/>
        </w:rPr>
      </w:pPr>
      <w:ins w:id="219" w:author="Musavi, Hamid [USA]" w:date="2017-03-12T19:50:00Z">
        <w:r>
          <w:t>TBD</w:t>
        </w:r>
      </w:ins>
    </w:p>
    <w:p w14:paraId="59FD1E00" w14:textId="77777777" w:rsidR="001A3B89" w:rsidRDefault="001A3B89" w:rsidP="00CA4BB4">
      <w:pPr>
        <w:pStyle w:val="Heading2"/>
        <w:rPr>
          <w:ins w:id="220" w:author="Musavi, Hamid [USA]" w:date="2017-03-12T19:50:00Z"/>
        </w:rPr>
      </w:pPr>
      <w:bookmarkStart w:id="221" w:name="_Toc477116114"/>
      <w:ins w:id="222" w:author="Musavi, Hamid [USA]" w:date="2017-03-12T19:50:00Z">
        <w:r>
          <w:t>Inbound BSM Distribution</w:t>
        </w:r>
        <w:bookmarkEnd w:id="221"/>
      </w:ins>
    </w:p>
    <w:p w14:paraId="5E74D63E" w14:textId="77777777" w:rsidR="001A3B89" w:rsidRDefault="001A3B89" w:rsidP="00CA4BB4">
      <w:pPr>
        <w:rPr>
          <w:ins w:id="223" w:author="Musavi, Hamid [USA]" w:date="2017-03-12T19:50:00Z"/>
        </w:rPr>
      </w:pPr>
      <w:ins w:id="224" w:author="Musavi, Hamid [USA]" w:date="2017-03-12T19:50:00Z">
        <w:r>
          <w:t xml:space="preserve">ODE accepts Inbound BSMs via File Copy Data Deposit mechanism as described in section </w:t>
        </w:r>
        <w:r>
          <w:fldChar w:fldCharType="begin"/>
        </w:r>
        <w:r>
          <w:instrText xml:space="preserve"> REF _Ref471804194 \r \h </w:instrText>
        </w:r>
      </w:ins>
      <w:ins w:id="225" w:author="Musavi, Hamid [USA]" w:date="2017-03-12T19:50:00Z">
        <w:r>
          <w:fldChar w:fldCharType="separate"/>
        </w:r>
        <w:r>
          <w:t>8.1</w:t>
        </w:r>
        <w:r>
          <w:fldChar w:fldCharType="end"/>
        </w:r>
        <w:r>
          <w:t>.</w:t>
        </w:r>
      </w:ins>
    </w:p>
    <w:p w14:paraId="434BE61C" w14:textId="77777777" w:rsidR="001A3B89" w:rsidRDefault="001A3B89" w:rsidP="00CA4BB4">
      <w:pPr>
        <w:rPr>
          <w:ins w:id="226" w:author="Musavi, Hamid [USA]" w:date="2017-03-12T19:50:00Z"/>
        </w:rPr>
      </w:pPr>
      <w:ins w:id="227" w:author="Musavi, Hamid [USA]" w:date="2017-03-12T19:50:00Z">
        <w:r>
          <w:t xml:space="preserve">The ODE propagates BSM data to applications via a subscription service provided by Kafka messaging hub. See section </w:t>
        </w:r>
        <w:r>
          <w:fldChar w:fldCharType="begin"/>
        </w:r>
        <w:r>
          <w:instrText xml:space="preserve"> REF _Ref471811829 \r \h </w:instrText>
        </w:r>
      </w:ins>
      <w:ins w:id="228" w:author="Musavi, Hamid [USA]" w:date="2017-03-12T19:50:00Z">
        <w:r>
          <w:fldChar w:fldCharType="separate"/>
        </w:r>
        <w:r>
          <w:t>8.3.1</w:t>
        </w:r>
        <w:r>
          <w:fldChar w:fldCharType="end"/>
        </w:r>
        <w:r>
          <w:t xml:space="preserve"> for the topic names to which applications can subscribe.</w:t>
        </w:r>
      </w:ins>
    </w:p>
    <w:p w14:paraId="51C794FD" w14:textId="77777777" w:rsidR="001A3B89" w:rsidRDefault="001A3B89" w:rsidP="00CA4BB4">
      <w:pPr>
        <w:pStyle w:val="Heading2"/>
        <w:rPr>
          <w:ins w:id="229" w:author="Musavi, Hamid [USA]" w:date="2017-03-12T19:50:00Z"/>
        </w:rPr>
      </w:pPr>
      <w:bookmarkStart w:id="230" w:name="_Toc477116115"/>
      <w:ins w:id="231" w:author="Musavi, Hamid [USA]" w:date="2017-03-12T19:50:00Z">
        <w:r>
          <w:t>Inbound Probe Data Distribution</w:t>
        </w:r>
        <w:bookmarkEnd w:id="230"/>
      </w:ins>
    </w:p>
    <w:p w14:paraId="70AB9F6D" w14:textId="77777777" w:rsidR="001A3B89" w:rsidRDefault="001A3B89" w:rsidP="00CA4BB4">
      <w:pPr>
        <w:rPr>
          <w:ins w:id="232" w:author="Musavi, Hamid [USA]" w:date="2017-03-12T19:50:00Z"/>
        </w:rPr>
      </w:pPr>
      <w:ins w:id="233" w:author="Musavi, Hamid [USA]" w:date="2017-03-12T19:50:00Z">
        <w:r>
          <w:t>TBD</w:t>
        </w:r>
      </w:ins>
    </w:p>
    <w:p w14:paraId="030FF98F" w14:textId="77777777" w:rsidR="00B63D68" w:rsidRDefault="00B63D68" w:rsidP="00B63D68">
      <w:pPr>
        <w:pStyle w:val="Heading2"/>
        <w:rPr>
          <w:ins w:id="234" w:author="Musavi, Hamid [USA]" w:date="2017-03-12T19:50:00Z"/>
        </w:rPr>
      </w:pPr>
      <w:bookmarkStart w:id="235" w:name="_Toc477116116"/>
      <w:ins w:id="236" w:author="Musavi, Hamid [USA]" w:date="2017-03-12T19:50:00Z">
        <w:r>
          <w:lastRenderedPageBreak/>
          <w:t>Outbound Probe Device Management</w:t>
        </w:r>
        <w:bookmarkEnd w:id="235"/>
      </w:ins>
    </w:p>
    <w:p w14:paraId="16E5983A" w14:textId="77777777" w:rsidR="00B63D68" w:rsidRDefault="00B63D68" w:rsidP="00B63D68">
      <w:pPr>
        <w:rPr>
          <w:ins w:id="237" w:author="Musavi, Hamid [USA]" w:date="2017-03-12T19:50:00Z"/>
        </w:rPr>
      </w:pPr>
      <w:ins w:id="238" w:author="Musavi, Hamid [USA]" w:date="2017-03-12T19:50:00Z">
        <w:r>
          <w:t>TBD</w:t>
        </w:r>
      </w:ins>
    </w:p>
    <w:p w14:paraId="010DA22C" w14:textId="77777777" w:rsidR="001A3B89" w:rsidRDefault="001A3B89" w:rsidP="00CA4BB4">
      <w:pPr>
        <w:pStyle w:val="Heading2"/>
        <w:rPr>
          <w:ins w:id="239" w:author="Musavi, Hamid [USA]" w:date="2017-03-12T19:50:00Z"/>
        </w:rPr>
      </w:pPr>
      <w:bookmarkStart w:id="240" w:name="_Toc477116117"/>
      <w:ins w:id="241" w:author="Musavi, Hamid [USA]" w:date="2017-03-12T19:50:00Z">
        <w:r>
          <w:t>Outbound TIM Broadcast</w:t>
        </w:r>
        <w:bookmarkEnd w:id="240"/>
      </w:ins>
    </w:p>
    <w:p w14:paraId="031325D7" w14:textId="77777777" w:rsidR="001A3B89" w:rsidRDefault="001A3B89" w:rsidP="001A3B89">
      <w:pPr>
        <w:rPr>
          <w:ins w:id="242" w:author="Musavi, Hamid [USA]" w:date="2017-03-12T19:50:00Z"/>
        </w:rPr>
      </w:pPr>
      <w:ins w:id="243" w:author="Musavi, Hamid [USA]" w:date="2017-03-12T19:50:00Z">
        <w:r>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 to an array of Roadside Units (RSUs).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ins>
    </w:p>
    <w:p w14:paraId="109F50E6" w14:textId="77777777" w:rsidR="001A3B89" w:rsidRDefault="001A3B89" w:rsidP="00CA4BB4">
      <w:pPr>
        <w:pStyle w:val="Heading3"/>
        <w:rPr>
          <w:ins w:id="244" w:author="Musavi, Hamid [USA]" w:date="2017-03-12T19:50:00Z"/>
        </w:rPr>
      </w:pPr>
      <w:bookmarkStart w:id="245" w:name="_Toc477116118"/>
      <w:ins w:id="246" w:author="Musavi, Hamid [USA]" w:date="2017-03-12T19:50:00Z">
        <w:r>
          <w:t>TIM Broadcast Request Quick Start Guide</w:t>
        </w:r>
        <w:bookmarkEnd w:id="245"/>
      </w:ins>
    </w:p>
    <w:p w14:paraId="4AEF3179" w14:textId="77777777" w:rsidR="001A3B89" w:rsidRDefault="001A3B89" w:rsidP="001A3B89">
      <w:pPr>
        <w:rPr>
          <w:ins w:id="247" w:author="Musavi, Hamid [USA]" w:date="2017-03-12T19:50:00Z"/>
        </w:rPr>
      </w:pPr>
      <w:ins w:id="248" w:author="Musavi, Hamid [USA]" w:date="2017-03-12T19:50:00Z">
        <w:r>
          <w:t>To run a local test of the TIM Message API, please follow these instructions:</w:t>
        </w:r>
      </w:ins>
    </w:p>
    <w:p w14:paraId="5549DD10" w14:textId="77777777" w:rsidR="001A3B89" w:rsidRDefault="001A3B89" w:rsidP="00CA4BB4">
      <w:pPr>
        <w:pStyle w:val="ListParagraph"/>
        <w:numPr>
          <w:ilvl w:val="0"/>
          <w:numId w:val="44"/>
        </w:numPr>
        <w:rPr>
          <w:ins w:id="249" w:author="Musavi, Hamid [USA]" w:date="2017-03-12T19:50:00Z"/>
        </w:rPr>
      </w:pPr>
      <w:ins w:id="250" w:author="Musavi, Hamid [USA]" w:date="2017-03-12T19:50:00Z">
        <w:r>
          <w:t>Start the ODE</w:t>
        </w:r>
      </w:ins>
    </w:p>
    <w:p w14:paraId="179B448A" w14:textId="77777777" w:rsidR="001A3B89" w:rsidRDefault="00C77532" w:rsidP="00CA4BB4">
      <w:pPr>
        <w:pStyle w:val="ListParagraph"/>
        <w:numPr>
          <w:ilvl w:val="0"/>
          <w:numId w:val="44"/>
        </w:numPr>
        <w:rPr>
          <w:ins w:id="251" w:author="Musavi, Hamid [USA]" w:date="2017-03-12T19:50:00Z"/>
        </w:rPr>
      </w:pPr>
      <w:moveToRangeStart w:id="252" w:author="Musavi, Hamid [USA]" w:date="2017-03-12T19:50:00Z" w:name="move477111570"/>
      <w:moveTo w:id="253" w:author="Musavi, Hamid [USA]" w:date="2017-03-12T19:50:00Z">
        <w:r>
          <w:t xml:space="preserve">Reference the Swagger documentation located in the /docs folder of the repo to view the specifications for the API call. </w:t>
        </w:r>
      </w:moveTo>
      <w:moveToRangeEnd w:id="252"/>
      <w:ins w:id="254" w:author="Musavi, Hamid [USA]" w:date="2017-03-12T19:50:00Z">
        <w:r w:rsidR="001A3B89">
          <w:t>If needed, paste the YAML file into http://editor.swagger.io to see a rendered webpage for the documentation.</w:t>
        </w:r>
      </w:ins>
    </w:p>
    <w:p w14:paraId="3AA1117D" w14:textId="77777777" w:rsidR="001A3B89" w:rsidRDefault="001A3B89" w:rsidP="00CA4BB4">
      <w:pPr>
        <w:pStyle w:val="ListParagraph"/>
        <w:numPr>
          <w:ilvl w:val="0"/>
          <w:numId w:val="44"/>
        </w:numPr>
        <w:rPr>
          <w:ins w:id="255" w:author="Musavi, Hamid [USA]" w:date="2017-03-12T19:50:00Z"/>
        </w:rPr>
      </w:pPr>
      <w:ins w:id="256" w:author="Musavi, Hamid [USA]" w:date="2017-03-12T19:50:00Z">
        <w:r>
          <w:t>Copy the curl command, run the python script, or use a web based REST tool such as Postman to send the TIM broadcast request to the ODE. Make sure the REST request body contains the IP addresses of the RSUs that you intend to send the message to as well as the required SDW parameters.</w:t>
        </w:r>
      </w:ins>
    </w:p>
    <w:p w14:paraId="5028BA75" w14:textId="77777777" w:rsidR="001A3B89" w:rsidRDefault="001A3B89" w:rsidP="00CA4BB4">
      <w:pPr>
        <w:pStyle w:val="ListParagraph"/>
        <w:numPr>
          <w:ilvl w:val="0"/>
          <w:numId w:val="41"/>
        </w:numPr>
        <w:rPr>
          <w:ins w:id="257" w:author="Musavi, Hamid [USA]" w:date="2017-03-12T19:50:00Z"/>
        </w:rPr>
      </w:pPr>
      <w:ins w:id="258" w:author="Musavi, Hamid [USA]" w:date="2017-03-12T19:50:00Z">
        <w:r>
          <w:t>The REST interface will return a response indicating the message was received by the RSUs</w:t>
        </w:r>
      </w:ins>
    </w:p>
    <w:p w14:paraId="4585F05F" w14:textId="77777777" w:rsidR="001A3B89" w:rsidRDefault="001A3B89" w:rsidP="00CA4BB4">
      <w:pPr>
        <w:pStyle w:val="Heading2"/>
        <w:rPr>
          <w:ins w:id="259" w:author="Musavi, Hamid [USA]" w:date="2017-03-12T19:50:00Z"/>
        </w:rPr>
      </w:pPr>
      <w:bookmarkStart w:id="260" w:name="_Toc477116119"/>
      <w:ins w:id="261" w:author="Musavi, Hamid [USA]" w:date="2017-03-12T19:50:00Z">
        <w:r>
          <w:t>Inbound TIM Distribution</w:t>
        </w:r>
        <w:bookmarkEnd w:id="260"/>
      </w:ins>
    </w:p>
    <w:p w14:paraId="3E634C7F" w14:textId="77777777" w:rsidR="001A3B89" w:rsidRDefault="001A3B89" w:rsidP="00CA4BB4">
      <w:pPr>
        <w:rPr>
          <w:ins w:id="262" w:author="Musavi, Hamid [USA]" w:date="2017-03-12T19:50:00Z"/>
        </w:rPr>
      </w:pPr>
      <w:ins w:id="263" w:author="Musavi, Hamid [USA]" w:date="2017-03-12T19:50:00Z">
        <w:r>
          <w:t>TBD</w:t>
        </w:r>
      </w:ins>
    </w:p>
    <w:p w14:paraId="027A71C4" w14:textId="77777777" w:rsidR="001A3B89" w:rsidRDefault="00B63D68" w:rsidP="00CA4BB4">
      <w:pPr>
        <w:pStyle w:val="Heading2"/>
        <w:rPr>
          <w:ins w:id="264" w:author="Musavi, Hamid [USA]" w:date="2017-03-12T19:50:00Z"/>
        </w:rPr>
      </w:pPr>
      <w:bookmarkStart w:id="265" w:name="_Toc477116120"/>
      <w:ins w:id="266" w:author="Musavi, Hamid [USA]" w:date="2017-03-12T19:50:00Z">
        <w:r>
          <w:t>Data validation</w:t>
        </w:r>
        <w:bookmarkEnd w:id="265"/>
      </w:ins>
    </w:p>
    <w:p w14:paraId="2E6B2693" w14:textId="77777777" w:rsidR="001A3B89" w:rsidRDefault="001A3B89" w:rsidP="00CA4BB4">
      <w:pPr>
        <w:rPr>
          <w:ins w:id="267" w:author="Musavi, Hamid [USA]" w:date="2017-03-12T19:50:00Z"/>
        </w:rPr>
      </w:pPr>
      <w:ins w:id="268" w:author="Musavi, Hamid [USA]" w:date="2017-03-12T19:50:00Z">
        <w:r>
          <w:t>TBD</w:t>
        </w:r>
      </w:ins>
    </w:p>
    <w:p w14:paraId="5FB39BFC" w14:textId="77777777" w:rsidR="001A3B89" w:rsidRDefault="00B63D68" w:rsidP="00CA4BB4">
      <w:pPr>
        <w:pStyle w:val="Heading2"/>
        <w:rPr>
          <w:ins w:id="269" w:author="Musavi, Hamid [USA]" w:date="2017-03-12T19:50:00Z"/>
        </w:rPr>
      </w:pPr>
      <w:bookmarkStart w:id="270" w:name="_Toc477116121"/>
      <w:ins w:id="271" w:author="Musavi, Hamid [USA]" w:date="2017-03-12T19:50:00Z">
        <w:r>
          <w:t>Data Sanitization</w:t>
        </w:r>
        <w:bookmarkEnd w:id="270"/>
      </w:ins>
    </w:p>
    <w:p w14:paraId="08740770" w14:textId="77777777" w:rsidR="00B63D68" w:rsidRPr="00B63D68" w:rsidRDefault="00B63D68" w:rsidP="00CA4BB4">
      <w:pPr>
        <w:rPr>
          <w:ins w:id="272" w:author="Musavi, Hamid [USA]" w:date="2017-03-12T19:50:00Z"/>
        </w:rPr>
      </w:pPr>
      <w:ins w:id="273" w:author="Musavi, Hamid [USA]" w:date="2017-03-12T19:50:00Z">
        <w:r>
          <w:t>TBD</w:t>
        </w:r>
      </w:ins>
    </w:p>
    <w:p w14:paraId="664E14F3" w14:textId="77777777" w:rsidR="001A3B89" w:rsidRPr="001A3B89" w:rsidRDefault="001A3B89" w:rsidP="001A3B89">
      <w:pPr>
        <w:rPr>
          <w:ins w:id="274" w:author="Musavi, Hamid [USA]" w:date="2017-03-12T19:50:00Z"/>
        </w:rPr>
      </w:pPr>
    </w:p>
    <w:p w14:paraId="5C869022" w14:textId="77777777" w:rsidR="00C26C45" w:rsidRDefault="00E53E91" w:rsidP="00CB08F3">
      <w:pPr>
        <w:pStyle w:val="Heading1"/>
        <w:rPr>
          <w:ins w:id="275" w:author="Musavi, Hamid [USA]" w:date="2017-03-12T19:50:00Z"/>
        </w:rPr>
      </w:pPr>
      <w:bookmarkStart w:id="276" w:name="_Toc477116122"/>
      <w:ins w:id="277" w:author="Musavi, Hamid [USA]" w:date="2017-03-12T19:50:00Z">
        <w:r>
          <w:t>Appendix A: ODE</w:t>
        </w:r>
        <w:r w:rsidRPr="001E40C7">
          <w:t xml:space="preserve"> </w:t>
        </w:r>
        <w:r>
          <w:t>Interface Specification</w:t>
        </w:r>
        <w:bookmarkEnd w:id="276"/>
      </w:ins>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B05D2B">
      <w:pPr>
        <w:pStyle w:val="ListParagraph"/>
        <w:numPr>
          <w:ilvl w:val="0"/>
          <w:numId w:val="21"/>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09C3D4BC" w:rsidR="0060433B" w:rsidRDefault="0060433B" w:rsidP="00B05D2B">
      <w:pPr>
        <w:pStyle w:val="ListParagraph"/>
        <w:numPr>
          <w:ilvl w:val="0"/>
          <w:numId w:val="21"/>
        </w:numPr>
        <w:spacing w:before="0" w:after="0" w:line="240" w:lineRule="auto"/>
        <w:contextualSpacing w:val="0"/>
      </w:pPr>
      <w:r>
        <w:t xml:space="preserve">RESTful API: upload described in section </w:t>
      </w:r>
      <w:r>
        <w:fldChar w:fldCharType="begin"/>
      </w:r>
      <w:r>
        <w:instrText xml:space="preserve"> REF _</w:instrText>
      </w:r>
      <w:ins w:id="278" w:author="Musavi, Hamid [USA]" w:date="2017-03-12T19:50:00Z">
        <w:r w:rsidR="00927FC8">
          <w:instrText>Ref476570427</w:instrText>
        </w:r>
      </w:ins>
      <w:del w:id="279" w:author="Musavi, Hamid [USA]" w:date="2017-03-12T19:50:00Z">
        <w:r>
          <w:delInstrText>Ref471803834</w:delInstrText>
        </w:r>
      </w:del>
      <w:r>
        <w:instrText xml:space="preserve"> \r \h </w:instrText>
      </w:r>
      <w:r>
        <w:fldChar w:fldCharType="separate"/>
      </w:r>
      <w:ins w:id="280" w:author="Musavi, Hamid [USA]" w:date="2017-03-12T19:50:00Z">
        <w:r w:rsidR="00927FC8">
          <w:t>7.2</w:t>
        </w:r>
      </w:ins>
      <w:del w:id="281" w:author="Musavi, Hamid [USA]" w:date="2017-03-12T19:50:00Z">
        <w:r w:rsidR="00244E15">
          <w:delText>0</w:delText>
        </w:r>
      </w:del>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72E785AB" w:rsidR="00B05D2B" w:rsidRDefault="00B05D2B" w:rsidP="00B05D2B">
      <w:pPr>
        <w:pStyle w:val="ListParagraph"/>
        <w:numPr>
          <w:ilvl w:val="0"/>
          <w:numId w:val="22"/>
        </w:numPr>
        <w:spacing w:before="0" w:after="0" w:line="240" w:lineRule="auto"/>
        <w:contextualSpacing w:val="0"/>
      </w:pPr>
      <w:r>
        <w:t xml:space="preserve">RESTful API: upload described in section </w:t>
      </w:r>
      <w:r>
        <w:fldChar w:fldCharType="begin"/>
      </w:r>
      <w:r>
        <w:instrText xml:space="preserve"> REF _</w:instrText>
      </w:r>
      <w:ins w:id="282" w:author="Musavi, Hamid [USA]" w:date="2017-03-12T19:50:00Z">
        <w:r w:rsidR="00927FC8">
          <w:instrText>Ref476570491</w:instrText>
        </w:r>
      </w:ins>
      <w:del w:id="283" w:author="Musavi, Hamid [USA]" w:date="2017-03-12T19:50:00Z">
        <w:r>
          <w:delInstrText>Ref471803834</w:delInstrText>
        </w:r>
      </w:del>
      <w:r>
        <w:instrText xml:space="preserve"> \r \h </w:instrText>
      </w:r>
      <w:r>
        <w:fldChar w:fldCharType="separate"/>
      </w:r>
      <w:ins w:id="284" w:author="Musavi, Hamid [USA]" w:date="2017-03-12T19:50:00Z">
        <w:r w:rsidR="00927FC8">
          <w:t>7.2</w:t>
        </w:r>
      </w:ins>
      <w:del w:id="285" w:author="Musavi, Hamid [USA]" w:date="2017-03-12T19:50:00Z">
        <w:r w:rsidR="00244E15">
          <w:delText>0</w:delText>
        </w:r>
      </w:del>
      <w:r>
        <w:fldChar w:fldCharType="end"/>
      </w:r>
    </w:p>
    <w:p w14:paraId="59D0318F" w14:textId="1F33EABC" w:rsidR="0060433B" w:rsidRDefault="00B05D2B" w:rsidP="00B05D2B">
      <w:pPr>
        <w:pStyle w:val="ListParagraph"/>
        <w:numPr>
          <w:ilvl w:val="0"/>
          <w:numId w:val="22"/>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36FFF7C5" w:rsidR="00B05D2B" w:rsidRDefault="00B05D2B" w:rsidP="00C26C45">
      <w:r>
        <w:t xml:space="preserve">All of the above interfaces </w:t>
      </w:r>
      <w:ins w:id="286" w:author="Musavi, Hamid [USA]" w:date="2017-03-12T19:50:00Z">
        <w:r w:rsidR="00927FC8">
          <w:t>can</w:t>
        </w:r>
      </w:ins>
      <w:del w:id="287" w:author="Musavi, Hamid [USA]" w:date="2017-03-12T19:50:00Z">
        <w:r>
          <w:delText>will</w:delText>
        </w:r>
      </w:del>
      <w:r>
        <w:t xml:space="preserve"> be secured using SSL encryption</w:t>
      </w:r>
      <w:del w:id="288" w:author="Musavi, Hamid [USA]" w:date="2017-03-12T19:50:00Z">
        <w:r>
          <w:delText xml:space="preserve"> and role based authentication and authorization</w:delText>
        </w:r>
      </w:del>
      <w:r>
        <w:t xml:space="preserve">. </w:t>
      </w:r>
    </w:p>
    <w:p w14:paraId="252A3BDF" w14:textId="72E52FD5" w:rsidR="00C26C45" w:rsidRDefault="00C26C45" w:rsidP="00C26C45">
      <w:pPr>
        <w:rPr>
          <w:del w:id="289" w:author="Musavi, Hamid [USA]" w:date="2017-03-12T19:50:00Z"/>
        </w:rPr>
      </w:pPr>
      <w:del w:id="290" w:author="Musavi, Hamid [USA]" w:date="2017-03-12T19:50:00Z">
        <w:r>
          <w:delText xml:space="preserve">Note: </w:delText>
        </w:r>
        <w:r w:rsidRPr="00A26489">
          <w:delText xml:space="preserve">Initial access to these interfaces </w:delText>
        </w:r>
        <w:r>
          <w:delText>is currently</w:delText>
        </w:r>
        <w:r w:rsidRPr="00A26489">
          <w:delText xml:space="preserve"> restricted to the ODE development team, but once sufficient testing is complete, any individual who successfully registers at the ODE</w:delText>
        </w:r>
        <w:r>
          <w:delText xml:space="preserve"> Portal</w:delText>
        </w:r>
        <w:r w:rsidRPr="00A26489">
          <w:delText xml:space="preserve"> web site will be able to leverage the ODE interfaces</w:delText>
        </w:r>
        <w:r w:rsidRPr="00AF50FB">
          <w:delText xml:space="preserve">. </w:delText>
        </w:r>
        <w:r w:rsidRPr="00A26489">
          <w:delText xml:space="preserve"> The word </w:delText>
        </w:r>
        <w:r>
          <w:delText>“</w:delText>
        </w:r>
        <w:r w:rsidRPr="00A26489">
          <w:delText>individual</w:delText>
        </w:r>
        <w:r>
          <w:delText>”</w:delText>
        </w:r>
        <w:r w:rsidRPr="00A26489">
          <w:delText xml:space="preserve"> is intended to identify a person who will develop an application </w:delText>
        </w:r>
        <w:r w:rsidR="0060433B">
          <w:delText>leveraging ODE data stream(s).</w:delText>
        </w:r>
      </w:del>
    </w:p>
    <w:p w14:paraId="2B8D9DA3" w14:textId="5E89DEB3" w:rsidR="0060433B" w:rsidRDefault="00B05D2B" w:rsidP="0060433B">
      <w:pPr>
        <w:pStyle w:val="Heading2"/>
      </w:pPr>
      <w:bookmarkStart w:id="291" w:name="_Ref471804194"/>
      <w:bookmarkStart w:id="292" w:name="_Toc477116123"/>
      <w:r>
        <w:t>File Co</w:t>
      </w:r>
      <w:r w:rsidR="0060433B">
        <w:t>py Data Deposit</w:t>
      </w:r>
      <w:bookmarkEnd w:id="291"/>
      <w:bookmarkEnd w:id="292"/>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proofErr w:type="spellStart"/>
      <w:r w:rsidR="008461B4">
        <w:rPr>
          <w:rStyle w:val="token"/>
          <w:rFonts w:ascii="Courier New" w:hAnsi="Courier New" w:cs="Courier New"/>
          <w:color w:val="343434"/>
          <w:shd w:val="clear" w:color="auto" w:fill="FCFCFC"/>
        </w:rPr>
        <w:t>ode.uploadLocationRoot</w:t>
      </w:r>
      <w:proofErr w:type="spellEnd"/>
      <w:r w:rsidR="008461B4">
        <w:rPr>
          <w:rStyle w:val="token"/>
          <w:rFonts w:ascii="Courier New" w:hAnsi="Courier New" w:cs="Courier New"/>
          <w:color w:val="343434"/>
          <w:shd w:val="clear" w:color="auto" w:fill="FCFCFC"/>
        </w:rPr>
        <w:t>/</w:t>
      </w:r>
      <w:proofErr w:type="spellStart"/>
      <w:r w:rsidR="008461B4">
        <w:rPr>
          <w:rStyle w:val="token"/>
          <w:rFonts w:ascii="Courier New" w:hAnsi="Courier New" w:cs="Courier New"/>
          <w:color w:val="343434"/>
          <w:shd w:val="clear" w:color="auto" w:fill="FCFCFC"/>
        </w:rPr>
        <w:t>ode.uploadLocationMessageFrame</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bsm</w:t>
      </w:r>
      <w:proofErr w:type="spellEnd"/>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w:t>
      </w:r>
      <w:proofErr w:type="spellStart"/>
      <w:r w:rsidR="008461B4">
        <w:rPr>
          <w:rStyle w:val="token"/>
          <w:rFonts w:ascii="Courier New" w:hAnsi="Courier New" w:cs="Courier New"/>
          <w:color w:val="343434"/>
          <w:shd w:val="clear" w:color="auto" w:fill="FCFCFC"/>
        </w:rPr>
        <w:t>messageframe</w:t>
      </w:r>
      <w:proofErr w:type="spellEnd"/>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293" w:name="_Toc462052286"/>
      <w:bookmarkStart w:id="294"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295" w:name="_Ref476570427"/>
      <w:bookmarkStart w:id="296" w:name="_Ref476570491"/>
      <w:bookmarkStart w:id="297" w:name="_Toc477116124"/>
      <w:r w:rsidRPr="001E40C7">
        <w:t xml:space="preserve">ODE </w:t>
      </w:r>
      <w:r w:rsidR="005D1916">
        <w:t>REST</w:t>
      </w:r>
      <w:r w:rsidRPr="001E40C7">
        <w:t xml:space="preserve"> API</w:t>
      </w:r>
      <w:bookmarkEnd w:id="293"/>
      <w:bookmarkEnd w:id="294"/>
      <w:bookmarkEnd w:id="295"/>
      <w:bookmarkEnd w:id="296"/>
      <w:bookmarkEnd w:id="297"/>
    </w:p>
    <w:p w14:paraId="282EA396" w14:textId="5CCD03FE" w:rsidR="00C26C45" w:rsidRPr="001E40C7" w:rsidRDefault="00C26C45" w:rsidP="00C26C45">
      <w:pPr>
        <w:rPr>
          <w:rFonts w:ascii="Arial" w:hAnsi="Arial" w:cs="Arial"/>
          <w:color w:val="252525"/>
          <w:sz w:val="21"/>
          <w:szCs w:val="21"/>
          <w:shd w:val="clear" w:color="auto" w:fill="FFFFFF"/>
        </w:rPr>
      </w:pPr>
      <w:r w:rsidRPr="00CA4BE7">
        <w:lastRenderedPageBreak/>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r w:rsidR="00A55F58">
        <w:rPr>
          <w:rFonts w:ascii="Courier New" w:hAnsi="Courier New" w:cs="Courier New"/>
        </w:rPr>
        <w:t>ip:port</w:t>
      </w:r>
      <w:proofErr w:type="spellEnd"/>
    </w:p>
    <w:p w14:paraId="4B56A4D4" w14:textId="073EA114" w:rsidR="00C26C45" w:rsidRPr="001E40C7" w:rsidRDefault="00A55F58"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AC6A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298" w:name="_Toc462052287"/>
    </w:p>
    <w:p w14:paraId="14D103C8" w14:textId="77777777" w:rsidR="00B54D4D" w:rsidRDefault="00B54D4D" w:rsidP="00B54D4D">
      <w:pPr>
        <w:rPr>
          <w:ins w:id="299" w:author="Musavi, Hamid [USA]" w:date="2017-03-12T19:50:00Z"/>
        </w:rPr>
      </w:pPr>
      <w:ins w:id="300" w:author="Musavi, Hamid [USA]" w:date="2017-03-12T19:50:00Z">
        <w:r>
          <w:t xml:space="preserve">ODE REST API documentation utilizes </w:t>
        </w:r>
        <w:r>
          <w:fldChar w:fldCharType="begin"/>
        </w:r>
        <w:r>
          <w:instrText xml:space="preserve"> HYPERLINK "</w:instrText>
        </w:r>
        <w:r w:rsidRPr="00E53E91">
          <w:instrText>http://swagger.io/</w:instrText>
        </w:r>
        <w:r>
          <w:instrText xml:space="preserve">" </w:instrText>
        </w:r>
        <w:r>
          <w:fldChar w:fldCharType="separate"/>
        </w:r>
        <w:r w:rsidRPr="00E470F4">
          <w:rPr>
            <w:rStyle w:val="Hyperlink"/>
          </w:rPr>
          <w:t>http://swagger.io/</w:t>
        </w:r>
        <w:r>
          <w:fldChar w:fldCharType="end"/>
        </w:r>
        <w:r>
          <w:t xml:space="preserve"> API documentation framework. The file containing the API documentation can be found in our GitHub repository’s </w:t>
        </w:r>
        <w:proofErr w:type="gramStart"/>
        <w:r>
          <w:t>docs</w:t>
        </w:r>
        <w:proofErr w:type="gramEnd"/>
        <w:r>
          <w:t xml:space="preserve"> folder: </w:t>
        </w:r>
        <w:r>
          <w:fldChar w:fldCharType="begin"/>
        </w:r>
        <w:r>
          <w:instrText xml:space="preserve"> HYPERLINK "</w:instrText>
        </w:r>
        <w:r w:rsidRPr="00B54D4D">
          <w:instrText>https://github.com/usdot-jpo-ode/jpo-ode/blob/develop/docs/ODESwagger.yaml</w:instrText>
        </w:r>
        <w:r>
          <w:instrText xml:space="preserve">" </w:instrText>
        </w:r>
        <w:r>
          <w:fldChar w:fldCharType="separate"/>
        </w:r>
        <w:r w:rsidRPr="00E470F4">
          <w:rPr>
            <w:rStyle w:val="Hyperlink"/>
          </w:rPr>
          <w:t>https://github.com/usdot-jpo-ode/jpo-ode/blob/develop/docs/ODESwagger.yaml</w:t>
        </w:r>
        <w:r>
          <w:fldChar w:fldCharType="end"/>
        </w:r>
        <w:r>
          <w:t xml:space="preserve">. A Swagger UI server will be stood up in the future to host this file but for the time being you may copy the file contents to the free </w:t>
        </w:r>
        <w:r>
          <w:fldChar w:fldCharType="begin"/>
        </w:r>
        <w:r>
          <w:instrText xml:space="preserve"> HYPERLINK "http://editor.swagger.io/" \l "!/" </w:instrText>
        </w:r>
        <w:r>
          <w:fldChar w:fldCharType="separate"/>
        </w:r>
        <w:r w:rsidRPr="00B54D4D">
          <w:rPr>
            <w:rStyle w:val="Hyperlink"/>
          </w:rPr>
          <w:t>Swagger Editor</w:t>
        </w:r>
        <w:r>
          <w:fldChar w:fldCharType="end"/>
        </w:r>
        <w:r>
          <w:t xml:space="preserve"> at </w:t>
        </w:r>
        <w:r>
          <w:fldChar w:fldCharType="begin"/>
        </w:r>
        <w:r>
          <w:instrText xml:space="preserve"> HYPERLINK "</w:instrText>
        </w:r>
        <w:r w:rsidRPr="00B54D4D">
          <w:instrText>http://editor.swagger.io/#!/</w:instrText>
        </w:r>
        <w:r>
          <w:instrText xml:space="preserve">" </w:instrText>
        </w:r>
        <w:r>
          <w:fldChar w:fldCharType="separate"/>
        </w:r>
        <w:r w:rsidRPr="00E470F4">
          <w:rPr>
            <w:rStyle w:val="Hyperlink"/>
          </w:rPr>
          <w:t>http://editor.swagger.io/#!/</w:t>
        </w:r>
        <w:r>
          <w:fldChar w:fldCharType="end"/>
        </w:r>
        <w:r>
          <w:t xml:space="preserve"> in order to view the REST API specifications.</w:t>
        </w:r>
        <w:r w:rsidR="00EA6F69">
          <w:t xml:space="preserve"> </w:t>
        </w:r>
        <w:r w:rsidR="00EA6F69">
          <w:fldChar w:fldCharType="begin"/>
        </w:r>
        <w:r w:rsidR="00EA6F69">
          <w:instrText xml:space="preserve"> REF _Ref476590854 \h </w:instrText>
        </w:r>
      </w:ins>
      <w:ins w:id="301" w:author="Musavi, Hamid [USA]" w:date="2017-03-12T19:50:00Z">
        <w:r w:rsidR="00EA6F69">
          <w:fldChar w:fldCharType="separate"/>
        </w:r>
        <w:r w:rsidR="00EA6F69">
          <w:t xml:space="preserve">Figure </w:t>
        </w:r>
        <w:r w:rsidR="00EA6F69">
          <w:rPr>
            <w:noProof/>
          </w:rPr>
          <w:t>2</w:t>
        </w:r>
        <w:r w:rsidR="00EA6F69">
          <w:fldChar w:fldCharType="end"/>
        </w:r>
        <w:r w:rsidR="00EA6F69">
          <w:t xml:space="preserve"> illustrates the outcome of this process.</w:t>
        </w:r>
      </w:ins>
    </w:p>
    <w:p w14:paraId="318AC083" w14:textId="77777777" w:rsidR="00B54D4D" w:rsidRDefault="00B54D4D" w:rsidP="00B54D4D">
      <w:pPr>
        <w:rPr>
          <w:ins w:id="302" w:author="Musavi, Hamid [USA]" w:date="2017-03-12T19:50:00Z"/>
        </w:rPr>
      </w:pPr>
    </w:p>
    <w:p w14:paraId="3308258D" w14:textId="77777777" w:rsidR="00B54D4D" w:rsidRDefault="00B54D4D" w:rsidP="00CA4BB4">
      <w:pPr>
        <w:keepNext/>
        <w:rPr>
          <w:ins w:id="303" w:author="Musavi, Hamid [USA]" w:date="2017-03-12T19:50:00Z"/>
        </w:rPr>
      </w:pPr>
      <w:ins w:id="304" w:author="Musavi, Hamid [USA]" w:date="2017-03-12T19:50:00Z">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29600" cy="5038090"/>
                      </a:xfrm>
                      <a:prstGeom prst="rect">
                        <a:avLst/>
                      </a:prstGeom>
                    </pic:spPr>
                  </pic:pic>
                </a:graphicData>
              </a:graphic>
            </wp:inline>
          </w:drawing>
        </w:r>
      </w:ins>
    </w:p>
    <w:p w14:paraId="3A888169" w14:textId="5A956265" w:rsidR="008D1F2E" w:rsidRDefault="00B54D4D" w:rsidP="008D1F2E">
      <w:pPr>
        <w:rPr>
          <w:del w:id="305" w:author="Musavi, Hamid [USA]" w:date="2017-03-12T19:50:00Z"/>
        </w:rPr>
      </w:pPr>
      <w:bookmarkStart w:id="306" w:name="_Ref476590854"/>
      <w:ins w:id="307" w:author="Musavi, Hamid [USA]" w:date="2017-03-12T19:50:00Z">
        <w:r>
          <w:t>Figure</w:t>
        </w:r>
      </w:ins>
      <w:del w:id="308" w:author="Musavi, Hamid [USA]" w:date="2017-03-12T19:50:00Z">
        <w:r w:rsidR="008D1F2E">
          <w:delText>The following template will be used to specify the ODE API:</w:delText>
        </w:r>
      </w:del>
    </w:p>
    <w:p w14:paraId="7C14C073" w14:textId="2F18B675" w:rsidR="00ED0E13" w:rsidRDefault="00ED0E13" w:rsidP="00ED0E13">
      <w:pPr>
        <w:pStyle w:val="Caption"/>
        <w:keepNext/>
        <w:rPr>
          <w:del w:id="309"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2F834305" w14:textId="77777777" w:rsidTr="00F175E9">
        <w:trPr>
          <w:del w:id="310" w:author="Musavi, Hamid [USA]" w:date="2017-03-12T19:50:00Z"/>
        </w:trPr>
        <w:tc>
          <w:tcPr>
            <w:tcW w:w="1537" w:type="dxa"/>
            <w:shd w:val="clear" w:color="auto" w:fill="D9D9D9" w:themeFill="background1" w:themeFillShade="D9"/>
          </w:tcPr>
          <w:p w14:paraId="27F9DF05" w14:textId="77777777" w:rsidR="008D1F2E" w:rsidRPr="008A6E46" w:rsidRDefault="008D1F2E" w:rsidP="006B30A2">
            <w:pPr>
              <w:rPr>
                <w:del w:id="311" w:author="Musavi, Hamid [USA]" w:date="2017-03-12T19:50:00Z"/>
                <w:rFonts w:ascii="Courier New" w:hAnsi="Courier New" w:cs="Courier New"/>
                <w:b/>
              </w:rPr>
            </w:pPr>
            <w:del w:id="312" w:author="Musavi, Hamid [USA]" w:date="2017-03-12T19:50:00Z">
              <w:r w:rsidRPr="008A6E46">
                <w:rPr>
                  <w:rFonts w:ascii="Courier New" w:hAnsi="Courier New" w:cs="Courier New"/>
                  <w:b/>
                </w:rPr>
                <w:delText>Path</w:delText>
              </w:r>
            </w:del>
          </w:p>
        </w:tc>
        <w:tc>
          <w:tcPr>
            <w:tcW w:w="11508" w:type="dxa"/>
            <w:shd w:val="clear" w:color="auto" w:fill="D9D9D9" w:themeFill="background1" w:themeFillShade="D9"/>
          </w:tcPr>
          <w:p w14:paraId="37ED8E92" w14:textId="1798A0FE" w:rsidR="008D1F2E" w:rsidRPr="008A6E46" w:rsidRDefault="008D1F2E" w:rsidP="006B30A2">
            <w:pPr>
              <w:rPr>
                <w:del w:id="313" w:author="Musavi, Hamid [USA]" w:date="2017-03-12T19:50:00Z"/>
                <w:rFonts w:ascii="Courier New" w:hAnsi="Courier New" w:cs="Courier New"/>
              </w:rPr>
            </w:pPr>
            <w:del w:id="314" w:author="Musavi, Hamid [USA]" w:date="2017-03-12T19:50:00Z">
              <w:r>
                <w:rPr>
                  <w:rFonts w:ascii="Courier New" w:hAnsi="Courier New" w:cs="Courier New"/>
                </w:rPr>
                <w:delText>Path relative to the root context path</w:delText>
              </w:r>
            </w:del>
          </w:p>
        </w:tc>
      </w:tr>
      <w:tr w:rsidR="008D1F2E" w:rsidRPr="008A6E46" w14:paraId="2E3AA27C" w14:textId="77777777" w:rsidTr="00F175E9">
        <w:trPr>
          <w:del w:id="315" w:author="Musavi, Hamid [USA]" w:date="2017-03-12T19:50:00Z"/>
        </w:trPr>
        <w:tc>
          <w:tcPr>
            <w:tcW w:w="1537" w:type="dxa"/>
            <w:shd w:val="clear" w:color="auto" w:fill="D9D9D9" w:themeFill="background1" w:themeFillShade="D9"/>
          </w:tcPr>
          <w:p w14:paraId="59AED156" w14:textId="77777777" w:rsidR="008D1F2E" w:rsidRPr="008A6E46" w:rsidRDefault="008D1F2E" w:rsidP="006B30A2">
            <w:pPr>
              <w:rPr>
                <w:del w:id="316" w:author="Musavi, Hamid [USA]" w:date="2017-03-12T19:50:00Z"/>
                <w:rFonts w:ascii="Courier New" w:hAnsi="Courier New" w:cs="Courier New"/>
                <w:b/>
              </w:rPr>
            </w:pPr>
            <w:del w:id="317"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22A1A4C3" w14:textId="4167DD70" w:rsidR="008D1F2E" w:rsidRPr="008A6E46" w:rsidRDefault="008D1F2E" w:rsidP="006B30A2">
            <w:pPr>
              <w:rPr>
                <w:del w:id="318" w:author="Musavi, Hamid [USA]" w:date="2017-03-12T19:50:00Z"/>
                <w:rFonts w:ascii="Courier New" w:hAnsi="Courier New" w:cs="Courier New"/>
              </w:rPr>
            </w:pPr>
            <w:del w:id="319" w:author="Musavi, Hamid [USA]" w:date="2017-03-12T19:50:00Z">
              <w:r>
                <w:rPr>
                  <w:rFonts w:ascii="Arial" w:hAnsi="Arial" w:cs="Arial"/>
                  <w:color w:val="252525"/>
                  <w:sz w:val="21"/>
                  <w:szCs w:val="21"/>
                  <w:shd w:val="clear" w:color="auto" w:fill="FFFFFF"/>
                </w:rPr>
                <w:delText>GET | POST | PUT |</w:delText>
              </w:r>
              <w:r w:rsidRPr="001E40C7">
                <w:rPr>
                  <w:rFonts w:ascii="Arial" w:hAnsi="Arial" w:cs="Arial"/>
                  <w:color w:val="252525"/>
                  <w:sz w:val="21"/>
                  <w:szCs w:val="21"/>
                  <w:shd w:val="clear" w:color="auto" w:fill="FFFFFF"/>
                </w:rPr>
                <w:delText xml:space="preserve"> DELETE</w:delText>
              </w:r>
            </w:del>
          </w:p>
        </w:tc>
      </w:tr>
      <w:tr w:rsidR="008D1F2E" w:rsidRPr="008A6E46" w14:paraId="6042E1A4" w14:textId="77777777" w:rsidTr="00F175E9">
        <w:trPr>
          <w:del w:id="320" w:author="Musavi, Hamid [USA]" w:date="2017-03-12T19:50:00Z"/>
        </w:trPr>
        <w:tc>
          <w:tcPr>
            <w:tcW w:w="1537" w:type="dxa"/>
            <w:shd w:val="clear" w:color="auto" w:fill="D9D9D9" w:themeFill="background1" w:themeFillShade="D9"/>
          </w:tcPr>
          <w:p w14:paraId="1A783A21" w14:textId="77777777" w:rsidR="008D1F2E" w:rsidRPr="008A6E46" w:rsidRDefault="008D1F2E" w:rsidP="006B30A2">
            <w:pPr>
              <w:rPr>
                <w:del w:id="321" w:author="Musavi, Hamid [USA]" w:date="2017-03-12T19:50:00Z"/>
                <w:rFonts w:ascii="Courier New" w:hAnsi="Courier New" w:cs="Courier New"/>
              </w:rPr>
            </w:pPr>
            <w:del w:id="322"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115AB79E" w14:textId="48C19889" w:rsidR="008D1F2E" w:rsidRPr="008A6E46" w:rsidRDefault="008D1F2E" w:rsidP="006B30A2">
            <w:pPr>
              <w:rPr>
                <w:del w:id="323" w:author="Musavi, Hamid [USA]" w:date="2017-03-12T19:50:00Z"/>
                <w:rFonts w:ascii="Courier New" w:hAnsi="Courier New" w:cs="Courier New"/>
              </w:rPr>
            </w:pPr>
            <w:del w:id="324" w:author="Musavi, Hamid [USA]" w:date="2017-03-12T19:50:00Z">
              <w:r>
                <w:rPr>
                  <w:rFonts w:ascii="Courier New" w:hAnsi="Courier New" w:cs="Courier New"/>
                </w:rPr>
                <w:delText>Summary description</w:delText>
              </w:r>
            </w:del>
          </w:p>
        </w:tc>
      </w:tr>
      <w:tr w:rsidR="00F175E9" w:rsidRPr="008A6E46" w14:paraId="72FBD28F" w14:textId="77777777" w:rsidTr="00F175E9">
        <w:trPr>
          <w:del w:id="325" w:author="Musavi, Hamid [USA]" w:date="2017-03-12T19:50:00Z"/>
        </w:trPr>
        <w:tc>
          <w:tcPr>
            <w:tcW w:w="1537" w:type="dxa"/>
            <w:shd w:val="clear" w:color="auto" w:fill="D9D9D9" w:themeFill="background1" w:themeFillShade="D9"/>
          </w:tcPr>
          <w:p w14:paraId="093CD388" w14:textId="6F5D67EF" w:rsidR="00F175E9" w:rsidRPr="008A6E46" w:rsidRDefault="00F175E9" w:rsidP="006B30A2">
            <w:pPr>
              <w:rPr>
                <w:del w:id="326" w:author="Musavi, Hamid [USA]" w:date="2017-03-12T19:50:00Z"/>
                <w:rFonts w:ascii="Courier New" w:hAnsi="Courier New" w:cs="Courier New"/>
                <w:b/>
              </w:rPr>
            </w:pPr>
            <w:del w:id="327"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7D8BB06A" w14:textId="77C39AA3" w:rsidR="00F175E9" w:rsidRPr="008A6E46" w:rsidRDefault="00F175E9" w:rsidP="006B30A2">
            <w:pPr>
              <w:rPr>
                <w:del w:id="328" w:author="Musavi, Hamid [USA]" w:date="2017-03-12T19:50:00Z"/>
                <w:rFonts w:ascii="Courier New" w:hAnsi="Courier New" w:cs="Courier New"/>
              </w:rPr>
            </w:pPr>
            <w:del w:id="329" w:author="Musavi, Hamid [USA]" w:date="2017-03-12T19:50:00Z">
              <w:r>
                <w:rPr>
                  <w:rFonts w:ascii="Courier New" w:hAnsi="Courier New" w:cs="Courier New"/>
                </w:rPr>
                <w:delText>Request data type such as application/json, application/text</w:delText>
              </w:r>
            </w:del>
          </w:p>
        </w:tc>
      </w:tr>
      <w:tr w:rsidR="008D1F2E" w:rsidRPr="008A6E46" w14:paraId="2AD6A697" w14:textId="77777777" w:rsidTr="00F175E9">
        <w:trPr>
          <w:del w:id="330" w:author="Musavi, Hamid [USA]" w:date="2017-03-12T19:50:00Z"/>
        </w:trPr>
        <w:tc>
          <w:tcPr>
            <w:tcW w:w="1537" w:type="dxa"/>
            <w:shd w:val="clear" w:color="auto" w:fill="D9D9D9" w:themeFill="background1" w:themeFillShade="D9"/>
          </w:tcPr>
          <w:p w14:paraId="00D74818" w14:textId="77777777" w:rsidR="008D1F2E" w:rsidRPr="008A6E46" w:rsidRDefault="008D1F2E" w:rsidP="006B30A2">
            <w:pPr>
              <w:rPr>
                <w:del w:id="331" w:author="Musavi, Hamid [USA]" w:date="2017-03-12T19:50:00Z"/>
                <w:rFonts w:ascii="Courier New" w:hAnsi="Courier New" w:cs="Courier New"/>
                <w:b/>
              </w:rPr>
            </w:pPr>
            <w:del w:id="332"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5DF56954" w14:textId="1B439350" w:rsidR="008D1F2E" w:rsidRPr="008A6E46" w:rsidRDefault="008D1F2E" w:rsidP="006B30A2">
            <w:pPr>
              <w:rPr>
                <w:del w:id="333" w:author="Musavi, Hamid [USA]" w:date="2017-03-12T19:50:00Z"/>
                <w:rFonts w:ascii="Courier New" w:hAnsi="Courier New" w:cs="Courier New"/>
              </w:rPr>
            </w:pPr>
            <w:del w:id="334" w:author="Musavi, Hamid [USA]" w:date="2017-03-12T19:50:00Z">
              <w:r>
                <w:rPr>
                  <w:rFonts w:ascii="Courier New" w:hAnsi="Courier New" w:cs="Courier New"/>
                </w:rPr>
                <w:delText xml:space="preserve">Response </w:delText>
              </w:r>
              <w:r w:rsidR="00F175E9">
                <w:rPr>
                  <w:rFonts w:ascii="Courier New" w:hAnsi="Courier New" w:cs="Courier New"/>
                </w:rPr>
                <w:delText xml:space="preserve">data </w:delText>
              </w:r>
              <w:r>
                <w:rPr>
                  <w:rFonts w:ascii="Courier New" w:hAnsi="Courier New" w:cs="Courier New"/>
                </w:rPr>
                <w:delText>type</w:delText>
              </w:r>
              <w:r w:rsidR="000B15A1">
                <w:rPr>
                  <w:rFonts w:ascii="Courier New" w:hAnsi="Courier New" w:cs="Courier New"/>
                </w:rPr>
                <w:delText xml:space="preserve"> such as application/json, application/text</w:delText>
              </w:r>
            </w:del>
          </w:p>
        </w:tc>
      </w:tr>
      <w:tr w:rsidR="008D1F2E" w:rsidRPr="008A6E46" w14:paraId="1CE6C0CC" w14:textId="77777777" w:rsidTr="00F175E9">
        <w:trPr>
          <w:del w:id="335" w:author="Musavi, Hamid [USA]" w:date="2017-03-12T19:50:00Z"/>
        </w:trPr>
        <w:tc>
          <w:tcPr>
            <w:tcW w:w="1537" w:type="dxa"/>
            <w:shd w:val="clear" w:color="auto" w:fill="D9D9D9" w:themeFill="background1" w:themeFillShade="D9"/>
          </w:tcPr>
          <w:p w14:paraId="07C1C374" w14:textId="77777777" w:rsidR="008D1F2E" w:rsidRPr="008A6E46" w:rsidRDefault="008D1F2E" w:rsidP="006B30A2">
            <w:pPr>
              <w:rPr>
                <w:del w:id="336" w:author="Musavi, Hamid [USA]" w:date="2017-03-12T19:50:00Z"/>
                <w:rFonts w:ascii="Courier New" w:hAnsi="Courier New" w:cs="Courier New"/>
                <w:b/>
              </w:rPr>
            </w:pPr>
            <w:del w:id="337"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2A2B2E58" w14:textId="77777777" w:rsidTr="00F175E9">
              <w:trPr>
                <w:del w:id="338" w:author="Musavi, Hamid [USA]" w:date="2017-03-12T19:50:00Z"/>
              </w:trPr>
              <w:tc>
                <w:tcPr>
                  <w:tcW w:w="2125" w:type="dxa"/>
                </w:tcPr>
                <w:p w14:paraId="2F73EF64" w14:textId="77777777" w:rsidR="008D1F2E" w:rsidRPr="008A6E46" w:rsidRDefault="008D1F2E" w:rsidP="006B30A2">
                  <w:pPr>
                    <w:rPr>
                      <w:del w:id="339" w:author="Musavi, Hamid [USA]" w:date="2017-03-12T19:50:00Z"/>
                      <w:rFonts w:ascii="Courier New" w:hAnsi="Courier New" w:cs="Courier New"/>
                      <w:b/>
                    </w:rPr>
                  </w:pPr>
                  <w:del w:id="340" w:author="Musavi, Hamid [USA]" w:date="2017-03-12T19:50:00Z">
                    <w:r w:rsidRPr="008A6E46">
                      <w:rPr>
                        <w:rFonts w:ascii="Courier New" w:hAnsi="Courier New" w:cs="Courier New"/>
                        <w:b/>
                      </w:rPr>
                      <w:delText>Name</w:delText>
                    </w:r>
                  </w:del>
                </w:p>
              </w:tc>
              <w:tc>
                <w:tcPr>
                  <w:tcW w:w="2989" w:type="dxa"/>
                </w:tcPr>
                <w:p w14:paraId="0DB3964A" w14:textId="77777777" w:rsidR="008D1F2E" w:rsidRPr="008A6E46" w:rsidRDefault="008D1F2E" w:rsidP="006B30A2">
                  <w:pPr>
                    <w:rPr>
                      <w:del w:id="341" w:author="Musavi, Hamid [USA]" w:date="2017-03-12T19:50:00Z"/>
                      <w:rFonts w:ascii="Courier New" w:hAnsi="Courier New" w:cs="Courier New"/>
                      <w:b/>
                    </w:rPr>
                  </w:pPr>
                  <w:del w:id="342" w:author="Musavi, Hamid [USA]" w:date="2017-03-12T19:50:00Z">
                    <w:r w:rsidRPr="008A6E46">
                      <w:rPr>
                        <w:rFonts w:ascii="Courier New" w:hAnsi="Courier New" w:cs="Courier New"/>
                        <w:b/>
                      </w:rPr>
                      <w:delText>Value</w:delText>
                    </w:r>
                  </w:del>
                </w:p>
              </w:tc>
              <w:tc>
                <w:tcPr>
                  <w:tcW w:w="4841" w:type="dxa"/>
                </w:tcPr>
                <w:p w14:paraId="3D9948E2" w14:textId="77777777" w:rsidR="008D1F2E" w:rsidRPr="008A6E46" w:rsidRDefault="008D1F2E" w:rsidP="006B30A2">
                  <w:pPr>
                    <w:rPr>
                      <w:del w:id="343" w:author="Musavi, Hamid [USA]" w:date="2017-03-12T19:50:00Z"/>
                      <w:rFonts w:ascii="Courier New" w:hAnsi="Courier New" w:cs="Courier New"/>
                      <w:b/>
                    </w:rPr>
                  </w:pPr>
                  <w:del w:id="344" w:author="Musavi, Hamid [USA]" w:date="2017-03-12T19:50:00Z">
                    <w:r w:rsidRPr="008A6E46">
                      <w:rPr>
                        <w:rFonts w:ascii="Courier New" w:hAnsi="Courier New" w:cs="Courier New"/>
                        <w:b/>
                      </w:rPr>
                      <w:delText>Description</w:delText>
                    </w:r>
                  </w:del>
                </w:p>
              </w:tc>
              <w:tc>
                <w:tcPr>
                  <w:tcW w:w="1273" w:type="dxa"/>
                </w:tcPr>
                <w:p w14:paraId="2EFF31D4" w14:textId="77777777" w:rsidR="008D1F2E" w:rsidRDefault="008D1F2E" w:rsidP="006B30A2">
                  <w:pPr>
                    <w:rPr>
                      <w:del w:id="345" w:author="Musavi, Hamid [USA]" w:date="2017-03-12T19:50:00Z"/>
                      <w:rFonts w:ascii="Courier New" w:hAnsi="Courier New" w:cs="Courier New"/>
                      <w:b/>
                    </w:rPr>
                  </w:pPr>
                  <w:del w:id="346" w:author="Musavi, Hamid [USA]" w:date="2017-03-12T19:50:00Z">
                    <w:r w:rsidRPr="008A6E46">
                      <w:rPr>
                        <w:rFonts w:ascii="Courier New" w:hAnsi="Courier New" w:cs="Courier New"/>
                        <w:b/>
                      </w:rPr>
                      <w:delText>Required</w:delText>
                    </w:r>
                  </w:del>
                </w:p>
                <w:p w14:paraId="3C8DE230" w14:textId="0F275860" w:rsidR="008D1F2E" w:rsidRPr="008A6E46" w:rsidRDefault="008D1F2E" w:rsidP="006B30A2">
                  <w:pPr>
                    <w:rPr>
                      <w:del w:id="347" w:author="Musavi, Hamid [USA]" w:date="2017-03-12T19:50:00Z"/>
                      <w:rFonts w:ascii="Courier New" w:hAnsi="Courier New" w:cs="Courier New"/>
                      <w:b/>
                    </w:rPr>
                  </w:pPr>
                  <w:del w:id="348" w:author="Musavi, Hamid [USA]" w:date="2017-03-12T19:50:00Z">
                    <w:r>
                      <w:rPr>
                        <w:rFonts w:ascii="Courier New" w:hAnsi="Courier New" w:cs="Courier New"/>
                        <w:b/>
                      </w:rPr>
                      <w:delText>(T | F)</w:delText>
                    </w:r>
                  </w:del>
                </w:p>
              </w:tc>
            </w:tr>
            <w:tr w:rsidR="008D1F2E" w:rsidRPr="008A6E46" w14:paraId="2C453B6A" w14:textId="77777777" w:rsidTr="00F175E9">
              <w:trPr>
                <w:del w:id="349" w:author="Musavi, Hamid [USA]" w:date="2017-03-12T19:50:00Z"/>
              </w:trPr>
              <w:tc>
                <w:tcPr>
                  <w:tcW w:w="2125" w:type="dxa"/>
                </w:tcPr>
                <w:p w14:paraId="559DB6D1" w14:textId="525ED227" w:rsidR="008D1F2E" w:rsidRPr="008A6E46" w:rsidRDefault="008D1F2E" w:rsidP="006B30A2">
                  <w:pPr>
                    <w:rPr>
                      <w:del w:id="350" w:author="Musavi, Hamid [USA]" w:date="2017-03-12T19:50:00Z"/>
                      <w:rFonts w:ascii="Courier New" w:hAnsi="Courier New" w:cs="Courier New"/>
                    </w:rPr>
                  </w:pPr>
                  <w:del w:id="351" w:author="Musavi, Hamid [USA]" w:date="2017-03-12T19:50:00Z">
                    <w:r>
                      <w:rPr>
                        <w:rFonts w:ascii="Courier New" w:hAnsi="Courier New" w:cs="Courier New"/>
                      </w:rPr>
                      <w:delText>Name of the header</w:delText>
                    </w:r>
                  </w:del>
                </w:p>
              </w:tc>
              <w:tc>
                <w:tcPr>
                  <w:tcW w:w="2989" w:type="dxa"/>
                </w:tcPr>
                <w:p w14:paraId="1E7B4964" w14:textId="1AB10021" w:rsidR="008D1F2E" w:rsidRPr="008A6E46" w:rsidRDefault="008D1F2E" w:rsidP="006B30A2">
                  <w:pPr>
                    <w:rPr>
                      <w:del w:id="352" w:author="Musavi, Hamid [USA]" w:date="2017-03-12T19:50:00Z"/>
                      <w:rFonts w:ascii="Courier New" w:hAnsi="Courier New" w:cs="Courier New"/>
                    </w:rPr>
                  </w:pPr>
                  <w:del w:id="353" w:author="Musavi, Hamid [USA]" w:date="2017-03-12T19:50:00Z">
                    <w:r>
                      <w:rPr>
                        <w:rFonts w:ascii="Courier New" w:hAnsi="Courier New" w:cs="Courier New"/>
                      </w:rPr>
                      <w:delText>Value of the header</w:delText>
                    </w:r>
                  </w:del>
                </w:p>
              </w:tc>
              <w:tc>
                <w:tcPr>
                  <w:tcW w:w="4841" w:type="dxa"/>
                </w:tcPr>
                <w:p w14:paraId="7ABB5685" w14:textId="135EC34A" w:rsidR="008D1F2E" w:rsidRPr="008A6E46" w:rsidRDefault="008D1F2E" w:rsidP="006B30A2">
                  <w:pPr>
                    <w:rPr>
                      <w:del w:id="354" w:author="Musavi, Hamid [USA]" w:date="2017-03-12T19:50:00Z"/>
                      <w:rFonts w:ascii="Courier New" w:hAnsi="Courier New" w:cs="Courier New"/>
                    </w:rPr>
                  </w:pPr>
                  <w:del w:id="355" w:author="Musavi, Hamid [USA]" w:date="2017-03-12T19:50:00Z">
                    <w:r>
                      <w:rPr>
                        <w:rFonts w:ascii="Courier New" w:hAnsi="Courier New" w:cs="Courier New"/>
                      </w:rPr>
                      <w:delText>Description of the header</w:delText>
                    </w:r>
                  </w:del>
                </w:p>
              </w:tc>
              <w:tc>
                <w:tcPr>
                  <w:tcW w:w="1273" w:type="dxa"/>
                </w:tcPr>
                <w:p w14:paraId="7FF31A4F" w14:textId="737623DA" w:rsidR="008D1F2E" w:rsidRPr="008A6E46" w:rsidRDefault="008D1F2E" w:rsidP="006B30A2">
                  <w:pPr>
                    <w:rPr>
                      <w:del w:id="356" w:author="Musavi, Hamid [USA]" w:date="2017-03-12T19:50:00Z"/>
                      <w:rFonts w:ascii="Courier New" w:hAnsi="Courier New" w:cs="Courier New"/>
                    </w:rPr>
                  </w:pPr>
                  <w:del w:id="357" w:author="Musavi, Hamid [USA]" w:date="2017-03-12T19:50:00Z">
                    <w:r>
                      <w:rPr>
                        <w:rFonts w:ascii="Courier New" w:hAnsi="Courier New" w:cs="Courier New"/>
                      </w:rPr>
                      <w:delText>True or False</w:delText>
                    </w:r>
                  </w:del>
                </w:p>
              </w:tc>
            </w:tr>
          </w:tbl>
          <w:p w14:paraId="77052EF1" w14:textId="77777777" w:rsidR="008D1F2E" w:rsidRPr="008A6E46" w:rsidRDefault="008D1F2E" w:rsidP="006B30A2">
            <w:pPr>
              <w:rPr>
                <w:del w:id="358" w:author="Musavi, Hamid [USA]" w:date="2017-03-12T19:50:00Z"/>
                <w:rFonts w:ascii="Courier New" w:hAnsi="Courier New" w:cs="Courier New"/>
                <w:b/>
              </w:rPr>
            </w:pPr>
          </w:p>
        </w:tc>
      </w:tr>
      <w:tr w:rsidR="008D1F2E" w:rsidRPr="008A6E46" w14:paraId="5E1AEB89" w14:textId="77777777" w:rsidTr="00F175E9">
        <w:trPr>
          <w:del w:id="359" w:author="Musavi, Hamid [USA]" w:date="2017-03-12T19:50:00Z"/>
        </w:trPr>
        <w:tc>
          <w:tcPr>
            <w:tcW w:w="1537" w:type="dxa"/>
            <w:shd w:val="clear" w:color="auto" w:fill="D9D9D9" w:themeFill="background1" w:themeFillShade="D9"/>
          </w:tcPr>
          <w:p w14:paraId="5B7F25A7" w14:textId="77777777" w:rsidR="008D1F2E" w:rsidRPr="008A6E46" w:rsidRDefault="008D1F2E" w:rsidP="006B30A2">
            <w:pPr>
              <w:rPr>
                <w:del w:id="360" w:author="Musavi, Hamid [USA]" w:date="2017-03-12T19:50:00Z"/>
                <w:rFonts w:ascii="Courier New" w:hAnsi="Courier New" w:cs="Courier New"/>
                <w:b/>
              </w:rPr>
            </w:pPr>
            <w:del w:id="361"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60BC8018" w14:textId="77777777" w:rsidTr="00F175E9">
              <w:trPr>
                <w:del w:id="362" w:author="Musavi, Hamid [USA]" w:date="2017-03-12T19:50:00Z"/>
              </w:trPr>
              <w:tc>
                <w:tcPr>
                  <w:tcW w:w="2125" w:type="dxa"/>
                </w:tcPr>
                <w:p w14:paraId="37D465D0" w14:textId="77777777" w:rsidR="008D1F2E" w:rsidRPr="008A6E46" w:rsidRDefault="008D1F2E" w:rsidP="006B30A2">
                  <w:pPr>
                    <w:rPr>
                      <w:del w:id="363" w:author="Musavi, Hamid [USA]" w:date="2017-03-12T19:50:00Z"/>
                      <w:rFonts w:ascii="Courier New" w:hAnsi="Courier New" w:cs="Courier New"/>
                      <w:b/>
                    </w:rPr>
                  </w:pPr>
                  <w:del w:id="364" w:author="Musavi, Hamid [USA]" w:date="2017-03-12T19:50:00Z">
                    <w:r w:rsidRPr="008A6E46">
                      <w:rPr>
                        <w:rFonts w:ascii="Courier New" w:hAnsi="Courier New" w:cs="Courier New"/>
                        <w:b/>
                      </w:rPr>
                      <w:delText>Name</w:delText>
                    </w:r>
                  </w:del>
                </w:p>
              </w:tc>
              <w:tc>
                <w:tcPr>
                  <w:tcW w:w="2970" w:type="dxa"/>
                </w:tcPr>
                <w:p w14:paraId="6A52B6D9" w14:textId="77777777" w:rsidR="008D1F2E" w:rsidRPr="008A6E46" w:rsidRDefault="008D1F2E" w:rsidP="006B30A2">
                  <w:pPr>
                    <w:rPr>
                      <w:del w:id="365" w:author="Musavi, Hamid [USA]" w:date="2017-03-12T19:50:00Z"/>
                      <w:rFonts w:ascii="Courier New" w:hAnsi="Courier New" w:cs="Courier New"/>
                      <w:b/>
                    </w:rPr>
                  </w:pPr>
                  <w:del w:id="366" w:author="Musavi, Hamid [USA]" w:date="2017-03-12T19:50:00Z">
                    <w:r w:rsidRPr="008A6E46">
                      <w:rPr>
                        <w:rFonts w:ascii="Courier New" w:hAnsi="Courier New" w:cs="Courier New"/>
                        <w:b/>
                      </w:rPr>
                      <w:delText>Value</w:delText>
                    </w:r>
                  </w:del>
                </w:p>
              </w:tc>
              <w:tc>
                <w:tcPr>
                  <w:tcW w:w="3601" w:type="dxa"/>
                </w:tcPr>
                <w:p w14:paraId="023D9E51" w14:textId="77777777" w:rsidR="008D1F2E" w:rsidRPr="008A6E46" w:rsidRDefault="008D1F2E" w:rsidP="006B30A2">
                  <w:pPr>
                    <w:rPr>
                      <w:del w:id="367" w:author="Musavi, Hamid [USA]" w:date="2017-03-12T19:50:00Z"/>
                      <w:rFonts w:ascii="Courier New" w:hAnsi="Courier New" w:cs="Courier New"/>
                      <w:b/>
                    </w:rPr>
                  </w:pPr>
                  <w:del w:id="368" w:author="Musavi, Hamid [USA]" w:date="2017-03-12T19:50:00Z">
                    <w:r w:rsidRPr="008A6E46">
                      <w:rPr>
                        <w:rFonts w:ascii="Courier New" w:hAnsi="Courier New" w:cs="Courier New"/>
                        <w:b/>
                      </w:rPr>
                      <w:delText>Description</w:delText>
                    </w:r>
                  </w:del>
                </w:p>
              </w:tc>
              <w:tc>
                <w:tcPr>
                  <w:tcW w:w="1273" w:type="dxa"/>
                </w:tcPr>
                <w:p w14:paraId="10EF4A18" w14:textId="77777777" w:rsidR="008D1F2E" w:rsidRPr="008A6E46" w:rsidRDefault="008D1F2E" w:rsidP="006B30A2">
                  <w:pPr>
                    <w:rPr>
                      <w:del w:id="369" w:author="Musavi, Hamid [USA]" w:date="2017-03-12T19:50:00Z"/>
                      <w:rFonts w:ascii="Courier New" w:hAnsi="Courier New" w:cs="Courier New"/>
                      <w:b/>
                    </w:rPr>
                  </w:pPr>
                  <w:del w:id="370" w:author="Musavi, Hamid [USA]" w:date="2017-03-12T19:50:00Z">
                    <w:r w:rsidRPr="008A6E46">
                      <w:rPr>
                        <w:rFonts w:ascii="Courier New" w:hAnsi="Courier New" w:cs="Courier New"/>
                        <w:b/>
                      </w:rPr>
                      <w:delText>Required</w:delText>
                    </w:r>
                  </w:del>
                </w:p>
              </w:tc>
              <w:tc>
                <w:tcPr>
                  <w:tcW w:w="1246" w:type="dxa"/>
                </w:tcPr>
                <w:p w14:paraId="46FA24D5" w14:textId="77777777" w:rsidR="008D1F2E" w:rsidRDefault="008D1F2E" w:rsidP="006B30A2">
                  <w:pPr>
                    <w:rPr>
                      <w:del w:id="371" w:author="Musavi, Hamid [USA]" w:date="2017-03-12T19:50:00Z"/>
                      <w:rFonts w:ascii="Courier New" w:hAnsi="Courier New" w:cs="Courier New"/>
                      <w:b/>
                    </w:rPr>
                  </w:pPr>
                  <w:del w:id="372" w:author="Musavi, Hamid [USA]" w:date="2017-03-12T19:50:00Z">
                    <w:r>
                      <w:rPr>
                        <w:rFonts w:ascii="Courier New" w:hAnsi="Courier New" w:cs="Courier New"/>
                        <w:b/>
                      </w:rPr>
                      <w:delText>In</w:delText>
                    </w:r>
                  </w:del>
                </w:p>
                <w:p w14:paraId="0563CD02" w14:textId="77777777" w:rsidR="008D1F2E" w:rsidRPr="008A6E46" w:rsidRDefault="008D1F2E" w:rsidP="006B30A2">
                  <w:pPr>
                    <w:rPr>
                      <w:del w:id="373" w:author="Musavi, Hamid [USA]" w:date="2017-03-12T19:50:00Z"/>
                      <w:rFonts w:ascii="Courier New" w:hAnsi="Courier New" w:cs="Courier New"/>
                      <w:b/>
                    </w:rPr>
                  </w:pPr>
                  <w:del w:id="374" w:author="Musavi, Hamid [USA]" w:date="2017-03-12T19:50:00Z">
                    <w:r>
                      <w:rPr>
                        <w:rFonts w:ascii="Courier New" w:hAnsi="Courier New" w:cs="Courier New"/>
                        <w:b/>
                      </w:rPr>
                      <w:delText>(Q|B)</w:delText>
                    </w:r>
                  </w:del>
                </w:p>
              </w:tc>
            </w:tr>
            <w:tr w:rsidR="008D1F2E" w:rsidRPr="008A6E46" w14:paraId="67A0A4E7" w14:textId="77777777" w:rsidTr="00F175E9">
              <w:trPr>
                <w:del w:id="375" w:author="Musavi, Hamid [USA]" w:date="2017-03-12T19:50:00Z"/>
              </w:trPr>
              <w:tc>
                <w:tcPr>
                  <w:tcW w:w="2125" w:type="dxa"/>
                </w:tcPr>
                <w:p w14:paraId="3A8B05AA" w14:textId="3576A46E" w:rsidR="008D1F2E" w:rsidRPr="008A6E46" w:rsidRDefault="008D1F2E" w:rsidP="006B30A2">
                  <w:pPr>
                    <w:rPr>
                      <w:del w:id="376" w:author="Musavi, Hamid [USA]" w:date="2017-03-12T19:50:00Z"/>
                      <w:rFonts w:ascii="Courier New" w:hAnsi="Courier New" w:cs="Courier New"/>
                    </w:rPr>
                  </w:pPr>
                  <w:del w:id="377" w:author="Musavi, Hamid [USA]" w:date="2017-03-12T19:50:00Z">
                    <w:r>
                      <w:rPr>
                        <w:rFonts w:ascii="Courier New" w:hAnsi="Courier New" w:cs="Courier New"/>
                      </w:rPr>
                      <w:delText>Name of the parameter</w:delText>
                    </w:r>
                  </w:del>
                </w:p>
              </w:tc>
              <w:tc>
                <w:tcPr>
                  <w:tcW w:w="2970" w:type="dxa"/>
                </w:tcPr>
                <w:p w14:paraId="026528A6" w14:textId="0A5C8CF1" w:rsidR="008D1F2E" w:rsidRPr="008A6E46" w:rsidRDefault="008D1F2E" w:rsidP="006B30A2">
                  <w:pPr>
                    <w:rPr>
                      <w:del w:id="378" w:author="Musavi, Hamid [USA]" w:date="2017-03-12T19:50:00Z"/>
                      <w:rFonts w:ascii="Courier New" w:hAnsi="Courier New" w:cs="Courier New"/>
                    </w:rPr>
                  </w:pPr>
                  <w:del w:id="379" w:author="Musavi, Hamid [USA]" w:date="2017-03-12T19:50:00Z">
                    <w:r>
                      <w:rPr>
                        <w:rFonts w:ascii="Courier New" w:hAnsi="Courier New" w:cs="Courier New"/>
                      </w:rPr>
                      <w:delText>Value of the parameter</w:delText>
                    </w:r>
                  </w:del>
                </w:p>
              </w:tc>
              <w:tc>
                <w:tcPr>
                  <w:tcW w:w="3601" w:type="dxa"/>
                </w:tcPr>
                <w:p w14:paraId="7DD50C44" w14:textId="1B979E58" w:rsidR="008D1F2E" w:rsidRPr="008A6E46" w:rsidRDefault="008D1F2E" w:rsidP="006B30A2">
                  <w:pPr>
                    <w:rPr>
                      <w:del w:id="380" w:author="Musavi, Hamid [USA]" w:date="2017-03-12T19:50:00Z"/>
                      <w:rFonts w:ascii="Courier New" w:hAnsi="Courier New" w:cs="Courier New"/>
                    </w:rPr>
                  </w:pPr>
                  <w:del w:id="381" w:author="Musavi, Hamid [USA]" w:date="2017-03-12T19:50:00Z">
                    <w:r>
                      <w:rPr>
                        <w:rFonts w:ascii="Courier New" w:hAnsi="Courier New" w:cs="Courier New"/>
                      </w:rPr>
                      <w:delText>Description of the parameter</w:delText>
                    </w:r>
                  </w:del>
                </w:p>
              </w:tc>
              <w:tc>
                <w:tcPr>
                  <w:tcW w:w="1273" w:type="dxa"/>
                </w:tcPr>
                <w:p w14:paraId="71449419" w14:textId="3D4EA8AD" w:rsidR="008D1F2E" w:rsidRPr="008A6E46" w:rsidRDefault="008D1F2E" w:rsidP="006B30A2">
                  <w:pPr>
                    <w:rPr>
                      <w:del w:id="382" w:author="Musavi, Hamid [USA]" w:date="2017-03-12T19:50:00Z"/>
                      <w:rFonts w:ascii="Courier New" w:hAnsi="Courier New" w:cs="Courier New"/>
                    </w:rPr>
                  </w:pPr>
                  <w:del w:id="383" w:author="Musavi, Hamid [USA]" w:date="2017-03-12T19:50:00Z">
                    <w:r>
                      <w:rPr>
                        <w:rFonts w:ascii="Courier New" w:hAnsi="Courier New" w:cs="Courier New"/>
                      </w:rPr>
                      <w:delText>True or False</w:delText>
                    </w:r>
                  </w:del>
                </w:p>
              </w:tc>
              <w:tc>
                <w:tcPr>
                  <w:tcW w:w="1246" w:type="dxa"/>
                </w:tcPr>
                <w:p w14:paraId="6EF27C8A" w14:textId="285418F8" w:rsidR="008D1F2E" w:rsidRPr="008A6E46" w:rsidRDefault="008D1F2E" w:rsidP="006B30A2">
                  <w:pPr>
                    <w:rPr>
                      <w:del w:id="384" w:author="Musavi, Hamid [USA]" w:date="2017-03-12T19:50:00Z"/>
                      <w:rFonts w:ascii="Courier New" w:hAnsi="Courier New" w:cs="Courier New"/>
                    </w:rPr>
                  </w:pPr>
                  <w:del w:id="385" w:author="Musavi, Hamid [USA]" w:date="2017-03-12T19:50:00Z">
                    <w:r>
                      <w:rPr>
                        <w:rFonts w:ascii="Courier New" w:hAnsi="Courier New" w:cs="Courier New"/>
                      </w:rPr>
                      <w:delText>Query or Body</w:delText>
                    </w:r>
                  </w:del>
                </w:p>
              </w:tc>
            </w:tr>
          </w:tbl>
          <w:p w14:paraId="18E32BFB" w14:textId="77777777" w:rsidR="008D1F2E" w:rsidRPr="008A6E46" w:rsidRDefault="008D1F2E" w:rsidP="006B30A2">
            <w:pPr>
              <w:rPr>
                <w:del w:id="386" w:author="Musavi, Hamid [USA]" w:date="2017-03-12T19:50:00Z"/>
                <w:rFonts w:ascii="Courier New" w:hAnsi="Courier New" w:cs="Courier New"/>
                <w:b/>
              </w:rPr>
            </w:pPr>
          </w:p>
        </w:tc>
      </w:tr>
      <w:tr w:rsidR="008D1F2E" w:rsidRPr="008A6E46" w14:paraId="00C49EC9" w14:textId="77777777" w:rsidTr="00F175E9">
        <w:trPr>
          <w:del w:id="387" w:author="Musavi, Hamid [USA]" w:date="2017-03-12T19:50:00Z"/>
        </w:trPr>
        <w:tc>
          <w:tcPr>
            <w:tcW w:w="1537" w:type="dxa"/>
            <w:shd w:val="clear" w:color="auto" w:fill="D9D9D9" w:themeFill="background1" w:themeFillShade="D9"/>
          </w:tcPr>
          <w:p w14:paraId="49CADF2E" w14:textId="77777777" w:rsidR="008D1F2E" w:rsidRPr="008A6E46" w:rsidRDefault="008D1F2E" w:rsidP="006B30A2">
            <w:pPr>
              <w:rPr>
                <w:del w:id="388" w:author="Musavi, Hamid [USA]" w:date="2017-03-12T19:50:00Z"/>
                <w:rFonts w:ascii="Courier New" w:hAnsi="Courier New" w:cs="Courier New"/>
                <w:b/>
              </w:rPr>
            </w:pPr>
            <w:del w:id="389"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0431909D" w14:textId="77777777" w:rsidTr="00F175E9">
              <w:trPr>
                <w:del w:id="390" w:author="Musavi, Hamid [USA]" w:date="2017-03-12T19:50:00Z"/>
              </w:trPr>
              <w:tc>
                <w:tcPr>
                  <w:tcW w:w="2125" w:type="dxa"/>
                </w:tcPr>
                <w:p w14:paraId="06E0BD95" w14:textId="77777777" w:rsidR="008D1F2E" w:rsidRPr="008A6E46" w:rsidRDefault="008D1F2E" w:rsidP="006B30A2">
                  <w:pPr>
                    <w:rPr>
                      <w:del w:id="391" w:author="Musavi, Hamid [USA]" w:date="2017-03-12T19:50:00Z"/>
                      <w:rFonts w:ascii="Courier New" w:hAnsi="Courier New" w:cs="Courier New"/>
                      <w:b/>
                    </w:rPr>
                  </w:pPr>
                  <w:del w:id="392" w:author="Musavi, Hamid [USA]" w:date="2017-03-12T19:50:00Z">
                    <w:r w:rsidRPr="008A6E46">
                      <w:rPr>
                        <w:rFonts w:ascii="Courier New" w:hAnsi="Courier New" w:cs="Courier New"/>
                        <w:b/>
                      </w:rPr>
                      <w:delText>Code</w:delText>
                    </w:r>
                  </w:del>
                </w:p>
              </w:tc>
              <w:tc>
                <w:tcPr>
                  <w:tcW w:w="2970" w:type="dxa"/>
                </w:tcPr>
                <w:p w14:paraId="76D5B6BF" w14:textId="77777777" w:rsidR="008D1F2E" w:rsidRPr="008A6E46" w:rsidRDefault="008D1F2E" w:rsidP="006B30A2">
                  <w:pPr>
                    <w:rPr>
                      <w:del w:id="393" w:author="Musavi, Hamid [USA]" w:date="2017-03-12T19:50:00Z"/>
                      <w:rFonts w:ascii="Courier New" w:hAnsi="Courier New" w:cs="Courier New"/>
                      <w:b/>
                    </w:rPr>
                  </w:pPr>
                  <w:del w:id="394" w:author="Musavi, Hamid [USA]" w:date="2017-03-12T19:50:00Z">
                    <w:r w:rsidRPr="008A6E46">
                      <w:rPr>
                        <w:rFonts w:ascii="Courier New" w:hAnsi="Courier New" w:cs="Courier New"/>
                        <w:b/>
                      </w:rPr>
                      <w:delText>Description</w:delText>
                    </w:r>
                  </w:del>
                </w:p>
              </w:tc>
              <w:tc>
                <w:tcPr>
                  <w:tcW w:w="6120" w:type="dxa"/>
                </w:tcPr>
                <w:p w14:paraId="7FD0B15F" w14:textId="77777777" w:rsidR="008D1F2E" w:rsidRPr="008A6E46" w:rsidRDefault="008D1F2E" w:rsidP="006B30A2">
                  <w:pPr>
                    <w:rPr>
                      <w:del w:id="395" w:author="Musavi, Hamid [USA]" w:date="2017-03-12T19:50:00Z"/>
                      <w:rFonts w:ascii="Courier New" w:hAnsi="Courier New" w:cs="Courier New"/>
                      <w:b/>
                    </w:rPr>
                  </w:pPr>
                  <w:del w:id="396" w:author="Musavi, Hamid [USA]" w:date="2017-03-12T19:50:00Z">
                    <w:r w:rsidRPr="008A6E46">
                      <w:rPr>
                        <w:rFonts w:ascii="Courier New" w:hAnsi="Courier New" w:cs="Courier New"/>
                        <w:b/>
                      </w:rPr>
                      <w:delText>Schema</w:delText>
                    </w:r>
                  </w:del>
                </w:p>
              </w:tc>
            </w:tr>
            <w:tr w:rsidR="008D1F2E" w:rsidRPr="008A6E46" w14:paraId="1AADD3FF" w14:textId="77777777" w:rsidTr="00F175E9">
              <w:trPr>
                <w:del w:id="397" w:author="Musavi, Hamid [USA]" w:date="2017-03-12T19:50:00Z"/>
              </w:trPr>
              <w:tc>
                <w:tcPr>
                  <w:tcW w:w="2125" w:type="dxa"/>
                </w:tcPr>
                <w:p w14:paraId="7C857753" w14:textId="1127BFC7" w:rsidR="008D1F2E" w:rsidRPr="008A6E46" w:rsidRDefault="008D1F2E" w:rsidP="006B30A2">
                  <w:pPr>
                    <w:rPr>
                      <w:del w:id="398" w:author="Musavi, Hamid [USA]" w:date="2017-03-12T19:50:00Z"/>
                      <w:rFonts w:ascii="Courier New" w:hAnsi="Courier New" w:cs="Courier New"/>
                      <w:b/>
                    </w:rPr>
                  </w:pPr>
                  <w:del w:id="399" w:author="Musavi, Hamid [USA]" w:date="2017-03-12T19:50:00Z">
                    <w:r>
                      <w:rPr>
                        <w:rFonts w:ascii="Courier New" w:hAnsi="Courier New" w:cs="Courier New"/>
                        <w:b/>
                      </w:rPr>
                      <w:delText>HTTP Status code</w:delText>
                    </w:r>
                  </w:del>
                </w:p>
              </w:tc>
              <w:tc>
                <w:tcPr>
                  <w:tcW w:w="2970" w:type="dxa"/>
                </w:tcPr>
                <w:p w14:paraId="273FB65F" w14:textId="1B02BA32" w:rsidR="008D1F2E" w:rsidRPr="008D1F2E" w:rsidRDefault="008D1F2E" w:rsidP="006B30A2">
                  <w:pPr>
                    <w:rPr>
                      <w:del w:id="400" w:author="Musavi, Hamid [USA]" w:date="2017-03-12T19:50:00Z"/>
                      <w:rFonts w:ascii="Courier New" w:hAnsi="Courier New" w:cs="Courier New"/>
                    </w:rPr>
                  </w:pPr>
                  <w:del w:id="401" w:author="Musavi, Hamid [USA]" w:date="2017-03-12T19:50:00Z">
                    <w:r w:rsidRPr="008D1F2E">
                      <w:rPr>
                        <w:rFonts w:ascii="Courier New" w:hAnsi="Courier New" w:cs="Courier New"/>
                      </w:rPr>
                      <w:delText>Description of the response</w:delText>
                    </w:r>
                  </w:del>
                </w:p>
              </w:tc>
              <w:tc>
                <w:tcPr>
                  <w:tcW w:w="6120" w:type="dxa"/>
                </w:tcPr>
                <w:p w14:paraId="524420DE" w14:textId="3CF4EBB1" w:rsidR="008D1F2E" w:rsidRPr="008A6E46" w:rsidRDefault="008D1F2E" w:rsidP="006B30A2">
                  <w:pPr>
                    <w:rPr>
                      <w:del w:id="402" w:author="Musavi, Hamid [USA]" w:date="2017-03-12T19:50:00Z"/>
                      <w:rFonts w:ascii="Courier New" w:hAnsi="Courier New" w:cs="Courier New"/>
                    </w:rPr>
                  </w:pPr>
                  <w:del w:id="403" w:author="Musavi, Hamid [USA]" w:date="2017-03-12T19:50:00Z">
                    <w:r>
                      <w:rPr>
                        <w:rFonts w:ascii="Courier New" w:hAnsi="Courier New" w:cs="Courier New"/>
                      </w:rPr>
                      <w:delText>Schema of the response body</w:delText>
                    </w:r>
                  </w:del>
                </w:p>
              </w:tc>
            </w:tr>
            <w:tr w:rsidR="008D1F2E" w:rsidRPr="008A6E46" w14:paraId="044290A8" w14:textId="77777777" w:rsidTr="00F175E9">
              <w:trPr>
                <w:del w:id="404" w:author="Musavi, Hamid [USA]" w:date="2017-03-12T19:50:00Z"/>
              </w:trPr>
              <w:tc>
                <w:tcPr>
                  <w:tcW w:w="2125" w:type="dxa"/>
                </w:tcPr>
                <w:p w14:paraId="19AA8DF8" w14:textId="416C2C5A" w:rsidR="008D1F2E" w:rsidRPr="008A6E46" w:rsidRDefault="008D1F2E" w:rsidP="008D1F2E">
                  <w:pPr>
                    <w:rPr>
                      <w:del w:id="405" w:author="Musavi, Hamid [USA]" w:date="2017-03-12T19:50:00Z"/>
                      <w:rFonts w:ascii="Courier New" w:hAnsi="Courier New" w:cs="Courier New"/>
                      <w:b/>
                    </w:rPr>
                  </w:pPr>
                  <w:del w:id="406" w:author="Musavi, Hamid [USA]" w:date="2017-03-12T19:50:00Z">
                    <w:r>
                      <w:rPr>
                        <w:rFonts w:ascii="Courier New" w:hAnsi="Courier New" w:cs="Courier New"/>
                        <w:b/>
                      </w:rPr>
                      <w:delText>HTTP Status code</w:delText>
                    </w:r>
                  </w:del>
                </w:p>
              </w:tc>
              <w:tc>
                <w:tcPr>
                  <w:tcW w:w="2970" w:type="dxa"/>
                </w:tcPr>
                <w:p w14:paraId="3F151CA4" w14:textId="6DEE4C9D" w:rsidR="008D1F2E" w:rsidRPr="008A6E46" w:rsidRDefault="008D1F2E" w:rsidP="008D1F2E">
                  <w:pPr>
                    <w:rPr>
                      <w:del w:id="407" w:author="Musavi, Hamid [USA]" w:date="2017-03-12T19:50:00Z"/>
                      <w:rFonts w:ascii="Courier New" w:hAnsi="Courier New" w:cs="Courier New"/>
                    </w:rPr>
                  </w:pPr>
                  <w:del w:id="408" w:author="Musavi, Hamid [USA]" w:date="2017-03-12T19:50:00Z">
                    <w:r w:rsidRPr="008D1F2E">
                      <w:rPr>
                        <w:rFonts w:ascii="Courier New" w:hAnsi="Courier New" w:cs="Courier New"/>
                      </w:rPr>
                      <w:delText>Description of the response</w:delText>
                    </w:r>
                  </w:del>
                </w:p>
              </w:tc>
              <w:tc>
                <w:tcPr>
                  <w:tcW w:w="6120" w:type="dxa"/>
                </w:tcPr>
                <w:p w14:paraId="27F8863D" w14:textId="69FE0DA8" w:rsidR="008D1F2E" w:rsidRPr="008A6E46" w:rsidRDefault="008D1F2E" w:rsidP="008D1F2E">
                  <w:pPr>
                    <w:rPr>
                      <w:del w:id="409" w:author="Musavi, Hamid [USA]" w:date="2017-03-12T19:50:00Z"/>
                      <w:rFonts w:ascii="Courier New" w:hAnsi="Courier New" w:cs="Courier New"/>
                      <w:b/>
                    </w:rPr>
                  </w:pPr>
                  <w:del w:id="410" w:author="Musavi, Hamid [USA]" w:date="2017-03-12T19:50:00Z">
                    <w:r>
                      <w:rPr>
                        <w:rFonts w:ascii="Courier New" w:hAnsi="Courier New" w:cs="Courier New"/>
                      </w:rPr>
                      <w:delText>Schema of the response body</w:delText>
                    </w:r>
                  </w:del>
                </w:p>
              </w:tc>
            </w:tr>
          </w:tbl>
          <w:p w14:paraId="08B41CE1" w14:textId="77777777" w:rsidR="008D1F2E" w:rsidRPr="008A6E46" w:rsidRDefault="008D1F2E" w:rsidP="00ED0E13">
            <w:pPr>
              <w:keepNext/>
              <w:rPr>
                <w:del w:id="411" w:author="Musavi, Hamid [USA]" w:date="2017-03-12T19:50:00Z"/>
                <w:rFonts w:ascii="Courier New" w:hAnsi="Courier New" w:cs="Courier New"/>
                <w:b/>
              </w:rPr>
            </w:pPr>
          </w:p>
        </w:tc>
      </w:tr>
    </w:tbl>
    <w:p w14:paraId="18E725C9" w14:textId="65BF7128" w:rsidR="008D1F2E" w:rsidRDefault="00ED0E13" w:rsidP="00ED0E13">
      <w:pPr>
        <w:pStyle w:val="Caption"/>
        <w:rPr>
          <w:del w:id="412" w:author="Musavi, Hamid [USA]" w:date="2017-03-12T19:50:00Z"/>
        </w:rPr>
      </w:pPr>
      <w:del w:id="413" w:author="Musavi, Hamid [USA]" w:date="2017-03-12T19:50:00Z">
        <w:r>
          <w:delText>Table</w:delText>
        </w:r>
      </w:del>
      <w:r>
        <w:t xml:space="preserve"> </w:t>
      </w:r>
      <w:ins w:id="414" w:author="Musavi, Hamid [USA]" w:date="2017-03-12T19:50:00Z">
        <w:r w:rsidR="00B54D4D">
          <w:fldChar w:fldCharType="begin"/>
        </w:r>
        <w:r w:rsidR="00B54D4D">
          <w:instrText xml:space="preserve"> SEQ Figure \* ARABIC </w:instrText>
        </w:r>
        <w:r w:rsidR="00B54D4D">
          <w:fldChar w:fldCharType="separate"/>
        </w:r>
        <w:r w:rsidR="00B54D4D">
          <w:rPr>
            <w:noProof/>
          </w:rPr>
          <w:t>2</w:t>
        </w:r>
        <w:r w:rsidR="00B54D4D">
          <w:fldChar w:fldCharType="end"/>
        </w:r>
      </w:ins>
      <w:bookmarkEnd w:id="306"/>
      <w:del w:id="415" w:author="Musavi, Hamid [USA]" w:date="2017-03-12T19:50:00Z">
        <w:r w:rsidR="00553AA4">
          <w:fldChar w:fldCharType="begin"/>
        </w:r>
        <w:r w:rsidR="00553AA4">
          <w:delInstrText xml:space="preserve"> SEQ Table \* ARABIC </w:delInstrText>
        </w:r>
        <w:r w:rsidR="00553AA4">
          <w:fldChar w:fldCharType="separate"/>
        </w:r>
        <w:r w:rsidR="00244E15">
          <w:rPr>
            <w:noProof/>
          </w:rPr>
          <w:delText>1</w:delText>
        </w:r>
        <w:r w:rsidR="00553AA4">
          <w:rPr>
            <w:noProof/>
          </w:rPr>
          <w:fldChar w:fldCharType="end"/>
        </w:r>
      </w:del>
      <w:r>
        <w:t xml:space="preserve"> - </w:t>
      </w:r>
      <w:r w:rsidRPr="001B7751">
        <w:t xml:space="preserve">ODE </w:t>
      </w:r>
      <w:ins w:id="416" w:author="Musavi, Hamid [USA]" w:date="2017-03-12T19:50:00Z">
        <w:r w:rsidR="00B54D4D">
          <w:t>REST</w:t>
        </w:r>
      </w:ins>
      <w:del w:id="417" w:author="Musavi, Hamid [USA]" w:date="2017-03-12T19:50:00Z">
        <w:r w:rsidRPr="001B7751">
          <w:delText>API Specification Template</w:delText>
        </w:r>
      </w:del>
    </w:p>
    <w:p w14:paraId="6EB1E796" w14:textId="77777777" w:rsidR="00ED0E13" w:rsidRPr="00ED0E13" w:rsidRDefault="00ED0E13" w:rsidP="00ED0E13">
      <w:pPr>
        <w:rPr>
          <w:del w:id="418" w:author="Musavi, Hamid [USA]" w:date="2017-03-12T19:50:00Z"/>
        </w:rPr>
      </w:pPr>
    </w:p>
    <w:p w14:paraId="6DDC5389" w14:textId="0578F102" w:rsidR="00C26C45" w:rsidRPr="00E35BF2" w:rsidRDefault="000B15A1" w:rsidP="00A55F58">
      <w:pPr>
        <w:pStyle w:val="Heading3"/>
        <w:rPr>
          <w:del w:id="419" w:author="Musavi, Hamid [USA]" w:date="2017-03-12T19:50:00Z"/>
          <w:b/>
        </w:rPr>
      </w:pPr>
      <w:bookmarkStart w:id="420" w:name="_Toc477116125"/>
      <w:bookmarkEnd w:id="298"/>
      <w:del w:id="421" w:author="Musavi, Hamid [USA]" w:date="2017-03-12T19:50:00Z">
        <w:r>
          <w:delText>Get Security Token</w:delText>
        </w:r>
        <w:r w:rsidR="005F7EB4">
          <w:delText xml:space="preserve"> (Future)</w:delText>
        </w:r>
        <w:bookmarkEnd w:id="420"/>
      </w:del>
    </w:p>
    <w:p w14:paraId="387D97BF" w14:textId="076C3B8A" w:rsidR="00C26C45" w:rsidRPr="00ED0E13" w:rsidRDefault="007038D0" w:rsidP="00C26C45">
      <w:pPr>
        <w:rPr>
          <w:del w:id="422" w:author="Musavi, Hamid [USA]" w:date="2017-03-12T19:50:00Z"/>
          <w:color w:val="FF0000"/>
        </w:rPr>
      </w:pPr>
      <w:del w:id="423" w:author="Musavi, Hamid [USA]" w:date="2017-03-12T19:50:00Z">
        <w:r>
          <w:rPr>
            <w:color w:val="FF0000"/>
          </w:rPr>
          <w:delText>STATUS</w:delText>
        </w:r>
        <w:r w:rsidR="00ED0E13" w:rsidRPr="00ED0E13">
          <w:rPr>
            <w:color w:val="FF0000"/>
          </w:rPr>
          <w:delText xml:space="preserve">: </w:delText>
        </w:r>
        <w:r w:rsidR="00ED0E13">
          <w:rPr>
            <w:color w:val="FF0000"/>
          </w:rPr>
          <w:delText>Get Security Token API</w:delText>
        </w:r>
        <w:r w:rsidR="00ED0E13" w:rsidRPr="00ED0E13">
          <w:rPr>
            <w:color w:val="FF0000"/>
          </w:rPr>
          <w:delText xml:space="preserve"> </w:delText>
        </w:r>
        <w:r w:rsidR="00ED0E13">
          <w:rPr>
            <w:color w:val="FF0000"/>
          </w:rPr>
          <w:delText>has</w:delText>
        </w:r>
        <w:r w:rsidR="00ED0E13" w:rsidRPr="00ED0E13">
          <w:rPr>
            <w:color w:val="FF0000"/>
          </w:rPr>
          <w:delText xml:space="preserve"> not </w:delText>
        </w:r>
        <w:r w:rsidR="00ED0E13">
          <w:rPr>
            <w:color w:val="FF0000"/>
          </w:rPr>
          <w:delText>yet been implemented</w:delText>
        </w:r>
      </w:del>
    </w:p>
    <w:p w14:paraId="4533404B" w14:textId="77777777" w:rsidR="00C26C45" w:rsidRDefault="00C26C45" w:rsidP="00C26C45">
      <w:pPr>
        <w:rPr>
          <w:del w:id="424"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C26C45" w:rsidRPr="008A6E46" w14:paraId="007DDACD" w14:textId="77777777" w:rsidTr="00F175E9">
        <w:trPr>
          <w:del w:id="425" w:author="Musavi, Hamid [USA]" w:date="2017-03-12T19:50:00Z"/>
        </w:trPr>
        <w:tc>
          <w:tcPr>
            <w:tcW w:w="1537" w:type="dxa"/>
            <w:shd w:val="clear" w:color="auto" w:fill="D9D9D9" w:themeFill="background1" w:themeFillShade="D9"/>
          </w:tcPr>
          <w:p w14:paraId="5A366924" w14:textId="77777777" w:rsidR="00C26C45" w:rsidRPr="008A6E46" w:rsidRDefault="00C26C45" w:rsidP="00C26C45">
            <w:pPr>
              <w:rPr>
                <w:del w:id="426" w:author="Musavi, Hamid [USA]" w:date="2017-03-12T19:50:00Z"/>
                <w:rFonts w:ascii="Courier New" w:hAnsi="Courier New" w:cs="Courier New"/>
                <w:b/>
              </w:rPr>
            </w:pPr>
            <w:del w:id="427" w:author="Musavi, Hamid [USA]" w:date="2017-03-12T19:50:00Z">
              <w:r w:rsidRPr="008A6E46">
                <w:rPr>
                  <w:rFonts w:ascii="Courier New" w:hAnsi="Courier New" w:cs="Courier New"/>
                  <w:b/>
                </w:rPr>
                <w:lastRenderedPageBreak/>
                <w:delText>Path</w:delText>
              </w:r>
            </w:del>
          </w:p>
        </w:tc>
        <w:tc>
          <w:tcPr>
            <w:tcW w:w="11508" w:type="dxa"/>
            <w:shd w:val="clear" w:color="auto" w:fill="D9D9D9" w:themeFill="background1" w:themeFillShade="D9"/>
          </w:tcPr>
          <w:p w14:paraId="746C797E" w14:textId="78677F47" w:rsidR="00C26C45" w:rsidRPr="008A6E46" w:rsidRDefault="00722B15" w:rsidP="00C26C45">
            <w:pPr>
              <w:rPr>
                <w:del w:id="428" w:author="Musavi, Hamid [USA]" w:date="2017-03-12T19:50:00Z"/>
                <w:rFonts w:ascii="Courier New" w:hAnsi="Courier New" w:cs="Courier New"/>
              </w:rPr>
            </w:pPr>
            <w:del w:id="429" w:author="Musavi, Hamid [USA]" w:date="2017-03-12T19:50:00Z">
              <w:r>
                <w:rPr>
                  <w:rFonts w:ascii="Courier New" w:hAnsi="Courier New" w:cs="Courier New"/>
                </w:rPr>
                <w:delText>/security</w:delText>
              </w:r>
              <w:r w:rsidR="000B15A1">
                <w:rPr>
                  <w:rFonts w:ascii="Courier New" w:hAnsi="Courier New" w:cs="Courier New"/>
                </w:rPr>
                <w:delText>/token</w:delText>
              </w:r>
            </w:del>
          </w:p>
        </w:tc>
      </w:tr>
      <w:tr w:rsidR="00C26C45" w:rsidRPr="008A6E46" w14:paraId="15649826" w14:textId="77777777" w:rsidTr="00F175E9">
        <w:trPr>
          <w:del w:id="430" w:author="Musavi, Hamid [USA]" w:date="2017-03-12T19:50:00Z"/>
        </w:trPr>
        <w:tc>
          <w:tcPr>
            <w:tcW w:w="1537" w:type="dxa"/>
            <w:shd w:val="clear" w:color="auto" w:fill="D9D9D9" w:themeFill="background1" w:themeFillShade="D9"/>
          </w:tcPr>
          <w:p w14:paraId="773FA00B" w14:textId="77777777" w:rsidR="00C26C45" w:rsidRPr="008A6E46" w:rsidRDefault="00C26C45" w:rsidP="00C26C45">
            <w:pPr>
              <w:rPr>
                <w:del w:id="431" w:author="Musavi, Hamid [USA]" w:date="2017-03-12T19:50:00Z"/>
                <w:rFonts w:ascii="Courier New" w:hAnsi="Courier New" w:cs="Courier New"/>
                <w:b/>
              </w:rPr>
            </w:pPr>
            <w:del w:id="432"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5EEBC154" w14:textId="77777777" w:rsidR="00C26C45" w:rsidRPr="008A6E46" w:rsidRDefault="00C26C45" w:rsidP="00C26C45">
            <w:pPr>
              <w:rPr>
                <w:del w:id="433" w:author="Musavi, Hamid [USA]" w:date="2017-03-12T19:50:00Z"/>
                <w:rFonts w:ascii="Courier New" w:hAnsi="Courier New" w:cs="Courier New"/>
              </w:rPr>
            </w:pPr>
            <w:del w:id="434" w:author="Musavi, Hamid [USA]" w:date="2017-03-12T19:50:00Z">
              <w:r>
                <w:rPr>
                  <w:rFonts w:ascii="Courier New" w:hAnsi="Courier New" w:cs="Courier New"/>
                </w:rPr>
                <w:delText>GET</w:delText>
              </w:r>
            </w:del>
          </w:p>
        </w:tc>
      </w:tr>
      <w:tr w:rsidR="00C26C45" w:rsidRPr="008A6E46" w14:paraId="70813393" w14:textId="77777777" w:rsidTr="00F175E9">
        <w:trPr>
          <w:del w:id="435" w:author="Musavi, Hamid [USA]" w:date="2017-03-12T19:50:00Z"/>
        </w:trPr>
        <w:tc>
          <w:tcPr>
            <w:tcW w:w="1537" w:type="dxa"/>
            <w:shd w:val="clear" w:color="auto" w:fill="D9D9D9" w:themeFill="background1" w:themeFillShade="D9"/>
          </w:tcPr>
          <w:p w14:paraId="4F2D9B1B" w14:textId="77777777" w:rsidR="00C26C45" w:rsidRPr="008A6E46" w:rsidRDefault="00C26C45" w:rsidP="00C26C45">
            <w:pPr>
              <w:rPr>
                <w:del w:id="436" w:author="Musavi, Hamid [USA]" w:date="2017-03-12T19:50:00Z"/>
                <w:rFonts w:ascii="Courier New" w:hAnsi="Courier New" w:cs="Courier New"/>
              </w:rPr>
            </w:pPr>
            <w:del w:id="437"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23A44895" w14:textId="77777777" w:rsidR="00C26C45" w:rsidRPr="008A6E46" w:rsidRDefault="00C26C45" w:rsidP="00C26C45">
            <w:pPr>
              <w:rPr>
                <w:del w:id="438" w:author="Musavi, Hamid [USA]" w:date="2017-03-12T19:50:00Z"/>
                <w:rFonts w:ascii="Courier New" w:hAnsi="Courier New" w:cs="Courier New"/>
              </w:rPr>
            </w:pPr>
            <w:del w:id="439" w:author="Musavi, Hamid [USA]" w:date="2017-03-12T19:50:00Z">
              <w:r w:rsidRPr="008A6E46">
                <w:rPr>
                  <w:rFonts w:ascii="Courier New" w:hAnsi="Courier New" w:cs="Courier New"/>
                </w:rPr>
                <w:delText>Authenticates the user given username/password and returns a security token</w:delText>
              </w:r>
            </w:del>
          </w:p>
        </w:tc>
      </w:tr>
      <w:tr w:rsidR="00F175E9" w:rsidRPr="008A6E46" w14:paraId="36E310A7" w14:textId="77777777" w:rsidTr="00F175E9">
        <w:trPr>
          <w:del w:id="440" w:author="Musavi, Hamid [USA]" w:date="2017-03-12T19:50:00Z"/>
        </w:trPr>
        <w:tc>
          <w:tcPr>
            <w:tcW w:w="1537" w:type="dxa"/>
            <w:shd w:val="clear" w:color="auto" w:fill="D9D9D9" w:themeFill="background1" w:themeFillShade="D9"/>
          </w:tcPr>
          <w:p w14:paraId="6CB36F90" w14:textId="410C6A7A" w:rsidR="00F175E9" w:rsidRPr="008A6E46" w:rsidRDefault="00F175E9" w:rsidP="006B30A2">
            <w:pPr>
              <w:rPr>
                <w:del w:id="441" w:author="Musavi, Hamid [USA]" w:date="2017-03-12T19:50:00Z"/>
                <w:rFonts w:ascii="Courier New" w:hAnsi="Courier New" w:cs="Courier New"/>
                <w:b/>
              </w:rPr>
            </w:pPr>
            <w:del w:id="442"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3ACBC8CC" w14:textId="77777777" w:rsidR="00F175E9" w:rsidRPr="008A6E46" w:rsidRDefault="00F175E9" w:rsidP="006B30A2">
            <w:pPr>
              <w:rPr>
                <w:del w:id="443" w:author="Musavi, Hamid [USA]" w:date="2017-03-12T19:50:00Z"/>
                <w:rFonts w:ascii="Courier New" w:hAnsi="Courier New" w:cs="Courier New"/>
              </w:rPr>
            </w:pPr>
            <w:del w:id="444"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C26C45" w:rsidRPr="008A6E46" w14:paraId="2574BC3F" w14:textId="77777777" w:rsidTr="00F175E9">
        <w:trPr>
          <w:del w:id="445" w:author="Musavi, Hamid [USA]" w:date="2017-03-12T19:50:00Z"/>
        </w:trPr>
        <w:tc>
          <w:tcPr>
            <w:tcW w:w="1537" w:type="dxa"/>
            <w:shd w:val="clear" w:color="auto" w:fill="D9D9D9" w:themeFill="background1" w:themeFillShade="D9"/>
          </w:tcPr>
          <w:p w14:paraId="27A47821" w14:textId="77777777" w:rsidR="00C26C45" w:rsidRPr="008A6E46" w:rsidRDefault="00C26C45" w:rsidP="00C26C45">
            <w:pPr>
              <w:rPr>
                <w:del w:id="446" w:author="Musavi, Hamid [USA]" w:date="2017-03-12T19:50:00Z"/>
                <w:rFonts w:ascii="Courier New" w:hAnsi="Courier New" w:cs="Courier New"/>
                <w:b/>
              </w:rPr>
            </w:pPr>
            <w:del w:id="447"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6BA148DA" w14:textId="77777777" w:rsidR="00C26C45" w:rsidRPr="008A6E46" w:rsidRDefault="00C26C45" w:rsidP="00C26C45">
            <w:pPr>
              <w:rPr>
                <w:del w:id="448" w:author="Musavi, Hamid [USA]" w:date="2017-03-12T19:50:00Z"/>
                <w:rFonts w:ascii="Courier New" w:hAnsi="Courier New" w:cs="Courier New"/>
              </w:rPr>
            </w:pPr>
            <w:del w:id="449"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C26C45" w:rsidRPr="008A6E46" w14:paraId="4BD32454" w14:textId="77777777" w:rsidTr="00F175E9">
        <w:trPr>
          <w:del w:id="450" w:author="Musavi, Hamid [USA]" w:date="2017-03-12T19:50:00Z"/>
        </w:trPr>
        <w:tc>
          <w:tcPr>
            <w:tcW w:w="1537" w:type="dxa"/>
            <w:shd w:val="clear" w:color="auto" w:fill="D9D9D9" w:themeFill="background1" w:themeFillShade="D9"/>
          </w:tcPr>
          <w:p w14:paraId="0A6689D7" w14:textId="77777777" w:rsidR="00C26C45" w:rsidRPr="008A6E46" w:rsidRDefault="00C26C45" w:rsidP="00C26C45">
            <w:pPr>
              <w:rPr>
                <w:del w:id="451" w:author="Musavi, Hamid [USA]" w:date="2017-03-12T19:50:00Z"/>
                <w:rFonts w:ascii="Courier New" w:hAnsi="Courier New" w:cs="Courier New"/>
                <w:b/>
              </w:rPr>
            </w:pPr>
            <w:del w:id="452"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C26C45" w:rsidRPr="008A6E46" w14:paraId="5CBD235E" w14:textId="77777777" w:rsidTr="00F175E9">
              <w:trPr>
                <w:del w:id="453" w:author="Musavi, Hamid [USA]" w:date="2017-03-12T19:50:00Z"/>
              </w:trPr>
              <w:tc>
                <w:tcPr>
                  <w:tcW w:w="2125" w:type="dxa"/>
                </w:tcPr>
                <w:p w14:paraId="1AC2C57D" w14:textId="77777777" w:rsidR="00C26C45" w:rsidRPr="008A6E46" w:rsidRDefault="00C26C45" w:rsidP="00C26C45">
                  <w:pPr>
                    <w:rPr>
                      <w:del w:id="454" w:author="Musavi, Hamid [USA]" w:date="2017-03-12T19:50:00Z"/>
                      <w:rFonts w:ascii="Courier New" w:hAnsi="Courier New" w:cs="Courier New"/>
                      <w:b/>
                    </w:rPr>
                  </w:pPr>
                  <w:del w:id="455" w:author="Musavi, Hamid [USA]" w:date="2017-03-12T19:50:00Z">
                    <w:r w:rsidRPr="008A6E46">
                      <w:rPr>
                        <w:rFonts w:ascii="Courier New" w:hAnsi="Courier New" w:cs="Courier New"/>
                        <w:b/>
                      </w:rPr>
                      <w:delText>Name</w:delText>
                    </w:r>
                  </w:del>
                </w:p>
              </w:tc>
              <w:tc>
                <w:tcPr>
                  <w:tcW w:w="2989" w:type="dxa"/>
                </w:tcPr>
                <w:p w14:paraId="3D1F11B8" w14:textId="77777777" w:rsidR="00C26C45" w:rsidRPr="008A6E46" w:rsidRDefault="00C26C45" w:rsidP="00C26C45">
                  <w:pPr>
                    <w:rPr>
                      <w:del w:id="456" w:author="Musavi, Hamid [USA]" w:date="2017-03-12T19:50:00Z"/>
                      <w:rFonts w:ascii="Courier New" w:hAnsi="Courier New" w:cs="Courier New"/>
                      <w:b/>
                    </w:rPr>
                  </w:pPr>
                  <w:del w:id="457" w:author="Musavi, Hamid [USA]" w:date="2017-03-12T19:50:00Z">
                    <w:r w:rsidRPr="008A6E46">
                      <w:rPr>
                        <w:rFonts w:ascii="Courier New" w:hAnsi="Courier New" w:cs="Courier New"/>
                        <w:b/>
                      </w:rPr>
                      <w:delText>Value</w:delText>
                    </w:r>
                  </w:del>
                </w:p>
              </w:tc>
              <w:tc>
                <w:tcPr>
                  <w:tcW w:w="4841" w:type="dxa"/>
                </w:tcPr>
                <w:p w14:paraId="6BF79A5B" w14:textId="77777777" w:rsidR="00C26C45" w:rsidRPr="008A6E46" w:rsidRDefault="00C26C45" w:rsidP="00C26C45">
                  <w:pPr>
                    <w:rPr>
                      <w:del w:id="458" w:author="Musavi, Hamid [USA]" w:date="2017-03-12T19:50:00Z"/>
                      <w:rFonts w:ascii="Courier New" w:hAnsi="Courier New" w:cs="Courier New"/>
                      <w:b/>
                    </w:rPr>
                  </w:pPr>
                  <w:del w:id="459" w:author="Musavi, Hamid [USA]" w:date="2017-03-12T19:50:00Z">
                    <w:r w:rsidRPr="008A6E46">
                      <w:rPr>
                        <w:rFonts w:ascii="Courier New" w:hAnsi="Courier New" w:cs="Courier New"/>
                        <w:b/>
                      </w:rPr>
                      <w:delText>Description</w:delText>
                    </w:r>
                  </w:del>
                </w:p>
              </w:tc>
              <w:tc>
                <w:tcPr>
                  <w:tcW w:w="1273" w:type="dxa"/>
                </w:tcPr>
                <w:p w14:paraId="14E97F16" w14:textId="77777777" w:rsidR="00C26C45" w:rsidRPr="008A6E46" w:rsidRDefault="00C26C45" w:rsidP="00C26C45">
                  <w:pPr>
                    <w:rPr>
                      <w:del w:id="460" w:author="Musavi, Hamid [USA]" w:date="2017-03-12T19:50:00Z"/>
                      <w:rFonts w:ascii="Courier New" w:hAnsi="Courier New" w:cs="Courier New"/>
                      <w:b/>
                    </w:rPr>
                  </w:pPr>
                  <w:del w:id="461" w:author="Musavi, Hamid [USA]" w:date="2017-03-12T19:50:00Z">
                    <w:r w:rsidRPr="008A6E46">
                      <w:rPr>
                        <w:rFonts w:ascii="Courier New" w:hAnsi="Courier New" w:cs="Courier New"/>
                        <w:b/>
                      </w:rPr>
                      <w:delText>Required</w:delText>
                    </w:r>
                  </w:del>
                </w:p>
              </w:tc>
            </w:tr>
            <w:tr w:rsidR="00C26C45" w:rsidRPr="008A6E46" w14:paraId="682020F9" w14:textId="77777777" w:rsidTr="00F175E9">
              <w:trPr>
                <w:del w:id="462" w:author="Musavi, Hamid [USA]" w:date="2017-03-12T19:50:00Z"/>
              </w:trPr>
              <w:tc>
                <w:tcPr>
                  <w:tcW w:w="2125" w:type="dxa"/>
                </w:tcPr>
                <w:p w14:paraId="5F02A5B6" w14:textId="77777777" w:rsidR="00C26C45" w:rsidRPr="008A6E46" w:rsidRDefault="00C26C45" w:rsidP="00C26C45">
                  <w:pPr>
                    <w:rPr>
                      <w:del w:id="463" w:author="Musavi, Hamid [USA]" w:date="2017-03-12T19:50:00Z"/>
                      <w:rFonts w:ascii="Courier New" w:hAnsi="Courier New" w:cs="Courier New"/>
                    </w:rPr>
                  </w:pPr>
                  <w:del w:id="464" w:author="Musavi, Hamid [USA]" w:date="2017-03-12T19:50:00Z">
                    <w:r w:rsidRPr="008A6E46">
                      <w:rPr>
                        <w:rFonts w:ascii="Courier New" w:hAnsi="Courier New" w:cs="Courier New"/>
                      </w:rPr>
                      <w:delText>Authorization</w:delText>
                    </w:r>
                  </w:del>
                </w:p>
              </w:tc>
              <w:tc>
                <w:tcPr>
                  <w:tcW w:w="2989" w:type="dxa"/>
                </w:tcPr>
                <w:p w14:paraId="039C2BC9" w14:textId="77777777" w:rsidR="00C26C45" w:rsidRPr="008A6E46" w:rsidRDefault="00C26C45" w:rsidP="00C26C45">
                  <w:pPr>
                    <w:rPr>
                      <w:del w:id="465" w:author="Musavi, Hamid [USA]" w:date="2017-03-12T19:50:00Z"/>
                      <w:rFonts w:ascii="Courier New" w:hAnsi="Courier New" w:cs="Courier New"/>
                    </w:rPr>
                  </w:pPr>
                  <w:del w:id="466" w:author="Musavi, Hamid [USA]" w:date="2017-03-12T19:50:00Z">
                    <w:r w:rsidRPr="008A6E46">
                      <w:rPr>
                        <w:rFonts w:ascii="Courier New" w:hAnsi="Courier New" w:cs="Courier New"/>
                      </w:rPr>
                      <w:delText>&lt;username&gt;:&lt;password&gt;</w:delText>
                    </w:r>
                  </w:del>
                </w:p>
              </w:tc>
              <w:tc>
                <w:tcPr>
                  <w:tcW w:w="4841" w:type="dxa"/>
                </w:tcPr>
                <w:p w14:paraId="19486A61" w14:textId="77777777" w:rsidR="00C26C45" w:rsidRPr="008A6E46" w:rsidRDefault="00C26C45" w:rsidP="00C26C45">
                  <w:pPr>
                    <w:rPr>
                      <w:del w:id="467" w:author="Musavi, Hamid [USA]" w:date="2017-03-12T19:50:00Z"/>
                      <w:rFonts w:ascii="Courier New" w:hAnsi="Courier New" w:cs="Courier New"/>
                    </w:rPr>
                  </w:pPr>
                  <w:del w:id="468" w:author="Musavi, Hamid [USA]" w:date="2017-03-12T19:50:00Z">
                    <w:r w:rsidRPr="008A6E46">
                      <w:rPr>
                        <w:rFonts w:ascii="Courier New" w:hAnsi="Courier New" w:cs="Courier New"/>
                      </w:rPr>
                      <w:delText>The user name/password combination in the standard Basic HTTP Authentication format 'username:password'</w:delText>
                    </w:r>
                  </w:del>
                </w:p>
              </w:tc>
              <w:tc>
                <w:tcPr>
                  <w:tcW w:w="1273" w:type="dxa"/>
                </w:tcPr>
                <w:p w14:paraId="0A25D319" w14:textId="77777777" w:rsidR="00C26C45" w:rsidRPr="008A6E46" w:rsidRDefault="00C26C45" w:rsidP="00C26C45">
                  <w:pPr>
                    <w:rPr>
                      <w:del w:id="469" w:author="Musavi, Hamid [USA]" w:date="2017-03-12T19:50:00Z"/>
                      <w:rFonts w:ascii="Courier New" w:hAnsi="Courier New" w:cs="Courier New"/>
                    </w:rPr>
                  </w:pPr>
                  <w:del w:id="470" w:author="Musavi, Hamid [USA]" w:date="2017-03-12T19:50:00Z">
                    <w:r w:rsidRPr="008A6E46">
                      <w:rPr>
                        <w:rFonts w:ascii="Courier New" w:hAnsi="Courier New" w:cs="Courier New"/>
                      </w:rPr>
                      <w:delText>True</w:delText>
                    </w:r>
                  </w:del>
                </w:p>
              </w:tc>
            </w:tr>
          </w:tbl>
          <w:p w14:paraId="339DE7D2" w14:textId="77777777" w:rsidR="00C26C45" w:rsidRPr="008A6E46" w:rsidRDefault="00C26C45" w:rsidP="00C26C45">
            <w:pPr>
              <w:rPr>
                <w:del w:id="471" w:author="Musavi, Hamid [USA]" w:date="2017-03-12T19:50:00Z"/>
                <w:rFonts w:ascii="Courier New" w:hAnsi="Courier New" w:cs="Courier New"/>
                <w:b/>
              </w:rPr>
            </w:pPr>
          </w:p>
        </w:tc>
      </w:tr>
      <w:tr w:rsidR="00213CF4" w:rsidRPr="008A6E46" w14:paraId="71B3741A" w14:textId="77777777" w:rsidTr="00F175E9">
        <w:trPr>
          <w:del w:id="472" w:author="Musavi, Hamid [USA]" w:date="2017-03-12T19:50:00Z"/>
        </w:trPr>
        <w:tc>
          <w:tcPr>
            <w:tcW w:w="1537" w:type="dxa"/>
            <w:shd w:val="clear" w:color="auto" w:fill="D9D9D9" w:themeFill="background1" w:themeFillShade="D9"/>
          </w:tcPr>
          <w:p w14:paraId="2758EB21" w14:textId="5009B2E2" w:rsidR="00213CF4" w:rsidRPr="008A6E46" w:rsidRDefault="00213CF4" w:rsidP="00213CF4">
            <w:pPr>
              <w:rPr>
                <w:del w:id="473" w:author="Musavi, Hamid [USA]" w:date="2017-03-12T19:50:00Z"/>
                <w:rFonts w:ascii="Courier New" w:hAnsi="Courier New" w:cs="Courier New"/>
                <w:b/>
              </w:rPr>
            </w:pPr>
            <w:del w:id="474"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213CF4" w:rsidRPr="008A6E46" w14:paraId="59EEC628" w14:textId="77777777" w:rsidTr="00F175E9">
              <w:trPr>
                <w:del w:id="475" w:author="Musavi, Hamid [USA]" w:date="2017-03-12T19:50:00Z"/>
              </w:trPr>
              <w:tc>
                <w:tcPr>
                  <w:tcW w:w="2125" w:type="dxa"/>
                </w:tcPr>
                <w:p w14:paraId="1F20591A" w14:textId="77777777" w:rsidR="00213CF4" w:rsidRPr="008A6E46" w:rsidRDefault="00213CF4" w:rsidP="00213CF4">
                  <w:pPr>
                    <w:rPr>
                      <w:del w:id="476" w:author="Musavi, Hamid [USA]" w:date="2017-03-12T19:50:00Z"/>
                      <w:rFonts w:ascii="Courier New" w:hAnsi="Courier New" w:cs="Courier New"/>
                      <w:b/>
                    </w:rPr>
                  </w:pPr>
                  <w:del w:id="477" w:author="Musavi, Hamid [USA]" w:date="2017-03-12T19:50:00Z">
                    <w:r w:rsidRPr="008A6E46">
                      <w:rPr>
                        <w:rFonts w:ascii="Courier New" w:hAnsi="Courier New" w:cs="Courier New"/>
                        <w:b/>
                      </w:rPr>
                      <w:delText>Name</w:delText>
                    </w:r>
                  </w:del>
                </w:p>
              </w:tc>
              <w:tc>
                <w:tcPr>
                  <w:tcW w:w="2970" w:type="dxa"/>
                </w:tcPr>
                <w:p w14:paraId="3706FB7C" w14:textId="77777777" w:rsidR="00213CF4" w:rsidRPr="008A6E46" w:rsidRDefault="00213CF4" w:rsidP="00213CF4">
                  <w:pPr>
                    <w:rPr>
                      <w:del w:id="478" w:author="Musavi, Hamid [USA]" w:date="2017-03-12T19:50:00Z"/>
                      <w:rFonts w:ascii="Courier New" w:hAnsi="Courier New" w:cs="Courier New"/>
                      <w:b/>
                    </w:rPr>
                  </w:pPr>
                  <w:del w:id="479" w:author="Musavi, Hamid [USA]" w:date="2017-03-12T19:50:00Z">
                    <w:r w:rsidRPr="008A6E46">
                      <w:rPr>
                        <w:rFonts w:ascii="Courier New" w:hAnsi="Courier New" w:cs="Courier New"/>
                        <w:b/>
                      </w:rPr>
                      <w:delText>Value</w:delText>
                    </w:r>
                  </w:del>
                </w:p>
              </w:tc>
              <w:tc>
                <w:tcPr>
                  <w:tcW w:w="3601" w:type="dxa"/>
                </w:tcPr>
                <w:p w14:paraId="21EA9100" w14:textId="77777777" w:rsidR="00213CF4" w:rsidRPr="008A6E46" w:rsidRDefault="00213CF4" w:rsidP="00213CF4">
                  <w:pPr>
                    <w:rPr>
                      <w:del w:id="480" w:author="Musavi, Hamid [USA]" w:date="2017-03-12T19:50:00Z"/>
                      <w:rFonts w:ascii="Courier New" w:hAnsi="Courier New" w:cs="Courier New"/>
                      <w:b/>
                    </w:rPr>
                  </w:pPr>
                  <w:del w:id="481" w:author="Musavi, Hamid [USA]" w:date="2017-03-12T19:50:00Z">
                    <w:r w:rsidRPr="008A6E46">
                      <w:rPr>
                        <w:rFonts w:ascii="Courier New" w:hAnsi="Courier New" w:cs="Courier New"/>
                        <w:b/>
                      </w:rPr>
                      <w:delText>Description</w:delText>
                    </w:r>
                  </w:del>
                </w:p>
              </w:tc>
              <w:tc>
                <w:tcPr>
                  <w:tcW w:w="1273" w:type="dxa"/>
                </w:tcPr>
                <w:p w14:paraId="3EC97562" w14:textId="77777777" w:rsidR="00213CF4" w:rsidRPr="008A6E46" w:rsidRDefault="00213CF4" w:rsidP="00213CF4">
                  <w:pPr>
                    <w:rPr>
                      <w:del w:id="482" w:author="Musavi, Hamid [USA]" w:date="2017-03-12T19:50:00Z"/>
                      <w:rFonts w:ascii="Courier New" w:hAnsi="Courier New" w:cs="Courier New"/>
                      <w:b/>
                    </w:rPr>
                  </w:pPr>
                  <w:del w:id="483" w:author="Musavi, Hamid [USA]" w:date="2017-03-12T19:50:00Z">
                    <w:r w:rsidRPr="008A6E46">
                      <w:rPr>
                        <w:rFonts w:ascii="Courier New" w:hAnsi="Courier New" w:cs="Courier New"/>
                        <w:b/>
                      </w:rPr>
                      <w:delText>Required</w:delText>
                    </w:r>
                  </w:del>
                </w:p>
              </w:tc>
              <w:tc>
                <w:tcPr>
                  <w:tcW w:w="1246" w:type="dxa"/>
                </w:tcPr>
                <w:p w14:paraId="51147952" w14:textId="77777777" w:rsidR="00213CF4" w:rsidRDefault="00213CF4" w:rsidP="00213CF4">
                  <w:pPr>
                    <w:rPr>
                      <w:del w:id="484" w:author="Musavi, Hamid [USA]" w:date="2017-03-12T19:50:00Z"/>
                      <w:rFonts w:ascii="Courier New" w:hAnsi="Courier New" w:cs="Courier New"/>
                      <w:b/>
                    </w:rPr>
                  </w:pPr>
                  <w:del w:id="485" w:author="Musavi, Hamid [USA]" w:date="2017-03-12T19:50:00Z">
                    <w:r>
                      <w:rPr>
                        <w:rFonts w:ascii="Courier New" w:hAnsi="Courier New" w:cs="Courier New"/>
                        <w:b/>
                      </w:rPr>
                      <w:delText>In</w:delText>
                    </w:r>
                  </w:del>
                </w:p>
                <w:p w14:paraId="51A8F5E9" w14:textId="197F17A8" w:rsidR="00213CF4" w:rsidRPr="008A6E46" w:rsidRDefault="00213CF4" w:rsidP="00213CF4">
                  <w:pPr>
                    <w:rPr>
                      <w:del w:id="486" w:author="Musavi, Hamid [USA]" w:date="2017-03-12T19:50:00Z"/>
                      <w:rFonts w:ascii="Courier New" w:hAnsi="Courier New" w:cs="Courier New"/>
                      <w:b/>
                    </w:rPr>
                  </w:pPr>
                  <w:del w:id="487" w:author="Musavi, Hamid [USA]" w:date="2017-03-12T19:50:00Z">
                    <w:r>
                      <w:rPr>
                        <w:rFonts w:ascii="Courier New" w:hAnsi="Courier New" w:cs="Courier New"/>
                        <w:b/>
                      </w:rPr>
                      <w:delText>(Q|B)</w:delText>
                    </w:r>
                  </w:del>
                </w:p>
              </w:tc>
            </w:tr>
            <w:tr w:rsidR="00213CF4" w:rsidRPr="008A6E46" w14:paraId="31BFD2BF" w14:textId="77777777" w:rsidTr="00F175E9">
              <w:trPr>
                <w:del w:id="488" w:author="Musavi, Hamid [USA]" w:date="2017-03-12T19:50:00Z"/>
              </w:trPr>
              <w:tc>
                <w:tcPr>
                  <w:tcW w:w="2125" w:type="dxa"/>
                </w:tcPr>
                <w:p w14:paraId="3834D68E" w14:textId="77777777" w:rsidR="00213CF4" w:rsidRPr="008A6E46" w:rsidRDefault="00213CF4" w:rsidP="00213CF4">
                  <w:pPr>
                    <w:rPr>
                      <w:del w:id="489" w:author="Musavi, Hamid [USA]" w:date="2017-03-12T19:50:00Z"/>
                      <w:rFonts w:ascii="Courier New" w:hAnsi="Courier New" w:cs="Courier New"/>
                    </w:rPr>
                  </w:pPr>
                </w:p>
              </w:tc>
              <w:tc>
                <w:tcPr>
                  <w:tcW w:w="2970" w:type="dxa"/>
                </w:tcPr>
                <w:p w14:paraId="5E17E03F" w14:textId="77777777" w:rsidR="00213CF4" w:rsidRPr="008A6E46" w:rsidRDefault="00213CF4" w:rsidP="00213CF4">
                  <w:pPr>
                    <w:rPr>
                      <w:del w:id="490" w:author="Musavi, Hamid [USA]" w:date="2017-03-12T19:50:00Z"/>
                      <w:rFonts w:ascii="Courier New" w:hAnsi="Courier New" w:cs="Courier New"/>
                    </w:rPr>
                  </w:pPr>
                </w:p>
              </w:tc>
              <w:tc>
                <w:tcPr>
                  <w:tcW w:w="3601" w:type="dxa"/>
                </w:tcPr>
                <w:p w14:paraId="5502C8D9" w14:textId="77777777" w:rsidR="00213CF4" w:rsidRPr="008A6E46" w:rsidRDefault="00213CF4" w:rsidP="00213CF4">
                  <w:pPr>
                    <w:rPr>
                      <w:del w:id="491" w:author="Musavi, Hamid [USA]" w:date="2017-03-12T19:50:00Z"/>
                      <w:rFonts w:ascii="Courier New" w:hAnsi="Courier New" w:cs="Courier New"/>
                    </w:rPr>
                  </w:pPr>
                </w:p>
              </w:tc>
              <w:tc>
                <w:tcPr>
                  <w:tcW w:w="1273" w:type="dxa"/>
                </w:tcPr>
                <w:p w14:paraId="66DFFF40" w14:textId="77777777" w:rsidR="00213CF4" w:rsidRPr="008A6E46" w:rsidRDefault="00213CF4" w:rsidP="00213CF4">
                  <w:pPr>
                    <w:rPr>
                      <w:del w:id="492" w:author="Musavi, Hamid [USA]" w:date="2017-03-12T19:50:00Z"/>
                      <w:rFonts w:ascii="Courier New" w:hAnsi="Courier New" w:cs="Courier New"/>
                    </w:rPr>
                  </w:pPr>
                </w:p>
              </w:tc>
              <w:tc>
                <w:tcPr>
                  <w:tcW w:w="1246" w:type="dxa"/>
                </w:tcPr>
                <w:p w14:paraId="3A5032F6" w14:textId="77777777" w:rsidR="00213CF4" w:rsidRPr="008A6E46" w:rsidRDefault="00213CF4" w:rsidP="00213CF4">
                  <w:pPr>
                    <w:rPr>
                      <w:del w:id="493" w:author="Musavi, Hamid [USA]" w:date="2017-03-12T19:50:00Z"/>
                      <w:rFonts w:ascii="Courier New" w:hAnsi="Courier New" w:cs="Courier New"/>
                    </w:rPr>
                  </w:pPr>
                </w:p>
              </w:tc>
            </w:tr>
          </w:tbl>
          <w:p w14:paraId="19411AF2" w14:textId="77777777" w:rsidR="00213CF4" w:rsidRPr="008A6E46" w:rsidRDefault="00213CF4" w:rsidP="00213CF4">
            <w:pPr>
              <w:rPr>
                <w:del w:id="494" w:author="Musavi, Hamid [USA]" w:date="2017-03-12T19:50:00Z"/>
                <w:rFonts w:ascii="Courier New" w:hAnsi="Courier New" w:cs="Courier New"/>
                <w:b/>
              </w:rPr>
            </w:pPr>
          </w:p>
        </w:tc>
      </w:tr>
      <w:tr w:rsidR="00213CF4" w:rsidRPr="008A6E46" w14:paraId="369CCFB6" w14:textId="77777777" w:rsidTr="00F175E9">
        <w:trPr>
          <w:del w:id="495" w:author="Musavi, Hamid [USA]" w:date="2017-03-12T19:50:00Z"/>
        </w:trPr>
        <w:tc>
          <w:tcPr>
            <w:tcW w:w="1537" w:type="dxa"/>
            <w:shd w:val="clear" w:color="auto" w:fill="D9D9D9" w:themeFill="background1" w:themeFillShade="D9"/>
          </w:tcPr>
          <w:p w14:paraId="7E257777" w14:textId="77777777" w:rsidR="00213CF4" w:rsidRPr="008A6E46" w:rsidRDefault="00213CF4" w:rsidP="00213CF4">
            <w:pPr>
              <w:rPr>
                <w:del w:id="496" w:author="Musavi, Hamid [USA]" w:date="2017-03-12T19:50:00Z"/>
                <w:rFonts w:ascii="Courier New" w:hAnsi="Courier New" w:cs="Courier New"/>
                <w:b/>
              </w:rPr>
            </w:pPr>
            <w:del w:id="497"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213CF4" w:rsidRPr="008A6E46" w14:paraId="5E94FA2D" w14:textId="77777777" w:rsidTr="00F175E9">
              <w:trPr>
                <w:del w:id="498" w:author="Musavi, Hamid [USA]" w:date="2017-03-12T19:50:00Z"/>
              </w:trPr>
              <w:tc>
                <w:tcPr>
                  <w:tcW w:w="2125" w:type="dxa"/>
                </w:tcPr>
                <w:p w14:paraId="7E64FEF9" w14:textId="77777777" w:rsidR="00213CF4" w:rsidRPr="008A6E46" w:rsidRDefault="00213CF4" w:rsidP="00213CF4">
                  <w:pPr>
                    <w:rPr>
                      <w:del w:id="499" w:author="Musavi, Hamid [USA]" w:date="2017-03-12T19:50:00Z"/>
                      <w:rFonts w:ascii="Courier New" w:hAnsi="Courier New" w:cs="Courier New"/>
                      <w:b/>
                    </w:rPr>
                  </w:pPr>
                  <w:del w:id="500" w:author="Musavi, Hamid [USA]" w:date="2017-03-12T19:50:00Z">
                    <w:r w:rsidRPr="008A6E46">
                      <w:rPr>
                        <w:rFonts w:ascii="Courier New" w:hAnsi="Courier New" w:cs="Courier New"/>
                        <w:b/>
                      </w:rPr>
                      <w:delText>Code</w:delText>
                    </w:r>
                  </w:del>
                </w:p>
              </w:tc>
              <w:tc>
                <w:tcPr>
                  <w:tcW w:w="2970" w:type="dxa"/>
                </w:tcPr>
                <w:p w14:paraId="03968248" w14:textId="77777777" w:rsidR="00213CF4" w:rsidRPr="008A6E46" w:rsidRDefault="00213CF4" w:rsidP="00213CF4">
                  <w:pPr>
                    <w:rPr>
                      <w:del w:id="501" w:author="Musavi, Hamid [USA]" w:date="2017-03-12T19:50:00Z"/>
                      <w:rFonts w:ascii="Courier New" w:hAnsi="Courier New" w:cs="Courier New"/>
                      <w:b/>
                    </w:rPr>
                  </w:pPr>
                  <w:del w:id="502" w:author="Musavi, Hamid [USA]" w:date="2017-03-12T19:50:00Z">
                    <w:r w:rsidRPr="008A6E46">
                      <w:rPr>
                        <w:rFonts w:ascii="Courier New" w:hAnsi="Courier New" w:cs="Courier New"/>
                        <w:b/>
                      </w:rPr>
                      <w:delText>Description</w:delText>
                    </w:r>
                  </w:del>
                </w:p>
              </w:tc>
              <w:tc>
                <w:tcPr>
                  <w:tcW w:w="6120" w:type="dxa"/>
                </w:tcPr>
                <w:p w14:paraId="4010C651" w14:textId="77777777" w:rsidR="00213CF4" w:rsidRPr="008A6E46" w:rsidRDefault="00213CF4" w:rsidP="00213CF4">
                  <w:pPr>
                    <w:rPr>
                      <w:del w:id="503" w:author="Musavi, Hamid [USA]" w:date="2017-03-12T19:50:00Z"/>
                      <w:rFonts w:ascii="Courier New" w:hAnsi="Courier New" w:cs="Courier New"/>
                      <w:b/>
                    </w:rPr>
                  </w:pPr>
                  <w:del w:id="504" w:author="Musavi, Hamid [USA]" w:date="2017-03-12T19:50:00Z">
                    <w:r w:rsidRPr="008A6E46">
                      <w:rPr>
                        <w:rFonts w:ascii="Courier New" w:hAnsi="Courier New" w:cs="Courier New"/>
                        <w:b/>
                      </w:rPr>
                      <w:delText>Schema</w:delText>
                    </w:r>
                  </w:del>
                </w:p>
              </w:tc>
            </w:tr>
            <w:tr w:rsidR="00213CF4" w:rsidRPr="008A6E46" w14:paraId="541827A5" w14:textId="77777777" w:rsidTr="00F175E9">
              <w:trPr>
                <w:del w:id="505" w:author="Musavi, Hamid [USA]" w:date="2017-03-12T19:50:00Z"/>
              </w:trPr>
              <w:tc>
                <w:tcPr>
                  <w:tcW w:w="2125" w:type="dxa"/>
                </w:tcPr>
                <w:p w14:paraId="144E67A4" w14:textId="77777777" w:rsidR="00213CF4" w:rsidRPr="008A6E46" w:rsidRDefault="00213CF4" w:rsidP="00213CF4">
                  <w:pPr>
                    <w:rPr>
                      <w:del w:id="506" w:author="Musavi, Hamid [USA]" w:date="2017-03-12T19:50:00Z"/>
                      <w:rFonts w:ascii="Courier New" w:hAnsi="Courier New" w:cs="Courier New"/>
                      <w:b/>
                    </w:rPr>
                  </w:pPr>
                  <w:del w:id="507" w:author="Musavi, Hamid [USA]" w:date="2017-03-12T19:50:00Z">
                    <w:r w:rsidRPr="008A6E46">
                      <w:rPr>
                        <w:rFonts w:ascii="Courier New" w:hAnsi="Courier New" w:cs="Courier New"/>
                        <w:b/>
                      </w:rPr>
                      <w:delText>200</w:delText>
                    </w:r>
                    <w:r>
                      <w:rPr>
                        <w:rFonts w:ascii="Courier New" w:hAnsi="Courier New" w:cs="Courier New"/>
                        <w:b/>
                      </w:rPr>
                      <w:delText xml:space="preserve"> - OK</w:delText>
                    </w:r>
                  </w:del>
                </w:p>
              </w:tc>
              <w:tc>
                <w:tcPr>
                  <w:tcW w:w="2970" w:type="dxa"/>
                </w:tcPr>
                <w:p w14:paraId="1EEAC982" w14:textId="77777777" w:rsidR="00213CF4" w:rsidRPr="008A6E46" w:rsidRDefault="00213CF4" w:rsidP="00213CF4">
                  <w:pPr>
                    <w:rPr>
                      <w:del w:id="508" w:author="Musavi, Hamid [USA]" w:date="2017-03-12T19:50:00Z"/>
                      <w:rFonts w:ascii="Courier New" w:hAnsi="Courier New" w:cs="Courier New"/>
                      <w:b/>
                    </w:rPr>
                  </w:pPr>
                  <w:del w:id="509" w:author="Musavi, Hamid [USA]" w:date="2017-03-12T19:50:00Z">
                    <w:r w:rsidRPr="008A6E46">
                      <w:rPr>
                        <w:rFonts w:ascii="Courier New" w:hAnsi="Courier New" w:cs="Courier New"/>
                      </w:rPr>
                      <w:delText>successful operation</w:delText>
                    </w:r>
                  </w:del>
                </w:p>
              </w:tc>
              <w:tc>
                <w:tcPr>
                  <w:tcW w:w="6120" w:type="dxa"/>
                </w:tcPr>
                <w:p w14:paraId="30414C48" w14:textId="77777777" w:rsidR="00213CF4" w:rsidRPr="008A6E46" w:rsidRDefault="00213CF4" w:rsidP="00213CF4">
                  <w:pPr>
                    <w:rPr>
                      <w:del w:id="510" w:author="Musavi, Hamid [USA]" w:date="2017-03-12T19:50:00Z"/>
                      <w:rFonts w:ascii="Courier New" w:hAnsi="Courier New" w:cs="Courier New"/>
                    </w:rPr>
                  </w:pPr>
                  <w:del w:id="511" w:author="Musavi, Hamid [USA]" w:date="2017-03-12T19:50:00Z">
                    <w:r w:rsidRPr="00642AC1">
                      <w:rPr>
                        <w:rFonts w:ascii="Courier New" w:eastAsia="Courier New" w:hAnsi="Courier New" w:cs="Courier New"/>
                      </w:rPr>
                      <w:delText>Token</w:delText>
                    </w:r>
                  </w:del>
                </w:p>
              </w:tc>
            </w:tr>
            <w:tr w:rsidR="00213CF4" w:rsidRPr="008A6E46" w14:paraId="070EBC09" w14:textId="77777777" w:rsidTr="00F175E9">
              <w:trPr>
                <w:del w:id="512" w:author="Musavi, Hamid [USA]" w:date="2017-03-12T19:50:00Z"/>
              </w:trPr>
              <w:tc>
                <w:tcPr>
                  <w:tcW w:w="2125" w:type="dxa"/>
                </w:tcPr>
                <w:p w14:paraId="3DB5B557" w14:textId="77777777" w:rsidR="00213CF4" w:rsidRPr="008A6E46" w:rsidRDefault="00213CF4" w:rsidP="00213CF4">
                  <w:pPr>
                    <w:rPr>
                      <w:del w:id="513" w:author="Musavi, Hamid [USA]" w:date="2017-03-12T19:50:00Z"/>
                      <w:rFonts w:ascii="Courier New" w:hAnsi="Courier New" w:cs="Courier New"/>
                      <w:b/>
                    </w:rPr>
                  </w:pPr>
                  <w:del w:id="514" w:author="Musavi, Hamid [USA]" w:date="2017-03-12T19:50:00Z">
                    <w:r>
                      <w:rPr>
                        <w:rFonts w:ascii="Courier New" w:eastAsia="Courier New" w:hAnsi="Courier New" w:cs="Courier New"/>
                        <w:b/>
                        <w:bCs/>
                      </w:rPr>
                      <w:delText>401 – File Not Found</w:delText>
                    </w:r>
                  </w:del>
                </w:p>
              </w:tc>
              <w:tc>
                <w:tcPr>
                  <w:tcW w:w="2970" w:type="dxa"/>
                </w:tcPr>
                <w:p w14:paraId="7EFAA09F" w14:textId="77777777" w:rsidR="00213CF4" w:rsidRPr="008A6E46" w:rsidRDefault="00213CF4" w:rsidP="00213CF4">
                  <w:pPr>
                    <w:rPr>
                      <w:del w:id="515" w:author="Musavi, Hamid [USA]" w:date="2017-03-12T19:50:00Z"/>
                      <w:rFonts w:ascii="Courier New" w:hAnsi="Courier New" w:cs="Courier New"/>
                    </w:rPr>
                  </w:pPr>
                  <w:del w:id="516" w:author="Musavi, Hamid [USA]" w:date="2017-03-12T19:50:00Z">
                    <w:r w:rsidRPr="008A6E46">
                      <w:rPr>
                        <w:rFonts w:ascii="Courier New" w:hAnsi="Courier New" w:cs="Courier New"/>
                      </w:rPr>
                      <w:delText>Invalid username/password supplied</w:delText>
                    </w:r>
                  </w:del>
                </w:p>
              </w:tc>
              <w:tc>
                <w:tcPr>
                  <w:tcW w:w="6120" w:type="dxa"/>
                </w:tcPr>
                <w:p w14:paraId="6FF0E1AE" w14:textId="77777777" w:rsidR="00213CF4" w:rsidRPr="008A6E46" w:rsidRDefault="00213CF4" w:rsidP="00213CF4">
                  <w:pPr>
                    <w:rPr>
                      <w:del w:id="517" w:author="Musavi, Hamid [USA]" w:date="2017-03-12T19:50:00Z"/>
                      <w:rFonts w:ascii="Courier New" w:hAnsi="Courier New" w:cs="Courier New"/>
                      <w:b/>
                    </w:rPr>
                  </w:pPr>
                  <w:del w:id="518" w:author="Musavi, Hamid [USA]" w:date="2017-03-12T19:50:00Z">
                    <w:r>
                      <w:rPr>
                        <w:rFonts w:ascii="Courier New" w:hAnsi="Courier New" w:cs="Courier New"/>
                        <w:b/>
                      </w:rPr>
                      <w:delText>See return response below.</w:delText>
                    </w:r>
                  </w:del>
                </w:p>
              </w:tc>
            </w:tr>
          </w:tbl>
          <w:p w14:paraId="5B50676E" w14:textId="77777777" w:rsidR="00213CF4" w:rsidRPr="008A6E46" w:rsidRDefault="00213CF4" w:rsidP="00213CF4">
            <w:pPr>
              <w:keepNext/>
              <w:rPr>
                <w:del w:id="519" w:author="Musavi, Hamid [USA]" w:date="2017-03-12T19:50:00Z"/>
                <w:rFonts w:ascii="Courier New" w:hAnsi="Courier New" w:cs="Courier New"/>
                <w:b/>
              </w:rPr>
            </w:pPr>
          </w:p>
        </w:tc>
      </w:tr>
    </w:tbl>
    <w:p w14:paraId="38D95069" w14:textId="3A0E4A45" w:rsidR="00C26C45" w:rsidRDefault="00C26C45" w:rsidP="00C26C45">
      <w:pPr>
        <w:pStyle w:val="Caption"/>
        <w:rPr>
          <w:del w:id="520" w:author="Musavi, Hamid [USA]" w:date="2017-03-12T19:50:00Z"/>
        </w:rPr>
      </w:pPr>
      <w:bookmarkStart w:id="521" w:name="_Toc441572968"/>
      <w:bookmarkStart w:id="522" w:name="_Toc456253296"/>
      <w:del w:id="523" w:author="Musavi, Hamid [USA]" w:date="2017-03-12T19:50:00Z">
        <w:r>
          <w:delText xml:space="preserve">Table </w:delText>
        </w:r>
        <w:r w:rsidR="00553AA4">
          <w:fldChar w:fldCharType="begin"/>
        </w:r>
        <w:r w:rsidR="00553AA4">
          <w:delInstrText xml:space="preserve"> SEQ Table \* ARABIC </w:delInstrText>
        </w:r>
        <w:r w:rsidR="00553AA4">
          <w:fldChar w:fldCharType="separate"/>
        </w:r>
        <w:r w:rsidR="00244E15">
          <w:rPr>
            <w:noProof/>
          </w:rPr>
          <w:delText>2</w:delText>
        </w:r>
        <w:r w:rsidR="00553AA4">
          <w:rPr>
            <w:noProof/>
          </w:rPr>
          <w:fldChar w:fldCharType="end"/>
        </w:r>
        <w:r>
          <w:delText xml:space="preserve"> – </w:delText>
        </w:r>
        <w:r w:rsidR="000B15A1">
          <w:delText>Get Security Token</w:delText>
        </w:r>
        <w:bookmarkEnd w:id="521"/>
        <w:bookmarkEnd w:id="522"/>
        <w:r w:rsidR="00ED0E13">
          <w:delText xml:space="preserve"> API</w:delText>
        </w:r>
      </w:del>
    </w:p>
    <w:p w14:paraId="03EE9714" w14:textId="77777777" w:rsidR="00C26C45" w:rsidRDefault="00C26C45" w:rsidP="00C26C45">
      <w:pPr>
        <w:rPr>
          <w:del w:id="524" w:author="Musavi, Hamid [USA]" w:date="2017-03-12T19:50:00Z"/>
        </w:rPr>
      </w:pPr>
      <w:del w:id="525" w:author="Musavi, Hamid [USA]" w:date="2017-03-12T19:50:00Z">
        <w:r>
          <w:delText>If login fails due to invalid username/password, the following response will be returned to the client:</w:delText>
        </w:r>
      </w:del>
    </w:p>
    <w:p w14:paraId="73267FF4" w14:textId="77777777" w:rsidR="00C26C45" w:rsidRDefault="00C26C45" w:rsidP="00C26C45">
      <w:pPr>
        <w:spacing w:after="0"/>
        <w:rPr>
          <w:del w:id="526" w:author="Musavi, Hamid [USA]" w:date="2017-03-12T19:50:00Z"/>
          <w:rFonts w:ascii="Arial" w:hAnsi="Arial" w:cs="Arial"/>
          <w:color w:val="000000"/>
          <w:sz w:val="27"/>
          <w:szCs w:val="27"/>
        </w:rPr>
      </w:pPr>
    </w:p>
    <w:p w14:paraId="27079B7E"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27" w:author="Musavi, Hamid [USA]" w:date="2017-03-12T19:50:00Z"/>
          <w:rFonts w:ascii="Courier New" w:hAnsi="Courier New" w:cs="Courier New"/>
          <w:color w:val="000000"/>
          <w:sz w:val="27"/>
          <w:szCs w:val="27"/>
        </w:rPr>
      </w:pPr>
      <w:del w:id="528" w:author="Musavi, Hamid [USA]" w:date="2017-03-12T19:50:00Z">
        <w:r w:rsidRPr="00642AC1">
          <w:rPr>
            <w:rFonts w:ascii="Courier New" w:hAnsi="Courier New" w:cs="Courier New"/>
            <w:color w:val="000000"/>
            <w:sz w:val="27"/>
            <w:szCs w:val="27"/>
          </w:rPr>
          <w:delText>Status: error</w:delText>
        </w:r>
      </w:del>
    </w:p>
    <w:p w14:paraId="69E50152" w14:textId="77777777" w:rsidR="00C26C45" w:rsidRPr="00642AC1" w:rsidRDefault="00C26C45" w:rsidP="00C26C45">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29" w:author="Musavi, Hamid [USA]" w:date="2017-03-12T19:50:00Z"/>
          <w:rFonts w:ascii="Courier New" w:hAnsi="Courier New" w:cs="Courier New"/>
          <w:color w:val="000000"/>
          <w:sz w:val="27"/>
          <w:szCs w:val="27"/>
        </w:rPr>
      </w:pPr>
      <w:del w:id="530" w:author="Musavi, Hamid [USA]" w:date="2017-03-12T19:50:00Z">
        <w:r w:rsidRPr="00642AC1">
          <w:rPr>
            <w:rFonts w:ascii="Courier New" w:hAnsi="Courier New" w:cs="Courier New"/>
            <w:color w:val="000000"/>
            <w:sz w:val="27"/>
            <w:szCs w:val="27"/>
          </w:rPr>
          <w:delText>Error Thrown: Unauthorized</w:delText>
        </w:r>
      </w:del>
    </w:p>
    <w:p w14:paraId="258780B4" w14:textId="27AEE2E4" w:rsidR="00C26C45" w:rsidRPr="00642AC1" w:rsidRDefault="00C26C45" w:rsidP="00A55F58">
      <w:pPr>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del w:id="531" w:author="Musavi, Hamid [USA]" w:date="2017-03-12T19:50:00Z"/>
          <w:rFonts w:ascii="Courier New" w:hAnsi="Courier New" w:cs="Courier New"/>
          <w:color w:val="000000"/>
          <w:sz w:val="27"/>
          <w:szCs w:val="27"/>
        </w:rPr>
      </w:pPr>
      <w:del w:id="532" w:author="Musavi, Hamid [USA]" w:date="2017-03-12T19:50:00Z">
        <w:r w:rsidRPr="00642AC1">
          <w:rPr>
            <w:rFonts w:ascii="Courier New" w:hAnsi="Courier New" w:cs="Courier New"/>
            <w:color w:val="000000"/>
            <w:sz w:val="27"/>
            <w:szCs w:val="27"/>
          </w:rPr>
          <w:delText xml:space="preserve">Details: </w:delText>
        </w:r>
        <w:r w:rsidR="00A55F58">
          <w:rPr>
            <w:rFonts w:ascii="Courier New" w:hAnsi="Courier New" w:cs="Courier New"/>
            <w:color w:val="000000"/>
            <w:sz w:val="27"/>
            <w:szCs w:val="27"/>
          </w:rPr>
          <w:delText>TBD</w:delText>
        </w:r>
      </w:del>
    </w:p>
    <w:p w14:paraId="19985A2C" w14:textId="77777777" w:rsidR="00ED0E13" w:rsidRDefault="00ED0E13" w:rsidP="00ED0E13">
      <w:pPr>
        <w:rPr>
          <w:del w:id="533" w:author="Musavi, Hamid [USA]" w:date="2017-03-12T19:50:00Z"/>
          <w:color w:val="FF0000"/>
        </w:rPr>
      </w:pPr>
    </w:p>
    <w:p w14:paraId="5FCED21E" w14:textId="4384D308" w:rsidR="00C26C45" w:rsidRDefault="000A2B70" w:rsidP="005F7EB4">
      <w:pPr>
        <w:pStyle w:val="Heading3"/>
        <w:rPr>
          <w:del w:id="534" w:author="Musavi, Hamid [USA]" w:date="2017-03-12T19:50:00Z"/>
          <w:b/>
        </w:rPr>
      </w:pPr>
      <w:bookmarkStart w:id="535" w:name="_Toc477116126"/>
      <w:del w:id="536" w:author="Musavi, Hamid [USA]" w:date="2017-03-12T19:50:00Z">
        <w:r>
          <w:delText>Revoke Security To</w:delText>
        </w:r>
        <w:r w:rsidR="000B15A1">
          <w:delText>ken</w:delText>
        </w:r>
        <w:r w:rsidR="005F7EB4">
          <w:delText xml:space="preserve"> (Future)</w:delText>
        </w:r>
        <w:bookmarkEnd w:id="535"/>
      </w:del>
    </w:p>
    <w:p w14:paraId="1C5FABF5" w14:textId="7C650908" w:rsidR="00C26C45" w:rsidRDefault="007038D0">
      <w:pPr>
        <w:pStyle w:val="Caption"/>
        <w:rPr>
          <w:rPrChange w:id="537" w:author="Musavi, Hamid [USA]" w:date="2017-03-12T19:50:00Z">
            <w:rPr>
              <w:color w:val="FF0000"/>
            </w:rPr>
          </w:rPrChange>
        </w:rPr>
        <w:pPrChange w:id="538" w:author="Musavi, Hamid [USA]" w:date="2017-03-12T19:50:00Z">
          <w:pPr/>
        </w:pPrChange>
      </w:pPr>
      <w:del w:id="539" w:author="Musavi, Hamid [USA]" w:date="2017-03-12T19:50:00Z">
        <w:r>
          <w:rPr>
            <w:color w:val="FF0000"/>
          </w:rPr>
          <w:delText>STATUS</w:delText>
        </w:r>
        <w:r w:rsidR="00ED0E13" w:rsidRPr="00ED0E13">
          <w:rPr>
            <w:color w:val="FF0000"/>
          </w:rPr>
          <w:delText xml:space="preserve">: </w:delText>
        </w:r>
        <w:r w:rsidR="00ED0E13">
          <w:rPr>
            <w:color w:val="FF0000"/>
          </w:rPr>
          <w:delText>Revoke Security Token</w:delText>
        </w:r>
      </w:del>
      <w:r w:rsidR="00ED0E13">
        <w:rPr>
          <w:rPrChange w:id="540" w:author="Musavi, Hamid [USA]" w:date="2017-03-12T19:50:00Z">
            <w:rPr>
              <w:color w:val="FF0000"/>
            </w:rPr>
          </w:rPrChange>
        </w:rPr>
        <w:t xml:space="preserve"> API </w:t>
      </w:r>
      <w:ins w:id="541" w:author="Musavi, Hamid [USA]" w:date="2017-03-12T19:50:00Z">
        <w:r w:rsidR="00B54D4D">
          <w:t>Editor Tool</w:t>
        </w:r>
      </w:ins>
      <w:del w:id="542" w:author="Musavi, Hamid [USA]" w:date="2017-03-12T19:50:00Z">
        <w:r w:rsidR="00ED0E13">
          <w:rPr>
            <w:color w:val="FF0000"/>
          </w:rPr>
          <w:delText>has</w:delText>
        </w:r>
        <w:r w:rsidR="00ED0E13" w:rsidRPr="00ED0E13">
          <w:rPr>
            <w:color w:val="FF0000"/>
          </w:rPr>
          <w:delText xml:space="preserve"> not</w:delText>
        </w:r>
        <w:r w:rsidR="00ED0E13">
          <w:rPr>
            <w:color w:val="FF0000"/>
          </w:rPr>
          <w:delText xml:space="preserve"> yet been implemented</w:delText>
        </w:r>
        <w:r w:rsidR="00ED0E13" w:rsidRPr="00ED0E13">
          <w:rPr>
            <w:color w:val="FF0000"/>
          </w:rPr>
          <w:delText>.</w:delText>
        </w:r>
      </w:del>
    </w:p>
    <w:p w14:paraId="4B1881A0" w14:textId="77777777" w:rsidR="00B54D4D" w:rsidRDefault="00B54D4D" w:rsidP="008D1F2E">
      <w:pPr>
        <w:rPr>
          <w:ins w:id="543" w:author="Musavi, Hamid [USA]" w:date="2017-03-12T19:50:00Z"/>
        </w:rPr>
      </w:pPr>
    </w:p>
    <w:p w14:paraId="0631AB93" w14:textId="77777777" w:rsidR="00ED0E13" w:rsidRPr="00ED0E13" w:rsidRDefault="00ED0E13" w:rsidP="00ED0E13">
      <w:pPr>
        <w:rPr>
          <w:ins w:id="544" w:author="Musavi, Hamid [USA]" w:date="2017-03-12T19:50:00Z"/>
        </w:rPr>
      </w:pP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8D1F2E" w:rsidRPr="008A6E46" w14:paraId="4D1FFE3B" w14:textId="77777777" w:rsidTr="00F175E9">
        <w:trPr>
          <w:del w:id="545" w:author="Musavi, Hamid [USA]" w:date="2017-03-12T19:50:00Z"/>
        </w:trPr>
        <w:tc>
          <w:tcPr>
            <w:tcW w:w="1537" w:type="dxa"/>
            <w:shd w:val="clear" w:color="auto" w:fill="D9D9D9" w:themeFill="background1" w:themeFillShade="D9"/>
          </w:tcPr>
          <w:p w14:paraId="13F38E72" w14:textId="77777777" w:rsidR="008D1F2E" w:rsidRPr="008A6E46" w:rsidRDefault="008D1F2E" w:rsidP="008D1F2E">
            <w:pPr>
              <w:rPr>
                <w:del w:id="546" w:author="Musavi, Hamid [USA]" w:date="2017-03-12T19:50:00Z"/>
                <w:rFonts w:ascii="Courier New" w:hAnsi="Courier New" w:cs="Courier New"/>
                <w:b/>
              </w:rPr>
            </w:pPr>
            <w:del w:id="547" w:author="Musavi, Hamid [USA]" w:date="2017-03-12T19:50:00Z">
              <w:r w:rsidRPr="008A6E46">
                <w:rPr>
                  <w:rFonts w:ascii="Courier New" w:hAnsi="Courier New" w:cs="Courier New"/>
                  <w:b/>
                </w:rPr>
                <w:delText>Path</w:delText>
              </w:r>
            </w:del>
          </w:p>
        </w:tc>
        <w:tc>
          <w:tcPr>
            <w:tcW w:w="11508" w:type="dxa"/>
            <w:shd w:val="clear" w:color="auto" w:fill="D9D9D9" w:themeFill="background1" w:themeFillShade="D9"/>
          </w:tcPr>
          <w:p w14:paraId="01AC615E" w14:textId="426AA9C3" w:rsidR="008D1F2E" w:rsidRPr="008A6E46" w:rsidRDefault="008D1F2E" w:rsidP="00722B15">
            <w:pPr>
              <w:rPr>
                <w:del w:id="548" w:author="Musavi, Hamid [USA]" w:date="2017-03-12T19:50:00Z"/>
                <w:rFonts w:ascii="Courier New" w:hAnsi="Courier New" w:cs="Courier New"/>
              </w:rPr>
            </w:pPr>
            <w:del w:id="549" w:author="Musavi, Hamid [USA]" w:date="2017-03-12T19:50:00Z">
              <w:r>
                <w:rPr>
                  <w:rFonts w:ascii="Courier New" w:hAnsi="Courier New" w:cs="Courier New"/>
                </w:rPr>
                <w:delText>/</w:delText>
              </w:r>
              <w:r w:rsidR="00722B15">
                <w:rPr>
                  <w:rFonts w:ascii="Courier New" w:hAnsi="Courier New" w:cs="Courier New"/>
                </w:rPr>
                <w:delText>security</w:delText>
              </w:r>
              <w:r>
                <w:rPr>
                  <w:rFonts w:ascii="Courier New" w:hAnsi="Courier New" w:cs="Courier New"/>
                </w:rPr>
                <w:delText>/</w:delText>
              </w:r>
              <w:r w:rsidR="000B15A1">
                <w:rPr>
                  <w:rFonts w:ascii="Courier New" w:hAnsi="Courier New" w:cs="Courier New"/>
                </w:rPr>
                <w:delText>token</w:delText>
              </w:r>
            </w:del>
          </w:p>
        </w:tc>
      </w:tr>
      <w:tr w:rsidR="008D1F2E" w:rsidRPr="008A6E46" w14:paraId="64E9BE4F" w14:textId="77777777" w:rsidTr="00F175E9">
        <w:trPr>
          <w:del w:id="550" w:author="Musavi, Hamid [USA]" w:date="2017-03-12T19:50:00Z"/>
        </w:trPr>
        <w:tc>
          <w:tcPr>
            <w:tcW w:w="1537" w:type="dxa"/>
            <w:shd w:val="clear" w:color="auto" w:fill="D9D9D9" w:themeFill="background1" w:themeFillShade="D9"/>
          </w:tcPr>
          <w:p w14:paraId="5F690848" w14:textId="77777777" w:rsidR="008D1F2E" w:rsidRPr="008A6E46" w:rsidRDefault="008D1F2E" w:rsidP="008D1F2E">
            <w:pPr>
              <w:rPr>
                <w:del w:id="551" w:author="Musavi, Hamid [USA]" w:date="2017-03-12T19:50:00Z"/>
                <w:rFonts w:ascii="Courier New" w:hAnsi="Courier New" w:cs="Courier New"/>
                <w:b/>
              </w:rPr>
            </w:pPr>
            <w:del w:id="552" w:author="Musavi, Hamid [USA]" w:date="2017-03-12T19:50:00Z">
              <w:r w:rsidRPr="008A6E46">
                <w:rPr>
                  <w:rFonts w:ascii="Courier New" w:hAnsi="Courier New" w:cs="Courier New"/>
                  <w:b/>
                </w:rPr>
                <w:delText>Verb</w:delText>
              </w:r>
            </w:del>
          </w:p>
        </w:tc>
        <w:tc>
          <w:tcPr>
            <w:tcW w:w="11508" w:type="dxa"/>
            <w:shd w:val="clear" w:color="auto" w:fill="D9D9D9" w:themeFill="background1" w:themeFillShade="D9"/>
          </w:tcPr>
          <w:p w14:paraId="5B6FA3BF" w14:textId="0CE50290" w:rsidR="008D1F2E" w:rsidRPr="008A6E46" w:rsidRDefault="000B15A1" w:rsidP="008D1F2E">
            <w:pPr>
              <w:rPr>
                <w:del w:id="553" w:author="Musavi, Hamid [USA]" w:date="2017-03-12T19:50:00Z"/>
                <w:rFonts w:ascii="Courier New" w:hAnsi="Courier New" w:cs="Courier New"/>
              </w:rPr>
            </w:pPr>
            <w:del w:id="554" w:author="Musavi, Hamid [USA]" w:date="2017-03-12T19:50:00Z">
              <w:r>
                <w:rPr>
                  <w:rFonts w:ascii="Courier New" w:hAnsi="Courier New" w:cs="Courier New"/>
                </w:rPr>
                <w:delText>DELETE</w:delText>
              </w:r>
            </w:del>
          </w:p>
        </w:tc>
      </w:tr>
      <w:tr w:rsidR="008D1F2E" w:rsidRPr="008A6E46" w14:paraId="4443E2EE" w14:textId="77777777" w:rsidTr="00F175E9">
        <w:trPr>
          <w:del w:id="555" w:author="Musavi, Hamid [USA]" w:date="2017-03-12T19:50:00Z"/>
        </w:trPr>
        <w:tc>
          <w:tcPr>
            <w:tcW w:w="1537" w:type="dxa"/>
            <w:shd w:val="clear" w:color="auto" w:fill="D9D9D9" w:themeFill="background1" w:themeFillShade="D9"/>
          </w:tcPr>
          <w:p w14:paraId="7636DA6D" w14:textId="77777777" w:rsidR="008D1F2E" w:rsidRPr="008A6E46" w:rsidRDefault="008D1F2E" w:rsidP="008D1F2E">
            <w:pPr>
              <w:rPr>
                <w:del w:id="556" w:author="Musavi, Hamid [USA]" w:date="2017-03-12T19:50:00Z"/>
                <w:rFonts w:ascii="Courier New" w:hAnsi="Courier New" w:cs="Courier New"/>
              </w:rPr>
            </w:pPr>
            <w:del w:id="557" w:author="Musavi, Hamid [USA]" w:date="2017-03-12T19:50:00Z">
              <w:r w:rsidRPr="008A6E46">
                <w:rPr>
                  <w:rFonts w:ascii="Courier New" w:hAnsi="Courier New" w:cs="Courier New"/>
                  <w:b/>
                </w:rPr>
                <w:delText>Summary</w:delText>
              </w:r>
            </w:del>
          </w:p>
        </w:tc>
        <w:tc>
          <w:tcPr>
            <w:tcW w:w="11508" w:type="dxa"/>
            <w:shd w:val="clear" w:color="auto" w:fill="D9D9D9" w:themeFill="background1" w:themeFillShade="D9"/>
          </w:tcPr>
          <w:p w14:paraId="31667FDC" w14:textId="38551C95" w:rsidR="008D1F2E" w:rsidRPr="008A6E46" w:rsidRDefault="008D1F2E" w:rsidP="008D1F2E">
            <w:pPr>
              <w:rPr>
                <w:del w:id="558" w:author="Musavi, Hamid [USA]" w:date="2017-03-12T19:50:00Z"/>
                <w:rFonts w:ascii="Courier New" w:hAnsi="Courier New" w:cs="Courier New"/>
              </w:rPr>
            </w:pPr>
            <w:del w:id="559" w:author="Musavi, Hamid [USA]" w:date="2017-03-12T19:50:00Z">
              <w:r>
                <w:rPr>
                  <w:rFonts w:ascii="Courier New" w:hAnsi="Courier New" w:cs="Courier New"/>
                </w:rPr>
                <w:delText>Revokes a security token</w:delText>
              </w:r>
            </w:del>
          </w:p>
        </w:tc>
      </w:tr>
      <w:tr w:rsidR="00F175E9" w:rsidRPr="008A6E46" w14:paraId="3832D925" w14:textId="77777777" w:rsidTr="00F175E9">
        <w:trPr>
          <w:del w:id="560" w:author="Musavi, Hamid [USA]" w:date="2017-03-12T19:50:00Z"/>
        </w:trPr>
        <w:tc>
          <w:tcPr>
            <w:tcW w:w="1537" w:type="dxa"/>
            <w:shd w:val="clear" w:color="auto" w:fill="D9D9D9" w:themeFill="background1" w:themeFillShade="D9"/>
          </w:tcPr>
          <w:p w14:paraId="61E3642E" w14:textId="77777777" w:rsidR="00F175E9" w:rsidRPr="008A6E46" w:rsidRDefault="00F175E9" w:rsidP="006B30A2">
            <w:pPr>
              <w:rPr>
                <w:del w:id="561" w:author="Musavi, Hamid [USA]" w:date="2017-03-12T19:50:00Z"/>
                <w:rFonts w:ascii="Courier New" w:hAnsi="Courier New" w:cs="Courier New"/>
                <w:b/>
              </w:rPr>
            </w:pPr>
            <w:del w:id="562" w:author="Musavi, Hamid [USA]" w:date="2017-03-12T19:50:00Z">
              <w:r>
                <w:rPr>
                  <w:rFonts w:ascii="Courier New" w:hAnsi="Courier New" w:cs="Courier New"/>
                  <w:b/>
                </w:rPr>
                <w:delText>Consumes</w:delText>
              </w:r>
            </w:del>
          </w:p>
        </w:tc>
        <w:tc>
          <w:tcPr>
            <w:tcW w:w="11508" w:type="dxa"/>
            <w:shd w:val="clear" w:color="auto" w:fill="D9D9D9" w:themeFill="background1" w:themeFillShade="D9"/>
          </w:tcPr>
          <w:p w14:paraId="6B8714B8" w14:textId="77777777" w:rsidR="00F175E9" w:rsidRPr="008A6E46" w:rsidRDefault="00F175E9" w:rsidP="006B30A2">
            <w:pPr>
              <w:rPr>
                <w:del w:id="563" w:author="Musavi, Hamid [USA]" w:date="2017-03-12T19:50:00Z"/>
                <w:rFonts w:ascii="Courier New" w:hAnsi="Courier New" w:cs="Courier New"/>
              </w:rPr>
            </w:pPr>
            <w:del w:id="564"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0B15A1" w:rsidRPr="008A6E46" w14:paraId="127FCB3A" w14:textId="77777777" w:rsidTr="00F175E9">
        <w:trPr>
          <w:del w:id="565" w:author="Musavi, Hamid [USA]" w:date="2017-03-12T19:50:00Z"/>
        </w:trPr>
        <w:tc>
          <w:tcPr>
            <w:tcW w:w="1537" w:type="dxa"/>
            <w:shd w:val="clear" w:color="auto" w:fill="D9D9D9" w:themeFill="background1" w:themeFillShade="D9"/>
          </w:tcPr>
          <w:p w14:paraId="7B658D4A" w14:textId="77777777" w:rsidR="000B15A1" w:rsidRPr="008A6E46" w:rsidRDefault="000B15A1" w:rsidP="000B15A1">
            <w:pPr>
              <w:rPr>
                <w:del w:id="566" w:author="Musavi, Hamid [USA]" w:date="2017-03-12T19:50:00Z"/>
                <w:rFonts w:ascii="Courier New" w:hAnsi="Courier New" w:cs="Courier New"/>
                <w:b/>
              </w:rPr>
            </w:pPr>
            <w:del w:id="567" w:author="Musavi, Hamid [USA]" w:date="2017-03-12T19:50:00Z">
              <w:r w:rsidRPr="008A6E46">
                <w:rPr>
                  <w:rFonts w:ascii="Courier New" w:hAnsi="Courier New" w:cs="Courier New"/>
                  <w:b/>
                </w:rPr>
                <w:delText>Produces</w:delText>
              </w:r>
            </w:del>
          </w:p>
        </w:tc>
        <w:tc>
          <w:tcPr>
            <w:tcW w:w="11508" w:type="dxa"/>
            <w:shd w:val="clear" w:color="auto" w:fill="D9D9D9" w:themeFill="background1" w:themeFillShade="D9"/>
          </w:tcPr>
          <w:p w14:paraId="01EA3F01" w14:textId="5FDA2F36" w:rsidR="000B15A1" w:rsidRPr="008A6E46" w:rsidRDefault="000B15A1" w:rsidP="000B15A1">
            <w:pPr>
              <w:rPr>
                <w:del w:id="568" w:author="Musavi, Hamid [USA]" w:date="2017-03-12T19:50:00Z"/>
                <w:rFonts w:ascii="Courier New" w:hAnsi="Courier New" w:cs="Courier New"/>
              </w:rPr>
            </w:pPr>
            <w:del w:id="569" w:author="Musavi, Hamid [USA]" w:date="2017-03-12T19:50:00Z">
              <w:r w:rsidRPr="008A6E46">
                <w:rPr>
                  <w:rFonts w:ascii="Courier New" w:hAnsi="Courier New" w:cs="Courier New"/>
                </w:rPr>
                <w:delText xml:space="preserve">- </w:delText>
              </w:r>
              <w:r>
                <w:rPr>
                  <w:rFonts w:ascii="Courier New" w:hAnsi="Courier New" w:cs="Courier New"/>
                </w:rPr>
                <w:delText>application/json</w:delText>
              </w:r>
            </w:del>
          </w:p>
        </w:tc>
      </w:tr>
      <w:tr w:rsidR="008D1F2E" w:rsidRPr="008A6E46" w14:paraId="5983957D" w14:textId="77777777" w:rsidTr="00F175E9">
        <w:trPr>
          <w:del w:id="570" w:author="Musavi, Hamid [USA]" w:date="2017-03-12T19:50:00Z"/>
        </w:trPr>
        <w:tc>
          <w:tcPr>
            <w:tcW w:w="1537" w:type="dxa"/>
            <w:shd w:val="clear" w:color="auto" w:fill="D9D9D9" w:themeFill="background1" w:themeFillShade="D9"/>
          </w:tcPr>
          <w:p w14:paraId="4BA43CF3" w14:textId="77777777" w:rsidR="008D1F2E" w:rsidRPr="008A6E46" w:rsidRDefault="008D1F2E" w:rsidP="006B30A2">
            <w:pPr>
              <w:rPr>
                <w:del w:id="571" w:author="Musavi, Hamid [USA]" w:date="2017-03-12T19:50:00Z"/>
                <w:rFonts w:ascii="Courier New" w:hAnsi="Courier New" w:cs="Courier New"/>
                <w:b/>
              </w:rPr>
            </w:pPr>
            <w:del w:id="572" w:author="Musavi, Hamid [USA]" w:date="2017-03-12T19:50:00Z">
              <w:r w:rsidRPr="008A6E46">
                <w:rPr>
                  <w:rFonts w:ascii="Courier New" w:hAnsi="Courier New" w:cs="Courier New"/>
                  <w:b/>
                </w:rPr>
                <w:delText>Headers</w:delText>
              </w:r>
            </w:del>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8D1F2E" w:rsidRPr="008A6E46" w14:paraId="6426F711" w14:textId="77777777" w:rsidTr="00F175E9">
              <w:trPr>
                <w:del w:id="573" w:author="Musavi, Hamid [USA]" w:date="2017-03-12T19:50:00Z"/>
              </w:trPr>
              <w:tc>
                <w:tcPr>
                  <w:tcW w:w="2125" w:type="dxa"/>
                </w:tcPr>
                <w:p w14:paraId="76C30EB1" w14:textId="77777777" w:rsidR="008D1F2E" w:rsidRPr="008A6E46" w:rsidRDefault="008D1F2E" w:rsidP="006B30A2">
                  <w:pPr>
                    <w:rPr>
                      <w:del w:id="574" w:author="Musavi, Hamid [USA]" w:date="2017-03-12T19:50:00Z"/>
                      <w:rFonts w:ascii="Courier New" w:hAnsi="Courier New" w:cs="Courier New"/>
                      <w:b/>
                    </w:rPr>
                  </w:pPr>
                  <w:del w:id="575" w:author="Musavi, Hamid [USA]" w:date="2017-03-12T19:50:00Z">
                    <w:r w:rsidRPr="008A6E46">
                      <w:rPr>
                        <w:rFonts w:ascii="Courier New" w:hAnsi="Courier New" w:cs="Courier New"/>
                        <w:b/>
                      </w:rPr>
                      <w:delText>Name</w:delText>
                    </w:r>
                  </w:del>
                </w:p>
              </w:tc>
              <w:tc>
                <w:tcPr>
                  <w:tcW w:w="2989" w:type="dxa"/>
                </w:tcPr>
                <w:p w14:paraId="34178307" w14:textId="77777777" w:rsidR="008D1F2E" w:rsidRPr="008A6E46" w:rsidRDefault="008D1F2E" w:rsidP="006B30A2">
                  <w:pPr>
                    <w:rPr>
                      <w:del w:id="576" w:author="Musavi, Hamid [USA]" w:date="2017-03-12T19:50:00Z"/>
                      <w:rFonts w:ascii="Courier New" w:hAnsi="Courier New" w:cs="Courier New"/>
                      <w:b/>
                    </w:rPr>
                  </w:pPr>
                  <w:del w:id="577" w:author="Musavi, Hamid [USA]" w:date="2017-03-12T19:50:00Z">
                    <w:r w:rsidRPr="008A6E46">
                      <w:rPr>
                        <w:rFonts w:ascii="Courier New" w:hAnsi="Courier New" w:cs="Courier New"/>
                        <w:b/>
                      </w:rPr>
                      <w:delText>Value</w:delText>
                    </w:r>
                  </w:del>
                </w:p>
              </w:tc>
              <w:tc>
                <w:tcPr>
                  <w:tcW w:w="4841" w:type="dxa"/>
                </w:tcPr>
                <w:p w14:paraId="050A7E96" w14:textId="77777777" w:rsidR="008D1F2E" w:rsidRPr="008A6E46" w:rsidRDefault="008D1F2E" w:rsidP="006B30A2">
                  <w:pPr>
                    <w:rPr>
                      <w:del w:id="578" w:author="Musavi, Hamid [USA]" w:date="2017-03-12T19:50:00Z"/>
                      <w:rFonts w:ascii="Courier New" w:hAnsi="Courier New" w:cs="Courier New"/>
                      <w:b/>
                    </w:rPr>
                  </w:pPr>
                  <w:del w:id="579" w:author="Musavi, Hamid [USA]" w:date="2017-03-12T19:50:00Z">
                    <w:r w:rsidRPr="008A6E46">
                      <w:rPr>
                        <w:rFonts w:ascii="Courier New" w:hAnsi="Courier New" w:cs="Courier New"/>
                        <w:b/>
                      </w:rPr>
                      <w:delText>Description</w:delText>
                    </w:r>
                  </w:del>
                </w:p>
              </w:tc>
              <w:tc>
                <w:tcPr>
                  <w:tcW w:w="1273" w:type="dxa"/>
                </w:tcPr>
                <w:p w14:paraId="7EA6E833" w14:textId="77777777" w:rsidR="008D1F2E" w:rsidRPr="008A6E46" w:rsidRDefault="008D1F2E" w:rsidP="006B30A2">
                  <w:pPr>
                    <w:rPr>
                      <w:del w:id="580" w:author="Musavi, Hamid [USA]" w:date="2017-03-12T19:50:00Z"/>
                      <w:rFonts w:ascii="Courier New" w:hAnsi="Courier New" w:cs="Courier New"/>
                      <w:b/>
                    </w:rPr>
                  </w:pPr>
                  <w:del w:id="581" w:author="Musavi, Hamid [USA]" w:date="2017-03-12T19:50:00Z">
                    <w:r w:rsidRPr="008A6E46">
                      <w:rPr>
                        <w:rFonts w:ascii="Courier New" w:hAnsi="Courier New" w:cs="Courier New"/>
                        <w:b/>
                      </w:rPr>
                      <w:delText>Required</w:delText>
                    </w:r>
                  </w:del>
                </w:p>
              </w:tc>
            </w:tr>
            <w:tr w:rsidR="008D1F2E" w:rsidRPr="008A6E46" w14:paraId="1B1C3A75" w14:textId="77777777" w:rsidTr="00F175E9">
              <w:trPr>
                <w:del w:id="582" w:author="Musavi, Hamid [USA]" w:date="2017-03-12T19:50:00Z"/>
              </w:trPr>
              <w:tc>
                <w:tcPr>
                  <w:tcW w:w="2125" w:type="dxa"/>
                </w:tcPr>
                <w:p w14:paraId="45E141D5" w14:textId="3E6FB6A1" w:rsidR="008D1F2E" w:rsidRPr="008A6E46" w:rsidRDefault="008D1F2E" w:rsidP="008D1F2E">
                  <w:pPr>
                    <w:rPr>
                      <w:del w:id="583" w:author="Musavi, Hamid [USA]" w:date="2017-03-12T19:50:00Z"/>
                      <w:rFonts w:ascii="Courier New" w:hAnsi="Courier New" w:cs="Courier New"/>
                    </w:rPr>
                  </w:pPr>
                  <w:del w:id="584" w:author="Musavi, Hamid [USA]" w:date="2017-03-12T19:50:00Z">
                    <w:r w:rsidRPr="008A6E46">
                      <w:rPr>
                        <w:rFonts w:ascii="Courier New" w:hAnsi="Courier New" w:cs="Courier New"/>
                      </w:rPr>
                      <w:delText>Authorization</w:delText>
                    </w:r>
                  </w:del>
                </w:p>
              </w:tc>
              <w:tc>
                <w:tcPr>
                  <w:tcW w:w="2989" w:type="dxa"/>
                </w:tcPr>
                <w:p w14:paraId="6DA76F7A" w14:textId="3C706EEE" w:rsidR="008D1F2E" w:rsidRPr="008A6E46" w:rsidRDefault="008D1F2E" w:rsidP="008D1F2E">
                  <w:pPr>
                    <w:rPr>
                      <w:del w:id="585" w:author="Musavi, Hamid [USA]" w:date="2017-03-12T19:50:00Z"/>
                      <w:rFonts w:ascii="Courier New" w:hAnsi="Courier New" w:cs="Courier New"/>
                    </w:rPr>
                  </w:pPr>
                  <w:del w:id="586" w:author="Musavi, Hamid [USA]" w:date="2017-03-12T19:50:00Z">
                    <w:r>
                      <w:rPr>
                        <w:rFonts w:ascii="Courier New" w:hAnsi="Courier New" w:cs="Courier New"/>
                      </w:rPr>
                      <w:delText>Bearer &lt;token&gt;</w:delText>
                    </w:r>
                  </w:del>
                </w:p>
              </w:tc>
              <w:tc>
                <w:tcPr>
                  <w:tcW w:w="4841" w:type="dxa"/>
                </w:tcPr>
                <w:p w14:paraId="4B6C9920" w14:textId="38259E20" w:rsidR="008D1F2E" w:rsidRPr="008A6E46" w:rsidRDefault="008D1F2E" w:rsidP="008D1F2E">
                  <w:pPr>
                    <w:rPr>
                      <w:del w:id="587" w:author="Musavi, Hamid [USA]" w:date="2017-03-12T19:50:00Z"/>
                      <w:rFonts w:ascii="Courier New" w:hAnsi="Courier New" w:cs="Courier New"/>
                    </w:rPr>
                  </w:pPr>
                  <w:del w:id="588" w:author="Musavi, Hamid [USA]" w:date="2017-03-12T19:50:00Z">
                    <w:r>
                      <w:rPr>
                        <w:rFonts w:ascii="Courier New" w:hAnsi="Courier New" w:cs="Courier New"/>
                      </w:rPr>
                      <w:delText>The authorization token to be revoked</w:delText>
                    </w:r>
                  </w:del>
                </w:p>
              </w:tc>
              <w:tc>
                <w:tcPr>
                  <w:tcW w:w="1273" w:type="dxa"/>
                </w:tcPr>
                <w:p w14:paraId="203B3991" w14:textId="4CC45F70" w:rsidR="008D1F2E" w:rsidRPr="008A6E46" w:rsidRDefault="008D1F2E" w:rsidP="008D1F2E">
                  <w:pPr>
                    <w:rPr>
                      <w:del w:id="589" w:author="Musavi, Hamid [USA]" w:date="2017-03-12T19:50:00Z"/>
                      <w:rFonts w:ascii="Courier New" w:hAnsi="Courier New" w:cs="Courier New"/>
                    </w:rPr>
                  </w:pPr>
                  <w:del w:id="590" w:author="Musavi, Hamid [USA]" w:date="2017-03-12T19:50:00Z">
                    <w:r>
                      <w:rPr>
                        <w:rFonts w:ascii="Courier New" w:hAnsi="Courier New" w:cs="Courier New"/>
                      </w:rPr>
                      <w:delText>True</w:delText>
                    </w:r>
                  </w:del>
                </w:p>
              </w:tc>
            </w:tr>
          </w:tbl>
          <w:p w14:paraId="24FB589F" w14:textId="77777777" w:rsidR="008D1F2E" w:rsidRPr="008A6E46" w:rsidRDefault="008D1F2E" w:rsidP="006B30A2">
            <w:pPr>
              <w:rPr>
                <w:del w:id="591" w:author="Musavi, Hamid [USA]" w:date="2017-03-12T19:50:00Z"/>
                <w:rFonts w:ascii="Courier New" w:hAnsi="Courier New" w:cs="Courier New"/>
                <w:b/>
              </w:rPr>
            </w:pPr>
          </w:p>
        </w:tc>
      </w:tr>
      <w:tr w:rsidR="008D1F2E" w:rsidRPr="008A6E46" w14:paraId="4537229D" w14:textId="77777777" w:rsidTr="00F175E9">
        <w:trPr>
          <w:del w:id="592" w:author="Musavi, Hamid [USA]" w:date="2017-03-12T19:50:00Z"/>
        </w:trPr>
        <w:tc>
          <w:tcPr>
            <w:tcW w:w="1537" w:type="dxa"/>
            <w:shd w:val="clear" w:color="auto" w:fill="D9D9D9" w:themeFill="background1" w:themeFillShade="D9"/>
          </w:tcPr>
          <w:p w14:paraId="280AD26D" w14:textId="77777777" w:rsidR="008D1F2E" w:rsidRPr="008A6E46" w:rsidRDefault="008D1F2E" w:rsidP="006B30A2">
            <w:pPr>
              <w:rPr>
                <w:del w:id="593" w:author="Musavi, Hamid [USA]" w:date="2017-03-12T19:50:00Z"/>
                <w:rFonts w:ascii="Courier New" w:hAnsi="Courier New" w:cs="Courier New"/>
                <w:b/>
              </w:rPr>
            </w:pPr>
            <w:del w:id="594" w:author="Musavi, Hamid [USA]" w:date="2017-03-12T19:50:00Z">
              <w:r>
                <w:rPr>
                  <w:rFonts w:ascii="Courier New" w:hAnsi="Courier New" w:cs="Courier New"/>
                  <w:b/>
                </w:rPr>
                <w:delText>Parameters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8D1F2E" w:rsidRPr="008A6E46" w14:paraId="1014DBBF" w14:textId="77777777" w:rsidTr="00F175E9">
              <w:trPr>
                <w:del w:id="595" w:author="Musavi, Hamid [USA]" w:date="2017-03-12T19:50:00Z"/>
              </w:trPr>
              <w:tc>
                <w:tcPr>
                  <w:tcW w:w="2125" w:type="dxa"/>
                </w:tcPr>
                <w:p w14:paraId="4237564C" w14:textId="77777777" w:rsidR="008D1F2E" w:rsidRPr="008A6E46" w:rsidRDefault="008D1F2E" w:rsidP="006B30A2">
                  <w:pPr>
                    <w:rPr>
                      <w:del w:id="596" w:author="Musavi, Hamid [USA]" w:date="2017-03-12T19:50:00Z"/>
                      <w:rFonts w:ascii="Courier New" w:hAnsi="Courier New" w:cs="Courier New"/>
                      <w:b/>
                    </w:rPr>
                  </w:pPr>
                  <w:del w:id="597" w:author="Musavi, Hamid [USA]" w:date="2017-03-12T19:50:00Z">
                    <w:r w:rsidRPr="008A6E46">
                      <w:rPr>
                        <w:rFonts w:ascii="Courier New" w:hAnsi="Courier New" w:cs="Courier New"/>
                        <w:b/>
                      </w:rPr>
                      <w:delText>Name</w:delText>
                    </w:r>
                  </w:del>
                </w:p>
              </w:tc>
              <w:tc>
                <w:tcPr>
                  <w:tcW w:w="2970" w:type="dxa"/>
                </w:tcPr>
                <w:p w14:paraId="5FF66C03" w14:textId="77777777" w:rsidR="008D1F2E" w:rsidRPr="008A6E46" w:rsidRDefault="008D1F2E" w:rsidP="006B30A2">
                  <w:pPr>
                    <w:rPr>
                      <w:del w:id="598" w:author="Musavi, Hamid [USA]" w:date="2017-03-12T19:50:00Z"/>
                      <w:rFonts w:ascii="Courier New" w:hAnsi="Courier New" w:cs="Courier New"/>
                      <w:b/>
                    </w:rPr>
                  </w:pPr>
                  <w:del w:id="599" w:author="Musavi, Hamid [USA]" w:date="2017-03-12T19:50:00Z">
                    <w:r w:rsidRPr="008A6E46">
                      <w:rPr>
                        <w:rFonts w:ascii="Courier New" w:hAnsi="Courier New" w:cs="Courier New"/>
                        <w:b/>
                      </w:rPr>
                      <w:delText>Value</w:delText>
                    </w:r>
                  </w:del>
                </w:p>
              </w:tc>
              <w:tc>
                <w:tcPr>
                  <w:tcW w:w="3601" w:type="dxa"/>
                </w:tcPr>
                <w:p w14:paraId="0B9A9718" w14:textId="77777777" w:rsidR="008D1F2E" w:rsidRPr="008A6E46" w:rsidRDefault="008D1F2E" w:rsidP="006B30A2">
                  <w:pPr>
                    <w:rPr>
                      <w:del w:id="600" w:author="Musavi, Hamid [USA]" w:date="2017-03-12T19:50:00Z"/>
                      <w:rFonts w:ascii="Courier New" w:hAnsi="Courier New" w:cs="Courier New"/>
                      <w:b/>
                    </w:rPr>
                  </w:pPr>
                  <w:del w:id="601" w:author="Musavi, Hamid [USA]" w:date="2017-03-12T19:50:00Z">
                    <w:r w:rsidRPr="008A6E46">
                      <w:rPr>
                        <w:rFonts w:ascii="Courier New" w:hAnsi="Courier New" w:cs="Courier New"/>
                        <w:b/>
                      </w:rPr>
                      <w:delText>Description</w:delText>
                    </w:r>
                  </w:del>
                </w:p>
              </w:tc>
              <w:tc>
                <w:tcPr>
                  <w:tcW w:w="1273" w:type="dxa"/>
                </w:tcPr>
                <w:p w14:paraId="44A32BB1" w14:textId="77777777" w:rsidR="008D1F2E" w:rsidRPr="008A6E46" w:rsidRDefault="008D1F2E" w:rsidP="006B30A2">
                  <w:pPr>
                    <w:rPr>
                      <w:del w:id="602" w:author="Musavi, Hamid [USA]" w:date="2017-03-12T19:50:00Z"/>
                      <w:rFonts w:ascii="Courier New" w:hAnsi="Courier New" w:cs="Courier New"/>
                      <w:b/>
                    </w:rPr>
                  </w:pPr>
                  <w:del w:id="603" w:author="Musavi, Hamid [USA]" w:date="2017-03-12T19:50:00Z">
                    <w:r w:rsidRPr="008A6E46">
                      <w:rPr>
                        <w:rFonts w:ascii="Courier New" w:hAnsi="Courier New" w:cs="Courier New"/>
                        <w:b/>
                      </w:rPr>
                      <w:delText>Required</w:delText>
                    </w:r>
                  </w:del>
                </w:p>
              </w:tc>
              <w:tc>
                <w:tcPr>
                  <w:tcW w:w="1246" w:type="dxa"/>
                </w:tcPr>
                <w:p w14:paraId="42CFF314" w14:textId="77777777" w:rsidR="008D1F2E" w:rsidRDefault="008D1F2E" w:rsidP="006B30A2">
                  <w:pPr>
                    <w:rPr>
                      <w:del w:id="604" w:author="Musavi, Hamid [USA]" w:date="2017-03-12T19:50:00Z"/>
                      <w:rFonts w:ascii="Courier New" w:hAnsi="Courier New" w:cs="Courier New"/>
                      <w:b/>
                    </w:rPr>
                  </w:pPr>
                  <w:del w:id="605" w:author="Musavi, Hamid [USA]" w:date="2017-03-12T19:50:00Z">
                    <w:r>
                      <w:rPr>
                        <w:rFonts w:ascii="Courier New" w:hAnsi="Courier New" w:cs="Courier New"/>
                        <w:b/>
                      </w:rPr>
                      <w:delText>In</w:delText>
                    </w:r>
                  </w:del>
                </w:p>
                <w:p w14:paraId="3EAD0E92" w14:textId="77777777" w:rsidR="008D1F2E" w:rsidRPr="008A6E46" w:rsidRDefault="008D1F2E" w:rsidP="006B30A2">
                  <w:pPr>
                    <w:rPr>
                      <w:del w:id="606" w:author="Musavi, Hamid [USA]" w:date="2017-03-12T19:50:00Z"/>
                      <w:rFonts w:ascii="Courier New" w:hAnsi="Courier New" w:cs="Courier New"/>
                      <w:b/>
                    </w:rPr>
                  </w:pPr>
                  <w:del w:id="607" w:author="Musavi, Hamid [USA]" w:date="2017-03-12T19:50:00Z">
                    <w:r>
                      <w:rPr>
                        <w:rFonts w:ascii="Courier New" w:hAnsi="Courier New" w:cs="Courier New"/>
                        <w:b/>
                      </w:rPr>
                      <w:delText>(Q|B)</w:delText>
                    </w:r>
                  </w:del>
                </w:p>
              </w:tc>
            </w:tr>
            <w:tr w:rsidR="008D1F2E" w:rsidRPr="008A6E46" w14:paraId="2F38149E" w14:textId="77777777" w:rsidTr="00F175E9">
              <w:trPr>
                <w:del w:id="608" w:author="Musavi, Hamid [USA]" w:date="2017-03-12T19:50:00Z"/>
              </w:trPr>
              <w:tc>
                <w:tcPr>
                  <w:tcW w:w="2125" w:type="dxa"/>
                </w:tcPr>
                <w:p w14:paraId="0B3EE6A9" w14:textId="77777777" w:rsidR="008D1F2E" w:rsidRPr="008A6E46" w:rsidRDefault="008D1F2E" w:rsidP="006B30A2">
                  <w:pPr>
                    <w:rPr>
                      <w:del w:id="609" w:author="Musavi, Hamid [USA]" w:date="2017-03-12T19:50:00Z"/>
                      <w:rFonts w:ascii="Courier New" w:hAnsi="Courier New" w:cs="Courier New"/>
                    </w:rPr>
                  </w:pPr>
                </w:p>
              </w:tc>
              <w:tc>
                <w:tcPr>
                  <w:tcW w:w="2970" w:type="dxa"/>
                </w:tcPr>
                <w:p w14:paraId="0723A4AF" w14:textId="77777777" w:rsidR="008D1F2E" w:rsidRPr="008A6E46" w:rsidRDefault="008D1F2E" w:rsidP="006B30A2">
                  <w:pPr>
                    <w:rPr>
                      <w:del w:id="610" w:author="Musavi, Hamid [USA]" w:date="2017-03-12T19:50:00Z"/>
                      <w:rFonts w:ascii="Courier New" w:hAnsi="Courier New" w:cs="Courier New"/>
                    </w:rPr>
                  </w:pPr>
                </w:p>
              </w:tc>
              <w:tc>
                <w:tcPr>
                  <w:tcW w:w="3601" w:type="dxa"/>
                </w:tcPr>
                <w:p w14:paraId="7D718564" w14:textId="77777777" w:rsidR="008D1F2E" w:rsidRPr="008A6E46" w:rsidRDefault="008D1F2E" w:rsidP="006B30A2">
                  <w:pPr>
                    <w:rPr>
                      <w:del w:id="611" w:author="Musavi, Hamid [USA]" w:date="2017-03-12T19:50:00Z"/>
                      <w:rFonts w:ascii="Courier New" w:hAnsi="Courier New" w:cs="Courier New"/>
                    </w:rPr>
                  </w:pPr>
                </w:p>
              </w:tc>
              <w:tc>
                <w:tcPr>
                  <w:tcW w:w="1273" w:type="dxa"/>
                </w:tcPr>
                <w:p w14:paraId="071759E6" w14:textId="77777777" w:rsidR="008D1F2E" w:rsidRPr="008A6E46" w:rsidRDefault="008D1F2E" w:rsidP="006B30A2">
                  <w:pPr>
                    <w:rPr>
                      <w:del w:id="612" w:author="Musavi, Hamid [USA]" w:date="2017-03-12T19:50:00Z"/>
                      <w:rFonts w:ascii="Courier New" w:hAnsi="Courier New" w:cs="Courier New"/>
                    </w:rPr>
                  </w:pPr>
                </w:p>
              </w:tc>
              <w:tc>
                <w:tcPr>
                  <w:tcW w:w="1246" w:type="dxa"/>
                </w:tcPr>
                <w:p w14:paraId="25E076BE" w14:textId="77777777" w:rsidR="008D1F2E" w:rsidRPr="008A6E46" w:rsidRDefault="008D1F2E" w:rsidP="006B30A2">
                  <w:pPr>
                    <w:rPr>
                      <w:del w:id="613" w:author="Musavi, Hamid [USA]" w:date="2017-03-12T19:50:00Z"/>
                      <w:rFonts w:ascii="Courier New" w:hAnsi="Courier New" w:cs="Courier New"/>
                    </w:rPr>
                  </w:pPr>
                </w:p>
              </w:tc>
            </w:tr>
          </w:tbl>
          <w:p w14:paraId="157BB0B7" w14:textId="77777777" w:rsidR="008D1F2E" w:rsidRPr="008A6E46" w:rsidRDefault="008D1F2E" w:rsidP="006B30A2">
            <w:pPr>
              <w:rPr>
                <w:del w:id="614" w:author="Musavi, Hamid [USA]" w:date="2017-03-12T19:50:00Z"/>
                <w:rFonts w:ascii="Courier New" w:hAnsi="Courier New" w:cs="Courier New"/>
                <w:b/>
              </w:rPr>
            </w:pPr>
          </w:p>
        </w:tc>
      </w:tr>
      <w:tr w:rsidR="008D1F2E" w:rsidRPr="008A6E46" w14:paraId="56AD3385" w14:textId="77777777" w:rsidTr="00F175E9">
        <w:trPr>
          <w:del w:id="615" w:author="Musavi, Hamid [USA]" w:date="2017-03-12T19:50:00Z"/>
        </w:trPr>
        <w:tc>
          <w:tcPr>
            <w:tcW w:w="1537" w:type="dxa"/>
            <w:shd w:val="clear" w:color="auto" w:fill="D9D9D9" w:themeFill="background1" w:themeFillShade="D9"/>
          </w:tcPr>
          <w:p w14:paraId="6F37BB79" w14:textId="77777777" w:rsidR="008D1F2E" w:rsidRPr="008A6E46" w:rsidRDefault="008D1F2E" w:rsidP="006B30A2">
            <w:pPr>
              <w:rPr>
                <w:del w:id="616" w:author="Musavi, Hamid [USA]" w:date="2017-03-12T19:50:00Z"/>
                <w:rFonts w:ascii="Courier New" w:hAnsi="Courier New" w:cs="Courier New"/>
                <w:b/>
              </w:rPr>
            </w:pPr>
            <w:del w:id="617" w:author="Musavi, Hamid [USA]" w:date="2017-03-12T19:50:00Z">
              <w:r w:rsidRPr="008A6E46">
                <w:rPr>
                  <w:rFonts w:ascii="Courier New" w:hAnsi="Courier New" w:cs="Courier New"/>
                  <w:b/>
                </w:rPr>
                <w:delText>Responses</w:delText>
              </w:r>
            </w:del>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8D1F2E" w:rsidRPr="008A6E46" w14:paraId="36978E4F" w14:textId="77777777" w:rsidTr="00F175E9">
              <w:trPr>
                <w:del w:id="618" w:author="Musavi, Hamid [USA]" w:date="2017-03-12T19:50:00Z"/>
              </w:trPr>
              <w:tc>
                <w:tcPr>
                  <w:tcW w:w="2125" w:type="dxa"/>
                </w:tcPr>
                <w:p w14:paraId="481FF403" w14:textId="77777777" w:rsidR="008D1F2E" w:rsidRPr="008A6E46" w:rsidRDefault="008D1F2E" w:rsidP="006B30A2">
                  <w:pPr>
                    <w:rPr>
                      <w:del w:id="619" w:author="Musavi, Hamid [USA]" w:date="2017-03-12T19:50:00Z"/>
                      <w:rFonts w:ascii="Courier New" w:hAnsi="Courier New" w:cs="Courier New"/>
                      <w:b/>
                    </w:rPr>
                  </w:pPr>
                  <w:del w:id="620" w:author="Musavi, Hamid [USA]" w:date="2017-03-12T19:50:00Z">
                    <w:r w:rsidRPr="008A6E46">
                      <w:rPr>
                        <w:rFonts w:ascii="Courier New" w:hAnsi="Courier New" w:cs="Courier New"/>
                        <w:b/>
                      </w:rPr>
                      <w:delText>Code</w:delText>
                    </w:r>
                  </w:del>
                </w:p>
              </w:tc>
              <w:tc>
                <w:tcPr>
                  <w:tcW w:w="2970" w:type="dxa"/>
                </w:tcPr>
                <w:p w14:paraId="0CE0F607" w14:textId="77777777" w:rsidR="008D1F2E" w:rsidRPr="008A6E46" w:rsidRDefault="008D1F2E" w:rsidP="006B30A2">
                  <w:pPr>
                    <w:rPr>
                      <w:del w:id="621" w:author="Musavi, Hamid [USA]" w:date="2017-03-12T19:50:00Z"/>
                      <w:rFonts w:ascii="Courier New" w:hAnsi="Courier New" w:cs="Courier New"/>
                      <w:b/>
                    </w:rPr>
                  </w:pPr>
                  <w:del w:id="622" w:author="Musavi, Hamid [USA]" w:date="2017-03-12T19:50:00Z">
                    <w:r w:rsidRPr="008A6E46">
                      <w:rPr>
                        <w:rFonts w:ascii="Courier New" w:hAnsi="Courier New" w:cs="Courier New"/>
                        <w:b/>
                      </w:rPr>
                      <w:delText>Description</w:delText>
                    </w:r>
                  </w:del>
                </w:p>
              </w:tc>
              <w:tc>
                <w:tcPr>
                  <w:tcW w:w="6120" w:type="dxa"/>
                </w:tcPr>
                <w:p w14:paraId="2D4B2357" w14:textId="77777777" w:rsidR="008D1F2E" w:rsidRPr="008A6E46" w:rsidRDefault="008D1F2E" w:rsidP="006B30A2">
                  <w:pPr>
                    <w:rPr>
                      <w:del w:id="623" w:author="Musavi, Hamid [USA]" w:date="2017-03-12T19:50:00Z"/>
                      <w:rFonts w:ascii="Courier New" w:hAnsi="Courier New" w:cs="Courier New"/>
                      <w:b/>
                    </w:rPr>
                  </w:pPr>
                  <w:del w:id="624" w:author="Musavi, Hamid [USA]" w:date="2017-03-12T19:50:00Z">
                    <w:r w:rsidRPr="008A6E46">
                      <w:rPr>
                        <w:rFonts w:ascii="Courier New" w:hAnsi="Courier New" w:cs="Courier New"/>
                        <w:b/>
                      </w:rPr>
                      <w:delText>Schema</w:delText>
                    </w:r>
                  </w:del>
                </w:p>
              </w:tc>
            </w:tr>
            <w:tr w:rsidR="008D1F2E" w:rsidRPr="008A6E46" w14:paraId="36B7D9DD" w14:textId="77777777" w:rsidTr="00F175E9">
              <w:trPr>
                <w:del w:id="625" w:author="Musavi, Hamid [USA]" w:date="2017-03-12T19:50:00Z"/>
              </w:trPr>
              <w:tc>
                <w:tcPr>
                  <w:tcW w:w="2125" w:type="dxa"/>
                </w:tcPr>
                <w:p w14:paraId="6F3B2E09" w14:textId="0000F87A" w:rsidR="008D1F2E" w:rsidRPr="008A6E46" w:rsidRDefault="008D1F2E" w:rsidP="008D1F2E">
                  <w:pPr>
                    <w:rPr>
                      <w:del w:id="626" w:author="Musavi, Hamid [USA]" w:date="2017-03-12T19:50:00Z"/>
                      <w:rFonts w:ascii="Courier New" w:hAnsi="Courier New" w:cs="Courier New"/>
                      <w:b/>
                    </w:rPr>
                  </w:pPr>
                  <w:del w:id="627" w:author="Musavi, Hamid [USA]" w:date="2017-03-12T19:50:00Z">
                    <w:r w:rsidRPr="008A6E46">
                      <w:rPr>
                        <w:rFonts w:ascii="Courier New" w:hAnsi="Courier New" w:cs="Courier New"/>
                        <w:b/>
                      </w:rPr>
                      <w:delText>200</w:delText>
                    </w:r>
                    <w:r>
                      <w:rPr>
                        <w:rFonts w:ascii="Courier New" w:hAnsi="Courier New" w:cs="Courier New"/>
                        <w:b/>
                      </w:rPr>
                      <w:delText xml:space="preserve"> - OK</w:delText>
                    </w:r>
                  </w:del>
                </w:p>
              </w:tc>
              <w:tc>
                <w:tcPr>
                  <w:tcW w:w="2970" w:type="dxa"/>
                </w:tcPr>
                <w:p w14:paraId="4C61F818" w14:textId="4FB43D55" w:rsidR="008D1F2E" w:rsidRPr="008A6E46" w:rsidRDefault="008D1F2E" w:rsidP="008D1F2E">
                  <w:pPr>
                    <w:rPr>
                      <w:del w:id="628" w:author="Musavi, Hamid [USA]" w:date="2017-03-12T19:50:00Z"/>
                      <w:rFonts w:ascii="Courier New" w:hAnsi="Courier New" w:cs="Courier New"/>
                      <w:b/>
                    </w:rPr>
                  </w:pPr>
                  <w:del w:id="629" w:author="Musavi, Hamid [USA]" w:date="2017-03-12T19:50:00Z">
                    <w:r w:rsidRPr="003C14E0">
                      <w:rPr>
                        <w:rFonts w:ascii="Courier New" w:hAnsi="Courier New" w:cs="Courier New"/>
                      </w:rPr>
                      <w:delText>Successful Logout</w:delText>
                    </w:r>
                  </w:del>
                </w:p>
              </w:tc>
              <w:tc>
                <w:tcPr>
                  <w:tcW w:w="6120" w:type="dxa"/>
                </w:tcPr>
                <w:p w14:paraId="65778F0D" w14:textId="76B16A7E" w:rsidR="008D1F2E" w:rsidRPr="008A6E46" w:rsidRDefault="008D1F2E" w:rsidP="008D1F2E">
                  <w:pPr>
                    <w:rPr>
                      <w:del w:id="630" w:author="Musavi, Hamid [USA]" w:date="2017-03-12T19:50:00Z"/>
                      <w:rFonts w:ascii="Courier New" w:hAnsi="Courier New" w:cs="Courier New"/>
                    </w:rPr>
                  </w:pPr>
                </w:p>
              </w:tc>
            </w:tr>
            <w:tr w:rsidR="008D1F2E" w:rsidRPr="008A6E46" w14:paraId="0AF1EDC8" w14:textId="77777777" w:rsidTr="00F175E9">
              <w:trPr>
                <w:del w:id="631" w:author="Musavi, Hamid [USA]" w:date="2017-03-12T19:50:00Z"/>
              </w:trPr>
              <w:tc>
                <w:tcPr>
                  <w:tcW w:w="2125" w:type="dxa"/>
                </w:tcPr>
                <w:p w14:paraId="462DBB97" w14:textId="694A5BBF" w:rsidR="008D1F2E" w:rsidRPr="008A6E46" w:rsidRDefault="008D1F2E" w:rsidP="008D1F2E">
                  <w:pPr>
                    <w:rPr>
                      <w:del w:id="632" w:author="Musavi, Hamid [USA]" w:date="2017-03-12T19:50:00Z"/>
                      <w:rFonts w:ascii="Courier New" w:hAnsi="Courier New" w:cs="Courier New"/>
                      <w:b/>
                    </w:rPr>
                  </w:pPr>
                  <w:del w:id="633" w:author="Musavi, Hamid [USA]" w:date="2017-03-12T19:50:00Z">
                    <w:r w:rsidRPr="008A6E46">
                      <w:rPr>
                        <w:rFonts w:ascii="Courier New" w:hAnsi="Courier New" w:cs="Courier New"/>
                        <w:b/>
                      </w:rPr>
                      <w:delText>40</w:delText>
                    </w:r>
                    <w:r>
                      <w:rPr>
                        <w:rFonts w:ascii="Courier New" w:hAnsi="Courier New" w:cs="Courier New"/>
                        <w:b/>
                      </w:rPr>
                      <w:delText>1 - Unauthorized</w:delText>
                    </w:r>
                  </w:del>
                </w:p>
              </w:tc>
              <w:tc>
                <w:tcPr>
                  <w:tcW w:w="2970" w:type="dxa"/>
                </w:tcPr>
                <w:p w14:paraId="6382748F" w14:textId="17E63CA6" w:rsidR="008D1F2E" w:rsidRPr="008A6E46" w:rsidRDefault="008D1F2E" w:rsidP="008D1F2E">
                  <w:pPr>
                    <w:rPr>
                      <w:del w:id="634" w:author="Musavi, Hamid [USA]" w:date="2017-03-12T19:50:00Z"/>
                      <w:rFonts w:ascii="Courier New" w:hAnsi="Courier New" w:cs="Courier New"/>
                    </w:rPr>
                  </w:pPr>
                  <w:del w:id="635" w:author="Musavi, Hamid [USA]" w:date="2017-03-12T19:50:00Z">
                    <w:r w:rsidRPr="008A6E46">
                      <w:rPr>
                        <w:rFonts w:ascii="Courier New" w:hAnsi="Courier New" w:cs="Courier New"/>
                      </w:rPr>
                      <w:delText xml:space="preserve">Invalid </w:delText>
                    </w:r>
                    <w:r>
                      <w:rPr>
                        <w:rFonts w:ascii="Courier New" w:hAnsi="Courier New" w:cs="Courier New"/>
                      </w:rPr>
                      <w:delText>token</w:delText>
                    </w:r>
                  </w:del>
                </w:p>
              </w:tc>
              <w:tc>
                <w:tcPr>
                  <w:tcW w:w="6120" w:type="dxa"/>
                </w:tcPr>
                <w:p w14:paraId="1EBE7096" w14:textId="0F4F5AD6" w:rsidR="008D1F2E" w:rsidRPr="008A6E46" w:rsidRDefault="008D1F2E" w:rsidP="008D1F2E">
                  <w:pPr>
                    <w:rPr>
                      <w:del w:id="636" w:author="Musavi, Hamid [USA]" w:date="2017-03-12T19:50:00Z"/>
                      <w:rFonts w:ascii="Courier New" w:hAnsi="Courier New" w:cs="Courier New"/>
                      <w:b/>
                    </w:rPr>
                  </w:pPr>
                </w:p>
              </w:tc>
            </w:tr>
          </w:tbl>
          <w:p w14:paraId="7E3BC979" w14:textId="77777777" w:rsidR="008D1F2E" w:rsidRPr="008A6E46" w:rsidRDefault="008D1F2E" w:rsidP="006B30A2">
            <w:pPr>
              <w:keepNext/>
              <w:rPr>
                <w:del w:id="637" w:author="Musavi, Hamid [USA]" w:date="2017-03-12T19:50:00Z"/>
                <w:rFonts w:ascii="Courier New" w:hAnsi="Courier New" w:cs="Courier New"/>
                <w:b/>
              </w:rPr>
            </w:pPr>
          </w:p>
        </w:tc>
      </w:tr>
    </w:tbl>
    <w:p w14:paraId="7CEA9544" w14:textId="3B8819C5" w:rsidR="00C26C45" w:rsidRDefault="00C26C45" w:rsidP="00C26C45">
      <w:pPr>
        <w:pStyle w:val="Caption"/>
        <w:rPr>
          <w:del w:id="638" w:author="Musavi, Hamid [USA]" w:date="2017-03-12T19:50:00Z"/>
        </w:rPr>
      </w:pPr>
      <w:bookmarkStart w:id="639" w:name="_Toc441572969"/>
      <w:bookmarkStart w:id="640" w:name="_Toc456253297"/>
      <w:del w:id="641" w:author="Musavi, Hamid [USA]" w:date="2017-03-12T19:50:00Z">
        <w:r>
          <w:delText xml:space="preserve">Table </w:delText>
        </w:r>
        <w:r w:rsidR="00553AA4">
          <w:fldChar w:fldCharType="begin"/>
        </w:r>
        <w:r w:rsidR="00553AA4">
          <w:delInstrText xml:space="preserve"> SEQ Table \* ARABIC </w:delInstrText>
        </w:r>
        <w:r w:rsidR="00553AA4">
          <w:fldChar w:fldCharType="separate"/>
        </w:r>
        <w:r w:rsidR="00244E15">
          <w:rPr>
            <w:noProof/>
          </w:rPr>
          <w:delText>3</w:delText>
        </w:r>
        <w:r w:rsidR="00553AA4">
          <w:rPr>
            <w:noProof/>
          </w:rPr>
          <w:fldChar w:fldCharType="end"/>
        </w:r>
        <w:r>
          <w:delText xml:space="preserve"> </w:delText>
        </w:r>
        <w:r w:rsidR="000B15A1">
          <w:delText>–</w:delText>
        </w:r>
        <w:r>
          <w:delText xml:space="preserve"> </w:delText>
        </w:r>
        <w:bookmarkEnd w:id="639"/>
        <w:bookmarkEnd w:id="640"/>
        <w:r w:rsidR="000B15A1">
          <w:delText>Revoke a Security Token</w:delText>
        </w:r>
        <w:r w:rsidR="00ED0E13">
          <w:delText xml:space="preserve"> API</w:delText>
        </w:r>
      </w:del>
    </w:p>
    <w:p w14:paraId="039DD5F4" w14:textId="38B68BCD" w:rsidR="005F7EB4" w:rsidRDefault="000B15A1" w:rsidP="005F7EB4">
      <w:pPr>
        <w:pStyle w:val="Heading3"/>
      </w:pPr>
      <w:bookmarkStart w:id="642" w:name="_Toc477116127"/>
      <w:commentRangeStart w:id="643"/>
      <w:r>
        <w:t>Upload BSM File</w:t>
      </w:r>
      <w:bookmarkEnd w:id="642"/>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lastRenderedPageBreak/>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 xml:space="preserve">&lt;type: </w:t>
            </w:r>
            <w:proofErr w:type="spellStart"/>
            <w:r>
              <w:rPr>
                <w:rFonts w:ascii="Courier New" w:hAnsi="Courier New" w:cs="Courier New"/>
              </w:rPr>
              <w:t>bsm</w:t>
            </w:r>
            <w:proofErr w:type="spellEnd"/>
            <w:r>
              <w:rPr>
                <w:rFonts w:ascii="Courier New" w:hAnsi="Courier New" w:cs="Courier New"/>
              </w:rPr>
              <w:t xml:space="preserve"> (or) </w:t>
            </w:r>
            <w:proofErr w:type="spellStart"/>
            <w:r>
              <w:rPr>
                <w:rFonts w:ascii="Courier New" w:hAnsi="Courier New" w:cs="Courier New"/>
              </w:rPr>
              <w:t>messageFrame</w:t>
            </w:r>
            <w:proofErr w:type="spellEnd"/>
            <w:r>
              <w:rPr>
                <w:rFonts w:ascii="Courier New" w:hAnsi="Courier New" w:cs="Courier New"/>
              </w:rPr>
              <w:t>&gt;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proofErr w:type="spellStart"/>
                  <w:r>
                    <w:rPr>
                      <w:rFonts w:ascii="Courier New" w:hAnsi="Courier New" w:cs="Courier New"/>
                    </w:rPr>
                    <w:t>bsm</w:t>
                  </w:r>
                  <w:proofErr w:type="spellEnd"/>
                  <w:r>
                    <w:rPr>
                      <w:rFonts w:ascii="Courier New" w:hAnsi="Courier New" w:cs="Courier New"/>
                    </w:rPr>
                    <w:t xml:space="preserve"> | </w:t>
                  </w:r>
                  <w:proofErr w:type="spellStart"/>
                  <w:r>
                    <w:rPr>
                      <w:rFonts w:ascii="Courier New" w:hAnsi="Courier New" w:cs="Courier New"/>
                    </w:rPr>
                    <w:t>messageFrame</w:t>
                  </w:r>
                  <w:proofErr w:type="spellEnd"/>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w:t>
                  </w:r>
                  <w:proofErr w:type="spellStart"/>
                  <w:r>
                    <w:rPr>
                      <w:rFonts w:ascii="Courier New" w:hAnsi="Courier New" w:cs="Courier New"/>
                    </w:rPr>
                    <w:t>Status:success</w:t>
                  </w:r>
                  <w:proofErr w:type="spellEnd"/>
                  <w:r>
                    <w:rPr>
                      <w:rFonts w:ascii="Courier New" w:hAnsi="Courier New" w:cs="Courier New"/>
                    </w:rPr>
                    <w:t>}</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D630A5">
        <w:fldChar w:fldCharType="begin"/>
      </w:r>
      <w:r w:rsidR="00D630A5">
        <w:instrText xml:space="preserve"> SEQ Table \* ARABIC </w:instrText>
      </w:r>
      <w:r w:rsidR="00D630A5">
        <w:fldChar w:fldCharType="separate"/>
      </w:r>
      <w:r w:rsidR="00244E15">
        <w:rPr>
          <w:noProof/>
        </w:rPr>
        <w:t>4</w:t>
      </w:r>
      <w:r w:rsidR="00D630A5">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643"/>
      <w:r w:rsidR="00A529B3">
        <w:rPr>
          <w:rStyle w:val="CommentReference"/>
        </w:rPr>
        <w:commentReference w:id="643"/>
      </w:r>
    </w:p>
    <w:p w14:paraId="142BF94F" w14:textId="77777777" w:rsidR="00ED0E13" w:rsidRPr="005F7EB4" w:rsidRDefault="00ED0E13" w:rsidP="005F7EB4"/>
    <w:p w14:paraId="3AAAD05A" w14:textId="77777777" w:rsidR="00F44C7C" w:rsidRDefault="00F44C7C" w:rsidP="00F44C7C">
      <w:pPr>
        <w:pStyle w:val="Heading3"/>
      </w:pPr>
      <w:bookmarkStart w:id="644" w:name="_Toc462052289"/>
      <w:bookmarkStart w:id="645" w:name="_Ref471804513"/>
      <w:bookmarkStart w:id="646" w:name="_Toc477116128"/>
      <w:r w:rsidRPr="00E35BF2">
        <w:t xml:space="preserve">ODE </w:t>
      </w:r>
      <w:r>
        <w:t xml:space="preserve">MANAGE SNMP </w:t>
      </w:r>
      <w:r w:rsidRPr="00E35BF2">
        <w:t>API</w:t>
      </w:r>
      <w:bookmarkEnd w:id="646"/>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lastRenderedPageBreak/>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77777777" w:rsidR="00F44C7C" w:rsidRDefault="00F44C7C" w:rsidP="00F44C7C">
      <w:pPr>
        <w:pStyle w:val="Heading4"/>
      </w:pPr>
      <w:commentRangeStart w:id="647"/>
      <w:r>
        <w:t xml:space="preserve">ODE API </w:t>
      </w:r>
      <w:del w:id="648" w:author="Musavi, Hamid [USA]" w:date="2017-03-12T19:50:00Z">
        <w:r>
          <w:delText xml:space="preserve"> </w:delText>
        </w:r>
      </w:del>
      <w:r>
        <w:t>Interface</w:t>
      </w:r>
    </w:p>
    <w:p w14:paraId="153099EE" w14:textId="498519D3" w:rsidR="00F44C7C" w:rsidRDefault="00F44C7C" w:rsidP="00F44C7C">
      <w:r>
        <w:t xml:space="preserve">To interface with the ODE through its </w:t>
      </w:r>
      <w:ins w:id="649" w:author="Musavi, Hamid [USA]" w:date="2017-03-12T19:50:00Z">
        <w:r w:rsidR="000B1601">
          <w:t>REST</w:t>
        </w:r>
        <w:r>
          <w:t xml:space="preserve"> </w:t>
        </w:r>
        <w:r w:rsidR="000B1601">
          <w:t>API</w:t>
        </w:r>
      </w:ins>
      <w:del w:id="650" w:author="Musavi, Hamid [USA]" w:date="2017-03-12T19:50:00Z">
        <w:r>
          <w:delText>WebSocket interface</w:delText>
        </w:r>
      </w:del>
      <w:r>
        <w:t xml:space="preserve">, the client needs to </w:t>
      </w:r>
      <w:del w:id="651" w:author="Musavi, Hamid [USA]" w:date="2017-03-12T19:50:00Z">
        <w:r>
          <w:delText xml:space="preserve">know </w:delText>
        </w:r>
      </w:del>
      <w:r>
        <w:t>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w:t>
      </w:r>
      <w:proofErr w:type="spellStart"/>
      <w:r>
        <w:rPr>
          <w:rFonts w:ascii="Courier New" w:hAnsi="Courier New" w:cs="Courier New"/>
        </w:rPr>
        <w:t>rsuHeartbeat?ip</w:t>
      </w:r>
      <w:proofErr w:type="spellEnd"/>
      <w:r>
        <w:rPr>
          <w:rFonts w:ascii="Courier New" w:hAnsi="Courier New" w:cs="Courier New"/>
        </w:rPr>
        <w:t>=&lt;</w:t>
      </w:r>
      <w:proofErr w:type="spellStart"/>
      <w:r>
        <w:rPr>
          <w:rFonts w:ascii="Courier New" w:hAnsi="Courier New" w:cs="Courier New"/>
        </w:rPr>
        <w:t>ip_address</w:t>
      </w:r>
      <w:proofErr w:type="spellEnd"/>
      <w:r>
        <w:rPr>
          <w:rFonts w:ascii="Courier New" w:hAnsi="Courier New" w:cs="Courier New"/>
        </w:rPr>
        <w:t>&gt;&amp;</w:t>
      </w:r>
      <w:proofErr w:type="spellStart"/>
      <w:r>
        <w:rPr>
          <w:rFonts w:ascii="Courier New" w:hAnsi="Courier New" w:cs="Courier New"/>
        </w:rPr>
        <w:t>oid</w:t>
      </w:r>
      <w:proofErr w:type="spellEnd"/>
      <w:r>
        <w:rPr>
          <w:rFonts w:ascii="Courier New" w:hAnsi="Courier New" w:cs="Courier New"/>
        </w:rPr>
        <w:t>=&lt;</w:t>
      </w:r>
      <w:proofErr w:type="spellStart"/>
      <w:r>
        <w:rPr>
          <w:rFonts w:ascii="Courier New" w:hAnsi="Courier New" w:cs="Courier New"/>
        </w:rPr>
        <w:t>oid_string</w:t>
      </w:r>
      <w:proofErr w:type="spellEnd"/>
      <w:r>
        <w:rPr>
          <w:rFonts w:ascii="Courier New" w:hAnsi="Courier New" w:cs="Courier New"/>
        </w:rPr>
        <w:t>&gt;</w:t>
      </w:r>
    </w:p>
    <w:p w14:paraId="560C7457" w14:textId="77777777" w:rsidR="00F44C7C" w:rsidRPr="00494632" w:rsidRDefault="00F44C7C" w:rsidP="00F44C7C">
      <w:r w:rsidRPr="00494632">
        <w:lastRenderedPageBreak/>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647"/>
      <w:r w:rsidR="00A529B3">
        <w:rPr>
          <w:rStyle w:val="CommentReference"/>
        </w:rPr>
        <w:commentReference w:id="647"/>
      </w:r>
    </w:p>
    <w:p w14:paraId="066056CC" w14:textId="7641124E" w:rsidR="00330DA4" w:rsidRDefault="000B7E76" w:rsidP="00330DA4">
      <w:pPr>
        <w:pStyle w:val="Heading3"/>
        <w:rPr>
          <w:del w:id="652" w:author="Musavi, Hamid [USA]" w:date="2017-03-12T19:50:00Z"/>
        </w:rPr>
      </w:pPr>
      <w:bookmarkStart w:id="653" w:name="_Toc477116129"/>
      <w:del w:id="654" w:author="Musavi, Hamid [USA]" w:date="2017-03-12T19:50:00Z">
        <w:r>
          <w:delText>ODE TIM Messages</w:delText>
        </w:r>
        <w:bookmarkEnd w:id="653"/>
      </w:del>
    </w:p>
    <w:p w14:paraId="6FDFC2CC" w14:textId="54E0419A" w:rsidR="000B7E76" w:rsidRDefault="000B7E76" w:rsidP="000B7E76">
      <w:pPr>
        <w:rPr>
          <w:del w:id="655" w:author="Musavi, Hamid [USA]" w:date="2017-03-12T19:50:00Z"/>
        </w:rPr>
      </w:pPr>
      <w:del w:id="656" w:author="Musavi, Hamid [USA]" w:date="2017-03-12T19:50:00Z">
        <w:r>
          <w:delText xml:space="preserve">The ODE will accept data elements in </w:delText>
        </w:r>
        <w:r w:rsidR="00B26DE3">
          <w:delText>JSON</w:delText>
        </w:r>
        <w:r>
          <w:delText xml:space="preserve"> format to construct a fully populated TravelerInformation message to be routed to an array of Roadside units.</w:delText>
        </w:r>
      </w:del>
    </w:p>
    <w:p w14:paraId="23707E6D" w14:textId="77777777" w:rsidR="00C77532" w:rsidRDefault="00C77532" w:rsidP="00C77532">
      <w:pPr>
        <w:rPr>
          <w:del w:id="657" w:author="Musavi, Hamid [USA]" w:date="2017-03-12T19:50:00Z"/>
        </w:rPr>
      </w:pPr>
      <w:del w:id="658" w:author="Musavi, Hamid [USA]" w:date="2017-03-12T19:50:00Z">
        <w:r>
          <w:delText>To run a local test of the TIM Message API, please follow the set</w:delText>
        </w:r>
      </w:del>
    </w:p>
    <w:p w14:paraId="28D76038" w14:textId="69930EF8" w:rsidR="00C77532" w:rsidRDefault="00C77532" w:rsidP="00C77532">
      <w:pPr>
        <w:rPr>
          <w:del w:id="659" w:author="Musavi, Hamid [USA]" w:date="2017-03-12T19:50:00Z"/>
        </w:rPr>
      </w:pPr>
      <w:del w:id="660" w:author="Musavi, Hamid [USA]" w:date="2017-03-12T19:50:00Z">
        <w:r>
          <w:delText>1.    Start the ODE as normal</w:delText>
        </w:r>
      </w:del>
    </w:p>
    <w:p w14:paraId="023304D0" w14:textId="56B2759C" w:rsidR="00C77532" w:rsidRDefault="00C77532" w:rsidP="00C77532">
      <w:pPr>
        <w:rPr>
          <w:del w:id="661" w:author="Musavi, Hamid [USA]" w:date="2017-03-12T19:50:00Z"/>
        </w:rPr>
      </w:pPr>
      <w:del w:id="662" w:author="Musavi, Hamid [USA]" w:date="2017-03-12T19:50:00Z">
        <w:r>
          <w:delText xml:space="preserve">2.    </w:delText>
        </w:r>
      </w:del>
      <w:moveFromRangeStart w:id="663" w:author="Musavi, Hamid [USA]" w:date="2017-03-12T19:50:00Z" w:name="move477111570"/>
      <w:moveFrom w:id="664" w:author="Musavi, Hamid [USA]" w:date="2017-03-12T19:50:00Z">
        <w:r>
          <w:t xml:space="preserve">Reference the Swagger documentation located in the /docs folder of the repo to view the specifications for the API call. </w:t>
        </w:r>
      </w:moveFrom>
      <w:moveFromRangeEnd w:id="663"/>
      <w:del w:id="665" w:author="Musavi, Hamid [USA]" w:date="2017-03-12T19:50:00Z">
        <w:r>
          <w:delText>If needed, paste the YAML file into editor.swagger.io to see a rendered webpage for the documentation.</w:delText>
        </w:r>
      </w:del>
    </w:p>
    <w:p w14:paraId="515DB9C8" w14:textId="785B401E" w:rsidR="00C77532" w:rsidRDefault="00C77532" w:rsidP="00C77532">
      <w:pPr>
        <w:rPr>
          <w:del w:id="666" w:author="Musavi, Hamid [USA]" w:date="2017-03-12T19:50:00Z"/>
        </w:rPr>
      </w:pPr>
      <w:del w:id="667" w:author="Musavi, Hamid [USA]" w:date="2017-03-12T19:50:00Z">
        <w:r>
          <w:delText xml:space="preserve">3.    Copy the curl command or run the python script located in the /docs folder with the JSON string populated to the appropriate TIM message you wish to send into a command line a run the command. </w:delText>
        </w:r>
      </w:del>
    </w:p>
    <w:p w14:paraId="3F913716" w14:textId="20590F2B" w:rsidR="00C77532" w:rsidRDefault="00C77532" w:rsidP="00C77532">
      <w:pPr>
        <w:rPr>
          <w:del w:id="668" w:author="Musavi, Hamid [USA]" w:date="2017-03-12T19:50:00Z"/>
        </w:rPr>
      </w:pPr>
      <w:del w:id="669" w:author="Musavi, Hamid [USA]" w:date="2017-03-12T19:50:00Z">
        <w:r>
          <w:delText>4.    Add the IP addresses of the RSUs that you are intending to the send the message to</w:delText>
        </w:r>
      </w:del>
    </w:p>
    <w:p w14:paraId="7C0876B5" w14:textId="3336275F" w:rsidR="00C77532" w:rsidRDefault="00C77532" w:rsidP="00C77532">
      <w:pPr>
        <w:rPr>
          <w:del w:id="670" w:author="Musavi, Hamid [USA]" w:date="2017-03-12T19:50:00Z"/>
        </w:rPr>
      </w:pPr>
      <w:del w:id="671" w:author="Musavi, Hamid [USA]" w:date="2017-03-12T19:50:00Z">
        <w:r>
          <w:delText>3.    You should receive a response saying the message was received by the RSUs</w:delText>
        </w:r>
      </w:del>
    </w:p>
    <w:p w14:paraId="6AB23EE2" w14:textId="44C0A33A" w:rsidR="000B7E76" w:rsidRDefault="000B7E76" w:rsidP="000B7E76">
      <w:pPr>
        <w:pStyle w:val="Heading4"/>
      </w:pPr>
      <w:commentRangeStart w:id="672"/>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proofErr w:type="spellStart"/>
            <w:r w:rsidR="00C51F43">
              <w:rPr>
                <w:rFonts w:ascii="Courier New" w:hAnsi="Courier New" w:cs="Courier New"/>
              </w:rPr>
              <w:t>t</w:t>
            </w:r>
            <w:r w:rsidR="00AD06BA">
              <w:rPr>
                <w:rFonts w:ascii="Courier New" w:hAnsi="Courier New" w:cs="Courier New"/>
              </w:rPr>
              <w:t>im</w:t>
            </w:r>
            <w:proofErr w:type="spellEnd"/>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 xml:space="preserve">Service to upload data elements to populate a </w:t>
            </w:r>
            <w:proofErr w:type="spellStart"/>
            <w:r>
              <w:rPr>
                <w:rFonts w:ascii="Courier New" w:hAnsi="Courier New" w:cs="Courier New"/>
              </w:rPr>
              <w:t>TravelerInformation</w:t>
            </w:r>
            <w:proofErr w:type="spellEnd"/>
            <w:r>
              <w:rPr>
                <w:rFonts w:ascii="Courier New" w:hAnsi="Courier New" w:cs="Courier New"/>
              </w:rPr>
              <w:t xml:space="preserve">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w:t>
            </w:r>
            <w:proofErr w:type="spellStart"/>
            <w:r>
              <w:rPr>
                <w:rFonts w:ascii="Courier New" w:hAnsi="Courier New" w:cs="Courier New"/>
              </w:rPr>
              <w:t>json</w:t>
            </w:r>
            <w:proofErr w:type="spellEnd"/>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lastRenderedPageBreak/>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lastRenderedPageBreak/>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proofErr w:type="spellStart"/>
                  <w:r>
                    <w:rPr>
                      <w:rFonts w:ascii="Courier New" w:hAnsi="Courier New" w:cs="Courier New"/>
                    </w:rPr>
                    <w:t>Msgcnt</w:t>
                  </w:r>
                  <w:proofErr w:type="spellEnd"/>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proofErr w:type="spellStart"/>
                  <w:r>
                    <w:rPr>
                      <w:rFonts w:ascii="Courier New" w:hAnsi="Courier New" w:cs="Courier New"/>
                    </w:rPr>
                    <w:t>packetID</w:t>
                  </w:r>
                  <w:proofErr w:type="spellEnd"/>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proofErr w:type="spellStart"/>
                  <w:r>
                    <w:rPr>
                      <w:rFonts w:ascii="Courier New" w:hAnsi="Courier New" w:cs="Courier New"/>
                    </w:rPr>
                    <w:t>urlB</w:t>
                  </w:r>
                  <w:proofErr w:type="spellEnd"/>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proofErr w:type="spellStart"/>
                  <w:r>
                    <w:rPr>
                      <w:rFonts w:ascii="Courier New" w:hAnsi="Courier New" w:cs="Courier New"/>
                    </w:rPr>
                    <w:t>URL_Base</w:t>
                  </w:r>
                  <w:proofErr w:type="spellEnd"/>
                  <w:r>
                    <w:rPr>
                      <w:rFonts w:ascii="Courier New" w:hAnsi="Courier New" w:cs="Courier New"/>
                    </w:rPr>
                    <w:t>.</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proofErr w:type="spellStart"/>
                  <w:r>
                    <w:rPr>
                      <w:rFonts w:ascii="Courier New" w:hAnsi="Courier New" w:cs="Courier New"/>
                    </w:rPr>
                    <w:t>TravelerDataFrameList</w:t>
                  </w:r>
                  <w:proofErr w:type="spellEnd"/>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proofErr w:type="spellStart"/>
                  <w:r>
                    <w:rPr>
                      <w:rFonts w:ascii="Courier New" w:hAnsi="Courier New" w:cs="Courier New"/>
                    </w:rPr>
                    <w:t>Rsulist</w:t>
                  </w:r>
                  <w:proofErr w:type="spellEnd"/>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proofErr w:type="spellStart"/>
                  <w:r>
                    <w:rPr>
                      <w:rFonts w:ascii="Courier New" w:hAnsi="Courier New" w:cs="Courier New"/>
                    </w:rPr>
                    <w:t>Snmp</w:t>
                  </w:r>
                  <w:proofErr w:type="spellEnd"/>
                  <w:r>
                    <w:rPr>
                      <w:rFonts w:ascii="Courier New" w:hAnsi="Courier New" w:cs="Courier New"/>
                    </w:rPr>
                    <w:t xml:space="preserve"> </w:t>
                  </w:r>
                  <w:proofErr w:type="spellStart"/>
                  <w:r>
                    <w:rPr>
                      <w:rFonts w:ascii="Courier New" w:hAnsi="Courier New" w:cs="Courier New"/>
                    </w:rPr>
                    <w:t>params</w:t>
                  </w:r>
                  <w:proofErr w:type="spellEnd"/>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672"/>
      <w:r w:rsidR="001A3B89">
        <w:rPr>
          <w:rStyle w:val="CommentReference"/>
        </w:rPr>
        <w:commentReference w:id="672"/>
      </w:r>
    </w:p>
    <w:p w14:paraId="753DC946" w14:textId="6D5DF51D" w:rsidR="00A176FA" w:rsidRDefault="00A176FA" w:rsidP="00A176FA">
      <w:pPr>
        <w:pStyle w:val="Heading3"/>
        <w:rPr>
          <w:color w:val="FF0000"/>
        </w:rPr>
      </w:pPr>
      <w:r>
        <w:rPr>
          <w:color w:val="FF0000"/>
        </w:rPr>
        <w:t>Submitting TIM Messages to the Situation Data Warehouse</w:t>
      </w:r>
    </w:p>
    <w:p w14:paraId="0B7A4962" w14:textId="4CACE746" w:rsidR="00A176FA" w:rsidRDefault="00A176FA" w:rsidP="00A176FA">
      <w:r>
        <w:t>Below are links to Submit TIM messages to the SDW and also the associated test:</w:t>
      </w:r>
    </w:p>
    <w:p w14:paraId="07AE818E" w14:textId="19851F9E" w:rsidR="00A176FA" w:rsidRDefault="00A176FA" w:rsidP="00A176FA">
      <w:r>
        <w:fldChar w:fldCharType="begin"/>
      </w:r>
      <w:r>
        <w:instrText xml:space="preserve"> HYPERLINK "</w:instrText>
      </w:r>
      <w:r w:rsidRPr="00A176FA">
        <w:instrText>https://github.com/usdot-jpo-ode/jpo-ode/wiki/Submit_TIM_To_SDW</w:instrText>
      </w:r>
      <w:r>
        <w:instrText xml:space="preserve">" </w:instrText>
      </w:r>
      <w:r>
        <w:fldChar w:fldCharType="separate"/>
      </w:r>
      <w:r w:rsidRPr="005B19CC">
        <w:rPr>
          <w:rStyle w:val="Hyperlink"/>
        </w:rPr>
        <w:t>https://github.com/usdot-jpo-ode/jpo-ode/wiki/Submit_TIM_</w:t>
      </w:r>
      <w:bookmarkStart w:id="673" w:name="_GoBack"/>
      <w:bookmarkEnd w:id="673"/>
      <w:r w:rsidRPr="005B19CC">
        <w:rPr>
          <w:rStyle w:val="Hyperlink"/>
        </w:rPr>
        <w:t>T</w:t>
      </w:r>
      <w:r w:rsidRPr="005B19CC">
        <w:rPr>
          <w:rStyle w:val="Hyperlink"/>
        </w:rPr>
        <w:t>o_SDW</w:t>
      </w:r>
      <w:r>
        <w:fldChar w:fldCharType="end"/>
      </w:r>
    </w:p>
    <w:p w14:paraId="352DADF3" w14:textId="6430AFF9" w:rsidR="00A176FA" w:rsidRDefault="00A176FA" w:rsidP="00A176FA">
      <w:r>
        <w:fldChar w:fldCharType="begin"/>
      </w:r>
      <w:r>
        <w:instrText xml:space="preserve"> HYPERLINK "</w:instrText>
      </w:r>
      <w:r w:rsidRPr="00A176FA">
        <w:instrText>https://github.com/usdot-jpo-ode/jpo</w:instrText>
      </w:r>
      <w:r>
        <w:instrText xml:space="preserve">-ode/wiki/Submit_TIM_To_SDW-Test" </w:instrText>
      </w:r>
      <w:r>
        <w:fldChar w:fldCharType="separate"/>
      </w:r>
      <w:r w:rsidRPr="005B19CC">
        <w:rPr>
          <w:rStyle w:val="Hyperlink"/>
        </w:rPr>
        <w:t>https://github.com/usdot-jpo-ode/jpo-ode/wiki/Submit_TIM_To_SDW-Test</w:t>
      </w:r>
      <w:r>
        <w:fldChar w:fldCharType="end"/>
      </w:r>
    </w:p>
    <w:p w14:paraId="6D121423" w14:textId="77777777" w:rsidR="00A176FA" w:rsidRPr="00A176FA" w:rsidRDefault="00A176FA" w:rsidP="00A176FA"/>
    <w:p w14:paraId="4E6D5A99" w14:textId="019420F2" w:rsidR="00C26C45" w:rsidRDefault="00C26C45" w:rsidP="00B05D2B">
      <w:pPr>
        <w:pStyle w:val="Heading2"/>
      </w:pPr>
      <w:bookmarkStart w:id="674" w:name="_Toc477116130"/>
      <w:r w:rsidRPr="00E35BF2">
        <w:t>ODE Streaming API</w:t>
      </w:r>
      <w:bookmarkEnd w:id="644"/>
      <w:bookmarkEnd w:id="645"/>
      <w:bookmarkEnd w:id="674"/>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8F6EBA">
      <w:pPr>
        <w:pStyle w:val="ListParagraph"/>
        <w:numPr>
          <w:ilvl w:val="0"/>
          <w:numId w:val="19"/>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8F6EBA">
      <w:pPr>
        <w:pStyle w:val="ListParagraph"/>
        <w:numPr>
          <w:ilvl w:val="0"/>
          <w:numId w:val="19"/>
        </w:numPr>
      </w:pPr>
      <w:r>
        <w:t xml:space="preserve">Clients may </w:t>
      </w:r>
      <w:r w:rsidR="008F6EBA">
        <w:t xml:space="preserve">Interface </w:t>
      </w:r>
      <w:r>
        <w:t xml:space="preserve">directly with </w:t>
      </w:r>
      <w:r w:rsidR="008F6EBA">
        <w:t xml:space="preserve">ODE through </w:t>
      </w:r>
      <w:r>
        <w:t xml:space="preserve">ODE provided </w:t>
      </w:r>
      <w:proofErr w:type="spellStart"/>
      <w:r w:rsidR="00C26C45" w:rsidRPr="00A01CE9">
        <w:t>WebSocket</w:t>
      </w:r>
      <w:proofErr w:type="spellEnd"/>
      <w:r w:rsidR="00C26C45" w:rsidRPr="00AB6331">
        <w:t xml:space="preserve"> </w:t>
      </w:r>
      <w:r w:rsidR="00C26C45">
        <w:t xml:space="preserve">interface </w:t>
      </w:r>
      <w:r w:rsidR="00C26C45" w:rsidRPr="00AB6331">
        <w:t>as defined by RFC 6455</w:t>
      </w:r>
      <w:r w:rsidR="00C26C45">
        <w:t xml:space="preserve"> (</w:t>
      </w:r>
      <w:r w:rsidR="00966FB5">
        <w:fldChar w:fldCharType="begin"/>
      </w:r>
      <w:r w:rsidR="00966FB5">
        <w:instrText xml:space="preserve"> HYPERLINK "http://tools.ietf.org/html/rfc6455" </w:instrText>
      </w:r>
      <w:r w:rsidR="00966FB5">
        <w:fldChar w:fldCharType="separate"/>
      </w:r>
      <w:r w:rsidR="00C26C45" w:rsidRPr="00A129BE">
        <w:rPr>
          <w:rStyle w:val="Hyperlink"/>
        </w:rPr>
        <w:t>http://tools.ietf.org/html/rfc6455</w:t>
      </w:r>
      <w:r w:rsidR="00966FB5">
        <w:rPr>
          <w:rStyle w:val="Hyperlink"/>
        </w:rPr>
        <w:fldChar w:fldCharType="end"/>
      </w:r>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675" w:name="_Ref471811829"/>
      <w:bookmarkStart w:id="676" w:name="_Toc477116131"/>
      <w:r>
        <w:t>Direct Kafka Interface</w:t>
      </w:r>
      <w:bookmarkEnd w:id="675"/>
      <w:bookmarkEnd w:id="676"/>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F01B77">
      <w:pPr>
        <w:pStyle w:val="ListParagraph"/>
        <w:numPr>
          <w:ilvl w:val="0"/>
          <w:numId w:val="23"/>
        </w:numPr>
      </w:pPr>
      <w:r>
        <w:t>Native Kafka API (C, Java, Python, etc.)</w:t>
      </w:r>
    </w:p>
    <w:p w14:paraId="3AB1B43C" w14:textId="581ACF81" w:rsidR="00F01B77" w:rsidRDefault="00F01B77" w:rsidP="00F01B77">
      <w:pPr>
        <w:pStyle w:val="ListParagraph"/>
        <w:numPr>
          <w:ilvl w:val="0"/>
          <w:numId w:val="23"/>
        </w:numPr>
      </w:pPr>
      <w:r>
        <w:t xml:space="preserve">Kafka API RESTful Proxy such as: </w:t>
      </w:r>
      <w:r w:rsidR="00966FB5">
        <w:fldChar w:fldCharType="begin"/>
      </w:r>
      <w:r w:rsidR="00966FB5">
        <w:instrText xml:space="preserve"> HYPERLINK "https://www.confluent.io/blog/a-comprehensive-open-source-rest-proxy-for-kafka/" </w:instrText>
      </w:r>
      <w:r w:rsidR="00966FB5">
        <w:fldChar w:fldCharType="separate"/>
      </w:r>
      <w:r w:rsidRPr="00184028">
        <w:rPr>
          <w:rStyle w:val="Hyperlink"/>
        </w:rPr>
        <w:t>https://www.confluent.io/blog/a-comprehensive-open-source-rest-proxy-for-kafka/</w:t>
      </w:r>
      <w:r w:rsidR="00966FB5">
        <w:rPr>
          <w:rStyle w:val="Hyperlink"/>
        </w:rPr>
        <w:fldChar w:fldCharType="end"/>
      </w:r>
      <w:r>
        <w:t xml:space="preserve"> </w:t>
      </w:r>
    </w:p>
    <w:p w14:paraId="449F1FEB" w14:textId="39EBADB9" w:rsidR="00F01B77" w:rsidRDefault="00F01B77" w:rsidP="00F01B77">
      <w:pPr>
        <w:pStyle w:val="ListParagraph"/>
        <w:numPr>
          <w:ilvl w:val="0"/>
          <w:numId w:val="23"/>
        </w:numPr>
      </w:pPr>
      <w:r>
        <w:t xml:space="preserve">Kafka API </w:t>
      </w:r>
      <w:proofErr w:type="spellStart"/>
      <w:r>
        <w:t>WebSocket</w:t>
      </w:r>
      <w:proofErr w:type="spellEnd"/>
      <w:r>
        <w:t xml:space="preserve"> Proxy such as: </w:t>
      </w:r>
      <w:r w:rsidR="00966FB5">
        <w:fldChar w:fldCharType="begin"/>
      </w:r>
      <w:r w:rsidR="00966FB5">
        <w:instrText xml:space="preserve"> HYPERLINK "https://github.com/b/kafka-websocket/blob/master/pom.xml" </w:instrText>
      </w:r>
      <w:r w:rsidR="00966FB5">
        <w:fldChar w:fldCharType="separate"/>
      </w:r>
      <w:r w:rsidRPr="00184028">
        <w:rPr>
          <w:rStyle w:val="Hyperlink"/>
        </w:rPr>
        <w:t>https://github.com/b/kafka-websocket/blob/master/pom.xml</w:t>
      </w:r>
      <w:r w:rsidR="00966FB5">
        <w:rPr>
          <w:rStyle w:val="Hyperlink"/>
        </w:rPr>
        <w:fldChar w:fldCharType="end"/>
      </w:r>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77777777" w:rsidR="008461B4" w:rsidRDefault="00FA5D0B" w:rsidP="008461B4">
      <w:pPr>
        <w:pStyle w:val="Heading4"/>
      </w:pPr>
      <w:bookmarkStart w:id="677"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5076"/>
        <w:gridCol w:w="7874"/>
      </w:tblGrid>
      <w:tr w:rsidR="00FA5D0B" w:rsidRPr="00FA5D0B" w14:paraId="22EF592C" w14:textId="77777777" w:rsidTr="00FA5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6F1CD725" w14:textId="77777777" w:rsidR="00FA5D0B" w:rsidRPr="00FA5D0B" w:rsidRDefault="00FA5D0B" w:rsidP="00AD06BA">
            <w:r w:rsidRPr="00FA5D0B">
              <w:t>Topic Name</w:t>
            </w:r>
          </w:p>
        </w:tc>
        <w:tc>
          <w:tcPr>
            <w:tcW w:w="6475" w:type="dxa"/>
          </w:tcPr>
          <w:p w14:paraId="4076A6F2" w14:textId="77777777" w:rsidR="00FA5D0B" w:rsidRPr="00FA5D0B" w:rsidRDefault="00FA5D0B" w:rsidP="00AD06BA">
            <w:pPr>
              <w:cnfStyle w:val="100000000000" w:firstRow="1" w:lastRow="0" w:firstColumn="0" w:lastColumn="0" w:oddVBand="0" w:evenVBand="0" w:oddHBand="0" w:evenHBand="0" w:firstRowFirstColumn="0" w:firstRowLastColumn="0" w:lastRowFirstColumn="0" w:lastRowLastColumn="0"/>
            </w:pPr>
            <w:r w:rsidRPr="00FA5D0B">
              <w:t>Data Type</w:t>
            </w:r>
          </w:p>
        </w:tc>
      </w:tr>
      <w:tr w:rsidR="00FA5D0B" w:rsidRPr="00FA5D0B" w14:paraId="3B2E6C16"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533CBCDB" w14:textId="77777777" w:rsidR="00FA5D0B" w:rsidRPr="00FA5D0B" w:rsidRDefault="00FA5D0B" w:rsidP="00AD06BA">
            <w:pPr>
              <w:rPr>
                <w:rFonts w:ascii="Courier New" w:hAnsi="Courier New" w:cs="Courier New"/>
              </w:rPr>
            </w:pPr>
            <w:r w:rsidRPr="00FA5D0B">
              <w:rPr>
                <w:rFonts w:ascii="Courier New" w:hAnsi="Courier New" w:cs="Courier New"/>
              </w:rPr>
              <w:t>topic.J2735Bsm</w:t>
            </w:r>
          </w:p>
        </w:tc>
        <w:tc>
          <w:tcPr>
            <w:tcW w:w="6475" w:type="dxa"/>
          </w:tcPr>
          <w:p w14:paraId="5C260F86" w14:textId="77777777" w:rsidR="00FA5D0B" w:rsidRPr="00FA5D0B" w:rsidRDefault="00FA5D0B"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r>
      <w:tr w:rsidR="00FA5D0B" w:rsidRPr="00FA5D0B" w14:paraId="27EC37F1" w14:textId="77777777" w:rsidTr="00FA5D0B">
        <w:tc>
          <w:tcPr>
            <w:cnfStyle w:val="001000000000" w:firstRow="0" w:lastRow="0" w:firstColumn="1" w:lastColumn="0" w:oddVBand="0" w:evenVBand="0" w:oddHBand="0" w:evenHBand="0" w:firstRowFirstColumn="0" w:firstRowLastColumn="0" w:lastRowFirstColumn="0" w:lastRowLastColumn="0"/>
            <w:tcW w:w="6475" w:type="dxa"/>
          </w:tcPr>
          <w:p w14:paraId="7EF54AC0" w14:textId="77777777" w:rsidR="00FA5D0B" w:rsidRPr="00FA5D0B" w:rsidRDefault="00FA5D0B" w:rsidP="00FA5D0B">
            <w:pPr>
              <w:rPr>
                <w:rFonts w:ascii="Courier New" w:hAnsi="Courier New" w:cs="Courier New"/>
              </w:rPr>
            </w:pPr>
            <w:r>
              <w:rPr>
                <w:rFonts w:ascii="Courier New" w:hAnsi="Courier New" w:cs="Courier New"/>
              </w:rPr>
              <w:t>topic.J2735Tim</w:t>
            </w:r>
          </w:p>
        </w:tc>
        <w:tc>
          <w:tcPr>
            <w:tcW w:w="6475" w:type="dxa"/>
          </w:tcPr>
          <w:p w14:paraId="2341A1E3" w14:textId="77777777" w:rsidR="00FA5D0B" w:rsidRPr="00FA5D0B" w:rsidRDefault="00FA5D0B"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ts.jpo.ode.plugin.j2735.J2735</w:t>
            </w:r>
            <w:r w:rsidRPr="00FA5D0B">
              <w:rPr>
                <w:rFonts w:ascii="Courier New" w:hAnsi="Courier New" w:cs="Courier New"/>
              </w:rPr>
              <w:t>TravelerInformation</w:t>
            </w:r>
          </w:p>
        </w:tc>
      </w:tr>
      <w:tr w:rsidR="00FA5D0B" w:rsidRPr="00FA5D0B" w14:paraId="19B6146C" w14:textId="77777777" w:rsidTr="00FA5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14:paraId="2C2ACE0D" w14:textId="77777777" w:rsidR="00FA5D0B" w:rsidRDefault="00FA5D0B" w:rsidP="00FA5D0B">
            <w:pPr>
              <w:rPr>
                <w:rFonts w:ascii="Courier New" w:hAnsi="Courier New" w:cs="Courier New"/>
              </w:rPr>
            </w:pPr>
            <w:r>
              <w:rPr>
                <w:rFonts w:ascii="Courier New" w:hAnsi="Courier New" w:cs="Courier New"/>
              </w:rPr>
              <w:t>topic.J2735</w:t>
            </w:r>
            <w:r w:rsidR="00312B04">
              <w:rPr>
                <w:rFonts w:ascii="Courier New" w:hAnsi="Courier New" w:cs="Courier New"/>
              </w:rPr>
              <w:t>Pvd</w:t>
            </w:r>
          </w:p>
        </w:tc>
        <w:tc>
          <w:tcPr>
            <w:tcW w:w="6475" w:type="dxa"/>
          </w:tcPr>
          <w:p w14:paraId="012F96BA" w14:textId="5559D652" w:rsidR="00FA5D0B" w:rsidRPr="00FA5D0B" w:rsidRDefault="00312B04"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FA5D0B">
              <w:rPr>
                <w:rFonts w:ascii="Courier New" w:hAnsi="Courier New" w:cs="Courier New"/>
              </w:rPr>
              <w:t>us.dot.i</w:t>
            </w:r>
            <w:r>
              <w:rPr>
                <w:rFonts w:ascii="Courier New" w:hAnsi="Courier New" w:cs="Courier New"/>
              </w:rPr>
              <w:t>ts.jpo.ode.plugin.j2735.</w:t>
            </w:r>
            <w:ins w:id="678" w:author="Musavi, Hamid [USA]" w:date="2017-03-12T19:50:00Z">
              <w:r>
                <w:rPr>
                  <w:rFonts w:ascii="Courier New" w:hAnsi="Courier New" w:cs="Courier New"/>
                </w:rPr>
                <w:t>J2735</w:t>
              </w:r>
              <w:r w:rsidRPr="00312B04">
                <w:rPr>
                  <w:rFonts w:ascii="Courier New" w:hAnsi="Courier New" w:cs="Courier New"/>
                </w:rPr>
                <w:t>ProbeVehicleData</w:t>
              </w:r>
            </w:ins>
            <w:del w:id="679" w:author="Musavi, Hamid [USA]" w:date="2017-03-12T19:50:00Z">
              <w:r>
                <w:rPr>
                  <w:rFonts w:ascii="Courier New" w:hAnsi="Courier New" w:cs="Courier New"/>
                </w:rPr>
                <w:delText>J2735</w:delText>
              </w:r>
              <w:r>
                <w:delText xml:space="preserve"> </w:delText>
              </w:r>
              <w:r w:rsidRPr="00312B04">
                <w:rPr>
                  <w:rFonts w:ascii="Courier New" w:hAnsi="Courier New" w:cs="Courier New"/>
                </w:rPr>
                <w:delText>ProbeVehicleData</w:delText>
              </w:r>
            </w:del>
          </w:p>
        </w:tc>
      </w:tr>
    </w:tbl>
    <w:p w14:paraId="793A2536" w14:textId="77777777" w:rsidR="00FA5D0B" w:rsidRDefault="00FA5D0B">
      <w:pPr>
        <w:pStyle w:val="Caption"/>
      </w:pPr>
      <w:r>
        <w:t xml:space="preserve">Table </w:t>
      </w:r>
      <w:r w:rsidR="00D630A5">
        <w:fldChar w:fldCharType="begin"/>
      </w:r>
      <w:r w:rsidR="00D630A5">
        <w:instrText xml:space="preserve"> SEQ Table \* ARABIC </w:instrText>
      </w:r>
      <w:r w:rsidR="00D630A5">
        <w:fldChar w:fldCharType="separate"/>
      </w:r>
      <w:r>
        <w:rPr>
          <w:noProof/>
        </w:rPr>
        <w:t>5</w:t>
      </w:r>
      <w:r w:rsidR="00D630A5">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680" w:name="_Toc477116132"/>
      <w:r>
        <w:t xml:space="preserve">ODE </w:t>
      </w:r>
      <w:proofErr w:type="spellStart"/>
      <w:r>
        <w:t>WebSocket</w:t>
      </w:r>
      <w:proofErr w:type="spellEnd"/>
      <w:r>
        <w:t xml:space="preserve"> Interface</w:t>
      </w:r>
      <w:bookmarkEnd w:id="677"/>
      <w:bookmarkEnd w:id="680"/>
    </w:p>
    <w:p w14:paraId="155FD68C" w14:textId="24345753" w:rsidR="00C26C45" w:rsidRDefault="008F6EBA" w:rsidP="00C26C45">
      <w:r>
        <w:lastRenderedPageBreak/>
        <w:t xml:space="preserve">To interface with the ODE through its </w:t>
      </w:r>
      <w:proofErr w:type="spellStart"/>
      <w:r>
        <w:t>WebSocket</w:t>
      </w:r>
      <w:proofErr w:type="spellEnd"/>
      <w:r>
        <w:t xml:space="preserve">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host</w:t>
      </w:r>
      <w:proofErr w:type="gramEnd"/>
      <w:r w:rsidRPr="000D041D">
        <w:rPr>
          <w:rFonts w:ascii="Courier New" w:hAnsi="Courier New" w:cs="Courier New"/>
        </w:rPr>
        <w:t xml:space="preserve">: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spellStart"/>
      <w:proofErr w:type="gramStart"/>
      <w:r w:rsidRPr="000D041D">
        <w:rPr>
          <w:rFonts w:ascii="Courier New" w:hAnsi="Courier New" w:cs="Courier New"/>
        </w:rPr>
        <w:t>basePath</w:t>
      </w:r>
      <w:proofErr w:type="spellEnd"/>
      <w:proofErr w:type="gramEnd"/>
      <w:r w:rsidRPr="000D041D">
        <w:rPr>
          <w:rFonts w:ascii="Courier New" w:hAnsi="Courier New" w:cs="Courier New"/>
        </w:rPr>
        <w:t>: /ode/</w:t>
      </w:r>
      <w:proofErr w:type="spellStart"/>
      <w:r w:rsidRPr="000D041D">
        <w:rPr>
          <w:rFonts w:ascii="Courier New" w:hAnsi="Courier New" w:cs="Courier New"/>
        </w:rPr>
        <w:t>api</w:t>
      </w:r>
      <w:proofErr w:type="spellEnd"/>
      <w:r w:rsidRPr="000D041D">
        <w:rPr>
          <w:rFonts w:ascii="Courier New" w:hAnsi="Courier New" w:cs="Courier New"/>
        </w:rPr>
        <w:t>/</w:t>
      </w:r>
      <w:proofErr w:type="spellStart"/>
      <w:r w:rsidRPr="000D041D">
        <w:rPr>
          <w:rFonts w:ascii="Courier New" w:hAnsi="Courier New" w:cs="Courier New"/>
        </w:rPr>
        <w:t>ws</w:t>
      </w:r>
      <w:proofErr w:type="spellEnd"/>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proofErr w:type="gramStart"/>
      <w:r w:rsidRPr="000D041D">
        <w:rPr>
          <w:rFonts w:ascii="Courier New" w:hAnsi="Courier New" w:cs="Courier New"/>
        </w:rPr>
        <w:t>schemes</w:t>
      </w:r>
      <w:proofErr w:type="gramEnd"/>
      <w:r w:rsidRPr="000D041D">
        <w:rPr>
          <w:rFonts w:ascii="Courier New" w:hAnsi="Courier New" w:cs="Courier New"/>
        </w:rPr>
        <w:t>:</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t>
      </w:r>
      <w:proofErr w:type="spellStart"/>
      <w:proofErr w:type="gramStart"/>
      <w:r>
        <w:rPr>
          <w:rFonts w:ascii="Courier New" w:hAnsi="Courier New" w:cs="Courier New"/>
        </w:rPr>
        <w:t>ws</w:t>
      </w:r>
      <w:proofErr w:type="spellEnd"/>
      <w:proofErr w:type="gramEnd"/>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t>
      </w:r>
      <w:proofErr w:type="spellStart"/>
      <w:proofErr w:type="gramStart"/>
      <w:r w:rsidRPr="000D041D">
        <w:rPr>
          <w:rFonts w:ascii="Courier New" w:hAnsi="Courier New" w:cs="Courier New"/>
        </w:rPr>
        <w:t>wss</w:t>
      </w:r>
      <w:proofErr w:type="spellEnd"/>
      <w:proofErr w:type="gramEnd"/>
    </w:p>
    <w:p w14:paraId="749BB67D" w14:textId="77777777" w:rsidR="00ED0E13" w:rsidRDefault="00ED0E13" w:rsidP="00C26C45"/>
    <w:p w14:paraId="2EFCC51E" w14:textId="7BE5BE31" w:rsidR="00C26C45" w:rsidRDefault="003C3E28" w:rsidP="00ED0E13">
      <w:pPr>
        <w:pStyle w:val="Heading4"/>
        <w:rPr>
          <w:b/>
        </w:rPr>
      </w:pPr>
      <w:bookmarkStart w:id="681" w:name="_Toc462052290"/>
      <w:r>
        <w:t>O</w:t>
      </w:r>
      <w:r w:rsidR="00C26C45" w:rsidRPr="00E35BF2">
        <w:t xml:space="preserve">DE </w:t>
      </w:r>
      <w:proofErr w:type="spellStart"/>
      <w:r w:rsidR="00ED0E13">
        <w:t>WebSocket</w:t>
      </w:r>
      <w:proofErr w:type="spellEnd"/>
      <w:r w:rsidR="00ED0E13">
        <w:t xml:space="preserve"> </w:t>
      </w:r>
      <w:r w:rsidR="00C26C45" w:rsidRPr="00E35BF2">
        <w:t>Control Messages</w:t>
      </w:r>
      <w:bookmarkEnd w:id="681"/>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682" w:name="_Toc462052291"/>
      <w:r>
        <w:t>BSM</w:t>
      </w:r>
      <w:r w:rsidR="00C26C45" w:rsidRPr="00E35BF2">
        <w:t xml:space="preserve"> </w:t>
      </w:r>
      <w:proofErr w:type="spellStart"/>
      <w:r>
        <w:t>WebSocket</w:t>
      </w:r>
      <w:proofErr w:type="spellEnd"/>
      <w:r w:rsidR="00C26C45" w:rsidRPr="00E35BF2">
        <w:t xml:space="preserve"> Subscription </w:t>
      </w:r>
      <w:bookmarkEnd w:id="682"/>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w:t>
            </w:r>
            <w:proofErr w:type="spellStart"/>
            <w:r>
              <w:rPr>
                <w:rFonts w:ascii="Courier New" w:hAnsi="Courier New" w:cs="Courier New"/>
              </w:rPr>
              <w:t>bsm</w:t>
            </w:r>
            <w:proofErr w:type="spellEnd"/>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w:t>
            </w:r>
            <w:proofErr w:type="spellStart"/>
            <w:r>
              <w:rPr>
                <w:rFonts w:ascii="Courier New" w:hAnsi="Courier New" w:cs="Courier New"/>
              </w:rPr>
              <w:t>json</w:t>
            </w:r>
            <w:proofErr w:type="spellEnd"/>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lastRenderedPageBreak/>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w:t>
                  </w:r>
                  <w:proofErr w:type="spellStart"/>
                  <w:r>
                    <w:rPr>
                      <w:rFonts w:ascii="Courier New" w:hAnsi="Courier New" w:cs="Courier New"/>
                    </w:rPr>
                    <w:t>param</w:t>
                  </w:r>
                  <w:proofErr w:type="spellEnd"/>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lastRenderedPageBreak/>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proofErr w:type="spellStart"/>
                  <w:r w:rsidRPr="003E745F">
                    <w:rPr>
                      <w:rFonts w:ascii="Courier New" w:hAnsi="Courier New" w:cs="Courier New"/>
                    </w:rPr>
                    <w:t>OdeStatus</w:t>
                  </w:r>
                  <w:proofErr w:type="spellEnd"/>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683" w:name="_Toc462052298"/>
      <w:bookmarkStart w:id="684" w:name="_Ref471728137"/>
      <w:bookmarkStart w:id="685" w:name="_Toc477116133"/>
      <w:r w:rsidRPr="00145701">
        <w:t>ODE Request Schemas</w:t>
      </w:r>
      <w:bookmarkEnd w:id="683"/>
      <w:bookmarkEnd w:id="684"/>
      <w:bookmarkEnd w:id="685"/>
    </w:p>
    <w:p w14:paraId="2E825466" w14:textId="5F1E6866" w:rsidR="00ED0E13" w:rsidRPr="00ED0E13" w:rsidRDefault="005676A9" w:rsidP="00ED0E13">
      <w:r>
        <w:t>The following sub-sections describe the structure and specification of ODE request messages.</w:t>
      </w:r>
    </w:p>
    <w:p w14:paraId="27A07B61" w14:textId="01952C6A" w:rsidR="00C26C45" w:rsidRDefault="00C26C45" w:rsidP="00874976">
      <w:pPr>
        <w:pStyle w:val="Heading3"/>
      </w:pPr>
      <w:bookmarkStart w:id="686" w:name="_Toc462052299"/>
      <w:bookmarkStart w:id="687" w:name="_Ref471813112"/>
      <w:bookmarkStart w:id="688" w:name="_Toc477116134"/>
      <w:r w:rsidRPr="00145701">
        <w:t>Subscription Data Request</w:t>
      </w:r>
      <w:bookmarkEnd w:id="686"/>
      <w:bookmarkEnd w:id="687"/>
      <w:bookmarkEnd w:id="688"/>
    </w:p>
    <w:p w14:paraId="11B8772E" w14:textId="6122472C"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 xml:space="preserve">A prototype BSM </w:t>
      </w:r>
      <w:proofErr w:type="spellStart"/>
      <w:r w:rsidR="00ED0E13">
        <w:rPr>
          <w:color w:val="FF0000"/>
        </w:rPr>
        <w:t>WebSocket</w:t>
      </w:r>
      <w:proofErr w:type="spellEnd"/>
      <w:r w:rsidR="00ED0E13">
        <w:rPr>
          <w:color w:val="FF0000"/>
        </w:rPr>
        <w:t xml:space="preserve"> Subscription API</w:t>
      </w:r>
      <w:r w:rsidR="00ED0E13" w:rsidRPr="00ED0E13">
        <w:rPr>
          <w:color w:val="FF0000"/>
        </w:rPr>
        <w:t xml:space="preserve"> </w:t>
      </w:r>
      <w:r w:rsidR="00ED0E13">
        <w:rPr>
          <w:color w:val="FF0000"/>
        </w:rPr>
        <w:t xml:space="preserve">does not currently require a request message. The client will be subscribed to BSM data automatically upon connection to the ODE </w:t>
      </w:r>
      <w:proofErr w:type="spellStart"/>
      <w:r w:rsidR="00ED0E13">
        <w:rPr>
          <w:color w:val="FF0000"/>
        </w:rPr>
        <w:t>WebSocke</w:t>
      </w:r>
      <w:r w:rsidR="0072176B">
        <w:rPr>
          <w:color w:val="FF0000"/>
        </w:rPr>
        <w:t>t</w:t>
      </w:r>
      <w:proofErr w:type="spellEnd"/>
      <w:r w:rsidR="00ED0E13">
        <w:rPr>
          <w:color w:val="FF0000"/>
        </w:rPr>
        <w:t xml:space="preserve"> service. Additional modifications will be made at TBD time to provide a more flexible subscription service.</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C26C45" w:rsidRPr="00C377BD" w14:paraId="174403A3" w14:textId="77777777" w:rsidTr="00722B15">
        <w:trPr>
          <w:trHeight w:val="774"/>
        </w:trPr>
        <w:tc>
          <w:tcPr>
            <w:tcW w:w="1340" w:type="dxa"/>
          </w:tcPr>
          <w:p w14:paraId="22487DD1" w14:textId="63212D33" w:rsidR="00C26C45" w:rsidRPr="00F26C31" w:rsidRDefault="00ED0E13" w:rsidP="00C26C45">
            <w:pPr>
              <w:rPr>
                <w:rFonts w:ascii="Courier New" w:hAnsi="Courier New" w:cs="Courier New"/>
              </w:rPr>
            </w:pPr>
            <w:r>
              <w:rPr>
                <w:rFonts w:ascii="Courier New" w:hAnsi="Courier New" w:cs="Courier New"/>
              </w:rPr>
              <w:t>TBD</w:t>
            </w:r>
          </w:p>
        </w:tc>
        <w:tc>
          <w:tcPr>
            <w:tcW w:w="2123" w:type="dxa"/>
          </w:tcPr>
          <w:p w14:paraId="520F8507" w14:textId="0ACFF56B" w:rsidR="00C26C45" w:rsidRPr="00F26C31" w:rsidRDefault="00ED0E13" w:rsidP="00C26C45">
            <w:pPr>
              <w:rPr>
                <w:rFonts w:ascii="Courier New" w:hAnsi="Courier New" w:cs="Courier New"/>
              </w:rPr>
            </w:pPr>
            <w:r>
              <w:rPr>
                <w:rFonts w:ascii="Courier New" w:hAnsi="Courier New" w:cs="Courier New"/>
              </w:rPr>
              <w:t>TBD</w:t>
            </w:r>
          </w:p>
        </w:tc>
        <w:tc>
          <w:tcPr>
            <w:tcW w:w="1141" w:type="dxa"/>
          </w:tcPr>
          <w:p w14:paraId="386F5009" w14:textId="6706AEF5" w:rsidR="00C26C45" w:rsidRPr="00F26C31" w:rsidRDefault="00ED0E13" w:rsidP="00C26C45">
            <w:pPr>
              <w:rPr>
                <w:rFonts w:ascii="Courier New" w:hAnsi="Courier New" w:cs="Courier New"/>
              </w:rPr>
            </w:pPr>
            <w:r>
              <w:rPr>
                <w:rFonts w:ascii="Courier New" w:hAnsi="Courier New" w:cs="Courier New"/>
              </w:rPr>
              <w:t>TBD</w:t>
            </w:r>
          </w:p>
        </w:tc>
        <w:tc>
          <w:tcPr>
            <w:tcW w:w="1628" w:type="dxa"/>
          </w:tcPr>
          <w:p w14:paraId="215E31BA" w14:textId="0672E9D7" w:rsidR="00C26C45" w:rsidRPr="00C377BD" w:rsidRDefault="00ED0E13" w:rsidP="00C26C45">
            <w:r>
              <w:t>TBD</w:t>
            </w:r>
          </w:p>
        </w:tc>
        <w:tc>
          <w:tcPr>
            <w:tcW w:w="1184" w:type="dxa"/>
          </w:tcPr>
          <w:p w14:paraId="35A678D9" w14:textId="018181C0" w:rsidR="00C26C45" w:rsidRPr="00C377BD" w:rsidRDefault="00ED0E13" w:rsidP="00C26C45">
            <w:r>
              <w:t>TBD</w:t>
            </w:r>
          </w:p>
        </w:tc>
        <w:tc>
          <w:tcPr>
            <w:tcW w:w="1200" w:type="dxa"/>
          </w:tcPr>
          <w:p w14:paraId="4E76F339" w14:textId="605B4F68" w:rsidR="00C26C45" w:rsidRPr="009C1A82" w:rsidRDefault="00ED0E13" w:rsidP="00C26C45">
            <w:r>
              <w:t>TBD</w:t>
            </w:r>
          </w:p>
        </w:tc>
        <w:tc>
          <w:tcPr>
            <w:tcW w:w="1306" w:type="dxa"/>
          </w:tcPr>
          <w:p w14:paraId="445DBC1B" w14:textId="2A022C83" w:rsidR="00C26C45" w:rsidRPr="009C1A82" w:rsidRDefault="00ED0E13" w:rsidP="00C26C45">
            <w:r>
              <w:t>TBD</w:t>
            </w:r>
          </w:p>
        </w:tc>
        <w:tc>
          <w:tcPr>
            <w:tcW w:w="962" w:type="dxa"/>
          </w:tcPr>
          <w:p w14:paraId="5B062EF3" w14:textId="307279D4" w:rsidR="00C26C45" w:rsidRPr="0026390E" w:rsidRDefault="00ED0E13" w:rsidP="00C26C45">
            <w:r>
              <w:t>TBD</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1F14AB" w:rsidR="00C26C45" w:rsidRDefault="00C26C45" w:rsidP="00C26C45">
      <w:pPr>
        <w:pStyle w:val="Caption"/>
      </w:pPr>
      <w:bookmarkStart w:id="689" w:name="_Toc441572976"/>
      <w:bookmarkStart w:id="690" w:name="_Toc456253304"/>
      <w:r>
        <w:t xml:space="preserve">Table </w:t>
      </w:r>
      <w:r w:rsidR="00D630A5">
        <w:fldChar w:fldCharType="begin"/>
      </w:r>
      <w:r w:rsidR="00D630A5">
        <w:instrText xml:space="preserve"> SEQ Table \* ARABIC </w:instrText>
      </w:r>
      <w:r w:rsidR="00D630A5">
        <w:fldChar w:fldCharType="separate"/>
      </w:r>
      <w:r w:rsidR="00FA5D0B">
        <w:rPr>
          <w:noProof/>
        </w:rPr>
        <w:t>6</w:t>
      </w:r>
      <w:r w:rsidR="00D630A5">
        <w:rPr>
          <w:noProof/>
        </w:rPr>
        <w:fldChar w:fldCharType="end"/>
      </w:r>
      <w:r>
        <w:t xml:space="preserve"> </w:t>
      </w:r>
      <w:r w:rsidR="00874976">
        <w:t>–</w:t>
      </w:r>
      <w:r w:rsidR="00ED0E13">
        <w:t xml:space="preserve"> ODE BSM</w:t>
      </w:r>
      <w:r w:rsidR="00874976">
        <w:t xml:space="preserve"> </w:t>
      </w:r>
      <w:r>
        <w:t>Subscription</w:t>
      </w:r>
      <w:r w:rsidR="00874976">
        <w:t xml:space="preserve"> </w:t>
      </w:r>
      <w:r>
        <w:t>Request</w:t>
      </w:r>
      <w:bookmarkEnd w:id="689"/>
      <w:bookmarkEnd w:id="690"/>
    </w:p>
    <w:p w14:paraId="2D1696A5" w14:textId="77777777" w:rsidR="00571EF4" w:rsidRPr="00571EF4" w:rsidRDefault="00571EF4" w:rsidP="00571EF4"/>
    <w:p w14:paraId="2169614B" w14:textId="1F871CFD" w:rsidR="00C26C45" w:rsidRDefault="00C26C45" w:rsidP="00874976">
      <w:pPr>
        <w:pStyle w:val="Heading2"/>
      </w:pPr>
      <w:bookmarkStart w:id="691" w:name="_Toc462052303"/>
      <w:bookmarkStart w:id="692" w:name="_Ref471728323"/>
      <w:bookmarkStart w:id="693" w:name="_Toc477116135"/>
      <w:r w:rsidRPr="00145701">
        <w:t xml:space="preserve">ODE </w:t>
      </w:r>
      <w:r w:rsidR="0016253B">
        <w:t>Response</w:t>
      </w:r>
      <w:r w:rsidRPr="00145701">
        <w:t xml:space="preserve"> Schemas</w:t>
      </w:r>
      <w:bookmarkEnd w:id="691"/>
      <w:bookmarkEnd w:id="692"/>
      <w:bookmarkEnd w:id="693"/>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694" w:name="_Toc462052304"/>
      <w:bookmarkStart w:id="695" w:name="_Toc477116136"/>
      <w:r w:rsidRPr="00145701">
        <w:t>ODE Data Message</w:t>
      </w:r>
      <w:bookmarkEnd w:id="694"/>
      <w:bookmarkEnd w:id="695"/>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lastRenderedPageBreak/>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proofErr w:type="spellStart"/>
            <w:r w:rsidRPr="000702E5">
              <w:t>OdeMsgMetadata</w:t>
            </w:r>
            <w:proofErr w:type="spellEnd"/>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r w:rsidR="00966FB5">
              <w:fldChar w:fldCharType="begin"/>
            </w:r>
            <w:r w:rsidR="00966FB5">
              <w:instrText xml:space="preserve"> HYPERLINK \l "_ODE_Data_Message" </w:instrText>
            </w:r>
            <w:r w:rsidR="00966FB5">
              <w:fldChar w:fldCharType="separate"/>
            </w:r>
            <w:proofErr w:type="spellStart"/>
            <w:r w:rsidRPr="00543224">
              <w:rPr>
                <w:rStyle w:val="Hyperlink"/>
                <w:rFonts w:ascii="Courier New" w:hAnsi="Courier New" w:cs="Courier New"/>
              </w:rPr>
              <w:t>OdeMsgPayload</w:t>
            </w:r>
            <w:proofErr w:type="spellEnd"/>
            <w:r w:rsidR="00966FB5">
              <w:rPr>
                <w:rStyle w:val="Hyperlink"/>
                <w:rFonts w:ascii="Courier New" w:hAnsi="Courier New" w:cs="Courier New"/>
              </w:rPr>
              <w:fldChar w:fldCharType="end"/>
            </w:r>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696" w:name="_Toc441572980"/>
      <w:bookmarkStart w:id="697" w:name="_Toc456253308"/>
    </w:p>
    <w:p w14:paraId="3F314606" w14:textId="0368C575" w:rsidR="00C26C45" w:rsidRDefault="00C26C45" w:rsidP="00C26C45">
      <w:pPr>
        <w:pStyle w:val="Caption"/>
      </w:pPr>
      <w:r>
        <w:t xml:space="preserve">Table </w:t>
      </w:r>
      <w:r w:rsidR="00D630A5">
        <w:fldChar w:fldCharType="begin"/>
      </w:r>
      <w:r w:rsidR="00D630A5">
        <w:instrText xml:space="preserve"> SEQ Table \* ARABIC </w:instrText>
      </w:r>
      <w:r w:rsidR="00D630A5">
        <w:fldChar w:fldCharType="separate"/>
      </w:r>
      <w:r w:rsidR="00FA5D0B">
        <w:rPr>
          <w:noProof/>
        </w:rPr>
        <w:t>7</w:t>
      </w:r>
      <w:r w:rsidR="00D630A5">
        <w:rPr>
          <w:noProof/>
        </w:rPr>
        <w:fldChar w:fldCharType="end"/>
      </w:r>
      <w:r>
        <w:t xml:space="preserve"> - </w:t>
      </w:r>
      <w:proofErr w:type="spellStart"/>
      <w:r>
        <w:t>OdeDataMessage</w:t>
      </w:r>
      <w:bookmarkEnd w:id="696"/>
      <w:bookmarkEnd w:id="697"/>
      <w:proofErr w:type="spellEnd"/>
    </w:p>
    <w:p w14:paraId="605835CF" w14:textId="31425BC0" w:rsidR="00C26C45" w:rsidRDefault="00C26C45" w:rsidP="0016253B">
      <w:pPr>
        <w:pStyle w:val="Heading3"/>
      </w:pPr>
      <w:bookmarkStart w:id="698" w:name="_Toc462052305"/>
      <w:bookmarkStart w:id="699" w:name="_Ref471813394"/>
      <w:bookmarkStart w:id="700" w:name="_Toc477116137"/>
      <w:r w:rsidRPr="00284BEB">
        <w:t>ODE Message Metadata</w:t>
      </w:r>
      <w:bookmarkEnd w:id="698"/>
      <w:bookmarkEnd w:id="699"/>
      <w:bookmarkEnd w:id="700"/>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proofErr w:type="spellStart"/>
            <w:r w:rsidRPr="005A611E">
              <w:rPr>
                <w:rFonts w:ascii="Courier New" w:hAnsi="Courier New" w:cs="Courier New"/>
              </w:rPr>
              <w:t>payloadType</w:t>
            </w:r>
            <w:proofErr w:type="spellEnd"/>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w:t>
            </w:r>
            <w:proofErr w:type="spellStart"/>
            <w:r w:rsidR="00722B15">
              <w:t>bsm</w:t>
            </w:r>
            <w:proofErr w:type="spellEnd"/>
            <w:r>
              <w:t>", "</w:t>
            </w:r>
            <w:proofErr w:type="spellStart"/>
            <w:r w:rsidR="00722B15">
              <w:t>tim</w:t>
            </w:r>
            <w:proofErr w:type="spellEnd"/>
            <w:r>
              <w:t>", "map", "spat", "other"</w:t>
            </w:r>
          </w:p>
        </w:tc>
        <w:tc>
          <w:tcPr>
            <w:tcW w:w="2233" w:type="dxa"/>
          </w:tcPr>
          <w:p w14:paraId="1C0C0B6C" w14:textId="77777777" w:rsidR="00C26C45" w:rsidRPr="003E745F" w:rsidRDefault="00C26C45" w:rsidP="00C26C45">
            <w:proofErr w:type="spellStart"/>
            <w:r>
              <w:t>enum</w:t>
            </w:r>
            <w:proofErr w:type="spellEnd"/>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 xml:space="preserve">Amount of time it took to process this record from the time it was received (based on </w:t>
            </w:r>
            <w:proofErr w:type="spellStart"/>
            <w:r>
              <w:t>receivedAt</w:t>
            </w:r>
            <w:proofErr w:type="spellEnd"/>
            <w:r>
              <w:t xml:space="preserve">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proofErr w:type="spellStart"/>
            <w:r>
              <w:rPr>
                <w:rFonts w:ascii="Courier New" w:hAnsi="Courier New" w:cs="Courier New"/>
              </w:rPr>
              <w:lastRenderedPageBreak/>
              <w:t>receivedAt</w:t>
            </w:r>
            <w:proofErr w:type="spellEnd"/>
          </w:p>
        </w:tc>
        <w:tc>
          <w:tcPr>
            <w:tcW w:w="1997" w:type="dxa"/>
          </w:tcPr>
          <w:p w14:paraId="3ABF56C3" w14:textId="77777777" w:rsidR="00A524BA" w:rsidRDefault="00A524BA" w:rsidP="004C4D4C">
            <w:pPr>
              <w:rPr>
                <w:rFonts w:ascii="Courier New" w:hAnsi="Courier New" w:cs="Courier New"/>
              </w:rPr>
            </w:pPr>
            <w:proofErr w:type="spellStart"/>
            <w:r>
              <w:rPr>
                <w:rFonts w:ascii="Courier New" w:hAnsi="Courier New" w:cs="Courier New"/>
              </w:rPr>
              <w:t>iso</w:t>
            </w:r>
            <w:proofErr w:type="spellEnd"/>
            <w:r>
              <w:rPr>
                <w:rFonts w:ascii="Courier New" w:hAnsi="Courier New" w:cs="Courier New"/>
              </w:rPr>
              <w:t>-date-time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proofErr w:type="spellStart"/>
            <w:r w:rsidRPr="00515E5E">
              <w:rPr>
                <w:b/>
              </w:rPr>
              <w:t>yyyy-MM-ddThh:mm:ss.sssZ</w:t>
            </w:r>
            <w:proofErr w:type="spellEnd"/>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r w:rsidR="00966FB5">
              <w:fldChar w:fldCharType="begin"/>
            </w:r>
            <w:r w:rsidR="00966FB5">
              <w:instrText xml:space="preserve"> HYPERLINK \l "_ODE_Payload_Violation" </w:instrText>
            </w:r>
            <w:r w:rsidR="00966FB5">
              <w:fldChar w:fldCharType="separate"/>
            </w:r>
            <w:proofErr w:type="spellStart"/>
            <w:r w:rsidRPr="00543224">
              <w:rPr>
                <w:rStyle w:val="Hyperlink"/>
              </w:rPr>
              <w:t>OdePayloadViolation</w:t>
            </w:r>
            <w:proofErr w:type="spellEnd"/>
            <w:r w:rsidR="00966FB5">
              <w:rPr>
                <w:rStyle w:val="Hyperlink"/>
              </w:rPr>
              <w:fldChar w:fldCharType="end"/>
            </w:r>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proofErr w:type="spellStart"/>
            <w:r>
              <w:rPr>
                <w:rFonts w:ascii="Courier New" w:hAnsi="Courier New" w:cs="Courier New"/>
              </w:rPr>
              <w:t>serialId</w:t>
            </w:r>
            <w:proofErr w:type="spellEnd"/>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701" w:name="_Toc441572981"/>
      <w:bookmarkStart w:id="702" w:name="_Toc456253309"/>
      <w:r>
        <w:t xml:space="preserve">Table </w:t>
      </w:r>
      <w:r w:rsidR="00D630A5">
        <w:fldChar w:fldCharType="begin"/>
      </w:r>
      <w:r w:rsidR="00D630A5">
        <w:instrText xml:space="preserve"> SEQ Table \* ARABIC </w:instrText>
      </w:r>
      <w:r w:rsidR="00D630A5">
        <w:fldChar w:fldCharType="separate"/>
      </w:r>
      <w:r w:rsidR="00FA5D0B">
        <w:rPr>
          <w:noProof/>
        </w:rPr>
        <w:t>8</w:t>
      </w:r>
      <w:r w:rsidR="00D630A5">
        <w:rPr>
          <w:noProof/>
        </w:rPr>
        <w:fldChar w:fldCharType="end"/>
      </w:r>
      <w:r>
        <w:t xml:space="preserve"> – </w:t>
      </w:r>
      <w:proofErr w:type="spellStart"/>
      <w:r>
        <w:t>OdeMsgMetadata</w:t>
      </w:r>
      <w:bookmarkEnd w:id="701"/>
      <w:bookmarkEnd w:id="702"/>
      <w:proofErr w:type="spellEnd"/>
    </w:p>
    <w:p w14:paraId="6A1AA76C" w14:textId="77777777" w:rsidR="00752CB3" w:rsidRPr="00752CB3" w:rsidRDefault="00752CB3" w:rsidP="00752CB3"/>
    <w:p w14:paraId="1F52559C" w14:textId="72FEAEC3" w:rsidR="00C26C45" w:rsidRDefault="00C26C45" w:rsidP="00A524BA">
      <w:pPr>
        <w:pStyle w:val="Heading3"/>
      </w:pPr>
      <w:bookmarkStart w:id="703" w:name="_ODE_Payload_Violation"/>
      <w:bookmarkStart w:id="704" w:name="_Toc462052306"/>
      <w:bookmarkStart w:id="705" w:name="_Ref471814373"/>
      <w:bookmarkStart w:id="706" w:name="_Toc477116138"/>
      <w:bookmarkEnd w:id="703"/>
      <w:r w:rsidRPr="00284BEB">
        <w:t>ODE Payload Violation</w:t>
      </w:r>
      <w:bookmarkEnd w:id="704"/>
      <w:bookmarkEnd w:id="705"/>
      <w:bookmarkEnd w:id="706"/>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proofErr w:type="spellStart"/>
            <w:r>
              <w:rPr>
                <w:rFonts w:ascii="Courier New" w:hAnsi="Courier New" w:cs="Courier New"/>
              </w:rPr>
              <w:t>actualValue</w:t>
            </w:r>
            <w:proofErr w:type="spellEnd"/>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 xml:space="preserve">The Unit of measure of the </w:t>
            </w:r>
            <w:proofErr w:type="spellStart"/>
            <w:r>
              <w:t>fieldName</w:t>
            </w:r>
            <w:proofErr w:type="spellEnd"/>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proofErr w:type="spellStart"/>
            <w:r w:rsidRPr="008A47E8">
              <w:rPr>
                <w:rFonts w:ascii="Courier New" w:hAnsi="Courier New" w:cs="Courier New"/>
              </w:rPr>
              <w:t>fieldName</w:t>
            </w:r>
            <w:proofErr w:type="spellEnd"/>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proofErr w:type="spellStart"/>
            <w:r w:rsidRPr="008A47E8">
              <w:rPr>
                <w:rFonts w:ascii="Courier New" w:hAnsi="Courier New" w:cs="Courier New"/>
              </w:rPr>
              <w:lastRenderedPageBreak/>
              <w:t>validMax</w:t>
            </w:r>
            <w:proofErr w:type="spellEnd"/>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 xml:space="preserve">The Unit of measure of the </w:t>
            </w:r>
            <w:proofErr w:type="spellStart"/>
            <w:r>
              <w:t>fieldName</w:t>
            </w:r>
            <w:proofErr w:type="spellEnd"/>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proofErr w:type="spellStart"/>
            <w:r w:rsidRPr="008A47E8">
              <w:rPr>
                <w:rFonts w:ascii="Courier New" w:hAnsi="Courier New" w:cs="Courier New"/>
              </w:rPr>
              <w:t>validMin</w:t>
            </w:r>
            <w:proofErr w:type="spellEnd"/>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 xml:space="preserve">The Unit of measure of the </w:t>
            </w:r>
            <w:proofErr w:type="spellStart"/>
            <w:r>
              <w:t>fieldName</w:t>
            </w:r>
            <w:proofErr w:type="spellEnd"/>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707" w:name="_ODE_Data_Message"/>
      <w:bookmarkStart w:id="708" w:name="_Toc462052308"/>
      <w:bookmarkStart w:id="709" w:name="_Toc477116139"/>
      <w:bookmarkEnd w:id="707"/>
      <w:r w:rsidRPr="00284BEB">
        <w:t xml:space="preserve">ODE </w:t>
      </w:r>
      <w:r w:rsidR="00410F95">
        <w:t>GET TOKEN</w:t>
      </w:r>
      <w:r w:rsidRPr="00284BEB">
        <w:t xml:space="preserve"> Response</w:t>
      </w:r>
      <w:bookmarkEnd w:id="708"/>
      <w:bookmarkEnd w:id="709"/>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proofErr w:type="spellStart"/>
            <w:r>
              <w:rPr>
                <w:rFonts w:ascii="Courier New" w:hAnsi="Courier New" w:cs="Courier New"/>
              </w:rPr>
              <w:t>data</w:t>
            </w:r>
            <w:r w:rsidRPr="005A611E">
              <w:rPr>
                <w:rFonts w:ascii="Courier New" w:hAnsi="Courier New" w:cs="Courier New"/>
              </w:rPr>
              <w:t>Type</w:t>
            </w:r>
            <w:proofErr w:type="spellEnd"/>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proofErr w:type="spellStart"/>
            <w:r>
              <w:t>Enum</w:t>
            </w:r>
            <w:proofErr w:type="spellEnd"/>
            <w:r>
              <w:t xml:space="preserve">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710" w:name="_Toc441572983"/>
      <w:bookmarkStart w:id="711" w:name="_Toc456253311"/>
      <w:r>
        <w:t xml:space="preserve">Table </w:t>
      </w:r>
      <w:r w:rsidR="00D630A5">
        <w:fldChar w:fldCharType="begin"/>
      </w:r>
      <w:r w:rsidR="00D630A5">
        <w:instrText xml:space="preserve"> SEQ Table \* ARABIC </w:instrText>
      </w:r>
      <w:r w:rsidR="00D630A5">
        <w:fldChar w:fldCharType="separate"/>
      </w:r>
      <w:r w:rsidR="00FA5D0B">
        <w:rPr>
          <w:noProof/>
        </w:rPr>
        <w:t>9</w:t>
      </w:r>
      <w:r w:rsidR="00D630A5">
        <w:rPr>
          <w:noProof/>
        </w:rPr>
        <w:fldChar w:fldCharType="end"/>
      </w:r>
      <w:r>
        <w:t xml:space="preserve"> - </w:t>
      </w:r>
      <w:proofErr w:type="spellStart"/>
      <w:r>
        <w:t>OdeAuthentication</w:t>
      </w:r>
      <w:bookmarkEnd w:id="710"/>
      <w:bookmarkEnd w:id="711"/>
      <w:proofErr w:type="spellEnd"/>
    </w:p>
    <w:p w14:paraId="2C1ABE0C" w14:textId="5290E6E8" w:rsidR="00C26C45" w:rsidRDefault="00C26C45" w:rsidP="0016253B">
      <w:pPr>
        <w:pStyle w:val="Heading3"/>
      </w:pPr>
      <w:bookmarkStart w:id="712" w:name="_Toc462052309"/>
      <w:bookmarkStart w:id="713" w:name="_Toc477116140"/>
      <w:r w:rsidRPr="00284BEB">
        <w:t>ODE Status Message</w:t>
      </w:r>
      <w:bookmarkEnd w:id="712"/>
      <w:bookmarkEnd w:id="713"/>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proofErr w:type="spellStart"/>
            <w:r>
              <w:t>Enum</w:t>
            </w:r>
            <w:proofErr w:type="spellEnd"/>
            <w:r>
              <w:t xml:space="preserve">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lastRenderedPageBreak/>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714" w:name="_Toc441572984"/>
      <w:bookmarkStart w:id="715" w:name="_Toc456253312"/>
      <w:r>
        <w:t xml:space="preserve">Table </w:t>
      </w:r>
      <w:r w:rsidR="00D630A5">
        <w:fldChar w:fldCharType="begin"/>
      </w:r>
      <w:r w:rsidR="00D630A5">
        <w:instrText xml:space="preserve"> SEQ Table \* ARABIC </w:instrText>
      </w:r>
      <w:r w:rsidR="00D630A5">
        <w:fldChar w:fldCharType="separate"/>
      </w:r>
      <w:r w:rsidR="00FA5D0B">
        <w:rPr>
          <w:noProof/>
        </w:rPr>
        <w:t>10</w:t>
      </w:r>
      <w:r w:rsidR="00D630A5">
        <w:rPr>
          <w:noProof/>
        </w:rPr>
        <w:fldChar w:fldCharType="end"/>
      </w:r>
      <w:r>
        <w:t xml:space="preserve"> - </w:t>
      </w:r>
      <w:proofErr w:type="spellStart"/>
      <w:r>
        <w:t>OdeStatus</w:t>
      </w:r>
      <w:bookmarkEnd w:id="714"/>
      <w:bookmarkEnd w:id="715"/>
      <w:proofErr w:type="spellEnd"/>
    </w:p>
    <w:p w14:paraId="1B2629C5" w14:textId="45791E6C" w:rsidR="00C26C45" w:rsidRDefault="00C26C45" w:rsidP="0016253B">
      <w:pPr>
        <w:pStyle w:val="Heading3"/>
      </w:pPr>
      <w:bookmarkStart w:id="716" w:name="_Toc462052310"/>
      <w:bookmarkStart w:id="717" w:name="_Ref471812176"/>
      <w:bookmarkStart w:id="718" w:name="_Toc477116141"/>
      <w:r w:rsidRPr="00284BEB">
        <w:t>ODE Control Message</w:t>
      </w:r>
      <w:bookmarkEnd w:id="716"/>
      <w:bookmarkEnd w:id="717"/>
      <w:bookmarkEnd w:id="718"/>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proofErr w:type="spellStart"/>
            <w:r w:rsidRPr="00642AC1">
              <w:rPr>
                <w:rFonts w:ascii="Courier New" w:hAnsi="Courier New" w:cs="Courier New"/>
              </w:rPr>
              <w:t>dataSourceBundleCount</w:t>
            </w:r>
            <w:proofErr w:type="spellEnd"/>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proofErr w:type="spellStart"/>
            <w:r w:rsidRPr="009F6E9B">
              <w:rPr>
                <w:rFonts w:ascii="Courier New" w:hAnsi="Courier New" w:cs="Courier New"/>
              </w:rPr>
              <w:t>receivedRecordCount</w:t>
            </w:r>
            <w:proofErr w:type="spellEnd"/>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proofErr w:type="spellStart"/>
            <w:r w:rsidRPr="009F6E9B">
              <w:rPr>
                <w:rFonts w:ascii="Courier New" w:hAnsi="Courier New" w:cs="Courier New"/>
              </w:rPr>
              <w:t>sentRecordCount</w:t>
            </w:r>
            <w:proofErr w:type="spellEnd"/>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t>tag</w:t>
            </w:r>
          </w:p>
        </w:tc>
        <w:tc>
          <w:tcPr>
            <w:tcW w:w="1867" w:type="dxa"/>
          </w:tcPr>
          <w:p w14:paraId="722472AD" w14:textId="77777777" w:rsidR="00C26C45" w:rsidRDefault="00C26C45" w:rsidP="00C26C45">
            <w:proofErr w:type="spellStart"/>
            <w:r>
              <w:t>Enum</w:t>
            </w:r>
            <w:proofErr w:type="spellEnd"/>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proofErr w:type="spellStart"/>
            <w:r>
              <w:t>Enum</w:t>
            </w:r>
            <w:proofErr w:type="spellEnd"/>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w:t>
            </w:r>
            <w:r>
              <w:lastRenderedPageBreak/>
              <w:t xml:space="preserve">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lastRenderedPageBreak/>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719" w:name="_Toc441572985"/>
      <w:bookmarkStart w:id="720" w:name="_Toc456253313"/>
      <w:r>
        <w:t xml:space="preserve">Table </w:t>
      </w:r>
      <w:r w:rsidR="00D630A5">
        <w:fldChar w:fldCharType="begin"/>
      </w:r>
      <w:r w:rsidR="00D630A5">
        <w:instrText xml:space="preserve"> SEQ Table \* ARABIC </w:instrText>
      </w:r>
      <w:r w:rsidR="00D630A5">
        <w:fldChar w:fldCharType="separate"/>
      </w:r>
      <w:r w:rsidR="00FA5D0B">
        <w:rPr>
          <w:noProof/>
        </w:rPr>
        <w:t>11</w:t>
      </w:r>
      <w:r w:rsidR="00D630A5">
        <w:rPr>
          <w:noProof/>
        </w:rPr>
        <w:fldChar w:fldCharType="end"/>
      </w:r>
      <w:r>
        <w:t xml:space="preserve"> - </w:t>
      </w:r>
      <w:proofErr w:type="spellStart"/>
      <w:r>
        <w:t>OdeControlData</w:t>
      </w:r>
      <w:bookmarkEnd w:id="719"/>
      <w:bookmarkEnd w:id="720"/>
      <w:proofErr w:type="spellEnd"/>
    </w:p>
    <w:p w14:paraId="02321E0C" w14:textId="77777777" w:rsidR="00752CB3" w:rsidRDefault="00752CB3" w:rsidP="00752CB3">
      <w:pPr>
        <w:pStyle w:val="Heading3"/>
      </w:pPr>
      <w:bookmarkStart w:id="721" w:name="_ODE_Data_Message_1"/>
      <w:bookmarkStart w:id="722" w:name="_Toc462052307"/>
      <w:bookmarkStart w:id="723" w:name="_Ref471813434"/>
      <w:bookmarkStart w:id="724" w:name="_Toc462052316"/>
      <w:bookmarkStart w:id="725" w:name="_Toc477116142"/>
      <w:bookmarkEnd w:id="721"/>
      <w:r w:rsidRPr="00284BEB">
        <w:t>ODE Data Message Payload</w:t>
      </w:r>
      <w:bookmarkEnd w:id="722"/>
      <w:bookmarkEnd w:id="723"/>
      <w:bookmarkEnd w:id="725"/>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proofErr w:type="spellStart"/>
      <w:r>
        <w:t>OdeMsgPayload</w:t>
      </w:r>
      <w:proofErr w:type="spellEnd"/>
      <w:r>
        <w:t xml:space="preserve">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726" w:name="_Toc441572982"/>
      <w:bookmarkStart w:id="727" w:name="_Toc456253310"/>
      <w:r>
        <w:t xml:space="preserve">Table </w:t>
      </w:r>
      <w:r w:rsidR="00D630A5">
        <w:fldChar w:fldCharType="begin"/>
      </w:r>
      <w:r w:rsidR="00D630A5">
        <w:instrText xml:space="preserve"> SEQ Table \* ARABIC </w:instrText>
      </w:r>
      <w:r w:rsidR="00D630A5">
        <w:fldChar w:fldCharType="separate"/>
      </w:r>
      <w:r w:rsidR="00FA5D0B">
        <w:rPr>
          <w:noProof/>
        </w:rPr>
        <w:t>12</w:t>
      </w:r>
      <w:r w:rsidR="00D630A5">
        <w:rPr>
          <w:noProof/>
        </w:rPr>
        <w:fldChar w:fldCharType="end"/>
      </w:r>
      <w:r>
        <w:t xml:space="preserve"> – </w:t>
      </w:r>
      <w:proofErr w:type="spellStart"/>
      <w:r>
        <w:t>OdeMsgPayload</w:t>
      </w:r>
      <w:bookmarkEnd w:id="726"/>
      <w:bookmarkEnd w:id="727"/>
      <w:proofErr w:type="spellEnd"/>
    </w:p>
    <w:p w14:paraId="4AED6A82" w14:textId="2E2D82BB" w:rsidR="00752CB3" w:rsidRDefault="00752CB3" w:rsidP="00752CB3">
      <w:r>
        <w:t xml:space="preserve">The following subsection describe the </w:t>
      </w:r>
      <w:r w:rsidR="000A3293">
        <w:t xml:space="preserve">child schemas of </w:t>
      </w:r>
      <w:r w:rsidR="00966FB5">
        <w:fldChar w:fldCharType="begin"/>
      </w:r>
      <w:r w:rsidR="00966FB5">
        <w:instrText xml:space="preserve"> HYPERLINK \l "_ODE_Data_Message_1" </w:instrText>
      </w:r>
      <w:r w:rsidR="00966FB5">
        <w:fldChar w:fldCharType="separate"/>
      </w:r>
      <w:proofErr w:type="spellStart"/>
      <w:r w:rsidR="000A3293" w:rsidRPr="000A3293">
        <w:rPr>
          <w:rStyle w:val="Hyperlink"/>
        </w:rPr>
        <w:t>OdeMsgPayload</w:t>
      </w:r>
      <w:proofErr w:type="spellEnd"/>
      <w:r w:rsidR="00966FB5">
        <w:rPr>
          <w:rStyle w:val="Hyperlink"/>
        </w:rPr>
        <w:fldChar w:fldCharType="end"/>
      </w:r>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724"/>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proofErr w:type="spellStart"/>
            <w:r w:rsidRPr="006D1B36">
              <w:rPr>
                <w:rFonts w:ascii="Courier New" w:hAnsi="Courier New" w:cs="Courier New"/>
              </w:rPr>
              <w:t>coreData</w:t>
            </w:r>
            <w:proofErr w:type="spellEnd"/>
          </w:p>
        </w:tc>
        <w:tc>
          <w:tcPr>
            <w:tcW w:w="3649" w:type="dxa"/>
          </w:tcPr>
          <w:p w14:paraId="25135777" w14:textId="5BAB5907" w:rsidR="00666F71" w:rsidRPr="000D041D" w:rsidRDefault="00966FB5" w:rsidP="00666F71">
            <w:pPr>
              <w:rPr>
                <w:rFonts w:ascii="Courier New" w:hAnsi="Courier New" w:cs="Courier New"/>
              </w:rPr>
            </w:pPr>
            <w:r>
              <w:fldChar w:fldCharType="begin"/>
            </w:r>
            <w:r>
              <w:instrText xml:space="preserve"> HYPERLINK \l "_J2735BsmCoreData" </w:instrText>
            </w:r>
            <w:r>
              <w:fldChar w:fldCharType="separate"/>
            </w:r>
            <w:r w:rsidR="00666F71" w:rsidRPr="000A3293">
              <w:rPr>
                <w:rStyle w:val="Hyperlink"/>
                <w:rFonts w:ascii="Courier New" w:hAnsi="Courier New" w:cs="Courier New"/>
              </w:rPr>
              <w:t>J2735BsmCoreData</w:t>
            </w:r>
            <w:r>
              <w:rPr>
                <w:rStyle w:val="Hyperlink"/>
                <w:rFonts w:ascii="Courier New" w:hAnsi="Courier New" w:cs="Courier New"/>
              </w:rPr>
              <w:fldChar w:fldCharType="end"/>
            </w:r>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proofErr w:type="spellStart"/>
            <w:r w:rsidRPr="006D1B36">
              <w:rPr>
                <w:rFonts w:ascii="Courier New" w:hAnsi="Courier New" w:cs="Courier New"/>
              </w:rPr>
              <w:t>partII</w:t>
            </w:r>
            <w:proofErr w:type="spellEnd"/>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"_J2735BsmPart2Content" </w:instrText>
            </w:r>
            <w:r w:rsidR="00966FB5">
              <w:fldChar w:fldCharType="separate"/>
            </w:r>
            <w:r w:rsidRPr="000A3293">
              <w:rPr>
                <w:rStyle w:val="Hyperlink"/>
                <w:rFonts w:ascii="Courier New" w:hAnsi="Courier New" w:cs="Courier New"/>
              </w:rPr>
              <w:t>J2735BsmPart2Content</w:t>
            </w:r>
            <w:r w:rsidR="00966FB5">
              <w:rPr>
                <w:rStyle w:val="Hyperlink"/>
                <w:rFonts w:ascii="Courier New" w:hAnsi="Courier New" w:cs="Courier New"/>
              </w:rPr>
              <w:fldChar w:fldCharType="end"/>
            </w:r>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w:t>
            </w:r>
            <w:r>
              <w:lastRenderedPageBreak/>
              <w:t xml:space="preserve">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lastRenderedPageBreak/>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728" w:name="_Toc462052317"/>
      <w:bookmarkStart w:id="729" w:name="_Toc477116143"/>
      <w:r>
        <w:t xml:space="preserve">ODE Data Message </w:t>
      </w:r>
      <w:r w:rsidRPr="009F4DD0">
        <w:t>Supporting Data Structures</w:t>
      </w:r>
      <w:bookmarkEnd w:id="728"/>
      <w:bookmarkEnd w:id="729"/>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730" w:name="_J2735BsmCoreData"/>
      <w:bookmarkStart w:id="731" w:name="_Ref471884029"/>
      <w:bookmarkEnd w:id="730"/>
      <w:r w:rsidRPr="006D1B36">
        <w:t>J2735BsmCoreData</w:t>
      </w:r>
      <w:bookmarkEnd w:id="731"/>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proofErr w:type="spellStart"/>
            <w:r w:rsidRPr="00666F71">
              <w:rPr>
                <w:rFonts w:ascii="Courier New" w:hAnsi="Courier New" w:cs="Courier New"/>
              </w:rPr>
              <w:t>msgCnt</w:t>
            </w:r>
            <w:proofErr w:type="spellEnd"/>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proofErr w:type="spellStart"/>
            <w:r w:rsidRPr="009442FE">
              <w:rPr>
                <w:rFonts w:ascii="Courier New" w:hAnsi="Courier New" w:cs="Courier New"/>
              </w:rPr>
              <w:t>secMark</w:t>
            </w:r>
            <w:proofErr w:type="spellEnd"/>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966FB5" w:rsidP="000A3293">
            <w:pPr>
              <w:rPr>
                <w:rFonts w:ascii="Courier New" w:hAnsi="Courier New" w:cs="Courier New"/>
              </w:rPr>
            </w:pPr>
            <w:r>
              <w:fldChar w:fldCharType="begin"/>
            </w:r>
            <w:r>
              <w:instrText xml:space="preserve"> HYPERLINK \l "_J2735Position3D" </w:instrText>
            </w:r>
            <w:r>
              <w:fldChar w:fldCharType="separate"/>
            </w:r>
            <w:r w:rsidR="009442FE" w:rsidRPr="009442FE">
              <w:rPr>
                <w:rStyle w:val="Hyperlink"/>
                <w:rFonts w:ascii="Courier New" w:hAnsi="Courier New" w:cs="Courier New"/>
              </w:rPr>
              <w:t>J2735Position3D</w:t>
            </w:r>
            <w:r>
              <w:rPr>
                <w:rStyle w:val="Hyperlink"/>
                <w:rFonts w:ascii="Courier New" w:hAnsi="Courier New" w:cs="Courier New"/>
              </w:rPr>
              <w:fldChar w:fldCharType="end"/>
            </w:r>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proofErr w:type="spellStart"/>
            <w:r w:rsidRPr="004302C8">
              <w:rPr>
                <w:rFonts w:ascii="Courier New" w:hAnsi="Courier New" w:cs="Courier New"/>
              </w:rPr>
              <w:t>accelSet</w:t>
            </w:r>
            <w:proofErr w:type="spellEnd"/>
          </w:p>
        </w:tc>
        <w:tc>
          <w:tcPr>
            <w:tcW w:w="3615" w:type="dxa"/>
          </w:tcPr>
          <w:p w14:paraId="0C3E8443" w14:textId="17F769D6" w:rsidR="004302C8" w:rsidRDefault="00966FB5" w:rsidP="000A3293">
            <w:pPr>
              <w:rPr>
                <w:rFonts w:ascii="Courier New" w:hAnsi="Courier New" w:cs="Courier New"/>
              </w:rPr>
            </w:pPr>
            <w:r>
              <w:fldChar w:fldCharType="begin"/>
            </w:r>
            <w:r>
              <w:instrText xml:space="preserve"> HYPERLINK \l "_J2735AccelerationSet4Way" </w:instrText>
            </w:r>
            <w:r>
              <w:fldChar w:fldCharType="separate"/>
            </w:r>
            <w:r w:rsidR="004302C8" w:rsidRPr="004302C8">
              <w:rPr>
                <w:rStyle w:val="Hyperlink"/>
                <w:rFonts w:ascii="Courier New" w:hAnsi="Courier New" w:cs="Courier New"/>
              </w:rPr>
              <w:t>J2735AccelerationSet4Way</w:t>
            </w:r>
            <w:r>
              <w:rPr>
                <w:rStyle w:val="Hyperlink"/>
                <w:rFonts w:ascii="Courier New" w:hAnsi="Courier New" w:cs="Courier New"/>
              </w:rPr>
              <w:fldChar w:fldCharType="end"/>
            </w:r>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966FB5" w:rsidP="000A3293">
            <w:pPr>
              <w:rPr>
                <w:rFonts w:ascii="Courier New" w:hAnsi="Courier New" w:cs="Courier New"/>
              </w:rPr>
            </w:pPr>
            <w:r>
              <w:fldChar w:fldCharType="begin"/>
            </w:r>
            <w:r>
              <w:instrText xml:space="preserve"> HYPERLINK \l "_J2735PositionalAccuracy" </w:instrText>
            </w:r>
            <w:r>
              <w:fldChar w:fldCharType="separate"/>
            </w:r>
            <w:r w:rsidR="004302C8" w:rsidRPr="004302C8">
              <w:rPr>
                <w:rStyle w:val="Hyperlink"/>
                <w:rFonts w:ascii="Courier New" w:hAnsi="Courier New" w:cs="Courier New"/>
              </w:rPr>
              <w:t>J2735PositionalAccuracy</w:t>
            </w:r>
            <w:r>
              <w:rPr>
                <w:rStyle w:val="Hyperlink"/>
                <w:rFonts w:ascii="Courier New" w:hAnsi="Courier New" w:cs="Courier New"/>
              </w:rPr>
              <w:fldChar w:fldCharType="end"/>
            </w:r>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proofErr w:type="spellStart"/>
            <w:r w:rsidRPr="00FD62B9">
              <w:rPr>
                <w:rFonts w:ascii="Courier New" w:hAnsi="Courier New" w:cs="Courier New"/>
              </w:rPr>
              <w:t>enum</w:t>
            </w:r>
            <w:proofErr w:type="spellEnd"/>
          </w:p>
        </w:tc>
        <w:tc>
          <w:tcPr>
            <w:tcW w:w="7421" w:type="dxa"/>
            <w:gridSpan w:val="4"/>
          </w:tcPr>
          <w:p w14:paraId="3BBA0331" w14:textId="77777777" w:rsidR="00FD62B9" w:rsidRDefault="00FD62B9" w:rsidP="000A3293">
            <w:r>
              <w:t>One of:</w:t>
            </w:r>
          </w:p>
          <w:p w14:paraId="6A194C29"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Park,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73991A7F"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forwardGears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Forward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539A8055"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color w:val="3F7F5F"/>
                <w:sz w:val="20"/>
                <w:szCs w:val="20"/>
              </w:rPr>
            </w:pPr>
            <w:proofErr w:type="spellStart"/>
            <w:r w:rsidRPr="00FD62B9">
              <w:rPr>
                <w:rFonts w:ascii="Consolas" w:hAnsi="Consolas" w:cs="Consolas"/>
                <w:b/>
                <w:bCs/>
                <w:i/>
                <w:iCs/>
                <w:color w:val="0000C0"/>
                <w:sz w:val="20"/>
                <w:szCs w:val="20"/>
              </w:rPr>
              <w:t>reverseGears</w:t>
            </w:r>
            <w:proofErr w:type="spellEnd"/>
            <w:r w:rsidRPr="00FD62B9">
              <w:rPr>
                <w:rFonts w:ascii="Consolas" w:hAnsi="Consolas" w:cs="Consolas"/>
                <w:color w:val="000000"/>
                <w:sz w:val="20"/>
                <w:szCs w:val="20"/>
              </w:rPr>
              <w:t xml:space="preserve">, </w:t>
            </w:r>
            <w:r w:rsidRPr="00FD62B9">
              <w:rPr>
                <w:rFonts w:ascii="Consolas" w:hAnsi="Consolas" w:cs="Consolas"/>
                <w:color w:val="3F7F5F"/>
                <w:sz w:val="20"/>
                <w:szCs w:val="20"/>
              </w:rPr>
              <w:t xml:space="preserve">// Reverse gears, speed relative </w:t>
            </w:r>
            <w:proofErr w:type="spellStart"/>
            <w:r w:rsidRPr="00FD62B9">
              <w:rPr>
                <w:rFonts w:ascii="Consolas" w:hAnsi="Consolas" w:cs="Consolas"/>
                <w:color w:val="3F7F5F"/>
                <w:sz w:val="20"/>
                <w:szCs w:val="20"/>
              </w:rPr>
              <w:t>the</w:t>
            </w:r>
            <w:proofErr w:type="spellEnd"/>
            <w:r w:rsidRPr="00FD62B9">
              <w:rPr>
                <w:rFonts w:ascii="Consolas" w:hAnsi="Consolas" w:cs="Consolas"/>
                <w:color w:val="3F7F5F"/>
                <w:sz w:val="20"/>
                <w:szCs w:val="20"/>
              </w:rPr>
              <w:t xml:space="preserve"> </w:t>
            </w:r>
            <w:proofErr w:type="spellStart"/>
            <w:r w:rsidRPr="00FD62B9">
              <w:rPr>
                <w:rFonts w:ascii="Consolas" w:hAnsi="Consolas" w:cs="Consolas"/>
                <w:color w:val="3F7F5F"/>
                <w:sz w:val="20"/>
                <w:szCs w:val="20"/>
              </w:rPr>
              <w:t>to</w:t>
            </w:r>
            <w:proofErr w:type="spellEnd"/>
            <w:r w:rsidRPr="00FD62B9">
              <w:rPr>
                <w:rFonts w:ascii="Consolas" w:hAnsi="Consolas" w:cs="Consolas"/>
                <w:color w:val="3F7F5F"/>
                <w:sz w:val="20"/>
                <w:szCs w:val="20"/>
              </w:rPr>
              <w:t xml:space="preserve"> vehicle alignment</w:t>
            </w:r>
          </w:p>
          <w:p w14:paraId="693A2301" w14:textId="77777777" w:rsidR="00FD62B9" w:rsidRPr="00FD62B9" w:rsidRDefault="00FD62B9" w:rsidP="00FD62B9">
            <w:pPr>
              <w:pStyle w:val="ListParagraph"/>
              <w:numPr>
                <w:ilvl w:val="0"/>
                <w:numId w:val="26"/>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966FB5" w:rsidP="0067487F">
            <w:pPr>
              <w:rPr>
                <w:rFonts w:ascii="Courier New" w:hAnsi="Courier New" w:cs="Courier New"/>
              </w:rPr>
            </w:pPr>
            <w:r>
              <w:fldChar w:fldCharType="begin"/>
            </w:r>
            <w:r>
              <w:instrText xml:space="preserve"> HYPERLINK \l "_J2735BrakeSystemStatus" </w:instrText>
            </w:r>
            <w:r>
              <w:fldChar w:fldCharType="separate"/>
            </w:r>
            <w:r w:rsidR="0067487F" w:rsidRPr="0067487F">
              <w:rPr>
                <w:rStyle w:val="Hyperlink"/>
                <w:rFonts w:ascii="Courier New" w:hAnsi="Courier New" w:cs="Courier New"/>
              </w:rPr>
              <w:t>J2735BrakeSystemStatus</w:t>
            </w:r>
            <w:r>
              <w:rPr>
                <w:rStyle w:val="Hyperlink"/>
                <w:rFonts w:ascii="Courier New" w:hAnsi="Courier New" w:cs="Courier New"/>
              </w:rPr>
              <w:fldChar w:fldCharType="end"/>
            </w:r>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966FB5" w:rsidP="0067487F">
            <w:pPr>
              <w:rPr>
                <w:rFonts w:ascii="Courier New" w:hAnsi="Courier New" w:cs="Courier New"/>
              </w:rPr>
            </w:pPr>
            <w:r>
              <w:fldChar w:fldCharType="begin"/>
            </w:r>
            <w:r>
              <w:instrText xml:space="preserve"> HYPERLINK \l "_J2735VehicleSize" </w:instrText>
            </w:r>
            <w:r>
              <w:fldChar w:fldCharType="separate"/>
            </w:r>
            <w:r w:rsidR="0067487F" w:rsidRPr="0067487F">
              <w:rPr>
                <w:rStyle w:val="Hyperlink"/>
                <w:rFonts w:ascii="Courier New" w:hAnsi="Courier New" w:cs="Courier New"/>
              </w:rPr>
              <w:t>J2735VehicleSize</w:t>
            </w:r>
            <w:r>
              <w:rPr>
                <w:rStyle w:val="Hyperlink"/>
                <w:rFonts w:ascii="Courier New" w:hAnsi="Courier New" w:cs="Courier New"/>
              </w:rPr>
              <w:fldChar w:fldCharType="end"/>
            </w:r>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732" w:name="_J2735BsmPart2Content"/>
      <w:bookmarkStart w:id="733" w:name="_Ref471884050"/>
      <w:bookmarkEnd w:id="732"/>
      <w:r w:rsidRPr="006D1B36">
        <w:t>J2735BsmPart2Content</w:t>
      </w:r>
      <w:bookmarkEnd w:id="733"/>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proofErr w:type="spellStart"/>
            <w:r>
              <w:rPr>
                <w:rFonts w:ascii="Courier New" w:hAnsi="Courier New" w:cs="Courier New"/>
              </w:rPr>
              <w:t>enum</w:t>
            </w:r>
            <w:proofErr w:type="spellEnd"/>
          </w:p>
        </w:tc>
        <w:tc>
          <w:tcPr>
            <w:tcW w:w="4679" w:type="dxa"/>
          </w:tcPr>
          <w:p w14:paraId="7083E733" w14:textId="05EA01DF" w:rsidR="0067487F" w:rsidRDefault="0067487F" w:rsidP="0067487F">
            <w:r>
              <w:t>One of:</w:t>
            </w:r>
          </w:p>
          <w:p w14:paraId="164F2820" w14:textId="77777777" w:rsidR="0067487F" w:rsidRDefault="0067487F" w:rsidP="0067487F">
            <w:pPr>
              <w:pStyle w:val="ListParagraph"/>
              <w:numPr>
                <w:ilvl w:val="0"/>
                <w:numId w:val="24"/>
              </w:numPr>
            </w:pPr>
            <w:proofErr w:type="spellStart"/>
            <w:r>
              <w:t>vehicleSafetyExt</w:t>
            </w:r>
            <w:proofErr w:type="spellEnd"/>
          </w:p>
          <w:p w14:paraId="7764976F" w14:textId="77777777" w:rsidR="0067487F" w:rsidRDefault="0067487F" w:rsidP="0067487F">
            <w:pPr>
              <w:pStyle w:val="ListParagraph"/>
              <w:numPr>
                <w:ilvl w:val="0"/>
                <w:numId w:val="24"/>
              </w:numPr>
            </w:pPr>
            <w:proofErr w:type="spellStart"/>
            <w:r>
              <w:t>specialVehicleExt</w:t>
            </w:r>
            <w:proofErr w:type="spellEnd"/>
          </w:p>
          <w:p w14:paraId="483D5FD4" w14:textId="69127834" w:rsidR="006D1B36" w:rsidRPr="003E745F" w:rsidRDefault="0067487F" w:rsidP="0067487F">
            <w:pPr>
              <w:pStyle w:val="ListParagraph"/>
              <w:numPr>
                <w:ilvl w:val="0"/>
                <w:numId w:val="24"/>
              </w:numPr>
            </w:pPr>
            <w:proofErr w:type="spellStart"/>
            <w:r>
              <w:t>supplementalVehicleExt</w:t>
            </w:r>
            <w:proofErr w:type="spellEnd"/>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966FB5" w:rsidP="0067487F">
            <w:pPr>
              <w:pStyle w:val="ListParagraph"/>
              <w:numPr>
                <w:ilvl w:val="0"/>
                <w:numId w:val="25"/>
              </w:numPr>
            </w:pPr>
            <w:r>
              <w:fldChar w:fldCharType="begin"/>
            </w:r>
            <w:r>
              <w:instrText xml:space="preserve"> HYPERLINK \l "_J2735VehicleSafetyExtensions" </w:instrText>
            </w:r>
            <w:r>
              <w:fldChar w:fldCharType="separate"/>
            </w:r>
            <w:r w:rsidR="0067487F" w:rsidRPr="0067487F">
              <w:rPr>
                <w:rStyle w:val="Hyperlink"/>
              </w:rPr>
              <w:t>J2735VehicleSafetyExtensions</w:t>
            </w:r>
            <w:r>
              <w:rPr>
                <w:rStyle w:val="Hyperlink"/>
              </w:rPr>
              <w:fldChar w:fldCharType="end"/>
            </w:r>
          </w:p>
          <w:p w14:paraId="28F1506F" w14:textId="2183E8EC" w:rsidR="0067487F" w:rsidRDefault="00966FB5" w:rsidP="0067487F">
            <w:pPr>
              <w:pStyle w:val="ListParagraph"/>
              <w:numPr>
                <w:ilvl w:val="0"/>
                <w:numId w:val="25"/>
              </w:numPr>
            </w:pPr>
            <w:r>
              <w:fldChar w:fldCharType="begin"/>
            </w:r>
            <w:r>
              <w:instrText xml:space="preserve"> HYPERLINK \l "_J2735SpecialVehicleExtensions" </w:instrText>
            </w:r>
            <w:r>
              <w:fldChar w:fldCharType="separate"/>
            </w:r>
            <w:r w:rsidR="0067487F" w:rsidRPr="0067487F">
              <w:rPr>
                <w:rStyle w:val="Hyperlink"/>
              </w:rPr>
              <w:t>J2735SpecialVehicleExtensions</w:t>
            </w:r>
            <w:r>
              <w:rPr>
                <w:rStyle w:val="Hyperlink"/>
              </w:rPr>
              <w:fldChar w:fldCharType="end"/>
            </w:r>
          </w:p>
          <w:p w14:paraId="0D8145D1" w14:textId="16594684" w:rsidR="0067487F" w:rsidRPr="003E745F" w:rsidRDefault="00966FB5" w:rsidP="0067487F">
            <w:pPr>
              <w:pStyle w:val="ListParagraph"/>
              <w:numPr>
                <w:ilvl w:val="0"/>
                <w:numId w:val="25"/>
              </w:numPr>
            </w:pPr>
            <w:r>
              <w:fldChar w:fldCharType="begin"/>
            </w:r>
            <w:r>
              <w:instrText xml:space="preserve"> HYPERLINK \l "_J2735SupplementalVehicleExtensions" </w:instrText>
            </w:r>
            <w:r>
              <w:fldChar w:fldCharType="separate"/>
            </w:r>
            <w:r w:rsidR="0067487F" w:rsidRPr="0067487F">
              <w:rPr>
                <w:rStyle w:val="Hyperlink"/>
              </w:rPr>
              <w:t>J2735SupplementalVehicleExtensions</w:t>
            </w:r>
            <w:r>
              <w:rPr>
                <w:rStyle w:val="Hyperlink"/>
              </w:rPr>
              <w:fldChar w:fldCharType="end"/>
            </w:r>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734" w:name="_5J2735Position3D"/>
      <w:bookmarkStart w:id="735" w:name="_J2735Position3D"/>
      <w:bookmarkStart w:id="736" w:name="_Toc462052335"/>
      <w:bookmarkEnd w:id="734"/>
      <w:bookmarkEnd w:id="735"/>
      <w:r>
        <w:t>J2735</w:t>
      </w:r>
      <w:r w:rsidRPr="006719D6">
        <w:t>Position3D</w:t>
      </w:r>
      <w:bookmarkEnd w:id="736"/>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lastRenderedPageBreak/>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737" w:name="_Toc456253340"/>
      <w:r>
        <w:t xml:space="preserve">Table </w:t>
      </w:r>
      <w:r w:rsidR="00D630A5">
        <w:fldChar w:fldCharType="begin"/>
      </w:r>
      <w:r w:rsidR="00D630A5">
        <w:instrText xml:space="preserve"> SEQ Table \* ARABIC </w:instrText>
      </w:r>
      <w:r w:rsidR="00D630A5">
        <w:fldChar w:fldCharType="separate"/>
      </w:r>
      <w:r w:rsidR="00FA5D0B">
        <w:rPr>
          <w:noProof/>
        </w:rPr>
        <w:t>13</w:t>
      </w:r>
      <w:r w:rsidR="00D630A5">
        <w:rPr>
          <w:noProof/>
        </w:rPr>
        <w:fldChar w:fldCharType="end"/>
      </w:r>
      <w:r>
        <w:t xml:space="preserve"> - </w:t>
      </w:r>
      <w:r w:rsidRPr="00633532">
        <w:t>OdePosition3D</w:t>
      </w:r>
      <w:bookmarkEnd w:id="737"/>
    </w:p>
    <w:p w14:paraId="6449FF60" w14:textId="77777777" w:rsidR="006D1B36" w:rsidRDefault="006D1B36" w:rsidP="000A3293"/>
    <w:p w14:paraId="594931C0" w14:textId="6D7A0BBC" w:rsidR="00BA3CFB" w:rsidRDefault="00BA3CFB" w:rsidP="000A3293">
      <w:pPr>
        <w:pStyle w:val="Heading4"/>
      </w:pPr>
      <w:bookmarkStart w:id="738" w:name="_J2735AccelerationSet4Way"/>
      <w:bookmarkEnd w:id="738"/>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proofErr w:type="spellStart"/>
            <w:r>
              <w:rPr>
                <w:rFonts w:ascii="Courier New" w:hAnsi="Courier New" w:cs="Courier New"/>
              </w:rPr>
              <w:t>accelLat</w:t>
            </w:r>
            <w:proofErr w:type="spellEnd"/>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proofErr w:type="spellStart"/>
            <w:r w:rsidRPr="000D041D">
              <w:rPr>
                <w:rFonts w:ascii="Courier New" w:hAnsi="Courier New" w:cs="Courier New"/>
              </w:rPr>
              <w:t>accelLong</w:t>
            </w:r>
            <w:proofErr w:type="spellEnd"/>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proofErr w:type="spellStart"/>
            <w:r>
              <w:rPr>
                <w:rFonts w:ascii="Courier New" w:hAnsi="Courier New" w:cs="Courier New"/>
              </w:rPr>
              <w:t>accelVert</w:t>
            </w:r>
            <w:proofErr w:type="spellEnd"/>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acceleration along the z-axis </w:t>
            </w:r>
          </w:p>
        </w:tc>
        <w:tc>
          <w:tcPr>
            <w:tcW w:w="1797" w:type="dxa"/>
          </w:tcPr>
          <w:p w14:paraId="15FE0C2F" w14:textId="77777777" w:rsidR="00FD62B9" w:rsidRPr="003E745F" w:rsidRDefault="00FD62B9" w:rsidP="00823070">
            <w:r>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proofErr w:type="spellStart"/>
            <w:r>
              <w:rPr>
                <w:rFonts w:ascii="Courier New" w:hAnsi="Courier New" w:cs="Courier New"/>
              </w:rPr>
              <w:t>accelYaw</w:t>
            </w:r>
            <w:proofErr w:type="spellEnd"/>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739" w:name="_J2735PositionalAccuracy"/>
      <w:bookmarkEnd w:id="739"/>
      <w:r w:rsidRPr="00BA3CFB">
        <w:lastRenderedPageBreak/>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proofErr w:type="spellStart"/>
            <w:r w:rsidRPr="00FD62B9">
              <w:rPr>
                <w:rFonts w:ascii="Courier New" w:hAnsi="Courier New" w:cs="Courier New"/>
              </w:rPr>
              <w:t>semiMajor</w:t>
            </w:r>
            <w:proofErr w:type="spellEnd"/>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proofErr w:type="spellStart"/>
            <w:r w:rsidRPr="00FD62B9">
              <w:rPr>
                <w:rFonts w:ascii="Courier New" w:hAnsi="Courier New" w:cs="Courier New"/>
              </w:rPr>
              <w:t>semiMinor</w:t>
            </w:r>
            <w:proofErr w:type="spellEnd"/>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740" w:name="_J2735TransmissionState"/>
      <w:bookmarkStart w:id="741" w:name="_J2735BrakeSystemStatus"/>
      <w:bookmarkEnd w:id="740"/>
      <w:bookmarkEnd w:id="741"/>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proofErr w:type="spellStart"/>
            <w:r w:rsidRPr="00FD62B9">
              <w:rPr>
                <w:rFonts w:ascii="Courier New" w:hAnsi="Courier New" w:cs="Courier New"/>
              </w:rPr>
              <w:t>wheelBrakes</w:t>
            </w:r>
            <w:proofErr w:type="spellEnd"/>
          </w:p>
        </w:tc>
        <w:tc>
          <w:tcPr>
            <w:tcW w:w="3649" w:type="dxa"/>
          </w:tcPr>
          <w:p w14:paraId="560DBC07" w14:textId="23243D72" w:rsidR="00D47416" w:rsidRPr="000D041D" w:rsidRDefault="00966FB5" w:rsidP="000A3293">
            <w:pPr>
              <w:rPr>
                <w:rFonts w:ascii="Courier New" w:hAnsi="Courier New" w:cs="Courier New"/>
              </w:rPr>
            </w:pPr>
            <w:r>
              <w:fldChar w:fldCharType="begin"/>
            </w:r>
            <w:r>
              <w:instrText xml:space="preserve"> HYPERLINK \l "_J2735BitString" </w:instrText>
            </w:r>
            <w:r>
              <w:fldChar w:fldCharType="separate"/>
            </w:r>
            <w:r w:rsidR="00D47416" w:rsidRPr="00D47416">
              <w:rPr>
                <w:rStyle w:val="Hyperlink"/>
                <w:rFonts w:ascii="Courier New" w:hAnsi="Courier New" w:cs="Courier New"/>
              </w:rPr>
              <w:t>J2735BitString</w:t>
            </w:r>
            <w:r>
              <w:rPr>
                <w:rStyle w:val="Hyperlink"/>
                <w:rFonts w:ascii="Courier New" w:hAnsi="Courier New" w:cs="Courier New"/>
              </w:rPr>
              <w:fldChar w:fldCharType="end"/>
            </w:r>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leftFront</w:t>
            </w:r>
            <w:proofErr w:type="spellEnd"/>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Pr>
                <w:rFonts w:ascii="Courier New" w:hAnsi="Courier New" w:cs="Courier New"/>
                <w:color w:val="000000"/>
                <w:sz w:val="20"/>
                <w:szCs w:val="20"/>
              </w:rPr>
              <w:t>leftRear</w:t>
            </w:r>
            <w:proofErr w:type="spellEnd"/>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proofErr w:type="spellStart"/>
            <w:r w:rsidRPr="00D47416">
              <w:rPr>
                <w:rFonts w:ascii="Courier New" w:hAnsi="Courier New" w:cs="Courier New"/>
                <w:color w:val="000000"/>
                <w:sz w:val="20"/>
                <w:szCs w:val="20"/>
              </w:rPr>
              <w:t>rightFront</w:t>
            </w:r>
            <w:proofErr w:type="spellEnd"/>
            <w:r w:rsidRPr="00D47416">
              <w:rPr>
                <w:rFonts w:ascii="Courier New" w:hAnsi="Courier New" w:cs="Courier New"/>
                <w:color w:val="000000"/>
                <w:sz w:val="20"/>
                <w:szCs w:val="20"/>
              </w:rPr>
              <w:t xml:space="preserve"> -- Right Front Active </w:t>
            </w:r>
          </w:p>
          <w:p w14:paraId="51CFECDC" w14:textId="501550EA" w:rsidR="00D47416" w:rsidRPr="003E745F" w:rsidRDefault="00D47416" w:rsidP="00AE6F0A">
            <w:pPr>
              <w:pStyle w:val="ListParagraph"/>
              <w:numPr>
                <w:ilvl w:val="0"/>
                <w:numId w:val="27"/>
              </w:numPr>
            </w:pPr>
            <w:proofErr w:type="spellStart"/>
            <w:r w:rsidRPr="00D47416">
              <w:rPr>
                <w:rFonts w:ascii="Courier New" w:hAnsi="Courier New" w:cs="Courier New"/>
                <w:color w:val="000000"/>
                <w:sz w:val="20"/>
                <w:szCs w:val="20"/>
              </w:rPr>
              <w:t>rightRear</w:t>
            </w:r>
            <w:proofErr w:type="spellEnd"/>
            <w:r w:rsidRPr="00D47416">
              <w:rPr>
                <w:rFonts w:ascii="Courier New" w:hAnsi="Courier New" w:cs="Courier New"/>
                <w:color w:val="000000"/>
                <w:sz w:val="20"/>
                <w:szCs w:val="20"/>
              </w:rPr>
              <w:t xml:space="preserve">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691E346B" w14:textId="46CDE4FB" w:rsidR="00AE6F0A" w:rsidRDefault="00AE6F0A" w:rsidP="00AE6F0A">
            <w:r>
              <w:t>One of:</w:t>
            </w:r>
          </w:p>
          <w:p w14:paraId="124AC996" w14:textId="7A47D587"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D47416">
            <w:pPr>
              <w:pStyle w:val="ListParagraph"/>
              <w:numPr>
                <w:ilvl w:val="0"/>
                <w:numId w:val="27"/>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AE6F0A">
            <w:pPr>
              <w:pStyle w:val="ListParagraph"/>
              <w:numPr>
                <w:ilvl w:val="0"/>
                <w:numId w:val="27"/>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FE0DF12" w14:textId="77777777" w:rsidR="00AE6F0A" w:rsidRDefault="00AE6F0A" w:rsidP="00AE6F0A">
            <w:r>
              <w:t>One of:</w:t>
            </w:r>
          </w:p>
          <w:p w14:paraId="4658B83D" w14:textId="7D17E7C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ABS Brakes or ABS Brakes status is unavailable </w:t>
            </w:r>
          </w:p>
          <w:p w14:paraId="54A0CF8E" w14:textId="1A5D01B9"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proofErr w:type="spellStart"/>
            <w:r w:rsidRPr="00D47416">
              <w:rPr>
                <w:rFonts w:ascii="Courier New" w:hAnsi="Courier New" w:cs="Courier New"/>
              </w:rPr>
              <w:t>scs</w:t>
            </w:r>
            <w:proofErr w:type="spellEnd"/>
          </w:p>
        </w:tc>
        <w:tc>
          <w:tcPr>
            <w:tcW w:w="3649" w:type="dxa"/>
          </w:tcPr>
          <w:p w14:paraId="60F64823" w14:textId="6F012645"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70DAA45B" w14:textId="77777777" w:rsidR="00AE6F0A" w:rsidRDefault="00AE6F0A" w:rsidP="00AE6F0A">
            <w:r>
              <w:t>One of:</w:t>
            </w:r>
          </w:p>
          <w:p w14:paraId="6DF71956" w14:textId="5F2CA932"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Not Equipped with SC or SC status is unavailable </w:t>
            </w:r>
          </w:p>
          <w:p w14:paraId="3B93E81C" w14:textId="1B178C9E"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AE6F0A">
            <w:pPr>
              <w:pStyle w:val="ListParagraph"/>
              <w:numPr>
                <w:ilvl w:val="0"/>
                <w:numId w:val="29"/>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AE6F0A">
            <w:pPr>
              <w:pStyle w:val="ListParagraph"/>
              <w:numPr>
                <w:ilvl w:val="0"/>
                <w:numId w:val="29"/>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proofErr w:type="spellStart"/>
            <w:r w:rsidRPr="00D47416">
              <w:rPr>
                <w:rFonts w:ascii="Courier New" w:hAnsi="Courier New" w:cs="Courier New"/>
              </w:rPr>
              <w:lastRenderedPageBreak/>
              <w:t>brakeBoost</w:t>
            </w:r>
            <w:proofErr w:type="spellEnd"/>
          </w:p>
        </w:tc>
        <w:tc>
          <w:tcPr>
            <w:tcW w:w="3649" w:type="dxa"/>
          </w:tcPr>
          <w:p w14:paraId="148E5C4B" w14:textId="0EE77471" w:rsidR="00D47416" w:rsidRDefault="00D47416"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0EE029C7" w14:textId="77777777" w:rsidR="00AE6F0A" w:rsidRDefault="00AE6F0A" w:rsidP="00AE6F0A">
            <w:r>
              <w:t>One of:</w:t>
            </w:r>
          </w:p>
          <w:p w14:paraId="7BF2C257" w14:textId="6577B73F" w:rsidR="00D47416" w:rsidRPr="00D47416" w:rsidRDefault="00D47416"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D47416">
            <w:pPr>
              <w:pStyle w:val="ListParagraph"/>
              <w:numPr>
                <w:ilvl w:val="0"/>
                <w:numId w:val="28"/>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D47416">
            <w:pPr>
              <w:pStyle w:val="ListParagraph"/>
              <w:numPr>
                <w:ilvl w:val="0"/>
                <w:numId w:val="28"/>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proofErr w:type="spellStart"/>
            <w:r w:rsidRPr="00D47416">
              <w:rPr>
                <w:rFonts w:ascii="Courier New" w:hAnsi="Courier New" w:cs="Courier New"/>
              </w:rPr>
              <w:t>auxBrakes</w:t>
            </w:r>
            <w:proofErr w:type="spellEnd"/>
          </w:p>
        </w:tc>
        <w:tc>
          <w:tcPr>
            <w:tcW w:w="3649" w:type="dxa"/>
          </w:tcPr>
          <w:p w14:paraId="68B6449E" w14:textId="7A9960A9" w:rsidR="00AE6F0A" w:rsidRDefault="00AE6F0A" w:rsidP="000A3293">
            <w:pPr>
              <w:rPr>
                <w:rFonts w:ascii="Courier New" w:hAnsi="Courier New" w:cs="Courier New"/>
              </w:rPr>
            </w:pPr>
            <w:proofErr w:type="spellStart"/>
            <w:r>
              <w:rPr>
                <w:rFonts w:ascii="Courier New" w:hAnsi="Courier New" w:cs="Courier New"/>
              </w:rPr>
              <w:t>enum</w:t>
            </w:r>
            <w:proofErr w:type="spellEnd"/>
          </w:p>
        </w:tc>
        <w:tc>
          <w:tcPr>
            <w:tcW w:w="7370" w:type="dxa"/>
            <w:gridSpan w:val="4"/>
          </w:tcPr>
          <w:p w14:paraId="48AF6E5D" w14:textId="77777777" w:rsidR="00AE6F0A" w:rsidRDefault="00AE6F0A" w:rsidP="00AE6F0A">
            <w:r>
              <w:t>One of:</w:t>
            </w:r>
          </w:p>
          <w:p w14:paraId="66EFEB98" w14:textId="25FD1EF5"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AE6F0A">
            <w:pPr>
              <w:pStyle w:val="ListParagraph"/>
              <w:numPr>
                <w:ilvl w:val="0"/>
                <w:numId w:val="28"/>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AE6F0A">
            <w:pPr>
              <w:pStyle w:val="ListParagraph"/>
              <w:numPr>
                <w:ilvl w:val="0"/>
                <w:numId w:val="28"/>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742" w:name="_J2735VehicleSize"/>
      <w:bookmarkEnd w:id="742"/>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743" w:name="_J2735BitString"/>
      <w:bookmarkEnd w:id="743"/>
      <w:r w:rsidRPr="0068352B">
        <w:t>J2735BitString</w:t>
      </w:r>
    </w:p>
    <w:p w14:paraId="0D9940B8" w14:textId="0CA8234F" w:rsidR="00FD62B9" w:rsidRPr="00FD62B9" w:rsidRDefault="00FD62B9" w:rsidP="00FD62B9">
      <w:r>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744" w:name="_J2735VehicleSafetyExtensions"/>
      <w:bookmarkEnd w:id="744"/>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lastRenderedPageBreak/>
              <w:t>events</w:t>
            </w:r>
          </w:p>
        </w:tc>
        <w:tc>
          <w:tcPr>
            <w:tcW w:w="3615" w:type="dxa"/>
          </w:tcPr>
          <w:p w14:paraId="0F2AB845" w14:textId="7E57D2F5" w:rsidR="00053F27" w:rsidRPr="000D041D" w:rsidRDefault="00966FB5" w:rsidP="00053F27">
            <w:pPr>
              <w:rPr>
                <w:rFonts w:ascii="Courier New" w:hAnsi="Courier New" w:cs="Courier New"/>
              </w:rPr>
            </w:pPr>
            <w:r>
              <w:fldChar w:fldCharType="begin"/>
            </w:r>
            <w:r>
              <w:instrText xml:space="preserve"> HYPERLINK \l "_J2735BitString" </w:instrText>
            </w:r>
            <w:r>
              <w:fldChar w:fldCharType="separate"/>
            </w:r>
            <w:r w:rsidR="00053F27" w:rsidRPr="00D47416">
              <w:rPr>
                <w:rStyle w:val="Hyperlink"/>
                <w:rFonts w:ascii="Courier New" w:hAnsi="Courier New" w:cs="Courier New"/>
              </w:rPr>
              <w:t>J2735BitString</w:t>
            </w:r>
            <w:r>
              <w:rPr>
                <w:rStyle w:val="Hyperlink"/>
                <w:rFonts w:ascii="Courier New" w:hAnsi="Courier New" w:cs="Courier New"/>
              </w:rPr>
              <w:fldChar w:fldCharType="end"/>
            </w:r>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053F27">
              <w:rPr>
                <w:rFonts w:ascii="Courier New" w:hAnsi="Courier New" w:cs="Courier New"/>
                <w:color w:val="000000"/>
                <w:sz w:val="24"/>
                <w:szCs w:val="24"/>
              </w:rPr>
              <w:t>eventHazardLights</w:t>
            </w:r>
            <w:proofErr w:type="spellEnd"/>
            <w:r w:rsidRPr="00053F27">
              <w:rPr>
                <w:rFonts w:ascii="Courier New" w:hAnsi="Courier New" w:cs="Courier New"/>
                <w:color w:val="000000"/>
                <w:sz w:val="24"/>
                <w:szCs w:val="24"/>
              </w:rPr>
              <w:t xml:space="preserve"> </w:t>
            </w:r>
          </w:p>
          <w:p w14:paraId="2942EA40" w14:textId="4E55B232"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eventStopLineViolation</w:t>
            </w:r>
            <w:proofErr w:type="spellEnd"/>
            <w:r w:rsidRPr="00053F27">
              <w:rPr>
                <w:rFonts w:ascii="Courier New" w:hAnsi="Courier New" w:cs="Courier New"/>
                <w:color w:val="000000"/>
                <w:sz w:val="20"/>
                <w:szCs w:val="20"/>
              </w:rPr>
              <w:t xml:space="preserve"> -- Intersection Violation </w:t>
            </w:r>
          </w:p>
          <w:p w14:paraId="072167A1" w14:textId="48A1FBB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eventABSactivated</w:t>
            </w:r>
            <w:proofErr w:type="spellEnd"/>
            <w:r w:rsidRPr="00053F27">
              <w:rPr>
                <w:rFonts w:ascii="Courier New" w:hAnsi="Courier New" w:cs="Courier New"/>
                <w:color w:val="000000"/>
                <w:sz w:val="20"/>
                <w:szCs w:val="20"/>
              </w:rPr>
              <w:t xml:space="preserve"> </w:t>
            </w:r>
          </w:p>
          <w:p w14:paraId="27913ED1" w14:textId="09423CE7"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eventTractionControlLoss</w:t>
            </w:r>
            <w:proofErr w:type="spellEnd"/>
            <w:r w:rsidRPr="00053F27">
              <w:rPr>
                <w:rFonts w:ascii="Courier New" w:hAnsi="Courier New" w:cs="Courier New"/>
                <w:color w:val="000000"/>
                <w:sz w:val="20"/>
                <w:szCs w:val="20"/>
              </w:rPr>
              <w:t xml:space="preserve"> </w:t>
            </w:r>
          </w:p>
          <w:p w14:paraId="0A239BAA" w14:textId="4D271DD8"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eventStabilityControlactivated</w:t>
            </w:r>
            <w:proofErr w:type="spellEnd"/>
            <w:r w:rsidRPr="00053F27">
              <w:rPr>
                <w:rFonts w:ascii="Courier New" w:hAnsi="Courier New" w:cs="Courier New"/>
                <w:color w:val="000000"/>
                <w:sz w:val="20"/>
                <w:szCs w:val="20"/>
              </w:rPr>
              <w:t xml:space="preserve"> </w:t>
            </w:r>
          </w:p>
          <w:p w14:paraId="13178407" w14:textId="70B0BC96"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eventHazardousMaterials</w:t>
            </w:r>
            <w:proofErr w:type="spellEnd"/>
            <w:r w:rsidRPr="00053F27">
              <w:rPr>
                <w:rFonts w:ascii="Courier New" w:hAnsi="Courier New" w:cs="Courier New"/>
                <w:color w:val="000000"/>
                <w:sz w:val="20"/>
                <w:szCs w:val="20"/>
              </w:rPr>
              <w:t xml:space="preserve"> </w:t>
            </w:r>
          </w:p>
          <w:p w14:paraId="0830CE06" w14:textId="473FAD85"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eventHardBraking</w:t>
            </w:r>
            <w:proofErr w:type="spellEnd"/>
            <w:r w:rsidRPr="00053F27">
              <w:rPr>
                <w:rFonts w:ascii="Courier New" w:hAnsi="Courier New" w:cs="Courier New"/>
                <w:color w:val="000000"/>
                <w:sz w:val="20"/>
                <w:szCs w:val="20"/>
              </w:rPr>
              <w:t xml:space="preserve"> </w:t>
            </w:r>
          </w:p>
          <w:p w14:paraId="1B261DDD" w14:textId="58FEDD3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eventLightsChanged</w:t>
            </w:r>
            <w:proofErr w:type="spellEnd"/>
            <w:r w:rsidRPr="00053F27">
              <w:rPr>
                <w:rFonts w:ascii="Courier New" w:hAnsi="Courier New" w:cs="Courier New"/>
                <w:color w:val="000000"/>
                <w:sz w:val="20"/>
                <w:szCs w:val="20"/>
              </w:rPr>
              <w:t xml:space="preserve"> </w:t>
            </w:r>
          </w:p>
          <w:p w14:paraId="20545E0F" w14:textId="447A52FD"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eventWipersChanged</w:t>
            </w:r>
            <w:proofErr w:type="spellEnd"/>
            <w:r w:rsidRPr="00053F27">
              <w:rPr>
                <w:rFonts w:ascii="Courier New" w:hAnsi="Courier New" w:cs="Courier New"/>
                <w:color w:val="000000"/>
                <w:sz w:val="20"/>
                <w:szCs w:val="20"/>
              </w:rPr>
              <w:t xml:space="preserve"> </w:t>
            </w:r>
          </w:p>
          <w:p w14:paraId="5FA936D2" w14:textId="23CE87F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eventFlatTire</w:t>
            </w:r>
            <w:proofErr w:type="spellEnd"/>
            <w:r w:rsidRPr="00053F27">
              <w:rPr>
                <w:rFonts w:ascii="Courier New" w:hAnsi="Courier New" w:cs="Courier New"/>
                <w:color w:val="000000"/>
                <w:sz w:val="20"/>
                <w:szCs w:val="20"/>
              </w:rPr>
              <w:t xml:space="preserve"> </w:t>
            </w:r>
          </w:p>
          <w:p w14:paraId="79A8FA2A" w14:textId="1DAD141B" w:rsidR="00053F27" w:rsidRPr="00053F27" w:rsidRDefault="00053F27" w:rsidP="00053F27">
            <w:pPr>
              <w:pStyle w:val="ListParagraph"/>
              <w:numPr>
                <w:ilvl w:val="0"/>
                <w:numId w:val="30"/>
              </w:numPr>
              <w:autoSpaceDE w:val="0"/>
              <w:autoSpaceDN w:val="0"/>
              <w:adjustRightInd w:val="0"/>
              <w:spacing w:before="0"/>
              <w:rPr>
                <w:rFonts w:ascii="Courier New" w:hAnsi="Courier New" w:cs="Courier New"/>
                <w:color w:val="000000"/>
                <w:sz w:val="20"/>
                <w:szCs w:val="20"/>
              </w:rPr>
            </w:pPr>
            <w:proofErr w:type="spellStart"/>
            <w:r w:rsidRPr="00053F27">
              <w:rPr>
                <w:rFonts w:ascii="Courier New" w:hAnsi="Courier New" w:cs="Courier New"/>
                <w:color w:val="000000"/>
                <w:sz w:val="20"/>
                <w:szCs w:val="20"/>
              </w:rPr>
              <w:t>eventDisabledVehicle</w:t>
            </w:r>
            <w:proofErr w:type="spellEnd"/>
            <w:r w:rsidRPr="00053F27">
              <w:rPr>
                <w:rFonts w:ascii="Courier New" w:hAnsi="Courier New" w:cs="Courier New"/>
                <w:color w:val="000000"/>
                <w:sz w:val="20"/>
                <w:szCs w:val="20"/>
              </w:rPr>
              <w:t xml:space="preserve"> -- The </w:t>
            </w:r>
            <w:proofErr w:type="spellStart"/>
            <w:r w:rsidRPr="00053F27">
              <w:rPr>
                <w:rFonts w:ascii="Courier New" w:hAnsi="Courier New" w:cs="Courier New"/>
                <w:color w:val="000000"/>
                <w:sz w:val="20"/>
                <w:szCs w:val="20"/>
              </w:rPr>
              <w:t>DisabledVehicle</w:t>
            </w:r>
            <w:proofErr w:type="spellEnd"/>
            <w:r w:rsidRPr="00053F27">
              <w:rPr>
                <w:rFonts w:ascii="Courier New" w:hAnsi="Courier New" w:cs="Courier New"/>
                <w:color w:val="000000"/>
                <w:sz w:val="20"/>
                <w:szCs w:val="20"/>
              </w:rPr>
              <w:t xml:space="preserve"> DF may also be sent </w:t>
            </w:r>
          </w:p>
          <w:p w14:paraId="70AC33F6" w14:textId="13E90B14" w:rsidR="00053F27" w:rsidRPr="003E745F" w:rsidRDefault="00053F27" w:rsidP="00053F27">
            <w:pPr>
              <w:pStyle w:val="ListParagraph"/>
              <w:numPr>
                <w:ilvl w:val="0"/>
                <w:numId w:val="30"/>
              </w:numPr>
            </w:pPr>
            <w:proofErr w:type="spellStart"/>
            <w:r w:rsidRPr="00053F27">
              <w:rPr>
                <w:rFonts w:ascii="Courier New" w:hAnsi="Courier New" w:cs="Courier New"/>
                <w:color w:val="000000"/>
                <w:sz w:val="20"/>
                <w:szCs w:val="20"/>
              </w:rPr>
              <w:t>eventAirBagDeployment</w:t>
            </w:r>
            <w:proofErr w:type="spellEnd"/>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proofErr w:type="spellStart"/>
            <w:r w:rsidRPr="00951EFA">
              <w:rPr>
                <w:rFonts w:ascii="Courier New" w:hAnsi="Courier New" w:cs="Courier New"/>
              </w:rPr>
              <w:t>pathHistory</w:t>
            </w:r>
            <w:proofErr w:type="spellEnd"/>
          </w:p>
        </w:tc>
        <w:tc>
          <w:tcPr>
            <w:tcW w:w="3615" w:type="dxa"/>
          </w:tcPr>
          <w:p w14:paraId="5728CDF8" w14:textId="45517161" w:rsidR="00053F27" w:rsidRPr="000D041D" w:rsidRDefault="00966FB5" w:rsidP="00053F27">
            <w:pPr>
              <w:rPr>
                <w:rFonts w:ascii="Courier New" w:hAnsi="Courier New" w:cs="Courier New"/>
              </w:rPr>
            </w:pPr>
            <w:r>
              <w:fldChar w:fldCharType="begin"/>
            </w:r>
            <w:r>
              <w:instrText xml:space="preserve"> HYPERLINK \l "_J2735PathHistory" </w:instrText>
            </w:r>
            <w:r>
              <w:fldChar w:fldCharType="separate"/>
            </w:r>
            <w:r w:rsidR="00951EFA" w:rsidRPr="00951EFA">
              <w:rPr>
                <w:rStyle w:val="Hyperlink"/>
                <w:rFonts w:ascii="Courier New" w:hAnsi="Courier New" w:cs="Courier New"/>
              </w:rPr>
              <w:t>J2735PathHistory</w:t>
            </w:r>
            <w:r>
              <w:rPr>
                <w:rStyle w:val="Hyperlink"/>
                <w:rFonts w:ascii="Courier New" w:hAnsi="Courier New" w:cs="Courier New"/>
              </w:rPr>
              <w:fldChar w:fldCharType="end"/>
            </w:r>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proofErr w:type="spellStart"/>
            <w:r w:rsidRPr="00951EFA">
              <w:rPr>
                <w:rFonts w:ascii="Courier New" w:hAnsi="Courier New" w:cs="Courier New"/>
              </w:rPr>
              <w:t>pathPrediction</w:t>
            </w:r>
            <w:proofErr w:type="spellEnd"/>
          </w:p>
        </w:tc>
        <w:tc>
          <w:tcPr>
            <w:tcW w:w="3615" w:type="dxa"/>
          </w:tcPr>
          <w:p w14:paraId="6320F5E5" w14:textId="6C3D98B1" w:rsidR="00951EFA" w:rsidRDefault="00966FB5" w:rsidP="00053F27">
            <w:pPr>
              <w:rPr>
                <w:rFonts w:ascii="Courier New" w:hAnsi="Courier New" w:cs="Courier New"/>
              </w:rPr>
            </w:pPr>
            <w:r>
              <w:fldChar w:fldCharType="begin"/>
            </w:r>
            <w:r>
              <w:instrText xml:space="preserve"> HYPERLINK \l "_J2735PathPrediction" </w:instrText>
            </w:r>
            <w:r>
              <w:fldChar w:fldCharType="separate"/>
            </w:r>
            <w:r w:rsidR="00951EFA" w:rsidRPr="00951EFA">
              <w:rPr>
                <w:rStyle w:val="Hyperlink"/>
                <w:rFonts w:ascii="Courier New" w:hAnsi="Courier New" w:cs="Courier New"/>
              </w:rPr>
              <w:t>J2735PathPrediction</w:t>
            </w:r>
            <w:r>
              <w:rPr>
                <w:rStyle w:val="Hyperlink"/>
                <w:rFonts w:ascii="Courier New" w:hAnsi="Courier New" w:cs="Courier New"/>
              </w:rPr>
              <w:fldChar w:fldCharType="end"/>
            </w:r>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966FB5" w:rsidP="00951EFA">
            <w:pPr>
              <w:rPr>
                <w:rFonts w:ascii="Courier New" w:hAnsi="Courier New" w:cs="Courier New"/>
              </w:rPr>
            </w:pPr>
            <w:r>
              <w:fldChar w:fldCharType="begin"/>
            </w:r>
            <w:r>
              <w:instrText xml:space="preserve"> HYPERLINK \l "_J2735BitString" </w:instrText>
            </w:r>
            <w:r>
              <w:fldChar w:fldCharType="separate"/>
            </w:r>
            <w:r w:rsidR="00951EFA" w:rsidRPr="00D47416">
              <w:rPr>
                <w:rStyle w:val="Hyperlink"/>
                <w:rFonts w:ascii="Courier New" w:hAnsi="Courier New" w:cs="Courier New"/>
              </w:rPr>
              <w:t>J2735BitString</w:t>
            </w:r>
            <w:r>
              <w:rPr>
                <w:rStyle w:val="Hyperlink"/>
                <w:rFonts w:ascii="Courier New" w:hAnsi="Courier New" w:cs="Courier New"/>
              </w:rPr>
              <w:fldChar w:fldCharType="end"/>
            </w:r>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Pr>
                <w:rFonts w:ascii="Courier New" w:hAnsi="Courier New" w:cs="Courier New"/>
                <w:color w:val="000000"/>
                <w:sz w:val="24"/>
                <w:szCs w:val="24"/>
              </w:rPr>
              <w:t>lowBeamHeadlightsOn</w:t>
            </w:r>
            <w:proofErr w:type="spellEnd"/>
          </w:p>
          <w:p w14:paraId="00295F13" w14:textId="5C004995"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highBeamHeadlightsOn</w:t>
            </w:r>
            <w:proofErr w:type="spellEnd"/>
          </w:p>
          <w:p w14:paraId="4E30FFB8" w14:textId="1213B944"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leftTurnSignalOn</w:t>
            </w:r>
            <w:proofErr w:type="spellEnd"/>
          </w:p>
          <w:p w14:paraId="48CF08F1" w14:textId="19B71AE8"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rightTurnSignalOn</w:t>
            </w:r>
            <w:proofErr w:type="spellEnd"/>
          </w:p>
          <w:p w14:paraId="4996D845" w14:textId="208FE869"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hazardSignalOn</w:t>
            </w:r>
            <w:proofErr w:type="spellEnd"/>
          </w:p>
          <w:p w14:paraId="3AF3BD49" w14:textId="4BD3CB7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automaticLightControlOn</w:t>
            </w:r>
            <w:proofErr w:type="spellEnd"/>
          </w:p>
          <w:p w14:paraId="33B17AC7" w14:textId="1731DE2A"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daytimeRunningLightsOn</w:t>
            </w:r>
            <w:proofErr w:type="spellEnd"/>
          </w:p>
          <w:p w14:paraId="3ABFF54B" w14:textId="6F24B8BD" w:rsidR="00951EFA" w:rsidRPr="00951EFA" w:rsidRDefault="00951EFA" w:rsidP="00951EFA">
            <w:pPr>
              <w:pStyle w:val="ListParagraph"/>
              <w:numPr>
                <w:ilvl w:val="0"/>
                <w:numId w:val="30"/>
              </w:numPr>
              <w:autoSpaceDE w:val="0"/>
              <w:autoSpaceDN w:val="0"/>
              <w:adjustRightInd w:val="0"/>
              <w:spacing w:before="0"/>
              <w:rPr>
                <w:rFonts w:ascii="Courier New" w:hAnsi="Courier New" w:cs="Courier New"/>
                <w:color w:val="000000"/>
                <w:sz w:val="24"/>
                <w:szCs w:val="24"/>
              </w:rPr>
            </w:pPr>
            <w:proofErr w:type="spellStart"/>
            <w:r w:rsidRPr="00951EFA">
              <w:rPr>
                <w:rFonts w:ascii="Courier New" w:hAnsi="Courier New" w:cs="Courier New"/>
                <w:color w:val="000000"/>
                <w:sz w:val="24"/>
                <w:szCs w:val="24"/>
              </w:rPr>
              <w:t>fogLightOn</w:t>
            </w:r>
            <w:proofErr w:type="spellEnd"/>
          </w:p>
          <w:p w14:paraId="461E5A65" w14:textId="6ED00F70" w:rsidR="00951EFA" w:rsidRPr="003E745F" w:rsidRDefault="00951EFA" w:rsidP="00951EFA">
            <w:pPr>
              <w:pStyle w:val="ListParagraph"/>
              <w:numPr>
                <w:ilvl w:val="0"/>
                <w:numId w:val="30"/>
              </w:numPr>
              <w:autoSpaceDE w:val="0"/>
              <w:autoSpaceDN w:val="0"/>
              <w:adjustRightInd w:val="0"/>
              <w:spacing w:before="0"/>
            </w:pPr>
            <w:proofErr w:type="spellStart"/>
            <w:r w:rsidRPr="00951EFA">
              <w:rPr>
                <w:rFonts w:ascii="Courier New" w:hAnsi="Courier New" w:cs="Courier New"/>
                <w:color w:val="000000"/>
                <w:sz w:val="24"/>
                <w:szCs w:val="24"/>
              </w:rPr>
              <w:t>parkingLightsOn</w:t>
            </w:r>
            <w:proofErr w:type="spellEnd"/>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745" w:name="_J2735SpecialVehicleExtensions"/>
      <w:bookmarkEnd w:id="745"/>
      <w:r w:rsidRPr="008F46C9">
        <w:lastRenderedPageBreak/>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proofErr w:type="spellStart"/>
            <w:r w:rsidRPr="00C119E8">
              <w:rPr>
                <w:rFonts w:ascii="Courier New" w:hAnsi="Courier New" w:cs="Courier New"/>
              </w:rPr>
              <w:t>vehicleAlerts</w:t>
            </w:r>
            <w:proofErr w:type="spellEnd"/>
          </w:p>
        </w:tc>
        <w:tc>
          <w:tcPr>
            <w:tcW w:w="3649" w:type="dxa"/>
          </w:tcPr>
          <w:p w14:paraId="6BB62F14" w14:textId="50F156EB" w:rsidR="004C4D4C" w:rsidRPr="000D041D" w:rsidRDefault="00966FB5" w:rsidP="000A3293">
            <w:pPr>
              <w:rPr>
                <w:rFonts w:ascii="Courier New" w:hAnsi="Courier New" w:cs="Courier New"/>
              </w:rPr>
            </w:pPr>
            <w:r>
              <w:fldChar w:fldCharType="begin"/>
            </w:r>
            <w:r>
              <w:instrText xml:space="preserve"> HYPERLINK \l "_J2735EmergencyDetails" </w:instrText>
            </w:r>
            <w:r>
              <w:fldChar w:fldCharType="separate"/>
            </w:r>
            <w:r w:rsidR="00C119E8" w:rsidRPr="00C119E8">
              <w:rPr>
                <w:rStyle w:val="Hyperlink"/>
                <w:rFonts w:ascii="Courier New" w:hAnsi="Courier New" w:cs="Courier New"/>
              </w:rPr>
              <w:t>J2735EmergencyDetails</w:t>
            </w:r>
            <w:r>
              <w:rPr>
                <w:rStyle w:val="Hyperlink"/>
                <w:rFonts w:ascii="Courier New" w:hAnsi="Courier New" w:cs="Courier New"/>
              </w:rPr>
              <w:fldChar w:fldCharType="end"/>
            </w:r>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966FB5" w:rsidP="000A3293">
            <w:pPr>
              <w:rPr>
                <w:rFonts w:ascii="Courier New" w:hAnsi="Courier New" w:cs="Courier New"/>
              </w:rPr>
            </w:pPr>
            <w:r>
              <w:fldChar w:fldCharType="begin"/>
            </w:r>
            <w:r>
              <w:instrText xml:space="preserve"> HYPERLINK \l "_J2735EventDescription" </w:instrText>
            </w:r>
            <w:r>
              <w:fldChar w:fldCharType="separate"/>
            </w:r>
            <w:r w:rsidR="00C119E8" w:rsidRPr="00C119E8">
              <w:rPr>
                <w:rStyle w:val="Hyperlink"/>
                <w:rFonts w:ascii="Courier New" w:hAnsi="Courier New" w:cs="Courier New"/>
              </w:rPr>
              <w:t>J2735EventDescription</w:t>
            </w:r>
            <w:r>
              <w:rPr>
                <w:rStyle w:val="Hyperlink"/>
                <w:rFonts w:ascii="Courier New" w:hAnsi="Courier New" w:cs="Courier New"/>
              </w:rPr>
              <w:fldChar w:fldCharType="end"/>
            </w:r>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966FB5" w:rsidP="000A3293">
            <w:pPr>
              <w:rPr>
                <w:rFonts w:ascii="Courier New" w:hAnsi="Courier New" w:cs="Courier New"/>
              </w:rPr>
            </w:pPr>
            <w:r>
              <w:fldChar w:fldCharType="begin"/>
            </w:r>
            <w:r>
              <w:instrText xml:space="preserve"> HYPERLINK \l "_J2735TrailerData" </w:instrText>
            </w:r>
            <w:r>
              <w:fldChar w:fldCharType="separate"/>
            </w:r>
            <w:r w:rsidR="00C119E8" w:rsidRPr="00C119E8">
              <w:rPr>
                <w:rStyle w:val="Hyperlink"/>
                <w:rFonts w:ascii="Courier New" w:hAnsi="Courier New" w:cs="Courier New"/>
              </w:rPr>
              <w:t>J2735TrailerData</w:t>
            </w:r>
            <w:r>
              <w:rPr>
                <w:rStyle w:val="Hyperlink"/>
                <w:rFonts w:ascii="Courier New" w:hAnsi="Courier New" w:cs="Courier New"/>
              </w:rPr>
              <w:fldChar w:fldCharType="end"/>
            </w:r>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746" w:name="_J2735SupplementalVehicleExtensions"/>
      <w:bookmarkEnd w:id="746"/>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proofErr w:type="spellStart"/>
            <w:r w:rsidRPr="00BB46E4">
              <w:rPr>
                <w:rFonts w:ascii="Courier New" w:hAnsi="Courier New" w:cs="Courier New"/>
              </w:rPr>
              <w:t>classDetails</w:t>
            </w:r>
            <w:proofErr w:type="spellEnd"/>
          </w:p>
        </w:tc>
        <w:tc>
          <w:tcPr>
            <w:tcW w:w="3649" w:type="dxa"/>
          </w:tcPr>
          <w:p w14:paraId="586530C2" w14:textId="731BE017" w:rsidR="004C4D4C" w:rsidRPr="000D041D" w:rsidRDefault="00966FB5" w:rsidP="000A3293">
            <w:pPr>
              <w:rPr>
                <w:rFonts w:ascii="Courier New" w:hAnsi="Courier New" w:cs="Courier New"/>
              </w:rPr>
            </w:pPr>
            <w:r>
              <w:fldChar w:fldCharType="begin"/>
            </w:r>
            <w:r>
              <w:instrText xml:space="preserve"> HYPERLINK \l "_J2735VehicleClassification" </w:instrText>
            </w:r>
            <w:r>
              <w:fldChar w:fldCharType="separate"/>
            </w:r>
            <w:r w:rsidR="00BB46E4" w:rsidRPr="00BB46E4">
              <w:rPr>
                <w:rStyle w:val="Hyperlink"/>
                <w:rFonts w:ascii="Courier New" w:hAnsi="Courier New" w:cs="Courier New"/>
              </w:rPr>
              <w:t>J2735VehicleClassification</w:t>
            </w:r>
            <w:r>
              <w:rPr>
                <w:rStyle w:val="Hyperlink"/>
                <w:rFonts w:ascii="Courier New" w:hAnsi="Courier New" w:cs="Courier New"/>
              </w:rPr>
              <w:fldChar w:fldCharType="end"/>
            </w:r>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proofErr w:type="spellStart"/>
            <w:r w:rsidRPr="00BB46E4">
              <w:rPr>
                <w:rFonts w:ascii="Courier New" w:hAnsi="Courier New" w:cs="Courier New"/>
              </w:rPr>
              <w:t>vehicleData</w:t>
            </w:r>
            <w:proofErr w:type="spellEnd"/>
          </w:p>
        </w:tc>
        <w:tc>
          <w:tcPr>
            <w:tcW w:w="3649" w:type="dxa"/>
          </w:tcPr>
          <w:p w14:paraId="649977ED" w14:textId="181FA3A2" w:rsidR="00BB46E4" w:rsidRDefault="00966FB5" w:rsidP="000A3293">
            <w:pPr>
              <w:rPr>
                <w:rFonts w:ascii="Courier New" w:hAnsi="Courier New" w:cs="Courier New"/>
              </w:rPr>
            </w:pPr>
            <w:r>
              <w:fldChar w:fldCharType="begin"/>
            </w:r>
            <w:r>
              <w:instrText xml:space="preserve"> HYPERLINK \l "_J2735VehicleData" </w:instrText>
            </w:r>
            <w:r>
              <w:fldChar w:fldCharType="separate"/>
            </w:r>
            <w:r w:rsidR="00BB46E4" w:rsidRPr="00BB46E4">
              <w:rPr>
                <w:rStyle w:val="Hyperlink"/>
                <w:rFonts w:ascii="Courier New" w:hAnsi="Courier New" w:cs="Courier New"/>
              </w:rPr>
              <w:t>J2735VehicleData</w:t>
            </w:r>
            <w:r>
              <w:rPr>
                <w:rStyle w:val="Hyperlink"/>
                <w:rFonts w:ascii="Courier New" w:hAnsi="Courier New" w:cs="Courier New"/>
              </w:rPr>
              <w:fldChar w:fldCharType="end"/>
            </w:r>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proofErr w:type="spellStart"/>
            <w:r w:rsidRPr="00E86218">
              <w:rPr>
                <w:rFonts w:ascii="Courier New" w:hAnsi="Courier New" w:cs="Courier New"/>
              </w:rPr>
              <w:t>weatherReport</w:t>
            </w:r>
            <w:proofErr w:type="spellEnd"/>
          </w:p>
        </w:tc>
        <w:tc>
          <w:tcPr>
            <w:tcW w:w="3649" w:type="dxa"/>
          </w:tcPr>
          <w:p w14:paraId="5A6AC094" w14:textId="604978EC" w:rsidR="00BB46E4" w:rsidRDefault="00966FB5" w:rsidP="000A3293">
            <w:pPr>
              <w:rPr>
                <w:rFonts w:ascii="Courier New" w:hAnsi="Courier New" w:cs="Courier New"/>
              </w:rPr>
            </w:pPr>
            <w:r>
              <w:fldChar w:fldCharType="begin"/>
            </w:r>
            <w:r>
              <w:instrText xml:space="preserve"> HYPERLINK \l "_J2735WeatherReport" </w:instrText>
            </w:r>
            <w:r>
              <w:fldChar w:fldCharType="separate"/>
            </w:r>
            <w:r w:rsidR="00E86218" w:rsidRPr="00E86218">
              <w:rPr>
                <w:rStyle w:val="Hyperlink"/>
                <w:rFonts w:ascii="Courier New" w:hAnsi="Courier New" w:cs="Courier New"/>
              </w:rPr>
              <w:t>J2735WeatherReport</w:t>
            </w:r>
            <w:r>
              <w:rPr>
                <w:rStyle w:val="Hyperlink"/>
                <w:rFonts w:ascii="Courier New" w:hAnsi="Courier New" w:cs="Courier New"/>
              </w:rPr>
              <w:fldChar w:fldCharType="end"/>
            </w:r>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proofErr w:type="spellStart"/>
            <w:r w:rsidRPr="00E86218">
              <w:rPr>
                <w:rFonts w:ascii="Courier New" w:hAnsi="Courier New" w:cs="Courier New"/>
              </w:rPr>
              <w:t>weatherProbe</w:t>
            </w:r>
            <w:proofErr w:type="spellEnd"/>
          </w:p>
        </w:tc>
        <w:tc>
          <w:tcPr>
            <w:tcW w:w="3649" w:type="dxa"/>
          </w:tcPr>
          <w:p w14:paraId="0C493F03" w14:textId="7FF79633" w:rsidR="00E86218" w:rsidRDefault="00966FB5" w:rsidP="000A3293">
            <w:pPr>
              <w:rPr>
                <w:rFonts w:ascii="Courier New" w:hAnsi="Courier New" w:cs="Courier New"/>
              </w:rPr>
            </w:pPr>
            <w:r>
              <w:fldChar w:fldCharType="begin"/>
            </w:r>
            <w:r>
              <w:instrText xml:space="preserve"> HYPERLINK \l "_J2735WeatherProbe" </w:instrText>
            </w:r>
            <w:r>
              <w:fldChar w:fldCharType="separate"/>
            </w:r>
            <w:r w:rsidR="00E86218" w:rsidRPr="00E86218">
              <w:rPr>
                <w:rStyle w:val="Hyperlink"/>
                <w:rFonts w:ascii="Courier New" w:hAnsi="Courier New" w:cs="Courier New"/>
              </w:rPr>
              <w:t>J2735WeatherProbe</w:t>
            </w:r>
            <w:r>
              <w:rPr>
                <w:rStyle w:val="Hyperlink"/>
                <w:rFonts w:ascii="Courier New" w:hAnsi="Courier New" w:cs="Courier New"/>
              </w:rPr>
              <w:fldChar w:fldCharType="end"/>
            </w:r>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966FB5" w:rsidP="000A3293">
            <w:pPr>
              <w:rPr>
                <w:rFonts w:ascii="Courier New" w:hAnsi="Courier New" w:cs="Courier New"/>
              </w:rPr>
            </w:pPr>
            <w:r>
              <w:fldChar w:fldCharType="begin"/>
            </w:r>
            <w:r>
              <w:instrText xml:space="preserve"> HYPERLINK \l "_J2735ObstacleDetection" </w:instrText>
            </w:r>
            <w:r>
              <w:fldChar w:fldCharType="separate"/>
            </w:r>
            <w:r w:rsidR="003D1AA9" w:rsidRPr="003D1AA9">
              <w:rPr>
                <w:rStyle w:val="Hyperlink"/>
                <w:rFonts w:ascii="Courier New" w:hAnsi="Courier New" w:cs="Courier New"/>
              </w:rPr>
              <w:t>J2735ObstacleDetection</w:t>
            </w:r>
            <w:r>
              <w:rPr>
                <w:rStyle w:val="Hyperlink"/>
                <w:rFonts w:ascii="Courier New" w:hAnsi="Courier New" w:cs="Courier New"/>
              </w:rPr>
              <w:fldChar w:fldCharType="end"/>
            </w:r>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966FB5" w:rsidP="000A3293">
            <w:pPr>
              <w:rPr>
                <w:rFonts w:ascii="Courier New" w:hAnsi="Courier New" w:cs="Courier New"/>
              </w:rPr>
            </w:pPr>
            <w:r>
              <w:fldChar w:fldCharType="begin"/>
            </w:r>
            <w:r>
              <w:instrText xml:space="preserve"> HYPERLINK \l "_J2735DisabledVehicle" </w:instrText>
            </w:r>
            <w:r>
              <w:fldChar w:fldCharType="separate"/>
            </w:r>
            <w:r w:rsidR="003D1AA9" w:rsidRPr="003D1AA9">
              <w:rPr>
                <w:rStyle w:val="Hyperlink"/>
                <w:rFonts w:ascii="Courier New" w:hAnsi="Courier New" w:cs="Courier New"/>
              </w:rPr>
              <w:t>J2735DisabledVehicle</w:t>
            </w:r>
            <w:r>
              <w:rPr>
                <w:rStyle w:val="Hyperlink"/>
                <w:rFonts w:ascii="Courier New" w:hAnsi="Courier New" w:cs="Courier New"/>
              </w:rPr>
              <w:fldChar w:fldCharType="end"/>
            </w:r>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proofErr w:type="spellStart"/>
            <w:r w:rsidRPr="003D1AA9">
              <w:rPr>
                <w:rFonts w:ascii="Courier New" w:hAnsi="Courier New" w:cs="Courier New"/>
              </w:rPr>
              <w:t>speedProfile</w:t>
            </w:r>
            <w:proofErr w:type="spellEnd"/>
          </w:p>
        </w:tc>
        <w:tc>
          <w:tcPr>
            <w:tcW w:w="3649" w:type="dxa"/>
          </w:tcPr>
          <w:p w14:paraId="1289871A" w14:textId="0012D343" w:rsidR="003D1AA9" w:rsidRDefault="00966FB5" w:rsidP="000A3293">
            <w:pPr>
              <w:rPr>
                <w:rFonts w:ascii="Courier New" w:hAnsi="Courier New" w:cs="Courier New"/>
              </w:rPr>
            </w:pPr>
            <w:r>
              <w:fldChar w:fldCharType="begin"/>
            </w:r>
            <w:r>
              <w:instrText xml:space="preserve"> HYPERLINK \l "_J2735SpeedProfile" </w:instrText>
            </w:r>
            <w:r>
              <w:fldChar w:fldCharType="separate"/>
            </w:r>
            <w:r w:rsidR="003D1AA9" w:rsidRPr="003D1AA9">
              <w:rPr>
                <w:rStyle w:val="Hyperlink"/>
                <w:rFonts w:ascii="Courier New" w:hAnsi="Courier New" w:cs="Courier New"/>
              </w:rPr>
              <w:t>J2735SpeedProfile</w:t>
            </w:r>
            <w:r>
              <w:rPr>
                <w:rStyle w:val="Hyperlink"/>
                <w:rFonts w:ascii="Courier New" w:hAnsi="Courier New" w:cs="Courier New"/>
              </w:rPr>
              <w:fldChar w:fldCharType="end"/>
            </w:r>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proofErr w:type="spellStart"/>
            <w:r w:rsidRPr="003D1AA9">
              <w:rPr>
                <w:rFonts w:ascii="Courier New" w:hAnsi="Courier New" w:cs="Courier New"/>
              </w:rPr>
              <w:t>theRTCM</w:t>
            </w:r>
            <w:proofErr w:type="spellEnd"/>
          </w:p>
        </w:tc>
        <w:tc>
          <w:tcPr>
            <w:tcW w:w="3649" w:type="dxa"/>
          </w:tcPr>
          <w:p w14:paraId="7D571394" w14:textId="605D2C8A" w:rsidR="003D1AA9" w:rsidRDefault="00966FB5" w:rsidP="000A3293">
            <w:pPr>
              <w:rPr>
                <w:rFonts w:ascii="Courier New" w:hAnsi="Courier New" w:cs="Courier New"/>
              </w:rPr>
            </w:pPr>
            <w:r>
              <w:fldChar w:fldCharType="begin"/>
            </w:r>
            <w:r>
              <w:instrText xml:space="preserve"> HYPERLINK \l "_J2735RTCMPackage" </w:instrText>
            </w:r>
            <w:r>
              <w:fldChar w:fldCharType="separate"/>
            </w:r>
            <w:r w:rsidR="003D1AA9" w:rsidRPr="003D1AA9">
              <w:rPr>
                <w:rStyle w:val="Hyperlink"/>
                <w:rFonts w:ascii="Courier New" w:hAnsi="Courier New" w:cs="Courier New"/>
              </w:rPr>
              <w:t>J2735RTCMPackage</w:t>
            </w:r>
            <w:r>
              <w:rPr>
                <w:rStyle w:val="Hyperlink"/>
                <w:rFonts w:ascii="Courier New" w:hAnsi="Courier New" w:cs="Courier New"/>
              </w:rPr>
              <w:fldChar w:fldCharType="end"/>
            </w:r>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"_J2735RegionalContent" </w:instrText>
            </w:r>
            <w:r w:rsidR="00966FB5">
              <w:fldChar w:fldCharType="separate"/>
            </w:r>
            <w:r w:rsidRPr="003D1AA9">
              <w:rPr>
                <w:rStyle w:val="Hyperlink"/>
                <w:rFonts w:ascii="Courier New" w:hAnsi="Courier New" w:cs="Courier New"/>
              </w:rPr>
              <w:t>J2735RegionalContent</w:t>
            </w:r>
            <w:r w:rsidR="00966FB5">
              <w:rPr>
                <w:rStyle w:val="Hyperlink"/>
                <w:rFonts w:ascii="Courier New" w:hAnsi="Courier New" w:cs="Courier New"/>
              </w:rPr>
              <w:fldChar w:fldCharType="end"/>
            </w:r>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747" w:name="_J2735PathHistory"/>
      <w:bookmarkEnd w:id="747"/>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proofErr w:type="spellStart"/>
            <w:r w:rsidRPr="00E42F1E">
              <w:rPr>
                <w:rFonts w:ascii="Courier New" w:hAnsi="Courier New" w:cs="Courier New"/>
              </w:rPr>
              <w:t>initialPosition</w:t>
            </w:r>
            <w:proofErr w:type="spellEnd"/>
          </w:p>
        </w:tc>
        <w:tc>
          <w:tcPr>
            <w:tcW w:w="3623" w:type="dxa"/>
          </w:tcPr>
          <w:p w14:paraId="4EE0266B" w14:textId="440EF446" w:rsidR="004C4D4C" w:rsidRPr="000D041D" w:rsidRDefault="00966FB5" w:rsidP="000A3293">
            <w:pPr>
              <w:rPr>
                <w:rFonts w:ascii="Courier New" w:hAnsi="Courier New" w:cs="Courier New"/>
              </w:rPr>
            </w:pPr>
            <w:r>
              <w:fldChar w:fldCharType="begin"/>
            </w:r>
            <w:r>
              <w:instrText xml:space="preserve"> HYPERLINK \l "_J2735FullPositionVector" </w:instrText>
            </w:r>
            <w:r>
              <w:fldChar w:fldCharType="separate"/>
            </w:r>
            <w:r w:rsidR="00E42F1E" w:rsidRPr="00E42F1E">
              <w:rPr>
                <w:rStyle w:val="Hyperlink"/>
                <w:rFonts w:ascii="Courier New" w:hAnsi="Courier New" w:cs="Courier New"/>
              </w:rPr>
              <w:t>J2735FullPositionVector</w:t>
            </w:r>
            <w:r>
              <w:rPr>
                <w:rStyle w:val="Hyperlink"/>
                <w:rFonts w:ascii="Courier New" w:hAnsi="Courier New" w:cs="Courier New"/>
              </w:rPr>
              <w:fldChar w:fldCharType="end"/>
            </w:r>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proofErr w:type="spellStart"/>
            <w:r w:rsidRPr="00E42F1E">
              <w:rPr>
                <w:rFonts w:ascii="Courier New" w:hAnsi="Courier New" w:cs="Courier New"/>
              </w:rPr>
              <w:t>currGNSSstatus</w:t>
            </w:r>
            <w:proofErr w:type="spellEnd"/>
          </w:p>
        </w:tc>
        <w:tc>
          <w:tcPr>
            <w:tcW w:w="3623" w:type="dxa"/>
          </w:tcPr>
          <w:p w14:paraId="21C14735" w14:textId="1733F21E" w:rsidR="00E42F1E" w:rsidRPr="000D041D" w:rsidRDefault="00966FB5" w:rsidP="00E42F1E">
            <w:pPr>
              <w:rPr>
                <w:rFonts w:ascii="Courier New" w:hAnsi="Courier New" w:cs="Courier New"/>
              </w:rPr>
            </w:pPr>
            <w:r>
              <w:fldChar w:fldCharType="begin"/>
            </w:r>
            <w:r>
              <w:instrText xml:space="preserve"> HYPERLINK \l "_J2735BitString" </w:instrText>
            </w:r>
            <w:r>
              <w:fldChar w:fldCharType="separate"/>
            </w:r>
            <w:r w:rsidR="00E42F1E" w:rsidRPr="00D47416">
              <w:rPr>
                <w:rStyle w:val="Hyperlink"/>
                <w:rFonts w:ascii="Courier New" w:hAnsi="Courier New" w:cs="Courier New"/>
              </w:rPr>
              <w:t>J2735BitString</w:t>
            </w:r>
            <w:r>
              <w:rPr>
                <w:rStyle w:val="Hyperlink"/>
                <w:rFonts w:ascii="Courier New" w:hAnsi="Courier New" w:cs="Courier New"/>
              </w:rPr>
              <w:fldChar w:fldCharType="end"/>
            </w:r>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isHealthy</w:t>
            </w:r>
            <w:proofErr w:type="spellEnd"/>
            <w:r w:rsidRPr="00E42F1E">
              <w:rPr>
                <w:rFonts w:ascii="Courier New" w:hAnsi="Courier New" w:cs="Courier New"/>
                <w:color w:val="000000"/>
                <w:sz w:val="20"/>
                <w:szCs w:val="20"/>
              </w:rPr>
              <w:t xml:space="preserve"> </w:t>
            </w:r>
          </w:p>
          <w:p w14:paraId="157E9EE2" w14:textId="601E7CFA"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isMonitored</w:t>
            </w:r>
            <w:proofErr w:type="spellEnd"/>
          </w:p>
          <w:p w14:paraId="56526B8F" w14:textId="68CACDA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baseStationType</w:t>
            </w:r>
            <w:proofErr w:type="spellEnd"/>
            <w:r w:rsidRPr="00E42F1E">
              <w:rPr>
                <w:rFonts w:ascii="Courier New" w:hAnsi="Courier New" w:cs="Courier New"/>
                <w:color w:val="000000"/>
                <w:sz w:val="20"/>
                <w:szCs w:val="20"/>
              </w:rPr>
              <w:t xml:space="preserve"> -- Set to zero if a moving base station, or if a rover device (an OBU), set to one if it is a fixed base station </w:t>
            </w:r>
          </w:p>
          <w:p w14:paraId="32F52AB0" w14:textId="6776A21F"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E42F1E">
            <w:pPr>
              <w:pStyle w:val="ListParagraph"/>
              <w:numPr>
                <w:ilvl w:val="0"/>
                <w:numId w:val="31"/>
              </w:numPr>
              <w:autoSpaceDE w:val="0"/>
              <w:autoSpaceDN w:val="0"/>
              <w:adjustRightInd w:val="0"/>
              <w:spacing w:before="0"/>
              <w:rPr>
                <w:rFonts w:ascii="Courier New" w:hAnsi="Courier New" w:cs="Courier New"/>
                <w:color w:val="000000"/>
                <w:sz w:val="20"/>
                <w:szCs w:val="20"/>
              </w:rPr>
            </w:pPr>
            <w:proofErr w:type="spellStart"/>
            <w:r w:rsidRPr="00E42F1E">
              <w:rPr>
                <w:rFonts w:ascii="Courier New" w:hAnsi="Courier New" w:cs="Courier New"/>
                <w:color w:val="000000"/>
                <w:sz w:val="20"/>
                <w:szCs w:val="20"/>
              </w:rPr>
              <w:t>localCorrectionsPresent</w:t>
            </w:r>
            <w:proofErr w:type="spellEnd"/>
            <w:r w:rsidRPr="00E42F1E">
              <w:rPr>
                <w:rFonts w:ascii="Courier New" w:hAnsi="Courier New" w:cs="Courier New"/>
                <w:color w:val="000000"/>
                <w:sz w:val="20"/>
                <w:szCs w:val="20"/>
              </w:rPr>
              <w:t xml:space="preserve"> -- DGPS type corrections used </w:t>
            </w:r>
          </w:p>
          <w:p w14:paraId="668D9360" w14:textId="6BE0221D" w:rsidR="00E42F1E" w:rsidRPr="003E745F" w:rsidRDefault="00E42F1E" w:rsidP="00E42F1E">
            <w:pPr>
              <w:pStyle w:val="ListParagraph"/>
              <w:numPr>
                <w:ilvl w:val="0"/>
                <w:numId w:val="31"/>
              </w:numPr>
            </w:pPr>
            <w:proofErr w:type="spellStart"/>
            <w:r w:rsidRPr="00E42F1E">
              <w:rPr>
                <w:rFonts w:ascii="Courier New" w:hAnsi="Courier New" w:cs="Courier New"/>
                <w:color w:val="000000"/>
                <w:sz w:val="20"/>
                <w:szCs w:val="20"/>
              </w:rPr>
              <w:t>networkCorrectionsPresent</w:t>
            </w:r>
            <w:proofErr w:type="spellEnd"/>
            <w:r w:rsidRPr="00E42F1E">
              <w:rPr>
                <w:rFonts w:ascii="Courier New" w:hAnsi="Courier New" w:cs="Courier New"/>
                <w:color w:val="000000"/>
                <w:sz w:val="20"/>
                <w:szCs w:val="20"/>
              </w:rPr>
              <w:t xml:space="preserve">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proofErr w:type="spellStart"/>
            <w:r w:rsidRPr="00E42F1E">
              <w:rPr>
                <w:rFonts w:ascii="Courier New" w:hAnsi="Courier New" w:cs="Courier New"/>
              </w:rPr>
              <w:t>crumbData</w:t>
            </w:r>
            <w:proofErr w:type="spellEnd"/>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"_J2735PathHistoryPoint" </w:instrText>
            </w:r>
            <w:r w:rsidR="00966FB5">
              <w:fldChar w:fldCharType="separate"/>
            </w:r>
            <w:r w:rsidRPr="00E42F1E">
              <w:rPr>
                <w:rStyle w:val="Hyperlink"/>
                <w:rFonts w:ascii="Courier New" w:hAnsi="Courier New" w:cs="Courier New"/>
              </w:rPr>
              <w:t>J2735PathHistoryPoint</w:t>
            </w:r>
            <w:r w:rsidR="00966FB5">
              <w:rPr>
                <w:rStyle w:val="Hyperlink"/>
                <w:rFonts w:ascii="Courier New" w:hAnsi="Courier New" w:cs="Courier New"/>
              </w:rPr>
              <w:fldChar w:fldCharType="end"/>
            </w:r>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748" w:name="_J2735PathPrediction"/>
      <w:bookmarkEnd w:id="748"/>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proofErr w:type="spellStart"/>
            <w:r w:rsidRPr="00E42F1E">
              <w:rPr>
                <w:rFonts w:ascii="Courier New" w:hAnsi="Courier New" w:cs="Courier New"/>
              </w:rPr>
              <w:t>radiusOfCurve</w:t>
            </w:r>
            <w:proofErr w:type="spellEnd"/>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749" w:name="_J2735EmergencyDetails"/>
      <w:bookmarkEnd w:id="749"/>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proofErr w:type="spellStart"/>
            <w:r w:rsidRPr="00823070">
              <w:rPr>
                <w:rFonts w:ascii="Courier New" w:hAnsi="Courier New" w:cs="Courier New"/>
              </w:rPr>
              <w:t>sspRights</w:t>
            </w:r>
            <w:proofErr w:type="spellEnd"/>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966FB5" w:rsidP="00823070">
            <w:pPr>
              <w:rPr>
                <w:rFonts w:ascii="Courier New" w:hAnsi="Courier New" w:cs="Courier New"/>
              </w:rPr>
            </w:pPr>
            <w:r>
              <w:fldChar w:fldCharType="begin"/>
            </w:r>
            <w:r>
              <w:instrText xml:space="preserve"> HYPERLINK \l "_J2735BitString" </w:instrText>
            </w:r>
            <w:r>
              <w:fldChar w:fldCharType="separate"/>
            </w:r>
            <w:r w:rsidR="00823070" w:rsidRPr="00D47416">
              <w:rPr>
                <w:rStyle w:val="Hyperlink"/>
                <w:rFonts w:ascii="Courier New" w:hAnsi="Courier New" w:cs="Courier New"/>
              </w:rPr>
              <w:t>J2735BitString</w:t>
            </w:r>
            <w:r>
              <w:rPr>
                <w:rStyle w:val="Hyperlink"/>
                <w:rFonts w:ascii="Courier New" w:hAnsi="Courier New" w:cs="Courier New"/>
              </w:rPr>
              <w:fldChar w:fldCharType="end"/>
            </w:r>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823070">
            <w:pPr>
              <w:pStyle w:val="ListParagraph"/>
              <w:numPr>
                <w:ilvl w:val="0"/>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peUnavailable</w:t>
            </w:r>
            <w:proofErr w:type="spellEnd"/>
            <w:r w:rsidRPr="00823070">
              <w:rPr>
                <w:rFonts w:ascii="Courier New" w:hAnsi="Courier New" w:cs="Courier New"/>
                <w:color w:val="000000"/>
                <w:sz w:val="20"/>
                <w:szCs w:val="20"/>
              </w:rPr>
              <w:t xml:space="preserve"> -- Not Equipped or unavailable</w:t>
            </w:r>
          </w:p>
          <w:p w14:paraId="5ADCEB06" w14:textId="77777777" w:rsidR="00823070" w:rsidRDefault="00823070" w:rsidP="00823070">
            <w:pPr>
              <w:pStyle w:val="ListParagraph"/>
              <w:numPr>
                <w:ilvl w:val="0"/>
                <w:numId w:val="32"/>
              </w:numPr>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peEmergencyResponse</w:t>
            </w:r>
            <w:proofErr w:type="spellEnd"/>
            <w:proofErr w:type="gramEnd"/>
            <w:r>
              <w:rPr>
                <w:rFonts w:ascii="Courier New" w:hAnsi="Courier New" w:cs="Courier New"/>
                <w:color w:val="000000"/>
                <w:sz w:val="20"/>
                <w:szCs w:val="20"/>
              </w:rPr>
              <w:t xml:space="preserv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823070">
            <w:pPr>
              <w:pStyle w:val="ListParagraph"/>
              <w:numPr>
                <w:ilvl w:val="0"/>
                <w:numId w:val="32"/>
              </w:numPr>
              <w:rPr>
                <w:rFonts w:ascii="Courier New" w:hAnsi="Courier New" w:cs="Courier New"/>
                <w:color w:val="000000"/>
                <w:sz w:val="20"/>
                <w:szCs w:val="20"/>
              </w:rPr>
            </w:pPr>
            <w:r w:rsidRPr="00823070">
              <w:rPr>
                <w:rFonts w:ascii="Courier New" w:hAnsi="Courier New" w:cs="Courier New"/>
                <w:color w:val="000000"/>
                <w:sz w:val="20"/>
                <w:szCs w:val="20"/>
              </w:rPr>
              <w:t xml:space="preserve">Emergency and </w:t>
            </w:r>
            <w:proofErr w:type="spellStart"/>
            <w:r w:rsidRPr="00823070">
              <w:rPr>
                <w:rFonts w:ascii="Courier New" w:hAnsi="Courier New" w:cs="Courier New"/>
                <w:color w:val="000000"/>
                <w:sz w:val="20"/>
                <w:szCs w:val="20"/>
              </w:rPr>
              <w:t>Non Emergency</w:t>
            </w:r>
            <w:proofErr w:type="spellEnd"/>
            <w:r w:rsidRPr="00823070">
              <w:rPr>
                <w:rFonts w:ascii="Courier New" w:hAnsi="Courier New" w:cs="Courier New"/>
                <w:color w:val="000000"/>
                <w:sz w:val="20"/>
                <w:szCs w:val="20"/>
              </w:rPr>
              <w:t xml:space="preserve"> Lights related</w:t>
            </w:r>
          </w:p>
          <w:p w14:paraId="4DF49FC9" w14:textId="574C523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peEmergencyLightsActive</w:t>
            </w:r>
            <w:proofErr w:type="spellEnd"/>
          </w:p>
          <w:p w14:paraId="3CA2CC7E" w14:textId="39F135F8"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peEmergencySoundActive</w:t>
            </w:r>
            <w:proofErr w:type="spellEnd"/>
          </w:p>
          <w:p w14:paraId="4C8BDBE2" w14:textId="5C761785" w:rsidR="00823070" w:rsidRPr="00823070" w:rsidRDefault="00823070" w:rsidP="00823070">
            <w:pPr>
              <w:pStyle w:val="ListParagraph"/>
              <w:numPr>
                <w:ilvl w:val="1"/>
                <w:numId w:val="32"/>
              </w:numPr>
              <w:rPr>
                <w:rFonts w:ascii="Courier New" w:hAnsi="Courier New" w:cs="Courier New"/>
                <w:color w:val="000000"/>
                <w:sz w:val="20"/>
                <w:szCs w:val="20"/>
              </w:rPr>
            </w:pPr>
            <w:proofErr w:type="spellStart"/>
            <w:r w:rsidRPr="00823070">
              <w:rPr>
                <w:rFonts w:ascii="Courier New" w:hAnsi="Courier New" w:cs="Courier New"/>
                <w:color w:val="000000"/>
                <w:sz w:val="20"/>
                <w:szCs w:val="20"/>
              </w:rPr>
              <w:t>peNonEmergencyLightsActive</w:t>
            </w:r>
            <w:proofErr w:type="spellEnd"/>
          </w:p>
          <w:p w14:paraId="450C9F75" w14:textId="2C7F4C56" w:rsidR="00823070" w:rsidRPr="003E745F" w:rsidRDefault="00823070" w:rsidP="00823070">
            <w:pPr>
              <w:pStyle w:val="ListParagraph"/>
              <w:numPr>
                <w:ilvl w:val="1"/>
                <w:numId w:val="32"/>
              </w:numPr>
            </w:pPr>
            <w:proofErr w:type="spellStart"/>
            <w:r w:rsidRPr="00823070">
              <w:rPr>
                <w:rFonts w:ascii="Courier New" w:hAnsi="Courier New" w:cs="Courier New"/>
                <w:color w:val="000000"/>
                <w:sz w:val="20"/>
                <w:szCs w:val="20"/>
              </w:rPr>
              <w:t>peNonEmergencySoundActive</w:t>
            </w:r>
            <w:proofErr w:type="spellEnd"/>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proofErr w:type="spellStart"/>
            <w:r w:rsidRPr="00823070">
              <w:rPr>
                <w:rFonts w:ascii="Courier New" w:hAnsi="Courier New" w:cs="Courier New"/>
              </w:rPr>
              <w:t>lightsUse</w:t>
            </w:r>
            <w:proofErr w:type="spellEnd"/>
          </w:p>
        </w:tc>
        <w:tc>
          <w:tcPr>
            <w:tcW w:w="3152" w:type="dxa"/>
          </w:tcPr>
          <w:p w14:paraId="33B28217" w14:textId="7800A713"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C16702C" w14:textId="77777777" w:rsidR="00823070" w:rsidRDefault="00823070" w:rsidP="00823070">
            <w:r>
              <w:t>One of:</w:t>
            </w:r>
          </w:p>
          <w:p w14:paraId="4DF32D11" w14:textId="77777777"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0B5AA6D0" w14:textId="627855C3"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2FBE39C7" w14:textId="083CC91E"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yellowCautionLights</w:t>
            </w:r>
            <w:proofErr w:type="spellEnd"/>
            <w:r w:rsidRPr="00823070">
              <w:rPr>
                <w:rFonts w:ascii="Consolas" w:hAnsi="Consolas" w:cs="Consolas"/>
                <w:color w:val="000000"/>
                <w:sz w:val="20"/>
                <w:szCs w:val="20"/>
              </w:rPr>
              <w:t>,</w:t>
            </w:r>
          </w:p>
          <w:p w14:paraId="2FBB5452" w14:textId="1173BE30"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schooldBusLights</w:t>
            </w:r>
            <w:proofErr w:type="spellEnd"/>
            <w:r w:rsidRPr="00823070">
              <w:rPr>
                <w:rFonts w:ascii="Consolas" w:hAnsi="Consolas" w:cs="Consolas"/>
                <w:color w:val="000000"/>
                <w:sz w:val="20"/>
                <w:szCs w:val="20"/>
              </w:rPr>
              <w:t>,</w:t>
            </w:r>
          </w:p>
          <w:p w14:paraId="409E9D23" w14:textId="328DB8D1"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arrowSignsActive</w:t>
            </w:r>
            <w:proofErr w:type="spellEnd"/>
            <w:r w:rsidRPr="00823070">
              <w:rPr>
                <w:rFonts w:ascii="Consolas" w:hAnsi="Consolas" w:cs="Consolas"/>
                <w:color w:val="000000"/>
                <w:sz w:val="20"/>
                <w:szCs w:val="20"/>
              </w:rPr>
              <w:t>,</w:t>
            </w:r>
          </w:p>
          <w:p w14:paraId="1FFF2F45" w14:textId="0F621BEC" w:rsidR="00823070" w:rsidRPr="00823070" w:rsidRDefault="00823070" w:rsidP="00823070">
            <w:pPr>
              <w:pStyle w:val="ListParagraph"/>
              <w:numPr>
                <w:ilvl w:val="0"/>
                <w:numId w:val="33"/>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slowMovingVehicle</w:t>
            </w:r>
            <w:proofErr w:type="spellEnd"/>
            <w:r w:rsidRPr="00823070">
              <w:rPr>
                <w:rFonts w:ascii="Consolas" w:hAnsi="Consolas" w:cs="Consolas"/>
                <w:color w:val="000000"/>
                <w:sz w:val="20"/>
                <w:szCs w:val="20"/>
              </w:rPr>
              <w:t>,</w:t>
            </w:r>
          </w:p>
          <w:p w14:paraId="62356A8C" w14:textId="1088DD9F" w:rsidR="00823070" w:rsidRDefault="00823070" w:rsidP="00823070">
            <w:pPr>
              <w:pStyle w:val="ListParagraph"/>
              <w:numPr>
                <w:ilvl w:val="0"/>
                <w:numId w:val="33"/>
              </w:numPr>
            </w:pPr>
            <w:proofErr w:type="spellStart"/>
            <w:r w:rsidRPr="00823070">
              <w:rPr>
                <w:rFonts w:ascii="Consolas" w:hAnsi="Consolas" w:cs="Consolas"/>
                <w:b/>
                <w:bCs/>
                <w:i/>
                <w:iCs/>
                <w:color w:val="0000C0"/>
                <w:sz w:val="20"/>
                <w:szCs w:val="20"/>
              </w:rPr>
              <w:t>freqStops</w:t>
            </w:r>
            <w:proofErr w:type="spellEnd"/>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43B48442" w14:textId="77777777" w:rsidR="00823070" w:rsidRDefault="00823070" w:rsidP="00823070">
            <w:r>
              <w:t>One of:</w:t>
            </w:r>
          </w:p>
          <w:p w14:paraId="326FA161" w14:textId="77777777"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7F8EC2ED" w14:textId="10903CFD"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singleVehicle</w:t>
            </w:r>
            <w:proofErr w:type="spellEnd"/>
            <w:r w:rsidRPr="00823070">
              <w:rPr>
                <w:rFonts w:ascii="Consolas" w:hAnsi="Consolas" w:cs="Consolas"/>
                <w:color w:val="000000"/>
                <w:sz w:val="20"/>
                <w:szCs w:val="20"/>
              </w:rPr>
              <w:t>,</w:t>
            </w:r>
          </w:p>
          <w:p w14:paraId="22D9033F" w14:textId="08807262" w:rsidR="00823070" w:rsidRPr="00823070" w:rsidRDefault="00823070" w:rsidP="00823070">
            <w:pPr>
              <w:pStyle w:val="ListParagraph"/>
              <w:numPr>
                <w:ilvl w:val="0"/>
                <w:numId w:val="34"/>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multiVehicle</w:t>
            </w:r>
            <w:proofErr w:type="spellEnd"/>
            <w:r w:rsidRPr="00823070">
              <w:rPr>
                <w:rFonts w:ascii="Consolas" w:hAnsi="Consolas" w:cs="Consolas"/>
                <w:color w:val="000000"/>
                <w:sz w:val="20"/>
                <w:szCs w:val="20"/>
              </w:rPr>
              <w:t>,</w:t>
            </w:r>
          </w:p>
          <w:p w14:paraId="55B9EC47" w14:textId="42B0BD1E" w:rsidR="00823070" w:rsidRDefault="00823070" w:rsidP="00823070">
            <w:pPr>
              <w:pStyle w:val="ListParagraph"/>
              <w:numPr>
                <w:ilvl w:val="0"/>
                <w:numId w:val="34"/>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proofErr w:type="spellStart"/>
            <w:r w:rsidRPr="00823070">
              <w:rPr>
                <w:rFonts w:ascii="Courier New" w:hAnsi="Courier New" w:cs="Courier New"/>
              </w:rPr>
              <w:t>responseType</w:t>
            </w:r>
            <w:proofErr w:type="spellEnd"/>
          </w:p>
        </w:tc>
        <w:tc>
          <w:tcPr>
            <w:tcW w:w="3152" w:type="dxa"/>
          </w:tcPr>
          <w:p w14:paraId="4AAF4E2C" w14:textId="1476B7F8"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297C71E6" w14:textId="77777777" w:rsidR="00823070" w:rsidRDefault="00823070" w:rsidP="00823070">
            <w:r>
              <w:t>One of:</w:t>
            </w:r>
          </w:p>
          <w:p w14:paraId="2F5A7BF0" w14:textId="77777777"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notInUseOrNotEquipped</w:t>
            </w:r>
            <w:proofErr w:type="spellEnd"/>
            <w:r w:rsidRPr="00823070">
              <w:rPr>
                <w:rFonts w:ascii="Consolas" w:hAnsi="Consolas" w:cs="Consolas"/>
                <w:color w:val="000000"/>
                <w:sz w:val="20"/>
                <w:szCs w:val="20"/>
              </w:rPr>
              <w:t>,</w:t>
            </w:r>
          </w:p>
          <w:p w14:paraId="3D517131" w14:textId="49B0F60C"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nonEmergency</w:t>
            </w:r>
            <w:proofErr w:type="spellEnd"/>
            <w:r w:rsidRPr="00823070">
              <w:rPr>
                <w:rFonts w:ascii="Consolas" w:hAnsi="Consolas" w:cs="Consolas"/>
                <w:color w:val="000000"/>
                <w:sz w:val="20"/>
                <w:szCs w:val="20"/>
              </w:rPr>
              <w:t>,</w:t>
            </w:r>
          </w:p>
          <w:p w14:paraId="041A5706" w14:textId="26A2B553"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pursuit</w:t>
            </w:r>
            <w:r w:rsidRPr="00823070">
              <w:rPr>
                <w:rFonts w:ascii="Consolas" w:hAnsi="Consolas" w:cs="Consolas"/>
                <w:color w:val="000000"/>
                <w:sz w:val="20"/>
                <w:szCs w:val="20"/>
              </w:rPr>
              <w:t>,</w:t>
            </w:r>
          </w:p>
          <w:p w14:paraId="01892BAB" w14:textId="4B12ED52"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823070">
            <w:pPr>
              <w:pStyle w:val="ListParagraph"/>
              <w:numPr>
                <w:ilvl w:val="0"/>
                <w:numId w:val="35"/>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slowMoving</w:t>
            </w:r>
            <w:proofErr w:type="spellEnd"/>
            <w:r w:rsidRPr="00823070">
              <w:rPr>
                <w:rFonts w:ascii="Consolas" w:hAnsi="Consolas" w:cs="Consolas"/>
                <w:color w:val="000000"/>
                <w:sz w:val="20"/>
                <w:szCs w:val="20"/>
              </w:rPr>
              <w:t>,</w:t>
            </w:r>
          </w:p>
          <w:p w14:paraId="4256D430" w14:textId="6B7BE799" w:rsidR="00823070" w:rsidRDefault="00823070" w:rsidP="00823070">
            <w:pPr>
              <w:pStyle w:val="ListParagraph"/>
              <w:numPr>
                <w:ilvl w:val="0"/>
                <w:numId w:val="35"/>
              </w:numPr>
            </w:pPr>
            <w:proofErr w:type="spellStart"/>
            <w:r w:rsidRPr="00823070">
              <w:rPr>
                <w:rFonts w:ascii="Consolas" w:hAnsi="Consolas" w:cs="Consolas"/>
                <w:b/>
                <w:bCs/>
                <w:i/>
                <w:iCs/>
                <w:color w:val="0000C0"/>
                <w:sz w:val="20"/>
                <w:szCs w:val="20"/>
              </w:rPr>
              <w:t>stopAndGoMovement</w:t>
            </w:r>
            <w:proofErr w:type="spellEnd"/>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proofErr w:type="spellStart"/>
            <w:r w:rsidRPr="00823070">
              <w:rPr>
                <w:rFonts w:ascii="Courier New" w:hAnsi="Courier New" w:cs="Courier New"/>
              </w:rPr>
              <w:lastRenderedPageBreak/>
              <w:t>sirenUse</w:t>
            </w:r>
            <w:proofErr w:type="spellEnd"/>
          </w:p>
        </w:tc>
        <w:tc>
          <w:tcPr>
            <w:tcW w:w="3152" w:type="dxa"/>
          </w:tcPr>
          <w:p w14:paraId="11CF5E18" w14:textId="3396E539" w:rsidR="00823070" w:rsidRDefault="00823070" w:rsidP="00823070">
            <w:pPr>
              <w:rPr>
                <w:rFonts w:ascii="Courier New" w:hAnsi="Courier New" w:cs="Courier New"/>
              </w:rPr>
            </w:pPr>
            <w:proofErr w:type="spellStart"/>
            <w:r>
              <w:rPr>
                <w:rFonts w:ascii="Courier New" w:hAnsi="Courier New" w:cs="Courier New"/>
              </w:rPr>
              <w:t>Enum</w:t>
            </w:r>
            <w:proofErr w:type="spellEnd"/>
          </w:p>
        </w:tc>
        <w:tc>
          <w:tcPr>
            <w:tcW w:w="7972" w:type="dxa"/>
            <w:gridSpan w:val="4"/>
          </w:tcPr>
          <w:p w14:paraId="3EE48417" w14:textId="77777777" w:rsidR="00823070" w:rsidRDefault="00823070" w:rsidP="00823070">
            <w:r>
              <w:t>One of:</w:t>
            </w:r>
          </w:p>
          <w:p w14:paraId="29299A40" w14:textId="508E969D"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notInUse</w:t>
            </w:r>
            <w:proofErr w:type="spellEnd"/>
            <w:r w:rsidRPr="00823070">
              <w:rPr>
                <w:rFonts w:ascii="Consolas" w:hAnsi="Consolas" w:cs="Consolas"/>
                <w:color w:val="000000"/>
                <w:sz w:val="20"/>
                <w:szCs w:val="20"/>
              </w:rPr>
              <w:t>,</w:t>
            </w:r>
          </w:p>
          <w:p w14:paraId="32F4F693" w14:textId="1EC9A215" w:rsidR="00823070" w:rsidRPr="00823070" w:rsidRDefault="00823070" w:rsidP="00823070">
            <w:pPr>
              <w:pStyle w:val="ListParagraph"/>
              <w:numPr>
                <w:ilvl w:val="0"/>
                <w:numId w:val="36"/>
              </w:numPr>
              <w:autoSpaceDE w:val="0"/>
              <w:autoSpaceDN w:val="0"/>
              <w:adjustRightInd w:val="0"/>
              <w:spacing w:before="0"/>
              <w:rPr>
                <w:rFonts w:ascii="Consolas" w:hAnsi="Consolas" w:cs="Consolas"/>
                <w:sz w:val="20"/>
                <w:szCs w:val="20"/>
              </w:rPr>
            </w:pPr>
            <w:proofErr w:type="spellStart"/>
            <w:r w:rsidRPr="00823070">
              <w:rPr>
                <w:rFonts w:ascii="Consolas" w:hAnsi="Consolas" w:cs="Consolas"/>
                <w:b/>
                <w:bCs/>
                <w:i/>
                <w:iCs/>
                <w:color w:val="0000C0"/>
                <w:sz w:val="20"/>
                <w:szCs w:val="20"/>
              </w:rPr>
              <w:t>inUse</w:t>
            </w:r>
            <w:proofErr w:type="spellEnd"/>
            <w:r w:rsidRPr="00823070">
              <w:rPr>
                <w:rFonts w:ascii="Consolas" w:hAnsi="Consolas" w:cs="Consolas"/>
                <w:color w:val="000000"/>
                <w:sz w:val="20"/>
                <w:szCs w:val="20"/>
              </w:rPr>
              <w:t>,</w:t>
            </w:r>
          </w:p>
          <w:p w14:paraId="5B59873F" w14:textId="444C4E63" w:rsidR="00823070" w:rsidRPr="00315A14" w:rsidRDefault="00823070" w:rsidP="00823070">
            <w:pPr>
              <w:pStyle w:val="ListParagraph"/>
              <w:numPr>
                <w:ilvl w:val="0"/>
                <w:numId w:val="36"/>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750" w:name="_J2735EventDescription"/>
      <w:bookmarkEnd w:id="750"/>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 xml:space="preserve">1 to 8 </w:t>
            </w:r>
            <w:proofErr w:type="spellStart"/>
            <w:r>
              <w:rPr>
                <w:sz w:val="20"/>
                <w:szCs w:val="20"/>
              </w:rPr>
              <w:t>ITIS.ITIScodes</w:t>
            </w:r>
            <w:proofErr w:type="spellEnd"/>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966FB5" w:rsidP="000A3293">
            <w:pPr>
              <w:rPr>
                <w:rFonts w:ascii="Courier New" w:hAnsi="Courier New" w:cs="Courier New"/>
              </w:rPr>
            </w:pPr>
            <w:r>
              <w:fldChar w:fldCharType="begin"/>
            </w:r>
            <w:r>
              <w:instrText xml:space="preserve"> HYPERLINK \l "_J2735Extent" </w:instrText>
            </w:r>
            <w:r>
              <w:fldChar w:fldCharType="separate"/>
            </w:r>
            <w:r w:rsidR="00315A14" w:rsidRPr="00315A14">
              <w:rPr>
                <w:rStyle w:val="Hyperlink"/>
                <w:rFonts w:ascii="Courier New" w:hAnsi="Courier New" w:cs="Courier New"/>
              </w:rPr>
              <w:t>J2735Extent</w:t>
            </w:r>
            <w:r>
              <w:rPr>
                <w:rStyle w:val="Hyperlink"/>
                <w:rFonts w:ascii="Courier New" w:hAnsi="Courier New" w:cs="Courier New"/>
              </w:rPr>
              <w:fldChar w:fldCharType="end"/>
            </w:r>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966FB5" w:rsidP="00315A14">
            <w:pPr>
              <w:rPr>
                <w:rFonts w:ascii="Courier New" w:hAnsi="Courier New" w:cs="Courier New"/>
              </w:rPr>
            </w:pPr>
            <w:r>
              <w:fldChar w:fldCharType="begin"/>
            </w:r>
            <w:r>
              <w:instrText xml:space="preserve"> HYPERLINK \l "_J2735BitString" </w:instrText>
            </w:r>
            <w:r>
              <w:fldChar w:fldCharType="separate"/>
            </w:r>
            <w:r w:rsidR="00315A14" w:rsidRPr="00D47416">
              <w:rPr>
                <w:rStyle w:val="Hyperlink"/>
                <w:rFonts w:ascii="Courier New" w:hAnsi="Courier New" w:cs="Courier New"/>
              </w:rPr>
              <w:t>J2735BitString</w:t>
            </w:r>
            <w:r>
              <w:rPr>
                <w:rStyle w:val="Hyperlink"/>
                <w:rFonts w:ascii="Courier New" w:hAnsi="Courier New" w:cs="Courier New"/>
              </w:rPr>
              <w:fldChar w:fldCharType="end"/>
            </w:r>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from090-0to112-5degrees</w:t>
            </w:r>
          </w:p>
          <w:p w14:paraId="4B56E915" w14:textId="5F060F8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lastRenderedPageBreak/>
              <w:t>from270-0to292-5degrees</w:t>
            </w:r>
          </w:p>
          <w:p w14:paraId="4A2B7712" w14:textId="1B3375D2"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315A14">
            <w:pPr>
              <w:pStyle w:val="ListParagraph"/>
              <w:numPr>
                <w:ilvl w:val="0"/>
                <w:numId w:val="37"/>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315A14">
            <w:pPr>
              <w:pStyle w:val="ListParagraph"/>
              <w:numPr>
                <w:ilvl w:val="0"/>
                <w:numId w:val="37"/>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proofErr w:type="spellStart"/>
            <w:r w:rsidRPr="00297A50">
              <w:rPr>
                <w:rFonts w:ascii="Courier New" w:hAnsi="Courier New" w:cs="Courier New"/>
              </w:rPr>
              <w:t>typeEvent</w:t>
            </w:r>
            <w:proofErr w:type="spellEnd"/>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 xml:space="preserve">A code from the list of </w:t>
            </w:r>
            <w:proofErr w:type="spellStart"/>
            <w:r>
              <w:rPr>
                <w:sz w:val="20"/>
                <w:szCs w:val="20"/>
              </w:rPr>
              <w:t>ITIS.ITIScodes</w:t>
            </w:r>
            <w:proofErr w:type="spellEnd"/>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"_J2735RegionalContent" </w:instrText>
            </w:r>
            <w:r w:rsidR="00966FB5">
              <w:fldChar w:fldCharType="separate"/>
            </w:r>
            <w:r w:rsidRPr="003D1AA9">
              <w:rPr>
                <w:rStyle w:val="Hyperlink"/>
                <w:rFonts w:ascii="Courier New" w:hAnsi="Courier New" w:cs="Courier New"/>
              </w:rPr>
              <w:t>J2735RegionalContent</w:t>
            </w:r>
            <w:r w:rsidR="00966FB5">
              <w:rPr>
                <w:rStyle w:val="Hyperlink"/>
                <w:rFonts w:ascii="Courier New" w:hAnsi="Courier New" w:cs="Courier New"/>
              </w:rPr>
              <w:fldChar w:fldCharType="end"/>
            </w:r>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751" w:name="_J2735TrailerData"/>
      <w:bookmarkEnd w:id="751"/>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proofErr w:type="spellStart"/>
            <w:r w:rsidRPr="00823070">
              <w:rPr>
                <w:rFonts w:ascii="Courier New" w:hAnsi="Courier New" w:cs="Courier New"/>
              </w:rPr>
              <w:t>sspRights</w:t>
            </w:r>
            <w:proofErr w:type="spellEnd"/>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966FB5" w:rsidP="000A3293">
            <w:pPr>
              <w:rPr>
                <w:rFonts w:ascii="Courier New" w:hAnsi="Courier New" w:cs="Courier New"/>
              </w:rPr>
            </w:pPr>
            <w:r>
              <w:fldChar w:fldCharType="begin"/>
            </w:r>
            <w:r>
              <w:instrText xml:space="preserve"> HYPERLINK \l "_J2735PivotPointDescription" </w:instrText>
            </w:r>
            <w:r>
              <w:fldChar w:fldCharType="separate"/>
            </w:r>
            <w:r w:rsidR="00984AB8" w:rsidRPr="00984AB8">
              <w:rPr>
                <w:rStyle w:val="Hyperlink"/>
                <w:rFonts w:ascii="Courier New" w:hAnsi="Courier New" w:cs="Courier New"/>
              </w:rPr>
              <w:t>J2735PivotPointDescription</w:t>
            </w:r>
            <w:r>
              <w:rPr>
                <w:rStyle w:val="Hyperlink"/>
                <w:rFonts w:ascii="Courier New" w:hAnsi="Courier New" w:cs="Courier New"/>
              </w:rPr>
              <w:fldChar w:fldCharType="end"/>
            </w:r>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r w:rsidR="00966FB5">
              <w:fldChar w:fldCharType="begin"/>
            </w:r>
            <w:r w:rsidR="00966FB5">
              <w:instrText xml:space="preserve"> HYPERLINK \l "_J2735TrailerUnitDescription" </w:instrText>
            </w:r>
            <w:r w:rsidR="00966FB5">
              <w:fldChar w:fldCharType="separate"/>
            </w:r>
            <w:r w:rsidRPr="00984AB8">
              <w:rPr>
                <w:rStyle w:val="Hyperlink"/>
                <w:rFonts w:ascii="Courier New" w:hAnsi="Courier New" w:cs="Courier New"/>
              </w:rPr>
              <w:t>J2735TrailerUnitDescription</w:t>
            </w:r>
            <w:r w:rsidR="00966FB5">
              <w:rPr>
                <w:rStyle w:val="Hyperlink"/>
                <w:rFonts w:ascii="Courier New" w:hAnsi="Courier New" w:cs="Courier New"/>
              </w:rPr>
              <w:fldChar w:fldCharType="end"/>
            </w:r>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752" w:name="_J2735VehicleClassification"/>
      <w:bookmarkEnd w:id="752"/>
      <w:r w:rsidRPr="008A2877">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proofErr w:type="spellStart"/>
            <w:r w:rsidRPr="00D043A2">
              <w:rPr>
                <w:rFonts w:ascii="Courier New" w:hAnsi="Courier New" w:cs="Courier New"/>
              </w:rPr>
              <w:t>fuelType</w:t>
            </w:r>
            <w:proofErr w:type="spellEnd"/>
          </w:p>
        </w:tc>
        <w:tc>
          <w:tcPr>
            <w:tcW w:w="3550" w:type="dxa"/>
          </w:tcPr>
          <w:p w14:paraId="1CA07BC7" w14:textId="04D7A73D"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26FDDC88" w14:textId="77777777" w:rsidR="00813084" w:rsidRDefault="00813084" w:rsidP="000A3293">
            <w:r>
              <w:t>One of:</w:t>
            </w:r>
          </w:p>
          <w:p w14:paraId="7BF28D62" w14:textId="111D4E8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highlight w:val="lightGray"/>
              </w:rPr>
              <w:t>unknownFuel</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0 -- Gasoline Powered</w:t>
            </w:r>
          </w:p>
          <w:p w14:paraId="2326E057" w14:textId="105A2CCD"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1</w:t>
            </w:r>
          </w:p>
          <w:p w14:paraId="25792746" w14:textId="3621B77F"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2 -- Including blends</w:t>
            </w:r>
          </w:p>
          <w:p w14:paraId="33E46EB7" w14:textId="3EC2F21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lastRenderedPageBreak/>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3 -- All types</w:t>
            </w:r>
          </w:p>
          <w:p w14:paraId="5D78247E" w14:textId="4A67F205"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4</w:t>
            </w:r>
          </w:p>
          <w:p w14:paraId="651CD096" w14:textId="5D684E1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5 -- All types</w:t>
            </w:r>
          </w:p>
          <w:p w14:paraId="1D7AEA07" w14:textId="467F38EE"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6</w:t>
            </w:r>
          </w:p>
          <w:p w14:paraId="0F70D8BA" w14:textId="33BF51A6"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natGasLiquid</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7 -- Liquefied</w:t>
            </w:r>
          </w:p>
          <w:p w14:paraId="7737044D" w14:textId="739FCDC0"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natGasComp</w:t>
            </w:r>
            <w:proofErr w:type="spellEnd"/>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8 -- Compressed</w:t>
            </w:r>
          </w:p>
          <w:p w14:paraId="14ACE8AC" w14:textId="5C538A7C" w:rsidR="00813084" w:rsidRPr="00813084" w:rsidRDefault="00813084" w:rsidP="00813084">
            <w:pPr>
              <w:pStyle w:val="ListParagraph"/>
              <w:numPr>
                <w:ilvl w:val="0"/>
                <w:numId w:val="38"/>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xml:space="preserve">// </w:t>
            </w:r>
            <w:proofErr w:type="spellStart"/>
            <w:r w:rsidRPr="00813084">
              <w:rPr>
                <w:rFonts w:ascii="Consolas" w:hAnsi="Consolas" w:cs="Consolas"/>
                <w:color w:val="3F7F5F"/>
                <w:sz w:val="20"/>
                <w:szCs w:val="20"/>
              </w:rPr>
              <w:t>FuelType</w:t>
            </w:r>
            <w:proofErr w:type="spellEnd"/>
            <w:r w:rsidRPr="00813084">
              <w:rPr>
                <w:rFonts w:ascii="Consolas" w:hAnsi="Consolas" w:cs="Consolas"/>
                <w:color w:val="3F7F5F"/>
                <w:sz w:val="20"/>
                <w:szCs w:val="20"/>
              </w:rPr>
              <w:t>::=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proofErr w:type="spellStart"/>
            <w:r w:rsidRPr="00813084">
              <w:rPr>
                <w:rFonts w:ascii="Courier New" w:hAnsi="Courier New" w:cs="Courier New"/>
              </w:rPr>
              <w:lastRenderedPageBreak/>
              <w:t>hpmsType</w:t>
            </w:r>
            <w:proofErr w:type="spellEnd"/>
          </w:p>
        </w:tc>
        <w:tc>
          <w:tcPr>
            <w:tcW w:w="3550" w:type="dxa"/>
          </w:tcPr>
          <w:p w14:paraId="2CE1B83F" w14:textId="0D4BF899" w:rsidR="00813084" w:rsidRPr="000D041D" w:rsidRDefault="00813084"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33E972CE" w14:textId="77777777" w:rsidR="00813084" w:rsidRDefault="00813084" w:rsidP="000A3293">
            <w:r>
              <w:t>One of:</w:t>
            </w:r>
          </w:p>
          <w:p w14:paraId="374A10C8" w14:textId="51CD47D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proofErr w:type="spellStart"/>
            <w:r w:rsidRPr="00813084">
              <w:rPr>
                <w:rFonts w:ascii="Consolas" w:hAnsi="Consolas" w:cs="Consolas"/>
                <w:b/>
                <w:bCs/>
                <w:i/>
                <w:iCs/>
                <w:color w:val="0000C0"/>
                <w:sz w:val="20"/>
                <w:szCs w:val="20"/>
              </w:rPr>
              <w:t>carOther</w:t>
            </w:r>
            <w:proofErr w:type="spellEnd"/>
            <w:r w:rsidRPr="00813084">
              <w:rPr>
                <w:rFonts w:ascii="Consolas" w:hAnsi="Consolas" w:cs="Consolas"/>
                <w:color w:val="000000"/>
                <w:sz w:val="20"/>
                <w:szCs w:val="20"/>
              </w:rPr>
              <w:t>,</w:t>
            </w:r>
          </w:p>
          <w:p w14:paraId="2477B7C1" w14:textId="0349BB2B"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813084">
            <w:pPr>
              <w:pStyle w:val="ListParagraph"/>
              <w:numPr>
                <w:ilvl w:val="0"/>
                <w:numId w:val="39"/>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proofErr w:type="spellStart"/>
            <w:r w:rsidRPr="00813084">
              <w:rPr>
                <w:rFonts w:ascii="Courier New" w:hAnsi="Courier New" w:cs="Courier New"/>
              </w:rPr>
              <w:t>keyType</w:t>
            </w:r>
            <w:proofErr w:type="spellEnd"/>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proofErr w:type="spellStart"/>
            <w:r w:rsidRPr="00EC1603">
              <w:t>BasicVehicleClass</w:t>
            </w:r>
            <w:proofErr w:type="spellEnd"/>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proofErr w:type="spellStart"/>
            <w:r w:rsidRPr="00EC1603">
              <w:rPr>
                <w:rFonts w:ascii="Courier New" w:hAnsi="Courier New" w:cs="Courier New"/>
              </w:rPr>
              <w:t>responderType</w:t>
            </w:r>
            <w:proofErr w:type="spellEnd"/>
          </w:p>
        </w:tc>
        <w:tc>
          <w:tcPr>
            <w:tcW w:w="3550" w:type="dxa"/>
          </w:tcPr>
          <w:p w14:paraId="496E4EE8" w14:textId="061D0E8E" w:rsidR="00EC1603" w:rsidRDefault="00EC1603" w:rsidP="000A3293">
            <w:pPr>
              <w:rPr>
                <w:rFonts w:ascii="Courier New" w:hAnsi="Courier New" w:cs="Courier New"/>
              </w:rPr>
            </w:pPr>
            <w:proofErr w:type="spellStart"/>
            <w:r>
              <w:rPr>
                <w:rFonts w:ascii="Courier New" w:hAnsi="Courier New" w:cs="Courier New"/>
              </w:rPr>
              <w:t>Enum</w:t>
            </w:r>
            <w:proofErr w:type="spellEnd"/>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emergency_vehicle_units</w:t>
            </w:r>
            <w:proofErr w:type="spellEnd"/>
            <w:r w:rsidRPr="00EC1603">
              <w:rPr>
                <w:rFonts w:ascii="Consolas" w:hAnsi="Consolas" w:cs="Consolas"/>
                <w:color w:val="000000"/>
                <w:sz w:val="20"/>
                <w:szCs w:val="20"/>
              </w:rPr>
              <w:t>,</w:t>
            </w:r>
          </w:p>
          <w:p w14:paraId="23A10E97" w14:textId="05D7A255"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federal_law_enforcement_units</w:t>
            </w:r>
            <w:proofErr w:type="spellEnd"/>
            <w:r w:rsidRPr="00EC1603">
              <w:rPr>
                <w:rFonts w:ascii="Consolas" w:hAnsi="Consolas" w:cs="Consolas"/>
                <w:color w:val="000000"/>
                <w:sz w:val="20"/>
                <w:szCs w:val="20"/>
              </w:rPr>
              <w:t>,</w:t>
            </w:r>
          </w:p>
          <w:p w14:paraId="74B98694" w14:textId="32322DE8"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state_police_units</w:t>
            </w:r>
            <w:proofErr w:type="spellEnd"/>
            <w:r w:rsidRPr="00EC1603">
              <w:rPr>
                <w:rFonts w:ascii="Consolas" w:hAnsi="Consolas" w:cs="Consolas"/>
                <w:color w:val="000000"/>
                <w:sz w:val="20"/>
                <w:szCs w:val="20"/>
              </w:rPr>
              <w:t>,</w:t>
            </w:r>
          </w:p>
          <w:p w14:paraId="0C6CBFCC" w14:textId="3772FAA9"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county_police_units</w:t>
            </w:r>
            <w:proofErr w:type="spellEnd"/>
            <w:r w:rsidRPr="00EC1603">
              <w:rPr>
                <w:rFonts w:ascii="Consolas" w:hAnsi="Consolas" w:cs="Consolas"/>
                <w:color w:val="000000"/>
                <w:sz w:val="20"/>
                <w:szCs w:val="20"/>
              </w:rPr>
              <w:t>,</w:t>
            </w:r>
          </w:p>
          <w:p w14:paraId="4306BB78" w14:textId="5CD3B93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local_police_units</w:t>
            </w:r>
            <w:proofErr w:type="spellEnd"/>
            <w:r w:rsidRPr="00EC1603">
              <w:rPr>
                <w:rFonts w:ascii="Consolas" w:hAnsi="Consolas" w:cs="Consolas"/>
                <w:color w:val="000000"/>
                <w:sz w:val="20"/>
                <w:szCs w:val="20"/>
              </w:rPr>
              <w:t>,</w:t>
            </w:r>
          </w:p>
          <w:p w14:paraId="7452B392" w14:textId="03C8CAE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lastRenderedPageBreak/>
              <w:t>ambulance_units</w:t>
            </w:r>
            <w:proofErr w:type="spellEnd"/>
            <w:r w:rsidRPr="00EC1603">
              <w:rPr>
                <w:rFonts w:ascii="Consolas" w:hAnsi="Consolas" w:cs="Consolas"/>
                <w:color w:val="000000"/>
                <w:sz w:val="20"/>
                <w:szCs w:val="20"/>
              </w:rPr>
              <w:t>,</w:t>
            </w:r>
          </w:p>
          <w:p w14:paraId="23BFE519" w14:textId="0FF9D996"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rescue_units</w:t>
            </w:r>
            <w:proofErr w:type="spellEnd"/>
            <w:r w:rsidRPr="00EC1603">
              <w:rPr>
                <w:rFonts w:ascii="Consolas" w:hAnsi="Consolas" w:cs="Consolas"/>
                <w:color w:val="000000"/>
                <w:sz w:val="20"/>
                <w:szCs w:val="20"/>
              </w:rPr>
              <w:t>,</w:t>
            </w:r>
          </w:p>
          <w:p w14:paraId="13C4A9B4" w14:textId="5585BE5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fire_units</w:t>
            </w:r>
            <w:proofErr w:type="spellEnd"/>
            <w:r w:rsidRPr="00EC1603">
              <w:rPr>
                <w:rFonts w:ascii="Consolas" w:hAnsi="Consolas" w:cs="Consolas"/>
                <w:color w:val="000000"/>
                <w:sz w:val="20"/>
                <w:szCs w:val="20"/>
              </w:rPr>
              <w:t>,</w:t>
            </w:r>
          </w:p>
          <w:p w14:paraId="7AAF2C03" w14:textId="473E7061"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hAZMAT_units</w:t>
            </w:r>
            <w:proofErr w:type="spellEnd"/>
            <w:r w:rsidRPr="00EC1603">
              <w:rPr>
                <w:rFonts w:ascii="Consolas" w:hAnsi="Consolas" w:cs="Consolas"/>
                <w:color w:val="000000"/>
                <w:sz w:val="20"/>
                <w:szCs w:val="20"/>
              </w:rPr>
              <w:t>,</w:t>
            </w:r>
          </w:p>
          <w:p w14:paraId="2D387630" w14:textId="11BFE2C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light_tow_unit</w:t>
            </w:r>
            <w:proofErr w:type="spellEnd"/>
            <w:r w:rsidRPr="00EC1603">
              <w:rPr>
                <w:rFonts w:ascii="Consolas" w:hAnsi="Consolas" w:cs="Consolas"/>
                <w:color w:val="000000"/>
                <w:sz w:val="20"/>
                <w:szCs w:val="20"/>
              </w:rPr>
              <w:t>,</w:t>
            </w:r>
          </w:p>
          <w:p w14:paraId="6A1AD618" w14:textId="730A4770"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heavy_tow_unit</w:t>
            </w:r>
            <w:proofErr w:type="spellEnd"/>
            <w:r w:rsidRPr="00EC1603">
              <w:rPr>
                <w:rFonts w:ascii="Consolas" w:hAnsi="Consolas" w:cs="Consolas"/>
                <w:color w:val="000000"/>
                <w:sz w:val="20"/>
                <w:szCs w:val="20"/>
              </w:rPr>
              <w:t>,</w:t>
            </w:r>
          </w:p>
          <w:p w14:paraId="22943B93" w14:textId="3CFFFC4F"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freeway_service_patrols</w:t>
            </w:r>
            <w:proofErr w:type="spellEnd"/>
            <w:r w:rsidRPr="00EC1603">
              <w:rPr>
                <w:rFonts w:ascii="Consolas" w:hAnsi="Consolas" w:cs="Consolas"/>
                <w:color w:val="000000"/>
                <w:sz w:val="20"/>
                <w:szCs w:val="20"/>
              </w:rPr>
              <w:t>,</w:t>
            </w:r>
          </w:p>
          <w:p w14:paraId="2BBE3C9D" w14:textId="6D2EBB5D" w:rsidR="00EC1603" w:rsidRPr="00EC1603" w:rsidRDefault="00EC1603" w:rsidP="00EC160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transportation_response_units</w:t>
            </w:r>
            <w:proofErr w:type="spellEnd"/>
            <w:r w:rsidRPr="00EC1603">
              <w:rPr>
                <w:rFonts w:ascii="Consolas" w:hAnsi="Consolas" w:cs="Consolas"/>
                <w:color w:val="000000"/>
                <w:sz w:val="20"/>
                <w:szCs w:val="20"/>
              </w:rPr>
              <w:t>,</w:t>
            </w:r>
          </w:p>
          <w:p w14:paraId="2651C390" w14:textId="18E1EDFB" w:rsidR="00EC1603" w:rsidRPr="00EC1603" w:rsidRDefault="00EC1603" w:rsidP="000A3293">
            <w:pPr>
              <w:pStyle w:val="ListParagraph"/>
              <w:numPr>
                <w:ilvl w:val="0"/>
                <w:numId w:val="40"/>
              </w:numPr>
              <w:autoSpaceDE w:val="0"/>
              <w:autoSpaceDN w:val="0"/>
              <w:adjustRightInd w:val="0"/>
              <w:spacing w:before="0"/>
              <w:rPr>
                <w:rFonts w:ascii="Consolas" w:hAnsi="Consolas" w:cs="Consolas"/>
                <w:sz w:val="20"/>
                <w:szCs w:val="20"/>
              </w:rPr>
            </w:pPr>
            <w:proofErr w:type="spellStart"/>
            <w:r w:rsidRPr="00EC1603">
              <w:rPr>
                <w:rFonts w:ascii="Consolas" w:hAnsi="Consolas" w:cs="Consolas"/>
                <w:b/>
                <w:bCs/>
                <w:i/>
                <w:iCs/>
                <w:color w:val="0000C0"/>
                <w:sz w:val="20"/>
                <w:szCs w:val="20"/>
              </w:rPr>
              <w:t>private_contractor_response_units</w:t>
            </w:r>
            <w:proofErr w:type="spellEnd"/>
          </w:p>
        </w:tc>
      </w:tr>
    </w:tbl>
    <w:p w14:paraId="059EB7E6" w14:textId="274EBA93" w:rsidR="008A2877" w:rsidRDefault="008A2877" w:rsidP="000A3293"/>
    <w:p w14:paraId="18A2113B" w14:textId="0C51E14B" w:rsidR="008A2877" w:rsidRDefault="0030246B" w:rsidP="000A3293">
      <w:pPr>
        <w:pStyle w:val="Heading4"/>
      </w:pPr>
      <w:bookmarkStart w:id="753" w:name="_J2735VehicleData"/>
      <w:bookmarkEnd w:id="753"/>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754" w:name="_J2735WeatherReport"/>
      <w:bookmarkEnd w:id="754"/>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proofErr w:type="spellStart"/>
            <w:r w:rsidRPr="009C1A82">
              <w:rPr>
                <w:rFonts w:ascii="Courier New" w:hAnsi="Courier New" w:cs="Courier New"/>
              </w:rPr>
              <w:t>weatherAirPres</w:t>
            </w:r>
            <w:proofErr w:type="spellEnd"/>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proofErr w:type="spellStart"/>
            <w:r w:rsidRPr="00EB5357">
              <w:t>hectopascals</w:t>
            </w:r>
            <w:proofErr w:type="spellEnd"/>
            <w:r w:rsidRPr="00EB5357">
              <w:t xml:space="preserve"> (</w:t>
            </w:r>
            <w:proofErr w:type="spellStart"/>
            <w:r w:rsidRPr="00EB5357">
              <w:t>hPa</w:t>
            </w:r>
            <w:proofErr w:type="spellEnd"/>
            <w:r w:rsidRPr="00EB5357">
              <w:t>)</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proofErr w:type="spellStart"/>
            <w:r w:rsidRPr="009C1A82">
              <w:rPr>
                <w:rFonts w:ascii="Courier New" w:hAnsi="Courier New" w:cs="Courier New"/>
              </w:rPr>
              <w:t>weatherAirTemp</w:t>
            </w:r>
            <w:proofErr w:type="spellEnd"/>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w:t>
            </w:r>
            <w:proofErr w:type="spellStart"/>
            <w:r>
              <w:t>Celcius</w:t>
            </w:r>
            <w:proofErr w:type="spellEnd"/>
            <w:r>
              <w:t>)</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755" w:name="_J2735WeatherProbe"/>
      <w:bookmarkEnd w:id="755"/>
      <w:r w:rsidRPr="00D13329">
        <w:lastRenderedPageBreak/>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756" w:name="_J2735ObstacleDetection"/>
      <w:bookmarkEnd w:id="756"/>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757" w:name="_J2735DisabledVehicle"/>
      <w:bookmarkEnd w:id="757"/>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758" w:name="_J2735SpeedProfile"/>
      <w:bookmarkEnd w:id="758"/>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759" w:name="_J2735RTCMPackage"/>
      <w:bookmarkEnd w:id="759"/>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760" w:name="_J2735RegionalContent"/>
      <w:bookmarkEnd w:id="760"/>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761" w:name="_J2735FullPositionVector"/>
      <w:bookmarkEnd w:id="761"/>
      <w:r w:rsidRPr="00DC57ED">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762" w:name="_J2735PathHistoryPoint"/>
      <w:bookmarkEnd w:id="762"/>
      <w:r w:rsidRPr="00750EEC">
        <w:lastRenderedPageBreak/>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lastRenderedPageBreak/>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763" w:name="_J2735Extent"/>
      <w:bookmarkEnd w:id="763"/>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764" w:name="_J2735PivotPointDescription"/>
      <w:bookmarkEnd w:id="764"/>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765" w:name="_J2735TrailerUnitDescription"/>
      <w:bookmarkEnd w:id="765"/>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lastRenderedPageBreak/>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766" w:name="_Toc441572992"/>
      <w:bookmarkStart w:id="767" w:name="_Toc456253320"/>
      <w:r>
        <w:t xml:space="preserve">Table </w:t>
      </w:r>
      <w:r w:rsidR="00D630A5">
        <w:fldChar w:fldCharType="begin"/>
      </w:r>
      <w:r w:rsidR="00D630A5">
        <w:instrText xml:space="preserve"> SEQ Table \* ARABIC </w:instrText>
      </w:r>
      <w:r w:rsidR="00D630A5">
        <w:fldChar w:fldCharType="separate"/>
      </w:r>
      <w:r w:rsidR="00FA5D0B">
        <w:rPr>
          <w:noProof/>
        </w:rPr>
        <w:t>14</w:t>
      </w:r>
      <w:r w:rsidR="00D630A5">
        <w:rPr>
          <w:noProof/>
        </w:rPr>
        <w:fldChar w:fldCharType="end"/>
      </w:r>
      <w:r>
        <w:t xml:space="preserve"> </w:t>
      </w:r>
      <w:r w:rsidR="00410F95">
        <w:t>–</w:t>
      </w:r>
      <w:r>
        <w:t xml:space="preserve"> </w:t>
      </w:r>
      <w:bookmarkEnd w:id="766"/>
      <w:bookmarkEnd w:id="767"/>
      <w:r w:rsidR="00410F95">
        <w:t>BSM Data</w:t>
      </w:r>
    </w:p>
    <w:p w14:paraId="219B2098" w14:textId="7911466A" w:rsidR="00C26C45" w:rsidRDefault="00C26C45" w:rsidP="000A3293">
      <w:pPr>
        <w:pStyle w:val="Heading4"/>
      </w:pPr>
      <w:bookmarkStart w:id="768" w:name="_Toc462052323"/>
      <w:proofErr w:type="spellStart"/>
      <w:r w:rsidRPr="00961838">
        <w:t>OdeDateTime</w:t>
      </w:r>
      <w:bookmarkEnd w:id="768"/>
      <w:proofErr w:type="spellEnd"/>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769" w:name="_Toc456253327"/>
      <w:r>
        <w:t xml:space="preserve">Table </w:t>
      </w:r>
      <w:r w:rsidR="00D630A5">
        <w:fldChar w:fldCharType="begin"/>
      </w:r>
      <w:r w:rsidR="00D630A5">
        <w:instrText xml:space="preserve"> SEQ Table \* ARABIC </w:instrText>
      </w:r>
      <w:r w:rsidR="00D630A5">
        <w:fldChar w:fldCharType="separate"/>
      </w:r>
      <w:r w:rsidR="00FA5D0B">
        <w:rPr>
          <w:noProof/>
        </w:rPr>
        <w:t>15</w:t>
      </w:r>
      <w:r w:rsidR="00D630A5">
        <w:rPr>
          <w:noProof/>
        </w:rPr>
        <w:fldChar w:fldCharType="end"/>
      </w:r>
      <w:r>
        <w:t xml:space="preserve"> - </w:t>
      </w:r>
      <w:proofErr w:type="spellStart"/>
      <w:r w:rsidRPr="00951B2B">
        <w:t>OdeDateTime</w:t>
      </w:r>
      <w:bookmarkEnd w:id="769"/>
      <w:proofErr w:type="spellEnd"/>
    </w:p>
    <w:sectPr w:rsidR="00C26C45" w:rsidRPr="001A22D1" w:rsidSect="00927FC8">
      <w:pgSz w:w="15840" w:h="12240" w:orient="landscape"/>
      <w:pgMar w:top="1440" w:right="1440" w:bottom="1440" w:left="1440" w:header="720" w:footer="720" w:gutter="0"/>
      <w:cols w:space="720"/>
      <w:titlePg w:val="0"/>
      <w:docGrid w:linePitch="299"/>
      <w:sectPrChange w:id="770" w:author="Musavi, Hamid [USA]" w:date="2017-03-12T19:50:00Z">
        <w:sectPr w:rsidR="00C26C45" w:rsidRPr="001A22D1" w:rsidSect="00927FC8">
          <w:pgMar w:top="1440" w:right="1440" w:bottom="1440" w:left="1440" w:header="720" w:footer="720" w:gutter="0"/>
          <w:titlePg/>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3" w:author="Musavi, Hamid [USA]" w:date="2017-03-06T19:24:00Z" w:initials="MH[">
    <w:p w14:paraId="39FA11AE" w14:textId="77777777" w:rsidR="00A529B3" w:rsidRDefault="00A529B3">
      <w:pPr>
        <w:pStyle w:val="CommentText"/>
      </w:pPr>
      <w:r>
        <w:rPr>
          <w:rStyle w:val="CommentReference"/>
        </w:rPr>
        <w:annotationRef/>
      </w:r>
      <w:r>
        <w:t>To be moved to Swagger file</w:t>
      </w:r>
    </w:p>
  </w:comment>
  <w:comment w:id="647" w:author="Musavi, Hamid [USA]" w:date="2017-03-06T19:25:00Z" w:initials="MH[">
    <w:p w14:paraId="39715C69" w14:textId="77777777" w:rsidR="00A529B3" w:rsidRDefault="00A529B3">
      <w:pPr>
        <w:pStyle w:val="CommentText"/>
      </w:pPr>
      <w:r>
        <w:rPr>
          <w:rStyle w:val="CommentReference"/>
        </w:rPr>
        <w:annotationRef/>
      </w:r>
      <w:r>
        <w:t>To be moved to Swagger file</w:t>
      </w:r>
    </w:p>
  </w:comment>
  <w:comment w:id="672" w:author="Musavi, Hamid [USA]" w:date="2017-03-06T19:52:00Z" w:initials="MH[">
    <w:p w14:paraId="1FB74835" w14:textId="77777777" w:rsidR="001A3B89" w:rsidRDefault="001A3B89">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F8EF4A" w14:textId="77777777" w:rsidR="00D630A5" w:rsidRDefault="00D630A5">
      <w:pPr>
        <w:spacing w:after="0" w:line="240" w:lineRule="auto"/>
      </w:pPr>
      <w:r>
        <w:separator/>
      </w:r>
    </w:p>
  </w:endnote>
  <w:endnote w:type="continuationSeparator" w:id="0">
    <w:p w14:paraId="0CE5706C" w14:textId="77777777" w:rsidR="00D630A5" w:rsidRDefault="00D630A5">
      <w:pPr>
        <w:spacing w:after="0" w:line="240" w:lineRule="auto"/>
      </w:pPr>
      <w:r>
        <w:continuationSeparator/>
      </w:r>
    </w:p>
  </w:endnote>
  <w:endnote w:type="continuationNotice" w:id="1">
    <w:p w14:paraId="54D5C175" w14:textId="77777777" w:rsidR="00D630A5" w:rsidRDefault="00D630A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E93928" w14:textId="77777777" w:rsidR="00D47340" w:rsidRDefault="00D473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D47340" w:rsidRDefault="00D47340"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A176FA">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A176FA">
      <w:rPr>
        <w:noProof/>
      </w:rPr>
      <w:t>March 12, 2017</w:t>
    </w:r>
    <w:r>
      <w:rPr>
        <w:noProof/>
      </w:rPr>
      <w:fldChar w:fldCharType="end"/>
    </w:r>
  </w:p>
  <w:p w14:paraId="022A2A9B" w14:textId="0E57C247" w:rsidR="00AD06BA" w:rsidRPr="00D47340" w:rsidRDefault="00AD06BA">
    <w:pPr>
      <w:pStyle w:val="Footer"/>
      <w:pPrChange w:id="6" w:author="Musavi, Hamid [USA]" w:date="2017-03-12T19:50:00Z">
        <w:pPr>
          <w:pStyle w:val="Header1"/>
          <w:pBdr>
            <w:top w:val="single" w:sz="4" w:space="1" w:color="1F497D"/>
          </w:pBdr>
          <w:tabs>
            <w:tab w:val="center" w:pos="4680"/>
          </w:tabs>
          <w:ind w:firstLine="4680"/>
        </w:pPr>
      </w:pPrChan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23F78" w14:textId="681EDD6C" w:rsidR="00D51342" w:rsidRDefault="00D5134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A07598" w:rsidRDefault="00A956BC">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sidR="003D5949">
      <w:rPr>
        <w:noProof/>
      </w:rPr>
      <w:t xml:space="preserve"> Rev. 1.0.</w:t>
    </w:r>
    <w:r w:rsidR="003D5949">
      <w:rPr>
        <w:noProof/>
      </w:rPr>
      <w:fldChar w:fldCharType="begin"/>
    </w:r>
    <w:r w:rsidR="003D5949">
      <w:rPr>
        <w:noProof/>
      </w:rPr>
      <w:instrText xml:space="preserve"> REVNUM   \* MERGEFORMAT </w:instrText>
    </w:r>
    <w:r w:rsidR="003D5949">
      <w:rPr>
        <w:noProof/>
      </w:rPr>
      <w:fldChar w:fldCharType="separate"/>
    </w:r>
    <w:r w:rsidR="003D5949">
      <w:rPr>
        <w:noProof/>
      </w:rPr>
      <w:t>20</w:t>
    </w:r>
    <w:r w:rsidR="003D5949">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A176FA">
      <w:rPr>
        <w:noProof/>
      </w:rPr>
      <w:t>- 4 -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sidR="00A176FA">
      <w:rPr>
        <w:noProof/>
      </w:rPr>
      <w:t>March 12, 2017</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DelRangeStart w:id="181" w:author="Musavi, Hamid [USA]" w:date="2017-03-12T19:50:00Z"/>
  <w:sdt>
    <w:sdtPr>
      <w:id w:val="-1375527538"/>
      <w:docPartObj>
        <w:docPartGallery w:val="Page Numbers (Bottom of Page)"/>
        <w:docPartUnique/>
      </w:docPartObj>
    </w:sdtPr>
    <w:sdtEndPr>
      <w:rPr>
        <w:noProof/>
      </w:rPr>
    </w:sdtEndPr>
    <w:sdtContent>
      <w:customXmlDelRangeEnd w:id="181"/>
      <w:p w14:paraId="787CECEE" w14:textId="77777777" w:rsidR="00AD06BA" w:rsidRDefault="00AD06BA">
        <w:pPr>
          <w:pStyle w:val="Footer"/>
        </w:pPr>
        <w:del w:id="182" w:author="Musavi, Hamid [USA]" w:date="2017-03-12T19:50:00Z">
          <w:r>
            <w:fldChar w:fldCharType="begin"/>
          </w:r>
          <w:r>
            <w:delInstrText xml:space="preserve"> PAGE   \* MERGEFORMAT </w:delInstrText>
          </w:r>
          <w:r>
            <w:fldChar w:fldCharType="separate"/>
          </w:r>
          <w:r w:rsidR="00C77532">
            <w:rPr>
              <w:noProof/>
            </w:rPr>
            <w:delText>19</w:delText>
          </w:r>
          <w:r>
            <w:rPr>
              <w:noProof/>
            </w:rPr>
            <w:fldChar w:fldCharType="end"/>
          </w:r>
        </w:del>
      </w:p>
      <w:customXmlDelRangeStart w:id="183" w:author="Musavi, Hamid [USA]" w:date="2017-03-12T19:50:00Z"/>
    </w:sdtContent>
  </w:sdt>
  <w:customXmlDelRangeEnd w:id="18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F8838" w14:textId="77777777" w:rsidR="00D630A5" w:rsidRDefault="00D630A5">
      <w:pPr>
        <w:spacing w:after="0" w:line="240" w:lineRule="auto"/>
      </w:pPr>
      <w:r>
        <w:separator/>
      </w:r>
    </w:p>
  </w:footnote>
  <w:footnote w:type="continuationSeparator" w:id="0">
    <w:p w14:paraId="0DB996A6" w14:textId="77777777" w:rsidR="00D630A5" w:rsidRDefault="00D630A5">
      <w:pPr>
        <w:spacing w:after="0" w:line="240" w:lineRule="auto"/>
      </w:pPr>
      <w:r>
        <w:continuationSeparator/>
      </w:r>
    </w:p>
  </w:footnote>
  <w:footnote w:type="continuationNotice" w:id="1">
    <w:p w14:paraId="42767C0A" w14:textId="77777777" w:rsidR="00D630A5" w:rsidRDefault="00D630A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E5075" w14:textId="77777777" w:rsidR="00D47340" w:rsidRDefault="00D4734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22F1A875" w:rsidR="00AD06BA" w:rsidRPr="00533512" w:rsidRDefault="00D47340"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66944"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EndPr/>
                          <w:sdtContent>
                            <w:p w14:paraId="633C7F6F" w14:textId="4CE9AFA4" w:rsidR="00D47340" w:rsidRDefault="00D47340">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5pt;height:21.3pt;z-index:-25164953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47340" w:rsidRDefault="00D47340">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customXmlInsRangeStart w:id="0" w:author="Musavi, Hamid [USA]" w:date="2017-03-12T19:50:00Z"/>
    <w:sdt>
      <w:sdtPr>
        <w:rPr>
          <w:b/>
          <w:color w:val="0070C0"/>
          <w:sz w:val="20"/>
          <w:szCs w:val="20"/>
        </w:rPr>
        <w:id w:val="-1873521736"/>
        <w:docPartObj>
          <w:docPartGallery w:val="Watermarks"/>
          <w:docPartUnique/>
        </w:docPartObj>
      </w:sdtPr>
      <w:sdtEndPr/>
      <w:sdtContent>
        <w:customXmlInsRangeEnd w:id="0"/>
        <w:ins w:id="1" w:author="Musavi, Hamid [USA]" w:date="2017-03-12T19:50:00Z">
          <w:r w:rsidR="00D630A5">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363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ins>
        <w:customXmlInsRangeStart w:id="2" w:author="Musavi, Hamid [USA]" w:date="2017-03-12T19:50:00Z"/>
      </w:sdtContent>
    </w:sdt>
    <w:customXmlInsRangeEnd w:id="2"/>
    <w:customXmlDelRangeStart w:id="3" w:author="Musavi, Hamid [USA]" w:date="2017-03-12T19:50:00Z"/>
    <w:sdt>
      <w:sdtPr>
        <w:rPr>
          <w:b/>
          <w:color w:val="0070C0"/>
          <w:sz w:val="20"/>
          <w:szCs w:val="20"/>
        </w:rPr>
        <w:id w:val="-704719110"/>
        <w:docPartObj>
          <w:docPartGallery w:val="Watermarks"/>
          <w:docPartUnique/>
        </w:docPartObj>
      </w:sdtPr>
      <w:sdtEndPr/>
      <w:sdtContent>
        <w:customXmlDelRangeEnd w:id="3"/>
        <w:del w:id="4" w:author="Musavi, Hamid [USA]" w:date="2017-03-12T19:50:00Z">
          <w:r w:rsidR="00D630A5">
            <w:rPr>
              <w:b/>
              <w:noProof/>
              <w:color w:val="0070C0"/>
              <w:sz w:val="20"/>
              <w:szCs w:val="20"/>
            </w:rPr>
            <w:pict w14:anchorId="78614D1F">
              <v:shape id="PowerPlusWaterMarkObject357831064" o:spid="_x0000_s2050"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del>
        <w:customXmlDelRangeStart w:id="5" w:author="Musavi, Hamid [USA]" w:date="2017-03-12T19:50:00Z"/>
      </w:sdtContent>
    </w:sdt>
    <w:customXmlDelRangeEnd w:id="5"/>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D51342" w:rsidRDefault="00D4195B">
    <w:pPr>
      <w:pStyle w:val="Header"/>
    </w:pPr>
    <w:ins w:id="7" w:author="Musavi, Hamid [USA]" w:date="2017-03-12T19:50:00Z">
      <w:r>
        <w:rPr>
          <w:noProof/>
          <w:lang w:eastAsia="en-US"/>
        </w:rPr>
        <mc:AlternateContent>
          <mc:Choice Requires="wps">
            <w:drawing>
              <wp:anchor distT="0" distB="0" distL="118745" distR="118745" simplePos="0" relativeHeight="251664896"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4195B" w:rsidRDefault="00D4195B" w:rsidP="00D47340">
                            <w:pPr>
                              <w:pStyle w:val="Header"/>
                              <w:rPr>
                                <w:ins w:id="8" w:author="Musavi, Hamid [USA]" w:date="2017-03-12T19:50:00Z"/>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5pt;height:21.3pt;z-index:-25165158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" o:allowoverlap="f" fillcolor="white [3212]" stroked="f" strokeweight="1pt">
                <v:textbox style="mso-fit-shape-to-text:t">
                  <w:txbxContent>
                    <w:p w14:paraId="02BECEEC" w14:textId="4273B3C9" w:rsidR="00D4195B" w:rsidRDefault="00D4195B" w:rsidP="00D47340">
                      <w:pPr>
                        <w:pStyle w:val="Header"/>
                        <w:rPr>
                          <w:ins w:id="10" w:author="Musavi, Hamid [USA]" w:date="2017-03-12T19:50:00Z"/>
                          <w:caps/>
                          <w:color w:val="FFFFFF" w:themeColor="background1"/>
                        </w:rPr>
                      </w:pPr>
                    </w:p>
                  </w:txbxContent>
                </v:textbox>
                <w10:wrap type="square" anchorx="margin" anchory="page"/>
              </v:rect>
            </w:pict>
          </mc:Fallback>
        </mc:AlternateConten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4"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7"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3"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19"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0" w15:restartNumberingAfterBreak="0">
    <w:nsid w:val="3D727CA9"/>
    <w:multiLevelType w:val="hybridMultilevel"/>
    <w:tmpl w:val="6C1E5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2C3E80"/>
    <w:multiLevelType w:val="hybridMultilevel"/>
    <w:tmpl w:val="A1246C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1"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8"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num>
  <w:num w:numId="5">
    <w:abstractNumId w:val="19"/>
  </w:num>
  <w:num w:numId="6">
    <w:abstractNumId w:val="2"/>
  </w:num>
  <w:num w:numId="7">
    <w:abstractNumId w:val="5"/>
  </w:num>
  <w:num w:numId="8">
    <w:abstractNumId w:val="38"/>
  </w:num>
  <w:num w:numId="9">
    <w:abstractNumId w:val="31"/>
  </w:num>
  <w:num w:numId="10">
    <w:abstractNumId w:val="6"/>
  </w:num>
  <w:num w:numId="11">
    <w:abstractNumId w:val="3"/>
  </w:num>
  <w:num w:numId="12">
    <w:abstractNumId w:val="30"/>
  </w:num>
  <w:num w:numId="13">
    <w:abstractNumId w:val="18"/>
  </w:num>
  <w:num w:numId="14">
    <w:abstractNumId w:val="36"/>
  </w:num>
  <w:num w:numId="15">
    <w:abstractNumId w:val="37"/>
  </w:num>
  <w:num w:numId="16">
    <w:abstractNumId w:val="0"/>
  </w:num>
  <w:num w:numId="17">
    <w:abstractNumId w:val="11"/>
  </w:num>
  <w:num w:numId="18">
    <w:abstractNumId w:val="40"/>
  </w:num>
  <w:num w:numId="19">
    <w:abstractNumId w:val="24"/>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5"/>
  </w:num>
  <w:num w:numId="23">
    <w:abstractNumId w:val="27"/>
  </w:num>
  <w:num w:numId="24">
    <w:abstractNumId w:val="42"/>
  </w:num>
  <w:num w:numId="25">
    <w:abstractNumId w:val="25"/>
  </w:num>
  <w:num w:numId="26">
    <w:abstractNumId w:val="7"/>
  </w:num>
  <w:num w:numId="27">
    <w:abstractNumId w:val="28"/>
  </w:num>
  <w:num w:numId="28">
    <w:abstractNumId w:val="33"/>
  </w:num>
  <w:num w:numId="29">
    <w:abstractNumId w:val="34"/>
  </w:num>
  <w:num w:numId="30">
    <w:abstractNumId w:val="39"/>
  </w:num>
  <w:num w:numId="31">
    <w:abstractNumId w:val="8"/>
  </w:num>
  <w:num w:numId="32">
    <w:abstractNumId w:val="26"/>
  </w:num>
  <w:num w:numId="33">
    <w:abstractNumId w:val="41"/>
  </w:num>
  <w:num w:numId="34">
    <w:abstractNumId w:val="9"/>
  </w:num>
  <w:num w:numId="35">
    <w:abstractNumId w:val="4"/>
  </w:num>
  <w:num w:numId="36">
    <w:abstractNumId w:val="1"/>
  </w:num>
  <w:num w:numId="37">
    <w:abstractNumId w:val="13"/>
  </w:num>
  <w:num w:numId="38">
    <w:abstractNumId w:val="23"/>
  </w:num>
  <w:num w:numId="39">
    <w:abstractNumId w:val="35"/>
  </w:num>
  <w:num w:numId="40">
    <w:abstractNumId w:val="32"/>
  </w:num>
  <w:num w:numId="41">
    <w:abstractNumId w:val="14"/>
  </w:num>
  <w:num w:numId="42">
    <w:abstractNumId w:val="17"/>
  </w:num>
  <w:num w:numId="43">
    <w:abstractNumId w:val="20"/>
  </w:num>
  <w:num w:numId="44">
    <w:abstractNumId w:val="22"/>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79B5"/>
    <w:rsid w:val="00053F27"/>
    <w:rsid w:val="000669C2"/>
    <w:rsid w:val="0006752C"/>
    <w:rsid w:val="0007235D"/>
    <w:rsid w:val="0008362E"/>
    <w:rsid w:val="00094FFD"/>
    <w:rsid w:val="00097A9C"/>
    <w:rsid w:val="000A1426"/>
    <w:rsid w:val="000A2B70"/>
    <w:rsid w:val="000A3293"/>
    <w:rsid w:val="000A3AE5"/>
    <w:rsid w:val="000A6C3D"/>
    <w:rsid w:val="000B15A1"/>
    <w:rsid w:val="000B1601"/>
    <w:rsid w:val="000B7E76"/>
    <w:rsid w:val="000C146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94DF6"/>
    <w:rsid w:val="001A3B89"/>
    <w:rsid w:val="001A737A"/>
    <w:rsid w:val="001D32CC"/>
    <w:rsid w:val="001D486A"/>
    <w:rsid w:val="001D5913"/>
    <w:rsid w:val="001F79E4"/>
    <w:rsid w:val="002026AB"/>
    <w:rsid w:val="00213CF4"/>
    <w:rsid w:val="0023747B"/>
    <w:rsid w:val="00242166"/>
    <w:rsid w:val="00244E15"/>
    <w:rsid w:val="00250379"/>
    <w:rsid w:val="002534D5"/>
    <w:rsid w:val="00256150"/>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474DA"/>
    <w:rsid w:val="00354070"/>
    <w:rsid w:val="0035419F"/>
    <w:rsid w:val="003551B9"/>
    <w:rsid w:val="003607C6"/>
    <w:rsid w:val="0037742F"/>
    <w:rsid w:val="003819EC"/>
    <w:rsid w:val="00392D3A"/>
    <w:rsid w:val="00395660"/>
    <w:rsid w:val="003A3585"/>
    <w:rsid w:val="003A50FF"/>
    <w:rsid w:val="003B3637"/>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46D4"/>
    <w:rsid w:val="00482F68"/>
    <w:rsid w:val="00494632"/>
    <w:rsid w:val="004947C9"/>
    <w:rsid w:val="004B3B4E"/>
    <w:rsid w:val="004C4D4C"/>
    <w:rsid w:val="004D0EB5"/>
    <w:rsid w:val="004D1092"/>
    <w:rsid w:val="004D4909"/>
    <w:rsid w:val="004E1AED"/>
    <w:rsid w:val="004E2E31"/>
    <w:rsid w:val="00503760"/>
    <w:rsid w:val="00506B9B"/>
    <w:rsid w:val="00507426"/>
    <w:rsid w:val="00512E88"/>
    <w:rsid w:val="00515E5D"/>
    <w:rsid w:val="00520060"/>
    <w:rsid w:val="00533512"/>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352B"/>
    <w:rsid w:val="00697042"/>
    <w:rsid w:val="006A231C"/>
    <w:rsid w:val="006A6114"/>
    <w:rsid w:val="006B28E3"/>
    <w:rsid w:val="006B30A2"/>
    <w:rsid w:val="006C1382"/>
    <w:rsid w:val="006C28C3"/>
    <w:rsid w:val="006C5682"/>
    <w:rsid w:val="006C5922"/>
    <w:rsid w:val="006D1AAC"/>
    <w:rsid w:val="006D1B36"/>
    <w:rsid w:val="006D36CA"/>
    <w:rsid w:val="006D41B0"/>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93F6B"/>
    <w:rsid w:val="008A2877"/>
    <w:rsid w:val="008A4FC6"/>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7097"/>
    <w:rsid w:val="00A40AD3"/>
    <w:rsid w:val="00A426D5"/>
    <w:rsid w:val="00A44618"/>
    <w:rsid w:val="00A524BA"/>
    <w:rsid w:val="00A529B3"/>
    <w:rsid w:val="00A55F58"/>
    <w:rsid w:val="00A56029"/>
    <w:rsid w:val="00A6029C"/>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110E9"/>
    <w:rsid w:val="00C119E8"/>
    <w:rsid w:val="00C11D96"/>
    <w:rsid w:val="00C14D18"/>
    <w:rsid w:val="00C168F1"/>
    <w:rsid w:val="00C219BA"/>
    <w:rsid w:val="00C26513"/>
    <w:rsid w:val="00C26C45"/>
    <w:rsid w:val="00C27C89"/>
    <w:rsid w:val="00C302CB"/>
    <w:rsid w:val="00C30D21"/>
    <w:rsid w:val="00C44578"/>
    <w:rsid w:val="00C448DC"/>
    <w:rsid w:val="00C51F43"/>
    <w:rsid w:val="00C644FE"/>
    <w:rsid w:val="00C664F8"/>
    <w:rsid w:val="00C74348"/>
    <w:rsid w:val="00C77532"/>
    <w:rsid w:val="00C81EC7"/>
    <w:rsid w:val="00C845F2"/>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77660"/>
    <w:rsid w:val="00D83260"/>
    <w:rsid w:val="00D943F1"/>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616D3"/>
    <w:rsid w:val="00E707B9"/>
    <w:rsid w:val="00E8499F"/>
    <w:rsid w:val="00E86218"/>
    <w:rsid w:val="00E8632C"/>
    <w:rsid w:val="00E91679"/>
    <w:rsid w:val="00E916A3"/>
    <w:rsid w:val="00E9647A"/>
    <w:rsid w:val="00EA2288"/>
    <w:rsid w:val="00EA5684"/>
    <w:rsid w:val="00EA6F69"/>
    <w:rsid w:val="00EB6150"/>
    <w:rsid w:val="00EC0E53"/>
    <w:rsid w:val="00EC1603"/>
    <w:rsid w:val="00EC2F60"/>
    <w:rsid w:val="00ED0E13"/>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5"/>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9"/>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3"/>
      </w:numPr>
      <w:spacing w:after="120" w:line="276" w:lineRule="auto"/>
    </w:pPr>
    <w:rPr>
      <w:rFonts w:eastAsiaTheme="minorHAnsi"/>
      <w:szCs w:val="20"/>
      <w:lang w:eastAsia="en-US"/>
    </w:rPr>
  </w:style>
  <w:style w:type="paragraph" w:customStyle="1" w:styleId="DoubleDash">
    <w:name w:val="Double Dash"/>
    <w:basedOn w:val="Dash"/>
    <w:rsid w:val="00C26C45"/>
    <w:pPr>
      <w:numPr>
        <w:numId w:val="10"/>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1"/>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2"/>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4"/>
      </w:numPr>
    </w:pPr>
  </w:style>
  <w:style w:type="numbering" w:styleId="ArticleSection">
    <w:name w:val="Outline List 3"/>
    <w:basedOn w:val="NoList"/>
    <w:rsid w:val="00C26C45"/>
    <w:pPr>
      <w:numPr>
        <w:numId w:val="15"/>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www.oracle.com/technetwork/java/javase/downloads/jdk8-downloads-2133151.html" TargetMode="External"/><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hub.com/usdot-jpo-ode/jpo-ode" TargetMode="External"/><Relationship Id="rId33" Type="http://schemas.openxmlformats.org/officeDocument/2006/relationships/footer" Target="footer4.xml"/><Relationship Id="rId38"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github.com/usdot-jpo-ode/jpo-ode/issues" TargetMode="External"/><Relationship Id="rId29" Type="http://schemas.openxmlformats.org/officeDocument/2006/relationships/hyperlink" Target="https://github.com/usdot-jpo-ode/jpo-o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scm.com/" TargetMode="External"/><Relationship Id="rId32" Type="http://schemas.openxmlformats.org/officeDocument/2006/relationships/hyperlink" Target="http://www.oss.com/" TargetMode="External"/><Relationship Id="rId37" Type="http://schemas.microsoft.com/office/2011/relationships/commentsExtended" Target="commentsExtended.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package" Target="embeddings/Microsoft_Visio_Drawing11.vsdx"/><Relationship Id="rId28" Type="http://schemas.openxmlformats.org/officeDocument/2006/relationships/hyperlink" Target="https://maven.apache.org/" TargetMode="External"/><Relationship Id="rId36" Type="http://schemas.openxmlformats.org/officeDocument/2006/relationships/comments" Target="comments.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www.os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2.emf"/><Relationship Id="rId27" Type="http://schemas.openxmlformats.org/officeDocument/2006/relationships/hyperlink" Target="https://eclipse.org" TargetMode="External"/><Relationship Id="rId30" Type="http://schemas.openxmlformats.org/officeDocument/2006/relationships/hyperlink" Target="https://bitbucket.org/usdot-jpo-ode/jpo-ode-private" TargetMode="External"/><Relationship Id="rId35"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BE95414-D7D3-4769-8C5A-563ABF9C3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8</TotalTime>
  <Pages>57</Pages>
  <Words>7707</Words>
  <Characters>43931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51535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Garramone Jr, Michael [USA]</cp:lastModifiedBy>
  <cp:revision>3</cp:revision>
  <cp:lastPrinted>2017-01-18T03:07:00Z</cp:lastPrinted>
  <dcterms:created xsi:type="dcterms:W3CDTF">2017-03-13T00:30:00Z</dcterms:created>
  <dcterms:modified xsi:type="dcterms:W3CDTF">2017-03-13T01:09:00Z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