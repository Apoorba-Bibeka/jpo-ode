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0AEA0485"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7-05-04T14:04:00Z">
        <w:r w:rsidR="00B23148">
          <w:rPr>
            <w:b/>
            <w:noProof/>
            <w:color w:val="0070C0"/>
          </w:rPr>
          <w:t>May 4, 2017</w:t>
        </w:r>
      </w:ins>
      <w:ins w:id="1" w:author="Musavi, Hamid [USA] [2]" w:date="2017-05-02T08:06:00Z">
        <w:del w:id="2" w:author="Musavi, Hamid [USA]" w:date="2017-05-02T22:01:00Z">
          <w:r w:rsidR="001F788C" w:rsidDel="00842F80">
            <w:rPr>
              <w:b/>
              <w:noProof/>
              <w:color w:val="0070C0"/>
            </w:rPr>
            <w:delText>May 2, 2017</w:delText>
          </w:r>
        </w:del>
      </w:ins>
      <w:del w:id="3" w:author="Musavi, Hamid [USA]" w:date="2017-05-02T22:01:00Z">
        <w:r w:rsidR="00BC38F2" w:rsidDel="00842F80">
          <w:rPr>
            <w:b/>
            <w:noProof/>
            <w:color w:val="0070C0"/>
          </w:rPr>
          <w:delText>May 1, 2017</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4C424E" w:rsidRDefault="004C424E" w:rsidP="00314B85">
                            <w:pPr>
                              <w:pStyle w:val="BAHOfficeAddressBAH"/>
                              <w:rPr>
                                <w:b/>
                                <w:bCs/>
                              </w:rPr>
                            </w:pPr>
                            <w:r>
                              <w:rPr>
                                <w:b/>
                                <w:bCs/>
                              </w:rPr>
                              <w:t>Booz Allen Hamilton</w:t>
                            </w:r>
                          </w:p>
                          <w:p w14:paraId="5FB437CA" w14:textId="77777777" w:rsidR="004C424E" w:rsidRDefault="004C424E" w:rsidP="00314B85">
                            <w:pPr>
                              <w:pStyle w:val="BAHOfficeAddressBAH"/>
                            </w:pPr>
                            <w:r>
                              <w:t>8283 Greensboro Drive</w:t>
                            </w:r>
                          </w:p>
                          <w:p w14:paraId="1FCD3473" w14:textId="77777777" w:rsidR="004C424E" w:rsidRDefault="004C424E" w:rsidP="00314B85">
                            <w:pPr>
                              <w:pStyle w:val="BAHOfficeAddressBAH"/>
                            </w:pPr>
                            <w:r>
                              <w:t>McLean, VA 22102-3838</w:t>
                            </w:r>
                          </w:p>
                          <w:p w14:paraId="1E61E11E" w14:textId="77777777" w:rsidR="004C424E" w:rsidRDefault="004C424E" w:rsidP="00314B85">
                            <w:pPr>
                              <w:pStyle w:val="BAHOfficeAddressBAH"/>
                            </w:pPr>
                            <w:r>
                              <w:t>Tel 703-902-5000</w:t>
                            </w:r>
                          </w:p>
                          <w:p w14:paraId="2C05FE5D" w14:textId="77777777" w:rsidR="004C424E" w:rsidRDefault="004C424E" w:rsidP="00314B85">
                            <w:pPr>
                              <w:pStyle w:val="BAHOfficeAddressLastBAH"/>
                            </w:pPr>
                            <w:r>
                              <w:t>Fax 703-902-3333</w:t>
                            </w:r>
                          </w:p>
                          <w:p w14:paraId="7CFBEDAE" w14:textId="77777777" w:rsidR="004C424E" w:rsidRDefault="000048DB" w:rsidP="00314B85">
                            <w:pPr>
                              <w:pStyle w:val="BAHURLBAH"/>
                              <w:spacing w:after="120"/>
                              <w:rPr>
                                <w:i/>
                                <w:iCs/>
                              </w:rPr>
                            </w:pPr>
                            <w:hyperlink r:id="rId18" w:history="1">
                              <w:r w:rsidR="004C424E">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4C424E" w:rsidRDefault="004C424E" w:rsidP="00314B85">
                      <w:pPr>
                        <w:pStyle w:val="BAHOfficeAddressBAH"/>
                        <w:rPr>
                          <w:b/>
                          <w:bCs/>
                        </w:rPr>
                      </w:pPr>
                      <w:r>
                        <w:rPr>
                          <w:b/>
                          <w:bCs/>
                        </w:rPr>
                        <w:t>Booz Allen Hamilton</w:t>
                      </w:r>
                    </w:p>
                    <w:p w14:paraId="5FB437CA" w14:textId="77777777" w:rsidR="004C424E" w:rsidRDefault="004C424E" w:rsidP="00314B85">
                      <w:pPr>
                        <w:pStyle w:val="BAHOfficeAddressBAH"/>
                      </w:pPr>
                      <w:r>
                        <w:t>8283 Greensboro Drive</w:t>
                      </w:r>
                    </w:p>
                    <w:p w14:paraId="1FCD3473" w14:textId="77777777" w:rsidR="004C424E" w:rsidRDefault="004C424E" w:rsidP="00314B85">
                      <w:pPr>
                        <w:pStyle w:val="BAHOfficeAddressBAH"/>
                      </w:pPr>
                      <w:r>
                        <w:t>McLean, VA 22102-3838</w:t>
                      </w:r>
                    </w:p>
                    <w:p w14:paraId="1E61E11E" w14:textId="77777777" w:rsidR="004C424E" w:rsidRDefault="004C424E" w:rsidP="00314B85">
                      <w:pPr>
                        <w:pStyle w:val="BAHOfficeAddressBAH"/>
                      </w:pPr>
                      <w:r>
                        <w:t>Tel 703-902-5000</w:t>
                      </w:r>
                    </w:p>
                    <w:p w14:paraId="2C05FE5D" w14:textId="77777777" w:rsidR="004C424E" w:rsidRDefault="004C424E" w:rsidP="00314B85">
                      <w:pPr>
                        <w:pStyle w:val="BAHOfficeAddressLastBAH"/>
                      </w:pPr>
                      <w:r>
                        <w:t>Fax 703-902-3333</w:t>
                      </w:r>
                    </w:p>
                    <w:p w14:paraId="7CFBEDAE" w14:textId="77777777" w:rsidR="004C424E" w:rsidRDefault="000048DB" w:rsidP="00314B85">
                      <w:pPr>
                        <w:pStyle w:val="BAHURLBAH"/>
                        <w:spacing w:after="120"/>
                        <w:rPr>
                          <w:i/>
                          <w:iCs/>
                        </w:rPr>
                      </w:pPr>
                      <w:hyperlink r:id="rId19" w:history="1">
                        <w:r w:rsidR="004C424E">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396AAC98" w14:textId="0DB66C85" w:rsidR="00B23148" w:rsidRDefault="00CE5487">
          <w:pPr>
            <w:pStyle w:val="TOC1"/>
            <w:tabs>
              <w:tab w:val="right" w:leader="dot" w:pos="9350"/>
            </w:tabs>
            <w:rPr>
              <w:ins w:id="6" w:author="Musavi, Hamid [USA]" w:date="2017-05-05T12:11:00Z"/>
              <w:noProof/>
              <w:lang w:eastAsia="en-US"/>
            </w:rPr>
          </w:pPr>
          <w:r>
            <w:fldChar w:fldCharType="begin"/>
          </w:r>
          <w:r>
            <w:instrText xml:space="preserve"> TOC \o "1-3" \h \z \u </w:instrText>
          </w:r>
          <w:r>
            <w:fldChar w:fldCharType="separate"/>
          </w:r>
          <w:ins w:id="7" w:author="Musavi, Hamid [USA]" w:date="2017-05-05T12:11:00Z">
            <w:r w:rsidR="00B23148" w:rsidRPr="00895B78">
              <w:rPr>
                <w:rStyle w:val="Hyperlink"/>
                <w:noProof/>
              </w:rPr>
              <w:fldChar w:fldCharType="begin"/>
            </w:r>
            <w:r w:rsidR="00B23148" w:rsidRPr="00895B78">
              <w:rPr>
                <w:rStyle w:val="Hyperlink"/>
                <w:noProof/>
              </w:rPr>
              <w:instrText xml:space="preserve"> </w:instrText>
            </w:r>
            <w:r w:rsidR="00B23148">
              <w:rPr>
                <w:noProof/>
              </w:rPr>
              <w:instrText>HYPERLINK \l "_Toc481749633"</w:instrText>
            </w:r>
            <w:r w:rsidR="00B23148" w:rsidRPr="00895B78">
              <w:rPr>
                <w:rStyle w:val="Hyperlink"/>
                <w:noProof/>
              </w:rPr>
              <w:instrText xml:space="preserve"> </w:instrText>
            </w:r>
            <w:r w:rsidR="00B23148" w:rsidRPr="00895B78">
              <w:rPr>
                <w:rStyle w:val="Hyperlink"/>
                <w:noProof/>
              </w:rPr>
            </w:r>
            <w:r w:rsidR="00B23148" w:rsidRPr="00895B78">
              <w:rPr>
                <w:rStyle w:val="Hyperlink"/>
                <w:noProof/>
              </w:rPr>
              <w:fldChar w:fldCharType="separate"/>
            </w:r>
            <w:r w:rsidR="00B23148" w:rsidRPr="00895B78">
              <w:rPr>
                <w:rStyle w:val="Hyperlink"/>
                <w:noProof/>
              </w:rPr>
              <w:t>Version History</w:t>
            </w:r>
            <w:r w:rsidR="00B23148">
              <w:rPr>
                <w:noProof/>
                <w:webHidden/>
              </w:rPr>
              <w:tab/>
            </w:r>
            <w:r w:rsidR="00B23148">
              <w:rPr>
                <w:noProof/>
                <w:webHidden/>
              </w:rPr>
              <w:fldChar w:fldCharType="begin"/>
            </w:r>
            <w:r w:rsidR="00B23148">
              <w:rPr>
                <w:noProof/>
                <w:webHidden/>
              </w:rPr>
              <w:instrText xml:space="preserve"> PAGEREF _Toc481749633 \h </w:instrText>
            </w:r>
            <w:r w:rsidR="00B23148">
              <w:rPr>
                <w:noProof/>
                <w:webHidden/>
              </w:rPr>
            </w:r>
          </w:ins>
          <w:r w:rsidR="00B23148">
            <w:rPr>
              <w:noProof/>
              <w:webHidden/>
            </w:rPr>
            <w:fldChar w:fldCharType="separate"/>
          </w:r>
          <w:ins w:id="8" w:author="Musavi, Hamid [USA]" w:date="2017-05-05T12:11:00Z">
            <w:r w:rsidR="00B23148">
              <w:rPr>
                <w:noProof/>
                <w:webHidden/>
              </w:rPr>
              <w:t>6</w:t>
            </w:r>
            <w:r w:rsidR="00B23148">
              <w:rPr>
                <w:noProof/>
                <w:webHidden/>
              </w:rPr>
              <w:fldChar w:fldCharType="end"/>
            </w:r>
            <w:r w:rsidR="00B23148" w:rsidRPr="00895B78">
              <w:rPr>
                <w:rStyle w:val="Hyperlink"/>
                <w:noProof/>
              </w:rPr>
              <w:fldChar w:fldCharType="end"/>
            </w:r>
          </w:ins>
        </w:p>
        <w:p w14:paraId="4C6C042E" w14:textId="29E3EDC7" w:rsidR="00B23148" w:rsidRDefault="00B23148">
          <w:pPr>
            <w:pStyle w:val="TOC1"/>
            <w:tabs>
              <w:tab w:val="left" w:pos="480"/>
              <w:tab w:val="right" w:leader="dot" w:pos="9350"/>
            </w:tabs>
            <w:rPr>
              <w:ins w:id="9" w:author="Musavi, Hamid [USA]" w:date="2017-05-05T12:11:00Z"/>
              <w:noProof/>
              <w:lang w:eastAsia="en-US"/>
            </w:rPr>
          </w:pPr>
          <w:ins w:id="10"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"_Toc481749634"</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1</w:t>
            </w:r>
            <w:r>
              <w:rPr>
                <w:noProof/>
                <w:lang w:eastAsia="en-US"/>
              </w:rPr>
              <w:tab/>
            </w:r>
            <w:r w:rsidRPr="00895B78">
              <w:rPr>
                <w:rStyle w:val="Hyperlink"/>
                <w:noProof/>
              </w:rPr>
              <w:t>Introduction</w:t>
            </w:r>
            <w:r>
              <w:rPr>
                <w:noProof/>
                <w:webHidden/>
              </w:rPr>
              <w:tab/>
            </w:r>
            <w:r>
              <w:rPr>
                <w:noProof/>
                <w:webHidden/>
              </w:rPr>
              <w:fldChar w:fldCharType="begin"/>
            </w:r>
            <w:r>
              <w:rPr>
                <w:noProof/>
                <w:webHidden/>
              </w:rPr>
              <w:instrText xml:space="preserve"> PAGEREF _Toc481749634 \h </w:instrText>
            </w:r>
            <w:r>
              <w:rPr>
                <w:noProof/>
                <w:webHidden/>
              </w:rPr>
            </w:r>
          </w:ins>
          <w:r>
            <w:rPr>
              <w:noProof/>
              <w:webHidden/>
            </w:rPr>
            <w:fldChar w:fldCharType="separate"/>
          </w:r>
          <w:ins w:id="11" w:author="Musavi, Hamid [USA]" w:date="2017-05-05T12:11:00Z">
            <w:r>
              <w:rPr>
                <w:noProof/>
                <w:webHidden/>
              </w:rPr>
              <w:t>7</w:t>
            </w:r>
            <w:r>
              <w:rPr>
                <w:noProof/>
                <w:webHidden/>
              </w:rPr>
              <w:fldChar w:fldCharType="end"/>
            </w:r>
            <w:r w:rsidRPr="00895B78">
              <w:rPr>
                <w:rStyle w:val="Hyperlink"/>
                <w:noProof/>
              </w:rPr>
              <w:fldChar w:fldCharType="end"/>
            </w:r>
          </w:ins>
        </w:p>
        <w:p w14:paraId="66E9450E" w14:textId="05A89B36" w:rsidR="00B23148" w:rsidRDefault="00B23148">
          <w:pPr>
            <w:pStyle w:val="TOC1"/>
            <w:tabs>
              <w:tab w:val="left" w:pos="480"/>
              <w:tab w:val="right" w:leader="dot" w:pos="9350"/>
            </w:tabs>
            <w:rPr>
              <w:ins w:id="12" w:author="Musavi, Hamid [USA]" w:date="2017-05-05T12:11:00Z"/>
              <w:noProof/>
              <w:lang w:eastAsia="en-US"/>
            </w:rPr>
          </w:pPr>
          <w:ins w:id="13"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"_Toc481749635"</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2</w:t>
            </w:r>
            <w:r>
              <w:rPr>
                <w:noProof/>
                <w:lang w:eastAsia="en-US"/>
              </w:rPr>
              <w:tab/>
            </w:r>
            <w:r w:rsidRPr="00895B78">
              <w:rPr>
                <w:rStyle w:val="Hyperlink"/>
                <w:noProof/>
              </w:rPr>
              <w:t>Project Overview</w:t>
            </w:r>
            <w:r>
              <w:rPr>
                <w:noProof/>
                <w:webHidden/>
              </w:rPr>
              <w:tab/>
            </w:r>
            <w:r>
              <w:rPr>
                <w:noProof/>
                <w:webHidden/>
              </w:rPr>
              <w:fldChar w:fldCharType="begin"/>
            </w:r>
            <w:r>
              <w:rPr>
                <w:noProof/>
                <w:webHidden/>
              </w:rPr>
              <w:instrText xml:space="preserve"> PAGEREF _Toc481749635 \h </w:instrText>
            </w:r>
            <w:r>
              <w:rPr>
                <w:noProof/>
                <w:webHidden/>
              </w:rPr>
            </w:r>
          </w:ins>
          <w:r>
            <w:rPr>
              <w:noProof/>
              <w:webHidden/>
            </w:rPr>
            <w:fldChar w:fldCharType="separate"/>
          </w:r>
          <w:ins w:id="14" w:author="Musavi, Hamid [USA]" w:date="2017-05-05T12:11:00Z">
            <w:r>
              <w:rPr>
                <w:noProof/>
                <w:webHidden/>
              </w:rPr>
              <w:t>7</w:t>
            </w:r>
            <w:r>
              <w:rPr>
                <w:noProof/>
                <w:webHidden/>
              </w:rPr>
              <w:fldChar w:fldCharType="end"/>
            </w:r>
            <w:r w:rsidRPr="00895B78">
              <w:rPr>
                <w:rStyle w:val="Hyperlink"/>
                <w:noProof/>
              </w:rPr>
              <w:fldChar w:fldCharType="end"/>
            </w:r>
          </w:ins>
        </w:p>
        <w:p w14:paraId="1E0B1CF4" w14:textId="1B8CEEF2" w:rsidR="00B23148" w:rsidRDefault="00B23148">
          <w:pPr>
            <w:pStyle w:val="TOC1"/>
            <w:tabs>
              <w:tab w:val="left" w:pos="480"/>
              <w:tab w:val="right" w:leader="dot" w:pos="9350"/>
            </w:tabs>
            <w:rPr>
              <w:ins w:id="15" w:author="Musavi, Hamid [USA]" w:date="2017-05-05T12:11:00Z"/>
              <w:noProof/>
              <w:lang w:eastAsia="en-US"/>
            </w:rPr>
          </w:pPr>
          <w:ins w:id="16"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"_Toc481749636"</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3</w:t>
            </w:r>
            <w:r>
              <w:rPr>
                <w:noProof/>
                <w:lang w:eastAsia="en-US"/>
              </w:rPr>
              <w:tab/>
            </w:r>
            <w:r w:rsidRPr="00895B78">
              <w:rPr>
                <w:rStyle w:val="Hyperlink"/>
                <w:noProof/>
              </w:rPr>
              <w:t>System Overview</w:t>
            </w:r>
            <w:r>
              <w:rPr>
                <w:noProof/>
                <w:webHidden/>
              </w:rPr>
              <w:tab/>
            </w:r>
            <w:r>
              <w:rPr>
                <w:noProof/>
                <w:webHidden/>
              </w:rPr>
              <w:fldChar w:fldCharType="begin"/>
            </w:r>
            <w:r>
              <w:rPr>
                <w:noProof/>
                <w:webHidden/>
              </w:rPr>
              <w:instrText xml:space="preserve"> PAGEREF _Toc481749636 \h </w:instrText>
            </w:r>
            <w:r>
              <w:rPr>
                <w:noProof/>
                <w:webHidden/>
              </w:rPr>
            </w:r>
          </w:ins>
          <w:r>
            <w:rPr>
              <w:noProof/>
              <w:webHidden/>
            </w:rPr>
            <w:fldChar w:fldCharType="separate"/>
          </w:r>
          <w:ins w:id="17" w:author="Musavi, Hamid [USA]" w:date="2017-05-05T12:11:00Z">
            <w:r>
              <w:rPr>
                <w:noProof/>
                <w:webHidden/>
              </w:rPr>
              <w:t>8</w:t>
            </w:r>
            <w:r>
              <w:rPr>
                <w:noProof/>
                <w:webHidden/>
              </w:rPr>
              <w:fldChar w:fldCharType="end"/>
            </w:r>
            <w:r w:rsidRPr="00895B78">
              <w:rPr>
                <w:rStyle w:val="Hyperlink"/>
                <w:noProof/>
              </w:rPr>
              <w:fldChar w:fldCharType="end"/>
            </w:r>
          </w:ins>
        </w:p>
        <w:p w14:paraId="2B628194" w14:textId="3E8A3A9D" w:rsidR="00B23148" w:rsidRDefault="00B23148">
          <w:pPr>
            <w:pStyle w:val="TOC1"/>
            <w:tabs>
              <w:tab w:val="left" w:pos="480"/>
              <w:tab w:val="right" w:leader="dot" w:pos="9350"/>
            </w:tabs>
            <w:rPr>
              <w:ins w:id="18" w:author="Musavi, Hamid [USA]" w:date="2017-05-05T12:11:00Z"/>
              <w:noProof/>
              <w:lang w:eastAsia="en-US"/>
            </w:rPr>
          </w:pPr>
          <w:ins w:id="19"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"_Toc481749637"</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4</w:t>
            </w:r>
            <w:r>
              <w:rPr>
                <w:noProof/>
                <w:lang w:eastAsia="en-US"/>
              </w:rPr>
              <w:tab/>
            </w:r>
            <w:r w:rsidRPr="00895B78">
              <w:rPr>
                <w:rStyle w:val="Hyperlink"/>
                <w:noProof/>
              </w:rPr>
              <w:t>Audience</w:t>
            </w:r>
            <w:r>
              <w:rPr>
                <w:noProof/>
                <w:webHidden/>
              </w:rPr>
              <w:tab/>
            </w:r>
            <w:r>
              <w:rPr>
                <w:noProof/>
                <w:webHidden/>
              </w:rPr>
              <w:fldChar w:fldCharType="begin"/>
            </w:r>
            <w:r>
              <w:rPr>
                <w:noProof/>
                <w:webHidden/>
              </w:rPr>
              <w:instrText xml:space="preserve"> PAGEREF _Toc481749637 \h </w:instrText>
            </w:r>
            <w:r>
              <w:rPr>
                <w:noProof/>
                <w:webHidden/>
              </w:rPr>
            </w:r>
          </w:ins>
          <w:r>
            <w:rPr>
              <w:noProof/>
              <w:webHidden/>
            </w:rPr>
            <w:fldChar w:fldCharType="separate"/>
          </w:r>
          <w:ins w:id="20" w:author="Musavi, Hamid [USA]" w:date="2017-05-05T12:11:00Z">
            <w:r>
              <w:rPr>
                <w:noProof/>
                <w:webHidden/>
              </w:rPr>
              <w:t>8</w:t>
            </w:r>
            <w:r>
              <w:rPr>
                <w:noProof/>
                <w:webHidden/>
              </w:rPr>
              <w:fldChar w:fldCharType="end"/>
            </w:r>
            <w:r w:rsidRPr="00895B78">
              <w:rPr>
                <w:rStyle w:val="Hyperlink"/>
                <w:noProof/>
              </w:rPr>
              <w:fldChar w:fldCharType="end"/>
            </w:r>
          </w:ins>
        </w:p>
        <w:p w14:paraId="7D11C26F" w14:textId="04D663B4" w:rsidR="00B23148" w:rsidRDefault="00B23148">
          <w:pPr>
            <w:pStyle w:val="TOC1"/>
            <w:tabs>
              <w:tab w:val="left" w:pos="480"/>
              <w:tab w:val="right" w:leader="dot" w:pos="9350"/>
            </w:tabs>
            <w:rPr>
              <w:ins w:id="21" w:author="Musavi, Hamid [USA]" w:date="2017-05-05T12:11:00Z"/>
              <w:noProof/>
              <w:lang w:eastAsia="en-US"/>
            </w:rPr>
          </w:pPr>
          <w:ins w:id="22"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"_Toc481749638"</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5</w:t>
            </w:r>
            <w:r>
              <w:rPr>
                <w:noProof/>
                <w:lang w:eastAsia="en-US"/>
              </w:rPr>
              <w:tab/>
            </w:r>
            <w:r w:rsidRPr="00895B78">
              <w:rPr>
                <w:rStyle w:val="Hyperlink"/>
                <w:noProof/>
              </w:rPr>
              <w:t>Glossary</w:t>
            </w:r>
            <w:r>
              <w:rPr>
                <w:noProof/>
                <w:webHidden/>
              </w:rPr>
              <w:tab/>
            </w:r>
            <w:r>
              <w:rPr>
                <w:noProof/>
                <w:webHidden/>
              </w:rPr>
              <w:fldChar w:fldCharType="begin"/>
            </w:r>
            <w:r>
              <w:rPr>
                <w:noProof/>
                <w:webHidden/>
              </w:rPr>
              <w:instrText xml:space="preserve"> PAGEREF _Toc481749638 \h </w:instrText>
            </w:r>
            <w:r>
              <w:rPr>
                <w:noProof/>
                <w:webHidden/>
              </w:rPr>
            </w:r>
          </w:ins>
          <w:r>
            <w:rPr>
              <w:noProof/>
              <w:webHidden/>
            </w:rPr>
            <w:fldChar w:fldCharType="separate"/>
          </w:r>
          <w:ins w:id="23" w:author="Musavi, Hamid [USA]" w:date="2017-05-05T12:11:00Z">
            <w:r>
              <w:rPr>
                <w:noProof/>
                <w:webHidden/>
              </w:rPr>
              <w:t>9</w:t>
            </w:r>
            <w:r>
              <w:rPr>
                <w:noProof/>
                <w:webHidden/>
              </w:rPr>
              <w:fldChar w:fldCharType="end"/>
            </w:r>
            <w:r w:rsidRPr="00895B78">
              <w:rPr>
                <w:rStyle w:val="Hyperlink"/>
                <w:noProof/>
              </w:rPr>
              <w:fldChar w:fldCharType="end"/>
            </w:r>
          </w:ins>
        </w:p>
        <w:p w14:paraId="2D5D1AF4" w14:textId="126BCEB8" w:rsidR="00B23148" w:rsidRDefault="00B23148">
          <w:pPr>
            <w:pStyle w:val="TOC1"/>
            <w:tabs>
              <w:tab w:val="left" w:pos="480"/>
              <w:tab w:val="right" w:leader="dot" w:pos="9350"/>
            </w:tabs>
            <w:rPr>
              <w:ins w:id="24" w:author="Musavi, Hamid [USA]" w:date="2017-05-05T12:11:00Z"/>
              <w:noProof/>
              <w:lang w:eastAsia="en-US"/>
            </w:rPr>
          </w:pPr>
          <w:ins w:id="25"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"_Toc481749639"</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w:t>
            </w:r>
            <w:r>
              <w:rPr>
                <w:noProof/>
                <w:lang w:eastAsia="en-US"/>
              </w:rPr>
              <w:tab/>
            </w:r>
            <w:r w:rsidRPr="00895B78">
              <w:rPr>
                <w:rStyle w:val="Hyperlink"/>
                <w:noProof/>
              </w:rPr>
              <w:t>ODE DEVELOPMENT ENVIRONMENT</w:t>
            </w:r>
            <w:r>
              <w:rPr>
                <w:noProof/>
                <w:webHidden/>
              </w:rPr>
              <w:tab/>
            </w:r>
            <w:r>
              <w:rPr>
                <w:noProof/>
                <w:webHidden/>
              </w:rPr>
              <w:fldChar w:fldCharType="begin"/>
            </w:r>
            <w:r>
              <w:rPr>
                <w:noProof/>
                <w:webHidden/>
              </w:rPr>
              <w:instrText xml:space="preserve"> PAGEREF _Toc481749639 \h </w:instrText>
            </w:r>
            <w:r>
              <w:rPr>
                <w:noProof/>
                <w:webHidden/>
              </w:rPr>
            </w:r>
          </w:ins>
          <w:r>
            <w:rPr>
              <w:noProof/>
              <w:webHidden/>
            </w:rPr>
            <w:fldChar w:fldCharType="separate"/>
          </w:r>
          <w:ins w:id="26" w:author="Musavi, Hamid [USA]" w:date="2017-05-05T12:11:00Z">
            <w:r>
              <w:rPr>
                <w:noProof/>
                <w:webHidden/>
              </w:rPr>
              <w:t>11</w:t>
            </w:r>
            <w:r>
              <w:rPr>
                <w:noProof/>
                <w:webHidden/>
              </w:rPr>
              <w:fldChar w:fldCharType="end"/>
            </w:r>
            <w:r w:rsidRPr="00895B78">
              <w:rPr>
                <w:rStyle w:val="Hyperlink"/>
                <w:noProof/>
              </w:rPr>
              <w:fldChar w:fldCharType="end"/>
            </w:r>
          </w:ins>
        </w:p>
        <w:p w14:paraId="67DFDB94" w14:textId="1D5F94C5" w:rsidR="00B23148" w:rsidRDefault="00B23148">
          <w:pPr>
            <w:pStyle w:val="TOC2"/>
            <w:tabs>
              <w:tab w:val="left" w:pos="1080"/>
              <w:tab w:val="right" w:leader="dot" w:pos="9350"/>
            </w:tabs>
            <w:rPr>
              <w:ins w:id="27" w:author="Musavi, Hamid [USA]" w:date="2017-05-05T12:11:00Z"/>
              <w:noProof/>
              <w:lang w:eastAsia="en-US"/>
            </w:rPr>
          </w:pPr>
          <w:ins w:id="28"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"_Toc481749640"</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6.1</w:t>
            </w:r>
            <w:r>
              <w:rPr>
                <w:noProof/>
                <w:lang w:eastAsia="en-US"/>
              </w:rPr>
              <w:tab/>
            </w:r>
            <w:r w:rsidRPr="00895B78">
              <w:rPr>
                <w:rStyle w:val="Hyperlink"/>
                <w:noProof/>
              </w:rPr>
              <w:t>Java Development Tools</w:t>
            </w:r>
            <w:r>
              <w:rPr>
                <w:noProof/>
                <w:webHidden/>
              </w:rPr>
              <w:tab/>
            </w:r>
            <w:r>
              <w:rPr>
                <w:noProof/>
                <w:webHidden/>
              </w:rPr>
              <w:fldChar w:fldCharType="begin"/>
            </w:r>
            <w:r>
              <w:rPr>
                <w:noProof/>
                <w:webHidden/>
              </w:rPr>
              <w:instrText xml:space="preserve"> PAGEREF _Toc481749640 \h </w:instrText>
            </w:r>
            <w:r>
              <w:rPr>
                <w:noProof/>
                <w:webHidden/>
              </w:rPr>
            </w:r>
          </w:ins>
          <w:r>
            <w:rPr>
              <w:noProof/>
              <w:webHidden/>
            </w:rPr>
            <w:fldChar w:fldCharType="separate"/>
          </w:r>
          <w:ins w:id="29" w:author="Musavi, Hamid [USA]" w:date="2017-05-05T12:11:00Z">
            <w:r>
              <w:rPr>
                <w:noProof/>
                <w:webHidden/>
              </w:rPr>
              <w:t>11</w:t>
            </w:r>
            <w:r>
              <w:rPr>
                <w:noProof/>
                <w:webHidden/>
              </w:rPr>
              <w:fldChar w:fldCharType="end"/>
            </w:r>
            <w:r w:rsidRPr="00895B78">
              <w:rPr>
                <w:rStyle w:val="Hyperlink"/>
                <w:noProof/>
              </w:rPr>
              <w:fldChar w:fldCharType="end"/>
            </w:r>
          </w:ins>
        </w:p>
        <w:p w14:paraId="11F7ADE9" w14:textId="713083EB" w:rsidR="00B23148" w:rsidRDefault="00B23148">
          <w:pPr>
            <w:pStyle w:val="TOC2"/>
            <w:tabs>
              <w:tab w:val="left" w:pos="1080"/>
              <w:tab w:val="right" w:leader="dot" w:pos="9350"/>
            </w:tabs>
            <w:rPr>
              <w:ins w:id="30" w:author="Musavi, Hamid [USA]" w:date="2017-05-05T12:11:00Z"/>
              <w:noProof/>
              <w:lang w:eastAsia="en-US"/>
            </w:rPr>
          </w:pPr>
          <w:ins w:id="31"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"_Toc481749641"</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6.2</w:t>
            </w:r>
            <w:r>
              <w:rPr>
                <w:noProof/>
                <w:lang w:eastAsia="en-US"/>
              </w:rPr>
              <w:tab/>
            </w:r>
            <w:r w:rsidRPr="00895B78">
              <w:rPr>
                <w:rStyle w:val="Hyperlink"/>
                <w:noProof/>
              </w:rPr>
              <w:t>Java</w:t>
            </w:r>
            <w:r>
              <w:rPr>
                <w:noProof/>
                <w:webHidden/>
              </w:rPr>
              <w:tab/>
            </w:r>
            <w:r>
              <w:rPr>
                <w:noProof/>
                <w:webHidden/>
              </w:rPr>
              <w:fldChar w:fldCharType="begin"/>
            </w:r>
            <w:r>
              <w:rPr>
                <w:noProof/>
                <w:webHidden/>
              </w:rPr>
              <w:instrText xml:space="preserve"> PAGEREF _Toc481749641 \h </w:instrText>
            </w:r>
            <w:r>
              <w:rPr>
                <w:noProof/>
                <w:webHidden/>
              </w:rPr>
            </w:r>
          </w:ins>
          <w:r>
            <w:rPr>
              <w:noProof/>
              <w:webHidden/>
            </w:rPr>
            <w:fldChar w:fldCharType="separate"/>
          </w:r>
          <w:ins w:id="32" w:author="Musavi, Hamid [USA]" w:date="2017-05-05T12:11:00Z">
            <w:r>
              <w:rPr>
                <w:noProof/>
                <w:webHidden/>
              </w:rPr>
              <w:t>11</w:t>
            </w:r>
            <w:r>
              <w:rPr>
                <w:noProof/>
                <w:webHidden/>
              </w:rPr>
              <w:fldChar w:fldCharType="end"/>
            </w:r>
            <w:r w:rsidRPr="00895B78">
              <w:rPr>
                <w:rStyle w:val="Hyperlink"/>
                <w:noProof/>
              </w:rPr>
              <w:fldChar w:fldCharType="end"/>
            </w:r>
          </w:ins>
        </w:p>
        <w:p w14:paraId="65D781C2" w14:textId="3835A87D" w:rsidR="00B23148" w:rsidRDefault="00B23148">
          <w:pPr>
            <w:pStyle w:val="TOC2"/>
            <w:tabs>
              <w:tab w:val="left" w:pos="1080"/>
              <w:tab w:val="right" w:leader="dot" w:pos="9350"/>
            </w:tabs>
            <w:rPr>
              <w:ins w:id="33" w:author="Musavi, Hamid [USA]" w:date="2017-05-05T12:11:00Z"/>
              <w:noProof/>
              <w:lang w:eastAsia="en-US"/>
            </w:rPr>
          </w:pPr>
          <w:ins w:id="34"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"_Toc481749642"</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6.3</w:t>
            </w:r>
            <w:r>
              <w:rPr>
                <w:noProof/>
                <w:lang w:eastAsia="en-US"/>
              </w:rPr>
              <w:tab/>
            </w:r>
            <w:r w:rsidRPr="00895B78">
              <w:rPr>
                <w:rStyle w:val="Hyperlink"/>
                <w:noProof/>
              </w:rPr>
              <w:t>Eclipse IDE</w:t>
            </w:r>
            <w:r>
              <w:rPr>
                <w:noProof/>
                <w:webHidden/>
              </w:rPr>
              <w:tab/>
            </w:r>
            <w:r>
              <w:rPr>
                <w:noProof/>
                <w:webHidden/>
              </w:rPr>
              <w:fldChar w:fldCharType="begin"/>
            </w:r>
            <w:r>
              <w:rPr>
                <w:noProof/>
                <w:webHidden/>
              </w:rPr>
              <w:instrText xml:space="preserve"> PAGEREF _Toc481749642 \h </w:instrText>
            </w:r>
            <w:r>
              <w:rPr>
                <w:noProof/>
                <w:webHidden/>
              </w:rPr>
            </w:r>
          </w:ins>
          <w:r>
            <w:rPr>
              <w:noProof/>
              <w:webHidden/>
            </w:rPr>
            <w:fldChar w:fldCharType="separate"/>
          </w:r>
          <w:ins w:id="35" w:author="Musavi, Hamid [USA]" w:date="2017-05-05T12:11:00Z">
            <w:r>
              <w:rPr>
                <w:noProof/>
                <w:webHidden/>
              </w:rPr>
              <w:t>11</w:t>
            </w:r>
            <w:r>
              <w:rPr>
                <w:noProof/>
                <w:webHidden/>
              </w:rPr>
              <w:fldChar w:fldCharType="end"/>
            </w:r>
            <w:r w:rsidRPr="00895B78">
              <w:rPr>
                <w:rStyle w:val="Hyperlink"/>
                <w:noProof/>
              </w:rPr>
              <w:fldChar w:fldCharType="end"/>
            </w:r>
          </w:ins>
        </w:p>
        <w:p w14:paraId="1799DF92" w14:textId="355A43ED" w:rsidR="00B23148" w:rsidRDefault="00B23148">
          <w:pPr>
            <w:pStyle w:val="TOC2"/>
            <w:tabs>
              <w:tab w:val="left" w:pos="1080"/>
              <w:tab w:val="right" w:leader="dot" w:pos="9350"/>
            </w:tabs>
            <w:rPr>
              <w:ins w:id="36" w:author="Musavi, Hamid [USA]" w:date="2017-05-05T12:11:00Z"/>
              <w:noProof/>
              <w:lang w:eastAsia="en-US"/>
            </w:rPr>
          </w:pPr>
          <w:ins w:id="37"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"_Toc481749643"</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6.4</w:t>
            </w:r>
            <w:r>
              <w:rPr>
                <w:noProof/>
                <w:lang w:eastAsia="en-US"/>
              </w:rPr>
              <w:tab/>
            </w:r>
            <w:r w:rsidRPr="00895B78">
              <w:rPr>
                <w:rStyle w:val="Hyperlink"/>
                <w:noProof/>
              </w:rPr>
              <w:t>Maven</w:t>
            </w:r>
            <w:r>
              <w:rPr>
                <w:noProof/>
                <w:webHidden/>
              </w:rPr>
              <w:tab/>
            </w:r>
            <w:r>
              <w:rPr>
                <w:noProof/>
                <w:webHidden/>
              </w:rPr>
              <w:fldChar w:fldCharType="begin"/>
            </w:r>
            <w:r>
              <w:rPr>
                <w:noProof/>
                <w:webHidden/>
              </w:rPr>
              <w:instrText xml:space="preserve"> PAGEREF _Toc481749643 \h </w:instrText>
            </w:r>
            <w:r>
              <w:rPr>
                <w:noProof/>
                <w:webHidden/>
              </w:rPr>
            </w:r>
          </w:ins>
          <w:r>
            <w:rPr>
              <w:noProof/>
              <w:webHidden/>
            </w:rPr>
            <w:fldChar w:fldCharType="separate"/>
          </w:r>
          <w:ins w:id="38" w:author="Musavi, Hamid [USA]" w:date="2017-05-05T12:11:00Z">
            <w:r>
              <w:rPr>
                <w:noProof/>
                <w:webHidden/>
              </w:rPr>
              <w:t>11</w:t>
            </w:r>
            <w:r>
              <w:rPr>
                <w:noProof/>
                <w:webHidden/>
              </w:rPr>
              <w:fldChar w:fldCharType="end"/>
            </w:r>
            <w:r w:rsidRPr="00895B78">
              <w:rPr>
                <w:rStyle w:val="Hyperlink"/>
                <w:noProof/>
              </w:rPr>
              <w:fldChar w:fldCharType="end"/>
            </w:r>
          </w:ins>
        </w:p>
        <w:p w14:paraId="0522B3B1" w14:textId="1F8C75BD" w:rsidR="00B23148" w:rsidRDefault="00B23148">
          <w:pPr>
            <w:pStyle w:val="TOC2"/>
            <w:tabs>
              <w:tab w:val="left" w:pos="1080"/>
              <w:tab w:val="right" w:leader="dot" w:pos="9350"/>
            </w:tabs>
            <w:rPr>
              <w:ins w:id="39" w:author="Musavi, Hamid [USA]" w:date="2017-05-05T12:11:00Z"/>
              <w:noProof/>
              <w:lang w:eastAsia="en-US"/>
            </w:rPr>
          </w:pPr>
          <w:ins w:id="40"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"_Toc481749644"</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6.5</w:t>
            </w:r>
            <w:r>
              <w:rPr>
                <w:noProof/>
                <w:lang w:eastAsia="en-US"/>
              </w:rPr>
              <w:tab/>
            </w:r>
            <w:r w:rsidRPr="00895B78">
              <w:rPr>
                <w:rStyle w:val="Hyperlink"/>
                <w:noProof/>
              </w:rPr>
              <w:t>Git Version Control</w:t>
            </w:r>
            <w:r>
              <w:rPr>
                <w:noProof/>
                <w:webHidden/>
              </w:rPr>
              <w:tab/>
            </w:r>
            <w:r>
              <w:rPr>
                <w:noProof/>
                <w:webHidden/>
              </w:rPr>
              <w:fldChar w:fldCharType="begin"/>
            </w:r>
            <w:r>
              <w:rPr>
                <w:noProof/>
                <w:webHidden/>
              </w:rPr>
              <w:instrText xml:space="preserve"> PAGEREF _Toc481749644 \h </w:instrText>
            </w:r>
            <w:r>
              <w:rPr>
                <w:noProof/>
                <w:webHidden/>
              </w:rPr>
            </w:r>
          </w:ins>
          <w:r>
            <w:rPr>
              <w:noProof/>
              <w:webHidden/>
            </w:rPr>
            <w:fldChar w:fldCharType="separate"/>
          </w:r>
          <w:ins w:id="41" w:author="Musavi, Hamid [USA]" w:date="2017-05-05T12:11:00Z">
            <w:r>
              <w:rPr>
                <w:noProof/>
                <w:webHidden/>
              </w:rPr>
              <w:t>11</w:t>
            </w:r>
            <w:r>
              <w:rPr>
                <w:noProof/>
                <w:webHidden/>
              </w:rPr>
              <w:fldChar w:fldCharType="end"/>
            </w:r>
            <w:r w:rsidRPr="00895B78">
              <w:rPr>
                <w:rStyle w:val="Hyperlink"/>
                <w:noProof/>
              </w:rPr>
              <w:fldChar w:fldCharType="end"/>
            </w:r>
          </w:ins>
        </w:p>
        <w:p w14:paraId="1F544400" w14:textId="6F954E52" w:rsidR="00B23148" w:rsidRDefault="00B23148">
          <w:pPr>
            <w:pStyle w:val="TOC2"/>
            <w:tabs>
              <w:tab w:val="left" w:pos="1080"/>
              <w:tab w:val="right" w:leader="dot" w:pos="9350"/>
            </w:tabs>
            <w:rPr>
              <w:ins w:id="42" w:author="Musavi, Hamid [USA]" w:date="2017-05-05T12:11:00Z"/>
              <w:noProof/>
              <w:lang w:eastAsia="en-US"/>
            </w:rPr>
          </w:pPr>
          <w:ins w:id="43"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"_Toc481749645"</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6.6</w:t>
            </w:r>
            <w:r>
              <w:rPr>
                <w:noProof/>
                <w:lang w:eastAsia="en-US"/>
              </w:rPr>
              <w:tab/>
            </w:r>
            <w:r w:rsidRPr="00895B78">
              <w:rPr>
                <w:rStyle w:val="Hyperlink"/>
                <w:noProof/>
              </w:rPr>
              <w:t>Building ODE Software Artifacts</w:t>
            </w:r>
            <w:r>
              <w:rPr>
                <w:noProof/>
                <w:webHidden/>
              </w:rPr>
              <w:tab/>
            </w:r>
            <w:r>
              <w:rPr>
                <w:noProof/>
                <w:webHidden/>
              </w:rPr>
              <w:fldChar w:fldCharType="begin"/>
            </w:r>
            <w:r>
              <w:rPr>
                <w:noProof/>
                <w:webHidden/>
              </w:rPr>
              <w:instrText xml:space="preserve"> PAGEREF _Toc481749645 \h </w:instrText>
            </w:r>
            <w:r>
              <w:rPr>
                <w:noProof/>
                <w:webHidden/>
              </w:rPr>
            </w:r>
          </w:ins>
          <w:r>
            <w:rPr>
              <w:noProof/>
              <w:webHidden/>
            </w:rPr>
            <w:fldChar w:fldCharType="separate"/>
          </w:r>
          <w:ins w:id="44" w:author="Musavi, Hamid [USA]" w:date="2017-05-05T12:11:00Z">
            <w:r>
              <w:rPr>
                <w:noProof/>
                <w:webHidden/>
              </w:rPr>
              <w:t>12</w:t>
            </w:r>
            <w:r>
              <w:rPr>
                <w:noProof/>
                <w:webHidden/>
              </w:rPr>
              <w:fldChar w:fldCharType="end"/>
            </w:r>
            <w:r w:rsidRPr="00895B78">
              <w:rPr>
                <w:rStyle w:val="Hyperlink"/>
                <w:noProof/>
              </w:rPr>
              <w:fldChar w:fldCharType="end"/>
            </w:r>
          </w:ins>
        </w:p>
        <w:p w14:paraId="7EC17E66" w14:textId="47336224" w:rsidR="00B23148" w:rsidRDefault="00B23148">
          <w:pPr>
            <w:pStyle w:val="TOC3"/>
            <w:tabs>
              <w:tab w:val="left" w:pos="1440"/>
              <w:tab w:val="right" w:leader="dot" w:pos="9350"/>
            </w:tabs>
            <w:rPr>
              <w:ins w:id="45" w:author="Musavi, Hamid [USA]" w:date="2017-05-05T12:11:00Z"/>
              <w:rFonts w:asciiTheme="minorHAnsi" w:eastAsiaTheme="minorEastAsia" w:hAnsiTheme="minorHAnsi" w:cstheme="minorBidi"/>
              <w:noProof/>
              <w:sz w:val="22"/>
              <w:szCs w:val="22"/>
            </w:rPr>
          </w:pPr>
          <w:ins w:id="46"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"_Toc481749646"</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6.6.1</w:t>
            </w:r>
            <w:r>
              <w:rPr>
                <w:rFonts w:asciiTheme="minorHAnsi" w:eastAsiaTheme="minorEastAsia" w:hAnsiTheme="minorHAnsi" w:cstheme="minorBidi"/>
                <w:noProof/>
                <w:sz w:val="22"/>
                <w:szCs w:val="22"/>
              </w:rPr>
              <w:tab/>
            </w:r>
            <w:r w:rsidRPr="00895B78">
              <w:rPr>
                <w:rStyle w:val="Hyperlink"/>
                <w:noProof/>
              </w:rPr>
              <w:t>Open-Source Repository</w:t>
            </w:r>
            <w:r>
              <w:rPr>
                <w:noProof/>
                <w:webHidden/>
              </w:rPr>
              <w:tab/>
            </w:r>
            <w:r>
              <w:rPr>
                <w:noProof/>
                <w:webHidden/>
              </w:rPr>
              <w:fldChar w:fldCharType="begin"/>
            </w:r>
            <w:r>
              <w:rPr>
                <w:noProof/>
                <w:webHidden/>
              </w:rPr>
              <w:instrText xml:space="preserve"> PAGEREF _Toc481749646 \h </w:instrText>
            </w:r>
            <w:r>
              <w:rPr>
                <w:noProof/>
                <w:webHidden/>
              </w:rPr>
            </w:r>
          </w:ins>
          <w:r>
            <w:rPr>
              <w:noProof/>
              <w:webHidden/>
            </w:rPr>
            <w:fldChar w:fldCharType="separate"/>
          </w:r>
          <w:ins w:id="47" w:author="Musavi, Hamid [USA]" w:date="2017-05-05T12:11:00Z">
            <w:r>
              <w:rPr>
                <w:noProof/>
                <w:webHidden/>
              </w:rPr>
              <w:t>12</w:t>
            </w:r>
            <w:r>
              <w:rPr>
                <w:noProof/>
                <w:webHidden/>
              </w:rPr>
              <w:fldChar w:fldCharType="end"/>
            </w:r>
            <w:r w:rsidRPr="00895B78">
              <w:rPr>
                <w:rStyle w:val="Hyperlink"/>
                <w:noProof/>
              </w:rPr>
              <w:fldChar w:fldCharType="end"/>
            </w:r>
          </w:ins>
        </w:p>
        <w:p w14:paraId="601B1D6B" w14:textId="325659C0" w:rsidR="00B23148" w:rsidRDefault="00B23148">
          <w:pPr>
            <w:pStyle w:val="TOC3"/>
            <w:tabs>
              <w:tab w:val="left" w:pos="1440"/>
              <w:tab w:val="right" w:leader="dot" w:pos="9350"/>
            </w:tabs>
            <w:rPr>
              <w:ins w:id="48" w:author="Musavi, Hamid [USA]" w:date="2017-05-05T12:11:00Z"/>
              <w:rFonts w:asciiTheme="minorHAnsi" w:eastAsiaTheme="minorEastAsia" w:hAnsiTheme="minorHAnsi" w:cstheme="minorBidi"/>
              <w:noProof/>
              <w:sz w:val="22"/>
              <w:szCs w:val="22"/>
            </w:rPr>
          </w:pPr>
          <w:ins w:id="49"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"_Toc481749647"</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6.6.2</w:t>
            </w:r>
            <w:r>
              <w:rPr>
                <w:rFonts w:asciiTheme="minorHAnsi" w:eastAsiaTheme="minorEastAsia" w:hAnsiTheme="minorHAnsi" w:cstheme="minorBidi"/>
                <w:noProof/>
                <w:sz w:val="22"/>
                <w:szCs w:val="22"/>
              </w:rPr>
              <w:tab/>
            </w:r>
            <w:r w:rsidRPr="00895B78">
              <w:rPr>
                <w:rStyle w:val="Hyperlink"/>
                <w:noProof/>
              </w:rPr>
              <w:t>Private Repository</w:t>
            </w:r>
            <w:r>
              <w:rPr>
                <w:noProof/>
                <w:webHidden/>
              </w:rPr>
              <w:tab/>
            </w:r>
            <w:r>
              <w:rPr>
                <w:noProof/>
                <w:webHidden/>
              </w:rPr>
              <w:fldChar w:fldCharType="begin"/>
            </w:r>
            <w:r>
              <w:rPr>
                <w:noProof/>
                <w:webHidden/>
              </w:rPr>
              <w:instrText xml:space="preserve"> PAGEREF _Toc481749647 \h </w:instrText>
            </w:r>
            <w:r>
              <w:rPr>
                <w:noProof/>
                <w:webHidden/>
              </w:rPr>
            </w:r>
          </w:ins>
          <w:r>
            <w:rPr>
              <w:noProof/>
              <w:webHidden/>
            </w:rPr>
            <w:fldChar w:fldCharType="separate"/>
          </w:r>
          <w:ins w:id="50" w:author="Musavi, Hamid [USA]" w:date="2017-05-05T12:11:00Z">
            <w:r>
              <w:rPr>
                <w:noProof/>
                <w:webHidden/>
              </w:rPr>
              <w:t>12</w:t>
            </w:r>
            <w:r>
              <w:rPr>
                <w:noProof/>
                <w:webHidden/>
              </w:rPr>
              <w:fldChar w:fldCharType="end"/>
            </w:r>
            <w:r w:rsidRPr="00895B78">
              <w:rPr>
                <w:rStyle w:val="Hyperlink"/>
                <w:noProof/>
              </w:rPr>
              <w:fldChar w:fldCharType="end"/>
            </w:r>
          </w:ins>
        </w:p>
        <w:p w14:paraId="0B447036" w14:textId="52E99542" w:rsidR="00B23148" w:rsidRDefault="00B23148">
          <w:pPr>
            <w:pStyle w:val="TOC3"/>
            <w:tabs>
              <w:tab w:val="left" w:pos="1440"/>
              <w:tab w:val="right" w:leader="dot" w:pos="9350"/>
            </w:tabs>
            <w:rPr>
              <w:ins w:id="51" w:author="Musavi, Hamid [USA]" w:date="2017-05-05T12:11:00Z"/>
              <w:rFonts w:asciiTheme="minorHAnsi" w:eastAsiaTheme="minorEastAsia" w:hAnsiTheme="minorHAnsi" w:cstheme="minorBidi"/>
              <w:noProof/>
              <w:sz w:val="22"/>
              <w:szCs w:val="22"/>
            </w:rPr>
          </w:pPr>
          <w:ins w:id="52"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"_Toc481749648"</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b/>
                <w:noProof/>
              </w:rPr>
              <w:t>6.6.3</w:t>
            </w:r>
            <w:r>
              <w:rPr>
                <w:rFonts w:asciiTheme="minorHAnsi" w:eastAsiaTheme="minorEastAsia" w:hAnsiTheme="minorHAnsi" w:cstheme="minorBidi"/>
                <w:noProof/>
                <w:sz w:val="22"/>
                <w:szCs w:val="22"/>
              </w:rPr>
              <w:tab/>
            </w:r>
            <w:r w:rsidRPr="00895B78">
              <w:rPr>
                <w:rStyle w:val="Hyperlink"/>
                <w:noProof/>
              </w:rPr>
              <w:t>ODE Application Properties</w:t>
            </w:r>
            <w:r>
              <w:rPr>
                <w:noProof/>
                <w:webHidden/>
              </w:rPr>
              <w:tab/>
            </w:r>
            <w:r>
              <w:rPr>
                <w:noProof/>
                <w:webHidden/>
              </w:rPr>
              <w:fldChar w:fldCharType="begin"/>
            </w:r>
            <w:r>
              <w:rPr>
                <w:noProof/>
                <w:webHidden/>
              </w:rPr>
              <w:instrText xml:space="preserve"> PAGEREF _Toc481749648 \h </w:instrText>
            </w:r>
            <w:r>
              <w:rPr>
                <w:noProof/>
                <w:webHidden/>
              </w:rPr>
            </w:r>
          </w:ins>
          <w:r>
            <w:rPr>
              <w:noProof/>
              <w:webHidden/>
            </w:rPr>
            <w:fldChar w:fldCharType="separate"/>
          </w:r>
          <w:ins w:id="53" w:author="Musavi, Hamid [USA]" w:date="2017-05-05T12:11:00Z">
            <w:r>
              <w:rPr>
                <w:noProof/>
                <w:webHidden/>
              </w:rPr>
              <w:t>13</w:t>
            </w:r>
            <w:r>
              <w:rPr>
                <w:noProof/>
                <w:webHidden/>
              </w:rPr>
              <w:fldChar w:fldCharType="end"/>
            </w:r>
            <w:r w:rsidRPr="00895B78">
              <w:rPr>
                <w:rStyle w:val="Hyperlink"/>
                <w:noProof/>
              </w:rPr>
              <w:fldChar w:fldCharType="end"/>
            </w:r>
          </w:ins>
        </w:p>
        <w:p w14:paraId="5B916F07" w14:textId="63A9FA4F" w:rsidR="00B23148" w:rsidRDefault="00B23148">
          <w:pPr>
            <w:pStyle w:val="TOC3"/>
            <w:tabs>
              <w:tab w:val="left" w:pos="1440"/>
              <w:tab w:val="right" w:leader="dot" w:pos="9350"/>
            </w:tabs>
            <w:rPr>
              <w:ins w:id="54" w:author="Musavi, Hamid [USA]" w:date="2017-05-05T12:11:00Z"/>
              <w:rFonts w:asciiTheme="minorHAnsi" w:eastAsiaTheme="minorEastAsia" w:hAnsiTheme="minorHAnsi" w:cstheme="minorBidi"/>
              <w:noProof/>
              <w:sz w:val="22"/>
              <w:szCs w:val="22"/>
            </w:rPr>
          </w:pPr>
          <w:ins w:id="55"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"_Toc481749649"</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6.6.4</w:t>
            </w:r>
            <w:r>
              <w:rPr>
                <w:rFonts w:asciiTheme="minorHAnsi" w:eastAsiaTheme="minorEastAsia" w:hAnsiTheme="minorHAnsi" w:cstheme="minorBidi"/>
                <w:noProof/>
                <w:sz w:val="22"/>
                <w:szCs w:val="22"/>
              </w:rPr>
              <w:tab/>
            </w:r>
            <w:r w:rsidRPr="00895B78">
              <w:rPr>
                <w:rStyle w:val="Hyperlink"/>
                <w:noProof/>
              </w:rPr>
              <w:t>ODE Logging Properties</w:t>
            </w:r>
            <w:r>
              <w:rPr>
                <w:noProof/>
                <w:webHidden/>
              </w:rPr>
              <w:tab/>
            </w:r>
            <w:r>
              <w:rPr>
                <w:noProof/>
                <w:webHidden/>
              </w:rPr>
              <w:fldChar w:fldCharType="begin"/>
            </w:r>
            <w:r>
              <w:rPr>
                <w:noProof/>
                <w:webHidden/>
              </w:rPr>
              <w:instrText xml:space="preserve"> PAGEREF _Toc481749649 \h </w:instrText>
            </w:r>
            <w:r>
              <w:rPr>
                <w:noProof/>
                <w:webHidden/>
              </w:rPr>
            </w:r>
          </w:ins>
          <w:r>
            <w:rPr>
              <w:noProof/>
              <w:webHidden/>
            </w:rPr>
            <w:fldChar w:fldCharType="separate"/>
          </w:r>
          <w:ins w:id="56" w:author="Musavi, Hamid [USA]" w:date="2017-05-05T12:11:00Z">
            <w:r>
              <w:rPr>
                <w:noProof/>
                <w:webHidden/>
              </w:rPr>
              <w:t>17</w:t>
            </w:r>
            <w:r>
              <w:rPr>
                <w:noProof/>
                <w:webHidden/>
              </w:rPr>
              <w:fldChar w:fldCharType="end"/>
            </w:r>
            <w:r w:rsidRPr="00895B78">
              <w:rPr>
                <w:rStyle w:val="Hyperlink"/>
                <w:noProof/>
              </w:rPr>
              <w:fldChar w:fldCharType="end"/>
            </w:r>
          </w:ins>
        </w:p>
        <w:p w14:paraId="755D4E36" w14:textId="31FD877D" w:rsidR="00B23148" w:rsidRDefault="00B23148">
          <w:pPr>
            <w:pStyle w:val="TOC1"/>
            <w:tabs>
              <w:tab w:val="left" w:pos="480"/>
              <w:tab w:val="right" w:leader="dot" w:pos="9350"/>
            </w:tabs>
            <w:rPr>
              <w:ins w:id="57" w:author="Musavi, Hamid [USA]" w:date="2017-05-05T12:11:00Z"/>
              <w:noProof/>
              <w:lang w:eastAsia="en-US"/>
            </w:rPr>
          </w:pPr>
          <w:ins w:id="58"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"_Toc481749650"</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w:t>
            </w:r>
            <w:r>
              <w:rPr>
                <w:noProof/>
                <w:lang w:eastAsia="en-US"/>
              </w:rPr>
              <w:tab/>
            </w:r>
            <w:r w:rsidRPr="00895B78">
              <w:rPr>
                <w:rStyle w:val="Hyperlink"/>
                <w:noProof/>
              </w:rPr>
              <w:t>ODE Features</w:t>
            </w:r>
            <w:r>
              <w:rPr>
                <w:noProof/>
                <w:webHidden/>
              </w:rPr>
              <w:tab/>
            </w:r>
            <w:r>
              <w:rPr>
                <w:noProof/>
                <w:webHidden/>
              </w:rPr>
              <w:fldChar w:fldCharType="begin"/>
            </w:r>
            <w:r>
              <w:rPr>
                <w:noProof/>
                <w:webHidden/>
              </w:rPr>
              <w:instrText xml:space="preserve"> PAGEREF _Toc481749650 \h </w:instrText>
            </w:r>
            <w:r>
              <w:rPr>
                <w:noProof/>
                <w:webHidden/>
              </w:rPr>
            </w:r>
          </w:ins>
          <w:r>
            <w:rPr>
              <w:noProof/>
              <w:webHidden/>
            </w:rPr>
            <w:fldChar w:fldCharType="separate"/>
          </w:r>
          <w:ins w:id="59" w:author="Musavi, Hamid [USA]" w:date="2017-05-05T12:11:00Z">
            <w:r>
              <w:rPr>
                <w:noProof/>
                <w:webHidden/>
              </w:rPr>
              <w:t>18</w:t>
            </w:r>
            <w:r>
              <w:rPr>
                <w:noProof/>
                <w:webHidden/>
              </w:rPr>
              <w:fldChar w:fldCharType="end"/>
            </w:r>
            <w:r w:rsidRPr="00895B78">
              <w:rPr>
                <w:rStyle w:val="Hyperlink"/>
                <w:noProof/>
              </w:rPr>
              <w:fldChar w:fldCharType="end"/>
            </w:r>
          </w:ins>
        </w:p>
        <w:p w14:paraId="178E5253" w14:textId="31A9D67D" w:rsidR="00B23148" w:rsidRDefault="00B23148">
          <w:pPr>
            <w:pStyle w:val="TOC2"/>
            <w:tabs>
              <w:tab w:val="left" w:pos="1080"/>
              <w:tab w:val="right" w:leader="dot" w:pos="9350"/>
            </w:tabs>
            <w:rPr>
              <w:ins w:id="60" w:author="Musavi, Hamid [USA]" w:date="2017-05-05T12:11:00Z"/>
              <w:noProof/>
              <w:lang w:eastAsia="en-US"/>
            </w:rPr>
          </w:pPr>
          <w:ins w:id="61"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"_Toc481749651"</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7.1</w:t>
            </w:r>
            <w:r>
              <w:rPr>
                <w:noProof/>
                <w:lang w:eastAsia="en-US"/>
              </w:rPr>
              <w:tab/>
            </w:r>
            <w:r w:rsidRPr="00895B78">
              <w:rPr>
                <w:rStyle w:val="Hyperlink"/>
                <w:noProof/>
              </w:rPr>
              <w:t>Managing SNMP Devices</w:t>
            </w:r>
            <w:r>
              <w:rPr>
                <w:noProof/>
                <w:webHidden/>
              </w:rPr>
              <w:tab/>
            </w:r>
            <w:r>
              <w:rPr>
                <w:noProof/>
                <w:webHidden/>
              </w:rPr>
              <w:fldChar w:fldCharType="begin"/>
            </w:r>
            <w:r>
              <w:rPr>
                <w:noProof/>
                <w:webHidden/>
              </w:rPr>
              <w:instrText xml:space="preserve"> PAGEREF _Toc481749651 \h </w:instrText>
            </w:r>
            <w:r>
              <w:rPr>
                <w:noProof/>
                <w:webHidden/>
              </w:rPr>
            </w:r>
          </w:ins>
          <w:r>
            <w:rPr>
              <w:noProof/>
              <w:webHidden/>
            </w:rPr>
            <w:fldChar w:fldCharType="separate"/>
          </w:r>
          <w:ins w:id="62" w:author="Musavi, Hamid [USA]" w:date="2017-05-05T12:11:00Z">
            <w:r>
              <w:rPr>
                <w:noProof/>
                <w:webHidden/>
              </w:rPr>
              <w:t>18</w:t>
            </w:r>
            <w:r>
              <w:rPr>
                <w:noProof/>
                <w:webHidden/>
              </w:rPr>
              <w:fldChar w:fldCharType="end"/>
            </w:r>
            <w:r w:rsidRPr="00895B78">
              <w:rPr>
                <w:rStyle w:val="Hyperlink"/>
                <w:noProof/>
              </w:rPr>
              <w:fldChar w:fldCharType="end"/>
            </w:r>
          </w:ins>
        </w:p>
        <w:p w14:paraId="49F8F26C" w14:textId="6CCB771F" w:rsidR="00B23148" w:rsidRDefault="00B23148">
          <w:pPr>
            <w:pStyle w:val="TOC3"/>
            <w:tabs>
              <w:tab w:val="left" w:pos="1440"/>
              <w:tab w:val="right" w:leader="dot" w:pos="9350"/>
            </w:tabs>
            <w:rPr>
              <w:ins w:id="63" w:author="Musavi, Hamid [USA]" w:date="2017-05-05T12:11:00Z"/>
              <w:rFonts w:asciiTheme="minorHAnsi" w:eastAsiaTheme="minorEastAsia" w:hAnsiTheme="minorHAnsi" w:cstheme="minorBidi"/>
              <w:noProof/>
              <w:sz w:val="22"/>
              <w:szCs w:val="22"/>
            </w:rPr>
          </w:pPr>
          <w:ins w:id="64"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"_Toc481749652"</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7.1.1</w:t>
            </w:r>
            <w:r>
              <w:rPr>
                <w:rFonts w:asciiTheme="minorHAnsi" w:eastAsiaTheme="minorEastAsia" w:hAnsiTheme="minorHAnsi" w:cstheme="minorBidi"/>
                <w:noProof/>
                <w:sz w:val="22"/>
                <w:szCs w:val="22"/>
              </w:rPr>
              <w:tab/>
            </w:r>
            <w:r w:rsidRPr="00895B78">
              <w:rPr>
                <w:rStyle w:val="Hyperlink"/>
                <w:noProof/>
              </w:rPr>
              <w:t>Query Parameters</w:t>
            </w:r>
            <w:r>
              <w:rPr>
                <w:noProof/>
                <w:webHidden/>
              </w:rPr>
              <w:tab/>
            </w:r>
            <w:r>
              <w:rPr>
                <w:noProof/>
                <w:webHidden/>
              </w:rPr>
              <w:fldChar w:fldCharType="begin"/>
            </w:r>
            <w:r>
              <w:rPr>
                <w:noProof/>
                <w:webHidden/>
              </w:rPr>
              <w:instrText xml:space="preserve"> PAGEREF _Toc481749652 \h </w:instrText>
            </w:r>
            <w:r>
              <w:rPr>
                <w:noProof/>
                <w:webHidden/>
              </w:rPr>
            </w:r>
          </w:ins>
          <w:r>
            <w:rPr>
              <w:noProof/>
              <w:webHidden/>
            </w:rPr>
            <w:fldChar w:fldCharType="separate"/>
          </w:r>
          <w:ins w:id="65" w:author="Musavi, Hamid [USA]" w:date="2017-05-05T12:11:00Z">
            <w:r>
              <w:rPr>
                <w:noProof/>
                <w:webHidden/>
              </w:rPr>
              <w:t>18</w:t>
            </w:r>
            <w:r>
              <w:rPr>
                <w:noProof/>
                <w:webHidden/>
              </w:rPr>
              <w:fldChar w:fldCharType="end"/>
            </w:r>
            <w:r w:rsidRPr="00895B78">
              <w:rPr>
                <w:rStyle w:val="Hyperlink"/>
                <w:noProof/>
              </w:rPr>
              <w:fldChar w:fldCharType="end"/>
            </w:r>
          </w:ins>
        </w:p>
        <w:p w14:paraId="6E7902E1" w14:textId="597FB987" w:rsidR="00B23148" w:rsidRDefault="00B23148">
          <w:pPr>
            <w:pStyle w:val="TOC3"/>
            <w:tabs>
              <w:tab w:val="left" w:pos="1440"/>
              <w:tab w:val="right" w:leader="dot" w:pos="9350"/>
            </w:tabs>
            <w:rPr>
              <w:ins w:id="66" w:author="Musavi, Hamid [USA]" w:date="2017-05-05T12:11:00Z"/>
              <w:rFonts w:asciiTheme="minorHAnsi" w:eastAsiaTheme="minorEastAsia" w:hAnsiTheme="minorHAnsi" w:cstheme="minorBidi"/>
              <w:noProof/>
              <w:sz w:val="22"/>
              <w:szCs w:val="22"/>
            </w:rPr>
          </w:pPr>
          <w:ins w:id="67"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"_Toc481749653"</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7.1.2</w:t>
            </w:r>
            <w:r>
              <w:rPr>
                <w:rFonts w:asciiTheme="minorHAnsi" w:eastAsiaTheme="minorEastAsia" w:hAnsiTheme="minorHAnsi" w:cstheme="minorBidi"/>
                <w:noProof/>
                <w:sz w:val="22"/>
                <w:szCs w:val="22"/>
              </w:rPr>
              <w:tab/>
            </w:r>
            <w:r w:rsidRPr="00895B78">
              <w:rPr>
                <w:rStyle w:val="Hyperlink"/>
                <w:noProof/>
              </w:rPr>
              <w:t>API Details</w:t>
            </w:r>
            <w:r>
              <w:rPr>
                <w:noProof/>
                <w:webHidden/>
              </w:rPr>
              <w:tab/>
            </w:r>
            <w:r>
              <w:rPr>
                <w:noProof/>
                <w:webHidden/>
              </w:rPr>
              <w:fldChar w:fldCharType="begin"/>
            </w:r>
            <w:r>
              <w:rPr>
                <w:noProof/>
                <w:webHidden/>
              </w:rPr>
              <w:instrText xml:space="preserve"> PAGEREF _Toc481749653 \h </w:instrText>
            </w:r>
            <w:r>
              <w:rPr>
                <w:noProof/>
                <w:webHidden/>
              </w:rPr>
            </w:r>
          </w:ins>
          <w:r>
            <w:rPr>
              <w:noProof/>
              <w:webHidden/>
            </w:rPr>
            <w:fldChar w:fldCharType="separate"/>
          </w:r>
          <w:ins w:id="68" w:author="Musavi, Hamid [USA]" w:date="2017-05-05T12:11:00Z">
            <w:r>
              <w:rPr>
                <w:noProof/>
                <w:webHidden/>
              </w:rPr>
              <w:t>19</w:t>
            </w:r>
            <w:r>
              <w:rPr>
                <w:noProof/>
                <w:webHidden/>
              </w:rPr>
              <w:fldChar w:fldCharType="end"/>
            </w:r>
            <w:r w:rsidRPr="00895B78">
              <w:rPr>
                <w:rStyle w:val="Hyperlink"/>
                <w:noProof/>
              </w:rPr>
              <w:fldChar w:fldCharType="end"/>
            </w:r>
          </w:ins>
        </w:p>
        <w:p w14:paraId="3370764A" w14:textId="5F1EF8A2" w:rsidR="00B23148" w:rsidRDefault="00B23148">
          <w:pPr>
            <w:pStyle w:val="TOC3"/>
            <w:tabs>
              <w:tab w:val="left" w:pos="1440"/>
              <w:tab w:val="right" w:leader="dot" w:pos="9350"/>
            </w:tabs>
            <w:rPr>
              <w:ins w:id="69" w:author="Musavi, Hamid [USA]" w:date="2017-05-05T12:11:00Z"/>
              <w:rFonts w:asciiTheme="minorHAnsi" w:eastAsiaTheme="minorEastAsia" w:hAnsiTheme="minorHAnsi" w:cstheme="minorBidi"/>
              <w:noProof/>
              <w:sz w:val="22"/>
              <w:szCs w:val="22"/>
            </w:rPr>
          </w:pPr>
          <w:ins w:id="70"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"_Toc481749654"</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7.1.3</w:t>
            </w:r>
            <w:r>
              <w:rPr>
                <w:rFonts w:asciiTheme="minorHAnsi" w:eastAsiaTheme="minorEastAsia" w:hAnsiTheme="minorHAnsi" w:cstheme="minorBidi"/>
                <w:noProof/>
                <w:sz w:val="22"/>
                <w:szCs w:val="22"/>
              </w:rPr>
              <w:tab/>
            </w:r>
            <w:r w:rsidRPr="00895B78">
              <w:rPr>
                <w:rStyle w:val="Hyperlink"/>
                <w:noProof/>
              </w:rPr>
              <w:t>Web Based View</w:t>
            </w:r>
            <w:r>
              <w:rPr>
                <w:noProof/>
                <w:webHidden/>
              </w:rPr>
              <w:tab/>
            </w:r>
            <w:r>
              <w:rPr>
                <w:noProof/>
                <w:webHidden/>
              </w:rPr>
              <w:fldChar w:fldCharType="begin"/>
            </w:r>
            <w:r>
              <w:rPr>
                <w:noProof/>
                <w:webHidden/>
              </w:rPr>
              <w:instrText xml:space="preserve"> PAGEREF _Toc481749654 \h </w:instrText>
            </w:r>
            <w:r>
              <w:rPr>
                <w:noProof/>
                <w:webHidden/>
              </w:rPr>
            </w:r>
          </w:ins>
          <w:r>
            <w:rPr>
              <w:noProof/>
              <w:webHidden/>
            </w:rPr>
            <w:fldChar w:fldCharType="separate"/>
          </w:r>
          <w:ins w:id="71" w:author="Musavi, Hamid [USA]" w:date="2017-05-05T12:11:00Z">
            <w:r>
              <w:rPr>
                <w:noProof/>
                <w:webHidden/>
              </w:rPr>
              <w:t>19</w:t>
            </w:r>
            <w:r>
              <w:rPr>
                <w:noProof/>
                <w:webHidden/>
              </w:rPr>
              <w:fldChar w:fldCharType="end"/>
            </w:r>
            <w:r w:rsidRPr="00895B78">
              <w:rPr>
                <w:rStyle w:val="Hyperlink"/>
                <w:noProof/>
              </w:rPr>
              <w:fldChar w:fldCharType="end"/>
            </w:r>
          </w:ins>
        </w:p>
        <w:p w14:paraId="7C76B4CB" w14:textId="1CBB8AA3" w:rsidR="00B23148" w:rsidRDefault="00B23148">
          <w:pPr>
            <w:pStyle w:val="TOC3"/>
            <w:tabs>
              <w:tab w:val="left" w:pos="1440"/>
              <w:tab w:val="right" w:leader="dot" w:pos="9350"/>
            </w:tabs>
            <w:rPr>
              <w:ins w:id="72" w:author="Musavi, Hamid [USA]" w:date="2017-05-05T12:11:00Z"/>
              <w:rFonts w:asciiTheme="minorHAnsi" w:eastAsiaTheme="minorEastAsia" w:hAnsiTheme="minorHAnsi" w:cstheme="minorBidi"/>
              <w:noProof/>
              <w:sz w:val="22"/>
              <w:szCs w:val="22"/>
            </w:rPr>
          </w:pPr>
          <w:ins w:id="73"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"_Toc481749655"</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7.1.4</w:t>
            </w:r>
            <w:r>
              <w:rPr>
                <w:rFonts w:asciiTheme="minorHAnsi" w:eastAsiaTheme="minorEastAsia" w:hAnsiTheme="minorHAnsi" w:cstheme="minorBidi"/>
                <w:noProof/>
                <w:sz w:val="22"/>
                <w:szCs w:val="22"/>
              </w:rPr>
              <w:tab/>
            </w:r>
            <w:r w:rsidRPr="00895B78">
              <w:rPr>
                <w:rStyle w:val="Hyperlink"/>
                <w:noProof/>
              </w:rPr>
              <w:t>Additional Features/ Discussion Points</w:t>
            </w:r>
            <w:r>
              <w:rPr>
                <w:noProof/>
                <w:webHidden/>
              </w:rPr>
              <w:tab/>
            </w:r>
            <w:r>
              <w:rPr>
                <w:noProof/>
                <w:webHidden/>
              </w:rPr>
              <w:fldChar w:fldCharType="begin"/>
            </w:r>
            <w:r>
              <w:rPr>
                <w:noProof/>
                <w:webHidden/>
              </w:rPr>
              <w:instrText xml:space="preserve"> PAGEREF _Toc481749655 \h </w:instrText>
            </w:r>
            <w:r>
              <w:rPr>
                <w:noProof/>
                <w:webHidden/>
              </w:rPr>
            </w:r>
          </w:ins>
          <w:r>
            <w:rPr>
              <w:noProof/>
              <w:webHidden/>
            </w:rPr>
            <w:fldChar w:fldCharType="separate"/>
          </w:r>
          <w:ins w:id="74" w:author="Musavi, Hamid [USA]" w:date="2017-05-05T12:11:00Z">
            <w:r>
              <w:rPr>
                <w:noProof/>
                <w:webHidden/>
              </w:rPr>
              <w:t>19</w:t>
            </w:r>
            <w:r>
              <w:rPr>
                <w:noProof/>
                <w:webHidden/>
              </w:rPr>
              <w:fldChar w:fldCharType="end"/>
            </w:r>
            <w:r w:rsidRPr="00895B78">
              <w:rPr>
                <w:rStyle w:val="Hyperlink"/>
                <w:noProof/>
              </w:rPr>
              <w:fldChar w:fldCharType="end"/>
            </w:r>
          </w:ins>
        </w:p>
        <w:p w14:paraId="7102CD9F" w14:textId="0A8F2A5B" w:rsidR="00B23148" w:rsidRDefault="00B23148">
          <w:pPr>
            <w:pStyle w:val="TOC2"/>
            <w:tabs>
              <w:tab w:val="left" w:pos="1080"/>
              <w:tab w:val="right" w:leader="dot" w:pos="9350"/>
            </w:tabs>
            <w:rPr>
              <w:ins w:id="75" w:author="Musavi, Hamid [USA]" w:date="2017-05-05T12:11:00Z"/>
              <w:noProof/>
              <w:lang w:eastAsia="en-US"/>
            </w:rPr>
          </w:pPr>
          <w:ins w:id="76"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"_Toc481749656"</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7.2</w:t>
            </w:r>
            <w:r>
              <w:rPr>
                <w:noProof/>
                <w:lang w:eastAsia="en-US"/>
              </w:rPr>
              <w:tab/>
            </w:r>
            <w:r w:rsidRPr="00895B78">
              <w:rPr>
                <w:rStyle w:val="Hyperlink"/>
                <w:noProof/>
              </w:rPr>
              <w:t>Logging Events</w:t>
            </w:r>
            <w:r>
              <w:rPr>
                <w:noProof/>
                <w:webHidden/>
              </w:rPr>
              <w:tab/>
            </w:r>
            <w:r>
              <w:rPr>
                <w:noProof/>
                <w:webHidden/>
              </w:rPr>
              <w:fldChar w:fldCharType="begin"/>
            </w:r>
            <w:r>
              <w:rPr>
                <w:noProof/>
                <w:webHidden/>
              </w:rPr>
              <w:instrText xml:space="preserve"> PAGEREF _Toc481749656 \h </w:instrText>
            </w:r>
            <w:r>
              <w:rPr>
                <w:noProof/>
                <w:webHidden/>
              </w:rPr>
            </w:r>
          </w:ins>
          <w:r>
            <w:rPr>
              <w:noProof/>
              <w:webHidden/>
            </w:rPr>
            <w:fldChar w:fldCharType="separate"/>
          </w:r>
          <w:ins w:id="77" w:author="Musavi, Hamid [USA]" w:date="2017-05-05T12:11:00Z">
            <w:r>
              <w:rPr>
                <w:noProof/>
                <w:webHidden/>
              </w:rPr>
              <w:t>19</w:t>
            </w:r>
            <w:r>
              <w:rPr>
                <w:noProof/>
                <w:webHidden/>
              </w:rPr>
              <w:fldChar w:fldCharType="end"/>
            </w:r>
            <w:r w:rsidRPr="00895B78">
              <w:rPr>
                <w:rStyle w:val="Hyperlink"/>
                <w:noProof/>
              </w:rPr>
              <w:fldChar w:fldCharType="end"/>
            </w:r>
          </w:ins>
        </w:p>
        <w:p w14:paraId="139752F6" w14:textId="105215F4" w:rsidR="00B23148" w:rsidRDefault="00B23148">
          <w:pPr>
            <w:pStyle w:val="TOC3"/>
            <w:tabs>
              <w:tab w:val="left" w:pos="1440"/>
              <w:tab w:val="right" w:leader="dot" w:pos="9350"/>
            </w:tabs>
            <w:rPr>
              <w:ins w:id="78" w:author="Musavi, Hamid [USA]" w:date="2017-05-05T12:11:00Z"/>
              <w:rFonts w:asciiTheme="minorHAnsi" w:eastAsiaTheme="minorEastAsia" w:hAnsiTheme="minorHAnsi" w:cstheme="minorBidi"/>
              <w:noProof/>
              <w:sz w:val="22"/>
              <w:szCs w:val="22"/>
            </w:rPr>
          </w:pPr>
          <w:ins w:id="79"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"_Toc481749657"</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7.2.1</w:t>
            </w:r>
            <w:r>
              <w:rPr>
                <w:rFonts w:asciiTheme="minorHAnsi" w:eastAsiaTheme="minorEastAsia" w:hAnsiTheme="minorHAnsi" w:cstheme="minorBidi"/>
                <w:noProof/>
                <w:sz w:val="22"/>
                <w:szCs w:val="22"/>
              </w:rPr>
              <w:tab/>
            </w:r>
            <w:r w:rsidRPr="00895B78">
              <w:rPr>
                <w:rStyle w:val="Hyperlink"/>
                <w:noProof/>
              </w:rPr>
              <w:t>Log Levels</w:t>
            </w:r>
            <w:r>
              <w:rPr>
                <w:noProof/>
                <w:webHidden/>
              </w:rPr>
              <w:tab/>
            </w:r>
            <w:r>
              <w:rPr>
                <w:noProof/>
                <w:webHidden/>
              </w:rPr>
              <w:fldChar w:fldCharType="begin"/>
            </w:r>
            <w:r>
              <w:rPr>
                <w:noProof/>
                <w:webHidden/>
              </w:rPr>
              <w:instrText xml:space="preserve"> PAGEREF _Toc481749657 \h </w:instrText>
            </w:r>
            <w:r>
              <w:rPr>
                <w:noProof/>
                <w:webHidden/>
              </w:rPr>
            </w:r>
          </w:ins>
          <w:r>
            <w:rPr>
              <w:noProof/>
              <w:webHidden/>
            </w:rPr>
            <w:fldChar w:fldCharType="separate"/>
          </w:r>
          <w:ins w:id="80" w:author="Musavi, Hamid [USA]" w:date="2017-05-05T12:11:00Z">
            <w:r>
              <w:rPr>
                <w:noProof/>
                <w:webHidden/>
              </w:rPr>
              <w:t>19</w:t>
            </w:r>
            <w:r>
              <w:rPr>
                <w:noProof/>
                <w:webHidden/>
              </w:rPr>
              <w:fldChar w:fldCharType="end"/>
            </w:r>
            <w:r w:rsidRPr="00895B78">
              <w:rPr>
                <w:rStyle w:val="Hyperlink"/>
                <w:noProof/>
              </w:rPr>
              <w:fldChar w:fldCharType="end"/>
            </w:r>
          </w:ins>
        </w:p>
        <w:p w14:paraId="2F566722" w14:textId="32426336" w:rsidR="00B23148" w:rsidRDefault="00B23148">
          <w:pPr>
            <w:pStyle w:val="TOC3"/>
            <w:tabs>
              <w:tab w:val="left" w:pos="1440"/>
              <w:tab w:val="right" w:leader="dot" w:pos="9350"/>
            </w:tabs>
            <w:rPr>
              <w:ins w:id="81" w:author="Musavi, Hamid [USA]" w:date="2017-05-05T12:11:00Z"/>
              <w:rFonts w:asciiTheme="minorHAnsi" w:eastAsiaTheme="minorEastAsia" w:hAnsiTheme="minorHAnsi" w:cstheme="minorBidi"/>
              <w:noProof/>
              <w:sz w:val="22"/>
              <w:szCs w:val="22"/>
            </w:rPr>
          </w:pPr>
          <w:ins w:id="82"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"_Toc481749658"</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7.2.2</w:t>
            </w:r>
            <w:r>
              <w:rPr>
                <w:rFonts w:asciiTheme="minorHAnsi" w:eastAsiaTheme="minorEastAsia" w:hAnsiTheme="minorHAnsi" w:cstheme="minorBidi"/>
                <w:noProof/>
                <w:sz w:val="22"/>
                <w:szCs w:val="22"/>
              </w:rPr>
              <w:tab/>
            </w:r>
            <w:r w:rsidRPr="00895B78">
              <w:rPr>
                <w:rStyle w:val="Hyperlink"/>
                <w:noProof/>
              </w:rPr>
              <w:t>Logging setup</w:t>
            </w:r>
            <w:r>
              <w:rPr>
                <w:noProof/>
                <w:webHidden/>
              </w:rPr>
              <w:tab/>
            </w:r>
            <w:r>
              <w:rPr>
                <w:noProof/>
                <w:webHidden/>
              </w:rPr>
              <w:fldChar w:fldCharType="begin"/>
            </w:r>
            <w:r>
              <w:rPr>
                <w:noProof/>
                <w:webHidden/>
              </w:rPr>
              <w:instrText xml:space="preserve"> PAGEREF _Toc481749658 \h </w:instrText>
            </w:r>
            <w:r>
              <w:rPr>
                <w:noProof/>
                <w:webHidden/>
              </w:rPr>
            </w:r>
          </w:ins>
          <w:r>
            <w:rPr>
              <w:noProof/>
              <w:webHidden/>
            </w:rPr>
            <w:fldChar w:fldCharType="separate"/>
          </w:r>
          <w:ins w:id="83" w:author="Musavi, Hamid [USA]" w:date="2017-05-05T12:11:00Z">
            <w:r>
              <w:rPr>
                <w:noProof/>
                <w:webHidden/>
              </w:rPr>
              <w:t>20</w:t>
            </w:r>
            <w:r>
              <w:rPr>
                <w:noProof/>
                <w:webHidden/>
              </w:rPr>
              <w:fldChar w:fldCharType="end"/>
            </w:r>
            <w:r w:rsidRPr="00895B78">
              <w:rPr>
                <w:rStyle w:val="Hyperlink"/>
                <w:noProof/>
              </w:rPr>
              <w:fldChar w:fldCharType="end"/>
            </w:r>
          </w:ins>
        </w:p>
        <w:p w14:paraId="20BF4CEF" w14:textId="434FD33A" w:rsidR="00B23148" w:rsidRDefault="00B23148">
          <w:pPr>
            <w:pStyle w:val="TOC3"/>
            <w:tabs>
              <w:tab w:val="left" w:pos="1440"/>
              <w:tab w:val="right" w:leader="dot" w:pos="9350"/>
            </w:tabs>
            <w:rPr>
              <w:ins w:id="84" w:author="Musavi, Hamid [USA]" w:date="2017-05-05T12:11:00Z"/>
              <w:rFonts w:asciiTheme="minorHAnsi" w:eastAsiaTheme="minorEastAsia" w:hAnsiTheme="minorHAnsi" w:cstheme="minorBidi"/>
              <w:noProof/>
              <w:sz w:val="22"/>
              <w:szCs w:val="22"/>
            </w:rPr>
          </w:pPr>
          <w:ins w:id="85"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"_Toc481749659"</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7.2.3</w:t>
            </w:r>
            <w:r>
              <w:rPr>
                <w:rFonts w:asciiTheme="minorHAnsi" w:eastAsiaTheme="minorEastAsia" w:hAnsiTheme="minorHAnsi" w:cstheme="minorBidi"/>
                <w:noProof/>
                <w:sz w:val="22"/>
                <w:szCs w:val="22"/>
              </w:rPr>
              <w:tab/>
            </w:r>
            <w:r w:rsidRPr="00895B78">
              <w:rPr>
                <w:rStyle w:val="Hyperlink"/>
                <w:noProof/>
              </w:rPr>
              <w:t>Steps to turn on/off logging during application runtime.</w:t>
            </w:r>
            <w:r>
              <w:rPr>
                <w:noProof/>
                <w:webHidden/>
              </w:rPr>
              <w:tab/>
            </w:r>
            <w:r>
              <w:rPr>
                <w:noProof/>
                <w:webHidden/>
              </w:rPr>
              <w:fldChar w:fldCharType="begin"/>
            </w:r>
            <w:r>
              <w:rPr>
                <w:noProof/>
                <w:webHidden/>
              </w:rPr>
              <w:instrText xml:space="preserve"> PAGEREF _Toc481749659 \h </w:instrText>
            </w:r>
            <w:r>
              <w:rPr>
                <w:noProof/>
                <w:webHidden/>
              </w:rPr>
            </w:r>
          </w:ins>
          <w:r>
            <w:rPr>
              <w:noProof/>
              <w:webHidden/>
            </w:rPr>
            <w:fldChar w:fldCharType="separate"/>
          </w:r>
          <w:ins w:id="86" w:author="Musavi, Hamid [USA]" w:date="2017-05-05T12:11:00Z">
            <w:r>
              <w:rPr>
                <w:noProof/>
                <w:webHidden/>
              </w:rPr>
              <w:t>20</w:t>
            </w:r>
            <w:r>
              <w:rPr>
                <w:noProof/>
                <w:webHidden/>
              </w:rPr>
              <w:fldChar w:fldCharType="end"/>
            </w:r>
            <w:r w:rsidRPr="00895B78">
              <w:rPr>
                <w:rStyle w:val="Hyperlink"/>
                <w:noProof/>
              </w:rPr>
              <w:fldChar w:fldCharType="end"/>
            </w:r>
          </w:ins>
        </w:p>
        <w:p w14:paraId="65F72E89" w14:textId="3C721DF0" w:rsidR="00B23148" w:rsidRDefault="00B23148">
          <w:pPr>
            <w:pStyle w:val="TOC2"/>
            <w:tabs>
              <w:tab w:val="left" w:pos="1080"/>
              <w:tab w:val="right" w:leader="dot" w:pos="9350"/>
            </w:tabs>
            <w:rPr>
              <w:ins w:id="87" w:author="Musavi, Hamid [USA]" w:date="2017-05-05T12:11:00Z"/>
              <w:noProof/>
              <w:lang w:eastAsia="en-US"/>
            </w:rPr>
          </w:pPr>
          <w:ins w:id="88"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"_Toc481749660"</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7.3</w:t>
            </w:r>
            <w:r>
              <w:rPr>
                <w:noProof/>
                <w:lang w:eastAsia="en-US"/>
              </w:rPr>
              <w:tab/>
            </w:r>
            <w:r w:rsidRPr="00895B78">
              <w:rPr>
                <w:rStyle w:val="Hyperlink"/>
                <w:noProof/>
              </w:rPr>
              <w:t>IEEE 1609.2 Compliance</w:t>
            </w:r>
            <w:r>
              <w:rPr>
                <w:noProof/>
                <w:webHidden/>
              </w:rPr>
              <w:tab/>
            </w:r>
            <w:r>
              <w:rPr>
                <w:noProof/>
                <w:webHidden/>
              </w:rPr>
              <w:fldChar w:fldCharType="begin"/>
            </w:r>
            <w:r>
              <w:rPr>
                <w:noProof/>
                <w:webHidden/>
              </w:rPr>
              <w:instrText xml:space="preserve"> PAGEREF _Toc481749660 \h </w:instrText>
            </w:r>
            <w:r>
              <w:rPr>
                <w:noProof/>
                <w:webHidden/>
              </w:rPr>
            </w:r>
          </w:ins>
          <w:r>
            <w:rPr>
              <w:noProof/>
              <w:webHidden/>
            </w:rPr>
            <w:fldChar w:fldCharType="separate"/>
          </w:r>
          <w:ins w:id="89" w:author="Musavi, Hamid [USA]" w:date="2017-05-05T12:11:00Z">
            <w:r>
              <w:rPr>
                <w:noProof/>
                <w:webHidden/>
              </w:rPr>
              <w:t>21</w:t>
            </w:r>
            <w:r>
              <w:rPr>
                <w:noProof/>
                <w:webHidden/>
              </w:rPr>
              <w:fldChar w:fldCharType="end"/>
            </w:r>
            <w:r w:rsidRPr="00895B78">
              <w:rPr>
                <w:rStyle w:val="Hyperlink"/>
                <w:noProof/>
              </w:rPr>
              <w:fldChar w:fldCharType="end"/>
            </w:r>
          </w:ins>
        </w:p>
        <w:p w14:paraId="56C12312" w14:textId="49D15CBB" w:rsidR="00B23148" w:rsidRDefault="00B23148">
          <w:pPr>
            <w:pStyle w:val="TOC2"/>
            <w:tabs>
              <w:tab w:val="left" w:pos="1080"/>
              <w:tab w:val="right" w:leader="dot" w:pos="9350"/>
            </w:tabs>
            <w:rPr>
              <w:ins w:id="90" w:author="Musavi, Hamid [USA]" w:date="2017-05-05T12:11:00Z"/>
              <w:noProof/>
              <w:lang w:eastAsia="en-US"/>
            </w:rPr>
          </w:pPr>
          <w:ins w:id="91"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"_Toc481749661"</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7.4</w:t>
            </w:r>
            <w:r>
              <w:rPr>
                <w:noProof/>
                <w:lang w:eastAsia="en-US"/>
              </w:rPr>
              <w:tab/>
            </w:r>
            <w:r w:rsidRPr="00895B78">
              <w:rPr>
                <w:rStyle w:val="Hyperlink"/>
                <w:noProof/>
              </w:rPr>
              <w:t>SCMS Certificate Management</w:t>
            </w:r>
            <w:r>
              <w:rPr>
                <w:noProof/>
                <w:webHidden/>
              </w:rPr>
              <w:tab/>
            </w:r>
            <w:r>
              <w:rPr>
                <w:noProof/>
                <w:webHidden/>
              </w:rPr>
              <w:fldChar w:fldCharType="begin"/>
            </w:r>
            <w:r>
              <w:rPr>
                <w:noProof/>
                <w:webHidden/>
              </w:rPr>
              <w:instrText xml:space="preserve"> PAGEREF _Toc481749661 \h </w:instrText>
            </w:r>
            <w:r>
              <w:rPr>
                <w:noProof/>
                <w:webHidden/>
              </w:rPr>
            </w:r>
          </w:ins>
          <w:r>
            <w:rPr>
              <w:noProof/>
              <w:webHidden/>
            </w:rPr>
            <w:fldChar w:fldCharType="separate"/>
          </w:r>
          <w:ins w:id="92" w:author="Musavi, Hamid [USA]" w:date="2017-05-05T12:11:00Z">
            <w:r>
              <w:rPr>
                <w:noProof/>
                <w:webHidden/>
              </w:rPr>
              <w:t>21</w:t>
            </w:r>
            <w:r>
              <w:rPr>
                <w:noProof/>
                <w:webHidden/>
              </w:rPr>
              <w:fldChar w:fldCharType="end"/>
            </w:r>
            <w:r w:rsidRPr="00895B78">
              <w:rPr>
                <w:rStyle w:val="Hyperlink"/>
                <w:noProof/>
              </w:rPr>
              <w:fldChar w:fldCharType="end"/>
            </w:r>
          </w:ins>
        </w:p>
        <w:p w14:paraId="4A6B598E" w14:textId="3CE37FF4" w:rsidR="00B23148" w:rsidRDefault="00B23148">
          <w:pPr>
            <w:pStyle w:val="TOC2"/>
            <w:tabs>
              <w:tab w:val="left" w:pos="1080"/>
              <w:tab w:val="right" w:leader="dot" w:pos="9350"/>
            </w:tabs>
            <w:rPr>
              <w:ins w:id="93" w:author="Musavi, Hamid [USA]" w:date="2017-05-05T12:11:00Z"/>
              <w:noProof/>
              <w:lang w:eastAsia="en-US"/>
            </w:rPr>
          </w:pPr>
          <w:ins w:id="94"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"_Toc481749662"</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7.5</w:t>
            </w:r>
            <w:r>
              <w:rPr>
                <w:noProof/>
                <w:lang w:eastAsia="en-US"/>
              </w:rPr>
              <w:tab/>
            </w:r>
            <w:r w:rsidRPr="00895B78">
              <w:rPr>
                <w:rStyle w:val="Hyperlink"/>
                <w:noProof/>
              </w:rPr>
              <w:t>Inbound BSM Distribution</w:t>
            </w:r>
            <w:r>
              <w:rPr>
                <w:noProof/>
                <w:webHidden/>
              </w:rPr>
              <w:tab/>
            </w:r>
            <w:r>
              <w:rPr>
                <w:noProof/>
                <w:webHidden/>
              </w:rPr>
              <w:fldChar w:fldCharType="begin"/>
            </w:r>
            <w:r>
              <w:rPr>
                <w:noProof/>
                <w:webHidden/>
              </w:rPr>
              <w:instrText xml:space="preserve"> PAGEREF _Toc481749662 \h </w:instrText>
            </w:r>
            <w:r>
              <w:rPr>
                <w:noProof/>
                <w:webHidden/>
              </w:rPr>
            </w:r>
          </w:ins>
          <w:r>
            <w:rPr>
              <w:noProof/>
              <w:webHidden/>
            </w:rPr>
            <w:fldChar w:fldCharType="separate"/>
          </w:r>
          <w:ins w:id="95" w:author="Musavi, Hamid [USA]" w:date="2017-05-05T12:11:00Z">
            <w:r>
              <w:rPr>
                <w:noProof/>
                <w:webHidden/>
              </w:rPr>
              <w:t>21</w:t>
            </w:r>
            <w:r>
              <w:rPr>
                <w:noProof/>
                <w:webHidden/>
              </w:rPr>
              <w:fldChar w:fldCharType="end"/>
            </w:r>
            <w:r w:rsidRPr="00895B78">
              <w:rPr>
                <w:rStyle w:val="Hyperlink"/>
                <w:noProof/>
              </w:rPr>
              <w:fldChar w:fldCharType="end"/>
            </w:r>
          </w:ins>
        </w:p>
        <w:p w14:paraId="13578BA2" w14:textId="0D8BA650" w:rsidR="00B23148" w:rsidRDefault="00B23148">
          <w:pPr>
            <w:pStyle w:val="TOC2"/>
            <w:tabs>
              <w:tab w:val="left" w:pos="1080"/>
              <w:tab w:val="right" w:leader="dot" w:pos="9350"/>
            </w:tabs>
            <w:rPr>
              <w:ins w:id="96" w:author="Musavi, Hamid [USA]" w:date="2017-05-05T12:11:00Z"/>
              <w:noProof/>
              <w:lang w:eastAsia="en-US"/>
            </w:rPr>
          </w:pPr>
          <w:ins w:id="97" w:author="Musavi, Hamid [USA]" w:date="2017-05-05T12:11:00Z">
            <w:r w:rsidRPr="00895B78">
              <w:rPr>
                <w:rStyle w:val="Hyperlink"/>
                <w:noProof/>
              </w:rPr>
              <w:lastRenderedPageBreak/>
              <w:fldChar w:fldCharType="begin"/>
            </w:r>
            <w:r w:rsidRPr="00895B78">
              <w:rPr>
                <w:rStyle w:val="Hyperlink"/>
                <w:noProof/>
              </w:rPr>
              <w:instrText xml:space="preserve"> </w:instrText>
            </w:r>
            <w:r>
              <w:rPr>
                <w:noProof/>
              </w:rPr>
              <w:instrText>HYPERLINK \l "_Toc481749663"</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7.6</w:t>
            </w:r>
            <w:r>
              <w:rPr>
                <w:noProof/>
                <w:lang w:eastAsia="en-US"/>
              </w:rPr>
              <w:tab/>
            </w:r>
            <w:r w:rsidRPr="00895B78">
              <w:rPr>
                <w:rStyle w:val="Hyperlink"/>
                <w:noProof/>
              </w:rPr>
              <w:t>Inbound Probe Data Distribution</w:t>
            </w:r>
            <w:r>
              <w:rPr>
                <w:noProof/>
                <w:webHidden/>
              </w:rPr>
              <w:tab/>
            </w:r>
            <w:r>
              <w:rPr>
                <w:noProof/>
                <w:webHidden/>
              </w:rPr>
              <w:fldChar w:fldCharType="begin"/>
            </w:r>
            <w:r>
              <w:rPr>
                <w:noProof/>
                <w:webHidden/>
              </w:rPr>
              <w:instrText xml:space="preserve"> PAGEREF _Toc481749663 \h </w:instrText>
            </w:r>
            <w:r>
              <w:rPr>
                <w:noProof/>
                <w:webHidden/>
              </w:rPr>
            </w:r>
          </w:ins>
          <w:r>
            <w:rPr>
              <w:noProof/>
              <w:webHidden/>
            </w:rPr>
            <w:fldChar w:fldCharType="separate"/>
          </w:r>
          <w:ins w:id="98" w:author="Musavi, Hamid [USA]" w:date="2017-05-05T12:11:00Z">
            <w:r>
              <w:rPr>
                <w:noProof/>
                <w:webHidden/>
              </w:rPr>
              <w:t>21</w:t>
            </w:r>
            <w:r>
              <w:rPr>
                <w:noProof/>
                <w:webHidden/>
              </w:rPr>
              <w:fldChar w:fldCharType="end"/>
            </w:r>
            <w:r w:rsidRPr="00895B78">
              <w:rPr>
                <w:rStyle w:val="Hyperlink"/>
                <w:noProof/>
              </w:rPr>
              <w:fldChar w:fldCharType="end"/>
            </w:r>
          </w:ins>
        </w:p>
        <w:p w14:paraId="209480AC" w14:textId="68E7DCEF" w:rsidR="00B23148" w:rsidRDefault="00B23148">
          <w:pPr>
            <w:pStyle w:val="TOC2"/>
            <w:tabs>
              <w:tab w:val="left" w:pos="1080"/>
              <w:tab w:val="right" w:leader="dot" w:pos="9350"/>
            </w:tabs>
            <w:rPr>
              <w:ins w:id="99" w:author="Musavi, Hamid [USA]" w:date="2017-05-05T12:11:00Z"/>
              <w:noProof/>
              <w:lang w:eastAsia="en-US"/>
            </w:rPr>
          </w:pPr>
          <w:ins w:id="100"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"_Toc481749664"</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7.7</w:t>
            </w:r>
            <w:r>
              <w:rPr>
                <w:noProof/>
                <w:lang w:eastAsia="en-US"/>
              </w:rPr>
              <w:tab/>
            </w:r>
            <w:r w:rsidRPr="00895B78">
              <w:rPr>
                <w:rStyle w:val="Hyperlink"/>
                <w:noProof/>
              </w:rPr>
              <w:t>Outbound Probe Data Management</w:t>
            </w:r>
            <w:r>
              <w:rPr>
                <w:noProof/>
                <w:webHidden/>
              </w:rPr>
              <w:tab/>
            </w:r>
            <w:r>
              <w:rPr>
                <w:noProof/>
                <w:webHidden/>
              </w:rPr>
              <w:fldChar w:fldCharType="begin"/>
            </w:r>
            <w:r>
              <w:rPr>
                <w:noProof/>
                <w:webHidden/>
              </w:rPr>
              <w:instrText xml:space="preserve"> PAGEREF _Toc481749664 \h </w:instrText>
            </w:r>
            <w:r>
              <w:rPr>
                <w:noProof/>
                <w:webHidden/>
              </w:rPr>
            </w:r>
          </w:ins>
          <w:r>
            <w:rPr>
              <w:noProof/>
              <w:webHidden/>
            </w:rPr>
            <w:fldChar w:fldCharType="separate"/>
          </w:r>
          <w:ins w:id="101" w:author="Musavi, Hamid [USA]" w:date="2017-05-05T12:11:00Z">
            <w:r>
              <w:rPr>
                <w:noProof/>
                <w:webHidden/>
              </w:rPr>
              <w:t>21</w:t>
            </w:r>
            <w:r>
              <w:rPr>
                <w:noProof/>
                <w:webHidden/>
              </w:rPr>
              <w:fldChar w:fldCharType="end"/>
            </w:r>
            <w:r w:rsidRPr="00895B78">
              <w:rPr>
                <w:rStyle w:val="Hyperlink"/>
                <w:noProof/>
              </w:rPr>
              <w:fldChar w:fldCharType="end"/>
            </w:r>
          </w:ins>
        </w:p>
        <w:p w14:paraId="7C191083" w14:textId="79865567" w:rsidR="00B23148" w:rsidRDefault="00B23148">
          <w:pPr>
            <w:pStyle w:val="TOC3"/>
            <w:tabs>
              <w:tab w:val="left" w:pos="1440"/>
              <w:tab w:val="right" w:leader="dot" w:pos="9350"/>
            </w:tabs>
            <w:rPr>
              <w:ins w:id="102" w:author="Musavi, Hamid [USA]" w:date="2017-05-05T12:11:00Z"/>
              <w:rFonts w:asciiTheme="minorHAnsi" w:eastAsiaTheme="minorEastAsia" w:hAnsiTheme="minorHAnsi" w:cstheme="minorBidi"/>
              <w:noProof/>
              <w:sz w:val="22"/>
              <w:szCs w:val="22"/>
            </w:rPr>
          </w:pPr>
          <w:ins w:id="103"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"_Toc481749665"</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7.7.1</w:t>
            </w:r>
            <w:r>
              <w:rPr>
                <w:rFonts w:asciiTheme="minorHAnsi" w:eastAsiaTheme="minorEastAsia" w:hAnsiTheme="minorHAnsi" w:cstheme="minorBidi"/>
                <w:noProof/>
                <w:sz w:val="22"/>
                <w:szCs w:val="22"/>
              </w:rPr>
              <w:tab/>
            </w:r>
            <w:r w:rsidRPr="00895B78">
              <w:rPr>
                <w:rStyle w:val="Hyperlink"/>
                <w:noProof/>
              </w:rPr>
              <w:t>PDM Broadcast Request Quick Start Guide</w:t>
            </w:r>
            <w:r>
              <w:rPr>
                <w:noProof/>
                <w:webHidden/>
              </w:rPr>
              <w:tab/>
            </w:r>
            <w:r>
              <w:rPr>
                <w:noProof/>
                <w:webHidden/>
              </w:rPr>
              <w:fldChar w:fldCharType="begin"/>
            </w:r>
            <w:r>
              <w:rPr>
                <w:noProof/>
                <w:webHidden/>
              </w:rPr>
              <w:instrText xml:space="preserve"> PAGEREF _Toc481749665 \h </w:instrText>
            </w:r>
            <w:r>
              <w:rPr>
                <w:noProof/>
                <w:webHidden/>
              </w:rPr>
            </w:r>
          </w:ins>
          <w:r>
            <w:rPr>
              <w:noProof/>
              <w:webHidden/>
            </w:rPr>
            <w:fldChar w:fldCharType="separate"/>
          </w:r>
          <w:ins w:id="104" w:author="Musavi, Hamid [USA]" w:date="2017-05-05T12:11:00Z">
            <w:r>
              <w:rPr>
                <w:noProof/>
                <w:webHidden/>
              </w:rPr>
              <w:t>21</w:t>
            </w:r>
            <w:r>
              <w:rPr>
                <w:noProof/>
                <w:webHidden/>
              </w:rPr>
              <w:fldChar w:fldCharType="end"/>
            </w:r>
            <w:r w:rsidRPr="00895B78">
              <w:rPr>
                <w:rStyle w:val="Hyperlink"/>
                <w:noProof/>
              </w:rPr>
              <w:fldChar w:fldCharType="end"/>
            </w:r>
          </w:ins>
        </w:p>
        <w:p w14:paraId="689B5D1C" w14:textId="16AC90CA" w:rsidR="00B23148" w:rsidRDefault="00B23148">
          <w:pPr>
            <w:pStyle w:val="TOC2"/>
            <w:tabs>
              <w:tab w:val="left" w:pos="1080"/>
              <w:tab w:val="right" w:leader="dot" w:pos="9350"/>
            </w:tabs>
            <w:rPr>
              <w:ins w:id="105" w:author="Musavi, Hamid [USA]" w:date="2017-05-05T12:11:00Z"/>
              <w:noProof/>
              <w:lang w:eastAsia="en-US"/>
            </w:rPr>
          </w:pPr>
          <w:ins w:id="106"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"_Toc481749666"</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7.8</w:t>
            </w:r>
            <w:r>
              <w:rPr>
                <w:noProof/>
                <w:lang w:eastAsia="en-US"/>
              </w:rPr>
              <w:tab/>
            </w:r>
            <w:r w:rsidRPr="00895B78">
              <w:rPr>
                <w:rStyle w:val="Hyperlink"/>
                <w:noProof/>
              </w:rPr>
              <w:t>Outbound TIM Broadcast</w:t>
            </w:r>
            <w:r>
              <w:rPr>
                <w:noProof/>
                <w:webHidden/>
              </w:rPr>
              <w:tab/>
            </w:r>
            <w:r>
              <w:rPr>
                <w:noProof/>
                <w:webHidden/>
              </w:rPr>
              <w:fldChar w:fldCharType="begin"/>
            </w:r>
            <w:r>
              <w:rPr>
                <w:noProof/>
                <w:webHidden/>
              </w:rPr>
              <w:instrText xml:space="preserve"> PAGEREF _Toc481749666 \h </w:instrText>
            </w:r>
            <w:r>
              <w:rPr>
                <w:noProof/>
                <w:webHidden/>
              </w:rPr>
            </w:r>
          </w:ins>
          <w:r>
            <w:rPr>
              <w:noProof/>
              <w:webHidden/>
            </w:rPr>
            <w:fldChar w:fldCharType="separate"/>
          </w:r>
          <w:ins w:id="107" w:author="Musavi, Hamid [USA]" w:date="2017-05-05T12:11:00Z">
            <w:r>
              <w:rPr>
                <w:noProof/>
                <w:webHidden/>
              </w:rPr>
              <w:t>22</w:t>
            </w:r>
            <w:r>
              <w:rPr>
                <w:noProof/>
                <w:webHidden/>
              </w:rPr>
              <w:fldChar w:fldCharType="end"/>
            </w:r>
            <w:r w:rsidRPr="00895B78">
              <w:rPr>
                <w:rStyle w:val="Hyperlink"/>
                <w:noProof/>
              </w:rPr>
              <w:fldChar w:fldCharType="end"/>
            </w:r>
          </w:ins>
        </w:p>
        <w:p w14:paraId="2B4FEE30" w14:textId="1517F945" w:rsidR="00B23148" w:rsidRDefault="00B23148">
          <w:pPr>
            <w:pStyle w:val="TOC3"/>
            <w:tabs>
              <w:tab w:val="left" w:pos="1440"/>
              <w:tab w:val="right" w:leader="dot" w:pos="9350"/>
            </w:tabs>
            <w:rPr>
              <w:ins w:id="108" w:author="Musavi, Hamid [USA]" w:date="2017-05-05T12:11:00Z"/>
              <w:rFonts w:asciiTheme="minorHAnsi" w:eastAsiaTheme="minorEastAsia" w:hAnsiTheme="minorHAnsi" w:cstheme="minorBidi"/>
              <w:noProof/>
              <w:sz w:val="22"/>
              <w:szCs w:val="22"/>
            </w:rPr>
          </w:pPr>
          <w:ins w:id="109"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"_Toc481749667"</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7.8.1</w:t>
            </w:r>
            <w:r>
              <w:rPr>
                <w:rFonts w:asciiTheme="minorHAnsi" w:eastAsiaTheme="minorEastAsia" w:hAnsiTheme="minorHAnsi" w:cstheme="minorBidi"/>
                <w:noProof/>
                <w:sz w:val="22"/>
                <w:szCs w:val="22"/>
              </w:rPr>
              <w:tab/>
            </w:r>
            <w:r w:rsidRPr="00895B78">
              <w:rPr>
                <w:rStyle w:val="Hyperlink"/>
                <w:noProof/>
              </w:rPr>
              <w:t>Outbound TIM Setup</w:t>
            </w:r>
            <w:r>
              <w:rPr>
                <w:noProof/>
                <w:webHidden/>
              </w:rPr>
              <w:tab/>
            </w:r>
            <w:r>
              <w:rPr>
                <w:noProof/>
                <w:webHidden/>
              </w:rPr>
              <w:fldChar w:fldCharType="begin"/>
            </w:r>
            <w:r>
              <w:rPr>
                <w:noProof/>
                <w:webHidden/>
              </w:rPr>
              <w:instrText xml:space="preserve"> PAGEREF _Toc481749667 \h </w:instrText>
            </w:r>
            <w:r>
              <w:rPr>
                <w:noProof/>
                <w:webHidden/>
              </w:rPr>
            </w:r>
          </w:ins>
          <w:r>
            <w:rPr>
              <w:noProof/>
              <w:webHidden/>
            </w:rPr>
            <w:fldChar w:fldCharType="separate"/>
          </w:r>
          <w:ins w:id="110" w:author="Musavi, Hamid [USA]" w:date="2017-05-05T12:11:00Z">
            <w:r>
              <w:rPr>
                <w:noProof/>
                <w:webHidden/>
              </w:rPr>
              <w:t>22</w:t>
            </w:r>
            <w:r>
              <w:rPr>
                <w:noProof/>
                <w:webHidden/>
              </w:rPr>
              <w:fldChar w:fldCharType="end"/>
            </w:r>
            <w:r w:rsidRPr="00895B78">
              <w:rPr>
                <w:rStyle w:val="Hyperlink"/>
                <w:noProof/>
              </w:rPr>
              <w:fldChar w:fldCharType="end"/>
            </w:r>
          </w:ins>
        </w:p>
        <w:p w14:paraId="34717A4F" w14:textId="5F8BEEBF" w:rsidR="00B23148" w:rsidRDefault="00B23148">
          <w:pPr>
            <w:pStyle w:val="TOC3"/>
            <w:tabs>
              <w:tab w:val="left" w:pos="1440"/>
              <w:tab w:val="right" w:leader="dot" w:pos="9350"/>
            </w:tabs>
            <w:rPr>
              <w:ins w:id="111" w:author="Musavi, Hamid [USA]" w:date="2017-05-05T12:11:00Z"/>
              <w:rFonts w:asciiTheme="minorHAnsi" w:eastAsiaTheme="minorEastAsia" w:hAnsiTheme="minorHAnsi" w:cstheme="minorBidi"/>
              <w:noProof/>
              <w:sz w:val="22"/>
              <w:szCs w:val="22"/>
            </w:rPr>
          </w:pPr>
          <w:ins w:id="112"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"_Toc481749668"</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7.8.2</w:t>
            </w:r>
            <w:r>
              <w:rPr>
                <w:rFonts w:asciiTheme="minorHAnsi" w:eastAsiaTheme="minorEastAsia" w:hAnsiTheme="minorHAnsi" w:cstheme="minorBidi"/>
                <w:noProof/>
                <w:sz w:val="22"/>
                <w:szCs w:val="22"/>
              </w:rPr>
              <w:tab/>
            </w:r>
            <w:r w:rsidRPr="00895B78">
              <w:rPr>
                <w:rStyle w:val="Hyperlink"/>
                <w:noProof/>
              </w:rPr>
              <w:t>TIM Broadcast Request Quick Start Guide</w:t>
            </w:r>
            <w:r>
              <w:rPr>
                <w:noProof/>
                <w:webHidden/>
              </w:rPr>
              <w:tab/>
            </w:r>
            <w:r>
              <w:rPr>
                <w:noProof/>
                <w:webHidden/>
              </w:rPr>
              <w:fldChar w:fldCharType="begin"/>
            </w:r>
            <w:r>
              <w:rPr>
                <w:noProof/>
                <w:webHidden/>
              </w:rPr>
              <w:instrText xml:space="preserve"> PAGEREF _Toc481749668 \h </w:instrText>
            </w:r>
            <w:r>
              <w:rPr>
                <w:noProof/>
                <w:webHidden/>
              </w:rPr>
            </w:r>
          </w:ins>
          <w:r>
            <w:rPr>
              <w:noProof/>
              <w:webHidden/>
            </w:rPr>
            <w:fldChar w:fldCharType="separate"/>
          </w:r>
          <w:ins w:id="113" w:author="Musavi, Hamid [USA]" w:date="2017-05-05T12:11:00Z">
            <w:r>
              <w:rPr>
                <w:noProof/>
                <w:webHidden/>
              </w:rPr>
              <w:t>23</w:t>
            </w:r>
            <w:r>
              <w:rPr>
                <w:noProof/>
                <w:webHidden/>
              </w:rPr>
              <w:fldChar w:fldCharType="end"/>
            </w:r>
            <w:r w:rsidRPr="00895B78">
              <w:rPr>
                <w:rStyle w:val="Hyperlink"/>
                <w:noProof/>
              </w:rPr>
              <w:fldChar w:fldCharType="end"/>
            </w:r>
          </w:ins>
        </w:p>
        <w:p w14:paraId="006DFE7F" w14:textId="427C7D25" w:rsidR="00B23148" w:rsidRDefault="00B23148">
          <w:pPr>
            <w:pStyle w:val="TOC2"/>
            <w:tabs>
              <w:tab w:val="left" w:pos="1080"/>
              <w:tab w:val="right" w:leader="dot" w:pos="9350"/>
            </w:tabs>
            <w:rPr>
              <w:ins w:id="114" w:author="Musavi, Hamid [USA]" w:date="2017-05-05T12:11:00Z"/>
              <w:noProof/>
              <w:lang w:eastAsia="en-US"/>
            </w:rPr>
          </w:pPr>
          <w:ins w:id="115"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"_Toc481749669"</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7.9</w:t>
            </w:r>
            <w:r>
              <w:rPr>
                <w:noProof/>
                <w:lang w:eastAsia="en-US"/>
              </w:rPr>
              <w:tab/>
            </w:r>
            <w:r w:rsidRPr="00895B78">
              <w:rPr>
                <w:rStyle w:val="Hyperlink"/>
                <w:noProof/>
              </w:rPr>
              <w:t>Inbound TIM Distribution</w:t>
            </w:r>
            <w:r>
              <w:rPr>
                <w:noProof/>
                <w:webHidden/>
              </w:rPr>
              <w:tab/>
            </w:r>
            <w:r>
              <w:rPr>
                <w:noProof/>
                <w:webHidden/>
              </w:rPr>
              <w:fldChar w:fldCharType="begin"/>
            </w:r>
            <w:r>
              <w:rPr>
                <w:noProof/>
                <w:webHidden/>
              </w:rPr>
              <w:instrText xml:space="preserve"> PAGEREF _Toc481749669 \h </w:instrText>
            </w:r>
            <w:r>
              <w:rPr>
                <w:noProof/>
                <w:webHidden/>
              </w:rPr>
            </w:r>
          </w:ins>
          <w:r>
            <w:rPr>
              <w:noProof/>
              <w:webHidden/>
            </w:rPr>
            <w:fldChar w:fldCharType="separate"/>
          </w:r>
          <w:ins w:id="116" w:author="Musavi, Hamid [USA]" w:date="2017-05-05T12:11:00Z">
            <w:r>
              <w:rPr>
                <w:noProof/>
                <w:webHidden/>
              </w:rPr>
              <w:t>24</w:t>
            </w:r>
            <w:r>
              <w:rPr>
                <w:noProof/>
                <w:webHidden/>
              </w:rPr>
              <w:fldChar w:fldCharType="end"/>
            </w:r>
            <w:r w:rsidRPr="00895B78">
              <w:rPr>
                <w:rStyle w:val="Hyperlink"/>
                <w:noProof/>
              </w:rPr>
              <w:fldChar w:fldCharType="end"/>
            </w:r>
          </w:ins>
        </w:p>
        <w:p w14:paraId="16C900CB" w14:textId="31E8CC77" w:rsidR="00B23148" w:rsidRDefault="00B23148">
          <w:pPr>
            <w:pStyle w:val="TOC2"/>
            <w:tabs>
              <w:tab w:val="left" w:pos="1080"/>
              <w:tab w:val="right" w:leader="dot" w:pos="9350"/>
            </w:tabs>
            <w:rPr>
              <w:ins w:id="117" w:author="Musavi, Hamid [USA]" w:date="2017-05-05T12:11:00Z"/>
              <w:noProof/>
              <w:lang w:eastAsia="en-US"/>
            </w:rPr>
          </w:pPr>
          <w:ins w:id="118"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"_Toc481749670"</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7.10</w:t>
            </w:r>
            <w:r>
              <w:rPr>
                <w:noProof/>
                <w:lang w:eastAsia="en-US"/>
              </w:rPr>
              <w:tab/>
            </w:r>
            <w:r w:rsidRPr="00895B78">
              <w:rPr>
                <w:rStyle w:val="Hyperlink"/>
                <w:noProof/>
              </w:rPr>
              <w:t>Data validation</w:t>
            </w:r>
            <w:r>
              <w:rPr>
                <w:noProof/>
                <w:webHidden/>
              </w:rPr>
              <w:tab/>
            </w:r>
            <w:r>
              <w:rPr>
                <w:noProof/>
                <w:webHidden/>
              </w:rPr>
              <w:fldChar w:fldCharType="begin"/>
            </w:r>
            <w:r>
              <w:rPr>
                <w:noProof/>
                <w:webHidden/>
              </w:rPr>
              <w:instrText xml:space="preserve"> PAGEREF _Toc481749670 \h </w:instrText>
            </w:r>
            <w:r>
              <w:rPr>
                <w:noProof/>
                <w:webHidden/>
              </w:rPr>
            </w:r>
          </w:ins>
          <w:r>
            <w:rPr>
              <w:noProof/>
              <w:webHidden/>
            </w:rPr>
            <w:fldChar w:fldCharType="separate"/>
          </w:r>
          <w:ins w:id="119" w:author="Musavi, Hamid [USA]" w:date="2017-05-05T12:11:00Z">
            <w:r>
              <w:rPr>
                <w:noProof/>
                <w:webHidden/>
              </w:rPr>
              <w:t>24</w:t>
            </w:r>
            <w:r>
              <w:rPr>
                <w:noProof/>
                <w:webHidden/>
              </w:rPr>
              <w:fldChar w:fldCharType="end"/>
            </w:r>
            <w:r w:rsidRPr="00895B78">
              <w:rPr>
                <w:rStyle w:val="Hyperlink"/>
                <w:noProof/>
              </w:rPr>
              <w:fldChar w:fldCharType="end"/>
            </w:r>
          </w:ins>
        </w:p>
        <w:p w14:paraId="38301722" w14:textId="459D1D50" w:rsidR="00B23148" w:rsidRDefault="00B23148">
          <w:pPr>
            <w:pStyle w:val="TOC2"/>
            <w:tabs>
              <w:tab w:val="left" w:pos="1080"/>
              <w:tab w:val="right" w:leader="dot" w:pos="9350"/>
            </w:tabs>
            <w:rPr>
              <w:ins w:id="120" w:author="Musavi, Hamid [USA]" w:date="2017-05-05T12:11:00Z"/>
              <w:noProof/>
              <w:lang w:eastAsia="en-US"/>
            </w:rPr>
          </w:pPr>
          <w:ins w:id="121"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"_Toc481749671"</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7.11</w:t>
            </w:r>
            <w:r>
              <w:rPr>
                <w:noProof/>
                <w:lang w:eastAsia="en-US"/>
              </w:rPr>
              <w:tab/>
            </w:r>
            <w:r w:rsidRPr="00895B78">
              <w:rPr>
                <w:rStyle w:val="Hyperlink"/>
                <w:noProof/>
              </w:rPr>
              <w:t>Data Sanitization</w:t>
            </w:r>
            <w:r>
              <w:rPr>
                <w:noProof/>
                <w:webHidden/>
              </w:rPr>
              <w:tab/>
            </w:r>
            <w:r>
              <w:rPr>
                <w:noProof/>
                <w:webHidden/>
              </w:rPr>
              <w:fldChar w:fldCharType="begin"/>
            </w:r>
            <w:r>
              <w:rPr>
                <w:noProof/>
                <w:webHidden/>
              </w:rPr>
              <w:instrText xml:space="preserve"> PAGEREF _Toc481749671 \h </w:instrText>
            </w:r>
            <w:r>
              <w:rPr>
                <w:noProof/>
                <w:webHidden/>
              </w:rPr>
            </w:r>
          </w:ins>
          <w:r>
            <w:rPr>
              <w:noProof/>
              <w:webHidden/>
            </w:rPr>
            <w:fldChar w:fldCharType="separate"/>
          </w:r>
          <w:ins w:id="122" w:author="Musavi, Hamid [USA]" w:date="2017-05-05T12:11:00Z">
            <w:r>
              <w:rPr>
                <w:noProof/>
                <w:webHidden/>
              </w:rPr>
              <w:t>24</w:t>
            </w:r>
            <w:r>
              <w:rPr>
                <w:noProof/>
                <w:webHidden/>
              </w:rPr>
              <w:fldChar w:fldCharType="end"/>
            </w:r>
            <w:r w:rsidRPr="00895B78">
              <w:rPr>
                <w:rStyle w:val="Hyperlink"/>
                <w:noProof/>
              </w:rPr>
              <w:fldChar w:fldCharType="end"/>
            </w:r>
          </w:ins>
        </w:p>
        <w:p w14:paraId="27F438D9" w14:textId="2E62E90B" w:rsidR="00B23148" w:rsidRDefault="00B23148">
          <w:pPr>
            <w:pStyle w:val="TOC2"/>
            <w:tabs>
              <w:tab w:val="left" w:pos="1080"/>
              <w:tab w:val="right" w:leader="dot" w:pos="9350"/>
            </w:tabs>
            <w:rPr>
              <w:ins w:id="123" w:author="Musavi, Hamid [USA]" w:date="2017-05-05T12:11:00Z"/>
              <w:noProof/>
              <w:lang w:eastAsia="en-US"/>
            </w:rPr>
          </w:pPr>
          <w:ins w:id="124"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"_Toc481749672"</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7.12</w:t>
            </w:r>
            <w:r>
              <w:rPr>
                <w:noProof/>
                <w:lang w:eastAsia="en-US"/>
              </w:rPr>
              <w:tab/>
            </w:r>
            <w:r w:rsidRPr="00895B78">
              <w:rPr>
                <w:rStyle w:val="Hyperlink"/>
                <w:noProof/>
              </w:rPr>
              <w:t>VSD Deposit to SDC</w:t>
            </w:r>
            <w:r>
              <w:rPr>
                <w:noProof/>
                <w:webHidden/>
              </w:rPr>
              <w:tab/>
            </w:r>
            <w:r>
              <w:rPr>
                <w:noProof/>
                <w:webHidden/>
              </w:rPr>
              <w:fldChar w:fldCharType="begin"/>
            </w:r>
            <w:r>
              <w:rPr>
                <w:noProof/>
                <w:webHidden/>
              </w:rPr>
              <w:instrText xml:space="preserve"> PAGEREF _Toc481749672 \h </w:instrText>
            </w:r>
            <w:r>
              <w:rPr>
                <w:noProof/>
                <w:webHidden/>
              </w:rPr>
            </w:r>
          </w:ins>
          <w:r>
            <w:rPr>
              <w:noProof/>
              <w:webHidden/>
            </w:rPr>
            <w:fldChar w:fldCharType="separate"/>
          </w:r>
          <w:ins w:id="125" w:author="Musavi, Hamid [USA]" w:date="2017-05-05T12:11:00Z">
            <w:r>
              <w:rPr>
                <w:noProof/>
                <w:webHidden/>
              </w:rPr>
              <w:t>24</w:t>
            </w:r>
            <w:r>
              <w:rPr>
                <w:noProof/>
                <w:webHidden/>
              </w:rPr>
              <w:fldChar w:fldCharType="end"/>
            </w:r>
            <w:r w:rsidRPr="00895B78">
              <w:rPr>
                <w:rStyle w:val="Hyperlink"/>
                <w:noProof/>
              </w:rPr>
              <w:fldChar w:fldCharType="end"/>
            </w:r>
          </w:ins>
        </w:p>
        <w:p w14:paraId="5F35B58C" w14:textId="4F2E7E2A" w:rsidR="00B23148" w:rsidRDefault="00B23148">
          <w:pPr>
            <w:pStyle w:val="TOC1"/>
            <w:tabs>
              <w:tab w:val="left" w:pos="480"/>
              <w:tab w:val="right" w:leader="dot" w:pos="9350"/>
            </w:tabs>
            <w:rPr>
              <w:ins w:id="126" w:author="Musavi, Hamid [USA]" w:date="2017-05-05T12:11:00Z"/>
              <w:noProof/>
              <w:lang w:eastAsia="en-US"/>
            </w:rPr>
          </w:pPr>
          <w:ins w:id="127"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"_Toc481749673"</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w:t>
            </w:r>
            <w:r>
              <w:rPr>
                <w:noProof/>
                <w:lang w:eastAsia="en-US"/>
              </w:rPr>
              <w:tab/>
            </w:r>
            <w:r w:rsidRPr="00895B78">
              <w:rPr>
                <w:rStyle w:val="Hyperlink"/>
                <w:noProof/>
              </w:rPr>
              <w:t>Appendix A: ODE Interface Specification</w:t>
            </w:r>
            <w:r>
              <w:rPr>
                <w:noProof/>
                <w:webHidden/>
              </w:rPr>
              <w:tab/>
            </w:r>
            <w:r>
              <w:rPr>
                <w:noProof/>
                <w:webHidden/>
              </w:rPr>
              <w:fldChar w:fldCharType="begin"/>
            </w:r>
            <w:r>
              <w:rPr>
                <w:noProof/>
                <w:webHidden/>
              </w:rPr>
              <w:instrText xml:space="preserve"> PAGEREF _Toc481749673 \h </w:instrText>
            </w:r>
            <w:r>
              <w:rPr>
                <w:noProof/>
                <w:webHidden/>
              </w:rPr>
            </w:r>
          </w:ins>
          <w:r>
            <w:rPr>
              <w:noProof/>
              <w:webHidden/>
            </w:rPr>
            <w:fldChar w:fldCharType="separate"/>
          </w:r>
          <w:ins w:id="128" w:author="Musavi, Hamid [USA]" w:date="2017-05-05T12:11:00Z">
            <w:r>
              <w:rPr>
                <w:noProof/>
                <w:webHidden/>
              </w:rPr>
              <w:t>24</w:t>
            </w:r>
            <w:r>
              <w:rPr>
                <w:noProof/>
                <w:webHidden/>
              </w:rPr>
              <w:fldChar w:fldCharType="end"/>
            </w:r>
            <w:r w:rsidRPr="00895B78">
              <w:rPr>
                <w:rStyle w:val="Hyperlink"/>
                <w:noProof/>
              </w:rPr>
              <w:fldChar w:fldCharType="end"/>
            </w:r>
          </w:ins>
        </w:p>
        <w:p w14:paraId="2A829819" w14:textId="7DC39A74" w:rsidR="00B23148" w:rsidRDefault="00B23148">
          <w:pPr>
            <w:pStyle w:val="TOC2"/>
            <w:tabs>
              <w:tab w:val="left" w:pos="1080"/>
              <w:tab w:val="right" w:leader="dot" w:pos="9350"/>
            </w:tabs>
            <w:rPr>
              <w:ins w:id="129" w:author="Musavi, Hamid [USA]" w:date="2017-05-05T12:11:00Z"/>
              <w:noProof/>
              <w:lang w:eastAsia="en-US"/>
            </w:rPr>
          </w:pPr>
          <w:ins w:id="130"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"_Toc481749674"</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8.1</w:t>
            </w:r>
            <w:r>
              <w:rPr>
                <w:noProof/>
                <w:lang w:eastAsia="en-US"/>
              </w:rPr>
              <w:tab/>
            </w:r>
            <w:r w:rsidRPr="00895B78">
              <w:rPr>
                <w:rStyle w:val="Hyperlink"/>
                <w:noProof/>
              </w:rPr>
              <w:t>File Copy Data Deposit</w:t>
            </w:r>
            <w:r>
              <w:rPr>
                <w:noProof/>
                <w:webHidden/>
              </w:rPr>
              <w:tab/>
            </w:r>
            <w:r>
              <w:rPr>
                <w:noProof/>
                <w:webHidden/>
              </w:rPr>
              <w:fldChar w:fldCharType="begin"/>
            </w:r>
            <w:r>
              <w:rPr>
                <w:noProof/>
                <w:webHidden/>
              </w:rPr>
              <w:instrText xml:space="preserve"> PAGEREF _Toc481749674 \h </w:instrText>
            </w:r>
            <w:r>
              <w:rPr>
                <w:noProof/>
                <w:webHidden/>
              </w:rPr>
            </w:r>
          </w:ins>
          <w:r>
            <w:rPr>
              <w:noProof/>
              <w:webHidden/>
            </w:rPr>
            <w:fldChar w:fldCharType="separate"/>
          </w:r>
          <w:ins w:id="131" w:author="Musavi, Hamid [USA]" w:date="2017-05-05T12:11:00Z">
            <w:r>
              <w:rPr>
                <w:noProof/>
                <w:webHidden/>
              </w:rPr>
              <w:t>25</w:t>
            </w:r>
            <w:r>
              <w:rPr>
                <w:noProof/>
                <w:webHidden/>
              </w:rPr>
              <w:fldChar w:fldCharType="end"/>
            </w:r>
            <w:r w:rsidRPr="00895B78">
              <w:rPr>
                <w:rStyle w:val="Hyperlink"/>
                <w:noProof/>
              </w:rPr>
              <w:fldChar w:fldCharType="end"/>
            </w:r>
          </w:ins>
        </w:p>
        <w:p w14:paraId="6F11C18F" w14:textId="55FBE5E0" w:rsidR="00B23148" w:rsidRDefault="00B23148">
          <w:pPr>
            <w:pStyle w:val="TOC3"/>
            <w:tabs>
              <w:tab w:val="left" w:pos="1440"/>
              <w:tab w:val="right" w:leader="dot" w:pos="9350"/>
            </w:tabs>
            <w:rPr>
              <w:ins w:id="132" w:author="Musavi, Hamid [USA]" w:date="2017-05-05T12:11:00Z"/>
              <w:rFonts w:asciiTheme="minorHAnsi" w:eastAsiaTheme="minorEastAsia" w:hAnsiTheme="minorHAnsi" w:cstheme="minorBidi"/>
              <w:noProof/>
              <w:sz w:val="22"/>
              <w:szCs w:val="22"/>
            </w:rPr>
          </w:pPr>
          <w:ins w:id="133"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"_Toc481749675"</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8.1.1</w:t>
            </w:r>
            <w:r>
              <w:rPr>
                <w:rFonts w:asciiTheme="minorHAnsi" w:eastAsiaTheme="minorEastAsia" w:hAnsiTheme="minorHAnsi" w:cstheme="minorBidi"/>
                <w:noProof/>
                <w:sz w:val="22"/>
                <w:szCs w:val="22"/>
              </w:rPr>
              <w:tab/>
            </w:r>
            <w:r w:rsidRPr="00895B78">
              <w:rPr>
                <w:rStyle w:val="Hyperlink"/>
                <w:noProof/>
              </w:rPr>
              <w:t>Messages and Alerts</w:t>
            </w:r>
            <w:r>
              <w:rPr>
                <w:noProof/>
                <w:webHidden/>
              </w:rPr>
              <w:tab/>
            </w:r>
            <w:r>
              <w:rPr>
                <w:noProof/>
                <w:webHidden/>
              </w:rPr>
              <w:fldChar w:fldCharType="begin"/>
            </w:r>
            <w:r>
              <w:rPr>
                <w:noProof/>
                <w:webHidden/>
              </w:rPr>
              <w:instrText xml:space="preserve"> PAGEREF _Toc481749675 \h </w:instrText>
            </w:r>
            <w:r>
              <w:rPr>
                <w:noProof/>
                <w:webHidden/>
              </w:rPr>
            </w:r>
          </w:ins>
          <w:r>
            <w:rPr>
              <w:noProof/>
              <w:webHidden/>
            </w:rPr>
            <w:fldChar w:fldCharType="separate"/>
          </w:r>
          <w:ins w:id="134" w:author="Musavi, Hamid [USA]" w:date="2017-05-05T12:11:00Z">
            <w:r>
              <w:rPr>
                <w:noProof/>
                <w:webHidden/>
              </w:rPr>
              <w:t>25</w:t>
            </w:r>
            <w:r>
              <w:rPr>
                <w:noProof/>
                <w:webHidden/>
              </w:rPr>
              <w:fldChar w:fldCharType="end"/>
            </w:r>
            <w:r w:rsidRPr="00895B78">
              <w:rPr>
                <w:rStyle w:val="Hyperlink"/>
                <w:noProof/>
              </w:rPr>
              <w:fldChar w:fldCharType="end"/>
            </w:r>
          </w:ins>
        </w:p>
        <w:p w14:paraId="173B79EC" w14:textId="47A70055" w:rsidR="00B23148" w:rsidRDefault="00B23148">
          <w:pPr>
            <w:pStyle w:val="TOC2"/>
            <w:tabs>
              <w:tab w:val="left" w:pos="1080"/>
              <w:tab w:val="right" w:leader="dot" w:pos="9350"/>
            </w:tabs>
            <w:rPr>
              <w:ins w:id="135" w:author="Musavi, Hamid [USA]" w:date="2017-05-05T12:11:00Z"/>
              <w:noProof/>
              <w:lang w:eastAsia="en-US"/>
            </w:rPr>
          </w:pPr>
          <w:ins w:id="136"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"_Toc481749676"</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8.2</w:t>
            </w:r>
            <w:r>
              <w:rPr>
                <w:noProof/>
                <w:lang w:eastAsia="en-US"/>
              </w:rPr>
              <w:tab/>
            </w:r>
            <w:r w:rsidRPr="00895B78">
              <w:rPr>
                <w:rStyle w:val="Hyperlink"/>
                <w:noProof/>
              </w:rPr>
              <w:t>ODE REST API</w:t>
            </w:r>
            <w:r>
              <w:rPr>
                <w:noProof/>
                <w:webHidden/>
              </w:rPr>
              <w:tab/>
            </w:r>
            <w:r>
              <w:rPr>
                <w:noProof/>
                <w:webHidden/>
              </w:rPr>
              <w:fldChar w:fldCharType="begin"/>
            </w:r>
            <w:r>
              <w:rPr>
                <w:noProof/>
                <w:webHidden/>
              </w:rPr>
              <w:instrText xml:space="preserve"> PAGEREF _Toc481749676 \h </w:instrText>
            </w:r>
            <w:r>
              <w:rPr>
                <w:noProof/>
                <w:webHidden/>
              </w:rPr>
            </w:r>
          </w:ins>
          <w:r>
            <w:rPr>
              <w:noProof/>
              <w:webHidden/>
            </w:rPr>
            <w:fldChar w:fldCharType="separate"/>
          </w:r>
          <w:ins w:id="137" w:author="Musavi, Hamid [USA]" w:date="2017-05-05T12:11:00Z">
            <w:r>
              <w:rPr>
                <w:noProof/>
                <w:webHidden/>
              </w:rPr>
              <w:t>28</w:t>
            </w:r>
            <w:r>
              <w:rPr>
                <w:noProof/>
                <w:webHidden/>
              </w:rPr>
              <w:fldChar w:fldCharType="end"/>
            </w:r>
            <w:r w:rsidRPr="00895B78">
              <w:rPr>
                <w:rStyle w:val="Hyperlink"/>
                <w:noProof/>
              </w:rPr>
              <w:fldChar w:fldCharType="end"/>
            </w:r>
          </w:ins>
        </w:p>
        <w:p w14:paraId="5FC106A8" w14:textId="61D51A08" w:rsidR="00B23148" w:rsidRDefault="00B23148">
          <w:pPr>
            <w:pStyle w:val="TOC3"/>
            <w:tabs>
              <w:tab w:val="left" w:pos="1440"/>
              <w:tab w:val="right" w:leader="dot" w:pos="9350"/>
            </w:tabs>
            <w:rPr>
              <w:ins w:id="138" w:author="Musavi, Hamid [USA]" w:date="2017-05-05T12:11:00Z"/>
              <w:rFonts w:asciiTheme="minorHAnsi" w:eastAsiaTheme="minorEastAsia" w:hAnsiTheme="minorHAnsi" w:cstheme="minorBidi"/>
              <w:noProof/>
              <w:sz w:val="22"/>
              <w:szCs w:val="22"/>
            </w:rPr>
          </w:pPr>
          <w:ins w:id="139"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"_Toc481749677"</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8.2.1</w:t>
            </w:r>
            <w:r>
              <w:rPr>
                <w:rFonts w:asciiTheme="minorHAnsi" w:eastAsiaTheme="minorEastAsia" w:hAnsiTheme="minorHAnsi" w:cstheme="minorBidi"/>
                <w:noProof/>
                <w:sz w:val="22"/>
                <w:szCs w:val="22"/>
              </w:rPr>
              <w:tab/>
            </w:r>
            <w:r w:rsidRPr="00895B78">
              <w:rPr>
                <w:rStyle w:val="Hyperlink"/>
                <w:noProof/>
              </w:rPr>
              <w:t>Upload BSM File</w:t>
            </w:r>
            <w:r>
              <w:rPr>
                <w:noProof/>
                <w:webHidden/>
              </w:rPr>
              <w:tab/>
            </w:r>
            <w:r>
              <w:rPr>
                <w:noProof/>
                <w:webHidden/>
              </w:rPr>
              <w:fldChar w:fldCharType="begin"/>
            </w:r>
            <w:r>
              <w:rPr>
                <w:noProof/>
                <w:webHidden/>
              </w:rPr>
              <w:instrText xml:space="preserve"> PAGEREF _Toc481749677 \h </w:instrText>
            </w:r>
            <w:r>
              <w:rPr>
                <w:noProof/>
                <w:webHidden/>
              </w:rPr>
            </w:r>
          </w:ins>
          <w:r>
            <w:rPr>
              <w:noProof/>
              <w:webHidden/>
            </w:rPr>
            <w:fldChar w:fldCharType="separate"/>
          </w:r>
          <w:ins w:id="140" w:author="Musavi, Hamid [USA]" w:date="2017-05-05T12:11:00Z">
            <w:r>
              <w:rPr>
                <w:noProof/>
                <w:webHidden/>
              </w:rPr>
              <w:t>31</w:t>
            </w:r>
            <w:r>
              <w:rPr>
                <w:noProof/>
                <w:webHidden/>
              </w:rPr>
              <w:fldChar w:fldCharType="end"/>
            </w:r>
            <w:r w:rsidRPr="00895B78">
              <w:rPr>
                <w:rStyle w:val="Hyperlink"/>
                <w:noProof/>
              </w:rPr>
              <w:fldChar w:fldCharType="end"/>
            </w:r>
          </w:ins>
        </w:p>
        <w:p w14:paraId="0B295684" w14:textId="3D8BCBBE" w:rsidR="00B23148" w:rsidRDefault="00B23148">
          <w:pPr>
            <w:pStyle w:val="TOC3"/>
            <w:tabs>
              <w:tab w:val="left" w:pos="1440"/>
              <w:tab w:val="right" w:leader="dot" w:pos="9350"/>
            </w:tabs>
            <w:rPr>
              <w:ins w:id="141" w:author="Musavi, Hamid [USA]" w:date="2017-05-05T12:11:00Z"/>
              <w:rFonts w:asciiTheme="minorHAnsi" w:eastAsiaTheme="minorEastAsia" w:hAnsiTheme="minorHAnsi" w:cstheme="minorBidi"/>
              <w:noProof/>
              <w:sz w:val="22"/>
              <w:szCs w:val="22"/>
            </w:rPr>
          </w:pPr>
          <w:ins w:id="142"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"_Toc481749678"</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8.2.2</w:t>
            </w:r>
            <w:r>
              <w:rPr>
                <w:rFonts w:asciiTheme="minorHAnsi" w:eastAsiaTheme="minorEastAsia" w:hAnsiTheme="minorHAnsi" w:cstheme="minorBidi"/>
                <w:noProof/>
                <w:sz w:val="22"/>
                <w:szCs w:val="22"/>
              </w:rPr>
              <w:tab/>
            </w:r>
            <w:r w:rsidRPr="00895B78">
              <w:rPr>
                <w:rStyle w:val="Hyperlink"/>
                <w:noProof/>
              </w:rPr>
              <w:t>MANAGE SNMP API</w:t>
            </w:r>
            <w:r>
              <w:rPr>
                <w:noProof/>
                <w:webHidden/>
              </w:rPr>
              <w:tab/>
            </w:r>
            <w:r>
              <w:rPr>
                <w:noProof/>
                <w:webHidden/>
              </w:rPr>
              <w:fldChar w:fldCharType="begin"/>
            </w:r>
            <w:r>
              <w:rPr>
                <w:noProof/>
                <w:webHidden/>
              </w:rPr>
              <w:instrText xml:space="preserve"> PAGEREF _Toc481749678 \h </w:instrText>
            </w:r>
            <w:r>
              <w:rPr>
                <w:noProof/>
                <w:webHidden/>
              </w:rPr>
            </w:r>
          </w:ins>
          <w:r>
            <w:rPr>
              <w:noProof/>
              <w:webHidden/>
            </w:rPr>
            <w:fldChar w:fldCharType="separate"/>
          </w:r>
          <w:ins w:id="143" w:author="Musavi, Hamid [USA]" w:date="2017-05-05T12:11:00Z">
            <w:r>
              <w:rPr>
                <w:noProof/>
                <w:webHidden/>
              </w:rPr>
              <w:t>32</w:t>
            </w:r>
            <w:r>
              <w:rPr>
                <w:noProof/>
                <w:webHidden/>
              </w:rPr>
              <w:fldChar w:fldCharType="end"/>
            </w:r>
            <w:r w:rsidRPr="00895B78">
              <w:rPr>
                <w:rStyle w:val="Hyperlink"/>
                <w:noProof/>
              </w:rPr>
              <w:fldChar w:fldCharType="end"/>
            </w:r>
          </w:ins>
        </w:p>
        <w:p w14:paraId="4BE8C69E" w14:textId="04C6BF2C" w:rsidR="00B23148" w:rsidRDefault="00B23148">
          <w:pPr>
            <w:pStyle w:val="TOC3"/>
            <w:tabs>
              <w:tab w:val="left" w:pos="1440"/>
              <w:tab w:val="right" w:leader="dot" w:pos="9350"/>
            </w:tabs>
            <w:rPr>
              <w:ins w:id="144" w:author="Musavi, Hamid [USA]" w:date="2017-05-05T12:11:00Z"/>
              <w:rFonts w:asciiTheme="minorHAnsi" w:eastAsiaTheme="minorEastAsia" w:hAnsiTheme="minorHAnsi" w:cstheme="minorBidi"/>
              <w:noProof/>
              <w:sz w:val="22"/>
              <w:szCs w:val="22"/>
            </w:rPr>
          </w:pPr>
          <w:ins w:id="145"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"_Toc481749679"</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8.2.3</w:t>
            </w:r>
            <w:r>
              <w:rPr>
                <w:rFonts w:asciiTheme="minorHAnsi" w:eastAsiaTheme="minorEastAsia" w:hAnsiTheme="minorHAnsi" w:cstheme="minorBidi"/>
                <w:noProof/>
                <w:sz w:val="22"/>
                <w:szCs w:val="22"/>
              </w:rPr>
              <w:tab/>
            </w:r>
            <w:r w:rsidRPr="00895B78">
              <w:rPr>
                <w:rStyle w:val="Hyperlink"/>
                <w:noProof/>
              </w:rPr>
              <w:t>Traveler Information Message (TIM) Interface</w:t>
            </w:r>
            <w:r>
              <w:rPr>
                <w:noProof/>
                <w:webHidden/>
              </w:rPr>
              <w:tab/>
            </w:r>
            <w:r>
              <w:rPr>
                <w:noProof/>
                <w:webHidden/>
              </w:rPr>
              <w:fldChar w:fldCharType="begin"/>
            </w:r>
            <w:r>
              <w:rPr>
                <w:noProof/>
                <w:webHidden/>
              </w:rPr>
              <w:instrText xml:space="preserve"> PAGEREF _Toc481749679 \h </w:instrText>
            </w:r>
            <w:r>
              <w:rPr>
                <w:noProof/>
                <w:webHidden/>
              </w:rPr>
            </w:r>
          </w:ins>
          <w:r>
            <w:rPr>
              <w:noProof/>
              <w:webHidden/>
            </w:rPr>
            <w:fldChar w:fldCharType="separate"/>
          </w:r>
          <w:ins w:id="146" w:author="Musavi, Hamid [USA]" w:date="2017-05-05T12:11:00Z">
            <w:r>
              <w:rPr>
                <w:noProof/>
                <w:webHidden/>
              </w:rPr>
              <w:t>33</w:t>
            </w:r>
            <w:r>
              <w:rPr>
                <w:noProof/>
                <w:webHidden/>
              </w:rPr>
              <w:fldChar w:fldCharType="end"/>
            </w:r>
            <w:r w:rsidRPr="00895B78">
              <w:rPr>
                <w:rStyle w:val="Hyperlink"/>
                <w:noProof/>
              </w:rPr>
              <w:fldChar w:fldCharType="end"/>
            </w:r>
          </w:ins>
        </w:p>
        <w:p w14:paraId="3C186BDF" w14:textId="0205F9B9" w:rsidR="00B23148" w:rsidRDefault="00B23148">
          <w:pPr>
            <w:pStyle w:val="TOC3"/>
            <w:tabs>
              <w:tab w:val="left" w:pos="1440"/>
              <w:tab w:val="right" w:leader="dot" w:pos="9350"/>
            </w:tabs>
            <w:rPr>
              <w:ins w:id="147" w:author="Musavi, Hamid [USA]" w:date="2017-05-05T12:11:00Z"/>
              <w:rFonts w:asciiTheme="minorHAnsi" w:eastAsiaTheme="minorEastAsia" w:hAnsiTheme="minorHAnsi" w:cstheme="minorBidi"/>
              <w:noProof/>
              <w:sz w:val="22"/>
              <w:szCs w:val="22"/>
            </w:rPr>
          </w:pPr>
          <w:ins w:id="148"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"_Toc481749680"</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8.2.4</w:t>
            </w:r>
            <w:r>
              <w:rPr>
                <w:rFonts w:asciiTheme="minorHAnsi" w:eastAsiaTheme="minorEastAsia" w:hAnsiTheme="minorHAnsi" w:cstheme="minorBidi"/>
                <w:noProof/>
                <w:sz w:val="22"/>
                <w:szCs w:val="22"/>
              </w:rPr>
              <w:tab/>
            </w:r>
            <w:r w:rsidRPr="00895B78">
              <w:rPr>
                <w:rStyle w:val="Hyperlink"/>
                <w:noProof/>
              </w:rPr>
              <w:t>Probe Data Management Messages (PDM) Interface</w:t>
            </w:r>
            <w:r>
              <w:rPr>
                <w:noProof/>
                <w:webHidden/>
              </w:rPr>
              <w:tab/>
            </w:r>
            <w:r>
              <w:rPr>
                <w:noProof/>
                <w:webHidden/>
              </w:rPr>
              <w:fldChar w:fldCharType="begin"/>
            </w:r>
            <w:r>
              <w:rPr>
                <w:noProof/>
                <w:webHidden/>
              </w:rPr>
              <w:instrText xml:space="preserve"> PAGEREF _Toc481749680 \h </w:instrText>
            </w:r>
            <w:r>
              <w:rPr>
                <w:noProof/>
                <w:webHidden/>
              </w:rPr>
            </w:r>
          </w:ins>
          <w:r>
            <w:rPr>
              <w:noProof/>
              <w:webHidden/>
            </w:rPr>
            <w:fldChar w:fldCharType="separate"/>
          </w:r>
          <w:ins w:id="149" w:author="Musavi, Hamid [USA]" w:date="2017-05-05T12:11:00Z">
            <w:r>
              <w:rPr>
                <w:noProof/>
                <w:webHidden/>
              </w:rPr>
              <w:t>34</w:t>
            </w:r>
            <w:r>
              <w:rPr>
                <w:noProof/>
                <w:webHidden/>
              </w:rPr>
              <w:fldChar w:fldCharType="end"/>
            </w:r>
            <w:r w:rsidRPr="00895B78">
              <w:rPr>
                <w:rStyle w:val="Hyperlink"/>
                <w:noProof/>
              </w:rPr>
              <w:fldChar w:fldCharType="end"/>
            </w:r>
          </w:ins>
        </w:p>
        <w:p w14:paraId="0FEF2700" w14:textId="34534897" w:rsidR="00B23148" w:rsidRDefault="00B23148">
          <w:pPr>
            <w:pStyle w:val="TOC2"/>
            <w:tabs>
              <w:tab w:val="left" w:pos="1080"/>
              <w:tab w:val="right" w:leader="dot" w:pos="9350"/>
            </w:tabs>
            <w:rPr>
              <w:ins w:id="150" w:author="Musavi, Hamid [USA]" w:date="2017-05-05T12:11:00Z"/>
              <w:noProof/>
              <w:lang w:eastAsia="en-US"/>
            </w:rPr>
          </w:pPr>
          <w:ins w:id="151"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"_Toc481749681"</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8.3</w:t>
            </w:r>
            <w:r>
              <w:rPr>
                <w:noProof/>
                <w:lang w:eastAsia="en-US"/>
              </w:rPr>
              <w:tab/>
            </w:r>
            <w:r w:rsidRPr="00895B78">
              <w:rPr>
                <w:rStyle w:val="Hyperlink"/>
                <w:noProof/>
              </w:rPr>
              <w:t>ODE Streaming API</w:t>
            </w:r>
            <w:r>
              <w:rPr>
                <w:noProof/>
                <w:webHidden/>
              </w:rPr>
              <w:tab/>
            </w:r>
            <w:r>
              <w:rPr>
                <w:noProof/>
                <w:webHidden/>
              </w:rPr>
              <w:fldChar w:fldCharType="begin"/>
            </w:r>
            <w:r>
              <w:rPr>
                <w:noProof/>
                <w:webHidden/>
              </w:rPr>
              <w:instrText xml:space="preserve"> PAGEREF _Toc481749681 \h </w:instrText>
            </w:r>
            <w:r>
              <w:rPr>
                <w:noProof/>
                <w:webHidden/>
              </w:rPr>
            </w:r>
          </w:ins>
          <w:r>
            <w:rPr>
              <w:noProof/>
              <w:webHidden/>
            </w:rPr>
            <w:fldChar w:fldCharType="separate"/>
          </w:r>
          <w:ins w:id="152" w:author="Musavi, Hamid [USA]" w:date="2017-05-05T12:11:00Z">
            <w:r>
              <w:rPr>
                <w:noProof/>
                <w:webHidden/>
              </w:rPr>
              <w:t>35</w:t>
            </w:r>
            <w:r>
              <w:rPr>
                <w:noProof/>
                <w:webHidden/>
              </w:rPr>
              <w:fldChar w:fldCharType="end"/>
            </w:r>
            <w:r w:rsidRPr="00895B78">
              <w:rPr>
                <w:rStyle w:val="Hyperlink"/>
                <w:noProof/>
              </w:rPr>
              <w:fldChar w:fldCharType="end"/>
            </w:r>
          </w:ins>
        </w:p>
        <w:p w14:paraId="64B7EE6F" w14:textId="3F21D67B" w:rsidR="00B23148" w:rsidRDefault="00B23148">
          <w:pPr>
            <w:pStyle w:val="TOC3"/>
            <w:tabs>
              <w:tab w:val="left" w:pos="1440"/>
              <w:tab w:val="right" w:leader="dot" w:pos="9350"/>
            </w:tabs>
            <w:rPr>
              <w:ins w:id="153" w:author="Musavi, Hamid [USA]" w:date="2017-05-05T12:11:00Z"/>
              <w:rFonts w:asciiTheme="minorHAnsi" w:eastAsiaTheme="minorEastAsia" w:hAnsiTheme="minorHAnsi" w:cstheme="minorBidi"/>
              <w:noProof/>
              <w:sz w:val="22"/>
              <w:szCs w:val="22"/>
            </w:rPr>
          </w:pPr>
          <w:ins w:id="154"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"_Toc481749682"</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8.3.1</w:t>
            </w:r>
            <w:r>
              <w:rPr>
                <w:rFonts w:asciiTheme="minorHAnsi" w:eastAsiaTheme="minorEastAsia" w:hAnsiTheme="minorHAnsi" w:cstheme="minorBidi"/>
                <w:noProof/>
                <w:sz w:val="22"/>
                <w:szCs w:val="22"/>
              </w:rPr>
              <w:tab/>
            </w:r>
            <w:r w:rsidRPr="00895B78">
              <w:rPr>
                <w:rStyle w:val="Hyperlink"/>
                <w:noProof/>
              </w:rPr>
              <w:t>Direct Kafka Interface</w:t>
            </w:r>
            <w:r>
              <w:rPr>
                <w:noProof/>
                <w:webHidden/>
              </w:rPr>
              <w:tab/>
            </w:r>
            <w:r>
              <w:rPr>
                <w:noProof/>
                <w:webHidden/>
              </w:rPr>
              <w:fldChar w:fldCharType="begin"/>
            </w:r>
            <w:r>
              <w:rPr>
                <w:noProof/>
                <w:webHidden/>
              </w:rPr>
              <w:instrText xml:space="preserve"> PAGEREF _Toc481749682 \h </w:instrText>
            </w:r>
            <w:r>
              <w:rPr>
                <w:noProof/>
                <w:webHidden/>
              </w:rPr>
            </w:r>
          </w:ins>
          <w:r>
            <w:rPr>
              <w:noProof/>
              <w:webHidden/>
            </w:rPr>
            <w:fldChar w:fldCharType="separate"/>
          </w:r>
          <w:ins w:id="155" w:author="Musavi, Hamid [USA]" w:date="2017-05-05T12:11:00Z">
            <w:r>
              <w:rPr>
                <w:noProof/>
                <w:webHidden/>
              </w:rPr>
              <w:t>35</w:t>
            </w:r>
            <w:r>
              <w:rPr>
                <w:noProof/>
                <w:webHidden/>
              </w:rPr>
              <w:fldChar w:fldCharType="end"/>
            </w:r>
            <w:r w:rsidRPr="00895B78">
              <w:rPr>
                <w:rStyle w:val="Hyperlink"/>
                <w:noProof/>
              </w:rPr>
              <w:fldChar w:fldCharType="end"/>
            </w:r>
          </w:ins>
        </w:p>
        <w:p w14:paraId="7F430471" w14:textId="6DC76C2E" w:rsidR="00B23148" w:rsidRDefault="00B23148">
          <w:pPr>
            <w:pStyle w:val="TOC3"/>
            <w:tabs>
              <w:tab w:val="left" w:pos="1440"/>
              <w:tab w:val="right" w:leader="dot" w:pos="9350"/>
            </w:tabs>
            <w:rPr>
              <w:ins w:id="156" w:author="Musavi, Hamid [USA]" w:date="2017-05-05T12:11:00Z"/>
              <w:rFonts w:asciiTheme="minorHAnsi" w:eastAsiaTheme="minorEastAsia" w:hAnsiTheme="minorHAnsi" w:cstheme="minorBidi"/>
              <w:noProof/>
              <w:sz w:val="22"/>
              <w:szCs w:val="22"/>
            </w:rPr>
          </w:pPr>
          <w:ins w:id="157"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"_Toc481749683"</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8.3.2</w:t>
            </w:r>
            <w:r>
              <w:rPr>
                <w:rFonts w:asciiTheme="minorHAnsi" w:eastAsiaTheme="minorEastAsia" w:hAnsiTheme="minorHAnsi" w:cstheme="minorBidi"/>
                <w:noProof/>
                <w:sz w:val="22"/>
                <w:szCs w:val="22"/>
              </w:rPr>
              <w:tab/>
            </w:r>
            <w:r w:rsidRPr="00895B78">
              <w:rPr>
                <w:rStyle w:val="Hyperlink"/>
                <w:noProof/>
              </w:rPr>
              <w:t>ODE WebSocket Interface</w:t>
            </w:r>
            <w:r>
              <w:rPr>
                <w:noProof/>
                <w:webHidden/>
              </w:rPr>
              <w:tab/>
            </w:r>
            <w:r>
              <w:rPr>
                <w:noProof/>
                <w:webHidden/>
              </w:rPr>
              <w:fldChar w:fldCharType="begin"/>
            </w:r>
            <w:r>
              <w:rPr>
                <w:noProof/>
                <w:webHidden/>
              </w:rPr>
              <w:instrText xml:space="preserve"> PAGEREF _Toc481749683 \h </w:instrText>
            </w:r>
            <w:r>
              <w:rPr>
                <w:noProof/>
                <w:webHidden/>
              </w:rPr>
            </w:r>
          </w:ins>
          <w:r>
            <w:rPr>
              <w:noProof/>
              <w:webHidden/>
            </w:rPr>
            <w:fldChar w:fldCharType="separate"/>
          </w:r>
          <w:ins w:id="158" w:author="Musavi, Hamid [USA]" w:date="2017-05-05T12:11:00Z">
            <w:r>
              <w:rPr>
                <w:noProof/>
                <w:webHidden/>
              </w:rPr>
              <w:t>36</w:t>
            </w:r>
            <w:r>
              <w:rPr>
                <w:noProof/>
                <w:webHidden/>
              </w:rPr>
              <w:fldChar w:fldCharType="end"/>
            </w:r>
            <w:r w:rsidRPr="00895B78">
              <w:rPr>
                <w:rStyle w:val="Hyperlink"/>
                <w:noProof/>
              </w:rPr>
              <w:fldChar w:fldCharType="end"/>
            </w:r>
          </w:ins>
        </w:p>
        <w:p w14:paraId="490E6760" w14:textId="3BD31CC6" w:rsidR="00B23148" w:rsidRDefault="00B23148">
          <w:pPr>
            <w:pStyle w:val="TOC2"/>
            <w:tabs>
              <w:tab w:val="left" w:pos="1080"/>
              <w:tab w:val="right" w:leader="dot" w:pos="9350"/>
            </w:tabs>
            <w:rPr>
              <w:ins w:id="159" w:author="Musavi, Hamid [USA]" w:date="2017-05-05T12:11:00Z"/>
              <w:noProof/>
              <w:lang w:eastAsia="en-US"/>
            </w:rPr>
          </w:pPr>
          <w:ins w:id="160"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"_Toc481749684"</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8.4</w:t>
            </w:r>
            <w:r>
              <w:rPr>
                <w:noProof/>
                <w:lang w:eastAsia="en-US"/>
              </w:rPr>
              <w:tab/>
            </w:r>
            <w:r w:rsidRPr="00895B78">
              <w:rPr>
                <w:rStyle w:val="Hyperlink"/>
                <w:noProof/>
              </w:rPr>
              <w:t>ODE Request Schemas</w:t>
            </w:r>
            <w:r>
              <w:rPr>
                <w:noProof/>
                <w:webHidden/>
              </w:rPr>
              <w:tab/>
            </w:r>
            <w:r>
              <w:rPr>
                <w:noProof/>
                <w:webHidden/>
              </w:rPr>
              <w:fldChar w:fldCharType="begin"/>
            </w:r>
            <w:r>
              <w:rPr>
                <w:noProof/>
                <w:webHidden/>
              </w:rPr>
              <w:instrText xml:space="preserve"> PAGEREF _Toc481749684 \h </w:instrText>
            </w:r>
            <w:r>
              <w:rPr>
                <w:noProof/>
                <w:webHidden/>
              </w:rPr>
            </w:r>
          </w:ins>
          <w:r>
            <w:rPr>
              <w:noProof/>
              <w:webHidden/>
            </w:rPr>
            <w:fldChar w:fldCharType="separate"/>
          </w:r>
          <w:ins w:id="161" w:author="Musavi, Hamid [USA]" w:date="2017-05-05T12:11:00Z">
            <w:r>
              <w:rPr>
                <w:noProof/>
                <w:webHidden/>
              </w:rPr>
              <w:t>38</w:t>
            </w:r>
            <w:r>
              <w:rPr>
                <w:noProof/>
                <w:webHidden/>
              </w:rPr>
              <w:fldChar w:fldCharType="end"/>
            </w:r>
            <w:r w:rsidRPr="00895B78">
              <w:rPr>
                <w:rStyle w:val="Hyperlink"/>
                <w:noProof/>
              </w:rPr>
              <w:fldChar w:fldCharType="end"/>
            </w:r>
          </w:ins>
        </w:p>
        <w:p w14:paraId="48A09F52" w14:textId="557B6D0E" w:rsidR="00B23148" w:rsidRDefault="00B23148">
          <w:pPr>
            <w:pStyle w:val="TOC3"/>
            <w:tabs>
              <w:tab w:val="left" w:pos="1440"/>
              <w:tab w:val="right" w:leader="dot" w:pos="9350"/>
            </w:tabs>
            <w:rPr>
              <w:ins w:id="162" w:author="Musavi, Hamid [USA]" w:date="2017-05-05T12:11:00Z"/>
              <w:rFonts w:asciiTheme="minorHAnsi" w:eastAsiaTheme="minorEastAsia" w:hAnsiTheme="minorHAnsi" w:cstheme="minorBidi"/>
              <w:noProof/>
              <w:sz w:val="22"/>
              <w:szCs w:val="22"/>
            </w:rPr>
          </w:pPr>
          <w:ins w:id="163"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"_Toc481749685"</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8.4.1</w:t>
            </w:r>
            <w:r>
              <w:rPr>
                <w:rFonts w:asciiTheme="minorHAnsi" w:eastAsiaTheme="minorEastAsia" w:hAnsiTheme="minorHAnsi" w:cstheme="minorBidi"/>
                <w:noProof/>
                <w:sz w:val="22"/>
                <w:szCs w:val="22"/>
              </w:rPr>
              <w:tab/>
            </w:r>
            <w:r w:rsidRPr="00895B78">
              <w:rPr>
                <w:rStyle w:val="Hyperlink"/>
                <w:noProof/>
              </w:rPr>
              <w:t>ODE Request Message Metadata</w:t>
            </w:r>
            <w:r>
              <w:rPr>
                <w:noProof/>
                <w:webHidden/>
              </w:rPr>
              <w:tab/>
            </w:r>
            <w:r>
              <w:rPr>
                <w:noProof/>
                <w:webHidden/>
              </w:rPr>
              <w:fldChar w:fldCharType="begin"/>
            </w:r>
            <w:r>
              <w:rPr>
                <w:noProof/>
                <w:webHidden/>
              </w:rPr>
              <w:instrText xml:space="preserve"> PAGEREF _Toc481749685 \h </w:instrText>
            </w:r>
            <w:r>
              <w:rPr>
                <w:noProof/>
                <w:webHidden/>
              </w:rPr>
            </w:r>
          </w:ins>
          <w:r>
            <w:rPr>
              <w:noProof/>
              <w:webHidden/>
            </w:rPr>
            <w:fldChar w:fldCharType="separate"/>
          </w:r>
          <w:ins w:id="164" w:author="Musavi, Hamid [USA]" w:date="2017-05-05T12:11:00Z">
            <w:r>
              <w:rPr>
                <w:noProof/>
                <w:webHidden/>
              </w:rPr>
              <w:t>38</w:t>
            </w:r>
            <w:r>
              <w:rPr>
                <w:noProof/>
                <w:webHidden/>
              </w:rPr>
              <w:fldChar w:fldCharType="end"/>
            </w:r>
            <w:r w:rsidRPr="00895B78">
              <w:rPr>
                <w:rStyle w:val="Hyperlink"/>
                <w:noProof/>
              </w:rPr>
              <w:fldChar w:fldCharType="end"/>
            </w:r>
          </w:ins>
        </w:p>
        <w:p w14:paraId="550CF7A3" w14:textId="71E3243D" w:rsidR="00B23148" w:rsidRDefault="00B23148">
          <w:pPr>
            <w:pStyle w:val="TOC2"/>
            <w:tabs>
              <w:tab w:val="left" w:pos="1080"/>
              <w:tab w:val="right" w:leader="dot" w:pos="9350"/>
            </w:tabs>
            <w:rPr>
              <w:ins w:id="165" w:author="Musavi, Hamid [USA]" w:date="2017-05-05T12:11:00Z"/>
              <w:noProof/>
              <w:lang w:eastAsia="en-US"/>
            </w:rPr>
          </w:pPr>
          <w:ins w:id="166"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"_Toc481749686"</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8.5</w:t>
            </w:r>
            <w:r>
              <w:rPr>
                <w:noProof/>
                <w:lang w:eastAsia="en-US"/>
              </w:rPr>
              <w:tab/>
            </w:r>
            <w:r w:rsidRPr="00895B78">
              <w:rPr>
                <w:rStyle w:val="Hyperlink"/>
                <w:noProof/>
              </w:rPr>
              <w:t>ODE Response Schemas</w:t>
            </w:r>
            <w:r>
              <w:rPr>
                <w:noProof/>
                <w:webHidden/>
              </w:rPr>
              <w:tab/>
            </w:r>
            <w:r>
              <w:rPr>
                <w:noProof/>
                <w:webHidden/>
              </w:rPr>
              <w:fldChar w:fldCharType="begin"/>
            </w:r>
            <w:r>
              <w:rPr>
                <w:noProof/>
                <w:webHidden/>
              </w:rPr>
              <w:instrText xml:space="preserve"> PAGEREF _Toc481749686 \h </w:instrText>
            </w:r>
            <w:r>
              <w:rPr>
                <w:noProof/>
                <w:webHidden/>
              </w:rPr>
            </w:r>
          </w:ins>
          <w:r>
            <w:rPr>
              <w:noProof/>
              <w:webHidden/>
            </w:rPr>
            <w:fldChar w:fldCharType="separate"/>
          </w:r>
          <w:ins w:id="167" w:author="Musavi, Hamid [USA]" w:date="2017-05-05T12:11:00Z">
            <w:r>
              <w:rPr>
                <w:noProof/>
                <w:webHidden/>
              </w:rPr>
              <w:t>39</w:t>
            </w:r>
            <w:r>
              <w:rPr>
                <w:noProof/>
                <w:webHidden/>
              </w:rPr>
              <w:fldChar w:fldCharType="end"/>
            </w:r>
            <w:r w:rsidRPr="00895B78">
              <w:rPr>
                <w:rStyle w:val="Hyperlink"/>
                <w:noProof/>
              </w:rPr>
              <w:fldChar w:fldCharType="end"/>
            </w:r>
          </w:ins>
        </w:p>
        <w:p w14:paraId="6D8502CD" w14:textId="1BCC9D77" w:rsidR="00B23148" w:rsidRDefault="00B23148">
          <w:pPr>
            <w:pStyle w:val="TOC3"/>
            <w:tabs>
              <w:tab w:val="left" w:pos="1440"/>
              <w:tab w:val="right" w:leader="dot" w:pos="9350"/>
            </w:tabs>
            <w:rPr>
              <w:ins w:id="168" w:author="Musavi, Hamid [USA]" w:date="2017-05-05T12:11:00Z"/>
              <w:rFonts w:asciiTheme="minorHAnsi" w:eastAsiaTheme="minorEastAsia" w:hAnsiTheme="minorHAnsi" w:cstheme="minorBidi"/>
              <w:noProof/>
              <w:sz w:val="22"/>
              <w:szCs w:val="22"/>
            </w:rPr>
          </w:pPr>
          <w:ins w:id="169"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"_Toc481749687"</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8.5.1</w:t>
            </w:r>
            <w:r>
              <w:rPr>
                <w:rFonts w:asciiTheme="minorHAnsi" w:eastAsiaTheme="minorEastAsia" w:hAnsiTheme="minorHAnsi" w:cstheme="minorBidi"/>
                <w:noProof/>
                <w:sz w:val="22"/>
                <w:szCs w:val="22"/>
              </w:rPr>
              <w:tab/>
            </w:r>
            <w:r w:rsidRPr="00895B78">
              <w:rPr>
                <w:rStyle w:val="Hyperlink"/>
                <w:noProof/>
              </w:rPr>
              <w:t>ODE Data Message</w:t>
            </w:r>
            <w:r>
              <w:rPr>
                <w:noProof/>
                <w:webHidden/>
              </w:rPr>
              <w:tab/>
            </w:r>
            <w:r>
              <w:rPr>
                <w:noProof/>
                <w:webHidden/>
              </w:rPr>
              <w:fldChar w:fldCharType="begin"/>
            </w:r>
            <w:r>
              <w:rPr>
                <w:noProof/>
                <w:webHidden/>
              </w:rPr>
              <w:instrText xml:space="preserve"> PAGEREF _Toc481749687 \h </w:instrText>
            </w:r>
            <w:r>
              <w:rPr>
                <w:noProof/>
                <w:webHidden/>
              </w:rPr>
            </w:r>
          </w:ins>
          <w:r>
            <w:rPr>
              <w:noProof/>
              <w:webHidden/>
            </w:rPr>
            <w:fldChar w:fldCharType="separate"/>
          </w:r>
          <w:ins w:id="170" w:author="Musavi, Hamid [USA]" w:date="2017-05-05T12:11:00Z">
            <w:r>
              <w:rPr>
                <w:noProof/>
                <w:webHidden/>
              </w:rPr>
              <w:t>39</w:t>
            </w:r>
            <w:r>
              <w:rPr>
                <w:noProof/>
                <w:webHidden/>
              </w:rPr>
              <w:fldChar w:fldCharType="end"/>
            </w:r>
            <w:r w:rsidRPr="00895B78">
              <w:rPr>
                <w:rStyle w:val="Hyperlink"/>
                <w:noProof/>
              </w:rPr>
              <w:fldChar w:fldCharType="end"/>
            </w:r>
          </w:ins>
        </w:p>
        <w:p w14:paraId="22C96377" w14:textId="358856A6" w:rsidR="00B23148" w:rsidRDefault="00B23148">
          <w:pPr>
            <w:pStyle w:val="TOC3"/>
            <w:tabs>
              <w:tab w:val="left" w:pos="1440"/>
              <w:tab w:val="right" w:leader="dot" w:pos="9350"/>
            </w:tabs>
            <w:rPr>
              <w:ins w:id="171" w:author="Musavi, Hamid [USA]" w:date="2017-05-05T12:11:00Z"/>
              <w:rFonts w:asciiTheme="minorHAnsi" w:eastAsiaTheme="minorEastAsia" w:hAnsiTheme="minorHAnsi" w:cstheme="minorBidi"/>
              <w:noProof/>
              <w:sz w:val="22"/>
              <w:szCs w:val="22"/>
            </w:rPr>
          </w:pPr>
          <w:ins w:id="172"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"_Toc481749688"</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8.5.2</w:t>
            </w:r>
            <w:r>
              <w:rPr>
                <w:rFonts w:asciiTheme="minorHAnsi" w:eastAsiaTheme="minorEastAsia" w:hAnsiTheme="minorHAnsi" w:cstheme="minorBidi"/>
                <w:noProof/>
                <w:sz w:val="22"/>
                <w:szCs w:val="22"/>
              </w:rPr>
              <w:tab/>
            </w:r>
            <w:r w:rsidRPr="00895B78">
              <w:rPr>
                <w:rStyle w:val="Hyperlink"/>
                <w:noProof/>
              </w:rPr>
              <w:t>ODE Message Metadata</w:t>
            </w:r>
            <w:r>
              <w:rPr>
                <w:noProof/>
                <w:webHidden/>
              </w:rPr>
              <w:tab/>
            </w:r>
            <w:r>
              <w:rPr>
                <w:noProof/>
                <w:webHidden/>
              </w:rPr>
              <w:fldChar w:fldCharType="begin"/>
            </w:r>
            <w:r>
              <w:rPr>
                <w:noProof/>
                <w:webHidden/>
              </w:rPr>
              <w:instrText xml:space="preserve"> PAGEREF _Toc481749688 \h </w:instrText>
            </w:r>
            <w:r>
              <w:rPr>
                <w:noProof/>
                <w:webHidden/>
              </w:rPr>
            </w:r>
          </w:ins>
          <w:r>
            <w:rPr>
              <w:noProof/>
              <w:webHidden/>
            </w:rPr>
            <w:fldChar w:fldCharType="separate"/>
          </w:r>
          <w:ins w:id="173" w:author="Musavi, Hamid [USA]" w:date="2017-05-05T12:11:00Z">
            <w:r>
              <w:rPr>
                <w:noProof/>
                <w:webHidden/>
              </w:rPr>
              <w:t>39</w:t>
            </w:r>
            <w:r>
              <w:rPr>
                <w:noProof/>
                <w:webHidden/>
              </w:rPr>
              <w:fldChar w:fldCharType="end"/>
            </w:r>
            <w:r w:rsidRPr="00895B78">
              <w:rPr>
                <w:rStyle w:val="Hyperlink"/>
                <w:noProof/>
              </w:rPr>
              <w:fldChar w:fldCharType="end"/>
            </w:r>
          </w:ins>
        </w:p>
        <w:p w14:paraId="22F9A2C6" w14:textId="448E6177" w:rsidR="00B23148" w:rsidRDefault="00B23148">
          <w:pPr>
            <w:pStyle w:val="TOC3"/>
            <w:tabs>
              <w:tab w:val="left" w:pos="1440"/>
              <w:tab w:val="right" w:leader="dot" w:pos="9350"/>
            </w:tabs>
            <w:rPr>
              <w:ins w:id="174" w:author="Musavi, Hamid [USA]" w:date="2017-05-05T12:11:00Z"/>
              <w:rFonts w:asciiTheme="minorHAnsi" w:eastAsiaTheme="minorEastAsia" w:hAnsiTheme="minorHAnsi" w:cstheme="minorBidi"/>
              <w:noProof/>
              <w:sz w:val="22"/>
              <w:szCs w:val="22"/>
            </w:rPr>
          </w:pPr>
          <w:ins w:id="175"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"_Toc481749689"</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8.5.3</w:t>
            </w:r>
            <w:r>
              <w:rPr>
                <w:rFonts w:asciiTheme="minorHAnsi" w:eastAsiaTheme="minorEastAsia" w:hAnsiTheme="minorHAnsi" w:cstheme="minorBidi"/>
                <w:noProof/>
                <w:sz w:val="22"/>
                <w:szCs w:val="22"/>
              </w:rPr>
              <w:tab/>
            </w:r>
            <w:r w:rsidRPr="00895B78">
              <w:rPr>
                <w:rStyle w:val="Hyperlink"/>
                <w:noProof/>
              </w:rPr>
              <w:t>ODE Payload Violation</w:t>
            </w:r>
            <w:r>
              <w:rPr>
                <w:noProof/>
                <w:webHidden/>
              </w:rPr>
              <w:tab/>
            </w:r>
            <w:r>
              <w:rPr>
                <w:noProof/>
                <w:webHidden/>
              </w:rPr>
              <w:fldChar w:fldCharType="begin"/>
            </w:r>
            <w:r>
              <w:rPr>
                <w:noProof/>
                <w:webHidden/>
              </w:rPr>
              <w:instrText xml:space="preserve"> PAGEREF _Toc481749689 \h </w:instrText>
            </w:r>
            <w:r>
              <w:rPr>
                <w:noProof/>
                <w:webHidden/>
              </w:rPr>
            </w:r>
          </w:ins>
          <w:r>
            <w:rPr>
              <w:noProof/>
              <w:webHidden/>
            </w:rPr>
            <w:fldChar w:fldCharType="separate"/>
          </w:r>
          <w:ins w:id="176" w:author="Musavi, Hamid [USA]" w:date="2017-05-05T12:11:00Z">
            <w:r>
              <w:rPr>
                <w:noProof/>
                <w:webHidden/>
              </w:rPr>
              <w:t>41</w:t>
            </w:r>
            <w:r>
              <w:rPr>
                <w:noProof/>
                <w:webHidden/>
              </w:rPr>
              <w:fldChar w:fldCharType="end"/>
            </w:r>
            <w:r w:rsidRPr="00895B78">
              <w:rPr>
                <w:rStyle w:val="Hyperlink"/>
                <w:noProof/>
              </w:rPr>
              <w:fldChar w:fldCharType="end"/>
            </w:r>
          </w:ins>
        </w:p>
        <w:p w14:paraId="5DE657E6" w14:textId="1A692E79" w:rsidR="00B23148" w:rsidRDefault="00B23148">
          <w:pPr>
            <w:pStyle w:val="TOC3"/>
            <w:tabs>
              <w:tab w:val="left" w:pos="1440"/>
              <w:tab w:val="right" w:leader="dot" w:pos="9350"/>
            </w:tabs>
            <w:rPr>
              <w:ins w:id="177" w:author="Musavi, Hamid [USA]" w:date="2017-05-05T12:11:00Z"/>
              <w:rFonts w:asciiTheme="minorHAnsi" w:eastAsiaTheme="minorEastAsia" w:hAnsiTheme="minorHAnsi" w:cstheme="minorBidi"/>
              <w:noProof/>
              <w:sz w:val="22"/>
              <w:szCs w:val="22"/>
            </w:rPr>
          </w:pPr>
          <w:ins w:id="178"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"_Toc481749690"</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8.5.4</w:t>
            </w:r>
            <w:r>
              <w:rPr>
                <w:rFonts w:asciiTheme="minorHAnsi" w:eastAsiaTheme="minorEastAsia" w:hAnsiTheme="minorHAnsi" w:cstheme="minorBidi"/>
                <w:noProof/>
                <w:sz w:val="22"/>
                <w:szCs w:val="22"/>
              </w:rPr>
              <w:tab/>
            </w:r>
            <w:r w:rsidRPr="00895B78">
              <w:rPr>
                <w:rStyle w:val="Hyperlink"/>
                <w:noProof/>
              </w:rPr>
              <w:t>ODE GET TOKEN Response</w:t>
            </w:r>
            <w:r>
              <w:rPr>
                <w:noProof/>
                <w:webHidden/>
              </w:rPr>
              <w:tab/>
            </w:r>
            <w:r>
              <w:rPr>
                <w:noProof/>
                <w:webHidden/>
              </w:rPr>
              <w:fldChar w:fldCharType="begin"/>
            </w:r>
            <w:r>
              <w:rPr>
                <w:noProof/>
                <w:webHidden/>
              </w:rPr>
              <w:instrText xml:space="preserve"> PAGEREF _Toc481749690 \h </w:instrText>
            </w:r>
            <w:r>
              <w:rPr>
                <w:noProof/>
                <w:webHidden/>
              </w:rPr>
            </w:r>
          </w:ins>
          <w:r>
            <w:rPr>
              <w:noProof/>
              <w:webHidden/>
            </w:rPr>
            <w:fldChar w:fldCharType="separate"/>
          </w:r>
          <w:ins w:id="179" w:author="Musavi, Hamid [USA]" w:date="2017-05-05T12:11:00Z">
            <w:r>
              <w:rPr>
                <w:noProof/>
                <w:webHidden/>
              </w:rPr>
              <w:t>41</w:t>
            </w:r>
            <w:r>
              <w:rPr>
                <w:noProof/>
                <w:webHidden/>
              </w:rPr>
              <w:fldChar w:fldCharType="end"/>
            </w:r>
            <w:r w:rsidRPr="00895B78">
              <w:rPr>
                <w:rStyle w:val="Hyperlink"/>
                <w:noProof/>
              </w:rPr>
              <w:fldChar w:fldCharType="end"/>
            </w:r>
          </w:ins>
        </w:p>
        <w:p w14:paraId="68C707D1" w14:textId="014F0FF0" w:rsidR="00B23148" w:rsidRDefault="00B23148">
          <w:pPr>
            <w:pStyle w:val="TOC3"/>
            <w:tabs>
              <w:tab w:val="left" w:pos="1440"/>
              <w:tab w:val="right" w:leader="dot" w:pos="9350"/>
            </w:tabs>
            <w:rPr>
              <w:ins w:id="180" w:author="Musavi, Hamid [USA]" w:date="2017-05-05T12:11:00Z"/>
              <w:rFonts w:asciiTheme="minorHAnsi" w:eastAsiaTheme="minorEastAsia" w:hAnsiTheme="minorHAnsi" w:cstheme="minorBidi"/>
              <w:noProof/>
              <w:sz w:val="22"/>
              <w:szCs w:val="22"/>
            </w:rPr>
          </w:pPr>
          <w:ins w:id="181"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"_Toc481749691"</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8.5.5</w:t>
            </w:r>
            <w:r>
              <w:rPr>
                <w:rFonts w:asciiTheme="minorHAnsi" w:eastAsiaTheme="minorEastAsia" w:hAnsiTheme="minorHAnsi" w:cstheme="minorBidi"/>
                <w:noProof/>
                <w:sz w:val="22"/>
                <w:szCs w:val="22"/>
              </w:rPr>
              <w:tab/>
            </w:r>
            <w:r w:rsidRPr="00895B78">
              <w:rPr>
                <w:rStyle w:val="Hyperlink"/>
                <w:noProof/>
              </w:rPr>
              <w:t>ODE Status Message</w:t>
            </w:r>
            <w:r>
              <w:rPr>
                <w:noProof/>
                <w:webHidden/>
              </w:rPr>
              <w:tab/>
            </w:r>
            <w:r>
              <w:rPr>
                <w:noProof/>
                <w:webHidden/>
              </w:rPr>
              <w:fldChar w:fldCharType="begin"/>
            </w:r>
            <w:r>
              <w:rPr>
                <w:noProof/>
                <w:webHidden/>
              </w:rPr>
              <w:instrText xml:space="preserve"> PAGEREF _Toc481749691 \h </w:instrText>
            </w:r>
            <w:r>
              <w:rPr>
                <w:noProof/>
                <w:webHidden/>
              </w:rPr>
            </w:r>
          </w:ins>
          <w:r>
            <w:rPr>
              <w:noProof/>
              <w:webHidden/>
            </w:rPr>
            <w:fldChar w:fldCharType="separate"/>
          </w:r>
          <w:ins w:id="182" w:author="Musavi, Hamid [USA]" w:date="2017-05-05T12:11:00Z">
            <w:r>
              <w:rPr>
                <w:noProof/>
                <w:webHidden/>
              </w:rPr>
              <w:t>42</w:t>
            </w:r>
            <w:r>
              <w:rPr>
                <w:noProof/>
                <w:webHidden/>
              </w:rPr>
              <w:fldChar w:fldCharType="end"/>
            </w:r>
            <w:r w:rsidRPr="00895B78">
              <w:rPr>
                <w:rStyle w:val="Hyperlink"/>
                <w:noProof/>
              </w:rPr>
              <w:fldChar w:fldCharType="end"/>
            </w:r>
          </w:ins>
        </w:p>
        <w:p w14:paraId="3683C108" w14:textId="5A3292FD" w:rsidR="00B23148" w:rsidRDefault="00B23148">
          <w:pPr>
            <w:pStyle w:val="TOC3"/>
            <w:tabs>
              <w:tab w:val="left" w:pos="1440"/>
              <w:tab w:val="right" w:leader="dot" w:pos="9350"/>
            </w:tabs>
            <w:rPr>
              <w:ins w:id="183" w:author="Musavi, Hamid [USA]" w:date="2017-05-05T12:11:00Z"/>
              <w:rFonts w:asciiTheme="minorHAnsi" w:eastAsiaTheme="minorEastAsia" w:hAnsiTheme="minorHAnsi" w:cstheme="minorBidi"/>
              <w:noProof/>
              <w:sz w:val="22"/>
              <w:szCs w:val="22"/>
            </w:rPr>
          </w:pPr>
          <w:ins w:id="184"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"_Toc481749692"</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8.5.6</w:t>
            </w:r>
            <w:r>
              <w:rPr>
                <w:rFonts w:asciiTheme="minorHAnsi" w:eastAsiaTheme="minorEastAsia" w:hAnsiTheme="minorHAnsi" w:cstheme="minorBidi"/>
                <w:noProof/>
                <w:sz w:val="22"/>
                <w:szCs w:val="22"/>
              </w:rPr>
              <w:tab/>
            </w:r>
            <w:r w:rsidRPr="00895B78">
              <w:rPr>
                <w:rStyle w:val="Hyperlink"/>
                <w:noProof/>
              </w:rPr>
              <w:t>ODE Control Message</w:t>
            </w:r>
            <w:r>
              <w:rPr>
                <w:noProof/>
                <w:webHidden/>
              </w:rPr>
              <w:tab/>
            </w:r>
            <w:r>
              <w:rPr>
                <w:noProof/>
                <w:webHidden/>
              </w:rPr>
              <w:fldChar w:fldCharType="begin"/>
            </w:r>
            <w:r>
              <w:rPr>
                <w:noProof/>
                <w:webHidden/>
              </w:rPr>
              <w:instrText xml:space="preserve"> PAGEREF _Toc481749692 \h </w:instrText>
            </w:r>
            <w:r>
              <w:rPr>
                <w:noProof/>
                <w:webHidden/>
              </w:rPr>
            </w:r>
          </w:ins>
          <w:r>
            <w:rPr>
              <w:noProof/>
              <w:webHidden/>
            </w:rPr>
            <w:fldChar w:fldCharType="separate"/>
          </w:r>
          <w:ins w:id="185" w:author="Musavi, Hamid [USA]" w:date="2017-05-05T12:11:00Z">
            <w:r>
              <w:rPr>
                <w:noProof/>
                <w:webHidden/>
              </w:rPr>
              <w:t>42</w:t>
            </w:r>
            <w:r>
              <w:rPr>
                <w:noProof/>
                <w:webHidden/>
              </w:rPr>
              <w:fldChar w:fldCharType="end"/>
            </w:r>
            <w:r w:rsidRPr="00895B78">
              <w:rPr>
                <w:rStyle w:val="Hyperlink"/>
                <w:noProof/>
              </w:rPr>
              <w:fldChar w:fldCharType="end"/>
            </w:r>
          </w:ins>
        </w:p>
        <w:p w14:paraId="77911D27" w14:textId="7073E8AF" w:rsidR="00B23148" w:rsidRDefault="00B23148">
          <w:pPr>
            <w:pStyle w:val="TOC3"/>
            <w:tabs>
              <w:tab w:val="left" w:pos="1440"/>
              <w:tab w:val="right" w:leader="dot" w:pos="9350"/>
            </w:tabs>
            <w:rPr>
              <w:ins w:id="186" w:author="Musavi, Hamid [USA]" w:date="2017-05-05T12:11:00Z"/>
              <w:rFonts w:asciiTheme="minorHAnsi" w:eastAsiaTheme="minorEastAsia" w:hAnsiTheme="minorHAnsi" w:cstheme="minorBidi"/>
              <w:noProof/>
              <w:sz w:val="22"/>
              <w:szCs w:val="22"/>
            </w:rPr>
          </w:pPr>
          <w:ins w:id="187"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"_Toc481749693"</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8.5.7</w:t>
            </w:r>
            <w:r>
              <w:rPr>
                <w:rFonts w:asciiTheme="minorHAnsi" w:eastAsiaTheme="minorEastAsia" w:hAnsiTheme="minorHAnsi" w:cstheme="minorBidi"/>
                <w:noProof/>
                <w:sz w:val="22"/>
                <w:szCs w:val="22"/>
              </w:rPr>
              <w:tab/>
            </w:r>
            <w:r w:rsidRPr="00895B78">
              <w:rPr>
                <w:rStyle w:val="Hyperlink"/>
                <w:noProof/>
              </w:rPr>
              <w:t>ODE Data Message Payload</w:t>
            </w:r>
            <w:r>
              <w:rPr>
                <w:noProof/>
                <w:webHidden/>
              </w:rPr>
              <w:tab/>
            </w:r>
            <w:r>
              <w:rPr>
                <w:noProof/>
                <w:webHidden/>
              </w:rPr>
              <w:fldChar w:fldCharType="begin"/>
            </w:r>
            <w:r>
              <w:rPr>
                <w:noProof/>
                <w:webHidden/>
              </w:rPr>
              <w:instrText xml:space="preserve"> PAGEREF _Toc481749693 \h </w:instrText>
            </w:r>
            <w:r>
              <w:rPr>
                <w:noProof/>
                <w:webHidden/>
              </w:rPr>
            </w:r>
          </w:ins>
          <w:r>
            <w:rPr>
              <w:noProof/>
              <w:webHidden/>
            </w:rPr>
            <w:fldChar w:fldCharType="separate"/>
          </w:r>
          <w:ins w:id="188" w:author="Musavi, Hamid [USA]" w:date="2017-05-05T12:11:00Z">
            <w:r>
              <w:rPr>
                <w:noProof/>
                <w:webHidden/>
              </w:rPr>
              <w:t>43</w:t>
            </w:r>
            <w:r>
              <w:rPr>
                <w:noProof/>
                <w:webHidden/>
              </w:rPr>
              <w:fldChar w:fldCharType="end"/>
            </w:r>
            <w:r w:rsidRPr="00895B78">
              <w:rPr>
                <w:rStyle w:val="Hyperlink"/>
                <w:noProof/>
              </w:rPr>
              <w:fldChar w:fldCharType="end"/>
            </w:r>
          </w:ins>
        </w:p>
        <w:p w14:paraId="15186BCA" w14:textId="303D657C" w:rsidR="00B23148" w:rsidRDefault="00B23148">
          <w:pPr>
            <w:pStyle w:val="TOC3"/>
            <w:tabs>
              <w:tab w:val="left" w:pos="1440"/>
              <w:tab w:val="right" w:leader="dot" w:pos="9350"/>
            </w:tabs>
            <w:rPr>
              <w:ins w:id="189" w:author="Musavi, Hamid [USA]" w:date="2017-05-05T12:11:00Z"/>
              <w:rFonts w:asciiTheme="minorHAnsi" w:eastAsiaTheme="minorEastAsia" w:hAnsiTheme="minorHAnsi" w:cstheme="minorBidi"/>
              <w:noProof/>
              <w:sz w:val="22"/>
              <w:szCs w:val="22"/>
            </w:rPr>
          </w:pPr>
          <w:ins w:id="190" w:author="Musavi, Hamid [USA]" w:date="2017-05-05T12:11:00Z">
            <w:r w:rsidRPr="00895B78">
              <w:rPr>
                <w:rStyle w:val="Hyperlink"/>
                <w:noProof/>
              </w:rPr>
              <w:fldChar w:fldCharType="begin"/>
            </w:r>
            <w:r w:rsidRPr="00895B78">
              <w:rPr>
                <w:rStyle w:val="Hyperlink"/>
                <w:noProof/>
              </w:rPr>
              <w:instrText xml:space="preserve"> </w:instrText>
            </w:r>
            <w:r>
              <w:rPr>
                <w:noProof/>
              </w:rPr>
              <w:instrText>HYPERLINK \l "_Toc481749694"</w:instrText>
            </w:r>
            <w:r w:rsidRPr="00895B78">
              <w:rPr>
                <w:rStyle w:val="Hyperlink"/>
                <w:noProof/>
              </w:rPr>
              <w:instrText xml:space="preserve"> </w:instrText>
            </w:r>
            <w:r w:rsidRPr="00895B78">
              <w:rPr>
                <w:rStyle w:val="Hyperlink"/>
                <w:noProof/>
              </w:rPr>
            </w:r>
            <w:r w:rsidRPr="00895B78">
              <w:rPr>
                <w:rStyle w:val="Hyperlink"/>
                <w:noProof/>
              </w:rPr>
              <w:fldChar w:fldCharType="separate"/>
            </w:r>
            <w:r w:rsidRPr="00895B78">
              <w:rPr>
                <w:rStyle w:val="Hyperlink"/>
                <w:noProof/>
              </w:rPr>
              <w:t>8.5.8</w:t>
            </w:r>
            <w:r>
              <w:rPr>
                <w:rFonts w:asciiTheme="minorHAnsi" w:eastAsiaTheme="minorEastAsia" w:hAnsiTheme="minorHAnsi" w:cstheme="minorBidi"/>
                <w:noProof/>
                <w:sz w:val="22"/>
                <w:szCs w:val="22"/>
              </w:rPr>
              <w:tab/>
            </w:r>
            <w:r w:rsidRPr="00895B78">
              <w:rPr>
                <w:rStyle w:val="Hyperlink"/>
                <w:noProof/>
              </w:rPr>
              <w:t>ODE Data Message Supporting Data Structures</w:t>
            </w:r>
            <w:r>
              <w:rPr>
                <w:noProof/>
                <w:webHidden/>
              </w:rPr>
              <w:tab/>
            </w:r>
            <w:r>
              <w:rPr>
                <w:noProof/>
                <w:webHidden/>
              </w:rPr>
              <w:fldChar w:fldCharType="begin"/>
            </w:r>
            <w:r>
              <w:rPr>
                <w:noProof/>
                <w:webHidden/>
              </w:rPr>
              <w:instrText xml:space="preserve"> PAGEREF _Toc481749694 \h </w:instrText>
            </w:r>
            <w:r>
              <w:rPr>
                <w:noProof/>
                <w:webHidden/>
              </w:rPr>
            </w:r>
          </w:ins>
          <w:r>
            <w:rPr>
              <w:noProof/>
              <w:webHidden/>
            </w:rPr>
            <w:fldChar w:fldCharType="separate"/>
          </w:r>
          <w:ins w:id="191" w:author="Musavi, Hamid [USA]" w:date="2017-05-05T12:11:00Z">
            <w:r>
              <w:rPr>
                <w:noProof/>
                <w:webHidden/>
              </w:rPr>
              <w:t>44</w:t>
            </w:r>
            <w:r>
              <w:rPr>
                <w:noProof/>
                <w:webHidden/>
              </w:rPr>
              <w:fldChar w:fldCharType="end"/>
            </w:r>
            <w:r w:rsidRPr="00895B78">
              <w:rPr>
                <w:rStyle w:val="Hyperlink"/>
                <w:noProof/>
              </w:rPr>
              <w:fldChar w:fldCharType="end"/>
            </w:r>
          </w:ins>
        </w:p>
        <w:p w14:paraId="73A661B5" w14:textId="757F8DAA" w:rsidR="008A7EB4" w:rsidDel="00B23148" w:rsidRDefault="008A7EB4">
          <w:pPr>
            <w:pStyle w:val="TOC1"/>
            <w:tabs>
              <w:tab w:val="right" w:leader="dot" w:pos="9350"/>
            </w:tabs>
            <w:rPr>
              <w:del w:id="192" w:author="Musavi, Hamid [USA]" w:date="2017-05-05T12:11:00Z"/>
              <w:noProof/>
              <w:lang w:eastAsia="en-US"/>
            </w:rPr>
          </w:pPr>
          <w:del w:id="193" w:author="Musavi, Hamid [USA]" w:date="2017-05-05T12:11:00Z">
            <w:r w:rsidRPr="00B23148" w:rsidDel="00B23148">
              <w:rPr>
                <w:noProof/>
                <w:rPrChange w:id="194" w:author="Musavi, Hamid [USA]" w:date="2017-05-05T12:11:00Z">
                  <w:rPr>
                    <w:rStyle w:val="Hyperlink"/>
                    <w:noProof/>
                  </w:rPr>
                </w:rPrChange>
              </w:rPr>
              <w:delText>Version History</w:delText>
            </w:r>
            <w:r w:rsidDel="00B23148">
              <w:rPr>
                <w:noProof/>
                <w:webHidden/>
              </w:rPr>
              <w:tab/>
              <w:delText>5</w:delText>
            </w:r>
          </w:del>
        </w:p>
        <w:p w14:paraId="50FF4AF9" w14:textId="134E2B54" w:rsidR="008A7EB4" w:rsidDel="00B23148" w:rsidRDefault="008A7EB4">
          <w:pPr>
            <w:pStyle w:val="TOC1"/>
            <w:tabs>
              <w:tab w:val="left" w:pos="480"/>
              <w:tab w:val="right" w:leader="dot" w:pos="9350"/>
            </w:tabs>
            <w:rPr>
              <w:del w:id="195" w:author="Musavi, Hamid [USA]" w:date="2017-05-05T12:11:00Z"/>
              <w:noProof/>
              <w:lang w:eastAsia="en-US"/>
            </w:rPr>
          </w:pPr>
          <w:del w:id="196" w:author="Musavi, Hamid [USA]" w:date="2017-05-05T12:11:00Z">
            <w:r w:rsidRPr="00B23148" w:rsidDel="00B23148">
              <w:rPr>
                <w:noProof/>
                <w:rPrChange w:id="197" w:author="Musavi, Hamid [USA]" w:date="2017-05-05T12:11:00Z">
                  <w:rPr>
                    <w:rStyle w:val="Hyperlink"/>
                    <w:noProof/>
                  </w:rPr>
                </w:rPrChange>
              </w:rPr>
              <w:delText>1</w:delText>
            </w:r>
            <w:r w:rsidDel="00B23148">
              <w:rPr>
                <w:noProof/>
                <w:lang w:eastAsia="en-US"/>
              </w:rPr>
              <w:tab/>
            </w:r>
            <w:r w:rsidRPr="00B23148" w:rsidDel="00B23148">
              <w:rPr>
                <w:noProof/>
                <w:rPrChange w:id="198" w:author="Musavi, Hamid [USA]" w:date="2017-05-05T12:11:00Z">
                  <w:rPr>
                    <w:rStyle w:val="Hyperlink"/>
                    <w:noProof/>
                  </w:rPr>
                </w:rPrChange>
              </w:rPr>
              <w:delText>Introduction</w:delText>
            </w:r>
            <w:r w:rsidDel="00B23148">
              <w:rPr>
                <w:noProof/>
                <w:webHidden/>
              </w:rPr>
              <w:tab/>
              <w:delText>6</w:delText>
            </w:r>
          </w:del>
        </w:p>
        <w:p w14:paraId="6CEC13C9" w14:textId="3F3C3CFB" w:rsidR="008A7EB4" w:rsidDel="00B23148" w:rsidRDefault="008A7EB4">
          <w:pPr>
            <w:pStyle w:val="TOC1"/>
            <w:tabs>
              <w:tab w:val="left" w:pos="480"/>
              <w:tab w:val="right" w:leader="dot" w:pos="9350"/>
            </w:tabs>
            <w:rPr>
              <w:del w:id="199" w:author="Musavi, Hamid [USA]" w:date="2017-05-05T12:11:00Z"/>
              <w:noProof/>
              <w:lang w:eastAsia="en-US"/>
            </w:rPr>
          </w:pPr>
          <w:del w:id="200" w:author="Musavi, Hamid [USA]" w:date="2017-05-05T12:11:00Z">
            <w:r w:rsidRPr="00B23148" w:rsidDel="00B23148">
              <w:rPr>
                <w:noProof/>
                <w:rPrChange w:id="201" w:author="Musavi, Hamid [USA]" w:date="2017-05-05T12:11:00Z">
                  <w:rPr>
                    <w:rStyle w:val="Hyperlink"/>
                    <w:noProof/>
                  </w:rPr>
                </w:rPrChange>
              </w:rPr>
              <w:delText>2</w:delText>
            </w:r>
            <w:r w:rsidDel="00B23148">
              <w:rPr>
                <w:noProof/>
                <w:lang w:eastAsia="en-US"/>
              </w:rPr>
              <w:tab/>
            </w:r>
            <w:r w:rsidRPr="00B23148" w:rsidDel="00B23148">
              <w:rPr>
                <w:noProof/>
                <w:rPrChange w:id="202" w:author="Musavi, Hamid [USA]" w:date="2017-05-05T12:11:00Z">
                  <w:rPr>
                    <w:rStyle w:val="Hyperlink"/>
                    <w:noProof/>
                  </w:rPr>
                </w:rPrChange>
              </w:rPr>
              <w:delText>Project Overview</w:delText>
            </w:r>
            <w:r w:rsidDel="00B23148">
              <w:rPr>
                <w:noProof/>
                <w:webHidden/>
              </w:rPr>
              <w:tab/>
              <w:delText>6</w:delText>
            </w:r>
          </w:del>
        </w:p>
        <w:p w14:paraId="37C00459" w14:textId="6AD6AAA8" w:rsidR="008A7EB4" w:rsidDel="00B23148" w:rsidRDefault="008A7EB4">
          <w:pPr>
            <w:pStyle w:val="TOC1"/>
            <w:tabs>
              <w:tab w:val="left" w:pos="480"/>
              <w:tab w:val="right" w:leader="dot" w:pos="9350"/>
            </w:tabs>
            <w:rPr>
              <w:del w:id="203" w:author="Musavi, Hamid [USA]" w:date="2017-05-05T12:11:00Z"/>
              <w:noProof/>
              <w:lang w:eastAsia="en-US"/>
            </w:rPr>
          </w:pPr>
          <w:del w:id="204" w:author="Musavi, Hamid [USA]" w:date="2017-05-05T12:11:00Z">
            <w:r w:rsidRPr="00B23148" w:rsidDel="00B23148">
              <w:rPr>
                <w:noProof/>
                <w:rPrChange w:id="205" w:author="Musavi, Hamid [USA]" w:date="2017-05-05T12:11:00Z">
                  <w:rPr>
                    <w:rStyle w:val="Hyperlink"/>
                    <w:noProof/>
                  </w:rPr>
                </w:rPrChange>
              </w:rPr>
              <w:delText>3</w:delText>
            </w:r>
            <w:r w:rsidDel="00B23148">
              <w:rPr>
                <w:noProof/>
                <w:lang w:eastAsia="en-US"/>
              </w:rPr>
              <w:tab/>
            </w:r>
            <w:r w:rsidRPr="00B23148" w:rsidDel="00B23148">
              <w:rPr>
                <w:noProof/>
                <w:rPrChange w:id="206" w:author="Musavi, Hamid [USA]" w:date="2017-05-05T12:11:00Z">
                  <w:rPr>
                    <w:rStyle w:val="Hyperlink"/>
                    <w:noProof/>
                  </w:rPr>
                </w:rPrChange>
              </w:rPr>
              <w:delText>System Overview</w:delText>
            </w:r>
            <w:r w:rsidDel="00B23148">
              <w:rPr>
                <w:noProof/>
                <w:webHidden/>
              </w:rPr>
              <w:tab/>
              <w:delText>7</w:delText>
            </w:r>
          </w:del>
        </w:p>
        <w:p w14:paraId="5C73ADC3" w14:textId="399879BF" w:rsidR="008A7EB4" w:rsidDel="00B23148" w:rsidRDefault="008A7EB4">
          <w:pPr>
            <w:pStyle w:val="TOC1"/>
            <w:tabs>
              <w:tab w:val="left" w:pos="480"/>
              <w:tab w:val="right" w:leader="dot" w:pos="9350"/>
            </w:tabs>
            <w:rPr>
              <w:del w:id="207" w:author="Musavi, Hamid [USA]" w:date="2017-05-05T12:11:00Z"/>
              <w:noProof/>
              <w:lang w:eastAsia="en-US"/>
            </w:rPr>
          </w:pPr>
          <w:del w:id="208" w:author="Musavi, Hamid [USA]" w:date="2017-05-05T12:11:00Z">
            <w:r w:rsidRPr="00B23148" w:rsidDel="00B23148">
              <w:rPr>
                <w:noProof/>
                <w:rPrChange w:id="209" w:author="Musavi, Hamid [USA]" w:date="2017-05-05T12:11:00Z">
                  <w:rPr>
                    <w:rStyle w:val="Hyperlink"/>
                    <w:noProof/>
                  </w:rPr>
                </w:rPrChange>
              </w:rPr>
              <w:delText>4</w:delText>
            </w:r>
            <w:r w:rsidDel="00B23148">
              <w:rPr>
                <w:noProof/>
                <w:lang w:eastAsia="en-US"/>
              </w:rPr>
              <w:tab/>
            </w:r>
            <w:r w:rsidRPr="00B23148" w:rsidDel="00B23148">
              <w:rPr>
                <w:noProof/>
                <w:rPrChange w:id="210" w:author="Musavi, Hamid [USA]" w:date="2017-05-05T12:11:00Z">
                  <w:rPr>
                    <w:rStyle w:val="Hyperlink"/>
                    <w:noProof/>
                  </w:rPr>
                </w:rPrChange>
              </w:rPr>
              <w:delText>Audience</w:delText>
            </w:r>
            <w:r w:rsidDel="00B23148">
              <w:rPr>
                <w:noProof/>
                <w:webHidden/>
              </w:rPr>
              <w:tab/>
              <w:delText>7</w:delText>
            </w:r>
          </w:del>
        </w:p>
        <w:p w14:paraId="5CDDED1A" w14:textId="60E87FD8" w:rsidR="008A7EB4" w:rsidDel="00B23148" w:rsidRDefault="008A7EB4">
          <w:pPr>
            <w:pStyle w:val="TOC1"/>
            <w:tabs>
              <w:tab w:val="left" w:pos="480"/>
              <w:tab w:val="right" w:leader="dot" w:pos="9350"/>
            </w:tabs>
            <w:rPr>
              <w:del w:id="211" w:author="Musavi, Hamid [USA]" w:date="2017-05-05T12:11:00Z"/>
              <w:noProof/>
              <w:lang w:eastAsia="en-US"/>
            </w:rPr>
          </w:pPr>
          <w:del w:id="212" w:author="Musavi, Hamid [USA]" w:date="2017-05-05T12:11:00Z">
            <w:r w:rsidRPr="00B23148" w:rsidDel="00B23148">
              <w:rPr>
                <w:noProof/>
                <w:rPrChange w:id="213" w:author="Musavi, Hamid [USA]" w:date="2017-05-05T12:11:00Z">
                  <w:rPr>
                    <w:rStyle w:val="Hyperlink"/>
                    <w:noProof/>
                  </w:rPr>
                </w:rPrChange>
              </w:rPr>
              <w:delText>5</w:delText>
            </w:r>
            <w:r w:rsidDel="00B23148">
              <w:rPr>
                <w:noProof/>
                <w:lang w:eastAsia="en-US"/>
              </w:rPr>
              <w:tab/>
            </w:r>
            <w:r w:rsidRPr="00B23148" w:rsidDel="00B23148">
              <w:rPr>
                <w:noProof/>
                <w:rPrChange w:id="214" w:author="Musavi, Hamid [USA]" w:date="2017-05-05T12:11:00Z">
                  <w:rPr>
                    <w:rStyle w:val="Hyperlink"/>
                    <w:noProof/>
                  </w:rPr>
                </w:rPrChange>
              </w:rPr>
              <w:delText>Glossary</w:delText>
            </w:r>
            <w:r w:rsidDel="00B23148">
              <w:rPr>
                <w:noProof/>
                <w:webHidden/>
              </w:rPr>
              <w:tab/>
              <w:delText>8</w:delText>
            </w:r>
          </w:del>
        </w:p>
        <w:p w14:paraId="48DDE16D" w14:textId="246544E4" w:rsidR="008A7EB4" w:rsidDel="00B23148" w:rsidRDefault="008A7EB4">
          <w:pPr>
            <w:pStyle w:val="TOC1"/>
            <w:tabs>
              <w:tab w:val="left" w:pos="480"/>
              <w:tab w:val="right" w:leader="dot" w:pos="9350"/>
            </w:tabs>
            <w:rPr>
              <w:del w:id="215" w:author="Musavi, Hamid [USA]" w:date="2017-05-05T12:11:00Z"/>
              <w:noProof/>
              <w:lang w:eastAsia="en-US"/>
            </w:rPr>
          </w:pPr>
          <w:del w:id="216" w:author="Musavi, Hamid [USA]" w:date="2017-05-05T12:11:00Z">
            <w:r w:rsidRPr="00B23148" w:rsidDel="00B23148">
              <w:rPr>
                <w:noProof/>
                <w:rPrChange w:id="217" w:author="Musavi, Hamid [USA]" w:date="2017-05-05T12:11:00Z">
                  <w:rPr>
                    <w:rStyle w:val="Hyperlink"/>
                    <w:noProof/>
                  </w:rPr>
                </w:rPrChange>
              </w:rPr>
              <w:delText>6</w:delText>
            </w:r>
            <w:r w:rsidDel="00B23148">
              <w:rPr>
                <w:noProof/>
                <w:lang w:eastAsia="en-US"/>
              </w:rPr>
              <w:tab/>
            </w:r>
            <w:r w:rsidRPr="00B23148" w:rsidDel="00B23148">
              <w:rPr>
                <w:noProof/>
                <w:rPrChange w:id="218" w:author="Musavi, Hamid [USA]" w:date="2017-05-05T12:11:00Z">
                  <w:rPr>
                    <w:rStyle w:val="Hyperlink"/>
                    <w:noProof/>
                  </w:rPr>
                </w:rPrChange>
              </w:rPr>
              <w:delText>ODE DEVELOPMENT ENVIRONMENT</w:delText>
            </w:r>
            <w:r w:rsidDel="00B23148">
              <w:rPr>
                <w:noProof/>
                <w:webHidden/>
              </w:rPr>
              <w:tab/>
              <w:delText>10</w:delText>
            </w:r>
          </w:del>
        </w:p>
        <w:p w14:paraId="031DEA6B" w14:textId="5A27C957" w:rsidR="008A7EB4" w:rsidDel="00B23148" w:rsidRDefault="008A7EB4">
          <w:pPr>
            <w:pStyle w:val="TOC2"/>
            <w:tabs>
              <w:tab w:val="left" w:pos="1080"/>
              <w:tab w:val="right" w:leader="dot" w:pos="9350"/>
            </w:tabs>
            <w:rPr>
              <w:del w:id="219" w:author="Musavi, Hamid [USA]" w:date="2017-05-05T12:11:00Z"/>
              <w:noProof/>
              <w:lang w:eastAsia="en-US"/>
            </w:rPr>
          </w:pPr>
          <w:del w:id="220" w:author="Musavi, Hamid [USA]" w:date="2017-05-05T12:11:00Z">
            <w:r w:rsidRPr="00B23148" w:rsidDel="00B23148">
              <w:rPr>
                <w:noProof/>
                <w:rPrChange w:id="221" w:author="Musavi, Hamid [USA]" w:date="2017-05-05T12:11:00Z">
                  <w:rPr>
                    <w:rStyle w:val="Hyperlink"/>
                    <w:noProof/>
                  </w:rPr>
                </w:rPrChange>
              </w:rPr>
              <w:delText>6.1</w:delText>
            </w:r>
            <w:r w:rsidDel="00B23148">
              <w:rPr>
                <w:noProof/>
                <w:lang w:eastAsia="en-US"/>
              </w:rPr>
              <w:tab/>
            </w:r>
            <w:r w:rsidRPr="00B23148" w:rsidDel="00B23148">
              <w:rPr>
                <w:noProof/>
                <w:rPrChange w:id="222" w:author="Musavi, Hamid [USA]" w:date="2017-05-05T12:11:00Z">
                  <w:rPr>
                    <w:rStyle w:val="Hyperlink"/>
                    <w:noProof/>
                  </w:rPr>
                </w:rPrChange>
              </w:rPr>
              <w:delText>Java Development Tools</w:delText>
            </w:r>
            <w:r w:rsidDel="00B23148">
              <w:rPr>
                <w:noProof/>
                <w:webHidden/>
              </w:rPr>
              <w:tab/>
              <w:delText>10</w:delText>
            </w:r>
          </w:del>
        </w:p>
        <w:p w14:paraId="2DB6B9DA" w14:textId="482F940B" w:rsidR="008A7EB4" w:rsidDel="00B23148" w:rsidRDefault="008A7EB4">
          <w:pPr>
            <w:pStyle w:val="TOC2"/>
            <w:tabs>
              <w:tab w:val="left" w:pos="1080"/>
              <w:tab w:val="right" w:leader="dot" w:pos="9350"/>
            </w:tabs>
            <w:rPr>
              <w:del w:id="223" w:author="Musavi, Hamid [USA]" w:date="2017-05-05T12:11:00Z"/>
              <w:noProof/>
              <w:lang w:eastAsia="en-US"/>
            </w:rPr>
          </w:pPr>
          <w:del w:id="224" w:author="Musavi, Hamid [USA]" w:date="2017-05-05T12:11:00Z">
            <w:r w:rsidRPr="00B23148" w:rsidDel="00B23148">
              <w:rPr>
                <w:noProof/>
                <w:rPrChange w:id="225" w:author="Musavi, Hamid [USA]" w:date="2017-05-05T12:11:00Z">
                  <w:rPr>
                    <w:rStyle w:val="Hyperlink"/>
                    <w:noProof/>
                  </w:rPr>
                </w:rPrChange>
              </w:rPr>
              <w:delText>6.2</w:delText>
            </w:r>
            <w:r w:rsidDel="00B23148">
              <w:rPr>
                <w:noProof/>
                <w:lang w:eastAsia="en-US"/>
              </w:rPr>
              <w:tab/>
            </w:r>
            <w:r w:rsidRPr="00B23148" w:rsidDel="00B23148">
              <w:rPr>
                <w:noProof/>
                <w:rPrChange w:id="226" w:author="Musavi, Hamid [USA]" w:date="2017-05-05T12:11:00Z">
                  <w:rPr>
                    <w:rStyle w:val="Hyperlink"/>
                    <w:noProof/>
                  </w:rPr>
                </w:rPrChange>
              </w:rPr>
              <w:delText>Java</w:delText>
            </w:r>
            <w:r w:rsidDel="00B23148">
              <w:rPr>
                <w:noProof/>
                <w:webHidden/>
              </w:rPr>
              <w:tab/>
              <w:delText>10</w:delText>
            </w:r>
          </w:del>
        </w:p>
        <w:p w14:paraId="5604B5C4" w14:textId="189129F5" w:rsidR="008A7EB4" w:rsidDel="00B23148" w:rsidRDefault="008A7EB4">
          <w:pPr>
            <w:pStyle w:val="TOC2"/>
            <w:tabs>
              <w:tab w:val="left" w:pos="1080"/>
              <w:tab w:val="right" w:leader="dot" w:pos="9350"/>
            </w:tabs>
            <w:rPr>
              <w:del w:id="227" w:author="Musavi, Hamid [USA]" w:date="2017-05-05T12:11:00Z"/>
              <w:noProof/>
              <w:lang w:eastAsia="en-US"/>
            </w:rPr>
          </w:pPr>
          <w:del w:id="228" w:author="Musavi, Hamid [USA]" w:date="2017-05-05T12:11:00Z">
            <w:r w:rsidRPr="00B23148" w:rsidDel="00B23148">
              <w:rPr>
                <w:noProof/>
                <w:rPrChange w:id="229" w:author="Musavi, Hamid [USA]" w:date="2017-05-05T12:11:00Z">
                  <w:rPr>
                    <w:rStyle w:val="Hyperlink"/>
                    <w:noProof/>
                  </w:rPr>
                </w:rPrChange>
              </w:rPr>
              <w:delText>6.3</w:delText>
            </w:r>
            <w:r w:rsidDel="00B23148">
              <w:rPr>
                <w:noProof/>
                <w:lang w:eastAsia="en-US"/>
              </w:rPr>
              <w:tab/>
            </w:r>
            <w:r w:rsidRPr="00B23148" w:rsidDel="00B23148">
              <w:rPr>
                <w:noProof/>
                <w:rPrChange w:id="230" w:author="Musavi, Hamid [USA]" w:date="2017-05-05T12:11:00Z">
                  <w:rPr>
                    <w:rStyle w:val="Hyperlink"/>
                    <w:noProof/>
                  </w:rPr>
                </w:rPrChange>
              </w:rPr>
              <w:delText>Eclipse IDE</w:delText>
            </w:r>
            <w:r w:rsidDel="00B23148">
              <w:rPr>
                <w:noProof/>
                <w:webHidden/>
              </w:rPr>
              <w:tab/>
              <w:delText>10</w:delText>
            </w:r>
          </w:del>
        </w:p>
        <w:p w14:paraId="0DBDFB52" w14:textId="5C2DD428" w:rsidR="008A7EB4" w:rsidDel="00B23148" w:rsidRDefault="008A7EB4">
          <w:pPr>
            <w:pStyle w:val="TOC2"/>
            <w:tabs>
              <w:tab w:val="left" w:pos="1080"/>
              <w:tab w:val="right" w:leader="dot" w:pos="9350"/>
            </w:tabs>
            <w:rPr>
              <w:del w:id="231" w:author="Musavi, Hamid [USA]" w:date="2017-05-05T12:11:00Z"/>
              <w:noProof/>
              <w:lang w:eastAsia="en-US"/>
            </w:rPr>
          </w:pPr>
          <w:del w:id="232" w:author="Musavi, Hamid [USA]" w:date="2017-05-05T12:11:00Z">
            <w:r w:rsidRPr="00B23148" w:rsidDel="00B23148">
              <w:rPr>
                <w:noProof/>
                <w:rPrChange w:id="233" w:author="Musavi, Hamid [USA]" w:date="2017-05-05T12:11:00Z">
                  <w:rPr>
                    <w:rStyle w:val="Hyperlink"/>
                    <w:noProof/>
                  </w:rPr>
                </w:rPrChange>
              </w:rPr>
              <w:delText>6.4</w:delText>
            </w:r>
            <w:r w:rsidDel="00B23148">
              <w:rPr>
                <w:noProof/>
                <w:lang w:eastAsia="en-US"/>
              </w:rPr>
              <w:tab/>
            </w:r>
            <w:r w:rsidRPr="00B23148" w:rsidDel="00B23148">
              <w:rPr>
                <w:noProof/>
                <w:rPrChange w:id="234" w:author="Musavi, Hamid [USA]" w:date="2017-05-05T12:11:00Z">
                  <w:rPr>
                    <w:rStyle w:val="Hyperlink"/>
                    <w:noProof/>
                  </w:rPr>
                </w:rPrChange>
              </w:rPr>
              <w:delText>Maven</w:delText>
            </w:r>
            <w:r w:rsidDel="00B23148">
              <w:rPr>
                <w:noProof/>
                <w:webHidden/>
              </w:rPr>
              <w:tab/>
              <w:delText>10</w:delText>
            </w:r>
          </w:del>
        </w:p>
        <w:p w14:paraId="4C5F2778" w14:textId="696B08AE" w:rsidR="008A7EB4" w:rsidDel="00B23148" w:rsidRDefault="008A7EB4">
          <w:pPr>
            <w:pStyle w:val="TOC2"/>
            <w:tabs>
              <w:tab w:val="left" w:pos="1080"/>
              <w:tab w:val="right" w:leader="dot" w:pos="9350"/>
            </w:tabs>
            <w:rPr>
              <w:del w:id="235" w:author="Musavi, Hamid [USA]" w:date="2017-05-05T12:11:00Z"/>
              <w:noProof/>
              <w:lang w:eastAsia="en-US"/>
            </w:rPr>
          </w:pPr>
          <w:del w:id="236" w:author="Musavi, Hamid [USA]" w:date="2017-05-05T12:11:00Z">
            <w:r w:rsidRPr="00B23148" w:rsidDel="00B23148">
              <w:rPr>
                <w:noProof/>
                <w:rPrChange w:id="237" w:author="Musavi, Hamid [USA]" w:date="2017-05-05T12:11:00Z">
                  <w:rPr>
                    <w:rStyle w:val="Hyperlink"/>
                    <w:noProof/>
                  </w:rPr>
                </w:rPrChange>
              </w:rPr>
              <w:delText>6.5</w:delText>
            </w:r>
            <w:r w:rsidDel="00B23148">
              <w:rPr>
                <w:noProof/>
                <w:lang w:eastAsia="en-US"/>
              </w:rPr>
              <w:tab/>
            </w:r>
            <w:r w:rsidRPr="00B23148" w:rsidDel="00B23148">
              <w:rPr>
                <w:noProof/>
                <w:rPrChange w:id="238" w:author="Musavi, Hamid [USA]" w:date="2017-05-05T12:11:00Z">
                  <w:rPr>
                    <w:rStyle w:val="Hyperlink"/>
                    <w:noProof/>
                  </w:rPr>
                </w:rPrChange>
              </w:rPr>
              <w:delText>Git Version Control</w:delText>
            </w:r>
            <w:r w:rsidDel="00B23148">
              <w:rPr>
                <w:noProof/>
                <w:webHidden/>
              </w:rPr>
              <w:tab/>
              <w:delText>10</w:delText>
            </w:r>
          </w:del>
        </w:p>
        <w:p w14:paraId="797A06A6" w14:textId="72687FFE" w:rsidR="008A7EB4" w:rsidDel="00B23148" w:rsidRDefault="008A7EB4">
          <w:pPr>
            <w:pStyle w:val="TOC2"/>
            <w:tabs>
              <w:tab w:val="left" w:pos="1080"/>
              <w:tab w:val="right" w:leader="dot" w:pos="9350"/>
            </w:tabs>
            <w:rPr>
              <w:del w:id="239" w:author="Musavi, Hamid [USA]" w:date="2017-05-05T12:11:00Z"/>
              <w:noProof/>
              <w:lang w:eastAsia="en-US"/>
            </w:rPr>
          </w:pPr>
          <w:del w:id="240" w:author="Musavi, Hamid [USA]" w:date="2017-05-05T12:11:00Z">
            <w:r w:rsidRPr="00B23148" w:rsidDel="00B23148">
              <w:rPr>
                <w:noProof/>
                <w:rPrChange w:id="241" w:author="Musavi, Hamid [USA]" w:date="2017-05-05T12:11:00Z">
                  <w:rPr>
                    <w:rStyle w:val="Hyperlink"/>
                    <w:noProof/>
                  </w:rPr>
                </w:rPrChange>
              </w:rPr>
              <w:delText>6.6</w:delText>
            </w:r>
            <w:r w:rsidDel="00B23148">
              <w:rPr>
                <w:noProof/>
                <w:lang w:eastAsia="en-US"/>
              </w:rPr>
              <w:tab/>
            </w:r>
            <w:r w:rsidRPr="00B23148" w:rsidDel="00B23148">
              <w:rPr>
                <w:noProof/>
                <w:rPrChange w:id="242" w:author="Musavi, Hamid [USA]" w:date="2017-05-05T12:11:00Z">
                  <w:rPr>
                    <w:rStyle w:val="Hyperlink"/>
                    <w:noProof/>
                  </w:rPr>
                </w:rPrChange>
              </w:rPr>
              <w:delText>Building ODE Software Artifacts</w:delText>
            </w:r>
            <w:r w:rsidDel="00B23148">
              <w:rPr>
                <w:noProof/>
                <w:webHidden/>
              </w:rPr>
              <w:tab/>
              <w:delText>11</w:delText>
            </w:r>
          </w:del>
        </w:p>
        <w:p w14:paraId="595E0943" w14:textId="3714BA49" w:rsidR="008A7EB4" w:rsidDel="00B23148" w:rsidRDefault="008A7EB4">
          <w:pPr>
            <w:pStyle w:val="TOC3"/>
            <w:tabs>
              <w:tab w:val="left" w:pos="1440"/>
              <w:tab w:val="right" w:leader="dot" w:pos="9350"/>
            </w:tabs>
            <w:rPr>
              <w:del w:id="243" w:author="Musavi, Hamid [USA]" w:date="2017-05-05T12:11:00Z"/>
              <w:rFonts w:asciiTheme="minorHAnsi" w:eastAsiaTheme="minorEastAsia" w:hAnsiTheme="minorHAnsi" w:cstheme="minorBidi"/>
              <w:noProof/>
              <w:sz w:val="22"/>
              <w:szCs w:val="22"/>
            </w:rPr>
          </w:pPr>
          <w:del w:id="244" w:author="Musavi, Hamid [USA]" w:date="2017-05-05T12:11:00Z">
            <w:r w:rsidRPr="00B23148" w:rsidDel="00B23148">
              <w:rPr>
                <w:noProof/>
                <w:rPrChange w:id="245" w:author="Musavi, Hamid [USA]" w:date="2017-05-05T12:11:00Z">
                  <w:rPr>
                    <w:rStyle w:val="Hyperlink"/>
                    <w:noProof/>
                  </w:rPr>
                </w:rPrChange>
              </w:rPr>
              <w:delText>6.6.1</w:delText>
            </w:r>
            <w:r w:rsidDel="00B23148">
              <w:rPr>
                <w:rFonts w:asciiTheme="minorHAnsi" w:eastAsiaTheme="minorEastAsia" w:hAnsiTheme="minorHAnsi" w:cstheme="minorBidi"/>
                <w:noProof/>
                <w:sz w:val="22"/>
                <w:szCs w:val="22"/>
              </w:rPr>
              <w:tab/>
            </w:r>
            <w:r w:rsidRPr="00B23148" w:rsidDel="00B23148">
              <w:rPr>
                <w:noProof/>
                <w:rPrChange w:id="246" w:author="Musavi, Hamid [USA]" w:date="2017-05-05T12:11:00Z">
                  <w:rPr>
                    <w:rStyle w:val="Hyperlink"/>
                    <w:noProof/>
                  </w:rPr>
                </w:rPrChange>
              </w:rPr>
              <w:delText>Open-Source Repository</w:delText>
            </w:r>
            <w:r w:rsidDel="00B23148">
              <w:rPr>
                <w:noProof/>
                <w:webHidden/>
              </w:rPr>
              <w:tab/>
              <w:delText>11</w:delText>
            </w:r>
          </w:del>
        </w:p>
        <w:p w14:paraId="07962C08" w14:textId="2446E67C" w:rsidR="008A7EB4" w:rsidDel="00B23148" w:rsidRDefault="008A7EB4">
          <w:pPr>
            <w:pStyle w:val="TOC3"/>
            <w:tabs>
              <w:tab w:val="left" w:pos="1440"/>
              <w:tab w:val="right" w:leader="dot" w:pos="9350"/>
            </w:tabs>
            <w:rPr>
              <w:del w:id="247" w:author="Musavi, Hamid [USA]" w:date="2017-05-05T12:11:00Z"/>
              <w:rFonts w:asciiTheme="minorHAnsi" w:eastAsiaTheme="minorEastAsia" w:hAnsiTheme="minorHAnsi" w:cstheme="minorBidi"/>
              <w:noProof/>
              <w:sz w:val="22"/>
              <w:szCs w:val="22"/>
            </w:rPr>
          </w:pPr>
          <w:del w:id="248" w:author="Musavi, Hamid [USA]" w:date="2017-05-05T12:11:00Z">
            <w:r w:rsidRPr="00B23148" w:rsidDel="00B23148">
              <w:rPr>
                <w:noProof/>
                <w:rPrChange w:id="249" w:author="Musavi, Hamid [USA]" w:date="2017-05-05T12:11:00Z">
                  <w:rPr>
                    <w:rStyle w:val="Hyperlink"/>
                    <w:noProof/>
                  </w:rPr>
                </w:rPrChange>
              </w:rPr>
              <w:delText>6.6.2</w:delText>
            </w:r>
            <w:r w:rsidDel="00B23148">
              <w:rPr>
                <w:rFonts w:asciiTheme="minorHAnsi" w:eastAsiaTheme="minorEastAsia" w:hAnsiTheme="minorHAnsi" w:cstheme="minorBidi"/>
                <w:noProof/>
                <w:sz w:val="22"/>
                <w:szCs w:val="22"/>
              </w:rPr>
              <w:tab/>
            </w:r>
            <w:r w:rsidRPr="00B23148" w:rsidDel="00B23148">
              <w:rPr>
                <w:noProof/>
                <w:rPrChange w:id="250" w:author="Musavi, Hamid [USA]" w:date="2017-05-05T12:11:00Z">
                  <w:rPr>
                    <w:rStyle w:val="Hyperlink"/>
                    <w:noProof/>
                  </w:rPr>
                </w:rPrChange>
              </w:rPr>
              <w:delText>Private Repository</w:delText>
            </w:r>
            <w:r w:rsidDel="00B23148">
              <w:rPr>
                <w:noProof/>
                <w:webHidden/>
              </w:rPr>
              <w:tab/>
              <w:delText>11</w:delText>
            </w:r>
          </w:del>
        </w:p>
        <w:p w14:paraId="2723D678" w14:textId="28EE06AC" w:rsidR="008A7EB4" w:rsidDel="00B23148" w:rsidRDefault="008A7EB4">
          <w:pPr>
            <w:pStyle w:val="TOC3"/>
            <w:tabs>
              <w:tab w:val="left" w:pos="1440"/>
              <w:tab w:val="right" w:leader="dot" w:pos="9350"/>
            </w:tabs>
            <w:rPr>
              <w:del w:id="251" w:author="Musavi, Hamid [USA]" w:date="2017-05-05T12:11:00Z"/>
              <w:rFonts w:asciiTheme="minorHAnsi" w:eastAsiaTheme="minorEastAsia" w:hAnsiTheme="minorHAnsi" w:cstheme="minorBidi"/>
              <w:noProof/>
              <w:sz w:val="22"/>
              <w:szCs w:val="22"/>
            </w:rPr>
          </w:pPr>
          <w:del w:id="252" w:author="Musavi, Hamid [USA]" w:date="2017-05-05T12:11:00Z">
            <w:r w:rsidRPr="00B23148" w:rsidDel="00B23148">
              <w:rPr>
                <w:b/>
                <w:noProof/>
                <w:rPrChange w:id="253" w:author="Musavi, Hamid [USA]" w:date="2017-05-05T12:11:00Z">
                  <w:rPr>
                    <w:rStyle w:val="Hyperlink"/>
                    <w:b/>
                    <w:noProof/>
                  </w:rPr>
                </w:rPrChange>
              </w:rPr>
              <w:delText>6.6.3</w:delText>
            </w:r>
            <w:r w:rsidDel="00B23148">
              <w:rPr>
                <w:rFonts w:asciiTheme="minorHAnsi" w:eastAsiaTheme="minorEastAsia" w:hAnsiTheme="minorHAnsi" w:cstheme="minorBidi"/>
                <w:noProof/>
                <w:sz w:val="22"/>
                <w:szCs w:val="22"/>
              </w:rPr>
              <w:tab/>
            </w:r>
            <w:r w:rsidRPr="00B23148" w:rsidDel="00B23148">
              <w:rPr>
                <w:noProof/>
                <w:rPrChange w:id="254" w:author="Musavi, Hamid [USA]" w:date="2017-05-05T12:11:00Z">
                  <w:rPr>
                    <w:rStyle w:val="Hyperlink"/>
                    <w:noProof/>
                  </w:rPr>
                </w:rPrChange>
              </w:rPr>
              <w:delText>ODE Application Properties</w:delText>
            </w:r>
            <w:r w:rsidDel="00B23148">
              <w:rPr>
                <w:noProof/>
                <w:webHidden/>
              </w:rPr>
              <w:tab/>
              <w:delText>12</w:delText>
            </w:r>
          </w:del>
        </w:p>
        <w:p w14:paraId="24E78FD7" w14:textId="243F003E" w:rsidR="008A7EB4" w:rsidDel="00B23148" w:rsidRDefault="008A7EB4">
          <w:pPr>
            <w:pStyle w:val="TOC3"/>
            <w:tabs>
              <w:tab w:val="left" w:pos="1440"/>
              <w:tab w:val="right" w:leader="dot" w:pos="9350"/>
            </w:tabs>
            <w:rPr>
              <w:del w:id="255" w:author="Musavi, Hamid [USA]" w:date="2017-05-05T12:11:00Z"/>
              <w:rFonts w:asciiTheme="minorHAnsi" w:eastAsiaTheme="minorEastAsia" w:hAnsiTheme="minorHAnsi" w:cstheme="minorBidi"/>
              <w:noProof/>
              <w:sz w:val="22"/>
              <w:szCs w:val="22"/>
            </w:rPr>
          </w:pPr>
          <w:del w:id="256" w:author="Musavi, Hamid [USA]" w:date="2017-05-05T12:11:00Z">
            <w:r w:rsidRPr="00B23148" w:rsidDel="00B23148">
              <w:rPr>
                <w:noProof/>
                <w:rPrChange w:id="257" w:author="Musavi, Hamid [USA]" w:date="2017-05-05T12:11:00Z">
                  <w:rPr>
                    <w:rStyle w:val="Hyperlink"/>
                    <w:noProof/>
                  </w:rPr>
                </w:rPrChange>
              </w:rPr>
              <w:delText>6.6.4</w:delText>
            </w:r>
            <w:r w:rsidDel="00B23148">
              <w:rPr>
                <w:rFonts w:asciiTheme="minorHAnsi" w:eastAsiaTheme="minorEastAsia" w:hAnsiTheme="minorHAnsi" w:cstheme="minorBidi"/>
                <w:noProof/>
                <w:sz w:val="22"/>
                <w:szCs w:val="22"/>
              </w:rPr>
              <w:tab/>
            </w:r>
            <w:r w:rsidRPr="00B23148" w:rsidDel="00B23148">
              <w:rPr>
                <w:noProof/>
                <w:rPrChange w:id="258" w:author="Musavi, Hamid [USA]" w:date="2017-05-05T12:11:00Z">
                  <w:rPr>
                    <w:rStyle w:val="Hyperlink"/>
                    <w:noProof/>
                  </w:rPr>
                </w:rPrChange>
              </w:rPr>
              <w:delText>ODE Logging Properties</w:delText>
            </w:r>
            <w:r w:rsidDel="00B23148">
              <w:rPr>
                <w:noProof/>
                <w:webHidden/>
              </w:rPr>
              <w:tab/>
              <w:delText>15</w:delText>
            </w:r>
          </w:del>
        </w:p>
        <w:p w14:paraId="6285E134" w14:textId="222101B7" w:rsidR="008A7EB4" w:rsidDel="00B23148" w:rsidRDefault="008A7EB4">
          <w:pPr>
            <w:pStyle w:val="TOC1"/>
            <w:tabs>
              <w:tab w:val="left" w:pos="480"/>
              <w:tab w:val="right" w:leader="dot" w:pos="9350"/>
            </w:tabs>
            <w:rPr>
              <w:del w:id="259" w:author="Musavi, Hamid [USA]" w:date="2017-05-05T12:11:00Z"/>
              <w:noProof/>
              <w:lang w:eastAsia="en-US"/>
            </w:rPr>
          </w:pPr>
          <w:del w:id="260" w:author="Musavi, Hamid [USA]" w:date="2017-05-05T12:11:00Z">
            <w:r w:rsidRPr="00B23148" w:rsidDel="00B23148">
              <w:rPr>
                <w:noProof/>
                <w:rPrChange w:id="261" w:author="Musavi, Hamid [USA]" w:date="2017-05-05T12:11:00Z">
                  <w:rPr>
                    <w:rStyle w:val="Hyperlink"/>
                    <w:noProof/>
                  </w:rPr>
                </w:rPrChange>
              </w:rPr>
              <w:delText>7</w:delText>
            </w:r>
            <w:r w:rsidDel="00B23148">
              <w:rPr>
                <w:noProof/>
                <w:lang w:eastAsia="en-US"/>
              </w:rPr>
              <w:tab/>
            </w:r>
            <w:r w:rsidRPr="00B23148" w:rsidDel="00B23148">
              <w:rPr>
                <w:noProof/>
                <w:rPrChange w:id="262" w:author="Musavi, Hamid [USA]" w:date="2017-05-05T12:11:00Z">
                  <w:rPr>
                    <w:rStyle w:val="Hyperlink"/>
                    <w:noProof/>
                  </w:rPr>
                </w:rPrChange>
              </w:rPr>
              <w:delText>ODE Features</w:delText>
            </w:r>
            <w:r w:rsidDel="00B23148">
              <w:rPr>
                <w:noProof/>
                <w:webHidden/>
              </w:rPr>
              <w:tab/>
              <w:delText>16</w:delText>
            </w:r>
          </w:del>
        </w:p>
        <w:p w14:paraId="451D6746" w14:textId="7DF467CF" w:rsidR="008A7EB4" w:rsidDel="00B23148" w:rsidRDefault="008A7EB4">
          <w:pPr>
            <w:pStyle w:val="TOC2"/>
            <w:tabs>
              <w:tab w:val="left" w:pos="1080"/>
              <w:tab w:val="right" w:leader="dot" w:pos="9350"/>
            </w:tabs>
            <w:rPr>
              <w:del w:id="263" w:author="Musavi, Hamid [USA]" w:date="2017-05-05T12:11:00Z"/>
              <w:noProof/>
              <w:lang w:eastAsia="en-US"/>
            </w:rPr>
          </w:pPr>
          <w:del w:id="264" w:author="Musavi, Hamid [USA]" w:date="2017-05-05T12:11:00Z">
            <w:r w:rsidRPr="00B23148" w:rsidDel="00B23148">
              <w:rPr>
                <w:noProof/>
                <w:rPrChange w:id="265" w:author="Musavi, Hamid [USA]" w:date="2017-05-05T12:11:00Z">
                  <w:rPr>
                    <w:rStyle w:val="Hyperlink"/>
                    <w:noProof/>
                  </w:rPr>
                </w:rPrChange>
              </w:rPr>
              <w:delText>7.1</w:delText>
            </w:r>
            <w:r w:rsidDel="00B23148">
              <w:rPr>
                <w:noProof/>
                <w:lang w:eastAsia="en-US"/>
              </w:rPr>
              <w:tab/>
            </w:r>
            <w:r w:rsidRPr="00B23148" w:rsidDel="00B23148">
              <w:rPr>
                <w:noProof/>
                <w:rPrChange w:id="266" w:author="Musavi, Hamid [USA]" w:date="2017-05-05T12:11:00Z">
                  <w:rPr>
                    <w:rStyle w:val="Hyperlink"/>
                    <w:noProof/>
                  </w:rPr>
                </w:rPrChange>
              </w:rPr>
              <w:delText>Managing SNMP Devices</w:delText>
            </w:r>
            <w:r w:rsidDel="00B23148">
              <w:rPr>
                <w:noProof/>
                <w:webHidden/>
              </w:rPr>
              <w:tab/>
              <w:delText>16</w:delText>
            </w:r>
          </w:del>
        </w:p>
        <w:p w14:paraId="140FCB0A" w14:textId="39A83A49" w:rsidR="008A7EB4" w:rsidDel="00B23148" w:rsidRDefault="008A7EB4">
          <w:pPr>
            <w:pStyle w:val="TOC3"/>
            <w:tabs>
              <w:tab w:val="left" w:pos="1440"/>
              <w:tab w:val="right" w:leader="dot" w:pos="9350"/>
            </w:tabs>
            <w:rPr>
              <w:del w:id="267" w:author="Musavi, Hamid [USA]" w:date="2017-05-05T12:11:00Z"/>
              <w:rFonts w:asciiTheme="minorHAnsi" w:eastAsiaTheme="minorEastAsia" w:hAnsiTheme="minorHAnsi" w:cstheme="minorBidi"/>
              <w:noProof/>
              <w:sz w:val="22"/>
              <w:szCs w:val="22"/>
            </w:rPr>
          </w:pPr>
          <w:del w:id="268" w:author="Musavi, Hamid [USA]" w:date="2017-05-05T12:11:00Z">
            <w:r w:rsidRPr="00B23148" w:rsidDel="00B23148">
              <w:rPr>
                <w:noProof/>
                <w:rPrChange w:id="269" w:author="Musavi, Hamid [USA]" w:date="2017-05-05T12:11:00Z">
                  <w:rPr>
                    <w:rStyle w:val="Hyperlink"/>
                    <w:noProof/>
                  </w:rPr>
                </w:rPrChange>
              </w:rPr>
              <w:delText>7.1.1</w:delText>
            </w:r>
            <w:r w:rsidDel="00B23148">
              <w:rPr>
                <w:rFonts w:asciiTheme="minorHAnsi" w:eastAsiaTheme="minorEastAsia" w:hAnsiTheme="minorHAnsi" w:cstheme="minorBidi"/>
                <w:noProof/>
                <w:sz w:val="22"/>
                <w:szCs w:val="22"/>
              </w:rPr>
              <w:tab/>
            </w:r>
            <w:r w:rsidRPr="00B23148" w:rsidDel="00B23148">
              <w:rPr>
                <w:noProof/>
                <w:rPrChange w:id="270" w:author="Musavi, Hamid [USA]" w:date="2017-05-05T12:11:00Z">
                  <w:rPr>
                    <w:rStyle w:val="Hyperlink"/>
                    <w:noProof/>
                  </w:rPr>
                </w:rPrChange>
              </w:rPr>
              <w:delText>Query Parameters</w:delText>
            </w:r>
            <w:r w:rsidDel="00B23148">
              <w:rPr>
                <w:noProof/>
                <w:webHidden/>
              </w:rPr>
              <w:tab/>
              <w:delText>16</w:delText>
            </w:r>
          </w:del>
        </w:p>
        <w:p w14:paraId="3CECF39C" w14:textId="3B863956" w:rsidR="008A7EB4" w:rsidDel="00B23148" w:rsidRDefault="008A7EB4">
          <w:pPr>
            <w:pStyle w:val="TOC3"/>
            <w:tabs>
              <w:tab w:val="left" w:pos="1440"/>
              <w:tab w:val="right" w:leader="dot" w:pos="9350"/>
            </w:tabs>
            <w:rPr>
              <w:del w:id="271" w:author="Musavi, Hamid [USA]" w:date="2017-05-05T12:11:00Z"/>
              <w:rFonts w:asciiTheme="minorHAnsi" w:eastAsiaTheme="minorEastAsia" w:hAnsiTheme="minorHAnsi" w:cstheme="minorBidi"/>
              <w:noProof/>
              <w:sz w:val="22"/>
              <w:szCs w:val="22"/>
            </w:rPr>
          </w:pPr>
          <w:del w:id="272" w:author="Musavi, Hamid [USA]" w:date="2017-05-05T12:11:00Z">
            <w:r w:rsidRPr="00B23148" w:rsidDel="00B23148">
              <w:rPr>
                <w:noProof/>
                <w:rPrChange w:id="273" w:author="Musavi, Hamid [USA]" w:date="2017-05-05T12:11:00Z">
                  <w:rPr>
                    <w:rStyle w:val="Hyperlink"/>
                    <w:noProof/>
                  </w:rPr>
                </w:rPrChange>
              </w:rPr>
              <w:delText>7.1.2</w:delText>
            </w:r>
            <w:r w:rsidDel="00B23148">
              <w:rPr>
                <w:rFonts w:asciiTheme="minorHAnsi" w:eastAsiaTheme="minorEastAsia" w:hAnsiTheme="minorHAnsi" w:cstheme="minorBidi"/>
                <w:noProof/>
                <w:sz w:val="22"/>
                <w:szCs w:val="22"/>
              </w:rPr>
              <w:tab/>
            </w:r>
            <w:r w:rsidRPr="00B23148" w:rsidDel="00B23148">
              <w:rPr>
                <w:noProof/>
                <w:rPrChange w:id="274" w:author="Musavi, Hamid [USA]" w:date="2017-05-05T12:11:00Z">
                  <w:rPr>
                    <w:rStyle w:val="Hyperlink"/>
                    <w:noProof/>
                  </w:rPr>
                </w:rPrChange>
              </w:rPr>
              <w:delText>API Details</w:delText>
            </w:r>
            <w:r w:rsidDel="00B23148">
              <w:rPr>
                <w:noProof/>
                <w:webHidden/>
              </w:rPr>
              <w:tab/>
              <w:delText>17</w:delText>
            </w:r>
          </w:del>
        </w:p>
        <w:p w14:paraId="694A6B41" w14:textId="3BE90512" w:rsidR="008A7EB4" w:rsidDel="00B23148" w:rsidRDefault="008A7EB4">
          <w:pPr>
            <w:pStyle w:val="TOC3"/>
            <w:tabs>
              <w:tab w:val="left" w:pos="1440"/>
              <w:tab w:val="right" w:leader="dot" w:pos="9350"/>
            </w:tabs>
            <w:rPr>
              <w:del w:id="275" w:author="Musavi, Hamid [USA]" w:date="2017-05-05T12:11:00Z"/>
              <w:rFonts w:asciiTheme="minorHAnsi" w:eastAsiaTheme="minorEastAsia" w:hAnsiTheme="minorHAnsi" w:cstheme="minorBidi"/>
              <w:noProof/>
              <w:sz w:val="22"/>
              <w:szCs w:val="22"/>
            </w:rPr>
          </w:pPr>
          <w:del w:id="276" w:author="Musavi, Hamid [USA]" w:date="2017-05-05T12:11:00Z">
            <w:r w:rsidRPr="00B23148" w:rsidDel="00B23148">
              <w:rPr>
                <w:noProof/>
                <w:rPrChange w:id="277" w:author="Musavi, Hamid [USA]" w:date="2017-05-05T12:11:00Z">
                  <w:rPr>
                    <w:rStyle w:val="Hyperlink"/>
                    <w:noProof/>
                  </w:rPr>
                </w:rPrChange>
              </w:rPr>
              <w:delText>7.1.3</w:delText>
            </w:r>
            <w:r w:rsidDel="00B23148">
              <w:rPr>
                <w:rFonts w:asciiTheme="minorHAnsi" w:eastAsiaTheme="minorEastAsia" w:hAnsiTheme="minorHAnsi" w:cstheme="minorBidi"/>
                <w:noProof/>
                <w:sz w:val="22"/>
                <w:szCs w:val="22"/>
              </w:rPr>
              <w:tab/>
            </w:r>
            <w:r w:rsidRPr="00B23148" w:rsidDel="00B23148">
              <w:rPr>
                <w:noProof/>
                <w:rPrChange w:id="278" w:author="Musavi, Hamid [USA]" w:date="2017-05-05T12:11:00Z">
                  <w:rPr>
                    <w:rStyle w:val="Hyperlink"/>
                    <w:noProof/>
                  </w:rPr>
                </w:rPrChange>
              </w:rPr>
              <w:delText>Web Based View</w:delText>
            </w:r>
            <w:r w:rsidDel="00B23148">
              <w:rPr>
                <w:noProof/>
                <w:webHidden/>
              </w:rPr>
              <w:tab/>
              <w:delText>17</w:delText>
            </w:r>
          </w:del>
        </w:p>
        <w:p w14:paraId="670196AB" w14:textId="2F2CC13E" w:rsidR="008A7EB4" w:rsidDel="00B23148" w:rsidRDefault="008A7EB4">
          <w:pPr>
            <w:pStyle w:val="TOC3"/>
            <w:tabs>
              <w:tab w:val="left" w:pos="1440"/>
              <w:tab w:val="right" w:leader="dot" w:pos="9350"/>
            </w:tabs>
            <w:rPr>
              <w:del w:id="279" w:author="Musavi, Hamid [USA]" w:date="2017-05-05T12:11:00Z"/>
              <w:rFonts w:asciiTheme="minorHAnsi" w:eastAsiaTheme="minorEastAsia" w:hAnsiTheme="minorHAnsi" w:cstheme="minorBidi"/>
              <w:noProof/>
              <w:sz w:val="22"/>
              <w:szCs w:val="22"/>
            </w:rPr>
          </w:pPr>
          <w:del w:id="280" w:author="Musavi, Hamid [USA]" w:date="2017-05-05T12:11:00Z">
            <w:r w:rsidRPr="00B23148" w:rsidDel="00B23148">
              <w:rPr>
                <w:noProof/>
                <w:rPrChange w:id="281" w:author="Musavi, Hamid [USA]" w:date="2017-05-05T12:11:00Z">
                  <w:rPr>
                    <w:rStyle w:val="Hyperlink"/>
                    <w:noProof/>
                  </w:rPr>
                </w:rPrChange>
              </w:rPr>
              <w:delText>7.1.4</w:delText>
            </w:r>
            <w:r w:rsidDel="00B23148">
              <w:rPr>
                <w:rFonts w:asciiTheme="minorHAnsi" w:eastAsiaTheme="minorEastAsia" w:hAnsiTheme="minorHAnsi" w:cstheme="minorBidi"/>
                <w:noProof/>
                <w:sz w:val="22"/>
                <w:szCs w:val="22"/>
              </w:rPr>
              <w:tab/>
            </w:r>
            <w:r w:rsidRPr="00B23148" w:rsidDel="00B23148">
              <w:rPr>
                <w:noProof/>
                <w:rPrChange w:id="282" w:author="Musavi, Hamid [USA]" w:date="2017-05-05T12:11:00Z">
                  <w:rPr>
                    <w:rStyle w:val="Hyperlink"/>
                    <w:noProof/>
                  </w:rPr>
                </w:rPrChange>
              </w:rPr>
              <w:delText>Additional Features/ Discussion Points</w:delText>
            </w:r>
            <w:r w:rsidDel="00B23148">
              <w:rPr>
                <w:noProof/>
                <w:webHidden/>
              </w:rPr>
              <w:tab/>
              <w:delText>17</w:delText>
            </w:r>
          </w:del>
        </w:p>
        <w:p w14:paraId="42FE1A34" w14:textId="78A8FFAE" w:rsidR="008A7EB4" w:rsidDel="00B23148" w:rsidRDefault="008A7EB4">
          <w:pPr>
            <w:pStyle w:val="TOC2"/>
            <w:tabs>
              <w:tab w:val="left" w:pos="1080"/>
              <w:tab w:val="right" w:leader="dot" w:pos="9350"/>
            </w:tabs>
            <w:rPr>
              <w:del w:id="283" w:author="Musavi, Hamid [USA]" w:date="2017-05-05T12:11:00Z"/>
              <w:noProof/>
              <w:lang w:eastAsia="en-US"/>
            </w:rPr>
          </w:pPr>
          <w:del w:id="284" w:author="Musavi, Hamid [USA]" w:date="2017-05-05T12:11:00Z">
            <w:r w:rsidRPr="00B23148" w:rsidDel="00B23148">
              <w:rPr>
                <w:noProof/>
                <w:rPrChange w:id="285" w:author="Musavi, Hamid [USA]" w:date="2017-05-05T12:11:00Z">
                  <w:rPr>
                    <w:rStyle w:val="Hyperlink"/>
                    <w:noProof/>
                  </w:rPr>
                </w:rPrChange>
              </w:rPr>
              <w:delText>7.2</w:delText>
            </w:r>
            <w:r w:rsidDel="00B23148">
              <w:rPr>
                <w:noProof/>
                <w:lang w:eastAsia="en-US"/>
              </w:rPr>
              <w:tab/>
            </w:r>
            <w:r w:rsidRPr="00B23148" w:rsidDel="00B23148">
              <w:rPr>
                <w:noProof/>
                <w:rPrChange w:id="286" w:author="Musavi, Hamid [USA]" w:date="2017-05-05T12:11:00Z">
                  <w:rPr>
                    <w:rStyle w:val="Hyperlink"/>
                    <w:noProof/>
                  </w:rPr>
                </w:rPrChange>
              </w:rPr>
              <w:delText>Logging Events</w:delText>
            </w:r>
            <w:r w:rsidDel="00B23148">
              <w:rPr>
                <w:noProof/>
                <w:webHidden/>
              </w:rPr>
              <w:tab/>
              <w:delText>17</w:delText>
            </w:r>
          </w:del>
        </w:p>
        <w:p w14:paraId="29400EF0" w14:textId="053BD7F2" w:rsidR="008A7EB4" w:rsidDel="00B23148" w:rsidRDefault="008A7EB4">
          <w:pPr>
            <w:pStyle w:val="TOC3"/>
            <w:tabs>
              <w:tab w:val="left" w:pos="1440"/>
              <w:tab w:val="right" w:leader="dot" w:pos="9350"/>
            </w:tabs>
            <w:rPr>
              <w:del w:id="287" w:author="Musavi, Hamid [USA]" w:date="2017-05-05T12:11:00Z"/>
              <w:rFonts w:asciiTheme="minorHAnsi" w:eastAsiaTheme="minorEastAsia" w:hAnsiTheme="minorHAnsi" w:cstheme="minorBidi"/>
              <w:noProof/>
              <w:sz w:val="22"/>
              <w:szCs w:val="22"/>
            </w:rPr>
          </w:pPr>
          <w:del w:id="288" w:author="Musavi, Hamid [USA]" w:date="2017-05-05T12:11:00Z">
            <w:r w:rsidRPr="00B23148" w:rsidDel="00B23148">
              <w:rPr>
                <w:noProof/>
                <w:rPrChange w:id="289" w:author="Musavi, Hamid [USA]" w:date="2017-05-05T12:11:00Z">
                  <w:rPr>
                    <w:rStyle w:val="Hyperlink"/>
                    <w:noProof/>
                  </w:rPr>
                </w:rPrChange>
              </w:rPr>
              <w:delText>7.2.1</w:delText>
            </w:r>
            <w:r w:rsidDel="00B23148">
              <w:rPr>
                <w:rFonts w:asciiTheme="minorHAnsi" w:eastAsiaTheme="minorEastAsia" w:hAnsiTheme="minorHAnsi" w:cstheme="minorBidi"/>
                <w:noProof/>
                <w:sz w:val="22"/>
                <w:szCs w:val="22"/>
              </w:rPr>
              <w:tab/>
            </w:r>
            <w:r w:rsidRPr="00B23148" w:rsidDel="00B23148">
              <w:rPr>
                <w:noProof/>
                <w:rPrChange w:id="290" w:author="Musavi, Hamid [USA]" w:date="2017-05-05T12:11:00Z">
                  <w:rPr>
                    <w:rStyle w:val="Hyperlink"/>
                    <w:noProof/>
                  </w:rPr>
                </w:rPrChange>
              </w:rPr>
              <w:delText>Log Levels</w:delText>
            </w:r>
            <w:r w:rsidDel="00B23148">
              <w:rPr>
                <w:noProof/>
                <w:webHidden/>
              </w:rPr>
              <w:tab/>
              <w:delText>17</w:delText>
            </w:r>
          </w:del>
        </w:p>
        <w:p w14:paraId="1989E30F" w14:textId="4511DB13" w:rsidR="008A7EB4" w:rsidDel="00B23148" w:rsidRDefault="008A7EB4">
          <w:pPr>
            <w:pStyle w:val="TOC3"/>
            <w:tabs>
              <w:tab w:val="left" w:pos="1440"/>
              <w:tab w:val="right" w:leader="dot" w:pos="9350"/>
            </w:tabs>
            <w:rPr>
              <w:del w:id="291" w:author="Musavi, Hamid [USA]" w:date="2017-05-05T12:11:00Z"/>
              <w:rFonts w:asciiTheme="minorHAnsi" w:eastAsiaTheme="minorEastAsia" w:hAnsiTheme="minorHAnsi" w:cstheme="minorBidi"/>
              <w:noProof/>
              <w:sz w:val="22"/>
              <w:szCs w:val="22"/>
            </w:rPr>
          </w:pPr>
          <w:del w:id="292" w:author="Musavi, Hamid [USA]" w:date="2017-05-05T12:11:00Z">
            <w:r w:rsidRPr="00B23148" w:rsidDel="00B23148">
              <w:rPr>
                <w:noProof/>
                <w:rPrChange w:id="293" w:author="Musavi, Hamid [USA]" w:date="2017-05-05T12:11:00Z">
                  <w:rPr>
                    <w:rStyle w:val="Hyperlink"/>
                    <w:noProof/>
                  </w:rPr>
                </w:rPrChange>
              </w:rPr>
              <w:delText>7.2.2</w:delText>
            </w:r>
            <w:r w:rsidDel="00B23148">
              <w:rPr>
                <w:rFonts w:asciiTheme="minorHAnsi" w:eastAsiaTheme="minorEastAsia" w:hAnsiTheme="minorHAnsi" w:cstheme="minorBidi"/>
                <w:noProof/>
                <w:sz w:val="22"/>
                <w:szCs w:val="22"/>
              </w:rPr>
              <w:tab/>
            </w:r>
            <w:r w:rsidRPr="00B23148" w:rsidDel="00B23148">
              <w:rPr>
                <w:noProof/>
                <w:rPrChange w:id="294" w:author="Musavi, Hamid [USA]" w:date="2017-05-05T12:11:00Z">
                  <w:rPr>
                    <w:rStyle w:val="Hyperlink"/>
                    <w:noProof/>
                  </w:rPr>
                </w:rPrChange>
              </w:rPr>
              <w:delText>Logging setup</w:delText>
            </w:r>
            <w:r w:rsidDel="00B23148">
              <w:rPr>
                <w:noProof/>
                <w:webHidden/>
              </w:rPr>
              <w:tab/>
              <w:delText>18</w:delText>
            </w:r>
          </w:del>
        </w:p>
        <w:p w14:paraId="59D87011" w14:textId="1722EB28" w:rsidR="008A7EB4" w:rsidDel="00B23148" w:rsidRDefault="008A7EB4">
          <w:pPr>
            <w:pStyle w:val="TOC3"/>
            <w:tabs>
              <w:tab w:val="left" w:pos="1440"/>
              <w:tab w:val="right" w:leader="dot" w:pos="9350"/>
            </w:tabs>
            <w:rPr>
              <w:del w:id="295" w:author="Musavi, Hamid [USA]" w:date="2017-05-05T12:11:00Z"/>
              <w:rFonts w:asciiTheme="minorHAnsi" w:eastAsiaTheme="minorEastAsia" w:hAnsiTheme="minorHAnsi" w:cstheme="minorBidi"/>
              <w:noProof/>
              <w:sz w:val="22"/>
              <w:szCs w:val="22"/>
            </w:rPr>
          </w:pPr>
          <w:del w:id="296" w:author="Musavi, Hamid [USA]" w:date="2017-05-05T12:11:00Z">
            <w:r w:rsidRPr="00B23148" w:rsidDel="00B23148">
              <w:rPr>
                <w:noProof/>
                <w:rPrChange w:id="297" w:author="Musavi, Hamid [USA]" w:date="2017-05-05T12:11:00Z">
                  <w:rPr>
                    <w:rStyle w:val="Hyperlink"/>
                    <w:noProof/>
                  </w:rPr>
                </w:rPrChange>
              </w:rPr>
              <w:delText>7.2.3</w:delText>
            </w:r>
            <w:r w:rsidDel="00B23148">
              <w:rPr>
                <w:rFonts w:asciiTheme="minorHAnsi" w:eastAsiaTheme="minorEastAsia" w:hAnsiTheme="minorHAnsi" w:cstheme="minorBidi"/>
                <w:noProof/>
                <w:sz w:val="22"/>
                <w:szCs w:val="22"/>
              </w:rPr>
              <w:tab/>
            </w:r>
            <w:r w:rsidRPr="00B23148" w:rsidDel="00B23148">
              <w:rPr>
                <w:noProof/>
                <w:rPrChange w:id="298" w:author="Musavi, Hamid [USA]" w:date="2017-05-05T12:11:00Z">
                  <w:rPr>
                    <w:rStyle w:val="Hyperlink"/>
                    <w:noProof/>
                  </w:rPr>
                </w:rPrChange>
              </w:rPr>
              <w:delText>Steps to turn on/off logging during application runtime.</w:delText>
            </w:r>
            <w:r w:rsidDel="00B23148">
              <w:rPr>
                <w:noProof/>
                <w:webHidden/>
              </w:rPr>
              <w:tab/>
              <w:delText>18</w:delText>
            </w:r>
          </w:del>
        </w:p>
        <w:p w14:paraId="5F50302A" w14:textId="688830A7" w:rsidR="008A7EB4" w:rsidDel="00B23148" w:rsidRDefault="008A7EB4">
          <w:pPr>
            <w:pStyle w:val="TOC2"/>
            <w:tabs>
              <w:tab w:val="left" w:pos="1080"/>
              <w:tab w:val="right" w:leader="dot" w:pos="9350"/>
            </w:tabs>
            <w:rPr>
              <w:del w:id="299" w:author="Musavi, Hamid [USA]" w:date="2017-05-05T12:11:00Z"/>
              <w:noProof/>
              <w:lang w:eastAsia="en-US"/>
            </w:rPr>
          </w:pPr>
          <w:del w:id="300" w:author="Musavi, Hamid [USA]" w:date="2017-05-05T12:11:00Z">
            <w:r w:rsidRPr="00B23148" w:rsidDel="00B23148">
              <w:rPr>
                <w:noProof/>
                <w:rPrChange w:id="301" w:author="Musavi, Hamid [USA]" w:date="2017-05-05T12:11:00Z">
                  <w:rPr>
                    <w:rStyle w:val="Hyperlink"/>
                    <w:noProof/>
                  </w:rPr>
                </w:rPrChange>
              </w:rPr>
              <w:delText>7.3</w:delText>
            </w:r>
            <w:r w:rsidDel="00B23148">
              <w:rPr>
                <w:noProof/>
                <w:lang w:eastAsia="en-US"/>
              </w:rPr>
              <w:tab/>
            </w:r>
            <w:r w:rsidRPr="00B23148" w:rsidDel="00B23148">
              <w:rPr>
                <w:noProof/>
                <w:rPrChange w:id="302" w:author="Musavi, Hamid [USA]" w:date="2017-05-05T12:11:00Z">
                  <w:rPr>
                    <w:rStyle w:val="Hyperlink"/>
                    <w:noProof/>
                  </w:rPr>
                </w:rPrChange>
              </w:rPr>
              <w:delText>IEEE 1609.2 Compliance</w:delText>
            </w:r>
            <w:r w:rsidDel="00B23148">
              <w:rPr>
                <w:noProof/>
                <w:webHidden/>
              </w:rPr>
              <w:tab/>
              <w:delText>19</w:delText>
            </w:r>
          </w:del>
        </w:p>
        <w:p w14:paraId="22549BFE" w14:textId="569696BE" w:rsidR="008A7EB4" w:rsidDel="00B23148" w:rsidRDefault="008A7EB4">
          <w:pPr>
            <w:pStyle w:val="TOC2"/>
            <w:tabs>
              <w:tab w:val="left" w:pos="1080"/>
              <w:tab w:val="right" w:leader="dot" w:pos="9350"/>
            </w:tabs>
            <w:rPr>
              <w:del w:id="303" w:author="Musavi, Hamid [USA]" w:date="2017-05-05T12:11:00Z"/>
              <w:noProof/>
              <w:lang w:eastAsia="en-US"/>
            </w:rPr>
          </w:pPr>
          <w:del w:id="304" w:author="Musavi, Hamid [USA]" w:date="2017-05-05T12:11:00Z">
            <w:r w:rsidRPr="00B23148" w:rsidDel="00B23148">
              <w:rPr>
                <w:noProof/>
                <w:rPrChange w:id="305" w:author="Musavi, Hamid [USA]" w:date="2017-05-05T12:11:00Z">
                  <w:rPr>
                    <w:rStyle w:val="Hyperlink"/>
                    <w:noProof/>
                  </w:rPr>
                </w:rPrChange>
              </w:rPr>
              <w:delText>7.4</w:delText>
            </w:r>
            <w:r w:rsidDel="00B23148">
              <w:rPr>
                <w:noProof/>
                <w:lang w:eastAsia="en-US"/>
              </w:rPr>
              <w:tab/>
            </w:r>
            <w:r w:rsidRPr="00B23148" w:rsidDel="00B23148">
              <w:rPr>
                <w:noProof/>
                <w:rPrChange w:id="306" w:author="Musavi, Hamid [USA]" w:date="2017-05-05T12:11:00Z">
                  <w:rPr>
                    <w:rStyle w:val="Hyperlink"/>
                    <w:noProof/>
                  </w:rPr>
                </w:rPrChange>
              </w:rPr>
              <w:delText>SCMS Certificate Management</w:delText>
            </w:r>
            <w:r w:rsidDel="00B23148">
              <w:rPr>
                <w:noProof/>
                <w:webHidden/>
              </w:rPr>
              <w:tab/>
              <w:delText>19</w:delText>
            </w:r>
          </w:del>
        </w:p>
        <w:p w14:paraId="22F125DC" w14:textId="5CB7C249" w:rsidR="008A7EB4" w:rsidDel="00B23148" w:rsidRDefault="008A7EB4">
          <w:pPr>
            <w:pStyle w:val="TOC2"/>
            <w:tabs>
              <w:tab w:val="left" w:pos="1080"/>
              <w:tab w:val="right" w:leader="dot" w:pos="9350"/>
            </w:tabs>
            <w:rPr>
              <w:del w:id="307" w:author="Musavi, Hamid [USA]" w:date="2017-05-05T12:11:00Z"/>
              <w:noProof/>
              <w:lang w:eastAsia="en-US"/>
            </w:rPr>
          </w:pPr>
          <w:del w:id="308" w:author="Musavi, Hamid [USA]" w:date="2017-05-05T12:11:00Z">
            <w:r w:rsidRPr="00B23148" w:rsidDel="00B23148">
              <w:rPr>
                <w:noProof/>
                <w:rPrChange w:id="309" w:author="Musavi, Hamid [USA]" w:date="2017-05-05T12:11:00Z">
                  <w:rPr>
                    <w:rStyle w:val="Hyperlink"/>
                    <w:noProof/>
                  </w:rPr>
                </w:rPrChange>
              </w:rPr>
              <w:delText>7.5</w:delText>
            </w:r>
            <w:r w:rsidDel="00B23148">
              <w:rPr>
                <w:noProof/>
                <w:lang w:eastAsia="en-US"/>
              </w:rPr>
              <w:tab/>
            </w:r>
            <w:r w:rsidRPr="00B23148" w:rsidDel="00B23148">
              <w:rPr>
                <w:noProof/>
                <w:rPrChange w:id="310" w:author="Musavi, Hamid [USA]" w:date="2017-05-05T12:11:00Z">
                  <w:rPr>
                    <w:rStyle w:val="Hyperlink"/>
                    <w:noProof/>
                  </w:rPr>
                </w:rPrChange>
              </w:rPr>
              <w:delText>Inbound BSM Distribution</w:delText>
            </w:r>
            <w:r w:rsidDel="00B23148">
              <w:rPr>
                <w:noProof/>
                <w:webHidden/>
              </w:rPr>
              <w:tab/>
              <w:delText>19</w:delText>
            </w:r>
          </w:del>
        </w:p>
        <w:p w14:paraId="18462072" w14:textId="75311073" w:rsidR="008A7EB4" w:rsidDel="00B23148" w:rsidRDefault="008A7EB4">
          <w:pPr>
            <w:pStyle w:val="TOC2"/>
            <w:tabs>
              <w:tab w:val="left" w:pos="1080"/>
              <w:tab w:val="right" w:leader="dot" w:pos="9350"/>
            </w:tabs>
            <w:rPr>
              <w:del w:id="311" w:author="Musavi, Hamid [USA]" w:date="2017-05-05T12:11:00Z"/>
              <w:noProof/>
              <w:lang w:eastAsia="en-US"/>
            </w:rPr>
          </w:pPr>
          <w:del w:id="312" w:author="Musavi, Hamid [USA]" w:date="2017-05-05T12:11:00Z">
            <w:r w:rsidRPr="00B23148" w:rsidDel="00B23148">
              <w:rPr>
                <w:noProof/>
                <w:rPrChange w:id="313" w:author="Musavi, Hamid [USA]" w:date="2017-05-05T12:11:00Z">
                  <w:rPr>
                    <w:rStyle w:val="Hyperlink"/>
                    <w:noProof/>
                  </w:rPr>
                </w:rPrChange>
              </w:rPr>
              <w:delText>7.6</w:delText>
            </w:r>
            <w:r w:rsidDel="00B23148">
              <w:rPr>
                <w:noProof/>
                <w:lang w:eastAsia="en-US"/>
              </w:rPr>
              <w:tab/>
            </w:r>
            <w:r w:rsidRPr="00B23148" w:rsidDel="00B23148">
              <w:rPr>
                <w:noProof/>
                <w:rPrChange w:id="314" w:author="Musavi, Hamid [USA]" w:date="2017-05-05T12:11:00Z">
                  <w:rPr>
                    <w:rStyle w:val="Hyperlink"/>
                    <w:noProof/>
                  </w:rPr>
                </w:rPrChange>
              </w:rPr>
              <w:delText>Inbound Probe Data Distribution</w:delText>
            </w:r>
            <w:r w:rsidDel="00B23148">
              <w:rPr>
                <w:noProof/>
                <w:webHidden/>
              </w:rPr>
              <w:tab/>
              <w:delText>19</w:delText>
            </w:r>
          </w:del>
        </w:p>
        <w:p w14:paraId="55577FBE" w14:textId="61B5CA0F" w:rsidR="008A7EB4" w:rsidDel="00B23148" w:rsidRDefault="008A7EB4">
          <w:pPr>
            <w:pStyle w:val="TOC2"/>
            <w:tabs>
              <w:tab w:val="left" w:pos="1080"/>
              <w:tab w:val="right" w:leader="dot" w:pos="9350"/>
            </w:tabs>
            <w:rPr>
              <w:del w:id="315" w:author="Musavi, Hamid [USA]" w:date="2017-05-05T12:11:00Z"/>
              <w:noProof/>
              <w:lang w:eastAsia="en-US"/>
            </w:rPr>
          </w:pPr>
          <w:del w:id="316" w:author="Musavi, Hamid [USA]" w:date="2017-05-05T12:11:00Z">
            <w:r w:rsidRPr="00B23148" w:rsidDel="00B23148">
              <w:rPr>
                <w:noProof/>
                <w:rPrChange w:id="317" w:author="Musavi, Hamid [USA]" w:date="2017-05-05T12:11:00Z">
                  <w:rPr>
                    <w:rStyle w:val="Hyperlink"/>
                    <w:noProof/>
                  </w:rPr>
                </w:rPrChange>
              </w:rPr>
              <w:delText>7.7</w:delText>
            </w:r>
            <w:r w:rsidDel="00B23148">
              <w:rPr>
                <w:noProof/>
                <w:lang w:eastAsia="en-US"/>
              </w:rPr>
              <w:tab/>
            </w:r>
            <w:r w:rsidRPr="00B23148" w:rsidDel="00B23148">
              <w:rPr>
                <w:noProof/>
                <w:rPrChange w:id="318" w:author="Musavi, Hamid [USA]" w:date="2017-05-05T12:11:00Z">
                  <w:rPr>
                    <w:rStyle w:val="Hyperlink"/>
                    <w:noProof/>
                  </w:rPr>
                </w:rPrChange>
              </w:rPr>
              <w:delText>Outbound Probe Data Management</w:delText>
            </w:r>
            <w:r w:rsidDel="00B23148">
              <w:rPr>
                <w:noProof/>
                <w:webHidden/>
              </w:rPr>
              <w:tab/>
              <w:delText>19</w:delText>
            </w:r>
          </w:del>
        </w:p>
        <w:p w14:paraId="18CC7D0F" w14:textId="66A335CA" w:rsidR="008A7EB4" w:rsidDel="00B23148" w:rsidRDefault="008A7EB4">
          <w:pPr>
            <w:pStyle w:val="TOC3"/>
            <w:tabs>
              <w:tab w:val="left" w:pos="1440"/>
              <w:tab w:val="right" w:leader="dot" w:pos="9350"/>
            </w:tabs>
            <w:rPr>
              <w:del w:id="319" w:author="Musavi, Hamid [USA]" w:date="2017-05-05T12:11:00Z"/>
              <w:rFonts w:asciiTheme="minorHAnsi" w:eastAsiaTheme="minorEastAsia" w:hAnsiTheme="minorHAnsi" w:cstheme="minorBidi"/>
              <w:noProof/>
              <w:sz w:val="22"/>
              <w:szCs w:val="22"/>
            </w:rPr>
          </w:pPr>
          <w:del w:id="320" w:author="Musavi, Hamid [USA]" w:date="2017-05-05T12:11:00Z">
            <w:r w:rsidRPr="00B23148" w:rsidDel="00B23148">
              <w:rPr>
                <w:noProof/>
                <w:rPrChange w:id="321" w:author="Musavi, Hamid [USA]" w:date="2017-05-05T12:11:00Z">
                  <w:rPr>
                    <w:rStyle w:val="Hyperlink"/>
                    <w:noProof/>
                  </w:rPr>
                </w:rPrChange>
              </w:rPr>
              <w:delText>7.7.1</w:delText>
            </w:r>
            <w:r w:rsidDel="00B23148">
              <w:rPr>
                <w:rFonts w:asciiTheme="minorHAnsi" w:eastAsiaTheme="minorEastAsia" w:hAnsiTheme="minorHAnsi" w:cstheme="minorBidi"/>
                <w:noProof/>
                <w:sz w:val="22"/>
                <w:szCs w:val="22"/>
              </w:rPr>
              <w:tab/>
            </w:r>
            <w:r w:rsidRPr="00B23148" w:rsidDel="00B23148">
              <w:rPr>
                <w:noProof/>
                <w:rPrChange w:id="322" w:author="Musavi, Hamid [USA]" w:date="2017-05-05T12:11:00Z">
                  <w:rPr>
                    <w:rStyle w:val="Hyperlink"/>
                    <w:noProof/>
                  </w:rPr>
                </w:rPrChange>
              </w:rPr>
              <w:delText>PDM Broadcast Request Quick Start Guide</w:delText>
            </w:r>
            <w:r w:rsidDel="00B23148">
              <w:rPr>
                <w:noProof/>
                <w:webHidden/>
              </w:rPr>
              <w:tab/>
              <w:delText>19</w:delText>
            </w:r>
          </w:del>
        </w:p>
        <w:p w14:paraId="77E6648A" w14:textId="084CE32F" w:rsidR="008A7EB4" w:rsidDel="00B23148" w:rsidRDefault="008A7EB4">
          <w:pPr>
            <w:pStyle w:val="TOC2"/>
            <w:tabs>
              <w:tab w:val="left" w:pos="1080"/>
              <w:tab w:val="right" w:leader="dot" w:pos="9350"/>
            </w:tabs>
            <w:rPr>
              <w:del w:id="323" w:author="Musavi, Hamid [USA]" w:date="2017-05-05T12:11:00Z"/>
              <w:noProof/>
              <w:lang w:eastAsia="en-US"/>
            </w:rPr>
          </w:pPr>
          <w:del w:id="324" w:author="Musavi, Hamid [USA]" w:date="2017-05-05T12:11:00Z">
            <w:r w:rsidRPr="00B23148" w:rsidDel="00B23148">
              <w:rPr>
                <w:noProof/>
                <w:rPrChange w:id="325" w:author="Musavi, Hamid [USA]" w:date="2017-05-05T12:11:00Z">
                  <w:rPr>
                    <w:rStyle w:val="Hyperlink"/>
                    <w:noProof/>
                  </w:rPr>
                </w:rPrChange>
              </w:rPr>
              <w:delText>7.8</w:delText>
            </w:r>
            <w:r w:rsidDel="00B23148">
              <w:rPr>
                <w:noProof/>
                <w:lang w:eastAsia="en-US"/>
              </w:rPr>
              <w:tab/>
            </w:r>
            <w:r w:rsidRPr="00B23148" w:rsidDel="00B23148">
              <w:rPr>
                <w:noProof/>
                <w:rPrChange w:id="326" w:author="Musavi, Hamid [USA]" w:date="2017-05-05T12:11:00Z">
                  <w:rPr>
                    <w:rStyle w:val="Hyperlink"/>
                    <w:noProof/>
                  </w:rPr>
                </w:rPrChange>
              </w:rPr>
              <w:delText>Outbound TIM Broadcast</w:delText>
            </w:r>
            <w:r w:rsidDel="00B23148">
              <w:rPr>
                <w:noProof/>
                <w:webHidden/>
              </w:rPr>
              <w:tab/>
              <w:delText>20</w:delText>
            </w:r>
          </w:del>
        </w:p>
        <w:p w14:paraId="5CABF5E5" w14:textId="4BF6355F" w:rsidR="008A7EB4" w:rsidDel="00B23148" w:rsidRDefault="008A7EB4">
          <w:pPr>
            <w:pStyle w:val="TOC3"/>
            <w:tabs>
              <w:tab w:val="left" w:pos="1440"/>
              <w:tab w:val="right" w:leader="dot" w:pos="9350"/>
            </w:tabs>
            <w:rPr>
              <w:del w:id="327" w:author="Musavi, Hamid [USA]" w:date="2017-05-05T12:11:00Z"/>
              <w:rFonts w:asciiTheme="minorHAnsi" w:eastAsiaTheme="minorEastAsia" w:hAnsiTheme="minorHAnsi" w:cstheme="minorBidi"/>
              <w:noProof/>
              <w:sz w:val="22"/>
              <w:szCs w:val="22"/>
            </w:rPr>
          </w:pPr>
          <w:del w:id="328" w:author="Musavi, Hamid [USA]" w:date="2017-05-05T12:11:00Z">
            <w:r w:rsidRPr="00B23148" w:rsidDel="00B23148">
              <w:rPr>
                <w:noProof/>
                <w:rPrChange w:id="329" w:author="Musavi, Hamid [USA]" w:date="2017-05-05T12:11:00Z">
                  <w:rPr>
                    <w:rStyle w:val="Hyperlink"/>
                    <w:noProof/>
                  </w:rPr>
                </w:rPrChange>
              </w:rPr>
              <w:delText>7.8.1</w:delText>
            </w:r>
            <w:r w:rsidDel="00B23148">
              <w:rPr>
                <w:rFonts w:asciiTheme="minorHAnsi" w:eastAsiaTheme="minorEastAsia" w:hAnsiTheme="minorHAnsi" w:cstheme="minorBidi"/>
                <w:noProof/>
                <w:sz w:val="22"/>
                <w:szCs w:val="22"/>
              </w:rPr>
              <w:tab/>
            </w:r>
            <w:r w:rsidRPr="00B23148" w:rsidDel="00B23148">
              <w:rPr>
                <w:noProof/>
                <w:rPrChange w:id="330" w:author="Musavi, Hamid [USA]" w:date="2017-05-05T12:11:00Z">
                  <w:rPr>
                    <w:rStyle w:val="Hyperlink"/>
                    <w:noProof/>
                  </w:rPr>
                </w:rPrChange>
              </w:rPr>
              <w:delText>Outbound TIM Setup</w:delText>
            </w:r>
            <w:r w:rsidDel="00B23148">
              <w:rPr>
                <w:noProof/>
                <w:webHidden/>
              </w:rPr>
              <w:tab/>
              <w:delText>20</w:delText>
            </w:r>
          </w:del>
        </w:p>
        <w:p w14:paraId="4C054475" w14:textId="545E182E" w:rsidR="008A7EB4" w:rsidDel="00B23148" w:rsidRDefault="008A7EB4">
          <w:pPr>
            <w:pStyle w:val="TOC3"/>
            <w:tabs>
              <w:tab w:val="left" w:pos="1440"/>
              <w:tab w:val="right" w:leader="dot" w:pos="9350"/>
            </w:tabs>
            <w:rPr>
              <w:del w:id="331" w:author="Musavi, Hamid [USA]" w:date="2017-05-05T12:11:00Z"/>
              <w:rFonts w:asciiTheme="minorHAnsi" w:eastAsiaTheme="minorEastAsia" w:hAnsiTheme="minorHAnsi" w:cstheme="minorBidi"/>
              <w:noProof/>
              <w:sz w:val="22"/>
              <w:szCs w:val="22"/>
            </w:rPr>
          </w:pPr>
          <w:del w:id="332" w:author="Musavi, Hamid [USA]" w:date="2017-05-05T12:11:00Z">
            <w:r w:rsidRPr="00B23148" w:rsidDel="00B23148">
              <w:rPr>
                <w:noProof/>
                <w:rPrChange w:id="333" w:author="Musavi, Hamid [USA]" w:date="2017-05-05T12:11:00Z">
                  <w:rPr>
                    <w:rStyle w:val="Hyperlink"/>
                    <w:noProof/>
                  </w:rPr>
                </w:rPrChange>
              </w:rPr>
              <w:delText>7.8.2</w:delText>
            </w:r>
            <w:r w:rsidDel="00B23148">
              <w:rPr>
                <w:rFonts w:asciiTheme="minorHAnsi" w:eastAsiaTheme="minorEastAsia" w:hAnsiTheme="minorHAnsi" w:cstheme="minorBidi"/>
                <w:noProof/>
                <w:sz w:val="22"/>
                <w:szCs w:val="22"/>
              </w:rPr>
              <w:tab/>
            </w:r>
            <w:r w:rsidRPr="00B23148" w:rsidDel="00B23148">
              <w:rPr>
                <w:noProof/>
                <w:rPrChange w:id="334" w:author="Musavi, Hamid [USA]" w:date="2017-05-05T12:11:00Z">
                  <w:rPr>
                    <w:rStyle w:val="Hyperlink"/>
                    <w:noProof/>
                  </w:rPr>
                </w:rPrChange>
              </w:rPr>
              <w:delText>TIM Broadcast Request Quick Start Guide</w:delText>
            </w:r>
            <w:r w:rsidDel="00B23148">
              <w:rPr>
                <w:noProof/>
                <w:webHidden/>
              </w:rPr>
              <w:tab/>
              <w:delText>21</w:delText>
            </w:r>
          </w:del>
        </w:p>
        <w:p w14:paraId="0120166C" w14:textId="5D968FC0" w:rsidR="008A7EB4" w:rsidDel="00B23148" w:rsidRDefault="008A7EB4">
          <w:pPr>
            <w:pStyle w:val="TOC2"/>
            <w:tabs>
              <w:tab w:val="left" w:pos="1080"/>
              <w:tab w:val="right" w:leader="dot" w:pos="9350"/>
            </w:tabs>
            <w:rPr>
              <w:del w:id="335" w:author="Musavi, Hamid [USA]" w:date="2017-05-05T12:11:00Z"/>
              <w:noProof/>
              <w:lang w:eastAsia="en-US"/>
            </w:rPr>
          </w:pPr>
          <w:del w:id="336" w:author="Musavi, Hamid [USA]" w:date="2017-05-05T12:11:00Z">
            <w:r w:rsidRPr="00B23148" w:rsidDel="00B23148">
              <w:rPr>
                <w:noProof/>
                <w:rPrChange w:id="337" w:author="Musavi, Hamid [USA]" w:date="2017-05-05T12:11:00Z">
                  <w:rPr>
                    <w:rStyle w:val="Hyperlink"/>
                    <w:noProof/>
                  </w:rPr>
                </w:rPrChange>
              </w:rPr>
              <w:delText>7.9</w:delText>
            </w:r>
            <w:r w:rsidDel="00B23148">
              <w:rPr>
                <w:noProof/>
                <w:lang w:eastAsia="en-US"/>
              </w:rPr>
              <w:tab/>
            </w:r>
            <w:r w:rsidRPr="00B23148" w:rsidDel="00B23148">
              <w:rPr>
                <w:noProof/>
                <w:rPrChange w:id="338" w:author="Musavi, Hamid [USA]" w:date="2017-05-05T12:11:00Z">
                  <w:rPr>
                    <w:rStyle w:val="Hyperlink"/>
                    <w:noProof/>
                  </w:rPr>
                </w:rPrChange>
              </w:rPr>
              <w:delText>Inbound TIM Distribution</w:delText>
            </w:r>
            <w:r w:rsidDel="00B23148">
              <w:rPr>
                <w:noProof/>
                <w:webHidden/>
              </w:rPr>
              <w:tab/>
              <w:delText>21</w:delText>
            </w:r>
          </w:del>
        </w:p>
        <w:p w14:paraId="4708DF83" w14:textId="08B37F54" w:rsidR="008A7EB4" w:rsidDel="00B23148" w:rsidRDefault="008A7EB4">
          <w:pPr>
            <w:pStyle w:val="TOC2"/>
            <w:tabs>
              <w:tab w:val="left" w:pos="1080"/>
              <w:tab w:val="right" w:leader="dot" w:pos="9350"/>
            </w:tabs>
            <w:rPr>
              <w:del w:id="339" w:author="Musavi, Hamid [USA]" w:date="2017-05-05T12:11:00Z"/>
              <w:noProof/>
              <w:lang w:eastAsia="en-US"/>
            </w:rPr>
          </w:pPr>
          <w:del w:id="340" w:author="Musavi, Hamid [USA]" w:date="2017-05-05T12:11:00Z">
            <w:r w:rsidRPr="00B23148" w:rsidDel="00B23148">
              <w:rPr>
                <w:noProof/>
                <w:rPrChange w:id="341" w:author="Musavi, Hamid [USA]" w:date="2017-05-05T12:11:00Z">
                  <w:rPr>
                    <w:rStyle w:val="Hyperlink"/>
                    <w:noProof/>
                  </w:rPr>
                </w:rPrChange>
              </w:rPr>
              <w:delText>7.10</w:delText>
            </w:r>
            <w:r w:rsidDel="00B23148">
              <w:rPr>
                <w:noProof/>
                <w:lang w:eastAsia="en-US"/>
              </w:rPr>
              <w:tab/>
            </w:r>
            <w:r w:rsidRPr="00B23148" w:rsidDel="00B23148">
              <w:rPr>
                <w:noProof/>
                <w:rPrChange w:id="342" w:author="Musavi, Hamid [USA]" w:date="2017-05-05T12:11:00Z">
                  <w:rPr>
                    <w:rStyle w:val="Hyperlink"/>
                    <w:noProof/>
                  </w:rPr>
                </w:rPrChange>
              </w:rPr>
              <w:delText>Data validation</w:delText>
            </w:r>
            <w:r w:rsidDel="00B23148">
              <w:rPr>
                <w:noProof/>
                <w:webHidden/>
              </w:rPr>
              <w:tab/>
              <w:delText>21</w:delText>
            </w:r>
          </w:del>
        </w:p>
        <w:p w14:paraId="3A7379DC" w14:textId="0868B2EB" w:rsidR="008A7EB4" w:rsidDel="00B23148" w:rsidRDefault="008A7EB4">
          <w:pPr>
            <w:pStyle w:val="TOC2"/>
            <w:tabs>
              <w:tab w:val="left" w:pos="1080"/>
              <w:tab w:val="right" w:leader="dot" w:pos="9350"/>
            </w:tabs>
            <w:rPr>
              <w:del w:id="343" w:author="Musavi, Hamid [USA]" w:date="2017-05-05T12:11:00Z"/>
              <w:noProof/>
              <w:lang w:eastAsia="en-US"/>
            </w:rPr>
          </w:pPr>
          <w:del w:id="344" w:author="Musavi, Hamid [USA]" w:date="2017-05-05T12:11:00Z">
            <w:r w:rsidRPr="00B23148" w:rsidDel="00B23148">
              <w:rPr>
                <w:noProof/>
                <w:rPrChange w:id="345" w:author="Musavi, Hamid [USA]" w:date="2017-05-05T12:11:00Z">
                  <w:rPr>
                    <w:rStyle w:val="Hyperlink"/>
                    <w:noProof/>
                  </w:rPr>
                </w:rPrChange>
              </w:rPr>
              <w:delText>7.11</w:delText>
            </w:r>
            <w:r w:rsidDel="00B23148">
              <w:rPr>
                <w:noProof/>
                <w:lang w:eastAsia="en-US"/>
              </w:rPr>
              <w:tab/>
            </w:r>
            <w:r w:rsidRPr="00B23148" w:rsidDel="00B23148">
              <w:rPr>
                <w:noProof/>
                <w:rPrChange w:id="346" w:author="Musavi, Hamid [USA]" w:date="2017-05-05T12:11:00Z">
                  <w:rPr>
                    <w:rStyle w:val="Hyperlink"/>
                    <w:noProof/>
                  </w:rPr>
                </w:rPrChange>
              </w:rPr>
              <w:delText>Data Sanitization</w:delText>
            </w:r>
            <w:r w:rsidDel="00B23148">
              <w:rPr>
                <w:noProof/>
                <w:webHidden/>
              </w:rPr>
              <w:tab/>
              <w:delText>21</w:delText>
            </w:r>
          </w:del>
        </w:p>
        <w:p w14:paraId="7B16C6FB" w14:textId="0243977B" w:rsidR="008A7EB4" w:rsidDel="00B23148" w:rsidRDefault="008A7EB4">
          <w:pPr>
            <w:pStyle w:val="TOC1"/>
            <w:tabs>
              <w:tab w:val="left" w:pos="480"/>
              <w:tab w:val="right" w:leader="dot" w:pos="9350"/>
            </w:tabs>
            <w:rPr>
              <w:del w:id="347" w:author="Musavi, Hamid [USA]" w:date="2017-05-05T12:11:00Z"/>
              <w:noProof/>
              <w:lang w:eastAsia="en-US"/>
            </w:rPr>
          </w:pPr>
          <w:del w:id="348" w:author="Musavi, Hamid [USA]" w:date="2017-05-05T12:11:00Z">
            <w:r w:rsidRPr="00B23148" w:rsidDel="00B23148">
              <w:rPr>
                <w:noProof/>
                <w:rPrChange w:id="349" w:author="Musavi, Hamid [USA]" w:date="2017-05-05T12:11:00Z">
                  <w:rPr>
                    <w:rStyle w:val="Hyperlink"/>
                    <w:noProof/>
                  </w:rPr>
                </w:rPrChange>
              </w:rPr>
              <w:delText>8</w:delText>
            </w:r>
            <w:r w:rsidDel="00B23148">
              <w:rPr>
                <w:noProof/>
                <w:lang w:eastAsia="en-US"/>
              </w:rPr>
              <w:tab/>
            </w:r>
            <w:r w:rsidRPr="00B23148" w:rsidDel="00B23148">
              <w:rPr>
                <w:noProof/>
                <w:rPrChange w:id="350" w:author="Musavi, Hamid [USA]" w:date="2017-05-05T12:11:00Z">
                  <w:rPr>
                    <w:rStyle w:val="Hyperlink"/>
                    <w:noProof/>
                  </w:rPr>
                </w:rPrChange>
              </w:rPr>
              <w:delText>Appendix A: ODE Interface Specification</w:delText>
            </w:r>
            <w:r w:rsidDel="00B23148">
              <w:rPr>
                <w:noProof/>
                <w:webHidden/>
              </w:rPr>
              <w:tab/>
              <w:delText>22</w:delText>
            </w:r>
          </w:del>
        </w:p>
        <w:p w14:paraId="33DC9820" w14:textId="74695074" w:rsidR="008A7EB4" w:rsidDel="00B23148" w:rsidRDefault="008A7EB4">
          <w:pPr>
            <w:pStyle w:val="TOC2"/>
            <w:tabs>
              <w:tab w:val="left" w:pos="1080"/>
              <w:tab w:val="right" w:leader="dot" w:pos="9350"/>
            </w:tabs>
            <w:rPr>
              <w:del w:id="351" w:author="Musavi, Hamid [USA]" w:date="2017-05-05T12:11:00Z"/>
              <w:noProof/>
              <w:lang w:eastAsia="en-US"/>
            </w:rPr>
          </w:pPr>
          <w:del w:id="352" w:author="Musavi, Hamid [USA]" w:date="2017-05-05T12:11:00Z">
            <w:r w:rsidRPr="00B23148" w:rsidDel="00B23148">
              <w:rPr>
                <w:noProof/>
                <w:rPrChange w:id="353" w:author="Musavi, Hamid [USA]" w:date="2017-05-05T12:11:00Z">
                  <w:rPr>
                    <w:rStyle w:val="Hyperlink"/>
                    <w:noProof/>
                  </w:rPr>
                </w:rPrChange>
              </w:rPr>
              <w:delText>8.1</w:delText>
            </w:r>
            <w:r w:rsidDel="00B23148">
              <w:rPr>
                <w:noProof/>
                <w:lang w:eastAsia="en-US"/>
              </w:rPr>
              <w:tab/>
            </w:r>
            <w:r w:rsidRPr="00B23148" w:rsidDel="00B23148">
              <w:rPr>
                <w:noProof/>
                <w:rPrChange w:id="354" w:author="Musavi, Hamid [USA]" w:date="2017-05-05T12:11:00Z">
                  <w:rPr>
                    <w:rStyle w:val="Hyperlink"/>
                    <w:noProof/>
                  </w:rPr>
                </w:rPrChange>
              </w:rPr>
              <w:delText>File Copy Data Deposit</w:delText>
            </w:r>
            <w:r w:rsidDel="00B23148">
              <w:rPr>
                <w:noProof/>
                <w:webHidden/>
              </w:rPr>
              <w:tab/>
              <w:delText>22</w:delText>
            </w:r>
          </w:del>
        </w:p>
        <w:p w14:paraId="30C4D0BA" w14:textId="243A8A94" w:rsidR="008A7EB4" w:rsidDel="00B23148" w:rsidRDefault="008A7EB4">
          <w:pPr>
            <w:pStyle w:val="TOC2"/>
            <w:tabs>
              <w:tab w:val="left" w:pos="1080"/>
              <w:tab w:val="right" w:leader="dot" w:pos="9350"/>
            </w:tabs>
            <w:rPr>
              <w:del w:id="355" w:author="Musavi, Hamid [USA]" w:date="2017-05-05T12:11:00Z"/>
              <w:noProof/>
              <w:lang w:eastAsia="en-US"/>
            </w:rPr>
          </w:pPr>
          <w:del w:id="356" w:author="Musavi, Hamid [USA]" w:date="2017-05-05T12:11:00Z">
            <w:r w:rsidRPr="00B23148" w:rsidDel="00B23148">
              <w:rPr>
                <w:noProof/>
                <w:rPrChange w:id="357" w:author="Musavi, Hamid [USA]" w:date="2017-05-05T12:11:00Z">
                  <w:rPr>
                    <w:rStyle w:val="Hyperlink"/>
                    <w:noProof/>
                  </w:rPr>
                </w:rPrChange>
              </w:rPr>
              <w:delText>8.2</w:delText>
            </w:r>
            <w:r w:rsidDel="00B23148">
              <w:rPr>
                <w:noProof/>
                <w:lang w:eastAsia="en-US"/>
              </w:rPr>
              <w:tab/>
            </w:r>
            <w:r w:rsidRPr="00B23148" w:rsidDel="00B23148">
              <w:rPr>
                <w:noProof/>
                <w:rPrChange w:id="358" w:author="Musavi, Hamid [USA]" w:date="2017-05-05T12:11:00Z">
                  <w:rPr>
                    <w:rStyle w:val="Hyperlink"/>
                    <w:noProof/>
                  </w:rPr>
                </w:rPrChange>
              </w:rPr>
              <w:delText>ODE REST API</w:delText>
            </w:r>
            <w:r w:rsidDel="00B23148">
              <w:rPr>
                <w:noProof/>
                <w:webHidden/>
              </w:rPr>
              <w:tab/>
              <w:delText>22</w:delText>
            </w:r>
          </w:del>
        </w:p>
        <w:p w14:paraId="098845E4" w14:textId="39FCC106" w:rsidR="008A7EB4" w:rsidDel="00B23148" w:rsidRDefault="008A7EB4">
          <w:pPr>
            <w:pStyle w:val="TOC3"/>
            <w:tabs>
              <w:tab w:val="left" w:pos="1440"/>
              <w:tab w:val="right" w:leader="dot" w:pos="9350"/>
            </w:tabs>
            <w:rPr>
              <w:del w:id="359" w:author="Musavi, Hamid [USA]" w:date="2017-05-05T12:11:00Z"/>
              <w:rFonts w:asciiTheme="minorHAnsi" w:eastAsiaTheme="minorEastAsia" w:hAnsiTheme="minorHAnsi" w:cstheme="minorBidi"/>
              <w:noProof/>
              <w:sz w:val="22"/>
              <w:szCs w:val="22"/>
            </w:rPr>
          </w:pPr>
          <w:del w:id="360" w:author="Musavi, Hamid [USA]" w:date="2017-05-05T12:11:00Z">
            <w:r w:rsidRPr="00B23148" w:rsidDel="00B23148">
              <w:rPr>
                <w:noProof/>
                <w:rPrChange w:id="361" w:author="Musavi, Hamid [USA]" w:date="2017-05-05T12:11:00Z">
                  <w:rPr>
                    <w:rStyle w:val="Hyperlink"/>
                    <w:noProof/>
                  </w:rPr>
                </w:rPrChange>
              </w:rPr>
              <w:delText>8.2.1</w:delText>
            </w:r>
            <w:r w:rsidDel="00B23148">
              <w:rPr>
                <w:rFonts w:asciiTheme="minorHAnsi" w:eastAsiaTheme="minorEastAsia" w:hAnsiTheme="minorHAnsi" w:cstheme="minorBidi"/>
                <w:noProof/>
                <w:sz w:val="22"/>
                <w:szCs w:val="22"/>
              </w:rPr>
              <w:tab/>
            </w:r>
            <w:r w:rsidRPr="00B23148" w:rsidDel="00B23148">
              <w:rPr>
                <w:noProof/>
                <w:rPrChange w:id="362" w:author="Musavi, Hamid [USA]" w:date="2017-05-05T12:11:00Z">
                  <w:rPr>
                    <w:rStyle w:val="Hyperlink"/>
                    <w:noProof/>
                  </w:rPr>
                </w:rPrChange>
              </w:rPr>
              <w:delText>Upload BSM File</w:delText>
            </w:r>
            <w:r w:rsidDel="00B23148">
              <w:rPr>
                <w:noProof/>
                <w:webHidden/>
              </w:rPr>
              <w:tab/>
              <w:delText>25</w:delText>
            </w:r>
          </w:del>
        </w:p>
        <w:p w14:paraId="4BEDF8E5" w14:textId="12CF87D3" w:rsidR="008A7EB4" w:rsidDel="00B23148" w:rsidRDefault="008A7EB4">
          <w:pPr>
            <w:pStyle w:val="TOC3"/>
            <w:tabs>
              <w:tab w:val="left" w:pos="1440"/>
              <w:tab w:val="right" w:leader="dot" w:pos="9350"/>
            </w:tabs>
            <w:rPr>
              <w:del w:id="363" w:author="Musavi, Hamid [USA]" w:date="2017-05-05T12:11:00Z"/>
              <w:rFonts w:asciiTheme="minorHAnsi" w:eastAsiaTheme="minorEastAsia" w:hAnsiTheme="minorHAnsi" w:cstheme="minorBidi"/>
              <w:noProof/>
              <w:sz w:val="22"/>
              <w:szCs w:val="22"/>
            </w:rPr>
          </w:pPr>
          <w:del w:id="364" w:author="Musavi, Hamid [USA]" w:date="2017-05-05T12:11:00Z">
            <w:r w:rsidRPr="00B23148" w:rsidDel="00B23148">
              <w:rPr>
                <w:noProof/>
                <w:rPrChange w:id="365" w:author="Musavi, Hamid [USA]" w:date="2017-05-05T12:11:00Z">
                  <w:rPr>
                    <w:rStyle w:val="Hyperlink"/>
                    <w:noProof/>
                  </w:rPr>
                </w:rPrChange>
              </w:rPr>
              <w:delText>8.2.2</w:delText>
            </w:r>
            <w:r w:rsidDel="00B23148">
              <w:rPr>
                <w:rFonts w:asciiTheme="minorHAnsi" w:eastAsiaTheme="minorEastAsia" w:hAnsiTheme="minorHAnsi" w:cstheme="minorBidi"/>
                <w:noProof/>
                <w:sz w:val="22"/>
                <w:szCs w:val="22"/>
              </w:rPr>
              <w:tab/>
            </w:r>
            <w:r w:rsidRPr="00B23148" w:rsidDel="00B23148">
              <w:rPr>
                <w:noProof/>
                <w:rPrChange w:id="366" w:author="Musavi, Hamid [USA]" w:date="2017-05-05T12:11:00Z">
                  <w:rPr>
                    <w:rStyle w:val="Hyperlink"/>
                    <w:noProof/>
                  </w:rPr>
                </w:rPrChange>
              </w:rPr>
              <w:delText>ODE MANAGE SNMP API</w:delText>
            </w:r>
            <w:r w:rsidDel="00B23148">
              <w:rPr>
                <w:noProof/>
                <w:webHidden/>
              </w:rPr>
              <w:tab/>
              <w:delText>26</w:delText>
            </w:r>
          </w:del>
        </w:p>
        <w:p w14:paraId="03724475" w14:textId="145725A7" w:rsidR="008A7EB4" w:rsidDel="00B23148" w:rsidRDefault="008A7EB4">
          <w:pPr>
            <w:pStyle w:val="TOC2"/>
            <w:tabs>
              <w:tab w:val="left" w:pos="1080"/>
              <w:tab w:val="right" w:leader="dot" w:pos="9350"/>
            </w:tabs>
            <w:rPr>
              <w:del w:id="367" w:author="Musavi, Hamid [USA]" w:date="2017-05-05T12:11:00Z"/>
              <w:noProof/>
              <w:lang w:eastAsia="en-US"/>
            </w:rPr>
          </w:pPr>
          <w:del w:id="368" w:author="Musavi, Hamid [USA]" w:date="2017-05-05T12:11:00Z">
            <w:r w:rsidRPr="00B23148" w:rsidDel="00B23148">
              <w:rPr>
                <w:noProof/>
                <w:rPrChange w:id="369" w:author="Musavi, Hamid [USA]" w:date="2017-05-05T12:11:00Z">
                  <w:rPr>
                    <w:rStyle w:val="Hyperlink"/>
                    <w:noProof/>
                  </w:rPr>
                </w:rPrChange>
              </w:rPr>
              <w:delText>8.3</w:delText>
            </w:r>
            <w:r w:rsidDel="00B23148">
              <w:rPr>
                <w:noProof/>
                <w:lang w:eastAsia="en-US"/>
              </w:rPr>
              <w:tab/>
            </w:r>
            <w:r w:rsidRPr="00B23148" w:rsidDel="00B23148">
              <w:rPr>
                <w:noProof/>
                <w:rPrChange w:id="370" w:author="Musavi, Hamid [USA]" w:date="2017-05-05T12:11:00Z">
                  <w:rPr>
                    <w:rStyle w:val="Hyperlink"/>
                    <w:noProof/>
                  </w:rPr>
                </w:rPrChange>
              </w:rPr>
              <w:delText>ODE Streaming API</w:delText>
            </w:r>
            <w:r w:rsidDel="00B23148">
              <w:rPr>
                <w:noProof/>
                <w:webHidden/>
              </w:rPr>
              <w:tab/>
              <w:delText>28</w:delText>
            </w:r>
          </w:del>
        </w:p>
        <w:p w14:paraId="51B8F91F" w14:textId="46BC1E27" w:rsidR="008A7EB4" w:rsidDel="00B23148" w:rsidRDefault="008A7EB4">
          <w:pPr>
            <w:pStyle w:val="TOC3"/>
            <w:tabs>
              <w:tab w:val="left" w:pos="1440"/>
              <w:tab w:val="right" w:leader="dot" w:pos="9350"/>
            </w:tabs>
            <w:rPr>
              <w:del w:id="371" w:author="Musavi, Hamid [USA]" w:date="2017-05-05T12:11:00Z"/>
              <w:rFonts w:asciiTheme="minorHAnsi" w:eastAsiaTheme="minorEastAsia" w:hAnsiTheme="minorHAnsi" w:cstheme="minorBidi"/>
              <w:noProof/>
              <w:sz w:val="22"/>
              <w:szCs w:val="22"/>
            </w:rPr>
          </w:pPr>
          <w:del w:id="372" w:author="Musavi, Hamid [USA]" w:date="2017-05-05T12:11:00Z">
            <w:r w:rsidRPr="00B23148" w:rsidDel="00B23148">
              <w:rPr>
                <w:noProof/>
                <w:rPrChange w:id="373" w:author="Musavi, Hamid [USA]" w:date="2017-05-05T12:11:00Z">
                  <w:rPr>
                    <w:rStyle w:val="Hyperlink"/>
                    <w:noProof/>
                  </w:rPr>
                </w:rPrChange>
              </w:rPr>
              <w:delText>8.3.1</w:delText>
            </w:r>
            <w:r w:rsidDel="00B23148">
              <w:rPr>
                <w:rFonts w:asciiTheme="minorHAnsi" w:eastAsiaTheme="minorEastAsia" w:hAnsiTheme="minorHAnsi" w:cstheme="minorBidi"/>
                <w:noProof/>
                <w:sz w:val="22"/>
                <w:szCs w:val="22"/>
              </w:rPr>
              <w:tab/>
            </w:r>
            <w:r w:rsidRPr="00B23148" w:rsidDel="00B23148">
              <w:rPr>
                <w:noProof/>
                <w:rPrChange w:id="374" w:author="Musavi, Hamid [USA]" w:date="2017-05-05T12:11:00Z">
                  <w:rPr>
                    <w:rStyle w:val="Hyperlink"/>
                    <w:noProof/>
                  </w:rPr>
                </w:rPrChange>
              </w:rPr>
              <w:delText>Direct Kafka Interface</w:delText>
            </w:r>
            <w:r w:rsidDel="00B23148">
              <w:rPr>
                <w:noProof/>
                <w:webHidden/>
              </w:rPr>
              <w:tab/>
              <w:delText>28</w:delText>
            </w:r>
          </w:del>
        </w:p>
        <w:p w14:paraId="4039F214" w14:textId="3F192999" w:rsidR="008A7EB4" w:rsidDel="00B23148" w:rsidRDefault="008A7EB4">
          <w:pPr>
            <w:pStyle w:val="TOC3"/>
            <w:tabs>
              <w:tab w:val="left" w:pos="1440"/>
              <w:tab w:val="right" w:leader="dot" w:pos="9350"/>
            </w:tabs>
            <w:rPr>
              <w:del w:id="375" w:author="Musavi, Hamid [USA]" w:date="2017-05-05T12:11:00Z"/>
              <w:rFonts w:asciiTheme="minorHAnsi" w:eastAsiaTheme="minorEastAsia" w:hAnsiTheme="minorHAnsi" w:cstheme="minorBidi"/>
              <w:noProof/>
              <w:sz w:val="22"/>
              <w:szCs w:val="22"/>
            </w:rPr>
          </w:pPr>
          <w:del w:id="376" w:author="Musavi, Hamid [USA]" w:date="2017-05-05T12:11:00Z">
            <w:r w:rsidRPr="00B23148" w:rsidDel="00B23148">
              <w:rPr>
                <w:noProof/>
                <w:rPrChange w:id="377" w:author="Musavi, Hamid [USA]" w:date="2017-05-05T12:11:00Z">
                  <w:rPr>
                    <w:rStyle w:val="Hyperlink"/>
                    <w:noProof/>
                  </w:rPr>
                </w:rPrChange>
              </w:rPr>
              <w:delText>8.3.2</w:delText>
            </w:r>
            <w:r w:rsidDel="00B23148">
              <w:rPr>
                <w:rFonts w:asciiTheme="minorHAnsi" w:eastAsiaTheme="minorEastAsia" w:hAnsiTheme="minorHAnsi" w:cstheme="minorBidi"/>
                <w:noProof/>
                <w:sz w:val="22"/>
                <w:szCs w:val="22"/>
              </w:rPr>
              <w:tab/>
            </w:r>
            <w:r w:rsidRPr="00B23148" w:rsidDel="00B23148">
              <w:rPr>
                <w:noProof/>
                <w:rPrChange w:id="378" w:author="Musavi, Hamid [USA]" w:date="2017-05-05T12:11:00Z">
                  <w:rPr>
                    <w:rStyle w:val="Hyperlink"/>
                    <w:noProof/>
                  </w:rPr>
                </w:rPrChange>
              </w:rPr>
              <w:delText>ODE WebSocket Interface</w:delText>
            </w:r>
            <w:r w:rsidDel="00B23148">
              <w:rPr>
                <w:noProof/>
                <w:webHidden/>
              </w:rPr>
              <w:tab/>
              <w:delText>29</w:delText>
            </w:r>
          </w:del>
        </w:p>
        <w:p w14:paraId="0A08BE9D" w14:textId="4D91D1F9" w:rsidR="008A7EB4" w:rsidDel="00B23148" w:rsidRDefault="008A7EB4">
          <w:pPr>
            <w:pStyle w:val="TOC2"/>
            <w:tabs>
              <w:tab w:val="left" w:pos="1080"/>
              <w:tab w:val="right" w:leader="dot" w:pos="9350"/>
            </w:tabs>
            <w:rPr>
              <w:del w:id="379" w:author="Musavi, Hamid [USA]" w:date="2017-05-05T12:11:00Z"/>
              <w:noProof/>
              <w:lang w:eastAsia="en-US"/>
            </w:rPr>
          </w:pPr>
          <w:del w:id="380" w:author="Musavi, Hamid [USA]" w:date="2017-05-05T12:11:00Z">
            <w:r w:rsidRPr="00B23148" w:rsidDel="00B23148">
              <w:rPr>
                <w:noProof/>
                <w:rPrChange w:id="381" w:author="Musavi, Hamid [USA]" w:date="2017-05-05T12:11:00Z">
                  <w:rPr>
                    <w:rStyle w:val="Hyperlink"/>
                    <w:noProof/>
                  </w:rPr>
                </w:rPrChange>
              </w:rPr>
              <w:delText>8.4</w:delText>
            </w:r>
            <w:r w:rsidDel="00B23148">
              <w:rPr>
                <w:noProof/>
                <w:lang w:eastAsia="en-US"/>
              </w:rPr>
              <w:tab/>
            </w:r>
            <w:r w:rsidRPr="00B23148" w:rsidDel="00B23148">
              <w:rPr>
                <w:noProof/>
                <w:rPrChange w:id="382" w:author="Musavi, Hamid [USA]" w:date="2017-05-05T12:11:00Z">
                  <w:rPr>
                    <w:rStyle w:val="Hyperlink"/>
                    <w:noProof/>
                  </w:rPr>
                </w:rPrChange>
              </w:rPr>
              <w:delText>ODE Request Schemas</w:delText>
            </w:r>
            <w:r w:rsidDel="00B23148">
              <w:rPr>
                <w:noProof/>
                <w:webHidden/>
              </w:rPr>
              <w:tab/>
              <w:delText>31</w:delText>
            </w:r>
          </w:del>
        </w:p>
        <w:p w14:paraId="0C853C3E" w14:textId="7492EB5F" w:rsidR="008A7EB4" w:rsidDel="00B23148" w:rsidRDefault="008A7EB4">
          <w:pPr>
            <w:pStyle w:val="TOC3"/>
            <w:tabs>
              <w:tab w:val="left" w:pos="1440"/>
              <w:tab w:val="right" w:leader="dot" w:pos="9350"/>
            </w:tabs>
            <w:rPr>
              <w:del w:id="383" w:author="Musavi, Hamid [USA]" w:date="2017-05-05T12:11:00Z"/>
              <w:rFonts w:asciiTheme="minorHAnsi" w:eastAsiaTheme="minorEastAsia" w:hAnsiTheme="minorHAnsi" w:cstheme="minorBidi"/>
              <w:noProof/>
              <w:sz w:val="22"/>
              <w:szCs w:val="22"/>
            </w:rPr>
          </w:pPr>
          <w:del w:id="384" w:author="Musavi, Hamid [USA]" w:date="2017-05-05T12:11:00Z">
            <w:r w:rsidRPr="00B23148" w:rsidDel="00B23148">
              <w:rPr>
                <w:noProof/>
                <w:rPrChange w:id="385" w:author="Musavi, Hamid [USA]" w:date="2017-05-05T12:11:00Z">
                  <w:rPr>
                    <w:rStyle w:val="Hyperlink"/>
                    <w:noProof/>
                  </w:rPr>
                </w:rPrChange>
              </w:rPr>
              <w:delText>8.4.1</w:delText>
            </w:r>
            <w:r w:rsidDel="00B23148">
              <w:rPr>
                <w:rFonts w:asciiTheme="minorHAnsi" w:eastAsiaTheme="minorEastAsia" w:hAnsiTheme="minorHAnsi" w:cstheme="minorBidi"/>
                <w:noProof/>
                <w:sz w:val="22"/>
                <w:szCs w:val="22"/>
              </w:rPr>
              <w:tab/>
            </w:r>
            <w:r w:rsidRPr="00B23148" w:rsidDel="00B23148">
              <w:rPr>
                <w:noProof/>
                <w:rPrChange w:id="386" w:author="Musavi, Hamid [USA]" w:date="2017-05-05T12:11:00Z">
                  <w:rPr>
                    <w:rStyle w:val="Hyperlink"/>
                    <w:noProof/>
                  </w:rPr>
                </w:rPrChange>
              </w:rPr>
              <w:delText>ODE Request Message Metadata</w:delText>
            </w:r>
            <w:r w:rsidDel="00B23148">
              <w:rPr>
                <w:noProof/>
                <w:webHidden/>
              </w:rPr>
              <w:tab/>
              <w:delText>31</w:delText>
            </w:r>
          </w:del>
        </w:p>
        <w:p w14:paraId="6E64DAA1" w14:textId="571B6FFA" w:rsidR="008A7EB4" w:rsidDel="00B23148" w:rsidRDefault="008A7EB4">
          <w:pPr>
            <w:pStyle w:val="TOC2"/>
            <w:tabs>
              <w:tab w:val="left" w:pos="1080"/>
              <w:tab w:val="right" w:leader="dot" w:pos="9350"/>
            </w:tabs>
            <w:rPr>
              <w:del w:id="387" w:author="Musavi, Hamid [USA]" w:date="2017-05-05T12:11:00Z"/>
              <w:noProof/>
              <w:lang w:eastAsia="en-US"/>
            </w:rPr>
          </w:pPr>
          <w:del w:id="388" w:author="Musavi, Hamid [USA]" w:date="2017-05-05T12:11:00Z">
            <w:r w:rsidRPr="00B23148" w:rsidDel="00B23148">
              <w:rPr>
                <w:noProof/>
                <w:rPrChange w:id="389" w:author="Musavi, Hamid [USA]" w:date="2017-05-05T12:11:00Z">
                  <w:rPr>
                    <w:rStyle w:val="Hyperlink"/>
                    <w:noProof/>
                  </w:rPr>
                </w:rPrChange>
              </w:rPr>
              <w:delText>8.5</w:delText>
            </w:r>
            <w:r w:rsidDel="00B23148">
              <w:rPr>
                <w:noProof/>
                <w:lang w:eastAsia="en-US"/>
              </w:rPr>
              <w:tab/>
            </w:r>
            <w:r w:rsidRPr="00B23148" w:rsidDel="00B23148">
              <w:rPr>
                <w:noProof/>
                <w:rPrChange w:id="390" w:author="Musavi, Hamid [USA]" w:date="2017-05-05T12:11:00Z">
                  <w:rPr>
                    <w:rStyle w:val="Hyperlink"/>
                    <w:noProof/>
                  </w:rPr>
                </w:rPrChange>
              </w:rPr>
              <w:delText>ODE Response Schemas</w:delText>
            </w:r>
            <w:r w:rsidDel="00B23148">
              <w:rPr>
                <w:noProof/>
                <w:webHidden/>
              </w:rPr>
              <w:tab/>
              <w:delText>32</w:delText>
            </w:r>
          </w:del>
        </w:p>
        <w:p w14:paraId="2E2456F7" w14:textId="6C9386DC" w:rsidR="008A7EB4" w:rsidDel="00B23148" w:rsidRDefault="008A7EB4">
          <w:pPr>
            <w:pStyle w:val="TOC3"/>
            <w:tabs>
              <w:tab w:val="left" w:pos="1440"/>
              <w:tab w:val="right" w:leader="dot" w:pos="9350"/>
            </w:tabs>
            <w:rPr>
              <w:del w:id="391" w:author="Musavi, Hamid [USA]" w:date="2017-05-05T12:11:00Z"/>
              <w:rFonts w:asciiTheme="minorHAnsi" w:eastAsiaTheme="minorEastAsia" w:hAnsiTheme="minorHAnsi" w:cstheme="minorBidi"/>
              <w:noProof/>
              <w:sz w:val="22"/>
              <w:szCs w:val="22"/>
            </w:rPr>
          </w:pPr>
          <w:del w:id="392" w:author="Musavi, Hamid [USA]" w:date="2017-05-05T12:11:00Z">
            <w:r w:rsidRPr="00B23148" w:rsidDel="00B23148">
              <w:rPr>
                <w:noProof/>
                <w:rPrChange w:id="393" w:author="Musavi, Hamid [USA]" w:date="2017-05-05T12:11:00Z">
                  <w:rPr>
                    <w:rStyle w:val="Hyperlink"/>
                    <w:noProof/>
                  </w:rPr>
                </w:rPrChange>
              </w:rPr>
              <w:delText>8.5.1</w:delText>
            </w:r>
            <w:r w:rsidDel="00B23148">
              <w:rPr>
                <w:rFonts w:asciiTheme="minorHAnsi" w:eastAsiaTheme="minorEastAsia" w:hAnsiTheme="minorHAnsi" w:cstheme="minorBidi"/>
                <w:noProof/>
                <w:sz w:val="22"/>
                <w:szCs w:val="22"/>
              </w:rPr>
              <w:tab/>
            </w:r>
            <w:r w:rsidRPr="00B23148" w:rsidDel="00B23148">
              <w:rPr>
                <w:noProof/>
                <w:rPrChange w:id="394" w:author="Musavi, Hamid [USA]" w:date="2017-05-05T12:11:00Z">
                  <w:rPr>
                    <w:rStyle w:val="Hyperlink"/>
                    <w:noProof/>
                  </w:rPr>
                </w:rPrChange>
              </w:rPr>
              <w:delText>ODE Data Message</w:delText>
            </w:r>
            <w:r w:rsidDel="00B23148">
              <w:rPr>
                <w:noProof/>
                <w:webHidden/>
              </w:rPr>
              <w:tab/>
              <w:delText>32</w:delText>
            </w:r>
          </w:del>
        </w:p>
        <w:p w14:paraId="4328FA9A" w14:textId="302960DD" w:rsidR="008A7EB4" w:rsidDel="00B23148" w:rsidRDefault="008A7EB4">
          <w:pPr>
            <w:pStyle w:val="TOC3"/>
            <w:tabs>
              <w:tab w:val="left" w:pos="1440"/>
              <w:tab w:val="right" w:leader="dot" w:pos="9350"/>
            </w:tabs>
            <w:rPr>
              <w:del w:id="395" w:author="Musavi, Hamid [USA]" w:date="2017-05-05T12:11:00Z"/>
              <w:rFonts w:asciiTheme="minorHAnsi" w:eastAsiaTheme="minorEastAsia" w:hAnsiTheme="minorHAnsi" w:cstheme="minorBidi"/>
              <w:noProof/>
              <w:sz w:val="22"/>
              <w:szCs w:val="22"/>
            </w:rPr>
          </w:pPr>
          <w:del w:id="396" w:author="Musavi, Hamid [USA]" w:date="2017-05-05T12:11:00Z">
            <w:r w:rsidRPr="00B23148" w:rsidDel="00B23148">
              <w:rPr>
                <w:noProof/>
                <w:rPrChange w:id="397" w:author="Musavi, Hamid [USA]" w:date="2017-05-05T12:11:00Z">
                  <w:rPr>
                    <w:rStyle w:val="Hyperlink"/>
                    <w:noProof/>
                  </w:rPr>
                </w:rPrChange>
              </w:rPr>
              <w:delText>8.5.2</w:delText>
            </w:r>
            <w:r w:rsidDel="00B23148">
              <w:rPr>
                <w:rFonts w:asciiTheme="minorHAnsi" w:eastAsiaTheme="minorEastAsia" w:hAnsiTheme="minorHAnsi" w:cstheme="minorBidi"/>
                <w:noProof/>
                <w:sz w:val="22"/>
                <w:szCs w:val="22"/>
              </w:rPr>
              <w:tab/>
            </w:r>
            <w:r w:rsidRPr="00B23148" w:rsidDel="00B23148">
              <w:rPr>
                <w:noProof/>
                <w:rPrChange w:id="398" w:author="Musavi, Hamid [USA]" w:date="2017-05-05T12:11:00Z">
                  <w:rPr>
                    <w:rStyle w:val="Hyperlink"/>
                    <w:noProof/>
                  </w:rPr>
                </w:rPrChange>
              </w:rPr>
              <w:delText>ODE Message Metadata</w:delText>
            </w:r>
            <w:r w:rsidDel="00B23148">
              <w:rPr>
                <w:noProof/>
                <w:webHidden/>
              </w:rPr>
              <w:tab/>
              <w:delText>32</w:delText>
            </w:r>
          </w:del>
        </w:p>
        <w:p w14:paraId="1622BA9E" w14:textId="3E6A0C70" w:rsidR="008A7EB4" w:rsidDel="00B23148" w:rsidRDefault="008A7EB4">
          <w:pPr>
            <w:pStyle w:val="TOC3"/>
            <w:tabs>
              <w:tab w:val="left" w:pos="1440"/>
              <w:tab w:val="right" w:leader="dot" w:pos="9350"/>
            </w:tabs>
            <w:rPr>
              <w:del w:id="399" w:author="Musavi, Hamid [USA]" w:date="2017-05-05T12:11:00Z"/>
              <w:rFonts w:asciiTheme="minorHAnsi" w:eastAsiaTheme="minorEastAsia" w:hAnsiTheme="minorHAnsi" w:cstheme="minorBidi"/>
              <w:noProof/>
              <w:sz w:val="22"/>
              <w:szCs w:val="22"/>
            </w:rPr>
          </w:pPr>
          <w:del w:id="400" w:author="Musavi, Hamid [USA]" w:date="2017-05-05T12:11:00Z">
            <w:r w:rsidRPr="00B23148" w:rsidDel="00B23148">
              <w:rPr>
                <w:noProof/>
                <w:rPrChange w:id="401" w:author="Musavi, Hamid [USA]" w:date="2017-05-05T12:11:00Z">
                  <w:rPr>
                    <w:rStyle w:val="Hyperlink"/>
                    <w:noProof/>
                  </w:rPr>
                </w:rPrChange>
              </w:rPr>
              <w:delText>8.5.3</w:delText>
            </w:r>
            <w:r w:rsidDel="00B23148">
              <w:rPr>
                <w:rFonts w:asciiTheme="minorHAnsi" w:eastAsiaTheme="minorEastAsia" w:hAnsiTheme="minorHAnsi" w:cstheme="minorBidi"/>
                <w:noProof/>
                <w:sz w:val="22"/>
                <w:szCs w:val="22"/>
              </w:rPr>
              <w:tab/>
            </w:r>
            <w:r w:rsidRPr="00B23148" w:rsidDel="00B23148">
              <w:rPr>
                <w:noProof/>
                <w:rPrChange w:id="402" w:author="Musavi, Hamid [USA]" w:date="2017-05-05T12:11:00Z">
                  <w:rPr>
                    <w:rStyle w:val="Hyperlink"/>
                    <w:noProof/>
                  </w:rPr>
                </w:rPrChange>
              </w:rPr>
              <w:delText>ODE Payload Violation</w:delText>
            </w:r>
            <w:r w:rsidDel="00B23148">
              <w:rPr>
                <w:noProof/>
                <w:webHidden/>
              </w:rPr>
              <w:tab/>
              <w:delText>34</w:delText>
            </w:r>
          </w:del>
        </w:p>
        <w:p w14:paraId="4D5DFC9D" w14:textId="4A82711A" w:rsidR="008A7EB4" w:rsidDel="00B23148" w:rsidRDefault="008A7EB4">
          <w:pPr>
            <w:pStyle w:val="TOC3"/>
            <w:tabs>
              <w:tab w:val="left" w:pos="1440"/>
              <w:tab w:val="right" w:leader="dot" w:pos="9350"/>
            </w:tabs>
            <w:rPr>
              <w:del w:id="403" w:author="Musavi, Hamid [USA]" w:date="2017-05-05T12:11:00Z"/>
              <w:rFonts w:asciiTheme="minorHAnsi" w:eastAsiaTheme="minorEastAsia" w:hAnsiTheme="minorHAnsi" w:cstheme="minorBidi"/>
              <w:noProof/>
              <w:sz w:val="22"/>
              <w:szCs w:val="22"/>
            </w:rPr>
          </w:pPr>
          <w:del w:id="404" w:author="Musavi, Hamid [USA]" w:date="2017-05-05T12:11:00Z">
            <w:r w:rsidRPr="00B23148" w:rsidDel="00B23148">
              <w:rPr>
                <w:noProof/>
                <w:rPrChange w:id="405" w:author="Musavi, Hamid [USA]" w:date="2017-05-05T12:11:00Z">
                  <w:rPr>
                    <w:rStyle w:val="Hyperlink"/>
                    <w:noProof/>
                  </w:rPr>
                </w:rPrChange>
              </w:rPr>
              <w:delText>8.5.4</w:delText>
            </w:r>
            <w:r w:rsidDel="00B23148">
              <w:rPr>
                <w:rFonts w:asciiTheme="minorHAnsi" w:eastAsiaTheme="minorEastAsia" w:hAnsiTheme="minorHAnsi" w:cstheme="minorBidi"/>
                <w:noProof/>
                <w:sz w:val="22"/>
                <w:szCs w:val="22"/>
              </w:rPr>
              <w:tab/>
            </w:r>
            <w:r w:rsidRPr="00B23148" w:rsidDel="00B23148">
              <w:rPr>
                <w:noProof/>
                <w:rPrChange w:id="406" w:author="Musavi, Hamid [USA]" w:date="2017-05-05T12:11:00Z">
                  <w:rPr>
                    <w:rStyle w:val="Hyperlink"/>
                    <w:noProof/>
                  </w:rPr>
                </w:rPrChange>
              </w:rPr>
              <w:delText>ODE GET TOKEN Response</w:delText>
            </w:r>
            <w:r w:rsidDel="00B23148">
              <w:rPr>
                <w:noProof/>
                <w:webHidden/>
              </w:rPr>
              <w:tab/>
              <w:delText>34</w:delText>
            </w:r>
          </w:del>
        </w:p>
        <w:p w14:paraId="29B0FC3C" w14:textId="11DE4584" w:rsidR="008A7EB4" w:rsidDel="00B23148" w:rsidRDefault="008A7EB4">
          <w:pPr>
            <w:pStyle w:val="TOC3"/>
            <w:tabs>
              <w:tab w:val="left" w:pos="1440"/>
              <w:tab w:val="right" w:leader="dot" w:pos="9350"/>
            </w:tabs>
            <w:rPr>
              <w:del w:id="407" w:author="Musavi, Hamid [USA]" w:date="2017-05-05T12:11:00Z"/>
              <w:rFonts w:asciiTheme="minorHAnsi" w:eastAsiaTheme="minorEastAsia" w:hAnsiTheme="minorHAnsi" w:cstheme="minorBidi"/>
              <w:noProof/>
              <w:sz w:val="22"/>
              <w:szCs w:val="22"/>
            </w:rPr>
          </w:pPr>
          <w:del w:id="408" w:author="Musavi, Hamid [USA]" w:date="2017-05-05T12:11:00Z">
            <w:r w:rsidRPr="00B23148" w:rsidDel="00B23148">
              <w:rPr>
                <w:noProof/>
                <w:rPrChange w:id="409" w:author="Musavi, Hamid [USA]" w:date="2017-05-05T12:11:00Z">
                  <w:rPr>
                    <w:rStyle w:val="Hyperlink"/>
                    <w:noProof/>
                  </w:rPr>
                </w:rPrChange>
              </w:rPr>
              <w:delText>8.5.5</w:delText>
            </w:r>
            <w:r w:rsidDel="00B23148">
              <w:rPr>
                <w:rFonts w:asciiTheme="minorHAnsi" w:eastAsiaTheme="minorEastAsia" w:hAnsiTheme="minorHAnsi" w:cstheme="minorBidi"/>
                <w:noProof/>
                <w:sz w:val="22"/>
                <w:szCs w:val="22"/>
              </w:rPr>
              <w:tab/>
            </w:r>
            <w:r w:rsidRPr="00B23148" w:rsidDel="00B23148">
              <w:rPr>
                <w:noProof/>
                <w:rPrChange w:id="410" w:author="Musavi, Hamid [USA]" w:date="2017-05-05T12:11:00Z">
                  <w:rPr>
                    <w:rStyle w:val="Hyperlink"/>
                    <w:noProof/>
                  </w:rPr>
                </w:rPrChange>
              </w:rPr>
              <w:delText>ODE Status Message</w:delText>
            </w:r>
            <w:r w:rsidDel="00B23148">
              <w:rPr>
                <w:noProof/>
                <w:webHidden/>
              </w:rPr>
              <w:tab/>
              <w:delText>35</w:delText>
            </w:r>
          </w:del>
        </w:p>
        <w:p w14:paraId="05C9648A" w14:textId="36E9E48E" w:rsidR="008A7EB4" w:rsidDel="00B23148" w:rsidRDefault="008A7EB4">
          <w:pPr>
            <w:pStyle w:val="TOC3"/>
            <w:tabs>
              <w:tab w:val="left" w:pos="1440"/>
              <w:tab w:val="right" w:leader="dot" w:pos="9350"/>
            </w:tabs>
            <w:rPr>
              <w:del w:id="411" w:author="Musavi, Hamid [USA]" w:date="2017-05-05T12:11:00Z"/>
              <w:rFonts w:asciiTheme="minorHAnsi" w:eastAsiaTheme="minorEastAsia" w:hAnsiTheme="minorHAnsi" w:cstheme="minorBidi"/>
              <w:noProof/>
              <w:sz w:val="22"/>
              <w:szCs w:val="22"/>
            </w:rPr>
          </w:pPr>
          <w:del w:id="412" w:author="Musavi, Hamid [USA]" w:date="2017-05-05T12:11:00Z">
            <w:r w:rsidRPr="00B23148" w:rsidDel="00B23148">
              <w:rPr>
                <w:noProof/>
                <w:rPrChange w:id="413" w:author="Musavi, Hamid [USA]" w:date="2017-05-05T12:11:00Z">
                  <w:rPr>
                    <w:rStyle w:val="Hyperlink"/>
                    <w:noProof/>
                  </w:rPr>
                </w:rPrChange>
              </w:rPr>
              <w:delText>8.5.6</w:delText>
            </w:r>
            <w:r w:rsidDel="00B23148">
              <w:rPr>
                <w:rFonts w:asciiTheme="minorHAnsi" w:eastAsiaTheme="minorEastAsia" w:hAnsiTheme="minorHAnsi" w:cstheme="minorBidi"/>
                <w:noProof/>
                <w:sz w:val="22"/>
                <w:szCs w:val="22"/>
              </w:rPr>
              <w:tab/>
            </w:r>
            <w:r w:rsidRPr="00B23148" w:rsidDel="00B23148">
              <w:rPr>
                <w:noProof/>
                <w:rPrChange w:id="414" w:author="Musavi, Hamid [USA]" w:date="2017-05-05T12:11:00Z">
                  <w:rPr>
                    <w:rStyle w:val="Hyperlink"/>
                    <w:noProof/>
                  </w:rPr>
                </w:rPrChange>
              </w:rPr>
              <w:delText>ODE Control Message</w:delText>
            </w:r>
            <w:r w:rsidDel="00B23148">
              <w:rPr>
                <w:noProof/>
                <w:webHidden/>
              </w:rPr>
              <w:tab/>
              <w:delText>35</w:delText>
            </w:r>
          </w:del>
        </w:p>
        <w:p w14:paraId="1A22B456" w14:textId="3A44C3F9" w:rsidR="008A7EB4" w:rsidDel="00B23148" w:rsidRDefault="008A7EB4">
          <w:pPr>
            <w:pStyle w:val="TOC3"/>
            <w:tabs>
              <w:tab w:val="left" w:pos="1440"/>
              <w:tab w:val="right" w:leader="dot" w:pos="9350"/>
            </w:tabs>
            <w:rPr>
              <w:del w:id="415" w:author="Musavi, Hamid [USA]" w:date="2017-05-05T12:11:00Z"/>
              <w:rFonts w:asciiTheme="minorHAnsi" w:eastAsiaTheme="minorEastAsia" w:hAnsiTheme="minorHAnsi" w:cstheme="minorBidi"/>
              <w:noProof/>
              <w:sz w:val="22"/>
              <w:szCs w:val="22"/>
            </w:rPr>
          </w:pPr>
          <w:del w:id="416" w:author="Musavi, Hamid [USA]" w:date="2017-05-05T12:11:00Z">
            <w:r w:rsidRPr="00B23148" w:rsidDel="00B23148">
              <w:rPr>
                <w:noProof/>
                <w:rPrChange w:id="417" w:author="Musavi, Hamid [USA]" w:date="2017-05-05T12:11:00Z">
                  <w:rPr>
                    <w:rStyle w:val="Hyperlink"/>
                    <w:noProof/>
                  </w:rPr>
                </w:rPrChange>
              </w:rPr>
              <w:delText>8.5.7</w:delText>
            </w:r>
            <w:r w:rsidDel="00B23148">
              <w:rPr>
                <w:rFonts w:asciiTheme="minorHAnsi" w:eastAsiaTheme="minorEastAsia" w:hAnsiTheme="minorHAnsi" w:cstheme="minorBidi"/>
                <w:noProof/>
                <w:sz w:val="22"/>
                <w:szCs w:val="22"/>
              </w:rPr>
              <w:tab/>
            </w:r>
            <w:r w:rsidRPr="00B23148" w:rsidDel="00B23148">
              <w:rPr>
                <w:noProof/>
                <w:rPrChange w:id="418" w:author="Musavi, Hamid [USA]" w:date="2017-05-05T12:11:00Z">
                  <w:rPr>
                    <w:rStyle w:val="Hyperlink"/>
                    <w:noProof/>
                  </w:rPr>
                </w:rPrChange>
              </w:rPr>
              <w:delText>ODE Data Message Payload</w:delText>
            </w:r>
            <w:r w:rsidDel="00B23148">
              <w:rPr>
                <w:noProof/>
                <w:webHidden/>
              </w:rPr>
              <w:tab/>
              <w:delText>36</w:delText>
            </w:r>
          </w:del>
        </w:p>
        <w:p w14:paraId="406D158B" w14:textId="4E5385F8" w:rsidR="008A7EB4" w:rsidDel="00B23148" w:rsidRDefault="008A7EB4">
          <w:pPr>
            <w:pStyle w:val="TOC3"/>
            <w:tabs>
              <w:tab w:val="left" w:pos="1440"/>
              <w:tab w:val="right" w:leader="dot" w:pos="9350"/>
            </w:tabs>
            <w:rPr>
              <w:del w:id="419" w:author="Musavi, Hamid [USA]" w:date="2017-05-05T12:11:00Z"/>
              <w:rFonts w:asciiTheme="minorHAnsi" w:eastAsiaTheme="minorEastAsia" w:hAnsiTheme="minorHAnsi" w:cstheme="minorBidi"/>
              <w:noProof/>
              <w:sz w:val="22"/>
              <w:szCs w:val="22"/>
            </w:rPr>
          </w:pPr>
          <w:del w:id="420" w:author="Musavi, Hamid [USA]" w:date="2017-05-05T12:11:00Z">
            <w:r w:rsidRPr="00B23148" w:rsidDel="00B23148">
              <w:rPr>
                <w:noProof/>
                <w:rPrChange w:id="421" w:author="Musavi, Hamid [USA]" w:date="2017-05-05T12:11:00Z">
                  <w:rPr>
                    <w:rStyle w:val="Hyperlink"/>
                    <w:noProof/>
                  </w:rPr>
                </w:rPrChange>
              </w:rPr>
              <w:delText>8.5.8</w:delText>
            </w:r>
            <w:r w:rsidDel="00B23148">
              <w:rPr>
                <w:rFonts w:asciiTheme="minorHAnsi" w:eastAsiaTheme="minorEastAsia" w:hAnsiTheme="minorHAnsi" w:cstheme="minorBidi"/>
                <w:noProof/>
                <w:sz w:val="22"/>
                <w:szCs w:val="22"/>
              </w:rPr>
              <w:tab/>
            </w:r>
            <w:r w:rsidRPr="00B23148" w:rsidDel="00B23148">
              <w:rPr>
                <w:noProof/>
                <w:rPrChange w:id="422" w:author="Musavi, Hamid [USA]" w:date="2017-05-05T12:11:00Z">
                  <w:rPr>
                    <w:rStyle w:val="Hyperlink"/>
                    <w:noProof/>
                  </w:rPr>
                </w:rPrChange>
              </w:rPr>
              <w:delText>ODE Data Message Supporting Data Structures</w:delText>
            </w:r>
            <w:r w:rsidDel="00B23148">
              <w:rPr>
                <w:noProof/>
                <w:webHidden/>
              </w:rPr>
              <w:tab/>
              <w:delText>37</w:delText>
            </w:r>
          </w:del>
        </w:p>
        <w:p w14:paraId="779BBBDA" w14:textId="77777777" w:rsidR="00CE5487" w:rsidRDefault="00CE5487">
          <w:r>
            <w:rPr>
              <w:b/>
              <w:bCs/>
              <w:noProof/>
            </w:rPr>
            <w:fldChar w:fldCharType="end"/>
          </w:r>
        </w:p>
        <w:bookmarkStart w:id="423" w:name="_GoBack" w:displacedByCustomXml="next"/>
        <w:bookmarkEnd w:id="423" w:displacedByCustomXml="next"/>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424" w:name="_Toc464836201"/>
      <w:bookmarkStart w:id="425" w:name="_Toc481749633"/>
      <w:r w:rsidRPr="0027246B">
        <w:t>V</w:t>
      </w:r>
      <w:r w:rsidR="00CE5487">
        <w:t>ersion History</w:t>
      </w:r>
      <w:bookmarkEnd w:id="424"/>
      <w:bookmarkEnd w:id="425"/>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426" w:name="_Toc464836202"/>
      <w:bookmarkStart w:id="427" w:name="_Toc481749634"/>
      <w:r w:rsidRPr="00314B85">
        <w:t>Introduction</w:t>
      </w:r>
      <w:bookmarkEnd w:id="426"/>
      <w:bookmarkEnd w:id="427"/>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28" w:name="_Toc481749635"/>
      <w:r>
        <w:t xml:space="preserve">Project </w:t>
      </w:r>
      <w:r w:rsidR="00F65242">
        <w:t>Overview</w:t>
      </w:r>
      <w:bookmarkEnd w:id="428"/>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429" w:name="_Toc481749636"/>
      <w:r>
        <w:t xml:space="preserve">System </w:t>
      </w:r>
      <w:r w:rsidR="00D83260">
        <w:t>Overview</w:t>
      </w:r>
      <w:bookmarkEnd w:id="429"/>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pt;height:267.35pt" o:ole="">
            <v:imagedata r:id="rId23" o:title=""/>
          </v:shape>
          <o:OLEObject Type="Embed" ProgID="Visio.Drawing.15" ShapeID="_x0000_i1025" DrawAspect="Content" ObjectID="_1555491488" r:id="rId24"/>
        </w:object>
      </w:r>
    </w:p>
    <w:p w14:paraId="767F147D" w14:textId="762851B2" w:rsidR="00453261" w:rsidRDefault="00453261" w:rsidP="00B473AE">
      <w:pPr>
        <w:pStyle w:val="Caption"/>
        <w:jc w:val="center"/>
      </w:pPr>
      <w:bookmarkStart w:id="430" w:name="_Ref470259075"/>
      <w:bookmarkStart w:id="431" w:name="_Ref470259081"/>
      <w:r>
        <w:t xml:space="preserve">Figure </w:t>
      </w:r>
      <w:fldSimple w:instr=" SEQ Figure \* ARABIC ">
        <w:r w:rsidR="00244E15">
          <w:rPr>
            <w:noProof/>
          </w:rPr>
          <w:t>1</w:t>
        </w:r>
      </w:fldSimple>
      <w:bookmarkEnd w:id="430"/>
      <w:r>
        <w:t xml:space="preserve"> - ODE System Data Producers and Consumers</w:t>
      </w:r>
      <w:bookmarkEnd w:id="431"/>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432" w:name="_Toc462052213"/>
      <w:bookmarkStart w:id="433" w:name="_Toc481749637"/>
      <w:r w:rsidRPr="00116242">
        <w:t>Audience</w:t>
      </w:r>
      <w:bookmarkEnd w:id="432"/>
      <w:bookmarkEnd w:id="433"/>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434" w:name="_Toc462052214"/>
      <w:bookmarkStart w:id="435" w:name="_Toc481749638"/>
      <w:r w:rsidRPr="00116242">
        <w:lastRenderedPageBreak/>
        <w:t>Glossary</w:t>
      </w:r>
      <w:bookmarkEnd w:id="434"/>
      <w:bookmarkEnd w:id="435"/>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436" w:name="_Toc462052215"/>
      <w:bookmarkStart w:id="437" w:name="_Toc481749639"/>
      <w:r>
        <w:t xml:space="preserve">ODE </w:t>
      </w:r>
      <w:r w:rsidRPr="008F6528">
        <w:t>DEVELOPMENT ENVIRONMENT</w:t>
      </w:r>
      <w:bookmarkEnd w:id="436"/>
      <w:bookmarkEnd w:id="437"/>
    </w:p>
    <w:p w14:paraId="667C5AFA" w14:textId="52EF58AC" w:rsidR="00C26C45" w:rsidRPr="006222B8" w:rsidRDefault="00C26C45" w:rsidP="00C26C45">
      <w:pPr>
        <w:pStyle w:val="Heading2"/>
      </w:pPr>
      <w:bookmarkStart w:id="438" w:name="_Toc462052216"/>
      <w:bookmarkStart w:id="439" w:name="_Toc481749640"/>
      <w:r>
        <w:t>J</w:t>
      </w:r>
      <w:r w:rsidRPr="002F7470">
        <w:t>ava Development Tools</w:t>
      </w:r>
      <w:bookmarkEnd w:id="438"/>
      <w:bookmarkEnd w:id="439"/>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440" w:name="_Toc462052217"/>
      <w:bookmarkStart w:id="441" w:name="_Toc481749641"/>
      <w:r w:rsidRPr="00176E93">
        <w:t>Java</w:t>
      </w:r>
      <w:bookmarkEnd w:id="440"/>
      <w:bookmarkEnd w:id="441"/>
    </w:p>
    <w:p w14:paraId="6875E589" w14:textId="77777777" w:rsidR="00C26C45" w:rsidRDefault="00C26C45" w:rsidP="00C26C45">
      <w:r>
        <w:t>Install Java Development Kit (JDK) 1.8</w:t>
      </w:r>
    </w:p>
    <w:p w14:paraId="0DF3A6FE" w14:textId="77777777" w:rsidR="00C26C45" w:rsidRDefault="000048DB"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442" w:name="_Toc462052218"/>
      <w:bookmarkStart w:id="443" w:name="_Toc481749642"/>
      <w:r w:rsidRPr="00176E93">
        <w:t>Eclipse IDE</w:t>
      </w:r>
      <w:bookmarkEnd w:id="442"/>
      <w:bookmarkEnd w:id="443"/>
    </w:p>
    <w:p w14:paraId="3684579F" w14:textId="77777777" w:rsidR="00C26C45" w:rsidRDefault="00C26C45" w:rsidP="00C26C45">
      <w:r>
        <w:t xml:space="preserve">Download and install Eclipse. </w:t>
      </w:r>
    </w:p>
    <w:p w14:paraId="0E222FCE" w14:textId="77777777" w:rsidR="00C26C45" w:rsidRDefault="000048DB"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444" w:name="_Toc462052219"/>
      <w:bookmarkStart w:id="445" w:name="_Toc481749643"/>
      <w:r>
        <w:t>M</w:t>
      </w:r>
      <w:r w:rsidRPr="00176E93">
        <w:t>aven</w:t>
      </w:r>
      <w:bookmarkEnd w:id="444"/>
      <w:bookmarkEnd w:id="445"/>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446" w:name="_Toc462052236"/>
      <w:bookmarkStart w:id="447" w:name="_Toc481749644"/>
      <w:r>
        <w:t>Git</w:t>
      </w:r>
      <w:r w:rsidR="00C26C45" w:rsidRPr="00D76B4F">
        <w:t xml:space="preserve"> Version Control</w:t>
      </w:r>
      <w:bookmarkEnd w:id="446"/>
      <w:bookmarkEnd w:id="447"/>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448" w:name="_Toc462052238"/>
      <w:bookmarkStart w:id="449" w:name="_Toc481749645"/>
      <w:r w:rsidRPr="003213A4">
        <w:t>Build</w:t>
      </w:r>
      <w:r w:rsidR="00ED0E13">
        <w:t>ing</w:t>
      </w:r>
      <w:r w:rsidRPr="003213A4">
        <w:t xml:space="preserve"> </w:t>
      </w:r>
      <w:bookmarkEnd w:id="448"/>
      <w:r w:rsidR="00C110E9">
        <w:t xml:space="preserve">ODE </w:t>
      </w:r>
      <w:r w:rsidR="00ED0E13">
        <w:t>Software Artifacts</w:t>
      </w:r>
      <w:bookmarkEnd w:id="449"/>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450" w:name="_Toc481749646"/>
      <w:r>
        <w:t xml:space="preserve">Open-Source </w:t>
      </w:r>
      <w:r w:rsidR="007038D0">
        <w:t>Repository</w:t>
      </w:r>
      <w:bookmarkEnd w:id="450"/>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451" w:name="_Toc481749647"/>
      <w:r>
        <w:t>Pr</w:t>
      </w:r>
      <w:r w:rsidR="00284505">
        <w:t>ivate Repository</w:t>
      </w:r>
      <w:bookmarkEnd w:id="451"/>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452" w:name="_Toc462052239"/>
      <w:bookmarkStart w:id="453" w:name="_Ref471486364"/>
      <w:bookmarkStart w:id="454" w:name="_Ref471486373"/>
      <w:bookmarkStart w:id="455" w:name="_Toc462052247"/>
      <w:r>
        <w:t xml:space="preserve">ASN.1 </w:t>
      </w:r>
      <w:r w:rsidRPr="003213A4">
        <w:t>Java API</w:t>
      </w:r>
      <w:bookmarkEnd w:id="452"/>
      <w:bookmarkEnd w:id="453"/>
      <w:bookmarkEnd w:id="454"/>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456" w:name="_Toc462052243"/>
      <w:r w:rsidRPr="00211532">
        <w:t>Build</w:t>
      </w:r>
      <w:r w:rsidR="00671FAC">
        <w:t xml:space="preserve"> and Deploy</w:t>
      </w:r>
      <w:r w:rsidRPr="00211532">
        <w:t xml:space="preserve"> Procedure</w:t>
      </w:r>
      <w:bookmarkEnd w:id="456"/>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457" w:name="_Toc462052259"/>
      <w:bookmarkStart w:id="458" w:name="_Toc481749648"/>
      <w:bookmarkEnd w:id="455"/>
      <w:r>
        <w:t xml:space="preserve">ODE </w:t>
      </w:r>
      <w:bookmarkEnd w:id="457"/>
      <w:r>
        <w:t>Application Properties</w:t>
      </w:r>
      <w:bookmarkEnd w:id="458"/>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rPr>
          <w:ins w:id="459" w:author="Musavi, Hamid [USA] [2]" w:date="2017-04-26T18:59:00Z"/>
        </w:r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ins w:id="460" w:author="Musavi, Hamid [USA] [2]" w:date="2017-04-26T18:59:00Z">
        <w:r w:rsidR="008B218F">
          <w:rPr>
            <w:iCs/>
          </w:rPr>
          <w:t>. For example, add ode.DdsCasUsername=fred.flintstone@stone.age</w:t>
        </w:r>
      </w:ins>
    </w:p>
    <w:p w14:paraId="162D8ED4" w14:textId="724868BC" w:rsidR="00E916A3" w:rsidRPr="00E916A3" w:rsidRDefault="008B218F" w:rsidP="00E811E3">
      <w:pPr>
        <w:pStyle w:val="ListParagraph"/>
        <w:numPr>
          <w:ilvl w:val="0"/>
          <w:numId w:val="17"/>
        </w:numPr>
      </w:pPr>
      <w:ins w:id="461" w:author="Musavi, Hamid [USA] [2]" w:date="2017-04-26T18:59:00Z">
        <w:r>
          <w:rPr>
            <w:iCs/>
          </w:rPr>
          <w:t xml:space="preserve">You may </w:t>
        </w:r>
        <w:r>
          <w:t xml:space="preserve">specify properties as system environment variables in the form of </w:t>
        </w:r>
        <w:r w:rsidRPr="00CE6C37">
          <w:rPr>
            <w:i/>
          </w:rPr>
          <w:t>ode.DdsCasUsername=fred.flintstone@stone.age</w:t>
        </w:r>
        <w:r>
          <w:rPr>
            <w:i/>
          </w:rPr>
          <w:t>.</w:t>
        </w:r>
      </w:ins>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69A4D781" w14:textId="77777777" w:rsidR="00D6784D" w:rsidRDefault="00D6784D" w:rsidP="00CB08F3"/>
    <w:tbl>
      <w:tblPr>
        <w:tblStyle w:val="GridTable4-Accent11"/>
        <w:tblW w:w="13045" w:type="dxa"/>
        <w:tblLayout w:type="fixed"/>
        <w:tblLook w:val="04A0" w:firstRow="1" w:lastRow="0" w:firstColumn="1" w:lastColumn="0" w:noHBand="0" w:noVBand="1"/>
      </w:tblPr>
      <w:tblGrid>
        <w:gridCol w:w="3665"/>
        <w:gridCol w:w="6133"/>
        <w:gridCol w:w="1654"/>
        <w:gridCol w:w="1593"/>
      </w:tblGrid>
      <w:tr w:rsidR="00D6784D" w14:paraId="7516CDAA" w14:textId="77777777" w:rsidTr="00D6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6133"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654"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1593"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D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r w:rsidRPr="00780835">
              <w:rPr>
                <w:b w:val="0"/>
              </w:rPr>
              <w:t>ode.kafkaBrokers</w:t>
            </w:r>
          </w:p>
        </w:tc>
        <w:tc>
          <w:tcPr>
            <w:tcW w:w="6133"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654"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D6784D" w:rsidRPr="00B900E1" w14:paraId="345849CA" w14:textId="77777777" w:rsidTr="00D6784D">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r w:rsidRPr="00780835">
              <w:rPr>
                <w:b w:val="0"/>
              </w:rPr>
              <w:t>ode.uploadLocation</w:t>
            </w:r>
            <w:r>
              <w:rPr>
                <w:b w:val="0"/>
              </w:rPr>
              <w:t>Root</w:t>
            </w:r>
          </w:p>
        </w:tc>
        <w:tc>
          <w:tcPr>
            <w:tcW w:w="6133"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654"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r w:rsidRPr="00780835">
              <w:rPr>
                <w:b w:val="0"/>
              </w:rPr>
              <w:t>ode.uploadLocation</w:t>
            </w:r>
            <w:r>
              <w:rPr>
                <w:b w:val="0"/>
              </w:rPr>
              <w:t>Bsm</w:t>
            </w:r>
          </w:p>
        </w:tc>
        <w:tc>
          <w:tcPr>
            <w:tcW w:w="6133"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./uploads/bsm</w:t>
            </w:r>
          </w:p>
        </w:tc>
        <w:tc>
          <w:tcPr>
            <w:tcW w:w="1654"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r w:rsidRPr="00780835">
              <w:rPr>
                <w:b w:val="0"/>
              </w:rPr>
              <w:t>ode.uploadLocation</w:t>
            </w:r>
            <w:r>
              <w:rPr>
                <w:b w:val="0"/>
              </w:rPr>
              <w:t>MessageFrame</w:t>
            </w:r>
          </w:p>
        </w:tc>
        <w:tc>
          <w:tcPr>
            <w:tcW w:w="6133"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./uploads/messageframe</w:t>
            </w:r>
          </w:p>
        </w:tc>
        <w:tc>
          <w:tcPr>
            <w:tcW w:w="1654"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r w:rsidRPr="003D5949">
              <w:rPr>
                <w:b w:val="0"/>
              </w:rPr>
              <w:t>pluginsLocations</w:t>
            </w:r>
          </w:p>
        </w:tc>
        <w:tc>
          <w:tcPr>
            <w:tcW w:w="6133"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654"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6133"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654"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 xml:space="preserve">How Kafka producers write to topics: valid values are </w:t>
            </w:r>
            <w:r>
              <w:lastRenderedPageBreak/>
              <w:t>async and sync for asynchronous writes and synchronous writes, respectively.</w:t>
            </w:r>
          </w:p>
        </w:tc>
      </w:tr>
      <w:tr w:rsidR="00D6784D" w:rsidRPr="00B900E1" w14:paraId="525CE710"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lastRenderedPageBreak/>
              <w:t>ode.</w:t>
            </w:r>
            <w:r>
              <w:t xml:space="preserve"> </w:t>
            </w:r>
            <w:r w:rsidRPr="003551B9">
              <w:rPr>
                <w:b w:val="0"/>
              </w:rPr>
              <w:t>kafkaProducerType</w:t>
            </w:r>
          </w:p>
        </w:tc>
        <w:tc>
          <w:tcPr>
            <w:tcW w:w="6133"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async</w:t>
            </w:r>
          </w:p>
        </w:tc>
        <w:tc>
          <w:tcPr>
            <w:tcW w:w="1654"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r w:rsidRPr="003551B9">
              <w:rPr>
                <w:b w:val="0"/>
              </w:rPr>
              <w:t>ddsCasUsername</w:t>
            </w:r>
          </w:p>
        </w:tc>
        <w:tc>
          <w:tcPr>
            <w:tcW w:w="6133"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654"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1593"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r w:rsidRPr="003551B9">
              <w:rPr>
                <w:b w:val="0"/>
              </w:rPr>
              <w:t>ddsCasPassword</w:t>
            </w:r>
          </w:p>
        </w:tc>
        <w:tc>
          <w:tcPr>
            <w:tcW w:w="6133"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654"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r w:rsidRPr="003551B9">
              <w:rPr>
                <w:b w:val="0"/>
              </w:rPr>
              <w:t>ddsCasUrl</w:t>
            </w:r>
          </w:p>
        </w:tc>
        <w:tc>
          <w:tcPr>
            <w:tcW w:w="6133"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654"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r w:rsidRPr="003551B9">
              <w:rPr>
                <w:b w:val="0"/>
              </w:rPr>
              <w:t>ddsWebsocketUrl</w:t>
            </w:r>
          </w:p>
        </w:tc>
        <w:tc>
          <w:tcPr>
            <w:tcW w:w="6133"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654"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D6784D" w:rsidRPr="00B900E1" w14:paraId="4E608747"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470500E" w14:textId="6FCE684E" w:rsidR="00D6784D" w:rsidRDefault="00D6784D" w:rsidP="00D6784D">
            <w:r>
              <w:rPr>
                <w:b w:val="0"/>
              </w:rPr>
              <w:lastRenderedPageBreak/>
              <w:t>o</w:t>
            </w:r>
            <w:r w:rsidRPr="0007578F">
              <w:rPr>
                <w:b w:val="0"/>
              </w:rPr>
              <w:t>de. kafkaTopicBsmSerializedPOJO</w:t>
            </w:r>
          </w:p>
        </w:tc>
        <w:tc>
          <w:tcPr>
            <w:tcW w:w="6133" w:type="dxa"/>
          </w:tcPr>
          <w:p w14:paraId="73BBFEE0" w14:textId="5C84626F" w:rsidR="00D6784D" w:rsidRPr="003551B9" w:rsidRDefault="00D6784D" w:rsidP="00D6784D">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654" w:type="dxa"/>
          </w:tcPr>
          <w:p w14:paraId="0E2DD6C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F947BDD" w14:textId="5DC11DF4" w:rsidR="00D6784D" w:rsidRDefault="00D6784D" w:rsidP="00D6784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D6784D" w:rsidRPr="00B900E1" w14:paraId="192828B4"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97B8029" w14:textId="34AE48A6" w:rsidR="00D6784D" w:rsidRDefault="00D6784D" w:rsidP="00D6784D">
            <w:r>
              <w:rPr>
                <w:b w:val="0"/>
              </w:rPr>
              <w:t>o</w:t>
            </w:r>
            <w:r w:rsidRPr="0007578F">
              <w:rPr>
                <w:b w:val="0"/>
              </w:rPr>
              <w:t>de. kafkaTopicBsmJSON</w:t>
            </w:r>
          </w:p>
        </w:tc>
        <w:tc>
          <w:tcPr>
            <w:tcW w:w="6133" w:type="dxa"/>
          </w:tcPr>
          <w:p w14:paraId="31F06269" w14:textId="1D25D82E" w:rsidR="00D6784D" w:rsidRPr="00472DAD" w:rsidRDefault="00D6784D" w:rsidP="00D6784D">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1654" w:type="dxa"/>
          </w:tcPr>
          <w:p w14:paraId="6DFC34D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F847FCF" w14:textId="4FE32850"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64" w:name="_Toc481749649"/>
      <w:r>
        <w:t>ODE Log</w:t>
      </w:r>
      <w:r w:rsidR="00316B55">
        <w:t>ging</w:t>
      </w:r>
      <w:r>
        <w:t xml:space="preserve"> Properties</w:t>
      </w:r>
      <w:bookmarkEnd w:id="464"/>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465" w:name="_Toc462052285"/>
      <w:bookmarkStart w:id="466" w:name="_Toc481749650"/>
      <w:r>
        <w:t>ODE</w:t>
      </w:r>
      <w:r w:rsidR="00C26C45" w:rsidRPr="001E40C7">
        <w:t xml:space="preserve"> </w:t>
      </w:r>
      <w:r w:rsidR="00A529B3">
        <w:t>Features</w:t>
      </w:r>
      <w:bookmarkEnd w:id="465"/>
      <w:bookmarkEnd w:id="466"/>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67" w:name="_Toc481749651"/>
      <w:r>
        <w:t>Managing SNMP Devices</w:t>
      </w:r>
      <w:bookmarkEnd w:id="467"/>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68" w:name="_Toc481749652"/>
      <w:r>
        <w:t>Query Parameters</w:t>
      </w:r>
      <w:bookmarkEnd w:id="468"/>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469" w:name="_Toc481749653"/>
      <w:r>
        <w:lastRenderedPageBreak/>
        <w:t>API Details</w:t>
      </w:r>
      <w:bookmarkEnd w:id="469"/>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470" w:name="_Toc481749654"/>
      <w:r>
        <w:t>Web Based View</w:t>
      </w:r>
      <w:bookmarkEnd w:id="470"/>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471" w:name="_Toc481749655"/>
      <w:r>
        <w:t>Additional Features/ Discussion Points</w:t>
      </w:r>
      <w:bookmarkEnd w:id="471"/>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472" w:name="_Toc481749656"/>
      <w:r>
        <w:t>Logging Events</w:t>
      </w:r>
      <w:bookmarkEnd w:id="472"/>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473" w:name="_Toc481749657"/>
      <w:r>
        <w:t>Log Levels</w:t>
      </w:r>
      <w:bookmarkEnd w:id="473"/>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474" w:name="_Toc481749658"/>
      <w:r>
        <w:t>Logging setup</w:t>
      </w:r>
      <w:bookmarkEnd w:id="474"/>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475" w:name="_Toc481749659"/>
      <w:r>
        <w:t>Steps to turn on/off logging during application runtime.</w:t>
      </w:r>
      <w:bookmarkEnd w:id="475"/>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476" w:name="_Toc481749660"/>
      <w:r>
        <w:t>IEEE 1609.2 Compliance</w:t>
      </w:r>
      <w:bookmarkEnd w:id="476"/>
    </w:p>
    <w:p w14:paraId="39EDD772" w14:textId="77777777" w:rsidR="00A529B3" w:rsidRDefault="001A3B89" w:rsidP="00C26C45">
      <w:r>
        <w:t>TBD</w:t>
      </w:r>
    </w:p>
    <w:p w14:paraId="746F15F0" w14:textId="77777777" w:rsidR="001A3B89" w:rsidRDefault="001A3B89" w:rsidP="00CA4BB4">
      <w:pPr>
        <w:pStyle w:val="Heading2"/>
      </w:pPr>
      <w:bookmarkStart w:id="477" w:name="_Toc481749661"/>
      <w:r>
        <w:t>SCMS Certificate Management</w:t>
      </w:r>
      <w:bookmarkEnd w:id="477"/>
    </w:p>
    <w:p w14:paraId="64A99D1C" w14:textId="77777777" w:rsidR="001A3B89" w:rsidRDefault="001A3B89" w:rsidP="00CA4BB4">
      <w:r>
        <w:t>TBD</w:t>
      </w:r>
    </w:p>
    <w:p w14:paraId="59FD1E00" w14:textId="77777777" w:rsidR="001A3B89" w:rsidRDefault="001A3B89" w:rsidP="00CA4BB4">
      <w:pPr>
        <w:pStyle w:val="Heading2"/>
      </w:pPr>
      <w:bookmarkStart w:id="478" w:name="_Toc481749662"/>
      <w:r>
        <w:t>Inbound BSM Distribution</w:t>
      </w:r>
      <w:bookmarkEnd w:id="478"/>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479" w:name="_Toc481749663"/>
      <w:r>
        <w:t>Inbound Probe Data Distribution</w:t>
      </w:r>
      <w:bookmarkEnd w:id="479"/>
    </w:p>
    <w:p w14:paraId="70AB9F6D" w14:textId="77777777" w:rsidR="001A3B89" w:rsidRDefault="001A3B89" w:rsidP="00CA4BB4">
      <w:r>
        <w:t>TBD</w:t>
      </w:r>
    </w:p>
    <w:p w14:paraId="030FF98F" w14:textId="524C6EF4" w:rsidR="00B63D68" w:rsidRDefault="00B63D68" w:rsidP="00B63D68">
      <w:pPr>
        <w:pStyle w:val="Heading2"/>
      </w:pPr>
      <w:bookmarkStart w:id="480" w:name="_Toc481749664"/>
      <w:r>
        <w:t>Outbound Probe D</w:t>
      </w:r>
      <w:r w:rsidR="00C90428">
        <w:t>ata</w:t>
      </w:r>
      <w:r>
        <w:t xml:space="preserve"> Management</w:t>
      </w:r>
      <w:bookmarkEnd w:id="480"/>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481" w:name="_Toc481749665"/>
      <w:r>
        <w:t>PDM Broadcast Request Quick Start Guide</w:t>
      </w:r>
      <w:bookmarkEnd w:id="481"/>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482" w:name="_Toc481749666"/>
      <w:r>
        <w:t>Outbound TIM Broadcast</w:t>
      </w:r>
      <w:bookmarkEnd w:id="482"/>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483" w:name="_Toc481749667"/>
      <w:r>
        <w:t>Outbound TIM Setup</w:t>
      </w:r>
      <w:bookmarkEnd w:id="483"/>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484" w:author="Musavi, Hamid [USA] [2]" w:date="2017-04-26T19:10: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485" w:author="Musavi, Hamid [USA] [2]" w:date="2017-04-26T19:10:00Z"/>
          <w:rFonts w:ascii="Consolas" w:eastAsia="Times New Roman" w:hAnsi="Consolas" w:cs="Consolas"/>
          <w:color w:val="24292E"/>
          <w:sz w:val="20"/>
          <w:szCs w:val="20"/>
          <w:bdr w:val="none" w:sz="0" w:space="0" w:color="auto" w:frame="1"/>
          <w:lang w:eastAsia="en-US"/>
        </w:rPr>
      </w:pPr>
      <w:ins w:id="486" w:author="Musavi, Hamid [USA] [2]" w:date="2017-04-26T19:10:00Z">
        <w:r>
          <w:rPr>
            <w:rFonts w:ascii="Consolas" w:eastAsia="Times New Roman" w:hAnsi="Consolas" w:cs="Consolas"/>
            <w:color w:val="24292E"/>
            <w:sz w:val="20"/>
            <w:szCs w:val="20"/>
            <w:bdr w:val="none" w:sz="0" w:space="0" w:color="auto" w:frame="1"/>
            <w:lang w:eastAsia="en-US"/>
          </w:rPr>
          <w:t>OR defined the following command line arguments while launching jpo-ode-svcs</w:t>
        </w:r>
      </w:ins>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487" w:author="Musavi, Hamid [USA] [2]" w:date="2017-04-26T19:10:00Z"/>
          <w:rFonts w:ascii="Consolas" w:eastAsia="Times New Roman" w:hAnsi="Consolas" w:cs="Consolas"/>
          <w:color w:val="24292E"/>
          <w:sz w:val="20"/>
          <w:szCs w:val="20"/>
          <w:bdr w:val="none" w:sz="0" w:space="0" w:color="auto" w:frame="1"/>
          <w:lang w:eastAsia="en-US"/>
        </w:rPr>
      </w:pPr>
      <w:ins w:id="488"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ins>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489" w:author="Musavi, Hamid [USA] [2]" w:date="2017-04-26T19:10:00Z"/>
          <w:rFonts w:ascii="Consolas" w:eastAsia="Times New Roman" w:hAnsi="Consolas" w:cs="Consolas"/>
          <w:color w:val="24292E"/>
          <w:sz w:val="20"/>
          <w:szCs w:val="20"/>
          <w:bdr w:val="none" w:sz="0" w:space="0" w:color="auto" w:frame="1"/>
          <w:lang w:eastAsia="en-US"/>
        </w:rPr>
      </w:pPr>
      <w:ins w:id="490"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491" w:author="Musavi, Hamid [USA] [2]" w:date="2017-04-26T19:10:00Z"/>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492" w:author="Musavi, Hamid [USA] [2]" w:date="2017-04-26T19:10:00Z"/>
          <w:rFonts w:ascii="Consolas" w:eastAsia="Times New Roman" w:hAnsi="Consolas" w:cs="Consolas"/>
          <w:color w:val="24292E"/>
          <w:sz w:val="20"/>
          <w:szCs w:val="20"/>
          <w:bdr w:val="none" w:sz="0" w:space="0" w:color="auto" w:frame="1"/>
          <w:lang w:eastAsia="en-US"/>
        </w:rPr>
      </w:pPr>
      <w:ins w:id="493" w:author="Musavi, Hamid [USA] [2]" w:date="2017-04-26T19:10:00Z">
        <w:r>
          <w:rPr>
            <w:rFonts w:ascii="Consolas" w:eastAsia="Times New Roman" w:hAnsi="Consolas" w:cs="Consolas"/>
            <w:color w:val="24292E"/>
            <w:sz w:val="20"/>
            <w:szCs w:val="20"/>
            <w:bdr w:val="none" w:sz="0" w:space="0" w:color="auto" w:frame="1"/>
            <w:lang w:eastAsia="en-US"/>
          </w:rPr>
          <w:lastRenderedPageBreak/>
          <w:tab/>
          <w:t>Or define the following system properties / environment variables</w:t>
        </w:r>
      </w:ins>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494" w:author="Musavi, Hamid [USA] [2]" w:date="2017-04-26T19:10:00Z"/>
          <w:rFonts w:ascii="Consolas" w:eastAsia="Times New Roman" w:hAnsi="Consolas" w:cs="Consolas"/>
          <w:color w:val="24292E"/>
          <w:sz w:val="20"/>
          <w:szCs w:val="20"/>
          <w:bdr w:val="none" w:sz="0" w:space="0" w:color="auto" w:frame="1"/>
          <w:lang w:eastAsia="en-US"/>
        </w:rPr>
      </w:pPr>
      <w:ins w:id="495"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ins>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496" w:author="Musavi, Hamid [USA] [2]" w:date="2017-04-26T19:10:00Z"/>
          <w:rFonts w:ascii="Consolas" w:eastAsia="Times New Roman" w:hAnsi="Consolas" w:cs="Consolas"/>
          <w:color w:val="24292E"/>
          <w:sz w:val="20"/>
          <w:szCs w:val="20"/>
          <w:bdr w:val="none" w:sz="0" w:space="0" w:color="auto" w:frame="1"/>
          <w:lang w:eastAsia="en-US"/>
        </w:rPr>
      </w:pPr>
      <w:ins w:id="497" w:author="Musavi, Hamid [USA] [2]"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ins>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498" w:name="_Toc481749668"/>
      <w:r>
        <w:t>TIM Broadcast Request Quick Start Guide</w:t>
      </w:r>
      <w:bookmarkEnd w:id="498"/>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499" w:name="_Toc481749669"/>
      <w:r>
        <w:lastRenderedPageBreak/>
        <w:t>Inbound TIM Distribution</w:t>
      </w:r>
      <w:bookmarkEnd w:id="499"/>
    </w:p>
    <w:p w14:paraId="3E634C7F" w14:textId="77777777" w:rsidR="001A3B89" w:rsidRDefault="001A3B89" w:rsidP="00CA4BB4">
      <w:r>
        <w:t>TBD</w:t>
      </w:r>
    </w:p>
    <w:p w14:paraId="027A71C4" w14:textId="77777777" w:rsidR="001A3B89" w:rsidRDefault="00B63D68" w:rsidP="00CA4BB4">
      <w:pPr>
        <w:pStyle w:val="Heading2"/>
      </w:pPr>
      <w:bookmarkStart w:id="500" w:name="_Toc481749670"/>
      <w:r>
        <w:t>Data validation</w:t>
      </w:r>
      <w:bookmarkEnd w:id="500"/>
    </w:p>
    <w:p w14:paraId="2E6B2693" w14:textId="77777777" w:rsidR="001A3B89" w:rsidRDefault="001A3B89" w:rsidP="00CA4BB4">
      <w:r>
        <w:t>TBD</w:t>
      </w:r>
    </w:p>
    <w:p w14:paraId="5FB39BFC" w14:textId="77777777" w:rsidR="001A3B89" w:rsidRDefault="00B63D68" w:rsidP="00CA4BB4">
      <w:pPr>
        <w:pStyle w:val="Heading2"/>
      </w:pPr>
      <w:bookmarkStart w:id="501" w:name="_Toc481749671"/>
      <w:r>
        <w:t>Data Sanitization</w:t>
      </w:r>
      <w:bookmarkEnd w:id="501"/>
    </w:p>
    <w:p w14:paraId="08740770" w14:textId="77777777" w:rsidR="00B63D68" w:rsidRPr="00B63D68" w:rsidRDefault="00B63D68" w:rsidP="00CA4BB4">
      <w:r>
        <w:t>TBD</w:t>
      </w:r>
    </w:p>
    <w:p w14:paraId="664E14F3" w14:textId="77777777" w:rsidR="001A3B89" w:rsidRPr="001A3B89" w:rsidRDefault="001A3B89" w:rsidP="001A3B89"/>
    <w:p w14:paraId="1E1B1632" w14:textId="77777777" w:rsidR="00B23148" w:rsidRDefault="00B23148" w:rsidP="00B23148">
      <w:pPr>
        <w:pStyle w:val="Heading2"/>
        <w:rPr>
          <w:ins w:id="502" w:author="Musavi, Hamid [USA]" w:date="2017-05-05T12:11:00Z"/>
        </w:rPr>
      </w:pPr>
      <w:bookmarkStart w:id="503" w:name="_Toc481749672"/>
      <w:ins w:id="504" w:author="Musavi, Hamid [USA]" w:date="2017-05-05T12:11:00Z">
        <w:r>
          <w:t>VSD Deposit to SDC</w:t>
        </w:r>
        <w:bookmarkEnd w:id="503"/>
      </w:ins>
    </w:p>
    <w:p w14:paraId="102F43F3" w14:textId="77777777" w:rsidR="00B23148" w:rsidRDefault="00B23148" w:rsidP="00B23148">
      <w:pPr>
        <w:jc w:val="both"/>
        <w:rPr>
          <w:ins w:id="505" w:author="Musavi, Hamid [USA]" w:date="2017-05-05T12:11:00Z"/>
        </w:rPr>
      </w:pPr>
      <w:ins w:id="506" w:author="Musavi, Hamid [USA]" w:date="2017-05-05T12:11:00Z">
        <w:r>
          <w:t>ODE sends VSD message to SDC using UDP protocol rather than Web Socket protocol. UDP protocol supports transfer of high volume data and is more scalable whereas web socket protocol is not intended for transferring high volume data. Unlike TCP, UDP is a best effort delivery service which means that the protocol does not worry about acknowledging whether the receiver actually received the message or not. The VSD depositor is implemented as a module in the ODE app and follows the VSD dialog mentioned below for depositing VSD message to SDC.</w:t>
        </w:r>
      </w:ins>
    </w:p>
    <w:p w14:paraId="004E7535" w14:textId="77777777" w:rsidR="00B23148" w:rsidRPr="008230B2" w:rsidRDefault="00B23148" w:rsidP="00B23148">
      <w:pPr>
        <w:rPr>
          <w:ins w:id="507" w:author="Musavi, Hamid [USA]" w:date="2017-05-05T12:11:00Z"/>
          <w:b/>
        </w:rPr>
      </w:pPr>
      <w:ins w:id="508" w:author="Musavi, Hamid [USA]" w:date="2017-05-05T12:11:00Z">
        <w:r w:rsidRPr="008230B2">
          <w:rPr>
            <w:b/>
          </w:rPr>
          <w:t>VSD Deposit Dialog</w:t>
        </w:r>
      </w:ins>
    </w:p>
    <w:p w14:paraId="5CF32102" w14:textId="77777777" w:rsidR="00B23148" w:rsidRDefault="00B23148" w:rsidP="00B23148">
      <w:pPr>
        <w:pStyle w:val="ListParagraph"/>
        <w:numPr>
          <w:ilvl w:val="1"/>
          <w:numId w:val="43"/>
        </w:numPr>
        <w:rPr>
          <w:ins w:id="509" w:author="Musavi, Hamid [USA]" w:date="2017-05-05T12:11:00Z"/>
        </w:rPr>
      </w:pPr>
      <w:ins w:id="510" w:author="Musavi, Hamid [USA]" w:date="2017-05-05T12:11:00Z">
        <w:r>
          <w:t>ODE ------ServiceRequest-----&gt; SDC</w:t>
        </w:r>
        <w:r>
          <w:tab/>
        </w:r>
        <w:r>
          <w:tab/>
          <w:t>// ODE sends service request to SDC</w:t>
        </w:r>
      </w:ins>
    </w:p>
    <w:p w14:paraId="764630C0" w14:textId="77777777" w:rsidR="00B23148" w:rsidRDefault="00B23148" w:rsidP="00B23148">
      <w:pPr>
        <w:pStyle w:val="ListParagraph"/>
        <w:numPr>
          <w:ilvl w:val="1"/>
          <w:numId w:val="43"/>
        </w:numPr>
        <w:rPr>
          <w:ins w:id="511" w:author="Musavi, Hamid [USA]" w:date="2017-05-05T12:11:00Z"/>
        </w:rPr>
      </w:pPr>
      <w:ins w:id="512" w:author="Musavi, Hamid [USA]" w:date="2017-05-05T12:11:00Z">
        <w:r>
          <w:t>ODE &lt;----ServiceResponse----- SDC</w:t>
        </w:r>
        <w:r>
          <w:tab/>
        </w:r>
        <w:r>
          <w:tab/>
          <w:t>// ODE receives service response from SDC</w:t>
        </w:r>
      </w:ins>
    </w:p>
    <w:p w14:paraId="7DC93AF8" w14:textId="77777777" w:rsidR="00B23148" w:rsidRPr="00B63D68" w:rsidRDefault="00B23148" w:rsidP="00B23148">
      <w:pPr>
        <w:pStyle w:val="ListParagraph"/>
        <w:numPr>
          <w:ilvl w:val="1"/>
          <w:numId w:val="43"/>
        </w:numPr>
        <w:rPr>
          <w:ins w:id="513" w:author="Musavi, Hamid [USA]" w:date="2017-05-05T12:11:00Z"/>
        </w:rPr>
      </w:pPr>
      <w:ins w:id="514" w:author="Musavi, Hamid [USA]" w:date="2017-05-05T12:11:00Z">
        <w:r>
          <w:t>ODE --------VsdMessage-------&gt; SDC</w:t>
        </w:r>
        <w:r>
          <w:tab/>
        </w:r>
        <w:r>
          <w:tab/>
          <w:t>// ODE sends the actual VSD message to SDC</w:t>
        </w:r>
      </w:ins>
    </w:p>
    <w:p w14:paraId="2BE83ACD" w14:textId="77777777" w:rsidR="00B23148" w:rsidRPr="008230B2" w:rsidRDefault="00B23148" w:rsidP="00B23148">
      <w:pPr>
        <w:rPr>
          <w:ins w:id="515" w:author="Musavi, Hamid [USA]" w:date="2017-05-05T12:11:00Z"/>
          <w:b/>
        </w:rPr>
      </w:pPr>
      <w:ins w:id="516" w:author="Musavi, Hamid [USA]" w:date="2017-05-05T12:11:00Z">
        <w:r w:rsidRPr="008230B2">
          <w:rPr>
            <w:b/>
          </w:rPr>
          <w:t>Requirements for send VSD message to SDC over UDP</w:t>
        </w:r>
      </w:ins>
    </w:p>
    <w:p w14:paraId="072483F2" w14:textId="77777777" w:rsidR="00B23148" w:rsidRDefault="00B23148" w:rsidP="00B23148">
      <w:pPr>
        <w:pStyle w:val="ListParagraph"/>
        <w:numPr>
          <w:ilvl w:val="0"/>
          <w:numId w:val="52"/>
        </w:numPr>
        <w:rPr>
          <w:ins w:id="517" w:author="Musavi, Hamid [USA]" w:date="2017-05-05T12:11:00Z"/>
        </w:rPr>
      </w:pPr>
      <w:ins w:id="518" w:author="Musavi, Hamid [USA]" w:date="2017-05-05T12:11:00Z">
        <w:r>
          <w:t>IP address or Domain Name of the SDC server</w:t>
        </w:r>
      </w:ins>
    </w:p>
    <w:p w14:paraId="1EE69A9B" w14:textId="77777777" w:rsidR="00B23148" w:rsidRPr="001A3B89" w:rsidRDefault="00B23148" w:rsidP="00B23148">
      <w:pPr>
        <w:pStyle w:val="ListParagraph"/>
        <w:numPr>
          <w:ilvl w:val="0"/>
          <w:numId w:val="52"/>
        </w:numPr>
        <w:rPr>
          <w:ins w:id="519" w:author="Musavi, Hamid [USA]" w:date="2017-05-05T12:11:00Z"/>
        </w:rPr>
      </w:pPr>
      <w:ins w:id="520" w:author="Musavi, Hamid [USA]" w:date="2017-05-05T12:11:00Z">
        <w:r>
          <w:t>Port number of the SDC server</w:t>
        </w:r>
      </w:ins>
    </w:p>
    <w:p w14:paraId="5C869022" w14:textId="77777777" w:rsidR="00C26C45" w:rsidRDefault="00E53E91" w:rsidP="00CB08F3">
      <w:pPr>
        <w:pStyle w:val="Heading1"/>
      </w:pPr>
      <w:bookmarkStart w:id="521" w:name="_Toc481749673"/>
      <w:r>
        <w:t>Appendix A: ODE</w:t>
      </w:r>
      <w:r w:rsidRPr="001E40C7">
        <w:t xml:space="preserve"> </w:t>
      </w:r>
      <w:r>
        <w:t>Interface Specification</w:t>
      </w:r>
      <w:bookmarkEnd w:id="521"/>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lastRenderedPageBreak/>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522" w:name="_Ref471804194"/>
      <w:bookmarkStart w:id="523" w:name="_Toc481749674"/>
      <w:r>
        <w:t>File Co</w:t>
      </w:r>
      <w:r w:rsidR="0060433B">
        <w:t>py Data Deposit</w:t>
      </w:r>
      <w:bookmarkEnd w:id="522"/>
      <w:bookmarkEnd w:id="523"/>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524" w:name="_Toc462052286"/>
      <w:bookmarkStart w:id="525"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D1EDC13" w14:textId="77777777" w:rsidR="00BC38F2" w:rsidRDefault="00BC38F2" w:rsidP="00BC38F2">
      <w:pPr>
        <w:pStyle w:val="Heading3"/>
        <w:rPr>
          <w:ins w:id="526" w:author="Musavi, Hamid [USA] [2]" w:date="2017-05-01T16:05:00Z"/>
        </w:rPr>
      </w:pPr>
      <w:bookmarkStart w:id="527" w:name="_Toc481749675"/>
      <w:ins w:id="528" w:author="Musavi, Hamid [USA] [2]" w:date="2017-05-01T16:05:00Z">
        <w:r>
          <w:t>Messages and Alerts</w:t>
        </w:r>
        <w:bookmarkEnd w:id="527"/>
      </w:ins>
    </w:p>
    <w:p w14:paraId="53EDBE23" w14:textId="36653820" w:rsidR="00BC38F2" w:rsidRDefault="00BC38F2" w:rsidP="00BC38F2">
      <w:pPr>
        <w:rPr>
          <w:ins w:id="529" w:author="Musavi, Hamid [USA] [2]" w:date="2017-05-01T16:05:00Z"/>
        </w:rPr>
      </w:pPr>
      <w:ins w:id="530" w:author="Musavi, Hamid [USA] [2]" w:date="2017-05-01T16:05:00Z">
        <w:r>
          <w:t>This interface</w:t>
        </w:r>
        <w:del w:id="531" w:author="Musavi, Hamid [USA]" w:date="2017-05-04T13:44:00Z">
          <w:r w:rsidDel="00E34DCE">
            <w:delText>s</w:delText>
          </w:r>
        </w:del>
        <w:r>
          <w:t xml:space="preserve"> uses the file system to copy a file from source to destination. As a result, the messages and alerts generated by the copy command are platform dependent. The following table describes a sample set of exit codes returned by scp command but they may differ from the system on which ODE is deployed and running.</w:t>
        </w:r>
      </w:ins>
    </w:p>
    <w:p w14:paraId="62A41AA8" w14:textId="77777777" w:rsidR="00BC38F2" w:rsidRDefault="00BC38F2" w:rsidP="00BC38F2">
      <w:pPr>
        <w:rPr>
          <w:ins w:id="532" w:author="Musavi, Hamid [USA] [2]" w:date="2017-05-01T16:05:00Z"/>
        </w:rPr>
      </w:pPr>
    </w:p>
    <w:p w14:paraId="4C9F85FB" w14:textId="77777777" w:rsidR="00BC38F2" w:rsidRDefault="00BC38F2" w:rsidP="00BC38F2">
      <w:pPr>
        <w:pStyle w:val="Caption"/>
        <w:keepNext/>
        <w:rPr>
          <w:ins w:id="533" w:author="Musavi, Hamid [USA] [2]" w:date="2017-05-01T16:05:00Z"/>
        </w:rPr>
      </w:pPr>
      <w:bookmarkStart w:id="534" w:name="_Ref481149225"/>
      <w:ins w:id="535" w:author="Musavi, Hamid [USA] [2]" w:date="2017-05-01T16:05:00Z">
        <w:r>
          <w:t xml:space="preserve">Table </w:t>
        </w:r>
        <w:r>
          <w:fldChar w:fldCharType="begin"/>
        </w:r>
        <w:r>
          <w:instrText xml:space="preserve"> SEQ Table \* ARABIC </w:instrText>
        </w:r>
        <w:r>
          <w:fldChar w:fldCharType="separate"/>
        </w:r>
      </w:ins>
      <w:r w:rsidR="00C910EC">
        <w:rPr>
          <w:noProof/>
        </w:rPr>
        <w:t>1</w:t>
      </w:r>
      <w:ins w:id="536" w:author="Musavi, Hamid [USA] [2]" w:date="2017-05-01T16:05:00Z">
        <w:r>
          <w:rPr>
            <w:noProof/>
          </w:rPr>
          <w:fldChar w:fldCharType="end"/>
        </w:r>
        <w:r>
          <w:t xml:space="preserve"> - </w:t>
        </w:r>
        <w:r w:rsidRPr="000970CE">
          <w:t>SCP Return Codes</w:t>
        </w:r>
        <w:bookmarkEnd w:id="534"/>
      </w:ins>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ins w:id="53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ins w:id="538" w:author="Musavi, Hamid [USA] [2]" w:date="2017-05-01T16:05:00Z"/>
                <w:rFonts w:ascii="Arial" w:hAnsi="Arial" w:cs="Arial"/>
                <w:b w:val="0"/>
                <w:bCs w:val="0"/>
                <w:color w:val="5A5A5A"/>
                <w:sz w:val="21"/>
                <w:szCs w:val="21"/>
              </w:rPr>
            </w:pPr>
            <w:ins w:id="539" w:author="Musavi, Hamid [USA] [2]" w:date="2017-05-01T16:05:00Z">
              <w:r>
                <w:rPr>
                  <w:rStyle w:val="tn-table-text"/>
                  <w:rFonts w:ascii="Arial" w:hAnsi="Arial" w:cs="Arial"/>
                  <w:color w:val="5A5A5A"/>
                  <w:sz w:val="21"/>
                  <w:szCs w:val="21"/>
                </w:rPr>
                <w:t>0</w:t>
              </w:r>
              <w:r>
                <w:rPr>
                  <w:rStyle w:val="apple-converted-space"/>
                  <w:rFonts w:ascii="Arial" w:hAnsi="Arial" w:cs="Arial"/>
                  <w:color w:val="5A5A5A"/>
                  <w:sz w:val="21"/>
                  <w:szCs w:val="21"/>
                </w:rPr>
                <w:t> </w:t>
              </w:r>
            </w:ins>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ins w:id="540" w:author="Musavi, Hamid [USA] [2]" w:date="2017-05-01T16:05:00Z"/>
                <w:rFonts w:ascii="Arial" w:hAnsi="Arial" w:cs="Arial"/>
                <w:color w:val="5A5A5A"/>
                <w:sz w:val="21"/>
                <w:szCs w:val="21"/>
              </w:rPr>
            </w:pPr>
            <w:ins w:id="541" w:author="Musavi, Hamid [USA] [2]" w:date="2017-05-01T16:05:00Z">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ins>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ins w:id="54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ins w:id="543" w:author="Musavi, Hamid [USA] [2]" w:date="2017-05-01T16:05:00Z"/>
                <w:rFonts w:ascii="Arial" w:hAnsi="Arial" w:cs="Arial"/>
                <w:color w:val="5A5A5A"/>
                <w:sz w:val="21"/>
                <w:szCs w:val="21"/>
              </w:rPr>
            </w:pPr>
            <w:ins w:id="544" w:author="Musavi, Hamid [USA] [2]" w:date="2017-05-01T16:05:00Z">
              <w:r>
                <w:rPr>
                  <w:rStyle w:val="tn-table-text"/>
                  <w:rFonts w:ascii="Arial" w:hAnsi="Arial" w:cs="Arial"/>
                  <w:color w:val="5A5A5A"/>
                  <w:sz w:val="21"/>
                  <w:szCs w:val="21"/>
                </w:rPr>
                <w:lastRenderedPageBreak/>
                <w:t>1</w:t>
              </w:r>
              <w:r>
                <w:rPr>
                  <w:rStyle w:val="apple-converted-space"/>
                  <w:rFonts w:ascii="Arial" w:hAnsi="Arial" w:cs="Arial"/>
                  <w:color w:val="5A5A5A"/>
                  <w:sz w:val="21"/>
                  <w:szCs w:val="21"/>
                </w:rPr>
                <w:t> </w:t>
              </w:r>
            </w:ins>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545" w:author="Musavi, Hamid [USA] [2]" w:date="2017-05-01T16:05:00Z"/>
                <w:rFonts w:ascii="Arial" w:hAnsi="Arial" w:cs="Arial"/>
                <w:color w:val="5A5A5A"/>
                <w:sz w:val="21"/>
                <w:szCs w:val="21"/>
              </w:rPr>
            </w:pPr>
            <w:ins w:id="546" w:author="Musavi, Hamid [USA] [2]" w:date="2017-05-01T16:05:00Z">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ins>
          </w:p>
        </w:tc>
      </w:tr>
      <w:tr w:rsidR="00BC38F2" w14:paraId="4AD688C2" w14:textId="77777777" w:rsidTr="001F1A9D">
        <w:trPr>
          <w:ins w:id="54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ins w:id="548" w:author="Musavi, Hamid [USA] [2]" w:date="2017-05-01T16:05:00Z"/>
                <w:rFonts w:ascii="Arial" w:hAnsi="Arial" w:cs="Arial"/>
                <w:color w:val="5A5A5A"/>
                <w:sz w:val="21"/>
                <w:szCs w:val="21"/>
              </w:rPr>
            </w:pPr>
            <w:ins w:id="549" w:author="Musavi, Hamid [USA] [2]" w:date="2017-05-01T16:05:00Z">
              <w:r>
                <w:rPr>
                  <w:rStyle w:val="tn-table-text"/>
                  <w:rFonts w:ascii="Arial" w:hAnsi="Arial" w:cs="Arial"/>
                  <w:color w:val="5A5A5A"/>
                  <w:sz w:val="21"/>
                  <w:szCs w:val="21"/>
                </w:rPr>
                <w:t>2</w:t>
              </w:r>
              <w:r>
                <w:rPr>
                  <w:rStyle w:val="apple-converted-space"/>
                  <w:rFonts w:ascii="Arial" w:hAnsi="Arial" w:cs="Arial"/>
                  <w:color w:val="5A5A5A"/>
                  <w:sz w:val="21"/>
                  <w:szCs w:val="21"/>
                </w:rPr>
                <w:t> </w:t>
              </w:r>
            </w:ins>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550" w:author="Musavi, Hamid [USA] [2]" w:date="2017-05-01T16:05:00Z"/>
                <w:rFonts w:ascii="Arial" w:hAnsi="Arial" w:cs="Arial"/>
                <w:color w:val="5A5A5A"/>
                <w:sz w:val="21"/>
                <w:szCs w:val="21"/>
              </w:rPr>
            </w:pPr>
            <w:ins w:id="551" w:author="Musavi, Hamid [USA] [2]" w:date="2017-05-01T16:05:00Z">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ins>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ins w:id="55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ins w:id="553" w:author="Musavi, Hamid [USA] [2]" w:date="2017-05-01T16:05:00Z"/>
                <w:rFonts w:ascii="Arial" w:hAnsi="Arial" w:cs="Arial"/>
                <w:color w:val="5A5A5A"/>
                <w:sz w:val="21"/>
                <w:szCs w:val="21"/>
              </w:rPr>
            </w:pPr>
            <w:ins w:id="554" w:author="Musavi, Hamid [USA] [2]" w:date="2017-05-01T16:05:00Z">
              <w:r>
                <w:rPr>
                  <w:rStyle w:val="tn-table-text"/>
                  <w:rFonts w:ascii="Arial" w:hAnsi="Arial" w:cs="Arial"/>
                  <w:color w:val="5A5A5A"/>
                  <w:sz w:val="21"/>
                  <w:szCs w:val="21"/>
                </w:rPr>
                <w:t>3</w:t>
              </w:r>
              <w:r>
                <w:rPr>
                  <w:rStyle w:val="apple-converted-space"/>
                  <w:rFonts w:ascii="Arial" w:hAnsi="Arial" w:cs="Arial"/>
                  <w:color w:val="5A5A5A"/>
                  <w:sz w:val="21"/>
                  <w:szCs w:val="21"/>
                </w:rPr>
                <w:t> </w:t>
              </w:r>
            </w:ins>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555" w:author="Musavi, Hamid [USA] [2]" w:date="2017-05-01T16:05:00Z"/>
                <w:rFonts w:ascii="Arial" w:hAnsi="Arial" w:cs="Arial"/>
                <w:color w:val="5A5A5A"/>
                <w:sz w:val="21"/>
                <w:szCs w:val="21"/>
              </w:rPr>
            </w:pPr>
            <w:ins w:id="556" w:author="Musavi, Hamid [USA] [2]" w:date="2017-05-01T16:05:00Z">
              <w:r>
                <w:rPr>
                  <w:rStyle w:val="tn-table-text"/>
                  <w:rFonts w:ascii="Arial" w:hAnsi="Arial" w:cs="Arial"/>
                  <w:color w:val="5A5A5A"/>
                  <w:sz w:val="21"/>
                  <w:szCs w:val="21"/>
                </w:rPr>
                <w:t>Maximum symlink level exceeded</w:t>
              </w:r>
              <w:r>
                <w:rPr>
                  <w:rStyle w:val="apple-converted-space"/>
                  <w:rFonts w:ascii="Arial" w:hAnsi="Arial" w:cs="Arial"/>
                  <w:color w:val="5A5A5A"/>
                  <w:sz w:val="21"/>
                  <w:szCs w:val="21"/>
                </w:rPr>
                <w:t> </w:t>
              </w:r>
            </w:ins>
          </w:p>
        </w:tc>
      </w:tr>
      <w:tr w:rsidR="00BC38F2" w14:paraId="1A830831" w14:textId="77777777" w:rsidTr="001F1A9D">
        <w:trPr>
          <w:ins w:id="55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ins w:id="558" w:author="Musavi, Hamid [USA] [2]" w:date="2017-05-01T16:05:00Z"/>
                <w:rFonts w:ascii="Arial" w:hAnsi="Arial" w:cs="Arial"/>
                <w:color w:val="5A5A5A"/>
                <w:sz w:val="21"/>
                <w:szCs w:val="21"/>
              </w:rPr>
            </w:pPr>
            <w:ins w:id="559" w:author="Musavi, Hamid [USA] [2]" w:date="2017-05-01T16:05:00Z">
              <w:r>
                <w:rPr>
                  <w:rStyle w:val="tn-table-text"/>
                  <w:rFonts w:ascii="Arial" w:hAnsi="Arial" w:cs="Arial"/>
                  <w:color w:val="5A5A5A"/>
                  <w:sz w:val="21"/>
                  <w:szCs w:val="21"/>
                </w:rPr>
                <w:t>4</w:t>
              </w:r>
              <w:r>
                <w:rPr>
                  <w:rStyle w:val="apple-converted-space"/>
                  <w:rFonts w:ascii="Arial" w:hAnsi="Arial" w:cs="Arial"/>
                  <w:color w:val="5A5A5A"/>
                  <w:sz w:val="21"/>
                  <w:szCs w:val="21"/>
                </w:rPr>
                <w:t> </w:t>
              </w:r>
            </w:ins>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560" w:author="Musavi, Hamid [USA] [2]" w:date="2017-05-01T16:05:00Z"/>
                <w:rFonts w:ascii="Arial" w:hAnsi="Arial" w:cs="Arial"/>
                <w:color w:val="5A5A5A"/>
                <w:sz w:val="21"/>
                <w:szCs w:val="21"/>
              </w:rPr>
            </w:pPr>
            <w:ins w:id="561" w:author="Musavi, Hamid [USA] [2]" w:date="2017-05-01T16:05:00Z">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ins>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ins w:id="56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ins w:id="563" w:author="Musavi, Hamid [USA] [2]" w:date="2017-05-01T16:05:00Z"/>
                <w:rFonts w:ascii="Arial" w:hAnsi="Arial" w:cs="Arial"/>
                <w:color w:val="5A5A5A"/>
                <w:sz w:val="21"/>
                <w:szCs w:val="21"/>
              </w:rPr>
            </w:pPr>
            <w:ins w:id="564" w:author="Musavi, Hamid [USA] [2]" w:date="2017-05-01T16:05:00Z">
              <w:r>
                <w:rPr>
                  <w:rStyle w:val="tn-table-text"/>
                  <w:rFonts w:ascii="Arial" w:hAnsi="Arial" w:cs="Arial"/>
                  <w:color w:val="5A5A5A"/>
                  <w:sz w:val="21"/>
                  <w:szCs w:val="21"/>
                </w:rPr>
                <w:t>5</w:t>
              </w:r>
              <w:r>
                <w:rPr>
                  <w:rStyle w:val="apple-converted-space"/>
                  <w:rFonts w:ascii="Arial" w:hAnsi="Arial" w:cs="Arial"/>
                  <w:color w:val="5A5A5A"/>
                  <w:sz w:val="21"/>
                  <w:szCs w:val="21"/>
                </w:rPr>
                <w:t> </w:t>
              </w:r>
            </w:ins>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565" w:author="Musavi, Hamid [USA] [2]" w:date="2017-05-01T16:05:00Z"/>
                <w:rFonts w:ascii="Arial" w:hAnsi="Arial" w:cs="Arial"/>
                <w:color w:val="5A5A5A"/>
                <w:sz w:val="21"/>
                <w:szCs w:val="21"/>
              </w:rPr>
            </w:pPr>
            <w:ins w:id="566" w:author="Musavi, Hamid [USA] [2]" w:date="2017-05-01T16:05:00Z">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ins>
          </w:p>
        </w:tc>
      </w:tr>
      <w:tr w:rsidR="00BC38F2" w14:paraId="7C06BBA0" w14:textId="77777777" w:rsidTr="001F1A9D">
        <w:trPr>
          <w:ins w:id="56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ins w:id="568" w:author="Musavi, Hamid [USA] [2]" w:date="2017-05-01T16:05:00Z"/>
                <w:rFonts w:ascii="Arial" w:hAnsi="Arial" w:cs="Arial"/>
                <w:color w:val="5A5A5A"/>
                <w:sz w:val="21"/>
                <w:szCs w:val="21"/>
              </w:rPr>
            </w:pPr>
            <w:ins w:id="569" w:author="Musavi, Hamid [USA] [2]" w:date="2017-05-01T16:05:00Z">
              <w:r>
                <w:rPr>
                  <w:rStyle w:val="tn-table-text"/>
                  <w:rFonts w:ascii="Arial" w:hAnsi="Arial" w:cs="Arial"/>
                  <w:color w:val="5A5A5A"/>
                  <w:sz w:val="21"/>
                  <w:szCs w:val="21"/>
                </w:rPr>
                <w:t>6</w:t>
              </w:r>
              <w:r>
                <w:rPr>
                  <w:rStyle w:val="apple-converted-space"/>
                  <w:rFonts w:ascii="Arial" w:hAnsi="Arial" w:cs="Arial"/>
                  <w:color w:val="5A5A5A"/>
                  <w:sz w:val="21"/>
                  <w:szCs w:val="21"/>
                </w:rPr>
                <w:t> </w:t>
              </w:r>
            </w:ins>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570" w:author="Musavi, Hamid [USA] [2]" w:date="2017-05-01T16:05:00Z"/>
                <w:rFonts w:ascii="Arial" w:hAnsi="Arial" w:cs="Arial"/>
                <w:color w:val="5A5A5A"/>
                <w:sz w:val="21"/>
                <w:szCs w:val="21"/>
              </w:rPr>
            </w:pPr>
            <w:ins w:id="571" w:author="Musavi, Hamid [USA] [2]" w:date="2017-05-01T16:05:00Z">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ins>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ins w:id="57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ins w:id="573" w:author="Musavi, Hamid [USA] [2]" w:date="2017-05-01T16:05:00Z"/>
                <w:rFonts w:ascii="Arial" w:hAnsi="Arial" w:cs="Arial"/>
                <w:color w:val="5A5A5A"/>
                <w:sz w:val="21"/>
                <w:szCs w:val="21"/>
              </w:rPr>
            </w:pPr>
            <w:ins w:id="574" w:author="Musavi, Hamid [USA] [2]" w:date="2017-05-01T16:05:00Z">
              <w:r>
                <w:rPr>
                  <w:rStyle w:val="tn-table-text"/>
                  <w:rFonts w:ascii="Arial" w:hAnsi="Arial" w:cs="Arial"/>
                  <w:color w:val="5A5A5A"/>
                  <w:sz w:val="21"/>
                  <w:szCs w:val="21"/>
                </w:rPr>
                <w:t>7</w:t>
              </w:r>
              <w:r>
                <w:rPr>
                  <w:rStyle w:val="apple-converted-space"/>
                  <w:rFonts w:ascii="Arial" w:hAnsi="Arial" w:cs="Arial"/>
                  <w:color w:val="5A5A5A"/>
                  <w:sz w:val="21"/>
                  <w:szCs w:val="21"/>
                </w:rPr>
                <w:t> </w:t>
              </w:r>
            </w:ins>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575" w:author="Musavi, Hamid [USA] [2]" w:date="2017-05-01T16:05:00Z"/>
                <w:rFonts w:ascii="Arial" w:hAnsi="Arial" w:cs="Arial"/>
                <w:color w:val="5A5A5A"/>
                <w:sz w:val="21"/>
                <w:szCs w:val="21"/>
              </w:rPr>
            </w:pPr>
            <w:ins w:id="576" w:author="Musavi, Hamid [USA] [2]" w:date="2017-05-01T16:05:00Z">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ins>
          </w:p>
        </w:tc>
      </w:tr>
      <w:tr w:rsidR="00BC38F2" w14:paraId="6766D698" w14:textId="77777777" w:rsidTr="001F1A9D">
        <w:trPr>
          <w:ins w:id="57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ins w:id="578" w:author="Musavi, Hamid [USA] [2]" w:date="2017-05-01T16:05:00Z"/>
                <w:rFonts w:ascii="Arial" w:hAnsi="Arial" w:cs="Arial"/>
                <w:color w:val="5A5A5A"/>
                <w:sz w:val="21"/>
                <w:szCs w:val="21"/>
              </w:rPr>
            </w:pPr>
            <w:ins w:id="579" w:author="Musavi, Hamid [USA] [2]" w:date="2017-05-01T16:05:00Z">
              <w:r>
                <w:rPr>
                  <w:rStyle w:val="tn-table-text"/>
                  <w:rFonts w:ascii="Arial" w:hAnsi="Arial" w:cs="Arial"/>
                  <w:color w:val="5A5A5A"/>
                  <w:sz w:val="21"/>
                  <w:szCs w:val="21"/>
                </w:rPr>
                <w:t>8</w:t>
              </w:r>
              <w:r>
                <w:rPr>
                  <w:rStyle w:val="apple-converted-space"/>
                  <w:rFonts w:ascii="Arial" w:hAnsi="Arial" w:cs="Arial"/>
                  <w:color w:val="5A5A5A"/>
                  <w:sz w:val="21"/>
                  <w:szCs w:val="21"/>
                </w:rPr>
                <w:t> </w:t>
              </w:r>
            </w:ins>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580" w:author="Musavi, Hamid [USA] [2]" w:date="2017-05-01T16:05:00Z"/>
                <w:rFonts w:ascii="Arial" w:hAnsi="Arial" w:cs="Arial"/>
                <w:color w:val="5A5A5A"/>
                <w:sz w:val="21"/>
                <w:szCs w:val="21"/>
              </w:rPr>
            </w:pPr>
            <w:ins w:id="581" w:author="Musavi, Hamid [USA] [2]" w:date="2017-05-01T16:05:00Z">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ins>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ins w:id="58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ins w:id="583" w:author="Musavi, Hamid [USA] [2]" w:date="2017-05-01T16:05:00Z"/>
                <w:rFonts w:ascii="Arial" w:hAnsi="Arial" w:cs="Arial"/>
                <w:color w:val="5A5A5A"/>
                <w:sz w:val="21"/>
                <w:szCs w:val="21"/>
              </w:rPr>
            </w:pPr>
            <w:ins w:id="584" w:author="Musavi, Hamid [USA] [2]" w:date="2017-05-01T16:05:00Z">
              <w:r>
                <w:rPr>
                  <w:rStyle w:val="tn-table-text"/>
                  <w:rFonts w:ascii="Arial" w:hAnsi="Arial" w:cs="Arial"/>
                  <w:color w:val="5A5A5A"/>
                  <w:sz w:val="21"/>
                  <w:szCs w:val="21"/>
                </w:rPr>
                <w:t>9</w:t>
              </w:r>
              <w:r>
                <w:rPr>
                  <w:rStyle w:val="apple-converted-space"/>
                  <w:rFonts w:ascii="Arial" w:hAnsi="Arial" w:cs="Arial"/>
                  <w:color w:val="5A5A5A"/>
                  <w:sz w:val="21"/>
                  <w:szCs w:val="21"/>
                </w:rPr>
                <w:t> </w:t>
              </w:r>
            </w:ins>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585" w:author="Musavi, Hamid [USA] [2]" w:date="2017-05-01T16:05:00Z"/>
                <w:rFonts w:ascii="Arial" w:hAnsi="Arial" w:cs="Arial"/>
                <w:color w:val="5A5A5A"/>
                <w:sz w:val="21"/>
                <w:szCs w:val="21"/>
              </w:rPr>
            </w:pPr>
            <w:ins w:id="586" w:author="Musavi, Hamid [USA] [2]" w:date="2017-05-01T16:05:00Z">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ins>
          </w:p>
        </w:tc>
      </w:tr>
      <w:tr w:rsidR="00BC38F2" w14:paraId="79B59DDA" w14:textId="77777777" w:rsidTr="001F1A9D">
        <w:trPr>
          <w:ins w:id="58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ins w:id="588" w:author="Musavi, Hamid [USA] [2]" w:date="2017-05-01T16:05:00Z"/>
                <w:rFonts w:ascii="Arial" w:hAnsi="Arial" w:cs="Arial"/>
                <w:color w:val="5A5A5A"/>
                <w:sz w:val="21"/>
                <w:szCs w:val="21"/>
              </w:rPr>
            </w:pPr>
            <w:ins w:id="589" w:author="Musavi, Hamid [USA] [2]" w:date="2017-05-01T16:05:00Z">
              <w:r>
                <w:rPr>
                  <w:rStyle w:val="tn-table-text"/>
                  <w:rFonts w:ascii="Arial" w:hAnsi="Arial" w:cs="Arial"/>
                  <w:color w:val="5A5A5A"/>
                  <w:sz w:val="21"/>
                  <w:szCs w:val="21"/>
                </w:rPr>
                <w:t>10</w:t>
              </w:r>
              <w:r>
                <w:rPr>
                  <w:rStyle w:val="apple-converted-space"/>
                  <w:rFonts w:ascii="Arial" w:hAnsi="Arial" w:cs="Arial"/>
                  <w:color w:val="5A5A5A"/>
                  <w:sz w:val="21"/>
                  <w:szCs w:val="21"/>
                </w:rPr>
                <w:t> </w:t>
              </w:r>
            </w:ins>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590" w:author="Musavi, Hamid [USA] [2]" w:date="2017-05-01T16:05:00Z"/>
                <w:rFonts w:ascii="Arial" w:hAnsi="Arial" w:cs="Arial"/>
                <w:color w:val="5A5A5A"/>
                <w:sz w:val="21"/>
                <w:szCs w:val="21"/>
              </w:rPr>
            </w:pPr>
            <w:ins w:id="591" w:author="Musavi, Hamid [USA] [2]" w:date="2017-05-01T16:05:00Z">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ins>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ins w:id="59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ins w:id="593" w:author="Musavi, Hamid [USA] [2]" w:date="2017-05-01T16:05:00Z"/>
                <w:rFonts w:ascii="Arial" w:hAnsi="Arial" w:cs="Arial"/>
                <w:color w:val="5A5A5A"/>
                <w:sz w:val="21"/>
                <w:szCs w:val="21"/>
              </w:rPr>
            </w:pPr>
            <w:ins w:id="594" w:author="Musavi, Hamid [USA] [2]" w:date="2017-05-01T16:05:00Z">
              <w:r>
                <w:rPr>
                  <w:rStyle w:val="tn-table-text"/>
                  <w:rFonts w:ascii="Arial" w:hAnsi="Arial" w:cs="Arial"/>
                  <w:color w:val="5A5A5A"/>
                  <w:sz w:val="21"/>
                  <w:szCs w:val="21"/>
                </w:rPr>
                <w:t>65</w:t>
              </w:r>
              <w:r>
                <w:rPr>
                  <w:rStyle w:val="apple-converted-space"/>
                  <w:rFonts w:ascii="Arial" w:hAnsi="Arial" w:cs="Arial"/>
                  <w:color w:val="5A5A5A"/>
                  <w:sz w:val="21"/>
                  <w:szCs w:val="21"/>
                </w:rPr>
                <w:t> </w:t>
              </w:r>
            </w:ins>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595" w:author="Musavi, Hamid [USA] [2]" w:date="2017-05-01T16:05:00Z"/>
                <w:rFonts w:ascii="Arial" w:hAnsi="Arial" w:cs="Arial"/>
                <w:color w:val="5A5A5A"/>
                <w:sz w:val="21"/>
                <w:szCs w:val="21"/>
              </w:rPr>
            </w:pPr>
            <w:ins w:id="596" w:author="Musavi, Hamid [USA] [2]" w:date="2017-05-01T16:05:00Z">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ins>
          </w:p>
        </w:tc>
      </w:tr>
      <w:tr w:rsidR="00BC38F2" w14:paraId="73B73C61" w14:textId="77777777" w:rsidTr="001F1A9D">
        <w:trPr>
          <w:ins w:id="59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ins w:id="598" w:author="Musavi, Hamid [USA] [2]" w:date="2017-05-01T16:05:00Z"/>
                <w:rFonts w:ascii="Arial" w:hAnsi="Arial" w:cs="Arial"/>
                <w:color w:val="5A5A5A"/>
                <w:sz w:val="21"/>
                <w:szCs w:val="21"/>
              </w:rPr>
            </w:pPr>
            <w:ins w:id="599" w:author="Musavi, Hamid [USA] [2]" w:date="2017-05-01T16:05:00Z">
              <w:r>
                <w:rPr>
                  <w:rStyle w:val="tn-table-text"/>
                  <w:rFonts w:ascii="Arial" w:hAnsi="Arial" w:cs="Arial"/>
                  <w:color w:val="5A5A5A"/>
                  <w:sz w:val="21"/>
                  <w:szCs w:val="21"/>
                </w:rPr>
                <w:t>66</w:t>
              </w:r>
              <w:r>
                <w:rPr>
                  <w:rStyle w:val="apple-converted-space"/>
                  <w:rFonts w:ascii="Arial" w:hAnsi="Arial" w:cs="Arial"/>
                  <w:color w:val="5A5A5A"/>
                  <w:sz w:val="21"/>
                  <w:szCs w:val="21"/>
                </w:rPr>
                <w:t> </w:t>
              </w:r>
            </w:ins>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600" w:author="Musavi, Hamid [USA] [2]" w:date="2017-05-01T16:05:00Z"/>
                <w:rFonts w:ascii="Arial" w:hAnsi="Arial" w:cs="Arial"/>
                <w:color w:val="5A5A5A"/>
                <w:sz w:val="21"/>
                <w:szCs w:val="21"/>
              </w:rPr>
            </w:pPr>
            <w:ins w:id="601" w:author="Musavi, Hamid [USA] [2]" w:date="2017-05-01T16:05:00Z">
              <w:r>
                <w:rPr>
                  <w:rStyle w:val="tn-table-text"/>
                  <w:rFonts w:ascii="Arial" w:hAnsi="Arial" w:cs="Arial"/>
                  <w:color w:val="5A5A5A"/>
                  <w:sz w:val="21"/>
                  <w:szCs w:val="21"/>
                </w:rPr>
                <w:t>General error in ssh protocol</w:t>
              </w:r>
              <w:r>
                <w:rPr>
                  <w:rStyle w:val="apple-converted-space"/>
                  <w:rFonts w:ascii="Arial" w:hAnsi="Arial" w:cs="Arial"/>
                  <w:color w:val="5A5A5A"/>
                  <w:sz w:val="21"/>
                  <w:szCs w:val="21"/>
                </w:rPr>
                <w:t> </w:t>
              </w:r>
            </w:ins>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ins w:id="60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ins w:id="603" w:author="Musavi, Hamid [USA] [2]" w:date="2017-05-01T16:05:00Z"/>
                <w:rFonts w:ascii="Arial" w:hAnsi="Arial" w:cs="Arial"/>
                <w:color w:val="5A5A5A"/>
                <w:sz w:val="21"/>
                <w:szCs w:val="21"/>
              </w:rPr>
            </w:pPr>
            <w:ins w:id="604" w:author="Musavi, Hamid [USA] [2]" w:date="2017-05-01T16:05:00Z">
              <w:r>
                <w:rPr>
                  <w:rStyle w:val="tn-table-text"/>
                  <w:rFonts w:ascii="Arial" w:hAnsi="Arial" w:cs="Arial"/>
                  <w:color w:val="5A5A5A"/>
                  <w:sz w:val="21"/>
                  <w:szCs w:val="21"/>
                </w:rPr>
                <w:t>67</w:t>
              </w:r>
              <w:r>
                <w:rPr>
                  <w:rStyle w:val="apple-converted-space"/>
                  <w:rFonts w:ascii="Arial" w:hAnsi="Arial" w:cs="Arial"/>
                  <w:color w:val="5A5A5A"/>
                  <w:sz w:val="21"/>
                  <w:szCs w:val="21"/>
                </w:rPr>
                <w:t> </w:t>
              </w:r>
            </w:ins>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605" w:author="Musavi, Hamid [USA] [2]" w:date="2017-05-01T16:05:00Z"/>
                <w:rFonts w:ascii="Arial" w:hAnsi="Arial" w:cs="Arial"/>
                <w:color w:val="5A5A5A"/>
                <w:sz w:val="21"/>
                <w:szCs w:val="21"/>
              </w:rPr>
            </w:pPr>
            <w:ins w:id="606" w:author="Musavi, Hamid [USA] [2]" w:date="2017-05-01T16:05:00Z">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ins>
          </w:p>
        </w:tc>
      </w:tr>
      <w:tr w:rsidR="00BC38F2" w14:paraId="63A6A1ED" w14:textId="77777777" w:rsidTr="001F1A9D">
        <w:trPr>
          <w:ins w:id="60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ins w:id="608" w:author="Musavi, Hamid [USA] [2]" w:date="2017-05-01T16:05:00Z"/>
                <w:rFonts w:ascii="Arial" w:hAnsi="Arial" w:cs="Arial"/>
                <w:color w:val="5A5A5A"/>
                <w:sz w:val="21"/>
                <w:szCs w:val="21"/>
              </w:rPr>
            </w:pPr>
            <w:ins w:id="609" w:author="Musavi, Hamid [USA] [2]" w:date="2017-05-01T16:05:00Z">
              <w:r>
                <w:rPr>
                  <w:rStyle w:val="tn-table-text"/>
                  <w:rFonts w:ascii="Arial" w:hAnsi="Arial" w:cs="Arial"/>
                  <w:color w:val="5A5A5A"/>
                  <w:sz w:val="21"/>
                  <w:szCs w:val="21"/>
                </w:rPr>
                <w:t>68</w:t>
              </w:r>
              <w:r>
                <w:rPr>
                  <w:rStyle w:val="apple-converted-space"/>
                  <w:rFonts w:ascii="Arial" w:hAnsi="Arial" w:cs="Arial"/>
                  <w:color w:val="5A5A5A"/>
                  <w:sz w:val="21"/>
                  <w:szCs w:val="21"/>
                </w:rPr>
                <w:t> </w:t>
              </w:r>
            </w:ins>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610" w:author="Musavi, Hamid [USA] [2]" w:date="2017-05-01T16:05:00Z"/>
                <w:rFonts w:ascii="Arial" w:hAnsi="Arial" w:cs="Arial"/>
                <w:color w:val="5A5A5A"/>
                <w:sz w:val="21"/>
                <w:szCs w:val="21"/>
              </w:rPr>
            </w:pPr>
            <w:ins w:id="611" w:author="Musavi, Hamid [USA] [2]" w:date="2017-05-01T16:05:00Z">
              <w:r>
                <w:rPr>
                  <w:rStyle w:val="tn-table-text"/>
                  <w:rFonts w:ascii="Arial" w:hAnsi="Arial" w:cs="Arial"/>
                  <w:color w:val="5A5A5A"/>
                  <w:sz w:val="21"/>
                  <w:szCs w:val="21"/>
                </w:rPr>
                <w:t>Reserved</w:t>
              </w:r>
              <w:r>
                <w:rPr>
                  <w:rStyle w:val="apple-converted-space"/>
                  <w:rFonts w:ascii="Arial" w:hAnsi="Arial" w:cs="Arial"/>
                  <w:color w:val="5A5A5A"/>
                  <w:sz w:val="21"/>
                  <w:szCs w:val="21"/>
                </w:rPr>
                <w:t> </w:t>
              </w:r>
            </w:ins>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ins w:id="61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ins w:id="613" w:author="Musavi, Hamid [USA] [2]" w:date="2017-05-01T16:05:00Z"/>
                <w:rFonts w:ascii="Arial" w:hAnsi="Arial" w:cs="Arial"/>
                <w:color w:val="5A5A5A"/>
                <w:sz w:val="21"/>
                <w:szCs w:val="21"/>
              </w:rPr>
            </w:pPr>
            <w:ins w:id="614" w:author="Musavi, Hamid [USA] [2]" w:date="2017-05-01T16:05:00Z">
              <w:r>
                <w:rPr>
                  <w:rStyle w:val="tn-table-text"/>
                  <w:rFonts w:ascii="Arial" w:hAnsi="Arial" w:cs="Arial"/>
                  <w:color w:val="5A5A5A"/>
                  <w:sz w:val="21"/>
                  <w:szCs w:val="21"/>
                </w:rPr>
                <w:t>69</w:t>
              </w:r>
              <w:r>
                <w:rPr>
                  <w:rStyle w:val="apple-converted-space"/>
                  <w:rFonts w:ascii="Arial" w:hAnsi="Arial" w:cs="Arial"/>
                  <w:color w:val="5A5A5A"/>
                  <w:sz w:val="21"/>
                  <w:szCs w:val="21"/>
                </w:rPr>
                <w:t> </w:t>
              </w:r>
            </w:ins>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615" w:author="Musavi, Hamid [USA] [2]" w:date="2017-05-01T16:05:00Z"/>
                <w:rFonts w:ascii="Arial" w:hAnsi="Arial" w:cs="Arial"/>
                <w:color w:val="5A5A5A"/>
                <w:sz w:val="21"/>
                <w:szCs w:val="21"/>
              </w:rPr>
            </w:pPr>
            <w:ins w:id="616" w:author="Musavi, Hamid [USA] [2]" w:date="2017-05-01T16:05:00Z">
              <w:r>
                <w:rPr>
                  <w:rStyle w:val="tn-table-text"/>
                  <w:rFonts w:ascii="Arial" w:hAnsi="Arial" w:cs="Arial"/>
                  <w:color w:val="5A5A5A"/>
                  <w:sz w:val="21"/>
                  <w:szCs w:val="21"/>
                </w:rPr>
                <w:t>MAC error</w:t>
              </w:r>
              <w:r>
                <w:rPr>
                  <w:rStyle w:val="apple-converted-space"/>
                  <w:rFonts w:ascii="Arial" w:hAnsi="Arial" w:cs="Arial"/>
                  <w:color w:val="5A5A5A"/>
                  <w:sz w:val="21"/>
                  <w:szCs w:val="21"/>
                </w:rPr>
                <w:t> </w:t>
              </w:r>
            </w:ins>
          </w:p>
        </w:tc>
      </w:tr>
      <w:tr w:rsidR="00BC38F2" w14:paraId="75BE3589" w14:textId="77777777" w:rsidTr="001F1A9D">
        <w:trPr>
          <w:ins w:id="61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ins w:id="618" w:author="Musavi, Hamid [USA] [2]" w:date="2017-05-01T16:05:00Z"/>
                <w:rFonts w:ascii="Arial" w:hAnsi="Arial" w:cs="Arial"/>
                <w:color w:val="5A5A5A"/>
                <w:sz w:val="21"/>
                <w:szCs w:val="21"/>
              </w:rPr>
            </w:pPr>
            <w:ins w:id="619" w:author="Musavi, Hamid [USA] [2]" w:date="2017-05-01T16:05:00Z">
              <w:r>
                <w:rPr>
                  <w:rStyle w:val="tn-table-text"/>
                  <w:rFonts w:ascii="Arial" w:hAnsi="Arial" w:cs="Arial"/>
                  <w:color w:val="5A5A5A"/>
                  <w:sz w:val="21"/>
                  <w:szCs w:val="21"/>
                </w:rPr>
                <w:t>70</w:t>
              </w:r>
              <w:r>
                <w:rPr>
                  <w:rStyle w:val="apple-converted-space"/>
                  <w:rFonts w:ascii="Arial" w:hAnsi="Arial" w:cs="Arial"/>
                  <w:color w:val="5A5A5A"/>
                  <w:sz w:val="21"/>
                  <w:szCs w:val="21"/>
                </w:rPr>
                <w:t> </w:t>
              </w:r>
            </w:ins>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620" w:author="Musavi, Hamid [USA] [2]" w:date="2017-05-01T16:05:00Z"/>
                <w:rFonts w:ascii="Arial" w:hAnsi="Arial" w:cs="Arial"/>
                <w:color w:val="5A5A5A"/>
                <w:sz w:val="21"/>
                <w:szCs w:val="21"/>
              </w:rPr>
            </w:pPr>
            <w:ins w:id="621" w:author="Musavi, Hamid [USA] [2]" w:date="2017-05-01T16:05:00Z">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ins>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ins w:id="62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ins w:id="623" w:author="Musavi, Hamid [USA] [2]" w:date="2017-05-01T16:05:00Z"/>
                <w:rFonts w:ascii="Arial" w:hAnsi="Arial" w:cs="Arial"/>
                <w:color w:val="5A5A5A"/>
                <w:sz w:val="21"/>
                <w:szCs w:val="21"/>
              </w:rPr>
            </w:pPr>
            <w:ins w:id="624" w:author="Musavi, Hamid [USA] [2]" w:date="2017-05-01T16:05:00Z">
              <w:r>
                <w:rPr>
                  <w:rStyle w:val="tn-table-text"/>
                  <w:rFonts w:ascii="Arial" w:hAnsi="Arial" w:cs="Arial"/>
                  <w:color w:val="5A5A5A"/>
                  <w:sz w:val="21"/>
                  <w:szCs w:val="21"/>
                </w:rPr>
                <w:lastRenderedPageBreak/>
                <w:t>71</w:t>
              </w:r>
              <w:r>
                <w:rPr>
                  <w:rStyle w:val="apple-converted-space"/>
                  <w:rFonts w:ascii="Arial" w:hAnsi="Arial" w:cs="Arial"/>
                  <w:color w:val="5A5A5A"/>
                  <w:sz w:val="21"/>
                  <w:szCs w:val="21"/>
                </w:rPr>
                <w:t> </w:t>
              </w:r>
            </w:ins>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625" w:author="Musavi, Hamid [USA] [2]" w:date="2017-05-01T16:05:00Z"/>
                <w:rFonts w:ascii="Arial" w:hAnsi="Arial" w:cs="Arial"/>
                <w:color w:val="5A5A5A"/>
                <w:sz w:val="21"/>
                <w:szCs w:val="21"/>
              </w:rPr>
            </w:pPr>
            <w:ins w:id="626" w:author="Musavi, Hamid [USA] [2]" w:date="2017-05-01T16:05:00Z">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ins>
          </w:p>
        </w:tc>
      </w:tr>
      <w:tr w:rsidR="00BC38F2" w14:paraId="6CF32245" w14:textId="77777777" w:rsidTr="001F1A9D">
        <w:trPr>
          <w:ins w:id="62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ins w:id="628" w:author="Musavi, Hamid [USA] [2]" w:date="2017-05-01T16:05:00Z"/>
                <w:rFonts w:ascii="Arial" w:hAnsi="Arial" w:cs="Arial"/>
                <w:color w:val="5A5A5A"/>
                <w:sz w:val="21"/>
                <w:szCs w:val="21"/>
              </w:rPr>
            </w:pPr>
            <w:ins w:id="629" w:author="Musavi, Hamid [USA] [2]" w:date="2017-05-01T16:05:00Z">
              <w:r>
                <w:rPr>
                  <w:rStyle w:val="tn-table-text"/>
                  <w:rFonts w:ascii="Arial" w:hAnsi="Arial" w:cs="Arial"/>
                  <w:color w:val="5A5A5A"/>
                  <w:sz w:val="21"/>
                  <w:szCs w:val="21"/>
                </w:rPr>
                <w:t>72</w:t>
              </w:r>
              <w:r>
                <w:rPr>
                  <w:rStyle w:val="apple-converted-space"/>
                  <w:rFonts w:ascii="Arial" w:hAnsi="Arial" w:cs="Arial"/>
                  <w:color w:val="5A5A5A"/>
                  <w:sz w:val="21"/>
                  <w:szCs w:val="21"/>
                </w:rPr>
                <w:t> </w:t>
              </w:r>
            </w:ins>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630" w:author="Musavi, Hamid [USA] [2]" w:date="2017-05-01T16:05:00Z"/>
                <w:rFonts w:ascii="Arial" w:hAnsi="Arial" w:cs="Arial"/>
                <w:color w:val="5A5A5A"/>
                <w:sz w:val="21"/>
                <w:szCs w:val="21"/>
              </w:rPr>
            </w:pPr>
            <w:ins w:id="631" w:author="Musavi, Hamid [USA] [2]" w:date="2017-05-01T16:05:00Z">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ins>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ins w:id="63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ins w:id="633" w:author="Musavi, Hamid [USA] [2]" w:date="2017-05-01T16:05:00Z"/>
                <w:rFonts w:ascii="Arial" w:hAnsi="Arial" w:cs="Arial"/>
                <w:color w:val="5A5A5A"/>
                <w:sz w:val="21"/>
                <w:szCs w:val="21"/>
              </w:rPr>
            </w:pPr>
            <w:ins w:id="634" w:author="Musavi, Hamid [USA] [2]" w:date="2017-05-01T16:05:00Z">
              <w:r>
                <w:rPr>
                  <w:rStyle w:val="tn-table-text"/>
                  <w:rFonts w:ascii="Arial" w:hAnsi="Arial" w:cs="Arial"/>
                  <w:color w:val="5A5A5A"/>
                  <w:sz w:val="21"/>
                  <w:szCs w:val="21"/>
                </w:rPr>
                <w:t>73</w:t>
              </w:r>
              <w:r>
                <w:rPr>
                  <w:rStyle w:val="apple-converted-space"/>
                  <w:rFonts w:ascii="Arial" w:hAnsi="Arial" w:cs="Arial"/>
                  <w:color w:val="5A5A5A"/>
                  <w:sz w:val="21"/>
                  <w:szCs w:val="21"/>
                </w:rPr>
                <w:t> </w:t>
              </w:r>
            </w:ins>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635" w:author="Musavi, Hamid [USA] [2]" w:date="2017-05-01T16:05:00Z"/>
                <w:rFonts w:ascii="Arial" w:hAnsi="Arial" w:cs="Arial"/>
                <w:color w:val="5A5A5A"/>
                <w:sz w:val="21"/>
                <w:szCs w:val="21"/>
              </w:rPr>
            </w:pPr>
            <w:ins w:id="636" w:author="Musavi, Hamid [USA] [2]" w:date="2017-05-01T16:05:00Z">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ins>
          </w:p>
        </w:tc>
      </w:tr>
      <w:tr w:rsidR="00BC38F2" w14:paraId="53FBE6DD" w14:textId="77777777" w:rsidTr="001F1A9D">
        <w:trPr>
          <w:ins w:id="63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ins w:id="638" w:author="Musavi, Hamid [USA] [2]" w:date="2017-05-01T16:05:00Z"/>
                <w:rFonts w:ascii="Arial" w:hAnsi="Arial" w:cs="Arial"/>
                <w:color w:val="5A5A5A"/>
                <w:sz w:val="21"/>
                <w:szCs w:val="21"/>
              </w:rPr>
            </w:pPr>
            <w:ins w:id="639" w:author="Musavi, Hamid [USA] [2]" w:date="2017-05-01T16:05:00Z">
              <w:r>
                <w:rPr>
                  <w:rStyle w:val="tn-table-text"/>
                  <w:rFonts w:ascii="Arial" w:hAnsi="Arial" w:cs="Arial"/>
                  <w:color w:val="5A5A5A"/>
                  <w:sz w:val="21"/>
                  <w:szCs w:val="21"/>
                </w:rPr>
                <w:t>74</w:t>
              </w:r>
              <w:r>
                <w:rPr>
                  <w:rStyle w:val="apple-converted-space"/>
                  <w:rFonts w:ascii="Arial" w:hAnsi="Arial" w:cs="Arial"/>
                  <w:color w:val="5A5A5A"/>
                  <w:sz w:val="21"/>
                  <w:szCs w:val="21"/>
                </w:rPr>
                <w:t> </w:t>
              </w:r>
            </w:ins>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640" w:author="Musavi, Hamid [USA] [2]" w:date="2017-05-01T16:05:00Z"/>
                <w:rFonts w:ascii="Arial" w:hAnsi="Arial" w:cs="Arial"/>
                <w:color w:val="5A5A5A"/>
                <w:sz w:val="21"/>
                <w:szCs w:val="21"/>
              </w:rPr>
            </w:pPr>
            <w:ins w:id="641" w:author="Musavi, Hamid [USA] [2]" w:date="2017-05-01T16:05:00Z">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ins>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ins w:id="64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ins w:id="643" w:author="Musavi, Hamid [USA] [2]" w:date="2017-05-01T16:05:00Z"/>
                <w:rFonts w:ascii="Arial" w:hAnsi="Arial" w:cs="Arial"/>
                <w:color w:val="5A5A5A"/>
                <w:sz w:val="21"/>
                <w:szCs w:val="21"/>
              </w:rPr>
            </w:pPr>
            <w:ins w:id="644" w:author="Musavi, Hamid [USA] [2]" w:date="2017-05-01T16:05:00Z">
              <w:r>
                <w:rPr>
                  <w:rStyle w:val="tn-table-text"/>
                  <w:rFonts w:ascii="Arial" w:hAnsi="Arial" w:cs="Arial"/>
                  <w:color w:val="5A5A5A"/>
                  <w:sz w:val="21"/>
                  <w:szCs w:val="21"/>
                </w:rPr>
                <w:t>75</w:t>
              </w:r>
              <w:r>
                <w:rPr>
                  <w:rStyle w:val="apple-converted-space"/>
                  <w:rFonts w:ascii="Arial" w:hAnsi="Arial" w:cs="Arial"/>
                  <w:color w:val="5A5A5A"/>
                  <w:sz w:val="21"/>
                  <w:szCs w:val="21"/>
                </w:rPr>
                <w:t> </w:t>
              </w:r>
            </w:ins>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645" w:author="Musavi, Hamid [USA] [2]" w:date="2017-05-01T16:05:00Z"/>
                <w:rFonts w:ascii="Arial" w:hAnsi="Arial" w:cs="Arial"/>
                <w:color w:val="5A5A5A"/>
                <w:sz w:val="21"/>
                <w:szCs w:val="21"/>
              </w:rPr>
            </w:pPr>
            <w:ins w:id="646" w:author="Musavi, Hamid [USA] [2]" w:date="2017-05-01T16:05:00Z">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ins>
          </w:p>
        </w:tc>
      </w:tr>
      <w:tr w:rsidR="00BC38F2" w14:paraId="746C4777" w14:textId="77777777" w:rsidTr="001F1A9D">
        <w:trPr>
          <w:ins w:id="64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ins w:id="648" w:author="Musavi, Hamid [USA] [2]" w:date="2017-05-01T16:05:00Z"/>
                <w:rFonts w:ascii="Arial" w:hAnsi="Arial" w:cs="Arial"/>
                <w:color w:val="5A5A5A"/>
                <w:sz w:val="21"/>
                <w:szCs w:val="21"/>
              </w:rPr>
            </w:pPr>
            <w:ins w:id="649" w:author="Musavi, Hamid [USA] [2]" w:date="2017-05-01T16:05:00Z">
              <w:r>
                <w:rPr>
                  <w:rStyle w:val="tn-table-text"/>
                  <w:rFonts w:ascii="Arial" w:hAnsi="Arial" w:cs="Arial"/>
                  <w:color w:val="5A5A5A"/>
                  <w:sz w:val="21"/>
                  <w:szCs w:val="21"/>
                </w:rPr>
                <w:t>76</w:t>
              </w:r>
              <w:r>
                <w:rPr>
                  <w:rStyle w:val="apple-converted-space"/>
                  <w:rFonts w:ascii="Arial" w:hAnsi="Arial" w:cs="Arial"/>
                  <w:color w:val="5A5A5A"/>
                  <w:sz w:val="21"/>
                  <w:szCs w:val="21"/>
                </w:rPr>
                <w:t> </w:t>
              </w:r>
            </w:ins>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650" w:author="Musavi, Hamid [USA] [2]" w:date="2017-05-01T16:05:00Z"/>
                <w:rFonts w:ascii="Arial" w:hAnsi="Arial" w:cs="Arial"/>
                <w:color w:val="5A5A5A"/>
                <w:sz w:val="21"/>
                <w:szCs w:val="21"/>
              </w:rPr>
            </w:pPr>
            <w:ins w:id="651" w:author="Musavi, Hamid [USA] [2]" w:date="2017-05-01T16:05:00Z">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ins>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ins w:id="65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ins w:id="653" w:author="Musavi, Hamid [USA] [2]" w:date="2017-05-01T16:05:00Z"/>
                <w:rFonts w:ascii="Arial" w:hAnsi="Arial" w:cs="Arial"/>
                <w:color w:val="5A5A5A"/>
                <w:sz w:val="21"/>
                <w:szCs w:val="21"/>
              </w:rPr>
            </w:pPr>
            <w:ins w:id="654" w:author="Musavi, Hamid [USA] [2]" w:date="2017-05-01T16:05:00Z">
              <w:r>
                <w:rPr>
                  <w:rStyle w:val="tn-table-text"/>
                  <w:rFonts w:ascii="Arial" w:hAnsi="Arial" w:cs="Arial"/>
                  <w:color w:val="5A5A5A"/>
                  <w:sz w:val="21"/>
                  <w:szCs w:val="21"/>
                </w:rPr>
                <w:t>77</w:t>
              </w:r>
              <w:r>
                <w:rPr>
                  <w:rStyle w:val="apple-converted-space"/>
                  <w:rFonts w:ascii="Arial" w:hAnsi="Arial" w:cs="Arial"/>
                  <w:color w:val="5A5A5A"/>
                  <w:sz w:val="21"/>
                  <w:szCs w:val="21"/>
                </w:rPr>
                <w:t> </w:t>
              </w:r>
            </w:ins>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655" w:author="Musavi, Hamid [USA] [2]" w:date="2017-05-01T16:05:00Z"/>
                <w:rFonts w:ascii="Arial" w:hAnsi="Arial" w:cs="Arial"/>
                <w:color w:val="5A5A5A"/>
                <w:sz w:val="21"/>
                <w:szCs w:val="21"/>
              </w:rPr>
            </w:pPr>
            <w:ins w:id="656" w:author="Musavi, Hamid [USA] [2]" w:date="2017-05-01T16:05:00Z">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ins>
          </w:p>
        </w:tc>
      </w:tr>
      <w:tr w:rsidR="00BC38F2" w14:paraId="4CE88494" w14:textId="77777777" w:rsidTr="001F1A9D">
        <w:trPr>
          <w:ins w:id="657"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ins w:id="658" w:author="Musavi, Hamid [USA] [2]" w:date="2017-05-01T16:05:00Z"/>
                <w:rFonts w:ascii="Arial" w:hAnsi="Arial" w:cs="Arial"/>
                <w:color w:val="5A5A5A"/>
                <w:sz w:val="21"/>
                <w:szCs w:val="21"/>
              </w:rPr>
            </w:pPr>
            <w:ins w:id="659" w:author="Musavi, Hamid [USA] [2]" w:date="2017-05-01T16:05:00Z">
              <w:r>
                <w:rPr>
                  <w:rStyle w:val="tn-table-text"/>
                  <w:rFonts w:ascii="Arial" w:hAnsi="Arial" w:cs="Arial"/>
                  <w:color w:val="5A5A5A"/>
                  <w:sz w:val="21"/>
                  <w:szCs w:val="21"/>
                </w:rPr>
                <w:t>78</w:t>
              </w:r>
              <w:r>
                <w:rPr>
                  <w:rStyle w:val="apple-converted-space"/>
                  <w:rFonts w:ascii="Arial" w:hAnsi="Arial" w:cs="Arial"/>
                  <w:color w:val="5A5A5A"/>
                  <w:sz w:val="21"/>
                  <w:szCs w:val="21"/>
                </w:rPr>
                <w:t> </w:t>
              </w:r>
            </w:ins>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ins w:id="660" w:author="Musavi, Hamid [USA] [2]" w:date="2017-05-01T16:05:00Z"/>
                <w:rFonts w:ascii="Arial" w:hAnsi="Arial" w:cs="Arial"/>
                <w:color w:val="5A5A5A"/>
                <w:sz w:val="21"/>
                <w:szCs w:val="21"/>
              </w:rPr>
            </w:pPr>
            <w:ins w:id="661" w:author="Musavi, Hamid [USA] [2]" w:date="2017-05-01T16:05:00Z">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ins>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ins w:id="662" w:author="Musavi, Hamid [USA] [2]" w:date="2017-05-01T16:05:00Z"/>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ins w:id="663" w:author="Musavi, Hamid [USA] [2]" w:date="2017-05-01T16:05:00Z"/>
                <w:rFonts w:ascii="Arial" w:hAnsi="Arial" w:cs="Arial"/>
                <w:color w:val="5A5A5A"/>
                <w:sz w:val="21"/>
                <w:szCs w:val="21"/>
              </w:rPr>
            </w:pPr>
            <w:ins w:id="664" w:author="Musavi, Hamid [USA] [2]" w:date="2017-05-01T16:05:00Z">
              <w:r>
                <w:rPr>
                  <w:rStyle w:val="tn-table-text"/>
                  <w:rFonts w:ascii="Arial" w:hAnsi="Arial" w:cs="Arial"/>
                  <w:color w:val="5A5A5A"/>
                  <w:sz w:val="21"/>
                  <w:szCs w:val="21"/>
                </w:rPr>
                <w:t>79</w:t>
              </w:r>
              <w:r>
                <w:rPr>
                  <w:rStyle w:val="apple-converted-space"/>
                  <w:rFonts w:ascii="Arial" w:hAnsi="Arial" w:cs="Arial"/>
                  <w:color w:val="5A5A5A"/>
                  <w:sz w:val="21"/>
                  <w:szCs w:val="21"/>
                </w:rPr>
                <w:t> </w:t>
              </w:r>
            </w:ins>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ins w:id="665" w:author="Musavi, Hamid [USA] [2]" w:date="2017-05-01T16:05:00Z"/>
                <w:rFonts w:ascii="Arial" w:hAnsi="Arial" w:cs="Arial"/>
                <w:color w:val="5A5A5A"/>
                <w:sz w:val="21"/>
                <w:szCs w:val="21"/>
              </w:rPr>
            </w:pPr>
            <w:ins w:id="666" w:author="Musavi, Hamid [USA] [2]" w:date="2017-05-01T16:05:00Z">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ins>
          </w:p>
        </w:tc>
      </w:tr>
    </w:tbl>
    <w:p w14:paraId="6C116AF8" w14:textId="77777777" w:rsidR="00BC38F2" w:rsidRPr="005D4B91" w:rsidRDefault="00BC38F2" w:rsidP="00BC38F2">
      <w:pPr>
        <w:rPr>
          <w:ins w:id="667" w:author="Musavi, Hamid [USA] [2]" w:date="2017-05-01T16:05:00Z"/>
        </w:rPr>
      </w:pPr>
    </w:p>
    <w:p w14:paraId="60117B6C" w14:textId="3C7394B3" w:rsidR="00C910EC" w:rsidRDefault="00C910EC" w:rsidP="00C910EC">
      <w:pPr>
        <w:pStyle w:val="Caption"/>
        <w:keepNext/>
      </w:pPr>
      <w:r>
        <w:t xml:space="preserve">Table </w:t>
      </w:r>
      <w:fldSimple w:instr=" SEQ Table \* ARABIC ">
        <w:r>
          <w:rPr>
            <w:noProof/>
          </w:rPr>
          <w:t>2</w:t>
        </w:r>
      </w:fldSimple>
      <w:r>
        <w:t xml:space="preserve"> - File Copy Data Deposit </w:t>
      </w:r>
      <w:r>
        <w:rPr>
          <w:noProof/>
        </w:rPr>
        <w:t>Messages and Alerts</w:t>
      </w:r>
    </w:p>
    <w:tbl>
      <w:tblPr>
        <w:tblStyle w:val="GridTable4-Accent11"/>
        <w:tblW w:w="0" w:type="auto"/>
        <w:tblLook w:val="04A0" w:firstRow="1" w:lastRow="0" w:firstColumn="1" w:lastColumn="0" w:noHBand="0" w:noVBand="1"/>
      </w:tblPr>
      <w:tblGrid>
        <w:gridCol w:w="4125"/>
        <w:gridCol w:w="2345"/>
        <w:gridCol w:w="2191"/>
        <w:gridCol w:w="2150"/>
        <w:gridCol w:w="2139"/>
      </w:tblGrid>
      <w:tr w:rsidR="001F1A9D" w14:paraId="0D3FE332" w14:textId="77777777" w:rsidTr="00886A51">
        <w:trPr>
          <w:cnfStyle w:val="100000000000" w:firstRow="1" w:lastRow="0" w:firstColumn="0" w:lastColumn="0" w:oddVBand="0" w:evenVBand="0" w:oddHBand="0" w:evenHBand="0" w:firstRowFirstColumn="0" w:firstRowLastColumn="0" w:lastRowFirstColumn="0" w:lastRowLastColumn="0"/>
          <w:ins w:id="668" w:author="Musavi, Hamid [USA] [2]"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BC38F2" w:rsidRDefault="00BC38F2" w:rsidP="001F1A9D">
            <w:pPr>
              <w:rPr>
                <w:ins w:id="669" w:author="Musavi, Hamid [USA] [2]" w:date="2017-05-01T16:05:00Z"/>
              </w:rPr>
            </w:pPr>
            <w:ins w:id="670" w:author="Musavi, Hamid [USA] [2]" w:date="2017-05-01T16:05:00Z">
              <w:r>
                <w:t>Message or Alert</w:t>
              </w:r>
            </w:ins>
          </w:p>
        </w:tc>
        <w:tc>
          <w:tcPr>
            <w:tcW w:w="2345" w:type="dxa"/>
          </w:tcPr>
          <w:p w14:paraId="39EEAC2F"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671" w:author="Musavi, Hamid [USA] [2]" w:date="2017-05-01T16:05:00Z"/>
              </w:rPr>
            </w:pPr>
            <w:ins w:id="672" w:author="Musavi, Hamid [USA] [2]" w:date="2017-05-01T16:05:00Z">
              <w:r>
                <w:t>Communication Method</w:t>
              </w:r>
            </w:ins>
          </w:p>
        </w:tc>
        <w:tc>
          <w:tcPr>
            <w:tcW w:w="2191" w:type="dxa"/>
          </w:tcPr>
          <w:p w14:paraId="14505C1F"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673" w:author="Musavi, Hamid [USA] [2]" w:date="2017-05-01T16:05:00Z"/>
              </w:rPr>
            </w:pPr>
            <w:ins w:id="674" w:author="Musavi, Hamid [USA] [2]" w:date="2017-05-01T16:05:00Z">
              <w:r>
                <w:t>Description</w:t>
              </w:r>
            </w:ins>
          </w:p>
        </w:tc>
        <w:tc>
          <w:tcPr>
            <w:tcW w:w="2150" w:type="dxa"/>
          </w:tcPr>
          <w:p w14:paraId="69EACAF4" w14:textId="77777777" w:rsidR="00BC38F2" w:rsidRDefault="00BC38F2" w:rsidP="001F1A9D">
            <w:pPr>
              <w:cnfStyle w:val="100000000000" w:firstRow="1" w:lastRow="0" w:firstColumn="0" w:lastColumn="0" w:oddVBand="0" w:evenVBand="0" w:oddHBand="0" w:evenHBand="0" w:firstRowFirstColumn="0" w:firstRowLastColumn="0" w:lastRowFirstColumn="0" w:lastRowLastColumn="0"/>
              <w:rPr>
                <w:ins w:id="675" w:author="Musavi, Hamid [USA] [2]" w:date="2017-05-01T16:05:00Z"/>
              </w:rPr>
            </w:pPr>
            <w:ins w:id="676" w:author="Musavi, Hamid [USA] [2]" w:date="2017-05-01T16:05:00Z">
              <w:r>
                <w:t>Algorithm</w:t>
              </w:r>
            </w:ins>
          </w:p>
        </w:tc>
        <w:tc>
          <w:tcPr>
            <w:tcW w:w="2139" w:type="dxa"/>
          </w:tcPr>
          <w:p w14:paraId="6F78ED98" w14:textId="7F99DD28" w:rsidR="00BC38F2" w:rsidRDefault="00614BE5" w:rsidP="001F1A9D">
            <w:pPr>
              <w:cnfStyle w:val="100000000000" w:firstRow="1" w:lastRow="0" w:firstColumn="0" w:lastColumn="0" w:oddVBand="0" w:evenVBand="0" w:oddHBand="0" w:evenHBand="0" w:firstRowFirstColumn="0" w:firstRowLastColumn="0" w:lastRowFirstColumn="0" w:lastRowLastColumn="0"/>
              <w:rPr>
                <w:ins w:id="677" w:author="Musavi, Hamid [USA] [2]" w:date="2017-05-01T16:05:00Z"/>
              </w:rPr>
            </w:pPr>
            <w:ins w:id="678" w:author="Musavi, Hamid [USA] [2]" w:date="2017-05-02T08:21:00Z">
              <w:r>
                <w:t>Criteria</w:t>
              </w:r>
            </w:ins>
          </w:p>
        </w:tc>
      </w:tr>
      <w:tr w:rsidR="001F1A9D" w14:paraId="4F838F82" w14:textId="77777777" w:rsidTr="00886A51">
        <w:trPr>
          <w:cnfStyle w:val="000000100000" w:firstRow="0" w:lastRow="0" w:firstColumn="0" w:lastColumn="0" w:oddVBand="0" w:evenVBand="0" w:oddHBand="1" w:evenHBand="0" w:firstRowFirstColumn="0" w:firstRowLastColumn="0" w:lastRowFirstColumn="0" w:lastRowLastColumn="0"/>
          <w:ins w:id="679" w:author="Musavi, Hamid [USA] [2]"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BC38F2" w:rsidRDefault="00BC38F2" w:rsidP="00BC38F2">
            <w:pPr>
              <w:rPr>
                <w:ins w:id="680" w:author="Musavi, Hamid [USA] [2]" w:date="2017-05-01T16:05:00Z"/>
              </w:rPr>
            </w:pPr>
            <w:ins w:id="681" w:author="Musavi, Hamid [USA] [2]" w:date="2017-05-01T16:05:00Z">
              <w:r>
                <w:t xml:space="preserve">See </w:t>
              </w:r>
              <w:r>
                <w:fldChar w:fldCharType="begin"/>
              </w:r>
              <w:r>
                <w:instrText xml:space="preserve"> REF _Ref481149225 \h </w:instrText>
              </w:r>
            </w:ins>
            <w:ins w:id="682" w:author="Musavi, Hamid [USA] [2]" w:date="2017-05-01T16:05:00Z">
              <w:r>
                <w:fldChar w:fldCharType="separate"/>
              </w:r>
              <w:r>
                <w:t xml:space="preserve">Table </w:t>
              </w:r>
              <w:r>
                <w:rPr>
                  <w:noProof/>
                </w:rPr>
                <w:t>1</w:t>
              </w:r>
              <w:r>
                <w:t xml:space="preserve"> - </w:t>
              </w:r>
              <w:r w:rsidRPr="000970CE">
                <w:t>SCP Return Codes</w:t>
              </w:r>
              <w:r>
                <w:fldChar w:fldCharType="end"/>
              </w:r>
            </w:ins>
            <w:ins w:id="683" w:author="Musavi, Hamid [USA] [2]" w:date="2017-05-01T16:10:00Z">
              <w:r>
                <w:t xml:space="preserve"> for </w:t>
              </w:r>
            </w:ins>
            <w:ins w:id="684" w:author="Musavi, Hamid [USA] [2]" w:date="2017-05-01T16:11:00Z">
              <w:r>
                <w:t>“</w:t>
              </w:r>
            </w:ins>
            <w:ins w:id="685" w:author="Musavi, Hamid [USA] [2]" w:date="2017-05-01T16:10:00Z">
              <w:r>
                <w:t>copy</w:t>
              </w:r>
            </w:ins>
            <w:ins w:id="686" w:author="Musavi, Hamid [USA] [2]" w:date="2017-05-01T16:11:00Z">
              <w:r>
                <w:t>”</w:t>
              </w:r>
            </w:ins>
            <w:ins w:id="687" w:author="Musavi, Hamid [USA] [2]" w:date="2017-05-01T16:10:00Z">
              <w:r>
                <w:t xml:space="preserve"> function Messages</w:t>
              </w:r>
            </w:ins>
            <w:ins w:id="688" w:author="Musavi, Hamid [USA] [2]" w:date="2017-05-01T16:11:00Z">
              <w:r>
                <w:t xml:space="preserve"> and Alerts</w:t>
              </w:r>
            </w:ins>
          </w:p>
        </w:tc>
        <w:tc>
          <w:tcPr>
            <w:tcW w:w="2345" w:type="dxa"/>
          </w:tcPr>
          <w:p w14:paraId="626CCBA0"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689" w:author="Musavi, Hamid [USA] [2]" w:date="2017-05-01T16:05:00Z"/>
              </w:rPr>
            </w:pPr>
            <w:ins w:id="690" w:author="Musavi, Hamid [USA] [2]" w:date="2017-05-01T16:05:00Z">
              <w:r>
                <w:t>Command exit code</w:t>
              </w:r>
            </w:ins>
          </w:p>
        </w:tc>
        <w:tc>
          <w:tcPr>
            <w:tcW w:w="2191" w:type="dxa"/>
          </w:tcPr>
          <w:p w14:paraId="02CC9537" w14:textId="78AEA7BF" w:rsidR="00BC38F2" w:rsidRDefault="00BC38F2" w:rsidP="001F1A9D">
            <w:pPr>
              <w:cnfStyle w:val="000000100000" w:firstRow="0" w:lastRow="0" w:firstColumn="0" w:lastColumn="0" w:oddVBand="0" w:evenVBand="0" w:oddHBand="1" w:evenHBand="0" w:firstRowFirstColumn="0" w:firstRowLastColumn="0" w:lastRowFirstColumn="0" w:lastRowLastColumn="0"/>
              <w:rPr>
                <w:ins w:id="691" w:author="Musavi, Hamid [USA] [2]" w:date="2017-05-01T16:05:00Z"/>
              </w:rPr>
            </w:pPr>
            <w:ins w:id="692" w:author="Musavi, Hamid [USA] [2]" w:date="2017-05-01T16:05:00Z">
              <w:r>
                <w:t xml:space="preserve">See </w:t>
              </w:r>
              <w:r>
                <w:fldChar w:fldCharType="begin"/>
              </w:r>
              <w:r>
                <w:instrText xml:space="preserve"> REF _Ref481149225 \h </w:instrText>
              </w:r>
            </w:ins>
            <w:ins w:id="693" w:author="Musavi, Hamid [USA] [2]" w:date="2017-05-01T16:05:00Z">
              <w:r>
                <w:fldChar w:fldCharType="separate"/>
              </w:r>
              <w:r>
                <w:t xml:space="preserve">Table </w:t>
              </w:r>
              <w:r>
                <w:rPr>
                  <w:noProof/>
                </w:rPr>
                <w:t>1</w:t>
              </w:r>
              <w:r>
                <w:t xml:space="preserve"> - </w:t>
              </w:r>
              <w:r w:rsidRPr="000970CE">
                <w:t>SCP Return Codes</w:t>
              </w:r>
              <w:r>
                <w:fldChar w:fldCharType="end"/>
              </w:r>
            </w:ins>
            <w:ins w:id="694" w:author="Musavi, Hamid [USA] [2]" w:date="2017-05-01T16:10:00Z">
              <w:r>
                <w:t xml:space="preserve"> for </w:t>
              </w:r>
            </w:ins>
            <w:ins w:id="695" w:author="Musavi, Hamid [USA] [2]" w:date="2017-05-01T16:11:00Z">
              <w:r>
                <w:t>“</w:t>
              </w:r>
            </w:ins>
            <w:ins w:id="696" w:author="Musavi, Hamid [USA] [2]" w:date="2017-05-01T16:10:00Z">
              <w:r>
                <w:t>copy</w:t>
              </w:r>
            </w:ins>
            <w:ins w:id="697" w:author="Musavi, Hamid [USA] [2]" w:date="2017-05-01T16:11:00Z">
              <w:r>
                <w:t>”</w:t>
              </w:r>
            </w:ins>
            <w:ins w:id="698" w:author="Musavi, Hamid [USA] [2]" w:date="2017-05-01T16:10:00Z">
              <w:r>
                <w:t xml:space="preserve"> function</w:t>
              </w:r>
            </w:ins>
            <w:ins w:id="699" w:author="Musavi, Hamid [USA] [2]" w:date="2017-05-01T16:11:00Z">
              <w:r>
                <w:t xml:space="preserve"> Messages and Alerts</w:t>
              </w:r>
            </w:ins>
          </w:p>
        </w:tc>
        <w:tc>
          <w:tcPr>
            <w:tcW w:w="2150" w:type="dxa"/>
          </w:tcPr>
          <w:p w14:paraId="7D851B85"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700" w:author="Musavi, Hamid [USA] [2]" w:date="2017-05-01T16:05:00Z"/>
              </w:rPr>
            </w:pPr>
            <w:ins w:id="701" w:author="Musavi, Hamid [USA] [2]" w:date="2017-05-01T16:05:00Z">
              <w:r>
                <w:t>Platform dependent</w:t>
              </w:r>
            </w:ins>
          </w:p>
        </w:tc>
        <w:tc>
          <w:tcPr>
            <w:tcW w:w="2139" w:type="dxa"/>
          </w:tcPr>
          <w:p w14:paraId="767DB487" w14:textId="77777777" w:rsidR="00BC38F2" w:rsidRDefault="00BC38F2" w:rsidP="001F1A9D">
            <w:pPr>
              <w:cnfStyle w:val="000000100000" w:firstRow="0" w:lastRow="0" w:firstColumn="0" w:lastColumn="0" w:oddVBand="0" w:evenVBand="0" w:oddHBand="1" w:evenHBand="0" w:firstRowFirstColumn="0" w:firstRowLastColumn="0" w:lastRowFirstColumn="0" w:lastRowLastColumn="0"/>
              <w:rPr>
                <w:ins w:id="702" w:author="Musavi, Hamid [USA] [2]" w:date="2017-05-01T16:05:00Z"/>
              </w:rPr>
            </w:pPr>
            <w:ins w:id="703" w:author="Musavi, Hamid [USA] [2]" w:date="2017-05-01T16:05:00Z">
              <w:r>
                <w:t>Platform dependent</w:t>
              </w:r>
            </w:ins>
          </w:p>
        </w:tc>
      </w:tr>
      <w:tr w:rsidR="0094706F" w14:paraId="222C67DF" w14:textId="77777777" w:rsidTr="00886A51">
        <w:trPr>
          <w:ins w:id="704" w:author="Musavi, Hamid [USA] [2]" w:date="2017-05-01T16:05:00Z"/>
        </w:trPr>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886A51" w:rsidRDefault="0094706F" w:rsidP="0094706F">
            <w:pPr>
              <w:rPr>
                <w:ins w:id="705" w:author="Musavi, Hamid [USA] [2]" w:date="2017-05-01T17:08:00Z"/>
              </w:rPr>
            </w:pPr>
            <w:ins w:id="706" w:author="Musavi, Hamid [USA] [2]" w:date="2017-05-01T16:12:00Z">
              <w:r>
                <w:t xml:space="preserve">Post-copy: </w:t>
              </w:r>
            </w:ins>
          </w:p>
          <w:p w14:paraId="696BD892" w14:textId="77777777" w:rsidR="0094706F" w:rsidRDefault="0094706F">
            <w:pPr>
              <w:pStyle w:val="ListParagraph"/>
              <w:numPr>
                <w:ilvl w:val="0"/>
                <w:numId w:val="49"/>
              </w:numPr>
              <w:rPr>
                <w:ins w:id="707" w:author="Musavi, Hamid [USA] [2]" w:date="2017-05-01T17:08:00Z"/>
              </w:rPr>
              <w:pPrChange w:id="708" w:author="Musavi, Hamid [USA] [2]" w:date="2017-05-01T17:08:00Z">
                <w:pPr/>
              </w:pPrChange>
            </w:pPr>
            <w:ins w:id="709" w:author="Musavi, Hamid [USA] [2]" w:date="2017-05-01T16:19:00Z">
              <w:r w:rsidRPr="00886A51">
                <w:t>“</w:t>
              </w:r>
            </w:ins>
            <w:ins w:id="710" w:author="Musavi, Hamid [USA] [2]" w:date="2017-05-01T16:27:00Z">
              <w:r w:rsidRPr="00886A51">
                <w:t>IMPORTER - Unable to open or process file: {}</w:t>
              </w:r>
            </w:ins>
            <w:ins w:id="711" w:author="Musavi, Hamid [USA] [2]" w:date="2017-05-01T16:23:00Z">
              <w:r w:rsidRPr="00886A51">
                <w:t>”</w:t>
              </w:r>
            </w:ins>
          </w:p>
          <w:p w14:paraId="052560CC" w14:textId="696055B8" w:rsidR="00886A51" w:rsidRPr="00886A51" w:rsidRDefault="00886A51">
            <w:pPr>
              <w:pStyle w:val="ListParagraph"/>
              <w:numPr>
                <w:ilvl w:val="1"/>
                <w:numId w:val="49"/>
              </w:numPr>
              <w:rPr>
                <w:ins w:id="712" w:author="Musavi, Hamid [USA] [2]" w:date="2017-05-01T16:05:00Z"/>
              </w:rPr>
              <w:pPrChange w:id="713" w:author="Musavi, Hamid [USA] [2]" w:date="2017-05-01T17:08:00Z">
                <w:pPr/>
              </w:pPrChange>
            </w:pPr>
            <w:ins w:id="714" w:author="Musavi, Hamid [USA] [2]" w:date="2017-05-01T17:08:00Z">
              <w:r w:rsidRPr="001F1A9D">
                <w:t>FileNotFoundException</w:t>
              </w:r>
            </w:ins>
          </w:p>
        </w:tc>
        <w:tc>
          <w:tcPr>
            <w:tcW w:w="2345" w:type="dxa"/>
          </w:tcPr>
          <w:p w14:paraId="05FF1B2D" w14:textId="70A6BDF6" w:rsidR="0094706F" w:rsidRDefault="0094706F" w:rsidP="0094706F">
            <w:pPr>
              <w:cnfStyle w:val="000000000000" w:firstRow="0" w:lastRow="0" w:firstColumn="0" w:lastColumn="0" w:oddVBand="0" w:evenVBand="0" w:oddHBand="0" w:evenHBand="0" w:firstRowFirstColumn="0" w:firstRowLastColumn="0" w:lastRowFirstColumn="0" w:lastRowLastColumn="0"/>
              <w:rPr>
                <w:ins w:id="715" w:author="Musavi, Hamid [USA] [2]" w:date="2017-05-01T16:05:00Z"/>
              </w:rPr>
            </w:pPr>
            <w:ins w:id="716" w:author="Musavi, Hamid [USA] [2]" w:date="2017-05-01T16:13:00Z">
              <w:r>
                <w:t>Application log file</w:t>
              </w:r>
            </w:ins>
          </w:p>
        </w:tc>
        <w:tc>
          <w:tcPr>
            <w:tcW w:w="2191" w:type="dxa"/>
          </w:tcPr>
          <w:p w14:paraId="26C22F24" w14:textId="507710D3" w:rsidR="0094706F" w:rsidRDefault="00886A51" w:rsidP="00886A51">
            <w:pPr>
              <w:cnfStyle w:val="000000000000" w:firstRow="0" w:lastRow="0" w:firstColumn="0" w:lastColumn="0" w:oddVBand="0" w:evenVBand="0" w:oddHBand="0" w:evenHBand="0" w:firstRowFirstColumn="0" w:firstRowLastColumn="0" w:lastRowFirstColumn="0" w:lastRowLastColumn="0"/>
              <w:rPr>
                <w:ins w:id="717" w:author="Musavi, Hamid [USA] [2]" w:date="2017-05-01T16:05:00Z"/>
              </w:rPr>
            </w:pPr>
            <w:ins w:id="718" w:author="Musavi, Hamid [USA] [2]" w:date="2017-05-01T17:05:00Z">
              <w:r>
                <w:t xml:space="preserve">When a data file is copied into one of the ODE upload folders, ODE will try to open the file and </w:t>
              </w:r>
              <w:r>
                <w:lastRenderedPageBreak/>
                <w:t xml:space="preserve">process its content. </w:t>
              </w:r>
            </w:ins>
            <w:ins w:id="719" w:author="Musavi, Hamid [USA] [2]" w:date="2017-05-01T17:09:00Z">
              <w:r>
                <w:t>This error message is logged when ODE fails to open the file</w:t>
              </w:r>
            </w:ins>
            <w:ins w:id="720" w:author="Musavi, Hamid [USA] [2]" w:date="2017-05-01T17:10:00Z">
              <w:r>
                <w:t xml:space="preserve"> due to file not being</w:t>
              </w:r>
            </w:ins>
            <w:ins w:id="721" w:author="Musavi, Hamid [USA] [2]" w:date="2017-05-02T08:21:00Z">
              <w:r w:rsidR="00614BE5">
                <w:t xml:space="preserve"> </w:t>
              </w:r>
            </w:ins>
            <w:ins w:id="722" w:author="Musavi, Hamid [USA] [2]" w:date="2017-05-01T17:10:00Z">
              <w:r>
                <w:t>present</w:t>
              </w:r>
            </w:ins>
            <w:ins w:id="723" w:author="Musavi, Hamid [USA] [2]" w:date="2017-05-01T17:09:00Z">
              <w:r>
                <w:t>.</w:t>
              </w:r>
            </w:ins>
          </w:p>
        </w:tc>
        <w:tc>
          <w:tcPr>
            <w:tcW w:w="2150" w:type="dxa"/>
          </w:tcPr>
          <w:p w14:paraId="02974ED9" w14:textId="21F24403" w:rsidR="0094706F" w:rsidRDefault="0094706F" w:rsidP="0094706F">
            <w:pPr>
              <w:cnfStyle w:val="000000000000" w:firstRow="0" w:lastRow="0" w:firstColumn="0" w:lastColumn="0" w:oddVBand="0" w:evenVBand="0" w:oddHBand="0" w:evenHBand="0" w:firstRowFirstColumn="0" w:firstRowLastColumn="0" w:lastRowFirstColumn="0" w:lastRowLastColumn="0"/>
              <w:rPr>
                <w:ins w:id="724" w:author="Musavi, Hamid [USA] [2]" w:date="2017-05-01T16:05:00Z"/>
              </w:rPr>
            </w:pPr>
            <w:ins w:id="725" w:author="Musavi, Hamid [USA] [2]" w:date="2017-05-01T16:27:00Z">
              <w:r>
                <w:lastRenderedPageBreak/>
                <w:t>I</w:t>
              </w:r>
              <w:r w:rsidRPr="001F1A9D">
                <w:t>f the file does not exist</w:t>
              </w:r>
              <w:r>
                <w:t xml:space="preserve"> when ODE starts to process it </w:t>
              </w:r>
              <w:r w:rsidRPr="001F1A9D">
                <w:t>or for some other reas</w:t>
              </w:r>
              <w:r>
                <w:t xml:space="preserve">on cannot be </w:t>
              </w:r>
              <w:r>
                <w:lastRenderedPageBreak/>
                <w:t>opened for reading, this message is logged in the application log file.</w:t>
              </w:r>
            </w:ins>
          </w:p>
        </w:tc>
        <w:tc>
          <w:tcPr>
            <w:tcW w:w="2139" w:type="dxa"/>
          </w:tcPr>
          <w:p w14:paraId="01B89B59" w14:textId="4CC64230" w:rsidR="0094706F" w:rsidRDefault="0094706F" w:rsidP="0094706F">
            <w:pPr>
              <w:cnfStyle w:val="000000000000" w:firstRow="0" w:lastRow="0" w:firstColumn="0" w:lastColumn="0" w:oddVBand="0" w:evenVBand="0" w:oddHBand="0" w:evenHBand="0" w:firstRowFirstColumn="0" w:firstRowLastColumn="0" w:lastRowFirstColumn="0" w:lastRowLastColumn="0"/>
              <w:rPr>
                <w:ins w:id="726" w:author="Musavi, Hamid [USA] [2]" w:date="2017-05-01T16:05:00Z"/>
              </w:rPr>
            </w:pPr>
            <w:ins w:id="727" w:author="Musavi, Hamid [USA] [2]" w:date="2017-05-01T16:24:00Z">
              <w:r>
                <w:lastRenderedPageBreak/>
                <w:t>File does not exist when ODE</w:t>
              </w:r>
            </w:ins>
            <w:ins w:id="728" w:author="Musavi, Hamid [USA] [2]" w:date="2017-05-01T16:25:00Z">
              <w:r>
                <w:t xml:space="preserve"> start</w:t>
              </w:r>
            </w:ins>
            <w:ins w:id="729" w:author="Musavi, Hamid [USA] [2]" w:date="2017-05-02T08:21:00Z">
              <w:r w:rsidR="00614BE5">
                <w:t>s</w:t>
              </w:r>
            </w:ins>
            <w:ins w:id="730" w:author="Musavi, Hamid [USA] [2]" w:date="2017-05-01T16:25:00Z">
              <w:r>
                <w:t xml:space="preserve"> to process</w:t>
              </w:r>
            </w:ins>
            <w:ins w:id="731" w:author="Musavi, Hamid [USA] [2]" w:date="2017-05-01T16:26:00Z">
              <w:r>
                <w:t xml:space="preserve"> the file.</w:t>
              </w:r>
            </w:ins>
          </w:p>
        </w:tc>
      </w:tr>
      <w:tr w:rsidR="00886A51" w14:paraId="52100D5B" w14:textId="77777777" w:rsidTr="001F788C">
        <w:trPr>
          <w:cnfStyle w:val="000000100000" w:firstRow="0" w:lastRow="0" w:firstColumn="0" w:lastColumn="0" w:oddVBand="0" w:evenVBand="0" w:oddHBand="1" w:evenHBand="0" w:firstRowFirstColumn="0" w:firstRowLastColumn="0" w:lastRowFirstColumn="0" w:lastRowLastColumn="0"/>
          <w:ins w:id="732" w:author="Musavi, Hamid [USA] [2]" w:date="2017-05-01T17:11:00Z"/>
        </w:trPr>
        <w:tc>
          <w:tcPr>
            <w:cnfStyle w:val="001000000000" w:firstRow="0" w:lastRow="0" w:firstColumn="1" w:lastColumn="0" w:oddVBand="0" w:evenVBand="0" w:oddHBand="0" w:evenHBand="0" w:firstRowFirstColumn="0" w:firstRowLastColumn="0" w:lastRowFirstColumn="0" w:lastRowLastColumn="0"/>
            <w:tcW w:w="4125" w:type="dxa"/>
          </w:tcPr>
          <w:p w14:paraId="03BF8C9E" w14:textId="77777777" w:rsidR="00886A51" w:rsidRDefault="00886A51" w:rsidP="001F788C">
            <w:pPr>
              <w:pStyle w:val="ListParagraph"/>
              <w:numPr>
                <w:ilvl w:val="0"/>
                <w:numId w:val="49"/>
              </w:numPr>
              <w:rPr>
                <w:ins w:id="733" w:author="Musavi, Hamid [USA] [2]" w:date="2017-05-01T17:11:00Z"/>
              </w:rPr>
            </w:pPr>
            <w:ins w:id="734" w:author="Musavi, Hamid [USA] [2]" w:date="2017-05-01T17:11:00Z">
              <w:r w:rsidRPr="00886A51">
                <w:t xml:space="preserve">“IMPORTER - Unable to open or process file: {}” </w:t>
              </w:r>
            </w:ins>
          </w:p>
          <w:p w14:paraId="66824018" w14:textId="77777777" w:rsidR="00886A51" w:rsidRPr="00886A51" w:rsidRDefault="00886A51" w:rsidP="001F788C">
            <w:pPr>
              <w:pStyle w:val="ListParagraph"/>
              <w:numPr>
                <w:ilvl w:val="1"/>
                <w:numId w:val="49"/>
              </w:numPr>
              <w:rPr>
                <w:ins w:id="735" w:author="Musavi, Hamid [USA] [2]" w:date="2017-05-01T17:11:00Z"/>
              </w:rPr>
            </w:pPr>
            <w:ins w:id="736" w:author="Musavi, Hamid [USA] [2]" w:date="2017-05-01T17:11:00Z">
              <w:r w:rsidRPr="001F1A9D">
                <w:t>SecurityException</w:t>
              </w:r>
            </w:ins>
          </w:p>
        </w:tc>
        <w:tc>
          <w:tcPr>
            <w:tcW w:w="2345" w:type="dxa"/>
          </w:tcPr>
          <w:p w14:paraId="2DE1C97D" w14:textId="77777777" w:rsidR="00886A51" w:rsidRDefault="00886A51" w:rsidP="001F788C">
            <w:pPr>
              <w:cnfStyle w:val="000000100000" w:firstRow="0" w:lastRow="0" w:firstColumn="0" w:lastColumn="0" w:oddVBand="0" w:evenVBand="0" w:oddHBand="1" w:evenHBand="0" w:firstRowFirstColumn="0" w:firstRowLastColumn="0" w:lastRowFirstColumn="0" w:lastRowLastColumn="0"/>
              <w:rPr>
                <w:ins w:id="737" w:author="Musavi, Hamid [USA] [2]" w:date="2017-05-01T17:11:00Z"/>
              </w:rPr>
            </w:pPr>
            <w:ins w:id="738" w:author="Musavi, Hamid [USA] [2]" w:date="2017-05-01T17:11:00Z">
              <w:r>
                <w:t>Application log file</w:t>
              </w:r>
            </w:ins>
          </w:p>
        </w:tc>
        <w:tc>
          <w:tcPr>
            <w:tcW w:w="2191" w:type="dxa"/>
          </w:tcPr>
          <w:p w14:paraId="49FB820C" w14:textId="77777777" w:rsidR="00886A51" w:rsidRDefault="00886A51" w:rsidP="001F788C">
            <w:pPr>
              <w:cnfStyle w:val="000000100000" w:firstRow="0" w:lastRow="0" w:firstColumn="0" w:lastColumn="0" w:oddVBand="0" w:evenVBand="0" w:oddHBand="1" w:evenHBand="0" w:firstRowFirstColumn="0" w:firstRowLastColumn="0" w:lastRowFirstColumn="0" w:lastRowLastColumn="0"/>
              <w:rPr>
                <w:ins w:id="739" w:author="Musavi, Hamid [USA] [2]" w:date="2017-05-01T17:11:00Z"/>
              </w:rPr>
            </w:pPr>
            <w:ins w:id="740" w:author="Musavi, Hamid [USA] [2]" w:date="2017-05-01T17:11:00Z">
              <w:r>
                <w:t>When a data file is copied into one of the ODE upload folders, ODE will try to open the file and process its content. This error message is logged when ODE fails to read the file due to lack of Java security privileges.</w:t>
              </w:r>
            </w:ins>
          </w:p>
        </w:tc>
        <w:tc>
          <w:tcPr>
            <w:tcW w:w="2150" w:type="dxa"/>
          </w:tcPr>
          <w:p w14:paraId="50B8E4B2" w14:textId="3164F237" w:rsidR="00886A51" w:rsidRDefault="00886A51" w:rsidP="001F788C">
            <w:pPr>
              <w:cnfStyle w:val="000000100000" w:firstRow="0" w:lastRow="0" w:firstColumn="0" w:lastColumn="0" w:oddVBand="0" w:evenVBand="0" w:oddHBand="1" w:evenHBand="0" w:firstRowFirstColumn="0" w:firstRowLastColumn="0" w:lastRowFirstColumn="0" w:lastRowLastColumn="0"/>
              <w:rPr>
                <w:ins w:id="741" w:author="Musavi, Hamid [USA] [2]" w:date="2017-05-01T17:11:00Z"/>
              </w:rPr>
            </w:pPr>
            <w:ins w:id="742" w:author="Musavi, Hamid [USA] [2]" w:date="2017-05-01T17:11:00Z">
              <w:r>
                <w:t>I</w:t>
              </w:r>
              <w:r w:rsidRPr="001F1A9D">
                <w:t>f a security manager exists and its checkRead method</w:t>
              </w:r>
              <w:r>
                <w:t xml:space="preserve"> denies read access to the file, a message will be logged to the application log file.”</w:t>
              </w:r>
            </w:ins>
          </w:p>
        </w:tc>
        <w:tc>
          <w:tcPr>
            <w:tcW w:w="2139" w:type="dxa"/>
          </w:tcPr>
          <w:p w14:paraId="602A4E70" w14:textId="77777777" w:rsidR="00886A51" w:rsidRDefault="00886A51" w:rsidP="001F788C">
            <w:pPr>
              <w:cnfStyle w:val="000000100000" w:firstRow="0" w:lastRow="0" w:firstColumn="0" w:lastColumn="0" w:oddVBand="0" w:evenVBand="0" w:oddHBand="1" w:evenHBand="0" w:firstRowFirstColumn="0" w:firstRowLastColumn="0" w:lastRowFirstColumn="0" w:lastRowLastColumn="0"/>
              <w:rPr>
                <w:ins w:id="743" w:author="Musavi, Hamid [USA] [2]" w:date="2017-05-01T17:11:00Z"/>
              </w:rPr>
            </w:pPr>
            <w:ins w:id="744" w:author="Musavi, Hamid [USA] [2]" w:date="2017-05-01T17:11:00Z">
              <w:r>
                <w:t>ODE does not have permission to process the file.</w:t>
              </w:r>
            </w:ins>
          </w:p>
        </w:tc>
      </w:tr>
      <w:tr w:rsidR="00886A51" w14:paraId="74290482" w14:textId="77777777" w:rsidTr="001F788C">
        <w:trPr>
          <w:ins w:id="745" w:author="Musavi, Hamid [USA] [2]" w:date="2017-05-01T17:12:00Z"/>
        </w:trPr>
        <w:tc>
          <w:tcPr>
            <w:cnfStyle w:val="001000000000" w:firstRow="0" w:lastRow="0" w:firstColumn="1" w:lastColumn="0" w:oddVBand="0" w:evenVBand="0" w:oddHBand="0" w:evenHBand="0" w:firstRowFirstColumn="0" w:firstRowLastColumn="0" w:lastRowFirstColumn="0" w:lastRowLastColumn="0"/>
            <w:tcW w:w="4125" w:type="dxa"/>
          </w:tcPr>
          <w:p w14:paraId="624A96E3" w14:textId="77777777" w:rsidR="00886A51" w:rsidRDefault="00886A51" w:rsidP="001F788C">
            <w:pPr>
              <w:pStyle w:val="ListParagraph"/>
              <w:numPr>
                <w:ilvl w:val="0"/>
                <w:numId w:val="49"/>
              </w:numPr>
              <w:rPr>
                <w:ins w:id="746" w:author="Musavi, Hamid [USA] [2]" w:date="2017-05-01T17:12:00Z"/>
              </w:rPr>
            </w:pPr>
            <w:ins w:id="747" w:author="Musavi, Hamid [USA] [2]" w:date="2017-05-01T17:12:00Z">
              <w:r w:rsidRPr="00886A51">
                <w:t xml:space="preserve">“IMPORTER - Unable to open or process file: {}” </w:t>
              </w:r>
            </w:ins>
          </w:p>
          <w:p w14:paraId="29DF7508" w14:textId="77777777" w:rsidR="00886A51" w:rsidRDefault="00886A51" w:rsidP="00886A51">
            <w:pPr>
              <w:pStyle w:val="ListParagraph"/>
              <w:numPr>
                <w:ilvl w:val="1"/>
                <w:numId w:val="49"/>
              </w:numPr>
              <w:rPr>
                <w:ins w:id="748" w:author="Musavi, Hamid [USA] [2]" w:date="2017-05-01T17:12:00Z"/>
              </w:rPr>
            </w:pPr>
            <w:ins w:id="749" w:author="Musavi, Hamid [USA] [2]" w:date="2017-05-01T17:12:00Z">
              <w:r w:rsidRPr="00886A51">
                <w:t>"Error decoding data."</w:t>
              </w:r>
            </w:ins>
          </w:p>
          <w:p w14:paraId="628B7A80" w14:textId="2E345CF8" w:rsidR="00886A51" w:rsidRPr="00886A51" w:rsidRDefault="00886A51">
            <w:pPr>
              <w:rPr>
                <w:ins w:id="750" w:author="Musavi, Hamid [USA] [2]" w:date="2017-05-01T17:12:00Z"/>
              </w:rPr>
              <w:pPrChange w:id="751" w:author="Musavi, Hamid [USA] [2]" w:date="2017-05-01T17:15:00Z">
                <w:pPr>
                  <w:pStyle w:val="ListParagraph"/>
                  <w:numPr>
                    <w:ilvl w:val="1"/>
                    <w:numId w:val="49"/>
                  </w:numPr>
                  <w:ind w:left="1440" w:hanging="360"/>
                </w:pPr>
              </w:pPrChange>
            </w:pPr>
          </w:p>
        </w:tc>
        <w:tc>
          <w:tcPr>
            <w:tcW w:w="2345" w:type="dxa"/>
          </w:tcPr>
          <w:p w14:paraId="1BE759E4" w14:textId="77777777" w:rsidR="00886A51" w:rsidRDefault="00886A51" w:rsidP="001F788C">
            <w:pPr>
              <w:cnfStyle w:val="000000000000" w:firstRow="0" w:lastRow="0" w:firstColumn="0" w:lastColumn="0" w:oddVBand="0" w:evenVBand="0" w:oddHBand="0" w:evenHBand="0" w:firstRowFirstColumn="0" w:firstRowLastColumn="0" w:lastRowFirstColumn="0" w:lastRowLastColumn="0"/>
              <w:rPr>
                <w:ins w:id="752" w:author="Musavi, Hamid [USA] [2]" w:date="2017-05-01T17:12:00Z"/>
              </w:rPr>
            </w:pPr>
            <w:ins w:id="753" w:author="Musavi, Hamid [USA] [2]" w:date="2017-05-01T17:12:00Z">
              <w:r>
                <w:t>Application log file</w:t>
              </w:r>
            </w:ins>
          </w:p>
        </w:tc>
        <w:tc>
          <w:tcPr>
            <w:tcW w:w="2191" w:type="dxa"/>
          </w:tcPr>
          <w:p w14:paraId="15704E0E" w14:textId="4AC912D4" w:rsidR="00886A51" w:rsidRDefault="00886A51" w:rsidP="00886A51">
            <w:pPr>
              <w:cnfStyle w:val="000000000000" w:firstRow="0" w:lastRow="0" w:firstColumn="0" w:lastColumn="0" w:oddVBand="0" w:evenVBand="0" w:oddHBand="0" w:evenHBand="0" w:firstRowFirstColumn="0" w:firstRowLastColumn="0" w:lastRowFirstColumn="0" w:lastRowLastColumn="0"/>
              <w:rPr>
                <w:ins w:id="754" w:author="Musavi, Hamid [USA] [2]" w:date="2017-05-01T17:12:00Z"/>
              </w:rPr>
            </w:pPr>
            <w:ins w:id="755" w:author="Musavi, Hamid [USA] [2]" w:date="2017-05-01T17:12:00Z">
              <w:r>
                <w:t xml:space="preserve">When a data file is copied into one of the ODE upload folders, ODE will try to open the file and process its content. This error message is logged when ODE fails to </w:t>
              </w:r>
            </w:ins>
            <w:ins w:id="756" w:author="Musavi, Hamid [USA] [2]" w:date="2017-05-01T17:15:00Z">
              <w:r>
                <w:t>decode the data from ASN.1 format.</w:t>
              </w:r>
            </w:ins>
          </w:p>
        </w:tc>
        <w:tc>
          <w:tcPr>
            <w:tcW w:w="2150" w:type="dxa"/>
          </w:tcPr>
          <w:p w14:paraId="106F3AD7" w14:textId="6C86BD93" w:rsidR="00886A51" w:rsidRDefault="00886A51" w:rsidP="001F788C">
            <w:pPr>
              <w:cnfStyle w:val="000000000000" w:firstRow="0" w:lastRow="0" w:firstColumn="0" w:lastColumn="0" w:oddVBand="0" w:evenVBand="0" w:oddHBand="0" w:evenHBand="0" w:firstRowFirstColumn="0" w:firstRowLastColumn="0" w:lastRowFirstColumn="0" w:lastRowLastColumn="0"/>
              <w:rPr>
                <w:ins w:id="757" w:author="Musavi, Hamid [USA] [2]" w:date="2017-05-01T17:12:00Z"/>
              </w:rPr>
            </w:pPr>
            <w:ins w:id="758" w:author="Musavi, Hamid [USA] [2]" w:date="2017-05-01T17:16:00Z">
              <w:r>
                <w:t xml:space="preserve">If the message is not </w:t>
              </w:r>
              <w:r w:rsidR="00C910EC">
                <w:t>encoded to the expected ASN.1 encoding, ODE will raise this error to indicate failure to decode the data.</w:t>
              </w:r>
            </w:ins>
          </w:p>
        </w:tc>
        <w:tc>
          <w:tcPr>
            <w:tcW w:w="2139" w:type="dxa"/>
          </w:tcPr>
          <w:p w14:paraId="16311616" w14:textId="2C2953F1" w:rsidR="00886A51" w:rsidRDefault="00C910EC" w:rsidP="001F788C">
            <w:pPr>
              <w:cnfStyle w:val="000000000000" w:firstRow="0" w:lastRow="0" w:firstColumn="0" w:lastColumn="0" w:oddVBand="0" w:evenVBand="0" w:oddHBand="0" w:evenHBand="0" w:firstRowFirstColumn="0" w:firstRowLastColumn="0" w:lastRowFirstColumn="0" w:lastRowLastColumn="0"/>
              <w:rPr>
                <w:ins w:id="759" w:author="Musavi, Hamid [USA] [2]" w:date="2017-05-01T17:12:00Z"/>
              </w:rPr>
            </w:pPr>
            <w:ins w:id="760" w:author="Musavi, Hamid [USA] [2]" w:date="2017-05-01T17:17:00Z">
              <w:r>
                <w:t>Message is encoded incorrectly.</w:t>
              </w:r>
            </w:ins>
          </w:p>
        </w:tc>
      </w:tr>
    </w:tbl>
    <w:p w14:paraId="496813CB" w14:textId="77777777" w:rsidR="00BC38F2" w:rsidRDefault="00BC38F2" w:rsidP="00BC38F2">
      <w:pPr>
        <w:rPr>
          <w:ins w:id="761" w:author="Musavi, Hamid [USA] [2]" w:date="2017-05-01T16:05:00Z"/>
        </w:rPr>
      </w:pPr>
    </w:p>
    <w:p w14:paraId="3D0EB364" w14:textId="77777777" w:rsidR="00273B65" w:rsidRPr="00273B65" w:rsidRDefault="00273B65" w:rsidP="00273B65"/>
    <w:p w14:paraId="6047B379" w14:textId="77777777" w:rsidR="00C26C45" w:rsidRDefault="00C26C45" w:rsidP="00A55F58">
      <w:pPr>
        <w:pStyle w:val="Heading2"/>
      </w:pPr>
      <w:bookmarkStart w:id="762" w:name="_Ref476570427"/>
      <w:bookmarkStart w:id="763" w:name="_Ref476570491"/>
      <w:bookmarkStart w:id="764" w:name="_Toc481749676"/>
      <w:r w:rsidRPr="001E40C7">
        <w:t xml:space="preserve">ODE </w:t>
      </w:r>
      <w:r w:rsidR="005D1916">
        <w:t>REST</w:t>
      </w:r>
      <w:r w:rsidRPr="001E40C7">
        <w:t xml:space="preserve"> API</w:t>
      </w:r>
      <w:bookmarkEnd w:id="524"/>
      <w:bookmarkEnd w:id="525"/>
      <w:bookmarkEnd w:id="762"/>
      <w:bookmarkEnd w:id="763"/>
      <w:bookmarkEnd w:id="764"/>
    </w:p>
    <w:p w14:paraId="282EA396" w14:textId="5CCD03FE" w:rsidR="00C26C45" w:rsidRPr="001E40C7" w:rsidRDefault="00C26C45" w:rsidP="00C26C45">
      <w:pPr>
        <w:rPr>
          <w:rFonts w:ascii="Arial" w:hAnsi="Arial" w:cs="Arial"/>
          <w:color w:val="252525"/>
          <w:sz w:val="21"/>
          <w:szCs w:val="21"/>
          <w:shd w:val="clear" w:color="auto" w:fill="FFFFFF"/>
        </w:rPr>
      </w:pPr>
      <w:r w:rsidRPr="00CA4BE7">
        <w:lastRenderedPageBreak/>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765"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766" w:name="_Ref476590854"/>
      <w:r>
        <w:t>Figure</w:t>
      </w:r>
      <w:r w:rsidR="00ED0E13">
        <w:t xml:space="preserve"> </w:t>
      </w:r>
      <w:fldSimple w:instr=" SEQ Figure \* ARABIC ">
        <w:r>
          <w:rPr>
            <w:noProof/>
          </w:rPr>
          <w:t>2</w:t>
        </w:r>
      </w:fldSimple>
      <w:bookmarkEnd w:id="766"/>
      <w:r w:rsidR="00ED0E13">
        <w:t xml:space="preserve"> - </w:t>
      </w:r>
      <w:r w:rsidR="00ED0E13" w:rsidRPr="001B7751">
        <w:t xml:space="preserve">ODE </w:t>
      </w:r>
      <w:r>
        <w:t>REST</w:t>
      </w:r>
      <w:bookmarkEnd w:id="765"/>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767" w:name="_Toc481749677"/>
      <w:commentRangeStart w:id="768"/>
      <w:r>
        <w:t>Upload BSM File</w:t>
      </w:r>
      <w:bookmarkEnd w:id="767"/>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fldSimple w:instr=" SEQ Table \* ARABIC ">
        <w:r w:rsidR="00C910EC">
          <w:rPr>
            <w:noProof/>
          </w:rPr>
          <w:t>3</w:t>
        </w:r>
      </w:fldSimple>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768"/>
      <w:r w:rsidR="00A529B3">
        <w:rPr>
          <w:rStyle w:val="CommentReference"/>
        </w:rPr>
        <w:commentReference w:id="768"/>
      </w:r>
    </w:p>
    <w:p w14:paraId="142BF94F" w14:textId="77777777" w:rsidR="00ED0E13" w:rsidRPr="005F7EB4" w:rsidRDefault="00ED0E13" w:rsidP="005F7EB4"/>
    <w:p w14:paraId="3AAAD05A" w14:textId="7B800CD4" w:rsidR="00F44C7C" w:rsidRDefault="00F44C7C" w:rsidP="00F44C7C">
      <w:pPr>
        <w:pStyle w:val="Heading3"/>
      </w:pPr>
      <w:bookmarkStart w:id="769" w:name="_Toc462052289"/>
      <w:bookmarkStart w:id="770" w:name="_Ref471804513"/>
      <w:bookmarkStart w:id="771" w:name="_Toc481749678"/>
      <w:r>
        <w:lastRenderedPageBreak/>
        <w:t xml:space="preserve">MANAGE SNMP </w:t>
      </w:r>
      <w:r w:rsidRPr="00E35BF2">
        <w:t>API</w:t>
      </w:r>
      <w:bookmarkEnd w:id="771"/>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commentRangeStart w:id="772"/>
      <w:r w:rsidR="00F44C7C">
        <w:t xml:space="preserve">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772"/>
      <w:r w:rsidR="00A529B3">
        <w:rPr>
          <w:rStyle w:val="CommentReference"/>
        </w:rPr>
        <w:commentReference w:id="772"/>
      </w:r>
    </w:p>
    <w:p w14:paraId="6D121423" w14:textId="11FC8B19" w:rsidR="00A176FA" w:rsidRDefault="000B7E76" w:rsidP="00A176FA">
      <w:pPr>
        <w:pStyle w:val="Heading3"/>
      </w:pPr>
      <w:del w:id="773" w:author="Musavi, Hamid [USA]" w:date="2017-05-04T13:51:00Z">
        <w:r w:rsidDel="00E6110E">
          <w:delText xml:space="preserve">TIM </w:delText>
        </w:r>
      </w:del>
      <w:bookmarkStart w:id="774" w:name="_Toc481749679"/>
      <w:ins w:id="775" w:author="Musavi, Hamid [USA]" w:date="2017-05-04T13:51:00Z">
        <w:r w:rsidR="00E6110E">
          <w:t>Traveler Information Message</w:t>
        </w:r>
      </w:ins>
      <w:ins w:id="776" w:author="Musavi, Hamid [USA]" w:date="2017-05-04T13:52:00Z">
        <w:r w:rsidR="00E6110E">
          <w:t xml:space="preserve"> (TIM)</w:t>
        </w:r>
      </w:ins>
      <w:ins w:id="777" w:author="Musavi, Hamid [USA]" w:date="2017-05-04T13:51:00Z">
        <w:r w:rsidR="00E6110E">
          <w:t xml:space="preserve"> </w:t>
        </w:r>
      </w:ins>
      <w:r>
        <w:t>Interface</w:t>
      </w:r>
      <w:bookmarkEnd w:id="774"/>
    </w:p>
    <w:p w14:paraId="7DAC2D78" w14:textId="2B3F622F" w:rsidR="00E145C0" w:rsidRPr="00E145C0" w:rsidRDefault="00E145C0" w:rsidP="00E145C0">
      <w:r>
        <w:t xml:space="preserve">Refer to the </w:t>
      </w:r>
      <w:hyperlink r:id="rId44" w:history="1">
        <w:r w:rsidRPr="00E145C0">
          <w:rPr>
            <w:rStyle w:val="Hyperlink"/>
          </w:rPr>
          <w:t>ODESwagger.yaml</w:t>
        </w:r>
      </w:hyperlink>
      <w:r>
        <w:t xml:space="preserve"> for details of the TIM interface.</w:t>
      </w:r>
    </w:p>
    <w:p w14:paraId="6727AD29" w14:textId="2D3D87A3" w:rsidR="00C910EC" w:rsidRDefault="00C910EC" w:rsidP="00C910EC">
      <w:pPr>
        <w:pStyle w:val="Caption"/>
        <w:keepNext/>
      </w:pPr>
      <w:r>
        <w:t xml:space="preserve">Table </w:t>
      </w:r>
      <w:fldSimple w:instr=" SEQ Table \* ARABIC ">
        <w:r>
          <w:rPr>
            <w:noProof/>
          </w:rPr>
          <w:t>4</w:t>
        </w:r>
      </w:fldSimple>
      <w:r>
        <w:t xml:space="preserve"> - Outbound TIM</w:t>
      </w:r>
      <w:r w:rsidRPr="00F31334">
        <w:t xml:space="preserve"> Messages and Alerts</w:t>
      </w:r>
    </w:p>
    <w:tbl>
      <w:tblPr>
        <w:tblStyle w:val="GridTable4-Accent11"/>
        <w:tblW w:w="13239" w:type="dxa"/>
        <w:tblLayout w:type="fixed"/>
        <w:tblLook w:val="04A0" w:firstRow="1" w:lastRow="0" w:firstColumn="1" w:lastColumn="0" w:noHBand="0" w:noVBand="1"/>
        <w:tblPrChange w:id="778" w:author="Musavi, Hamid [USA]" w:date="2017-05-04T12:36:00Z">
          <w:tblPr>
            <w:tblStyle w:val="GridTable4-Accent11"/>
            <w:tblW w:w="0" w:type="auto"/>
            <w:tblLook w:val="04A0" w:firstRow="1" w:lastRow="0" w:firstColumn="1" w:lastColumn="0" w:noHBand="0" w:noVBand="1"/>
          </w:tblPr>
        </w:tblPrChange>
      </w:tblPr>
      <w:tblGrid>
        <w:gridCol w:w="6807"/>
        <w:gridCol w:w="1879"/>
        <w:gridCol w:w="1209"/>
        <w:gridCol w:w="3344"/>
        <w:tblGridChange w:id="779">
          <w:tblGrid>
            <w:gridCol w:w="3383"/>
            <w:gridCol w:w="2070"/>
            <w:gridCol w:w="1354"/>
            <w:gridCol w:w="1145"/>
            <w:gridCol w:w="734"/>
            <w:gridCol w:w="1765"/>
            <w:gridCol w:w="701"/>
            <w:gridCol w:w="2087"/>
          </w:tblGrid>
        </w:tblGridChange>
      </w:tblGrid>
      <w:tr w:rsidR="009E0136" w14:paraId="74BB8349" w14:textId="77777777" w:rsidTr="00B90300">
        <w:trPr>
          <w:cnfStyle w:val="100000000000" w:firstRow="1" w:lastRow="0" w:firstColumn="0" w:lastColumn="0" w:oddVBand="0" w:evenVBand="0" w:oddHBand="0" w:evenHBand="0" w:firstRowFirstColumn="0" w:firstRowLastColumn="0" w:lastRowFirstColumn="0" w:lastRowLastColumn="0"/>
          <w:ins w:id="780" w:author="Musavi, Hamid [USA] [2]" w:date="2017-05-01T17:22:00Z"/>
          <w:trPrChange w:id="781" w:author="Musavi, Hamid [USA]" w:date="2017-05-04T12:36:00Z">
            <w:trPr>
              <w:gridAfter w:val="0"/>
            </w:trPr>
          </w:trPrChange>
        </w:trPr>
        <w:tc>
          <w:tcPr>
            <w:cnfStyle w:val="001000000000" w:firstRow="0" w:lastRow="0" w:firstColumn="1" w:lastColumn="0" w:oddVBand="0" w:evenVBand="0" w:oddHBand="0" w:evenHBand="0" w:firstRowFirstColumn="0" w:firstRowLastColumn="0" w:lastRowFirstColumn="0" w:lastRowLastColumn="0"/>
            <w:tcW w:w="6807" w:type="dxa"/>
            <w:tcPrChange w:id="782" w:author="Musavi, Hamid [USA]" w:date="2017-05-04T12:36:00Z">
              <w:tcPr>
                <w:tcW w:w="3383" w:type="dxa"/>
              </w:tcPr>
            </w:tcPrChange>
          </w:tcPr>
          <w:p w14:paraId="1D993764" w14:textId="77777777" w:rsidR="009E0136" w:rsidRDefault="009E0136" w:rsidP="000578FE">
            <w:pPr>
              <w:cnfStyle w:val="101000000000" w:firstRow="1" w:lastRow="0" w:firstColumn="1" w:lastColumn="0" w:oddVBand="0" w:evenVBand="0" w:oddHBand="0" w:evenHBand="0" w:firstRowFirstColumn="0" w:firstRowLastColumn="0" w:lastRowFirstColumn="0" w:lastRowLastColumn="0"/>
              <w:rPr>
                <w:ins w:id="783" w:author="Musavi, Hamid [USA] [2]" w:date="2017-05-01T17:22:00Z"/>
              </w:rPr>
            </w:pPr>
            <w:ins w:id="784" w:author="Musavi, Hamid [USA] [2]" w:date="2017-05-01T17:22:00Z">
              <w:r>
                <w:t>Message or Alert</w:t>
              </w:r>
            </w:ins>
          </w:p>
        </w:tc>
        <w:tc>
          <w:tcPr>
            <w:tcW w:w="1879" w:type="dxa"/>
            <w:tcPrChange w:id="785" w:author="Musavi, Hamid [USA]" w:date="2017-05-04T12:36:00Z">
              <w:tcPr>
                <w:tcW w:w="2070" w:type="dxa"/>
              </w:tcPr>
            </w:tcPrChange>
          </w:tcPr>
          <w:p w14:paraId="19EEBAEB" w14:textId="373242F1" w:rsidR="009E0136" w:rsidRDefault="009E0136" w:rsidP="000578FE">
            <w:pPr>
              <w:cnfStyle w:val="100000000000" w:firstRow="1" w:lastRow="0" w:firstColumn="0" w:lastColumn="0" w:oddVBand="0" w:evenVBand="0" w:oddHBand="0" w:evenHBand="0" w:firstRowFirstColumn="0" w:firstRowLastColumn="0" w:lastRowFirstColumn="0" w:lastRowLastColumn="0"/>
              <w:rPr>
                <w:ins w:id="786" w:author="Musavi, Hamid [USA] [2]" w:date="2017-05-01T17:22:00Z"/>
              </w:rPr>
            </w:pPr>
            <w:ins w:id="787" w:author="Musavi, Hamid [USA] [2]" w:date="2017-05-01T17:22:00Z">
              <w:del w:id="788" w:author="Musavi, Hamid [USA]" w:date="2017-05-02T22:02:00Z">
                <w:r w:rsidDel="00842F80">
                  <w:delText>Communication Method</w:delText>
                </w:r>
              </w:del>
            </w:ins>
            <w:ins w:id="789" w:author="Musavi, Hamid [USA]" w:date="2017-05-02T22:02:00Z">
              <w:r>
                <w:t>HTTP Response</w:t>
              </w:r>
            </w:ins>
            <w:ins w:id="790" w:author="Musavi, Hamid [USA]" w:date="2017-05-02T22:09:00Z">
              <w:r>
                <w:t xml:space="preserve"> Code</w:t>
              </w:r>
            </w:ins>
          </w:p>
        </w:tc>
        <w:tc>
          <w:tcPr>
            <w:tcW w:w="1209" w:type="dxa"/>
            <w:tcPrChange w:id="791" w:author="Musavi, Hamid [USA]" w:date="2017-05-04T12:36:00Z">
              <w:tcPr>
                <w:tcW w:w="2499" w:type="dxa"/>
                <w:gridSpan w:val="2"/>
              </w:tcPr>
            </w:tcPrChange>
          </w:tcPr>
          <w:p w14:paraId="768576B3" w14:textId="5DBFCEAF" w:rsidR="009E0136" w:rsidRDefault="009E0136" w:rsidP="000578FE">
            <w:pPr>
              <w:cnfStyle w:val="100000000000" w:firstRow="1" w:lastRow="0" w:firstColumn="0" w:lastColumn="0" w:oddVBand="0" w:evenVBand="0" w:oddHBand="0" w:evenHBand="0" w:firstRowFirstColumn="0" w:firstRowLastColumn="0" w:lastRowFirstColumn="0" w:lastRowLastColumn="0"/>
              <w:rPr>
                <w:ins w:id="792" w:author="Musavi, Hamid [USA] [2]" w:date="2017-05-01T17:22:00Z"/>
              </w:rPr>
            </w:pPr>
            <w:ins w:id="793" w:author="Musavi, Hamid [USA]" w:date="2017-05-02T22:15:00Z">
              <w:r>
                <w:t>Success</w:t>
              </w:r>
            </w:ins>
            <w:ins w:id="794" w:author="Musavi, Hamid [USA] [2]" w:date="2017-05-01T17:22:00Z">
              <w:del w:id="795" w:author="Musavi, Hamid [USA]" w:date="2017-05-02T22:10:00Z">
                <w:r w:rsidDel="00842F80">
                  <w:delText>Description</w:delText>
                </w:r>
              </w:del>
            </w:ins>
          </w:p>
        </w:tc>
        <w:tc>
          <w:tcPr>
            <w:tcW w:w="3344" w:type="dxa"/>
            <w:tcPrChange w:id="796" w:author="Musavi, Hamid [USA]" w:date="2017-05-04T12:36:00Z">
              <w:tcPr>
                <w:tcW w:w="2499" w:type="dxa"/>
                <w:gridSpan w:val="2"/>
              </w:tcPr>
            </w:tcPrChange>
          </w:tcPr>
          <w:p w14:paraId="7927AD1B" w14:textId="152E88EC" w:rsidR="009E0136" w:rsidRDefault="009E0136" w:rsidP="000578FE">
            <w:pPr>
              <w:cnfStyle w:val="100000000000" w:firstRow="1" w:lastRow="0" w:firstColumn="0" w:lastColumn="0" w:oddVBand="0" w:evenVBand="0" w:oddHBand="0" w:evenHBand="0" w:firstRowFirstColumn="0" w:firstRowLastColumn="0" w:lastRowFirstColumn="0" w:lastRowLastColumn="0"/>
              <w:rPr>
                <w:ins w:id="797" w:author="Musavi, Hamid [USA] [2]" w:date="2017-05-01T17:22:00Z"/>
              </w:rPr>
            </w:pPr>
            <w:ins w:id="798" w:author="Musavi, Hamid [USA]" w:date="2017-05-02T22:20:00Z">
              <w:r>
                <w:t>Criteria</w:t>
              </w:r>
            </w:ins>
            <w:ins w:id="799" w:author="Musavi, Hamid [USA] [2]" w:date="2017-05-01T17:22:00Z">
              <w:del w:id="800" w:author="Musavi, Hamid [USA]" w:date="2017-05-02T22:10:00Z">
                <w:r w:rsidDel="0009148B">
                  <w:delText>Algorithm</w:delText>
                </w:r>
              </w:del>
            </w:ins>
          </w:p>
        </w:tc>
      </w:tr>
      <w:tr w:rsidR="00F55FBC" w14:paraId="18B08175" w14:textId="77777777" w:rsidTr="00B90300">
        <w:trPr>
          <w:cnfStyle w:val="000000100000" w:firstRow="0" w:lastRow="0" w:firstColumn="0" w:lastColumn="0" w:oddVBand="0" w:evenVBand="0" w:oddHBand="1" w:evenHBand="0" w:firstRowFirstColumn="0" w:firstRowLastColumn="0" w:lastRowFirstColumn="0" w:lastRowLastColumn="0"/>
          <w:ins w:id="801" w:author="Musavi, Hamid [USA] [2]" w:date="2017-05-01T17:22:00Z"/>
          <w:trPrChange w:id="802" w:author="Musavi, Hamid [USA]" w:date="2017-05-04T12:36:00Z">
            <w:trPr>
              <w:gridAfter w:val="0"/>
            </w:trPr>
          </w:trPrChange>
        </w:trPr>
        <w:tc>
          <w:tcPr>
            <w:cnfStyle w:val="001000000000" w:firstRow="0" w:lastRow="0" w:firstColumn="1" w:lastColumn="0" w:oddVBand="0" w:evenVBand="0" w:oddHBand="0" w:evenHBand="0" w:firstRowFirstColumn="0" w:firstRowLastColumn="0" w:lastRowFirstColumn="0" w:lastRowLastColumn="0"/>
            <w:tcW w:w="6807" w:type="dxa"/>
            <w:tcPrChange w:id="803" w:author="Musavi, Hamid [USA]" w:date="2017-05-04T12:36:00Z">
              <w:tcPr>
                <w:tcW w:w="3383" w:type="dxa"/>
              </w:tcPr>
            </w:tcPrChange>
          </w:tcPr>
          <w:p w14:paraId="58A86E79" w14:textId="3D2BFA19" w:rsidR="00F55FBC" w:rsidRDefault="009C4661">
            <w:pPr>
              <w:cnfStyle w:val="001000100000" w:firstRow="0" w:lastRow="0" w:firstColumn="1" w:lastColumn="0" w:oddVBand="0" w:evenVBand="0" w:oddHBand="1" w:evenHBand="0" w:firstRowFirstColumn="0" w:firstRowLastColumn="0" w:lastRowFirstColumn="0" w:lastRowLastColumn="0"/>
              <w:rPr>
                <w:ins w:id="804" w:author="Musavi, Hamid [USA] [2]" w:date="2017-05-01T17:22:00Z"/>
              </w:rPr>
            </w:pPr>
            <w:ins w:id="805" w:author="Musavi, Hamid [USA]" w:date="2017-05-04T12:45:00Z">
              <w:r>
                <w:t>[</w:t>
              </w:r>
            </w:ins>
            <w:ins w:id="806" w:author="Musavi, Hamid [USA]" w:date="2017-05-04T12:43:00Z">
              <w:r>
                <w:t>Response List</w:t>
              </w:r>
            </w:ins>
            <w:ins w:id="807" w:author="Musavi, Hamid [USA] [2]" w:date="2017-05-01T18:31:00Z">
              <w:del w:id="808" w:author="Musavi, Hamid [USA]" w:date="2017-05-02T22:12:00Z">
                <w:r w:rsidR="00F55FBC" w:rsidDel="000578FE">
                  <w:delText xml:space="preserve">See </w:delText>
                </w:r>
              </w:del>
            </w:ins>
            <w:ins w:id="809" w:author="Musavi, Hamid [USA] [2]" w:date="2017-05-01T18:30:00Z">
              <w:del w:id="810" w:author="Musavi, Hamid [USA]" w:date="2017-05-02T22:12:00Z">
                <w:r w:rsidR="00F55FBC" w:rsidDel="000578FE">
                  <w:fldChar w:fldCharType="begin"/>
                </w:r>
                <w:r w:rsidR="00F55FBC" w:rsidDel="000578FE">
                  <w:delInstrText xml:space="preserve"> HYPERLINK "https://github.com/usdot-jpo-ode/jpo-ode/blob/develop/docs/ODESwagger.yaml" </w:delInstrText>
                </w:r>
                <w:r w:rsidR="00F55FBC" w:rsidDel="000578FE">
                  <w:fldChar w:fldCharType="separate"/>
                </w:r>
                <w:r w:rsidR="00F55FBC" w:rsidRPr="00E145C0" w:rsidDel="000578FE">
                  <w:rPr>
                    <w:rStyle w:val="Hyperlink"/>
                  </w:rPr>
                  <w:delText>ODESwagger.yaml</w:delText>
                </w:r>
                <w:r w:rsidR="00F55FBC" w:rsidDel="000578FE">
                  <w:rPr>
                    <w:rStyle w:val="Hyperlink"/>
                  </w:rPr>
                  <w:fldChar w:fldCharType="end"/>
                </w:r>
              </w:del>
            </w:ins>
            <w:ins w:id="811" w:author="Musavi, Hamid [USA]" w:date="2017-05-04T12:45:00Z">
              <w:r>
                <w:rPr>
                  <w:rStyle w:val="Hyperlink"/>
                </w:rPr>
                <w:t>]</w:t>
              </w:r>
            </w:ins>
          </w:p>
        </w:tc>
        <w:tc>
          <w:tcPr>
            <w:tcW w:w="1879" w:type="dxa"/>
            <w:tcPrChange w:id="812" w:author="Musavi, Hamid [USA]" w:date="2017-05-04T12:36:00Z">
              <w:tcPr>
                <w:tcW w:w="2070" w:type="dxa"/>
              </w:tcPr>
            </w:tcPrChange>
          </w:tcPr>
          <w:p w14:paraId="50A2F88A" w14:textId="564BCDDE" w:rsidR="00F55FBC" w:rsidRDefault="00F55FBC" w:rsidP="00F55FBC">
            <w:pPr>
              <w:cnfStyle w:val="000000100000" w:firstRow="0" w:lastRow="0" w:firstColumn="0" w:lastColumn="0" w:oddVBand="0" w:evenVBand="0" w:oddHBand="1" w:evenHBand="0" w:firstRowFirstColumn="0" w:firstRowLastColumn="0" w:lastRowFirstColumn="0" w:lastRowLastColumn="0"/>
              <w:rPr>
                <w:ins w:id="813" w:author="Musavi, Hamid [USA] [2]" w:date="2017-05-01T17:22:00Z"/>
              </w:rPr>
            </w:pPr>
            <w:ins w:id="814" w:author="Musavi, Hamid [USA] [2]" w:date="2017-05-01T18:30:00Z">
              <w:del w:id="815" w:author="Musavi, Hamid [USA]" w:date="2017-05-02T22:14:00Z">
                <w:r w:rsidDel="000578FE">
                  <w:delText>HTTP Response</w:delText>
                </w:r>
              </w:del>
            </w:ins>
            <w:ins w:id="816" w:author="Musavi, Hamid [USA]" w:date="2017-05-02T22:14:00Z">
              <w:r>
                <w:t>200</w:t>
              </w:r>
            </w:ins>
          </w:p>
        </w:tc>
        <w:tc>
          <w:tcPr>
            <w:tcW w:w="1209" w:type="dxa"/>
            <w:tcPrChange w:id="817" w:author="Musavi, Hamid [USA]" w:date="2017-05-04T12:36:00Z">
              <w:tcPr>
                <w:tcW w:w="2499" w:type="dxa"/>
                <w:gridSpan w:val="2"/>
              </w:tcPr>
            </w:tcPrChange>
          </w:tcPr>
          <w:p w14:paraId="1725A525" w14:textId="3E480251" w:rsidR="00F55FBC" w:rsidRDefault="00F55FBC" w:rsidP="00F55FBC">
            <w:pPr>
              <w:cnfStyle w:val="000000100000" w:firstRow="0" w:lastRow="0" w:firstColumn="0" w:lastColumn="0" w:oddVBand="0" w:evenVBand="0" w:oddHBand="1" w:evenHBand="0" w:firstRowFirstColumn="0" w:firstRowLastColumn="0" w:lastRowFirstColumn="0" w:lastRowLastColumn="0"/>
              <w:rPr>
                <w:ins w:id="818" w:author="Musavi, Hamid [USA] [2]" w:date="2017-05-01T17:22:00Z"/>
              </w:rPr>
            </w:pPr>
            <w:ins w:id="819" w:author="Musavi, Hamid [USA] [2]" w:date="2017-05-01T18:31:00Z">
              <w:del w:id="820" w:author="Musavi, Hamid [USA]" w:date="2017-05-02T22:15:00Z">
                <w:r w:rsidDel="000578FE">
                  <w:delText xml:space="preserve">See </w:delText>
                </w:r>
                <w:r w:rsidDel="000578FE">
                  <w:fldChar w:fldCharType="begin"/>
                </w:r>
                <w:r w:rsidDel="000578FE">
                  <w:delInstrText xml:space="preserve"> HYPERLINK "https://github.com/usdot-jpo-ode/jpo-ode/blob/develop/docs/ODESwagger.yaml" </w:delInstrText>
                </w:r>
                <w:r w:rsidDel="000578FE">
                  <w:fldChar w:fldCharType="separate"/>
                </w:r>
                <w:r w:rsidRPr="00E145C0" w:rsidDel="000578FE">
                  <w:rPr>
                    <w:rStyle w:val="Hyperlink"/>
                  </w:rPr>
                  <w:delText>ODESwagger.yaml</w:delText>
                </w:r>
                <w:r w:rsidDel="000578FE">
                  <w:rPr>
                    <w:rStyle w:val="Hyperlink"/>
                  </w:rPr>
                  <w:fldChar w:fldCharType="end"/>
                </w:r>
              </w:del>
            </w:ins>
            <w:ins w:id="821" w:author="Musavi, Hamid [USA]" w:date="2017-05-02T22:15:00Z">
              <w:r>
                <w:t>true</w:t>
              </w:r>
            </w:ins>
          </w:p>
        </w:tc>
        <w:tc>
          <w:tcPr>
            <w:tcW w:w="3344" w:type="dxa"/>
            <w:tcPrChange w:id="822" w:author="Musavi, Hamid [USA]" w:date="2017-05-04T12:36:00Z">
              <w:tcPr>
                <w:tcW w:w="2499" w:type="dxa"/>
                <w:gridSpan w:val="2"/>
              </w:tcPr>
            </w:tcPrChange>
          </w:tcPr>
          <w:p w14:paraId="1A3D3C35" w14:textId="2924D556" w:rsidR="00F55FBC" w:rsidRDefault="009C4661" w:rsidP="00F55FBC">
            <w:pPr>
              <w:cnfStyle w:val="000000100000" w:firstRow="0" w:lastRow="0" w:firstColumn="0" w:lastColumn="0" w:oddVBand="0" w:evenVBand="0" w:oddHBand="1" w:evenHBand="0" w:firstRowFirstColumn="0" w:firstRowLastColumn="0" w:lastRowFirstColumn="0" w:lastRowLastColumn="0"/>
              <w:rPr>
                <w:ins w:id="823" w:author="Musavi, Hamid [USA] [2]" w:date="2017-05-01T17:22:00Z"/>
              </w:rPr>
            </w:pPr>
            <w:ins w:id="824" w:author="Musavi, Hamid [USA]" w:date="2017-05-04T12:43:00Z">
              <w:r>
                <w:t xml:space="preserve">Traveler Information Message was submitted successfully to one more specified RSUs and SDW. </w:t>
              </w:r>
            </w:ins>
            <w:ins w:id="825" w:author="Musavi, Hamid [USA]" w:date="2017-05-04T12:44:00Z">
              <w:r>
                <w:t xml:space="preserve">See the response for details of which RSUs </w:t>
              </w:r>
            </w:ins>
            <w:ins w:id="826" w:author="Musavi, Hamid [USA]" w:date="2017-05-04T12:45:00Z">
              <w:r>
                <w:t xml:space="preserve">or SDW </w:t>
              </w:r>
            </w:ins>
            <w:ins w:id="827" w:author="Musavi, Hamid [USA]" w:date="2017-05-04T12:44:00Z">
              <w:r>
                <w:t>received or failed to receive the message.</w:t>
              </w:r>
            </w:ins>
            <w:ins w:id="828" w:author="Musavi, Hamid [USA] [2]" w:date="2017-05-01T18:31:00Z">
              <w:del w:id="829" w:author="Musavi, Hamid [USA]" w:date="2017-05-02T22:16:00Z">
                <w:r w:rsidR="00F55FBC" w:rsidDel="000578FE">
                  <w:delText xml:space="preserve">See </w:delText>
                </w:r>
                <w:r w:rsidR="00F55FBC" w:rsidDel="000578FE">
                  <w:fldChar w:fldCharType="begin"/>
                </w:r>
                <w:r w:rsidR="00F55FBC" w:rsidDel="000578FE">
                  <w:delInstrText xml:space="preserve"> HYPERLINK "https://github.com/usdot-jpo-ode/jpo-ode/blob/develop/docs/ODESwagger.yaml" </w:delInstrText>
                </w:r>
                <w:r w:rsidR="00F55FBC" w:rsidDel="000578FE">
                  <w:fldChar w:fldCharType="separate"/>
                </w:r>
                <w:r w:rsidR="00F55FBC" w:rsidRPr="00E145C0" w:rsidDel="000578FE">
                  <w:rPr>
                    <w:rStyle w:val="Hyperlink"/>
                  </w:rPr>
                  <w:delText>ODESwagger.yaml</w:delText>
                </w:r>
                <w:r w:rsidR="00F55FBC" w:rsidDel="000578FE">
                  <w:rPr>
                    <w:rStyle w:val="Hyperlink"/>
                  </w:rPr>
                  <w:fldChar w:fldCharType="end"/>
                </w:r>
              </w:del>
            </w:ins>
          </w:p>
        </w:tc>
      </w:tr>
      <w:tr w:rsidR="009E0136" w14:paraId="758C9B99" w14:textId="77777777" w:rsidTr="00B90300">
        <w:trPr>
          <w:ins w:id="830" w:author="Musavi, Hamid [USA] [2]" w:date="2017-05-02T08:06:00Z"/>
          <w:trPrChange w:id="831" w:author="Musavi, Hamid [USA]" w:date="2017-05-04T12:36:00Z">
            <w:trPr>
              <w:gridAfter w:val="0"/>
            </w:trPr>
          </w:trPrChange>
        </w:trPr>
        <w:tc>
          <w:tcPr>
            <w:cnfStyle w:val="001000000000" w:firstRow="0" w:lastRow="0" w:firstColumn="1" w:lastColumn="0" w:oddVBand="0" w:evenVBand="0" w:oddHBand="0" w:evenHBand="0" w:firstRowFirstColumn="0" w:firstRowLastColumn="0" w:lastRowFirstColumn="0" w:lastRowLastColumn="0"/>
            <w:tcW w:w="6807" w:type="dxa"/>
            <w:tcPrChange w:id="832" w:author="Musavi, Hamid [USA]" w:date="2017-05-04T12:36:00Z">
              <w:tcPr>
                <w:tcW w:w="3383" w:type="dxa"/>
              </w:tcPr>
            </w:tcPrChange>
          </w:tcPr>
          <w:p w14:paraId="21B4EE39" w14:textId="3F550F43" w:rsidR="009E0136" w:rsidRDefault="009E0136" w:rsidP="000578FE">
            <w:pPr>
              <w:rPr>
                <w:ins w:id="833" w:author="Musavi, Hamid [USA] [2]" w:date="2017-05-02T08:06:00Z"/>
              </w:rPr>
            </w:pPr>
            <w:ins w:id="834" w:author="Musavi, Hamid [USA]" w:date="2017-05-02T22:19:00Z">
              <w:r w:rsidRPr="000578FE">
                <w:t>Endpoint received null request</w:t>
              </w:r>
            </w:ins>
            <w:ins w:id="835" w:author="Musavi, Hamid [USA] [2]" w:date="2017-05-02T08:07:00Z">
              <w:del w:id="836" w:author="Musavi, Hamid [USA]" w:date="2017-05-02T22:19:00Z">
                <w:r w:rsidRPr="001F788C" w:rsidDel="000578FE">
                  <w:delText>TimMessageException</w:delText>
                </w:r>
              </w:del>
            </w:ins>
          </w:p>
        </w:tc>
        <w:tc>
          <w:tcPr>
            <w:tcW w:w="1879" w:type="dxa"/>
            <w:tcPrChange w:id="837" w:author="Musavi, Hamid [USA]" w:date="2017-05-04T12:36:00Z">
              <w:tcPr>
                <w:tcW w:w="2070" w:type="dxa"/>
              </w:tcPr>
            </w:tcPrChange>
          </w:tcPr>
          <w:p w14:paraId="3523BB9A" w14:textId="611F4BCB" w:rsidR="009E0136" w:rsidRDefault="009E0136" w:rsidP="000578FE">
            <w:pPr>
              <w:cnfStyle w:val="000000000000" w:firstRow="0" w:lastRow="0" w:firstColumn="0" w:lastColumn="0" w:oddVBand="0" w:evenVBand="0" w:oddHBand="0" w:evenHBand="0" w:firstRowFirstColumn="0" w:firstRowLastColumn="0" w:lastRowFirstColumn="0" w:lastRowLastColumn="0"/>
              <w:rPr>
                <w:ins w:id="838" w:author="Musavi, Hamid [USA] [2]" w:date="2017-05-02T08:06:00Z"/>
              </w:rPr>
            </w:pPr>
            <w:ins w:id="839" w:author="Musavi, Hamid [USA]" w:date="2017-05-02T22:19:00Z">
              <w:r>
                <w:t>400</w:t>
              </w:r>
            </w:ins>
          </w:p>
        </w:tc>
        <w:tc>
          <w:tcPr>
            <w:tcW w:w="1209" w:type="dxa"/>
            <w:tcPrChange w:id="840" w:author="Musavi, Hamid [USA]" w:date="2017-05-04T12:36:00Z">
              <w:tcPr>
                <w:tcW w:w="2499" w:type="dxa"/>
                <w:gridSpan w:val="2"/>
              </w:tcPr>
            </w:tcPrChange>
          </w:tcPr>
          <w:p w14:paraId="290E6D17" w14:textId="26EDDEFD" w:rsidR="009E0136" w:rsidRPr="001F788C" w:rsidDel="000578FE" w:rsidRDefault="009E0136">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ins w:id="841" w:author="Musavi, Hamid [USA] [2]" w:date="2017-05-02T08:08:00Z"/>
                <w:del w:id="842" w:author="Musavi, Hamid [USA]" w:date="2017-05-02T22:19:00Z"/>
              </w:rPr>
              <w:pPrChange w:id="843" w:author="Musavi, Hamid [USA] [2]" w:date="2017-05-02T08:09:00Z">
                <w:pPr>
                  <w:cnfStyle w:val="000000000000" w:firstRow="0" w:lastRow="0" w:firstColumn="0" w:lastColumn="0" w:oddVBand="0" w:evenVBand="0" w:oddHBand="0" w:evenHBand="0" w:firstRowFirstColumn="0" w:firstRowLastColumn="0" w:lastRowFirstColumn="0" w:lastRowLastColumn="0"/>
                </w:pPr>
              </w:pPrChange>
            </w:pPr>
            <w:ins w:id="844" w:author="Musavi, Hamid [USA] [2]" w:date="2017-05-02T08:08:00Z">
              <w:del w:id="845" w:author="Musavi, Hamid [USA]" w:date="2017-05-02T22:19:00Z">
                <w:r w:rsidRPr="001F788C" w:rsidDel="000578FE">
                  <w:delText>Response Code: 400</w:delText>
                </w:r>
              </w:del>
            </w:ins>
          </w:p>
          <w:p w14:paraId="36E0D3F2" w14:textId="135A3258" w:rsidR="009E0136" w:rsidRPr="000578FE" w:rsidRDefault="009E0136">
            <w:pPr>
              <w:cnfStyle w:val="000000000000" w:firstRow="0" w:lastRow="0" w:firstColumn="0" w:lastColumn="0" w:oddVBand="0" w:evenVBand="0" w:oddHBand="0" w:evenHBand="0" w:firstRowFirstColumn="0" w:firstRowLastColumn="0" w:lastRowFirstColumn="0" w:lastRowLastColumn="0"/>
              <w:rPr>
                <w:ins w:id="846" w:author="Musavi, Hamid [USA] [2]" w:date="2017-05-02T08:06:00Z"/>
              </w:rPr>
            </w:pPr>
            <w:ins w:id="847" w:author="Musavi, Hamid [USA] [2]" w:date="2017-05-02T08:08:00Z">
              <w:del w:id="848" w:author="Musavi, Hamid [USA]" w:date="2017-05-02T22:19:00Z">
                <w:r w:rsidRPr="000578FE" w:rsidDel="000578FE">
                  <w:delText>Message: Endpoint received null reques</w:delText>
                </w:r>
              </w:del>
            </w:ins>
            <w:ins w:id="849" w:author="Musavi, Hamid [USA]" w:date="2017-05-02T22:19:00Z">
              <w:r>
                <w:t>false</w:t>
              </w:r>
            </w:ins>
            <w:ins w:id="850" w:author="Musavi, Hamid [USA] [2]" w:date="2017-05-02T08:08:00Z">
              <w:del w:id="851" w:author="Musavi, Hamid [USA]" w:date="2017-05-02T22:19:00Z">
                <w:r w:rsidRPr="000578FE" w:rsidDel="000578FE">
                  <w:delText>t</w:delText>
                </w:r>
              </w:del>
            </w:ins>
          </w:p>
        </w:tc>
        <w:tc>
          <w:tcPr>
            <w:tcW w:w="3344" w:type="dxa"/>
            <w:tcPrChange w:id="852" w:author="Musavi, Hamid [USA]" w:date="2017-05-04T12:36:00Z">
              <w:tcPr>
                <w:tcW w:w="2499" w:type="dxa"/>
                <w:gridSpan w:val="2"/>
              </w:tcPr>
            </w:tcPrChange>
          </w:tcPr>
          <w:p w14:paraId="6A2FABF3" w14:textId="65CA8216" w:rsidR="009E0136" w:rsidRDefault="009E0136" w:rsidP="000578FE">
            <w:pPr>
              <w:cnfStyle w:val="000000000000" w:firstRow="0" w:lastRow="0" w:firstColumn="0" w:lastColumn="0" w:oddVBand="0" w:evenVBand="0" w:oddHBand="0" w:evenHBand="0" w:firstRowFirstColumn="0" w:firstRowLastColumn="0" w:lastRowFirstColumn="0" w:lastRowLastColumn="0"/>
              <w:rPr>
                <w:ins w:id="853" w:author="Musavi, Hamid [USA] [2]" w:date="2017-05-02T08:06:00Z"/>
              </w:rPr>
            </w:pPr>
            <w:ins w:id="854" w:author="Musavi, Hamid [USA] [2]" w:date="2017-05-02T08:10:00Z">
              <w:r>
                <w:t xml:space="preserve">Request body is </w:t>
              </w:r>
            </w:ins>
            <w:ins w:id="855" w:author="Musavi, Hamid [USA] [2]" w:date="2017-05-02T08:12:00Z">
              <w:r>
                <w:t>empty.</w:t>
              </w:r>
            </w:ins>
          </w:p>
        </w:tc>
      </w:tr>
      <w:tr w:rsidR="009E0136" w14:paraId="173BEE01" w14:textId="77777777" w:rsidTr="00B90300">
        <w:trPr>
          <w:cnfStyle w:val="000000100000" w:firstRow="0" w:lastRow="0" w:firstColumn="0" w:lastColumn="0" w:oddVBand="0" w:evenVBand="0" w:oddHBand="1" w:evenHBand="0" w:firstRowFirstColumn="0" w:firstRowLastColumn="0" w:lastRowFirstColumn="0" w:lastRowLastColumn="0"/>
          <w:ins w:id="856" w:author="Musavi, Hamid [USA]" w:date="2017-05-02T22:20:00Z"/>
          <w:trPrChange w:id="857" w:author="Musavi, Hamid [USA]" w:date="2017-05-04T12:36:00Z">
            <w:trPr>
              <w:gridAfter w:val="0"/>
            </w:trPr>
          </w:trPrChange>
        </w:trPr>
        <w:tc>
          <w:tcPr>
            <w:cnfStyle w:val="001000000000" w:firstRow="0" w:lastRow="0" w:firstColumn="1" w:lastColumn="0" w:oddVBand="0" w:evenVBand="0" w:oddHBand="0" w:evenHBand="0" w:firstRowFirstColumn="0" w:firstRowLastColumn="0" w:lastRowFirstColumn="0" w:lastRowLastColumn="0"/>
            <w:tcW w:w="6807" w:type="dxa"/>
            <w:tcPrChange w:id="858" w:author="Musavi, Hamid [USA]" w:date="2017-05-04T12:36:00Z">
              <w:tcPr>
                <w:tcW w:w="3383" w:type="dxa"/>
              </w:tcPr>
            </w:tcPrChange>
          </w:tcPr>
          <w:p w14:paraId="78593E5B" w14:textId="6CF8AFD7" w:rsidR="009E0136" w:rsidRPr="000578FE" w:rsidRDefault="004C424E">
            <w:pPr>
              <w:cnfStyle w:val="001000100000" w:firstRow="0" w:lastRow="0" w:firstColumn="1" w:lastColumn="0" w:oddVBand="0" w:evenVBand="0" w:oddHBand="1" w:evenHBand="0" w:firstRowFirstColumn="0" w:firstRowLastColumn="0" w:lastRowFirstColumn="0" w:lastRowLastColumn="0"/>
              <w:rPr>
                <w:ins w:id="859" w:author="Musavi, Hamid [USA]" w:date="2017-05-02T22:20:00Z"/>
              </w:rPr>
            </w:pPr>
            <w:ins w:id="860" w:author="Musavi, Hamid [USA]" w:date="2017-05-04T10:59:00Z">
              <w:r>
                <w:t>Invalid</w:t>
              </w:r>
            </w:ins>
            <w:ins w:id="861" w:author="Musavi, Hamid [USA]" w:date="2017-05-02T22:21:00Z">
              <w:r w:rsidR="009E0136" w:rsidRPr="000578FE">
                <w:t xml:space="preserve"> </w:t>
              </w:r>
            </w:ins>
            <w:ins w:id="862" w:author="Musavi, Hamid [USA]" w:date="2017-05-04T10:58:00Z">
              <w:r>
                <w:t>Request Body</w:t>
              </w:r>
            </w:ins>
          </w:p>
        </w:tc>
        <w:tc>
          <w:tcPr>
            <w:tcW w:w="1879" w:type="dxa"/>
            <w:tcPrChange w:id="863" w:author="Musavi, Hamid [USA]" w:date="2017-05-04T12:36:00Z">
              <w:tcPr>
                <w:tcW w:w="2070" w:type="dxa"/>
              </w:tcPr>
            </w:tcPrChange>
          </w:tcPr>
          <w:p w14:paraId="12BA0E5D" w14:textId="4D30BE55" w:rsidR="009E0136" w:rsidRDefault="009E0136" w:rsidP="000578FE">
            <w:pPr>
              <w:cnfStyle w:val="000000100000" w:firstRow="0" w:lastRow="0" w:firstColumn="0" w:lastColumn="0" w:oddVBand="0" w:evenVBand="0" w:oddHBand="1" w:evenHBand="0" w:firstRowFirstColumn="0" w:firstRowLastColumn="0" w:lastRowFirstColumn="0" w:lastRowLastColumn="0"/>
              <w:rPr>
                <w:ins w:id="864" w:author="Musavi, Hamid [USA]" w:date="2017-05-02T22:20:00Z"/>
              </w:rPr>
            </w:pPr>
            <w:ins w:id="865" w:author="Musavi, Hamid [USA]" w:date="2017-05-02T22:21:00Z">
              <w:r>
                <w:t>400</w:t>
              </w:r>
            </w:ins>
          </w:p>
        </w:tc>
        <w:tc>
          <w:tcPr>
            <w:tcW w:w="1209" w:type="dxa"/>
            <w:tcPrChange w:id="866" w:author="Musavi, Hamid [USA]" w:date="2017-05-04T12:36:00Z">
              <w:tcPr>
                <w:tcW w:w="2499" w:type="dxa"/>
                <w:gridSpan w:val="2"/>
              </w:tcPr>
            </w:tcPrChange>
          </w:tcPr>
          <w:p w14:paraId="06C5CF72" w14:textId="21E588BB" w:rsidR="009E0136" w:rsidRPr="001F788C" w:rsidDel="000578FE" w:rsidRDefault="009E0136" w:rsidP="000578FE">
            <w:pPr>
              <w:cnfStyle w:val="000000100000" w:firstRow="0" w:lastRow="0" w:firstColumn="0" w:lastColumn="0" w:oddVBand="0" w:evenVBand="0" w:oddHBand="1" w:evenHBand="0" w:firstRowFirstColumn="0" w:firstRowLastColumn="0" w:lastRowFirstColumn="0" w:lastRowLastColumn="0"/>
              <w:rPr>
                <w:ins w:id="867" w:author="Musavi, Hamid [USA]" w:date="2017-05-02T22:20:00Z"/>
              </w:rPr>
            </w:pPr>
            <w:ins w:id="868" w:author="Musavi, Hamid [USA]" w:date="2017-05-02T22:21:00Z">
              <w:r>
                <w:t>false</w:t>
              </w:r>
            </w:ins>
          </w:p>
        </w:tc>
        <w:tc>
          <w:tcPr>
            <w:tcW w:w="3344" w:type="dxa"/>
            <w:tcPrChange w:id="869" w:author="Musavi, Hamid [USA]" w:date="2017-05-04T12:36:00Z">
              <w:tcPr>
                <w:tcW w:w="2499" w:type="dxa"/>
                <w:gridSpan w:val="2"/>
              </w:tcPr>
            </w:tcPrChange>
          </w:tcPr>
          <w:p w14:paraId="6DB3EABB" w14:textId="0EE7758B" w:rsidR="009E0136" w:rsidRDefault="001B14F4">
            <w:pPr>
              <w:cnfStyle w:val="000000100000" w:firstRow="0" w:lastRow="0" w:firstColumn="0" w:lastColumn="0" w:oddVBand="0" w:evenVBand="0" w:oddHBand="1" w:evenHBand="0" w:firstRowFirstColumn="0" w:firstRowLastColumn="0" w:lastRowFirstColumn="0" w:lastRowLastColumn="0"/>
              <w:rPr>
                <w:ins w:id="870" w:author="Musavi, Hamid [USA]" w:date="2017-05-02T22:20:00Z"/>
              </w:rPr>
            </w:pPr>
            <w:ins w:id="871" w:author="Musavi, Hamid [USA]" w:date="2017-05-02T22:21:00Z">
              <w:r>
                <w:t>R</w:t>
              </w:r>
              <w:r w:rsidR="009E0136" w:rsidRPr="001708B7">
                <w:t>equest body is not a valid JSON object</w:t>
              </w:r>
            </w:ins>
            <w:ins w:id="872" w:author="Musavi, Hamid [USA]" w:date="2017-05-02T22:22:00Z">
              <w:r w:rsidR="009E0136">
                <w:t xml:space="preserve"> or </w:t>
              </w:r>
              <w:r w:rsidR="009E0136" w:rsidRPr="001708B7">
                <w:t xml:space="preserve">not a valid </w:t>
              </w:r>
            </w:ins>
            <w:ins w:id="873" w:author="Musavi, Hamid [USA]" w:date="2017-05-04T12:53:00Z">
              <w:r w:rsidR="00AF27F0">
                <w:t xml:space="preserve">TIM </w:t>
              </w:r>
            </w:ins>
            <w:ins w:id="874" w:author="Musavi, Hamid [USA]" w:date="2017-05-04T10:58:00Z">
              <w:r w:rsidR="004C424E">
                <w:t>schema</w:t>
              </w:r>
            </w:ins>
          </w:p>
        </w:tc>
      </w:tr>
      <w:tr w:rsidR="009E0136" w14:paraId="617C6336" w14:textId="77777777" w:rsidTr="00B90300">
        <w:trPr>
          <w:ins w:id="875" w:author="Musavi, Hamid [USA]" w:date="2017-05-02T22:22:00Z"/>
          <w:trPrChange w:id="876" w:author="Musavi, Hamid [USA]" w:date="2017-05-04T12:36:00Z">
            <w:trPr>
              <w:gridAfter w:val="0"/>
            </w:trPr>
          </w:trPrChange>
        </w:trPr>
        <w:tc>
          <w:tcPr>
            <w:cnfStyle w:val="001000000000" w:firstRow="0" w:lastRow="0" w:firstColumn="1" w:lastColumn="0" w:oddVBand="0" w:evenVBand="0" w:oddHBand="0" w:evenHBand="0" w:firstRowFirstColumn="0" w:firstRowLastColumn="0" w:lastRowFirstColumn="0" w:lastRowLastColumn="0"/>
            <w:tcW w:w="6807" w:type="dxa"/>
            <w:tcPrChange w:id="877" w:author="Musavi, Hamid [USA]" w:date="2017-05-04T12:36:00Z">
              <w:tcPr>
                <w:tcW w:w="3383" w:type="dxa"/>
              </w:tcPr>
            </w:tcPrChange>
          </w:tcPr>
          <w:p w14:paraId="359A7540" w14:textId="5823938C" w:rsidR="009E0136" w:rsidRPr="000578FE" w:rsidRDefault="00B32D46">
            <w:pPr>
              <w:rPr>
                <w:ins w:id="878" w:author="Musavi, Hamid [USA]" w:date="2017-05-02T22:22:00Z"/>
              </w:rPr>
            </w:pPr>
            <w:ins w:id="879" w:author="Musavi, Hamid [USA]" w:date="2017-05-04T12:10:00Z">
              <w:r w:rsidRPr="00B32D46">
                <w:t>Invalid Traveler Information Message data value in the request</w:t>
              </w:r>
            </w:ins>
          </w:p>
        </w:tc>
        <w:tc>
          <w:tcPr>
            <w:tcW w:w="1879" w:type="dxa"/>
            <w:tcPrChange w:id="880" w:author="Musavi, Hamid [USA]" w:date="2017-05-04T12:36:00Z">
              <w:tcPr>
                <w:tcW w:w="2070" w:type="dxa"/>
              </w:tcPr>
            </w:tcPrChange>
          </w:tcPr>
          <w:p w14:paraId="0190DA0B" w14:textId="67CFF561" w:rsidR="009E0136" w:rsidRDefault="007B44EC" w:rsidP="000578FE">
            <w:pPr>
              <w:cnfStyle w:val="000000000000" w:firstRow="0" w:lastRow="0" w:firstColumn="0" w:lastColumn="0" w:oddVBand="0" w:evenVBand="0" w:oddHBand="0" w:evenHBand="0" w:firstRowFirstColumn="0" w:firstRowLastColumn="0" w:lastRowFirstColumn="0" w:lastRowLastColumn="0"/>
              <w:rPr>
                <w:ins w:id="881" w:author="Musavi, Hamid [USA]" w:date="2017-05-02T22:22:00Z"/>
              </w:rPr>
            </w:pPr>
            <w:ins w:id="882" w:author="Musavi, Hamid [USA]" w:date="2017-05-04T12:24:00Z">
              <w:r>
                <w:t>500</w:t>
              </w:r>
            </w:ins>
          </w:p>
        </w:tc>
        <w:tc>
          <w:tcPr>
            <w:tcW w:w="1209" w:type="dxa"/>
            <w:tcPrChange w:id="883" w:author="Musavi, Hamid [USA]" w:date="2017-05-04T12:36:00Z">
              <w:tcPr>
                <w:tcW w:w="2499" w:type="dxa"/>
                <w:gridSpan w:val="2"/>
              </w:tcPr>
            </w:tcPrChange>
          </w:tcPr>
          <w:p w14:paraId="2D09778B" w14:textId="34C8BA33" w:rsidR="009E0136" w:rsidRDefault="009E0136" w:rsidP="000578FE">
            <w:pPr>
              <w:cnfStyle w:val="000000000000" w:firstRow="0" w:lastRow="0" w:firstColumn="0" w:lastColumn="0" w:oddVBand="0" w:evenVBand="0" w:oddHBand="0" w:evenHBand="0" w:firstRowFirstColumn="0" w:firstRowLastColumn="0" w:lastRowFirstColumn="0" w:lastRowLastColumn="0"/>
              <w:rPr>
                <w:ins w:id="884" w:author="Musavi, Hamid [USA]" w:date="2017-05-02T22:22:00Z"/>
              </w:rPr>
            </w:pPr>
            <w:ins w:id="885" w:author="Musavi, Hamid [USA]" w:date="2017-05-02T22:25:00Z">
              <w:r>
                <w:t>false</w:t>
              </w:r>
            </w:ins>
          </w:p>
        </w:tc>
        <w:tc>
          <w:tcPr>
            <w:tcW w:w="3344" w:type="dxa"/>
            <w:tcPrChange w:id="886" w:author="Musavi, Hamid [USA]" w:date="2017-05-04T12:36:00Z">
              <w:tcPr>
                <w:tcW w:w="2499" w:type="dxa"/>
                <w:gridSpan w:val="2"/>
              </w:tcPr>
            </w:tcPrChange>
          </w:tcPr>
          <w:p w14:paraId="5F3BD507" w14:textId="078F2CF6" w:rsidR="009E0136" w:rsidRPr="001708B7" w:rsidRDefault="009E0136">
            <w:pPr>
              <w:cnfStyle w:val="000000000000" w:firstRow="0" w:lastRow="0" w:firstColumn="0" w:lastColumn="0" w:oddVBand="0" w:evenVBand="0" w:oddHBand="0" w:evenHBand="0" w:firstRowFirstColumn="0" w:firstRowLastColumn="0" w:lastRowFirstColumn="0" w:lastRowLastColumn="0"/>
              <w:rPr>
                <w:ins w:id="887" w:author="Musavi, Hamid [USA]" w:date="2017-05-02T22:22:00Z"/>
              </w:rPr>
            </w:pPr>
            <w:ins w:id="888" w:author="Musavi, Hamid [USA]" w:date="2017-05-02T22:25:00Z">
              <w:r w:rsidRPr="001708B7">
                <w:t xml:space="preserve">ODE was unable to build a valid TIM message from </w:t>
              </w:r>
            </w:ins>
            <w:ins w:id="889" w:author="Musavi, Hamid [USA]" w:date="2017-05-04T10:59:00Z">
              <w:r w:rsidR="004C424E">
                <w:t>the request</w:t>
              </w:r>
            </w:ins>
            <w:ins w:id="890" w:author="Musavi, Hamid [USA]" w:date="2017-05-04T11:41:00Z">
              <w:r w:rsidR="001B14F4">
                <w:t xml:space="preserve"> data</w:t>
              </w:r>
            </w:ins>
            <w:ins w:id="891" w:author="Musavi, Hamid [USA]" w:date="2017-05-04T12:10:00Z">
              <w:r w:rsidR="00B32D46">
                <w:t>. One or more data elements may be invalid or out of range.</w:t>
              </w:r>
            </w:ins>
          </w:p>
        </w:tc>
      </w:tr>
      <w:tr w:rsidR="007B44EC" w14:paraId="07C13448" w14:textId="77777777" w:rsidTr="00B90300">
        <w:tblPrEx>
          <w:tblPrExChange w:id="892" w:author="Musavi, Hamid [USA]" w:date="2017-05-04T12:36:00Z">
            <w:tblPrEx>
              <w:tblW w:w="13239" w:type="dxa"/>
            </w:tblPrEx>
          </w:tblPrExChange>
        </w:tblPrEx>
        <w:trPr>
          <w:cnfStyle w:val="000000100000" w:firstRow="0" w:lastRow="0" w:firstColumn="0" w:lastColumn="0" w:oddVBand="0" w:evenVBand="0" w:oddHBand="1" w:evenHBand="0" w:firstRowFirstColumn="0" w:firstRowLastColumn="0" w:lastRowFirstColumn="0" w:lastRowLastColumn="0"/>
          <w:ins w:id="893" w:author="Musavi, Hamid [USA]" w:date="2017-05-04T12:24:00Z"/>
        </w:trPr>
        <w:tc>
          <w:tcPr>
            <w:cnfStyle w:val="001000000000" w:firstRow="0" w:lastRow="0" w:firstColumn="1" w:lastColumn="0" w:oddVBand="0" w:evenVBand="0" w:oddHBand="0" w:evenHBand="0" w:firstRowFirstColumn="0" w:firstRowLastColumn="0" w:lastRowFirstColumn="0" w:lastRowLastColumn="0"/>
            <w:tcW w:w="0" w:type="dxa"/>
            <w:tcPrChange w:id="894" w:author="Musavi, Hamid [USA]" w:date="2017-05-04T12:36:00Z">
              <w:tcPr>
                <w:tcW w:w="6807" w:type="dxa"/>
                <w:gridSpan w:val="3"/>
              </w:tcPr>
            </w:tcPrChange>
          </w:tcPr>
          <w:p w14:paraId="7AE7E7B6" w14:textId="10CAE82A" w:rsidR="007B44EC" w:rsidRPr="00B32D46" w:rsidRDefault="007B44EC" w:rsidP="007B44EC">
            <w:pPr>
              <w:cnfStyle w:val="001000100000" w:firstRow="0" w:lastRow="0" w:firstColumn="1" w:lastColumn="0" w:oddVBand="0" w:evenVBand="0" w:oddHBand="1" w:evenHBand="0" w:firstRowFirstColumn="0" w:firstRowLastColumn="0" w:lastRowFirstColumn="0" w:lastRowLastColumn="0"/>
              <w:rPr>
                <w:ins w:id="895" w:author="Musavi, Hamid [USA]" w:date="2017-05-04T12:24:00Z"/>
              </w:rPr>
            </w:pPr>
            <w:ins w:id="896" w:author="Musavi, Hamid [USA]" w:date="2017-05-04T12:24:00Z">
              <w:r w:rsidRPr="007B44EC">
                <w:lastRenderedPageBreak/>
                <w:t>Internal Error: OssTravelerMessageBuilder#encodeTravelerInformationToHex returned null</w:t>
              </w:r>
            </w:ins>
          </w:p>
        </w:tc>
        <w:tc>
          <w:tcPr>
            <w:tcW w:w="0" w:type="dxa"/>
            <w:tcPrChange w:id="897" w:author="Musavi, Hamid [USA]" w:date="2017-05-04T12:36:00Z">
              <w:tcPr>
                <w:tcW w:w="1879" w:type="dxa"/>
                <w:gridSpan w:val="2"/>
              </w:tcPr>
            </w:tcPrChange>
          </w:tcPr>
          <w:p w14:paraId="2DB11CA4"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rPr>
                <w:ins w:id="898" w:author="Musavi, Hamid [USA]" w:date="2017-05-04T12:24:00Z"/>
              </w:rPr>
            </w:pPr>
          </w:p>
        </w:tc>
        <w:tc>
          <w:tcPr>
            <w:tcW w:w="1209" w:type="dxa"/>
            <w:tcPrChange w:id="899" w:author="Musavi, Hamid [USA]" w:date="2017-05-04T12:36:00Z">
              <w:tcPr>
                <w:tcW w:w="2466" w:type="dxa"/>
                <w:gridSpan w:val="2"/>
              </w:tcPr>
            </w:tcPrChange>
          </w:tcPr>
          <w:p w14:paraId="7EA48C3A" w14:textId="77777777" w:rsidR="007B44EC" w:rsidRDefault="007B44EC" w:rsidP="007B44EC">
            <w:pPr>
              <w:cnfStyle w:val="000000100000" w:firstRow="0" w:lastRow="0" w:firstColumn="0" w:lastColumn="0" w:oddVBand="0" w:evenVBand="0" w:oddHBand="1" w:evenHBand="0" w:firstRowFirstColumn="0" w:firstRowLastColumn="0" w:lastRowFirstColumn="0" w:lastRowLastColumn="0"/>
              <w:rPr>
                <w:ins w:id="900" w:author="Musavi, Hamid [USA]" w:date="2017-05-04T12:24:00Z"/>
              </w:rPr>
            </w:pPr>
          </w:p>
        </w:tc>
        <w:tc>
          <w:tcPr>
            <w:tcW w:w="3344" w:type="dxa"/>
            <w:tcPrChange w:id="901" w:author="Musavi, Hamid [USA]" w:date="2017-05-04T12:36:00Z">
              <w:tcPr>
                <w:tcW w:w="2087" w:type="dxa"/>
              </w:tcPr>
            </w:tcPrChange>
          </w:tcPr>
          <w:p w14:paraId="09A4864F" w14:textId="411F34BB" w:rsidR="007B44EC" w:rsidRPr="001708B7" w:rsidRDefault="007B44EC" w:rsidP="007B44EC">
            <w:pPr>
              <w:cnfStyle w:val="000000100000" w:firstRow="0" w:lastRow="0" w:firstColumn="0" w:lastColumn="0" w:oddVBand="0" w:evenVBand="0" w:oddHBand="1" w:evenHBand="0" w:firstRowFirstColumn="0" w:firstRowLastColumn="0" w:lastRowFirstColumn="0" w:lastRowLastColumn="0"/>
              <w:rPr>
                <w:ins w:id="902" w:author="Musavi, Hamid [USA]" w:date="2017-05-04T12:24:00Z"/>
              </w:rPr>
            </w:pPr>
            <w:ins w:id="903" w:author="Musavi, Hamid [USA]" w:date="2017-05-04T12:25:00Z">
              <w:r>
                <w:t>Internal error occurred. Check application logs to determine cause.</w:t>
              </w:r>
            </w:ins>
          </w:p>
        </w:tc>
      </w:tr>
      <w:tr w:rsidR="007B44EC" w14:paraId="72EA11DD" w14:textId="77777777" w:rsidTr="00B90300">
        <w:trPr>
          <w:ins w:id="904" w:author="Musavi, Hamid [USA]" w:date="2017-05-02T22:25:00Z"/>
          <w:trPrChange w:id="905" w:author="Musavi, Hamid [USA]" w:date="2017-05-04T12:36:00Z">
            <w:trPr>
              <w:gridAfter w:val="0"/>
            </w:trPr>
          </w:trPrChange>
        </w:trPr>
        <w:tc>
          <w:tcPr>
            <w:cnfStyle w:val="001000000000" w:firstRow="0" w:lastRow="0" w:firstColumn="1" w:lastColumn="0" w:oddVBand="0" w:evenVBand="0" w:oddHBand="0" w:evenHBand="0" w:firstRowFirstColumn="0" w:firstRowLastColumn="0" w:lastRowFirstColumn="0" w:lastRowLastColumn="0"/>
            <w:tcW w:w="6807" w:type="dxa"/>
            <w:tcPrChange w:id="906" w:author="Musavi, Hamid [USA]" w:date="2017-05-04T12:36:00Z">
              <w:tcPr>
                <w:tcW w:w="3383" w:type="dxa"/>
              </w:tcPr>
            </w:tcPrChange>
          </w:tcPr>
          <w:p w14:paraId="3FE072B7" w14:textId="329CEDE9" w:rsidR="007B44EC" w:rsidRPr="001708B7" w:rsidRDefault="007B44EC" w:rsidP="007B44EC">
            <w:pPr>
              <w:rPr>
                <w:ins w:id="907" w:author="Musavi, Hamid [USA]" w:date="2017-05-02T22:25:00Z"/>
              </w:rPr>
            </w:pPr>
            <w:ins w:id="908" w:author="Musavi, Hamid [USA]" w:date="2017-05-02T22:27:00Z">
              <w:r w:rsidRPr="000A1A07">
                <w:t xml:space="preserve">Failed to encode </w:t>
              </w:r>
            </w:ins>
            <w:ins w:id="909" w:author="Musavi, Hamid [USA]" w:date="2017-05-04T11:40:00Z">
              <w:r>
                <w:t>Traveler Information Message</w:t>
              </w:r>
            </w:ins>
          </w:p>
        </w:tc>
        <w:tc>
          <w:tcPr>
            <w:tcW w:w="1879" w:type="dxa"/>
            <w:tcPrChange w:id="910" w:author="Musavi, Hamid [USA]" w:date="2017-05-04T12:36:00Z">
              <w:tcPr>
                <w:tcW w:w="2070" w:type="dxa"/>
              </w:tcPr>
            </w:tcPrChange>
          </w:tcPr>
          <w:p w14:paraId="209D9A38" w14:textId="754111CD" w:rsidR="007B44EC" w:rsidRDefault="007B44EC" w:rsidP="007B44EC">
            <w:pPr>
              <w:cnfStyle w:val="000000000000" w:firstRow="0" w:lastRow="0" w:firstColumn="0" w:lastColumn="0" w:oddVBand="0" w:evenVBand="0" w:oddHBand="0" w:evenHBand="0" w:firstRowFirstColumn="0" w:firstRowLastColumn="0" w:lastRowFirstColumn="0" w:lastRowLastColumn="0"/>
              <w:rPr>
                <w:ins w:id="911" w:author="Musavi, Hamid [USA]" w:date="2017-05-02T22:25:00Z"/>
              </w:rPr>
            </w:pPr>
            <w:ins w:id="912" w:author="Musavi, Hamid [USA]" w:date="2017-05-04T12:09:00Z">
              <w:r>
                <w:t>400</w:t>
              </w:r>
            </w:ins>
          </w:p>
        </w:tc>
        <w:tc>
          <w:tcPr>
            <w:tcW w:w="1209" w:type="dxa"/>
            <w:tcPrChange w:id="913" w:author="Musavi, Hamid [USA]" w:date="2017-05-04T12:36:00Z">
              <w:tcPr>
                <w:tcW w:w="2499" w:type="dxa"/>
                <w:gridSpan w:val="2"/>
              </w:tcPr>
            </w:tcPrChange>
          </w:tcPr>
          <w:p w14:paraId="5932119C" w14:textId="01387699" w:rsidR="007B44EC" w:rsidRDefault="007B44EC" w:rsidP="007B44EC">
            <w:pPr>
              <w:cnfStyle w:val="000000000000" w:firstRow="0" w:lastRow="0" w:firstColumn="0" w:lastColumn="0" w:oddVBand="0" w:evenVBand="0" w:oddHBand="0" w:evenHBand="0" w:firstRowFirstColumn="0" w:firstRowLastColumn="0" w:lastRowFirstColumn="0" w:lastRowLastColumn="0"/>
              <w:rPr>
                <w:ins w:id="914" w:author="Musavi, Hamid [USA]" w:date="2017-05-02T22:25:00Z"/>
              </w:rPr>
            </w:pPr>
            <w:ins w:id="915" w:author="Musavi, Hamid [USA]" w:date="2017-05-02T22:27:00Z">
              <w:r>
                <w:t>false</w:t>
              </w:r>
            </w:ins>
          </w:p>
        </w:tc>
        <w:tc>
          <w:tcPr>
            <w:tcW w:w="3344" w:type="dxa"/>
            <w:tcPrChange w:id="916" w:author="Musavi, Hamid [USA]" w:date="2017-05-04T12:36:00Z">
              <w:tcPr>
                <w:tcW w:w="2499" w:type="dxa"/>
                <w:gridSpan w:val="2"/>
              </w:tcPr>
            </w:tcPrChange>
          </w:tcPr>
          <w:p w14:paraId="70DA8182" w14:textId="7938DCE0" w:rsidR="007B44EC" w:rsidRPr="001708B7" w:rsidRDefault="007B44EC" w:rsidP="007B44EC">
            <w:pPr>
              <w:cnfStyle w:val="000000000000" w:firstRow="0" w:lastRow="0" w:firstColumn="0" w:lastColumn="0" w:oddVBand="0" w:evenVBand="0" w:oddHBand="0" w:evenHBand="0" w:firstRowFirstColumn="0" w:firstRowLastColumn="0" w:lastRowFirstColumn="0" w:lastRowLastColumn="0"/>
              <w:rPr>
                <w:ins w:id="917" w:author="Musavi, Hamid [USA]" w:date="2017-05-02T22:25:00Z"/>
              </w:rPr>
            </w:pPr>
            <w:ins w:id="918" w:author="Musavi, Hamid [USA]" w:date="2017-05-02T22:27:00Z">
              <w:r>
                <w:t xml:space="preserve">Internal Error: Unable to encode </w:t>
              </w:r>
            </w:ins>
            <w:ins w:id="919" w:author="Musavi, Hamid [USA]" w:date="2017-05-02T22:28:00Z">
              <w:r>
                <w:t xml:space="preserve">a </w:t>
              </w:r>
            </w:ins>
            <w:ins w:id="920" w:author="Musavi, Hamid [USA]" w:date="2017-05-02T22:27:00Z">
              <w:r>
                <w:t xml:space="preserve">TIM </w:t>
              </w:r>
            </w:ins>
            <w:ins w:id="921" w:author="Musavi, Hamid [USA]" w:date="2017-05-02T22:28:00Z">
              <w:r>
                <w:t>PDU</w:t>
              </w:r>
            </w:ins>
          </w:p>
        </w:tc>
      </w:tr>
      <w:tr w:rsidR="007B44EC" w14:paraId="149A0851" w14:textId="77777777" w:rsidTr="00B90300">
        <w:tblPrEx>
          <w:tblPrExChange w:id="922" w:author="Musavi, Hamid [USA]" w:date="2017-05-04T12:36:00Z">
            <w:tblPrEx>
              <w:tblW w:w="13239" w:type="dxa"/>
            </w:tblPrEx>
          </w:tblPrExChange>
        </w:tblPrEx>
        <w:trPr>
          <w:cnfStyle w:val="000000100000" w:firstRow="0" w:lastRow="0" w:firstColumn="0" w:lastColumn="0" w:oddVBand="0" w:evenVBand="0" w:oddHBand="1" w:evenHBand="0" w:firstRowFirstColumn="0" w:firstRowLastColumn="0" w:lastRowFirstColumn="0" w:lastRowLastColumn="0"/>
          <w:ins w:id="923" w:author="Musavi, Hamid [USA]" w:date="2017-05-04T12:27:00Z"/>
        </w:trPr>
        <w:tc>
          <w:tcPr>
            <w:cnfStyle w:val="001000000000" w:firstRow="0" w:lastRow="0" w:firstColumn="1" w:lastColumn="0" w:oddVBand="0" w:evenVBand="0" w:oddHBand="0" w:evenHBand="0" w:firstRowFirstColumn="0" w:firstRowLastColumn="0" w:lastRowFirstColumn="0" w:lastRowLastColumn="0"/>
            <w:tcW w:w="0" w:type="dxa"/>
            <w:tcPrChange w:id="924" w:author="Musavi, Hamid [USA]" w:date="2017-05-04T12:36:00Z">
              <w:tcPr>
                <w:tcW w:w="6807" w:type="dxa"/>
                <w:gridSpan w:val="3"/>
              </w:tcPr>
            </w:tcPrChange>
          </w:tcPr>
          <w:p w14:paraId="6CD71D76" w14:textId="29E1A73F" w:rsidR="007B44EC" w:rsidRPr="000A1A07" w:rsidRDefault="006A2C46" w:rsidP="007B44EC">
            <w:pPr>
              <w:cnfStyle w:val="001000100000" w:firstRow="0" w:lastRow="0" w:firstColumn="1" w:lastColumn="0" w:oddVBand="0" w:evenVBand="0" w:oddHBand="1" w:evenHBand="0" w:firstRowFirstColumn="0" w:firstRowLastColumn="0" w:lastRowFirstColumn="0" w:lastRowLastColumn="0"/>
              <w:rPr>
                <w:ins w:id="925" w:author="Musavi, Hamid [USA]" w:date="2017-05-04T12:27:00Z"/>
              </w:rPr>
            </w:pPr>
            <w:ins w:id="926" w:author="Musavi, Hamid [USA]" w:date="2017-05-04T12:46:00Z">
              <w:r>
                <w:t>[</w:t>
              </w:r>
            </w:ins>
            <w:ins w:id="927" w:author="Musavi, Hamid [USA]" w:date="2017-05-04T12:37:00Z">
              <w:r>
                <w:t>Response List]</w:t>
              </w:r>
            </w:ins>
          </w:p>
        </w:tc>
        <w:tc>
          <w:tcPr>
            <w:tcW w:w="0" w:type="dxa"/>
            <w:tcPrChange w:id="928" w:author="Musavi, Hamid [USA]" w:date="2017-05-04T12:36:00Z">
              <w:tcPr>
                <w:tcW w:w="1879" w:type="dxa"/>
                <w:gridSpan w:val="2"/>
              </w:tcPr>
            </w:tcPrChange>
          </w:tcPr>
          <w:p w14:paraId="139235F9" w14:textId="71722FF4" w:rsidR="007B44EC" w:rsidRDefault="00B90300" w:rsidP="007B44EC">
            <w:pPr>
              <w:cnfStyle w:val="000000100000" w:firstRow="0" w:lastRow="0" w:firstColumn="0" w:lastColumn="0" w:oddVBand="0" w:evenVBand="0" w:oddHBand="1" w:evenHBand="0" w:firstRowFirstColumn="0" w:firstRowLastColumn="0" w:lastRowFirstColumn="0" w:lastRowLastColumn="0"/>
              <w:rPr>
                <w:ins w:id="929" w:author="Musavi, Hamid [USA]" w:date="2017-05-04T12:27:00Z"/>
              </w:rPr>
            </w:pPr>
            <w:ins w:id="930" w:author="Musavi, Hamid [USA]" w:date="2017-05-04T12:36:00Z">
              <w:r>
                <w:t>500</w:t>
              </w:r>
            </w:ins>
          </w:p>
        </w:tc>
        <w:tc>
          <w:tcPr>
            <w:tcW w:w="1209" w:type="dxa"/>
            <w:tcPrChange w:id="931" w:author="Musavi, Hamid [USA]" w:date="2017-05-04T12:36:00Z">
              <w:tcPr>
                <w:tcW w:w="2466" w:type="dxa"/>
                <w:gridSpan w:val="2"/>
              </w:tcPr>
            </w:tcPrChange>
          </w:tcPr>
          <w:p w14:paraId="6B2D5FE8" w14:textId="457BA1CE" w:rsidR="007B44EC" w:rsidRDefault="00B90300" w:rsidP="007B44EC">
            <w:pPr>
              <w:cnfStyle w:val="000000100000" w:firstRow="0" w:lastRow="0" w:firstColumn="0" w:lastColumn="0" w:oddVBand="0" w:evenVBand="0" w:oddHBand="1" w:evenHBand="0" w:firstRowFirstColumn="0" w:firstRowLastColumn="0" w:lastRowFirstColumn="0" w:lastRowLastColumn="0"/>
              <w:rPr>
                <w:ins w:id="932" w:author="Musavi, Hamid [USA]" w:date="2017-05-04T12:27:00Z"/>
              </w:rPr>
            </w:pPr>
            <w:ins w:id="933" w:author="Musavi, Hamid [USA]" w:date="2017-05-04T12:37:00Z">
              <w:r>
                <w:t>false</w:t>
              </w:r>
            </w:ins>
          </w:p>
        </w:tc>
        <w:tc>
          <w:tcPr>
            <w:tcW w:w="3344" w:type="dxa"/>
            <w:tcPrChange w:id="934" w:author="Musavi, Hamid [USA]" w:date="2017-05-04T12:36:00Z">
              <w:tcPr>
                <w:tcW w:w="2087" w:type="dxa"/>
              </w:tcPr>
            </w:tcPrChange>
          </w:tcPr>
          <w:p w14:paraId="32A5326B" w14:textId="1BA70547" w:rsidR="007B44EC" w:rsidRDefault="00B90300" w:rsidP="007B44EC">
            <w:pPr>
              <w:cnfStyle w:val="000000100000" w:firstRow="0" w:lastRow="0" w:firstColumn="0" w:lastColumn="0" w:oddVBand="0" w:evenVBand="0" w:oddHBand="1" w:evenHBand="0" w:firstRowFirstColumn="0" w:firstRowLastColumn="0" w:lastRowFirstColumn="0" w:lastRowLastColumn="0"/>
              <w:rPr>
                <w:ins w:id="935" w:author="Musavi, Hamid [USA]" w:date="2017-05-04T12:39:00Z"/>
              </w:rPr>
            </w:pPr>
            <w:ins w:id="936" w:author="Musavi, Hamid [USA]" w:date="2017-05-04T12:38:00Z">
              <w:r>
                <w:t>Did not success to send data to all specified RSUs. See the response body for details.</w:t>
              </w:r>
            </w:ins>
            <w:ins w:id="937" w:author="Musavi, Hamid [USA]" w:date="2017-05-04T12:39:00Z">
              <w:r>
                <w:t xml:space="preserve"> Possible </w:t>
              </w:r>
            </w:ins>
            <w:ins w:id="938" w:author="Musavi, Hamid [USA]" w:date="2017-05-04T12:40:00Z">
              <w:r>
                <w:t xml:space="preserve">error </w:t>
              </w:r>
            </w:ins>
            <w:ins w:id="939" w:author="Musavi, Hamid [USA]" w:date="2017-05-04T12:39:00Z">
              <w:r>
                <w:t>messages in the response list include:</w:t>
              </w:r>
            </w:ins>
          </w:p>
          <w:p w14:paraId="2F0EB8FB" w14:textId="77777777" w:rsidR="00B90300" w:rsidRDefault="00B90300">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ins w:id="940" w:author="Musavi, Hamid [USA]" w:date="2017-05-04T12:39:00Z"/>
              </w:rPr>
              <w:pPrChange w:id="941" w:author="Musavi, Hamid [USA]" w:date="2017-05-04T12:39:00Z">
                <w:pPr>
                  <w:cnfStyle w:val="000000100000" w:firstRow="0" w:lastRow="0" w:firstColumn="0" w:lastColumn="0" w:oddVBand="0" w:evenVBand="0" w:oddHBand="1" w:evenHBand="0" w:firstRowFirstColumn="0" w:firstRowLastColumn="0" w:lastRowFirstColumn="0" w:lastRowLastColumn="0"/>
                </w:pPr>
              </w:pPrChange>
            </w:pPr>
            <w:ins w:id="942" w:author="Musavi, Hamid [USA]" w:date="2017-05-04T12:39:00Z">
              <w:r w:rsidRPr="00B90300">
                <w:t>No response from RSU IP=</w:t>
              </w:r>
              <w:r>
                <w:t>&lt;RSU IP address&gt;</w:t>
              </w:r>
            </w:ins>
          </w:p>
          <w:p w14:paraId="46C527F0" w14:textId="4883D7BE" w:rsidR="00B90300" w:rsidRPr="00B90300" w:rsidRDefault="00B90300">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ins w:id="943" w:author="Musavi, Hamid [USA]" w:date="2017-05-04T12:27:00Z"/>
              </w:rPr>
              <w:pPrChange w:id="944" w:author="Musavi, Hamid [USA]" w:date="2017-05-04T12:39:00Z">
                <w:pPr>
                  <w:cnfStyle w:val="000000100000" w:firstRow="0" w:lastRow="0" w:firstColumn="0" w:lastColumn="0" w:oddVBand="0" w:evenVBand="0" w:oddHBand="1" w:evenHBand="0" w:firstRowFirstColumn="0" w:firstRowLastColumn="0" w:lastRowFirstColumn="0" w:lastRowLastColumn="0"/>
                </w:pPr>
              </w:pPrChange>
            </w:pPr>
            <w:ins w:id="945" w:author="Musavi, Hamid [USA]" w:date="2017-05-04T12:40:00Z">
              <w:r w:rsidRPr="00B90300">
                <w:t>SNMP deposit failed, error code=</w:t>
              </w:r>
              <w:r>
                <w:t>&lt;SNMP error status code&gt;</w:t>
              </w:r>
            </w:ins>
            <w:ins w:id="946" w:author="Musavi, Hamid [USA]" w:date="2017-05-04T12:41:00Z">
              <w:r>
                <w:t xml:space="preserve"> (&lt;SNMP error message&gt;)</w:t>
              </w:r>
            </w:ins>
          </w:p>
        </w:tc>
      </w:tr>
      <w:tr w:rsidR="007B44EC" w14:paraId="1543BEE8" w14:textId="77777777" w:rsidTr="00B90300">
        <w:trPr>
          <w:ins w:id="947" w:author="Musavi, Hamid [USA]" w:date="2017-05-02T22:31:00Z"/>
          <w:trPrChange w:id="948" w:author="Musavi, Hamid [USA]" w:date="2017-05-04T12:36:00Z">
            <w:trPr>
              <w:gridAfter w:val="0"/>
            </w:trPr>
          </w:trPrChange>
        </w:trPr>
        <w:tc>
          <w:tcPr>
            <w:cnfStyle w:val="001000000000" w:firstRow="0" w:lastRow="0" w:firstColumn="1" w:lastColumn="0" w:oddVBand="0" w:evenVBand="0" w:oddHBand="0" w:evenHBand="0" w:firstRowFirstColumn="0" w:firstRowLastColumn="0" w:lastRowFirstColumn="0" w:lastRowLastColumn="0"/>
            <w:tcW w:w="6807" w:type="dxa"/>
            <w:tcPrChange w:id="949" w:author="Musavi, Hamid [USA]" w:date="2017-05-04T12:36:00Z">
              <w:tcPr>
                <w:tcW w:w="3383" w:type="dxa"/>
              </w:tcPr>
            </w:tcPrChange>
          </w:tcPr>
          <w:p w14:paraId="5498F4B1" w14:textId="6138AA8C" w:rsidR="007B44EC" w:rsidRDefault="003B0FB9">
            <w:pPr>
              <w:rPr>
                <w:ins w:id="950" w:author="Musavi, Hamid [USA]" w:date="2017-05-02T22:31:00Z"/>
              </w:rPr>
            </w:pPr>
            <w:ins w:id="951" w:author="Musavi, Hamid [USA]" w:date="2017-05-02T22:36:00Z">
              <w:r>
                <w:t>Error</w:t>
              </w:r>
            </w:ins>
            <w:ins w:id="952" w:author="Musavi, Hamid [USA]" w:date="2017-05-04T12:41:00Z">
              <w:r w:rsidR="00B90300">
                <w:t xml:space="preserve"> depositing to</w:t>
              </w:r>
            </w:ins>
            <w:ins w:id="953" w:author="Musavi, Hamid [USA]" w:date="2017-05-02T22:42:00Z">
              <w:r w:rsidR="007B44EC">
                <w:t xml:space="preserve"> SDW</w:t>
              </w:r>
            </w:ins>
          </w:p>
        </w:tc>
        <w:tc>
          <w:tcPr>
            <w:tcW w:w="1879" w:type="dxa"/>
            <w:tcPrChange w:id="954" w:author="Musavi, Hamid [USA]" w:date="2017-05-04T12:36:00Z">
              <w:tcPr>
                <w:tcW w:w="2070" w:type="dxa"/>
              </w:tcPr>
            </w:tcPrChange>
          </w:tcPr>
          <w:p w14:paraId="0AF00E42" w14:textId="432FE905" w:rsidR="007B44EC" w:rsidRDefault="003B0FB9" w:rsidP="007B44EC">
            <w:pPr>
              <w:cnfStyle w:val="000000000000" w:firstRow="0" w:lastRow="0" w:firstColumn="0" w:lastColumn="0" w:oddVBand="0" w:evenVBand="0" w:oddHBand="0" w:evenHBand="0" w:firstRowFirstColumn="0" w:firstRowLastColumn="0" w:lastRowFirstColumn="0" w:lastRowLastColumn="0"/>
              <w:rPr>
                <w:ins w:id="955" w:author="Musavi, Hamid [USA]" w:date="2017-05-02T22:31:00Z"/>
              </w:rPr>
            </w:pPr>
            <w:ins w:id="956" w:author="Musavi, Hamid [USA]" w:date="2017-05-04T12:42:00Z">
              <w:r>
                <w:t>500</w:t>
              </w:r>
            </w:ins>
          </w:p>
        </w:tc>
        <w:tc>
          <w:tcPr>
            <w:tcW w:w="1209" w:type="dxa"/>
            <w:tcPrChange w:id="957" w:author="Musavi, Hamid [USA]" w:date="2017-05-04T12:36:00Z">
              <w:tcPr>
                <w:tcW w:w="2499" w:type="dxa"/>
                <w:gridSpan w:val="2"/>
              </w:tcPr>
            </w:tcPrChange>
          </w:tcPr>
          <w:p w14:paraId="365FB94B" w14:textId="311A4A14" w:rsidR="007B44EC" w:rsidRDefault="007B44EC" w:rsidP="007B44EC">
            <w:pPr>
              <w:cnfStyle w:val="000000000000" w:firstRow="0" w:lastRow="0" w:firstColumn="0" w:lastColumn="0" w:oddVBand="0" w:evenVBand="0" w:oddHBand="0" w:evenHBand="0" w:firstRowFirstColumn="0" w:firstRowLastColumn="0" w:lastRowFirstColumn="0" w:lastRowLastColumn="0"/>
              <w:rPr>
                <w:ins w:id="958" w:author="Musavi, Hamid [USA]" w:date="2017-05-02T22:31:00Z"/>
              </w:rPr>
            </w:pPr>
            <w:ins w:id="959" w:author="Musavi, Hamid [USA]" w:date="2017-05-02T22:36:00Z">
              <w:r>
                <w:t>false</w:t>
              </w:r>
            </w:ins>
          </w:p>
        </w:tc>
        <w:tc>
          <w:tcPr>
            <w:tcW w:w="3344" w:type="dxa"/>
            <w:tcPrChange w:id="960" w:author="Musavi, Hamid [USA]" w:date="2017-05-04T12:36:00Z">
              <w:tcPr>
                <w:tcW w:w="2499" w:type="dxa"/>
                <w:gridSpan w:val="2"/>
              </w:tcPr>
            </w:tcPrChange>
          </w:tcPr>
          <w:p w14:paraId="11543862" w14:textId="3D59A4BE" w:rsidR="007B44EC" w:rsidRDefault="007B44EC" w:rsidP="007B44EC">
            <w:pPr>
              <w:cnfStyle w:val="000000000000" w:firstRow="0" w:lastRow="0" w:firstColumn="0" w:lastColumn="0" w:oddVBand="0" w:evenVBand="0" w:oddHBand="0" w:evenHBand="0" w:firstRowFirstColumn="0" w:firstRowLastColumn="0" w:lastRowFirstColumn="0" w:lastRowLastColumn="0"/>
              <w:rPr>
                <w:ins w:id="961" w:author="Musavi, Hamid [USA]" w:date="2017-05-02T22:31:00Z"/>
              </w:rPr>
            </w:pPr>
            <w:ins w:id="962" w:author="Musavi, Hamid [USA]" w:date="2017-05-02T22:37:00Z">
              <w:r>
                <w:t>RSU responded with error or failed to send data to RSU</w:t>
              </w:r>
            </w:ins>
            <w:ins w:id="963" w:author="Musavi, Hamid [USA]" w:date="2017-05-02T22:47:00Z">
              <w:r>
                <w:t>s and SDW</w:t>
              </w:r>
            </w:ins>
          </w:p>
        </w:tc>
      </w:tr>
    </w:tbl>
    <w:p w14:paraId="79407A7C" w14:textId="297BDD67" w:rsidR="00836EF5" w:rsidRDefault="00836EF5" w:rsidP="00A176FA"/>
    <w:p w14:paraId="515950AD" w14:textId="771E548E" w:rsidR="00E145C0" w:rsidRDefault="00E6110E" w:rsidP="00E145C0">
      <w:pPr>
        <w:pStyle w:val="Heading3"/>
      </w:pPr>
      <w:bookmarkStart w:id="964" w:name="_Toc481749680"/>
      <w:ins w:id="965" w:author="Musavi, Hamid [USA]" w:date="2017-05-04T13:52:00Z">
        <w:r>
          <w:t>Probe Data Management Messages (</w:t>
        </w:r>
      </w:ins>
      <w:r w:rsidR="00E145C0">
        <w:t>PDM</w:t>
      </w:r>
      <w:ins w:id="966" w:author="Musavi, Hamid [USA]" w:date="2017-05-04T13:52:00Z">
        <w:r>
          <w:t>)</w:t>
        </w:r>
      </w:ins>
      <w:r w:rsidR="00E145C0">
        <w:t xml:space="preserve"> Interface</w:t>
      </w:r>
      <w:bookmarkEnd w:id="964"/>
    </w:p>
    <w:p w14:paraId="6011D2F1" w14:textId="0432CF88" w:rsidR="00C910EC" w:rsidRPr="00E145C0" w:rsidRDefault="00C910EC" w:rsidP="00C910EC">
      <w:r>
        <w:t xml:space="preserve">Refer to the </w:t>
      </w:r>
      <w:hyperlink r:id="rId45" w:history="1">
        <w:r w:rsidRPr="00E145C0">
          <w:rPr>
            <w:rStyle w:val="Hyperlink"/>
          </w:rPr>
          <w:t>ODESwagger.yaml</w:t>
        </w:r>
      </w:hyperlink>
      <w:r>
        <w:t xml:space="preserve"> for details of the PDM interface.</w:t>
      </w:r>
    </w:p>
    <w:p w14:paraId="66A0EE23" w14:textId="77777777" w:rsidR="00E145C0" w:rsidRDefault="00E145C0" w:rsidP="00E145C0">
      <w:pPr>
        <w:rPr>
          <w:ins w:id="967" w:author="Musavi, Hamid [USA] [2]" w:date="2017-05-01T17:22:00Z"/>
        </w:rPr>
      </w:pPr>
    </w:p>
    <w:p w14:paraId="21181B2B" w14:textId="6435A50A" w:rsidR="00C910EC" w:rsidRDefault="00C910EC" w:rsidP="00C910EC">
      <w:pPr>
        <w:pStyle w:val="Caption"/>
        <w:keepNext/>
        <w:rPr>
          <w:ins w:id="968" w:author="Musavi, Hamid [USA]" w:date="2017-05-04T12:42:00Z"/>
        </w:rPr>
      </w:pPr>
      <w:r>
        <w:t xml:space="preserve">Table </w:t>
      </w:r>
      <w:fldSimple w:instr=" SEQ Table \* ARABIC ">
        <w:r>
          <w:rPr>
            <w:noProof/>
          </w:rPr>
          <w:t>5</w:t>
        </w:r>
      </w:fldSimple>
      <w:r>
        <w:t xml:space="preserve"> - Probe Data Management Messages and Alerts</w:t>
      </w:r>
    </w:p>
    <w:tbl>
      <w:tblPr>
        <w:tblStyle w:val="GridTable4-Accent11"/>
        <w:tblW w:w="13239" w:type="dxa"/>
        <w:tblLayout w:type="fixed"/>
        <w:tblLook w:val="04A0" w:firstRow="1" w:lastRow="0" w:firstColumn="1" w:lastColumn="0" w:noHBand="0" w:noVBand="1"/>
      </w:tblPr>
      <w:tblGrid>
        <w:gridCol w:w="6807"/>
        <w:gridCol w:w="1879"/>
        <w:gridCol w:w="1209"/>
        <w:gridCol w:w="3344"/>
      </w:tblGrid>
      <w:tr w:rsidR="009C4661" w14:paraId="2A2BAA79" w14:textId="77777777" w:rsidTr="00A93F39">
        <w:trPr>
          <w:cnfStyle w:val="100000000000" w:firstRow="1" w:lastRow="0" w:firstColumn="0" w:lastColumn="0" w:oddVBand="0" w:evenVBand="0" w:oddHBand="0" w:evenHBand="0" w:firstRowFirstColumn="0" w:firstRowLastColumn="0" w:lastRowFirstColumn="0" w:lastRowLastColumn="0"/>
          <w:ins w:id="969" w:author="Musavi, Hamid [USA]" w:date="2017-05-04T12:42:00Z"/>
        </w:trPr>
        <w:tc>
          <w:tcPr>
            <w:cnfStyle w:val="001000000000" w:firstRow="0" w:lastRow="0" w:firstColumn="1" w:lastColumn="0" w:oddVBand="0" w:evenVBand="0" w:oddHBand="0" w:evenHBand="0" w:firstRowFirstColumn="0" w:firstRowLastColumn="0" w:lastRowFirstColumn="0" w:lastRowLastColumn="0"/>
            <w:tcW w:w="6807" w:type="dxa"/>
          </w:tcPr>
          <w:p w14:paraId="4B2C04DA" w14:textId="77777777" w:rsidR="009C4661" w:rsidRDefault="009C4661" w:rsidP="00A93F39">
            <w:pPr>
              <w:rPr>
                <w:ins w:id="970" w:author="Musavi, Hamid [USA]" w:date="2017-05-04T12:42:00Z"/>
              </w:rPr>
            </w:pPr>
            <w:ins w:id="971" w:author="Musavi, Hamid [USA]" w:date="2017-05-04T12:42:00Z">
              <w:r>
                <w:t>Message or Alert</w:t>
              </w:r>
            </w:ins>
          </w:p>
        </w:tc>
        <w:tc>
          <w:tcPr>
            <w:tcW w:w="1879" w:type="dxa"/>
          </w:tcPr>
          <w:p w14:paraId="72C2F0CA" w14:textId="77777777" w:rsidR="009C4661" w:rsidRDefault="009C4661" w:rsidP="00A93F39">
            <w:pPr>
              <w:cnfStyle w:val="100000000000" w:firstRow="1" w:lastRow="0" w:firstColumn="0" w:lastColumn="0" w:oddVBand="0" w:evenVBand="0" w:oddHBand="0" w:evenHBand="0" w:firstRowFirstColumn="0" w:firstRowLastColumn="0" w:lastRowFirstColumn="0" w:lastRowLastColumn="0"/>
              <w:rPr>
                <w:ins w:id="972" w:author="Musavi, Hamid [USA]" w:date="2017-05-04T12:42:00Z"/>
              </w:rPr>
            </w:pPr>
            <w:ins w:id="973" w:author="Musavi, Hamid [USA]" w:date="2017-05-04T12:42:00Z">
              <w:r>
                <w:t>HTTP Response Code</w:t>
              </w:r>
            </w:ins>
          </w:p>
        </w:tc>
        <w:tc>
          <w:tcPr>
            <w:tcW w:w="1209" w:type="dxa"/>
          </w:tcPr>
          <w:p w14:paraId="3B9C6E2B" w14:textId="77777777" w:rsidR="009C4661" w:rsidRDefault="009C4661" w:rsidP="00A93F39">
            <w:pPr>
              <w:cnfStyle w:val="100000000000" w:firstRow="1" w:lastRow="0" w:firstColumn="0" w:lastColumn="0" w:oddVBand="0" w:evenVBand="0" w:oddHBand="0" w:evenHBand="0" w:firstRowFirstColumn="0" w:firstRowLastColumn="0" w:lastRowFirstColumn="0" w:lastRowLastColumn="0"/>
              <w:rPr>
                <w:ins w:id="974" w:author="Musavi, Hamid [USA]" w:date="2017-05-04T12:42:00Z"/>
              </w:rPr>
            </w:pPr>
            <w:ins w:id="975" w:author="Musavi, Hamid [USA]" w:date="2017-05-04T12:42:00Z">
              <w:r>
                <w:t>Success</w:t>
              </w:r>
            </w:ins>
          </w:p>
        </w:tc>
        <w:tc>
          <w:tcPr>
            <w:tcW w:w="3344" w:type="dxa"/>
          </w:tcPr>
          <w:p w14:paraId="7B3B39F7" w14:textId="77777777" w:rsidR="009C4661" w:rsidRDefault="009C4661" w:rsidP="00A93F39">
            <w:pPr>
              <w:cnfStyle w:val="100000000000" w:firstRow="1" w:lastRow="0" w:firstColumn="0" w:lastColumn="0" w:oddVBand="0" w:evenVBand="0" w:oddHBand="0" w:evenHBand="0" w:firstRowFirstColumn="0" w:firstRowLastColumn="0" w:lastRowFirstColumn="0" w:lastRowLastColumn="0"/>
              <w:rPr>
                <w:ins w:id="976" w:author="Musavi, Hamid [USA]" w:date="2017-05-04T12:42:00Z"/>
              </w:rPr>
            </w:pPr>
            <w:ins w:id="977" w:author="Musavi, Hamid [USA]" w:date="2017-05-04T12:42:00Z">
              <w:r>
                <w:t>Criteria</w:t>
              </w:r>
            </w:ins>
          </w:p>
        </w:tc>
      </w:tr>
      <w:tr w:rsidR="00196A0A" w14:paraId="5D40EC0F" w14:textId="77777777" w:rsidTr="00A93F39">
        <w:trPr>
          <w:cnfStyle w:val="000000100000" w:firstRow="0" w:lastRow="0" w:firstColumn="0" w:lastColumn="0" w:oddVBand="0" w:evenVBand="0" w:oddHBand="1" w:evenHBand="0" w:firstRowFirstColumn="0" w:firstRowLastColumn="0" w:lastRowFirstColumn="0" w:lastRowLastColumn="0"/>
          <w:ins w:id="978" w:author="Musavi, Hamid [USA]" w:date="2017-05-04T12:42:00Z"/>
        </w:trPr>
        <w:tc>
          <w:tcPr>
            <w:cnfStyle w:val="001000000000" w:firstRow="0" w:lastRow="0" w:firstColumn="1" w:lastColumn="0" w:oddVBand="0" w:evenVBand="0" w:oddHBand="0" w:evenHBand="0" w:firstRowFirstColumn="0" w:firstRowLastColumn="0" w:lastRowFirstColumn="0" w:lastRowLastColumn="0"/>
            <w:tcW w:w="6807" w:type="dxa"/>
          </w:tcPr>
          <w:p w14:paraId="6837B39B" w14:textId="610611F2" w:rsidR="00262CBA" w:rsidRDefault="00262CBA" w:rsidP="00262CBA">
            <w:pPr>
              <w:rPr>
                <w:ins w:id="979" w:author="Musavi, Hamid [USA]" w:date="2017-05-04T12:42:00Z"/>
              </w:rPr>
            </w:pPr>
            <w:ins w:id="980" w:author="Musavi, Hamid [USA]" w:date="2017-05-04T12:47:00Z">
              <w:r>
                <w:t>[Response List</w:t>
              </w:r>
              <w:r>
                <w:rPr>
                  <w:rStyle w:val="Hyperlink"/>
                </w:rPr>
                <w:t>]</w:t>
              </w:r>
            </w:ins>
          </w:p>
        </w:tc>
        <w:tc>
          <w:tcPr>
            <w:tcW w:w="1879" w:type="dxa"/>
          </w:tcPr>
          <w:p w14:paraId="3BF21E5F" w14:textId="229BE65E" w:rsidR="00262CBA" w:rsidRDefault="00262CBA" w:rsidP="00262CBA">
            <w:pPr>
              <w:cnfStyle w:val="000000100000" w:firstRow="0" w:lastRow="0" w:firstColumn="0" w:lastColumn="0" w:oddVBand="0" w:evenVBand="0" w:oddHBand="1" w:evenHBand="0" w:firstRowFirstColumn="0" w:firstRowLastColumn="0" w:lastRowFirstColumn="0" w:lastRowLastColumn="0"/>
              <w:rPr>
                <w:ins w:id="981" w:author="Musavi, Hamid [USA]" w:date="2017-05-04T12:42:00Z"/>
              </w:rPr>
            </w:pPr>
            <w:ins w:id="982" w:author="Musavi, Hamid [USA]" w:date="2017-05-04T12:47:00Z">
              <w:r>
                <w:t>200</w:t>
              </w:r>
            </w:ins>
          </w:p>
        </w:tc>
        <w:tc>
          <w:tcPr>
            <w:tcW w:w="1209" w:type="dxa"/>
          </w:tcPr>
          <w:p w14:paraId="5283ECEA" w14:textId="4E9A9366" w:rsidR="00262CBA" w:rsidRDefault="00262CBA" w:rsidP="00262CBA">
            <w:pPr>
              <w:cnfStyle w:val="000000100000" w:firstRow="0" w:lastRow="0" w:firstColumn="0" w:lastColumn="0" w:oddVBand="0" w:evenVBand="0" w:oddHBand="1" w:evenHBand="0" w:firstRowFirstColumn="0" w:firstRowLastColumn="0" w:lastRowFirstColumn="0" w:lastRowLastColumn="0"/>
              <w:rPr>
                <w:ins w:id="983" w:author="Musavi, Hamid [USA]" w:date="2017-05-04T12:42:00Z"/>
              </w:rPr>
            </w:pPr>
            <w:ins w:id="984" w:author="Musavi, Hamid [USA]" w:date="2017-05-04T12:47:00Z">
              <w:r>
                <w:t>true</w:t>
              </w:r>
            </w:ins>
          </w:p>
        </w:tc>
        <w:tc>
          <w:tcPr>
            <w:tcW w:w="3344" w:type="dxa"/>
          </w:tcPr>
          <w:p w14:paraId="2A24B503" w14:textId="239FF024" w:rsidR="00262CBA" w:rsidRDefault="00262CBA" w:rsidP="00262CBA">
            <w:pPr>
              <w:cnfStyle w:val="000000100000" w:firstRow="0" w:lastRow="0" w:firstColumn="0" w:lastColumn="0" w:oddVBand="0" w:evenVBand="0" w:oddHBand="1" w:evenHBand="0" w:firstRowFirstColumn="0" w:firstRowLastColumn="0" w:lastRowFirstColumn="0" w:lastRowLastColumn="0"/>
              <w:rPr>
                <w:ins w:id="985" w:author="Musavi, Hamid [USA]" w:date="2017-05-04T12:42:00Z"/>
              </w:rPr>
            </w:pPr>
            <w:ins w:id="986" w:author="Musavi, Hamid [USA]" w:date="2017-05-04T12:47:00Z">
              <w:r>
                <w:t xml:space="preserve">Traveler Information Message was submitted successfully to one more specified RSUs and SDW. See the response for </w:t>
              </w:r>
              <w:r>
                <w:lastRenderedPageBreak/>
                <w:t>details of which RSUs or SDW received or failed to receive the message.</w:t>
              </w:r>
            </w:ins>
          </w:p>
        </w:tc>
      </w:tr>
      <w:tr w:rsidR="009C4661" w14:paraId="0A0680A2" w14:textId="77777777" w:rsidTr="00A93F39">
        <w:trPr>
          <w:ins w:id="987" w:author="Musavi, Hamid [USA]" w:date="2017-05-04T12:42:00Z"/>
        </w:trPr>
        <w:tc>
          <w:tcPr>
            <w:cnfStyle w:val="001000000000" w:firstRow="0" w:lastRow="0" w:firstColumn="1" w:lastColumn="0" w:oddVBand="0" w:evenVBand="0" w:oddHBand="0" w:evenHBand="0" w:firstRowFirstColumn="0" w:firstRowLastColumn="0" w:lastRowFirstColumn="0" w:lastRowLastColumn="0"/>
            <w:tcW w:w="6807" w:type="dxa"/>
          </w:tcPr>
          <w:p w14:paraId="1EACEF97" w14:textId="77777777" w:rsidR="009C4661" w:rsidRDefault="009C4661" w:rsidP="00A93F39">
            <w:pPr>
              <w:rPr>
                <w:ins w:id="988" w:author="Musavi, Hamid [USA]" w:date="2017-05-04T12:42:00Z"/>
              </w:rPr>
            </w:pPr>
            <w:ins w:id="989" w:author="Musavi, Hamid [USA]" w:date="2017-05-04T12:42:00Z">
              <w:r w:rsidRPr="000578FE">
                <w:lastRenderedPageBreak/>
                <w:t>Endpoint received null request</w:t>
              </w:r>
            </w:ins>
          </w:p>
        </w:tc>
        <w:tc>
          <w:tcPr>
            <w:tcW w:w="1879" w:type="dxa"/>
          </w:tcPr>
          <w:p w14:paraId="6B703C29" w14:textId="77777777" w:rsidR="009C4661" w:rsidRDefault="009C4661" w:rsidP="00A93F39">
            <w:pPr>
              <w:cnfStyle w:val="000000000000" w:firstRow="0" w:lastRow="0" w:firstColumn="0" w:lastColumn="0" w:oddVBand="0" w:evenVBand="0" w:oddHBand="0" w:evenHBand="0" w:firstRowFirstColumn="0" w:firstRowLastColumn="0" w:lastRowFirstColumn="0" w:lastRowLastColumn="0"/>
              <w:rPr>
                <w:ins w:id="990" w:author="Musavi, Hamid [USA]" w:date="2017-05-04T12:42:00Z"/>
              </w:rPr>
            </w:pPr>
            <w:ins w:id="991" w:author="Musavi, Hamid [USA]" w:date="2017-05-04T12:42:00Z">
              <w:r>
                <w:t>400</w:t>
              </w:r>
            </w:ins>
          </w:p>
        </w:tc>
        <w:tc>
          <w:tcPr>
            <w:tcW w:w="1209" w:type="dxa"/>
          </w:tcPr>
          <w:p w14:paraId="4BC0D599" w14:textId="77777777" w:rsidR="009C4661" w:rsidRPr="000578FE" w:rsidRDefault="009C4661" w:rsidP="00A93F39">
            <w:pPr>
              <w:cnfStyle w:val="000000000000" w:firstRow="0" w:lastRow="0" w:firstColumn="0" w:lastColumn="0" w:oddVBand="0" w:evenVBand="0" w:oddHBand="0" w:evenHBand="0" w:firstRowFirstColumn="0" w:firstRowLastColumn="0" w:lastRowFirstColumn="0" w:lastRowLastColumn="0"/>
              <w:rPr>
                <w:ins w:id="992" w:author="Musavi, Hamid [USA]" w:date="2017-05-04T12:42:00Z"/>
              </w:rPr>
            </w:pPr>
            <w:ins w:id="993" w:author="Musavi, Hamid [USA]" w:date="2017-05-04T12:42:00Z">
              <w:r>
                <w:t>false</w:t>
              </w:r>
            </w:ins>
          </w:p>
        </w:tc>
        <w:tc>
          <w:tcPr>
            <w:tcW w:w="3344" w:type="dxa"/>
          </w:tcPr>
          <w:p w14:paraId="3FCF2D38" w14:textId="77777777" w:rsidR="009C4661" w:rsidRDefault="009C4661" w:rsidP="00A93F39">
            <w:pPr>
              <w:cnfStyle w:val="000000000000" w:firstRow="0" w:lastRow="0" w:firstColumn="0" w:lastColumn="0" w:oddVBand="0" w:evenVBand="0" w:oddHBand="0" w:evenHBand="0" w:firstRowFirstColumn="0" w:firstRowLastColumn="0" w:lastRowFirstColumn="0" w:lastRowLastColumn="0"/>
              <w:rPr>
                <w:ins w:id="994" w:author="Musavi, Hamid [USA]" w:date="2017-05-04T12:42:00Z"/>
              </w:rPr>
            </w:pPr>
            <w:ins w:id="995" w:author="Musavi, Hamid [USA]" w:date="2017-05-04T12:42:00Z">
              <w:r>
                <w:t>Request body is empty.</w:t>
              </w:r>
            </w:ins>
          </w:p>
        </w:tc>
      </w:tr>
      <w:tr w:rsidR="009C4661" w14:paraId="0D31C4AE" w14:textId="77777777" w:rsidTr="00A93F39">
        <w:trPr>
          <w:cnfStyle w:val="000000100000" w:firstRow="0" w:lastRow="0" w:firstColumn="0" w:lastColumn="0" w:oddVBand="0" w:evenVBand="0" w:oddHBand="1" w:evenHBand="0" w:firstRowFirstColumn="0" w:firstRowLastColumn="0" w:lastRowFirstColumn="0" w:lastRowLastColumn="0"/>
          <w:ins w:id="996" w:author="Musavi, Hamid [USA]" w:date="2017-05-04T12:42:00Z"/>
        </w:trPr>
        <w:tc>
          <w:tcPr>
            <w:cnfStyle w:val="001000000000" w:firstRow="0" w:lastRow="0" w:firstColumn="1" w:lastColumn="0" w:oddVBand="0" w:evenVBand="0" w:oddHBand="0" w:evenHBand="0" w:firstRowFirstColumn="0" w:firstRowLastColumn="0" w:lastRowFirstColumn="0" w:lastRowLastColumn="0"/>
            <w:tcW w:w="6807" w:type="dxa"/>
          </w:tcPr>
          <w:p w14:paraId="36817EAD" w14:textId="77777777" w:rsidR="009C4661" w:rsidRPr="000578FE" w:rsidRDefault="009C4661" w:rsidP="00A93F39">
            <w:pPr>
              <w:rPr>
                <w:ins w:id="997" w:author="Musavi, Hamid [USA]" w:date="2017-05-04T12:42:00Z"/>
              </w:rPr>
            </w:pPr>
            <w:ins w:id="998" w:author="Musavi, Hamid [USA]" w:date="2017-05-04T12:42:00Z">
              <w:r>
                <w:t>Invalid</w:t>
              </w:r>
              <w:r w:rsidRPr="000578FE">
                <w:t xml:space="preserve"> </w:t>
              </w:r>
              <w:r>
                <w:t>Request Body</w:t>
              </w:r>
            </w:ins>
          </w:p>
        </w:tc>
        <w:tc>
          <w:tcPr>
            <w:tcW w:w="1879" w:type="dxa"/>
          </w:tcPr>
          <w:p w14:paraId="20E572B0" w14:textId="77777777" w:rsidR="009C4661" w:rsidRDefault="009C4661" w:rsidP="00A93F39">
            <w:pPr>
              <w:cnfStyle w:val="000000100000" w:firstRow="0" w:lastRow="0" w:firstColumn="0" w:lastColumn="0" w:oddVBand="0" w:evenVBand="0" w:oddHBand="1" w:evenHBand="0" w:firstRowFirstColumn="0" w:firstRowLastColumn="0" w:lastRowFirstColumn="0" w:lastRowLastColumn="0"/>
              <w:rPr>
                <w:ins w:id="999" w:author="Musavi, Hamid [USA]" w:date="2017-05-04T12:42:00Z"/>
              </w:rPr>
            </w:pPr>
            <w:ins w:id="1000" w:author="Musavi, Hamid [USA]" w:date="2017-05-04T12:42:00Z">
              <w:r>
                <w:t>400</w:t>
              </w:r>
            </w:ins>
          </w:p>
        </w:tc>
        <w:tc>
          <w:tcPr>
            <w:tcW w:w="1209" w:type="dxa"/>
          </w:tcPr>
          <w:p w14:paraId="1D6D9A7D" w14:textId="77777777" w:rsidR="009C4661" w:rsidRPr="001F788C" w:rsidDel="000578FE" w:rsidRDefault="009C4661" w:rsidP="00A93F39">
            <w:pPr>
              <w:cnfStyle w:val="000000100000" w:firstRow="0" w:lastRow="0" w:firstColumn="0" w:lastColumn="0" w:oddVBand="0" w:evenVBand="0" w:oddHBand="1" w:evenHBand="0" w:firstRowFirstColumn="0" w:firstRowLastColumn="0" w:lastRowFirstColumn="0" w:lastRowLastColumn="0"/>
              <w:rPr>
                <w:ins w:id="1001" w:author="Musavi, Hamid [USA]" w:date="2017-05-04T12:42:00Z"/>
              </w:rPr>
            </w:pPr>
            <w:ins w:id="1002" w:author="Musavi, Hamid [USA]" w:date="2017-05-04T12:42:00Z">
              <w:r>
                <w:t>false</w:t>
              </w:r>
            </w:ins>
          </w:p>
        </w:tc>
        <w:tc>
          <w:tcPr>
            <w:tcW w:w="3344" w:type="dxa"/>
          </w:tcPr>
          <w:p w14:paraId="10CC6B01" w14:textId="24471C9C" w:rsidR="009C4661" w:rsidRDefault="009C4661" w:rsidP="00A93F39">
            <w:pPr>
              <w:cnfStyle w:val="000000100000" w:firstRow="0" w:lastRow="0" w:firstColumn="0" w:lastColumn="0" w:oddVBand="0" w:evenVBand="0" w:oddHBand="1" w:evenHBand="0" w:firstRowFirstColumn="0" w:firstRowLastColumn="0" w:lastRowFirstColumn="0" w:lastRowLastColumn="0"/>
              <w:rPr>
                <w:ins w:id="1003" w:author="Musavi, Hamid [USA]" w:date="2017-05-04T12:42:00Z"/>
              </w:rPr>
            </w:pPr>
            <w:ins w:id="1004" w:author="Musavi, Hamid [USA]" w:date="2017-05-04T12:42:00Z">
              <w:r>
                <w:t>R</w:t>
              </w:r>
              <w:r w:rsidRPr="001708B7">
                <w:t>equest body is not a valid JSON object</w:t>
              </w:r>
              <w:r>
                <w:t xml:space="preserve"> or </w:t>
              </w:r>
              <w:r w:rsidRPr="001708B7">
                <w:t xml:space="preserve">not a valid </w:t>
              </w:r>
            </w:ins>
            <w:ins w:id="1005" w:author="Musavi, Hamid [USA]" w:date="2017-05-04T12:52:00Z">
              <w:r w:rsidR="00AF27F0">
                <w:t xml:space="preserve">PDM </w:t>
              </w:r>
            </w:ins>
            <w:ins w:id="1006" w:author="Musavi, Hamid [USA]" w:date="2017-05-04T12:42:00Z">
              <w:r>
                <w:t>schema</w:t>
              </w:r>
            </w:ins>
          </w:p>
        </w:tc>
      </w:tr>
      <w:tr w:rsidR="00196A0A" w14:paraId="689FADFC" w14:textId="77777777" w:rsidTr="00A93F39">
        <w:trPr>
          <w:ins w:id="1007" w:author="Musavi, Hamid [USA]" w:date="2017-05-04T12:42:00Z"/>
        </w:trPr>
        <w:tc>
          <w:tcPr>
            <w:cnfStyle w:val="001000000000" w:firstRow="0" w:lastRow="0" w:firstColumn="1" w:lastColumn="0" w:oddVBand="0" w:evenVBand="0" w:oddHBand="0" w:evenHBand="0" w:firstRowFirstColumn="0" w:firstRowLastColumn="0" w:lastRowFirstColumn="0" w:lastRowLastColumn="0"/>
            <w:tcW w:w="6807" w:type="dxa"/>
          </w:tcPr>
          <w:p w14:paraId="59C62FA2" w14:textId="603DC13B" w:rsidR="00262CBA" w:rsidRPr="000A1A07" w:rsidRDefault="00262CBA" w:rsidP="00262CBA">
            <w:pPr>
              <w:rPr>
                <w:ins w:id="1008" w:author="Musavi, Hamid [USA]" w:date="2017-05-04T12:42:00Z"/>
              </w:rPr>
            </w:pPr>
            <w:ins w:id="1009" w:author="Musavi, Hamid [USA]" w:date="2017-05-04T12:47:00Z">
              <w:r>
                <w:t>[Response List]</w:t>
              </w:r>
            </w:ins>
          </w:p>
        </w:tc>
        <w:tc>
          <w:tcPr>
            <w:tcW w:w="1879" w:type="dxa"/>
          </w:tcPr>
          <w:p w14:paraId="231E4A05"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rPr>
                <w:ins w:id="1010" w:author="Musavi, Hamid [USA]" w:date="2017-05-04T12:42:00Z"/>
              </w:rPr>
            </w:pPr>
            <w:ins w:id="1011" w:author="Musavi, Hamid [USA]" w:date="2017-05-04T12:42:00Z">
              <w:r>
                <w:t>500</w:t>
              </w:r>
            </w:ins>
          </w:p>
        </w:tc>
        <w:tc>
          <w:tcPr>
            <w:tcW w:w="1209" w:type="dxa"/>
          </w:tcPr>
          <w:p w14:paraId="5C0A786F"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rPr>
                <w:ins w:id="1012" w:author="Musavi, Hamid [USA]" w:date="2017-05-04T12:42:00Z"/>
              </w:rPr>
            </w:pPr>
            <w:ins w:id="1013" w:author="Musavi, Hamid [USA]" w:date="2017-05-04T12:42:00Z">
              <w:r>
                <w:t>false</w:t>
              </w:r>
            </w:ins>
          </w:p>
        </w:tc>
        <w:tc>
          <w:tcPr>
            <w:tcW w:w="3344" w:type="dxa"/>
          </w:tcPr>
          <w:p w14:paraId="18BB1344" w14:textId="77777777" w:rsidR="00262CBA" w:rsidRDefault="00262CBA" w:rsidP="00262CBA">
            <w:pPr>
              <w:cnfStyle w:val="000000000000" w:firstRow="0" w:lastRow="0" w:firstColumn="0" w:lastColumn="0" w:oddVBand="0" w:evenVBand="0" w:oddHBand="0" w:evenHBand="0" w:firstRowFirstColumn="0" w:firstRowLastColumn="0" w:lastRowFirstColumn="0" w:lastRowLastColumn="0"/>
              <w:rPr>
                <w:ins w:id="1014" w:author="Musavi, Hamid [USA]" w:date="2017-05-04T12:42:00Z"/>
              </w:rPr>
            </w:pPr>
            <w:ins w:id="1015" w:author="Musavi, Hamid [USA]" w:date="2017-05-04T12:42:00Z">
              <w:r>
                <w:t>Did not success to send data to all specified RSUs. See the response body for details. Possible error messages in the response list include:</w:t>
              </w:r>
            </w:ins>
          </w:p>
          <w:p w14:paraId="5BDEE27B" w14:textId="77777777" w:rsidR="00262CBA"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ins w:id="1016" w:author="Musavi, Hamid [USA]" w:date="2017-05-04T12:42:00Z"/>
              </w:rPr>
            </w:pPr>
            <w:ins w:id="1017" w:author="Musavi, Hamid [USA]" w:date="2017-05-04T12:42:00Z">
              <w:r w:rsidRPr="00B90300">
                <w:t>No response from RSU IP=</w:t>
              </w:r>
              <w:r>
                <w:t>&lt;RSU IP address&gt;</w:t>
              </w:r>
            </w:ins>
          </w:p>
          <w:p w14:paraId="10A36D2A" w14:textId="77777777" w:rsidR="00262CBA" w:rsidRPr="00A93F39" w:rsidRDefault="00262CBA" w:rsidP="00262CBA">
            <w:pPr>
              <w:pStyle w:val="ListParagraph"/>
              <w:numPr>
                <w:ilvl w:val="0"/>
                <w:numId w:val="49"/>
              </w:numPr>
              <w:cnfStyle w:val="000000000000" w:firstRow="0" w:lastRow="0" w:firstColumn="0" w:lastColumn="0" w:oddVBand="0" w:evenVBand="0" w:oddHBand="0" w:evenHBand="0" w:firstRowFirstColumn="0" w:firstRowLastColumn="0" w:lastRowFirstColumn="0" w:lastRowLastColumn="0"/>
              <w:rPr>
                <w:ins w:id="1018" w:author="Musavi, Hamid [USA]" w:date="2017-05-04T12:42:00Z"/>
              </w:rPr>
            </w:pPr>
            <w:ins w:id="1019" w:author="Musavi, Hamid [USA]" w:date="2017-05-04T12:42:00Z">
              <w:r w:rsidRPr="00B90300">
                <w:t>SNMP deposit failed, error code=</w:t>
              </w:r>
              <w:r>
                <w:t>&lt;SNMP error status code&gt; (&lt;SNMP error message&gt;)</w:t>
              </w:r>
            </w:ins>
          </w:p>
        </w:tc>
      </w:tr>
    </w:tbl>
    <w:p w14:paraId="06062FFD" w14:textId="2E56316B" w:rsidR="009C4661" w:rsidRPr="009C4661" w:rsidDel="00A83286" w:rsidRDefault="009C4661">
      <w:pPr>
        <w:rPr>
          <w:del w:id="1020" w:author="Musavi, Hamid [USA]" w:date="2017-05-04T13:34:00Z"/>
          <w:rPrChange w:id="1021" w:author="Musavi, Hamid [USA]" w:date="2017-05-04T12:42:00Z">
            <w:rPr>
              <w:del w:id="1022" w:author="Musavi, Hamid [USA]" w:date="2017-05-04T13:34:00Z"/>
            </w:rPr>
          </w:rPrChange>
        </w:rPr>
        <w:pPrChange w:id="1023" w:author="Musavi, Hamid [USA]" w:date="2017-05-04T12:42:00Z">
          <w:pPr>
            <w:pStyle w:val="Caption"/>
            <w:keepNext/>
          </w:pPr>
        </w:pPrChange>
      </w:pPr>
    </w:p>
    <w:tbl>
      <w:tblPr>
        <w:tblStyle w:val="GridTable4-Accent11"/>
        <w:tblW w:w="13045" w:type="dxa"/>
        <w:tblLook w:val="04A0" w:firstRow="1" w:lastRow="0" w:firstColumn="1" w:lastColumn="0" w:noHBand="0" w:noVBand="1"/>
      </w:tblPr>
      <w:tblGrid>
        <w:gridCol w:w="2590"/>
        <w:gridCol w:w="2590"/>
        <w:gridCol w:w="2590"/>
        <w:gridCol w:w="2590"/>
        <w:gridCol w:w="2590"/>
      </w:tblGrid>
      <w:tr w:rsidR="00614BE5" w:rsidDel="00F55FBC" w14:paraId="27C8F56D" w14:textId="31E922BD" w:rsidTr="00F55FBC">
        <w:trPr>
          <w:cnfStyle w:val="100000000000" w:firstRow="1" w:lastRow="0" w:firstColumn="0" w:lastColumn="0" w:oddVBand="0" w:evenVBand="0" w:oddHBand="0" w:evenHBand="0" w:firstRowFirstColumn="0" w:firstRowLastColumn="0" w:lastRowFirstColumn="0" w:lastRowLastColumn="0"/>
          <w:ins w:id="1024" w:author="Musavi, Hamid [USA] [2]" w:date="2017-05-01T17:22:00Z"/>
          <w:del w:id="1025" w:author="Musavi, Hamid [USA]" w:date="2017-05-02T22:42:00Z"/>
        </w:trPr>
        <w:tc>
          <w:tcPr>
            <w:cnfStyle w:val="001000000000" w:firstRow="0" w:lastRow="0" w:firstColumn="1" w:lastColumn="0" w:oddVBand="0" w:evenVBand="0" w:oddHBand="0" w:evenHBand="0" w:firstRowFirstColumn="0" w:firstRowLastColumn="0" w:lastRowFirstColumn="0" w:lastRowLastColumn="0"/>
            <w:tcW w:w="2590" w:type="dxa"/>
          </w:tcPr>
          <w:p w14:paraId="52A6699C" w14:textId="3ED07BD4" w:rsidR="00614BE5" w:rsidDel="00F55FBC" w:rsidRDefault="00614BE5" w:rsidP="00614BE5">
            <w:pPr>
              <w:rPr>
                <w:ins w:id="1026" w:author="Musavi, Hamid [USA] [2]" w:date="2017-05-01T17:22:00Z"/>
                <w:del w:id="1027" w:author="Musavi, Hamid [USA]" w:date="2017-05-02T22:42:00Z"/>
              </w:rPr>
            </w:pPr>
            <w:ins w:id="1028" w:author="Musavi, Hamid [USA] [2]" w:date="2017-05-01T17:22:00Z">
              <w:del w:id="1029" w:author="Musavi, Hamid [USA]" w:date="2017-05-02T22:42:00Z">
                <w:r w:rsidDel="00F55FBC">
                  <w:delText>Message or Alert</w:delText>
                </w:r>
              </w:del>
            </w:ins>
          </w:p>
        </w:tc>
        <w:tc>
          <w:tcPr>
            <w:tcW w:w="2590" w:type="dxa"/>
          </w:tcPr>
          <w:p w14:paraId="552E5DA3" w14:textId="5F2B490F" w:rsidR="00614BE5" w:rsidDel="00F55FBC" w:rsidRDefault="00614BE5" w:rsidP="00614BE5">
            <w:pPr>
              <w:cnfStyle w:val="100000000000" w:firstRow="1" w:lastRow="0" w:firstColumn="0" w:lastColumn="0" w:oddVBand="0" w:evenVBand="0" w:oddHBand="0" w:evenHBand="0" w:firstRowFirstColumn="0" w:firstRowLastColumn="0" w:lastRowFirstColumn="0" w:lastRowLastColumn="0"/>
              <w:rPr>
                <w:ins w:id="1030" w:author="Musavi, Hamid [USA] [2]" w:date="2017-05-01T17:22:00Z"/>
                <w:del w:id="1031" w:author="Musavi, Hamid [USA]" w:date="2017-05-02T22:42:00Z"/>
              </w:rPr>
            </w:pPr>
            <w:ins w:id="1032" w:author="Musavi, Hamid [USA] [2]" w:date="2017-05-01T17:22:00Z">
              <w:del w:id="1033" w:author="Musavi, Hamid [USA]" w:date="2017-05-02T22:42:00Z">
                <w:r w:rsidDel="00F55FBC">
                  <w:delText>Communication Method</w:delText>
                </w:r>
              </w:del>
            </w:ins>
          </w:p>
        </w:tc>
        <w:tc>
          <w:tcPr>
            <w:tcW w:w="2590" w:type="dxa"/>
          </w:tcPr>
          <w:p w14:paraId="6ECB197E" w14:textId="1A9EA483" w:rsidR="00614BE5" w:rsidDel="00F55FBC" w:rsidRDefault="00614BE5" w:rsidP="00614BE5">
            <w:pPr>
              <w:cnfStyle w:val="100000000000" w:firstRow="1" w:lastRow="0" w:firstColumn="0" w:lastColumn="0" w:oddVBand="0" w:evenVBand="0" w:oddHBand="0" w:evenHBand="0" w:firstRowFirstColumn="0" w:firstRowLastColumn="0" w:lastRowFirstColumn="0" w:lastRowLastColumn="0"/>
              <w:rPr>
                <w:ins w:id="1034" w:author="Musavi, Hamid [USA] [2]" w:date="2017-05-01T17:22:00Z"/>
                <w:del w:id="1035" w:author="Musavi, Hamid [USA]" w:date="2017-05-02T22:42:00Z"/>
              </w:rPr>
            </w:pPr>
            <w:ins w:id="1036" w:author="Musavi, Hamid [USA] [2]" w:date="2017-05-01T17:22:00Z">
              <w:del w:id="1037" w:author="Musavi, Hamid [USA]" w:date="2017-05-02T22:42:00Z">
                <w:r w:rsidDel="00F55FBC">
                  <w:delText>Description</w:delText>
                </w:r>
              </w:del>
            </w:ins>
          </w:p>
        </w:tc>
        <w:tc>
          <w:tcPr>
            <w:tcW w:w="2590" w:type="dxa"/>
          </w:tcPr>
          <w:p w14:paraId="009DEA78" w14:textId="5319E3D2" w:rsidR="00614BE5" w:rsidDel="00F55FBC" w:rsidRDefault="00614BE5" w:rsidP="00614BE5">
            <w:pPr>
              <w:cnfStyle w:val="100000000000" w:firstRow="1" w:lastRow="0" w:firstColumn="0" w:lastColumn="0" w:oddVBand="0" w:evenVBand="0" w:oddHBand="0" w:evenHBand="0" w:firstRowFirstColumn="0" w:firstRowLastColumn="0" w:lastRowFirstColumn="0" w:lastRowLastColumn="0"/>
              <w:rPr>
                <w:ins w:id="1038" w:author="Musavi, Hamid [USA] [2]" w:date="2017-05-01T17:22:00Z"/>
                <w:del w:id="1039" w:author="Musavi, Hamid [USA]" w:date="2017-05-02T22:42:00Z"/>
              </w:rPr>
            </w:pPr>
            <w:ins w:id="1040" w:author="Musavi, Hamid [USA] [2]" w:date="2017-05-01T17:22:00Z">
              <w:del w:id="1041" w:author="Musavi, Hamid [USA]" w:date="2017-05-02T22:42:00Z">
                <w:r w:rsidDel="00F55FBC">
                  <w:delText>Algorithm</w:delText>
                </w:r>
              </w:del>
            </w:ins>
          </w:p>
        </w:tc>
        <w:tc>
          <w:tcPr>
            <w:tcW w:w="2590" w:type="dxa"/>
          </w:tcPr>
          <w:p w14:paraId="45389C17" w14:textId="47AC23E0" w:rsidR="00614BE5" w:rsidDel="00F55FBC" w:rsidRDefault="00614BE5" w:rsidP="00614BE5">
            <w:pPr>
              <w:cnfStyle w:val="100000000000" w:firstRow="1" w:lastRow="0" w:firstColumn="0" w:lastColumn="0" w:oddVBand="0" w:evenVBand="0" w:oddHBand="0" w:evenHBand="0" w:firstRowFirstColumn="0" w:firstRowLastColumn="0" w:lastRowFirstColumn="0" w:lastRowLastColumn="0"/>
              <w:rPr>
                <w:ins w:id="1042" w:author="Musavi, Hamid [USA] [2]" w:date="2017-05-01T17:22:00Z"/>
                <w:del w:id="1043" w:author="Musavi, Hamid [USA]" w:date="2017-05-02T22:42:00Z"/>
              </w:rPr>
            </w:pPr>
            <w:ins w:id="1044" w:author="Musavi, Hamid [USA] [2]" w:date="2017-05-02T08:17:00Z">
              <w:del w:id="1045" w:author="Musavi, Hamid [USA]" w:date="2017-05-02T22:42:00Z">
                <w:r w:rsidDel="00F55FBC">
                  <w:delText>Criteria</w:delText>
                </w:r>
              </w:del>
            </w:ins>
          </w:p>
        </w:tc>
      </w:tr>
      <w:tr w:rsidR="00561AEB" w:rsidDel="00F55FBC" w14:paraId="1E58FB7D" w14:textId="32AEBCE3" w:rsidTr="00F55FBC">
        <w:trPr>
          <w:cnfStyle w:val="000000100000" w:firstRow="0" w:lastRow="0" w:firstColumn="0" w:lastColumn="0" w:oddVBand="0" w:evenVBand="0" w:oddHBand="1" w:evenHBand="0" w:firstRowFirstColumn="0" w:firstRowLastColumn="0" w:lastRowFirstColumn="0" w:lastRowLastColumn="0"/>
          <w:ins w:id="1046" w:author="Musavi, Hamid [USA] [2]" w:date="2017-05-01T18:31:00Z"/>
          <w:del w:id="1047" w:author="Musavi, Hamid [USA]" w:date="2017-05-02T22:42:00Z"/>
        </w:trPr>
        <w:tc>
          <w:tcPr>
            <w:cnfStyle w:val="001000000000" w:firstRow="0" w:lastRow="0" w:firstColumn="1" w:lastColumn="0" w:oddVBand="0" w:evenVBand="0" w:oddHBand="0" w:evenHBand="0" w:firstRowFirstColumn="0" w:firstRowLastColumn="0" w:lastRowFirstColumn="0" w:lastRowLastColumn="0"/>
            <w:tcW w:w="2590" w:type="dxa"/>
          </w:tcPr>
          <w:p w14:paraId="07610A1A" w14:textId="5B8CAF61" w:rsidR="00561AEB" w:rsidDel="00F55FBC" w:rsidRDefault="00561AEB" w:rsidP="001F788C">
            <w:pPr>
              <w:rPr>
                <w:ins w:id="1048" w:author="Musavi, Hamid [USA] [2]" w:date="2017-05-01T18:31:00Z"/>
                <w:del w:id="1049" w:author="Musavi, Hamid [USA]" w:date="2017-05-02T22:42:00Z"/>
              </w:rPr>
            </w:pPr>
            <w:ins w:id="1050" w:author="Musavi, Hamid [USA] [2]" w:date="2017-05-01T18:31:00Z">
              <w:del w:id="1051" w:author="Musavi, Hamid [USA]" w:date="2017-05-02T22:42:00Z">
                <w:r w:rsidDel="00F55FBC">
                  <w:delText xml:space="preserve">See </w:delText>
                </w:r>
                <w:r w:rsidDel="00F55FBC">
                  <w:fldChar w:fldCharType="begin"/>
                </w:r>
                <w:r w:rsidDel="00F55FBC">
                  <w:delInstrText xml:space="preserve"> HYPERLINK "https://github.com/usdot-jpo-ode/jpo-ode/blob/develop/docs/ODESwagger.yaml" </w:delInstrText>
                </w:r>
                <w:r w:rsidDel="00F55FBC">
                  <w:fldChar w:fldCharType="separate"/>
                </w:r>
                <w:r w:rsidRPr="00E145C0" w:rsidDel="00F55FBC">
                  <w:rPr>
                    <w:rStyle w:val="Hyperlink"/>
                  </w:rPr>
                  <w:delText>ODESwagger.yaml</w:delText>
                </w:r>
                <w:r w:rsidDel="00F55FBC">
                  <w:rPr>
                    <w:rStyle w:val="Hyperlink"/>
                  </w:rPr>
                  <w:fldChar w:fldCharType="end"/>
                </w:r>
              </w:del>
            </w:ins>
          </w:p>
        </w:tc>
        <w:tc>
          <w:tcPr>
            <w:tcW w:w="2590" w:type="dxa"/>
          </w:tcPr>
          <w:p w14:paraId="30CD329B" w14:textId="3F30F9AD" w:rsidR="00561AEB" w:rsidDel="00F55FBC" w:rsidRDefault="00561AEB" w:rsidP="001F788C">
            <w:pPr>
              <w:cnfStyle w:val="000000100000" w:firstRow="0" w:lastRow="0" w:firstColumn="0" w:lastColumn="0" w:oddVBand="0" w:evenVBand="0" w:oddHBand="1" w:evenHBand="0" w:firstRowFirstColumn="0" w:firstRowLastColumn="0" w:lastRowFirstColumn="0" w:lastRowLastColumn="0"/>
              <w:rPr>
                <w:ins w:id="1052" w:author="Musavi, Hamid [USA] [2]" w:date="2017-05-01T18:31:00Z"/>
                <w:del w:id="1053" w:author="Musavi, Hamid [USA]" w:date="2017-05-02T22:42:00Z"/>
              </w:rPr>
            </w:pPr>
            <w:ins w:id="1054" w:author="Musavi, Hamid [USA] [2]" w:date="2017-05-01T18:31:00Z">
              <w:del w:id="1055" w:author="Musavi, Hamid [USA]" w:date="2017-05-02T22:42:00Z">
                <w:r w:rsidDel="00F55FBC">
                  <w:delText>HTTP Response</w:delText>
                </w:r>
              </w:del>
            </w:ins>
          </w:p>
        </w:tc>
        <w:tc>
          <w:tcPr>
            <w:tcW w:w="2590" w:type="dxa"/>
          </w:tcPr>
          <w:p w14:paraId="4B1B2FC3" w14:textId="05D57D4D" w:rsidR="00561AEB" w:rsidDel="00F55FBC" w:rsidRDefault="00561AEB" w:rsidP="001F788C">
            <w:pPr>
              <w:cnfStyle w:val="000000100000" w:firstRow="0" w:lastRow="0" w:firstColumn="0" w:lastColumn="0" w:oddVBand="0" w:evenVBand="0" w:oddHBand="1" w:evenHBand="0" w:firstRowFirstColumn="0" w:firstRowLastColumn="0" w:lastRowFirstColumn="0" w:lastRowLastColumn="0"/>
              <w:rPr>
                <w:ins w:id="1056" w:author="Musavi, Hamid [USA] [2]" w:date="2017-05-01T18:31:00Z"/>
                <w:del w:id="1057" w:author="Musavi, Hamid [USA]" w:date="2017-05-02T22:42:00Z"/>
              </w:rPr>
            </w:pPr>
            <w:ins w:id="1058" w:author="Musavi, Hamid [USA] [2]" w:date="2017-05-01T18:31:00Z">
              <w:del w:id="1059" w:author="Musavi, Hamid [USA]" w:date="2017-05-02T22:42:00Z">
                <w:r w:rsidDel="00F55FBC">
                  <w:delText xml:space="preserve">See </w:delText>
                </w:r>
                <w:r w:rsidDel="00F55FBC">
                  <w:fldChar w:fldCharType="begin"/>
                </w:r>
                <w:r w:rsidDel="00F55FBC">
                  <w:delInstrText xml:space="preserve"> HYPERLINK "https://github.com/usdot-jpo-ode/jpo-ode/blob/develop/docs/ODESwagger.yaml" </w:delInstrText>
                </w:r>
                <w:r w:rsidDel="00F55FBC">
                  <w:fldChar w:fldCharType="separate"/>
                </w:r>
                <w:r w:rsidRPr="00E145C0" w:rsidDel="00F55FBC">
                  <w:rPr>
                    <w:rStyle w:val="Hyperlink"/>
                  </w:rPr>
                  <w:delText>ODESwagger.yaml</w:delText>
                </w:r>
                <w:r w:rsidDel="00F55FBC">
                  <w:rPr>
                    <w:rStyle w:val="Hyperlink"/>
                  </w:rPr>
                  <w:fldChar w:fldCharType="end"/>
                </w:r>
              </w:del>
            </w:ins>
          </w:p>
        </w:tc>
        <w:tc>
          <w:tcPr>
            <w:tcW w:w="2590" w:type="dxa"/>
          </w:tcPr>
          <w:p w14:paraId="6D04224E" w14:textId="6055D079" w:rsidR="00561AEB" w:rsidDel="00F55FBC" w:rsidRDefault="00561AEB" w:rsidP="001F788C">
            <w:pPr>
              <w:cnfStyle w:val="000000100000" w:firstRow="0" w:lastRow="0" w:firstColumn="0" w:lastColumn="0" w:oddVBand="0" w:evenVBand="0" w:oddHBand="1" w:evenHBand="0" w:firstRowFirstColumn="0" w:firstRowLastColumn="0" w:lastRowFirstColumn="0" w:lastRowLastColumn="0"/>
              <w:rPr>
                <w:ins w:id="1060" w:author="Musavi, Hamid [USA] [2]" w:date="2017-05-01T18:31:00Z"/>
                <w:del w:id="1061" w:author="Musavi, Hamid [USA]" w:date="2017-05-02T22:42:00Z"/>
              </w:rPr>
            </w:pPr>
            <w:ins w:id="1062" w:author="Musavi, Hamid [USA] [2]" w:date="2017-05-01T18:31:00Z">
              <w:del w:id="1063" w:author="Musavi, Hamid [USA]" w:date="2017-05-02T22:42:00Z">
                <w:r w:rsidDel="00F55FBC">
                  <w:delText xml:space="preserve">See </w:delText>
                </w:r>
                <w:r w:rsidDel="00F55FBC">
                  <w:fldChar w:fldCharType="begin"/>
                </w:r>
                <w:r w:rsidDel="00F55FBC">
                  <w:delInstrText xml:space="preserve"> HYPERLINK "https://github.com/usdot-jpo-ode/jpo-ode/blob/develop/docs/ODESwagger.yaml" </w:delInstrText>
                </w:r>
                <w:r w:rsidDel="00F55FBC">
                  <w:fldChar w:fldCharType="separate"/>
                </w:r>
                <w:r w:rsidRPr="00E145C0" w:rsidDel="00F55FBC">
                  <w:rPr>
                    <w:rStyle w:val="Hyperlink"/>
                  </w:rPr>
                  <w:delText>ODESwagger.yaml</w:delText>
                </w:r>
                <w:r w:rsidDel="00F55FBC">
                  <w:rPr>
                    <w:rStyle w:val="Hyperlink"/>
                  </w:rPr>
                  <w:fldChar w:fldCharType="end"/>
                </w:r>
              </w:del>
            </w:ins>
          </w:p>
        </w:tc>
        <w:tc>
          <w:tcPr>
            <w:tcW w:w="2590" w:type="dxa"/>
          </w:tcPr>
          <w:p w14:paraId="52A4FBB4" w14:textId="3B5478E5" w:rsidR="00561AEB" w:rsidDel="00F55FBC" w:rsidRDefault="00561AEB" w:rsidP="001F788C">
            <w:pPr>
              <w:cnfStyle w:val="000000100000" w:firstRow="0" w:lastRow="0" w:firstColumn="0" w:lastColumn="0" w:oddVBand="0" w:evenVBand="0" w:oddHBand="1" w:evenHBand="0" w:firstRowFirstColumn="0" w:firstRowLastColumn="0" w:lastRowFirstColumn="0" w:lastRowLastColumn="0"/>
              <w:rPr>
                <w:ins w:id="1064" w:author="Musavi, Hamid [USA] [2]" w:date="2017-05-01T18:31:00Z"/>
                <w:del w:id="1065" w:author="Musavi, Hamid [USA]" w:date="2017-05-02T22:42:00Z"/>
              </w:rPr>
            </w:pPr>
            <w:ins w:id="1066" w:author="Musavi, Hamid [USA] [2]" w:date="2017-05-01T18:31:00Z">
              <w:del w:id="1067" w:author="Musavi, Hamid [USA]" w:date="2017-05-02T22:42:00Z">
                <w:r w:rsidDel="00F55FBC">
                  <w:delText xml:space="preserve">See </w:delText>
                </w:r>
                <w:r w:rsidDel="00F55FBC">
                  <w:fldChar w:fldCharType="begin"/>
                </w:r>
                <w:r w:rsidDel="00F55FBC">
                  <w:delInstrText xml:space="preserve"> HYPERLINK "https://github.com/usdot-jpo-ode/jpo-ode/blob/develop/docs/ODESwagger.yaml" </w:delInstrText>
                </w:r>
                <w:r w:rsidDel="00F55FBC">
                  <w:fldChar w:fldCharType="separate"/>
                </w:r>
                <w:r w:rsidRPr="00E145C0" w:rsidDel="00F55FBC">
                  <w:rPr>
                    <w:rStyle w:val="Hyperlink"/>
                  </w:rPr>
                  <w:delText>ODESwagger.yaml</w:delText>
                </w:r>
                <w:r w:rsidDel="00F55FBC">
                  <w:rPr>
                    <w:rStyle w:val="Hyperlink"/>
                  </w:rPr>
                  <w:fldChar w:fldCharType="end"/>
                </w:r>
              </w:del>
            </w:ins>
          </w:p>
        </w:tc>
      </w:tr>
    </w:tbl>
    <w:p w14:paraId="0010FAE4" w14:textId="77777777" w:rsidR="00C910EC" w:rsidRPr="00E145C0" w:rsidRDefault="00C910EC" w:rsidP="00E145C0"/>
    <w:p w14:paraId="4E6D5A99" w14:textId="019420F2" w:rsidR="00C26C45" w:rsidRDefault="00C26C45" w:rsidP="00B05D2B">
      <w:pPr>
        <w:pStyle w:val="Heading2"/>
      </w:pPr>
      <w:bookmarkStart w:id="1068" w:name="_Toc481749681"/>
      <w:r w:rsidRPr="00E35BF2">
        <w:t>ODE Streaming API</w:t>
      </w:r>
      <w:bookmarkEnd w:id="769"/>
      <w:bookmarkEnd w:id="770"/>
      <w:bookmarkEnd w:id="1068"/>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6"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069" w:name="_Ref471811829"/>
      <w:bookmarkStart w:id="1070" w:name="_Toc481749682"/>
      <w:r>
        <w:t>Direct Kafka Interface</w:t>
      </w:r>
      <w:bookmarkEnd w:id="1069"/>
      <w:bookmarkEnd w:id="1070"/>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lastRenderedPageBreak/>
        <w:t xml:space="preserve">Kafka API RESTful Proxy such as: </w:t>
      </w:r>
      <w:hyperlink r:id="rId47"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8"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1071"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fldSimple w:instr=" SEQ Table \* ARABIC ">
        <w:r w:rsidR="00C910EC">
          <w:rPr>
            <w:noProof/>
          </w:rPr>
          <w:t>6</w:t>
        </w:r>
      </w:fldSimple>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1072" w:name="_Toc481749683"/>
      <w:r>
        <w:t>ODE WebSocket Interface</w:t>
      </w:r>
      <w:bookmarkEnd w:id="1071"/>
      <w:bookmarkEnd w:id="1072"/>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073" w:name="_Toc462052290"/>
      <w:r>
        <w:t>O</w:t>
      </w:r>
      <w:r w:rsidR="00C26C45" w:rsidRPr="00E35BF2">
        <w:t xml:space="preserve">DE </w:t>
      </w:r>
      <w:r w:rsidR="00ED0E13">
        <w:t xml:space="preserve">WebSocket </w:t>
      </w:r>
      <w:r w:rsidR="00C26C45" w:rsidRPr="00E35BF2">
        <w:t>Control Messages</w:t>
      </w:r>
      <w:bookmarkEnd w:id="1073"/>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lastRenderedPageBreak/>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074" w:name="_Toc462052291"/>
      <w:r>
        <w:t>BSM</w:t>
      </w:r>
      <w:r w:rsidR="00C26C45" w:rsidRPr="00E35BF2">
        <w:t xml:space="preserve"> </w:t>
      </w:r>
      <w:r>
        <w:t>WebSocket</w:t>
      </w:r>
      <w:r w:rsidR="00C26C45" w:rsidRPr="00E35BF2">
        <w:t xml:space="preserve"> Subscription </w:t>
      </w:r>
      <w:bookmarkEnd w:id="1074"/>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075" w:name="_Toc462052298"/>
      <w:bookmarkStart w:id="1076" w:name="_Ref471728137"/>
      <w:bookmarkStart w:id="1077" w:name="_Toc481749684"/>
      <w:r w:rsidRPr="00145701">
        <w:t>ODE Request Schemas</w:t>
      </w:r>
      <w:bookmarkEnd w:id="1075"/>
      <w:bookmarkEnd w:id="1076"/>
      <w:bookmarkEnd w:id="1077"/>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1078" w:name="_Toc462052299"/>
      <w:bookmarkStart w:id="1079" w:name="_Ref471813112"/>
      <w:bookmarkStart w:id="1080" w:name="_Toc481749685"/>
      <w:r>
        <w:t>ODE</w:t>
      </w:r>
      <w:r w:rsidR="00C26C45" w:rsidRPr="00145701">
        <w:t xml:space="preserve"> Request</w:t>
      </w:r>
      <w:bookmarkEnd w:id="1078"/>
      <w:bookmarkEnd w:id="1079"/>
      <w:r w:rsidR="000D126A">
        <w:t xml:space="preserve"> Message Metadata</w:t>
      </w:r>
      <w:bookmarkEnd w:id="1080"/>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lastRenderedPageBreak/>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lastRenderedPageBreak/>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1081" w:name="_Toc441572976"/>
      <w:bookmarkStart w:id="1082" w:name="_Toc456253304"/>
      <w:r>
        <w:t xml:space="preserve">Table </w:t>
      </w:r>
      <w:fldSimple w:instr=" SEQ Table \* ARABIC ">
        <w:r w:rsidR="00C910EC">
          <w:rPr>
            <w:noProof/>
          </w:rPr>
          <w:t>7</w:t>
        </w:r>
      </w:fldSimple>
      <w:r>
        <w:t xml:space="preserve"> </w:t>
      </w:r>
      <w:r w:rsidR="00874976">
        <w:t>–</w:t>
      </w:r>
      <w:r w:rsidR="00ED0E13">
        <w:t xml:space="preserve"> ODE </w:t>
      </w:r>
      <w:r>
        <w:t>Request</w:t>
      </w:r>
      <w:bookmarkEnd w:id="1081"/>
      <w:bookmarkEnd w:id="1082"/>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1083" w:name="_Toc462052303"/>
      <w:bookmarkStart w:id="1084" w:name="_Ref471728323"/>
      <w:bookmarkStart w:id="1085" w:name="_Toc481749686"/>
      <w:r w:rsidRPr="00145701">
        <w:t xml:space="preserve">ODE </w:t>
      </w:r>
      <w:r w:rsidR="0016253B">
        <w:t>Response</w:t>
      </w:r>
      <w:r w:rsidRPr="00145701">
        <w:t xml:space="preserve"> Schemas</w:t>
      </w:r>
      <w:bookmarkEnd w:id="1083"/>
      <w:bookmarkEnd w:id="1084"/>
      <w:bookmarkEnd w:id="1085"/>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1086" w:name="_Toc462052304"/>
      <w:bookmarkStart w:id="1087" w:name="_Toc481749687"/>
      <w:r w:rsidRPr="00145701">
        <w:t>ODE Data Message</w:t>
      </w:r>
      <w:bookmarkEnd w:id="1086"/>
      <w:bookmarkEnd w:id="1087"/>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1088" w:name="_Toc441572980"/>
      <w:bookmarkStart w:id="1089" w:name="_Toc456253308"/>
    </w:p>
    <w:p w14:paraId="3F314606" w14:textId="0368C575" w:rsidR="00C26C45" w:rsidRDefault="00C26C45" w:rsidP="00C26C45">
      <w:pPr>
        <w:pStyle w:val="Caption"/>
      </w:pPr>
      <w:r>
        <w:t xml:space="preserve">Table </w:t>
      </w:r>
      <w:fldSimple w:instr=" SEQ Table \* ARABIC ">
        <w:r w:rsidR="00C910EC">
          <w:rPr>
            <w:noProof/>
          </w:rPr>
          <w:t>8</w:t>
        </w:r>
      </w:fldSimple>
      <w:r>
        <w:t xml:space="preserve"> - OdeDataMessage</w:t>
      </w:r>
      <w:bookmarkEnd w:id="1088"/>
      <w:bookmarkEnd w:id="1089"/>
    </w:p>
    <w:p w14:paraId="605835CF" w14:textId="31425BC0" w:rsidR="00C26C45" w:rsidRDefault="00C26C45" w:rsidP="0016253B">
      <w:pPr>
        <w:pStyle w:val="Heading3"/>
      </w:pPr>
      <w:bookmarkStart w:id="1090" w:name="_Toc462052305"/>
      <w:bookmarkStart w:id="1091" w:name="_Ref471813394"/>
      <w:bookmarkStart w:id="1092" w:name="_Toc481749688"/>
      <w:r w:rsidRPr="00284BEB">
        <w:t>ODE Message Metadata</w:t>
      </w:r>
      <w:bookmarkEnd w:id="1090"/>
      <w:bookmarkEnd w:id="1091"/>
      <w:bookmarkEnd w:id="1092"/>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r w:rsidR="00722B15">
              <w:t>bsm</w:t>
            </w:r>
            <w:r>
              <w:t>", "</w:t>
            </w:r>
            <w:r w:rsidR="00722B15">
              <w:t>tim</w:t>
            </w:r>
            <w:r>
              <w:t>", "map", "spat", "other"</w:t>
            </w:r>
          </w:p>
        </w:tc>
        <w:tc>
          <w:tcPr>
            <w:tcW w:w="2233" w:type="dxa"/>
          </w:tcPr>
          <w:p w14:paraId="1C0C0B6C" w14:textId="77777777" w:rsidR="00C26C45" w:rsidRPr="003E745F" w:rsidRDefault="00C26C45" w:rsidP="00C26C45">
            <w:r>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1093" w:name="_Toc441572981"/>
      <w:bookmarkStart w:id="1094" w:name="_Toc456253309"/>
      <w:r>
        <w:t xml:space="preserve">Table </w:t>
      </w:r>
      <w:fldSimple w:instr=" SEQ Table \* ARABIC ">
        <w:r w:rsidR="00C910EC">
          <w:rPr>
            <w:noProof/>
          </w:rPr>
          <w:t>9</w:t>
        </w:r>
      </w:fldSimple>
      <w:r>
        <w:t xml:space="preserve"> – OdeMsgMetadata</w:t>
      </w:r>
      <w:bookmarkEnd w:id="1093"/>
      <w:bookmarkEnd w:id="1094"/>
    </w:p>
    <w:p w14:paraId="6A1AA76C" w14:textId="77777777" w:rsidR="00752CB3" w:rsidRPr="00752CB3" w:rsidRDefault="00752CB3" w:rsidP="00752CB3"/>
    <w:p w14:paraId="1F52559C" w14:textId="72FEAEC3" w:rsidR="00C26C45" w:rsidRDefault="00C26C45" w:rsidP="00A524BA">
      <w:pPr>
        <w:pStyle w:val="Heading3"/>
      </w:pPr>
      <w:bookmarkStart w:id="1095" w:name="_ODE_Payload_Violation"/>
      <w:bookmarkStart w:id="1096" w:name="_Toc462052306"/>
      <w:bookmarkStart w:id="1097" w:name="_Ref471814373"/>
      <w:bookmarkStart w:id="1098" w:name="_Toc481749689"/>
      <w:bookmarkEnd w:id="1095"/>
      <w:r w:rsidRPr="00284BEB">
        <w:lastRenderedPageBreak/>
        <w:t>ODE Payload Violation</w:t>
      </w:r>
      <w:bookmarkEnd w:id="1096"/>
      <w:bookmarkEnd w:id="1097"/>
      <w:bookmarkEnd w:id="1098"/>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099" w:name="_ODE_Data_Message"/>
      <w:bookmarkStart w:id="1100" w:name="_Toc462052308"/>
      <w:bookmarkStart w:id="1101" w:name="_Toc481749690"/>
      <w:bookmarkEnd w:id="1099"/>
      <w:r w:rsidRPr="00284BEB">
        <w:t xml:space="preserve">ODE </w:t>
      </w:r>
      <w:r w:rsidR="00410F95">
        <w:t>GET TOKEN</w:t>
      </w:r>
      <w:r w:rsidRPr="00284BEB">
        <w:t xml:space="preserve"> Response</w:t>
      </w:r>
      <w:bookmarkEnd w:id="1100"/>
      <w:bookmarkEnd w:id="1101"/>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lastRenderedPageBreak/>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102" w:name="_Toc441572983"/>
      <w:bookmarkStart w:id="1103" w:name="_Toc456253311"/>
      <w:r>
        <w:t xml:space="preserve">Table </w:t>
      </w:r>
      <w:fldSimple w:instr=" SEQ Table \* ARABIC ">
        <w:r w:rsidR="00C910EC">
          <w:rPr>
            <w:noProof/>
          </w:rPr>
          <w:t>10</w:t>
        </w:r>
      </w:fldSimple>
      <w:r>
        <w:t xml:space="preserve"> - OdeAuthentication</w:t>
      </w:r>
      <w:bookmarkEnd w:id="1102"/>
      <w:bookmarkEnd w:id="1103"/>
    </w:p>
    <w:p w14:paraId="2C1ABE0C" w14:textId="5290E6E8" w:rsidR="00C26C45" w:rsidRDefault="00C26C45" w:rsidP="0016253B">
      <w:pPr>
        <w:pStyle w:val="Heading3"/>
      </w:pPr>
      <w:bookmarkStart w:id="1104" w:name="_Toc462052309"/>
      <w:bookmarkStart w:id="1105" w:name="_Toc481749691"/>
      <w:r w:rsidRPr="00284BEB">
        <w:t>ODE Status Message</w:t>
      </w:r>
      <w:bookmarkEnd w:id="1104"/>
      <w:bookmarkEnd w:id="1105"/>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106" w:name="_Toc441572984"/>
      <w:bookmarkStart w:id="1107" w:name="_Toc456253312"/>
      <w:r>
        <w:t xml:space="preserve">Table </w:t>
      </w:r>
      <w:fldSimple w:instr=" SEQ Table \* ARABIC ">
        <w:r w:rsidR="00C910EC">
          <w:rPr>
            <w:noProof/>
          </w:rPr>
          <w:t>11</w:t>
        </w:r>
      </w:fldSimple>
      <w:r>
        <w:t xml:space="preserve"> - OdeStatus</w:t>
      </w:r>
      <w:bookmarkEnd w:id="1106"/>
      <w:bookmarkEnd w:id="1107"/>
    </w:p>
    <w:p w14:paraId="1B2629C5" w14:textId="45791E6C" w:rsidR="00C26C45" w:rsidRDefault="00C26C45" w:rsidP="0016253B">
      <w:pPr>
        <w:pStyle w:val="Heading3"/>
      </w:pPr>
      <w:bookmarkStart w:id="1108" w:name="_Toc462052310"/>
      <w:bookmarkStart w:id="1109" w:name="_Ref471812176"/>
      <w:bookmarkStart w:id="1110" w:name="_Toc481749692"/>
      <w:r w:rsidRPr="00284BEB">
        <w:t>ODE Control Message</w:t>
      </w:r>
      <w:bookmarkEnd w:id="1108"/>
      <w:bookmarkEnd w:id="1109"/>
      <w:bookmarkEnd w:id="1110"/>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 xml:space="preserve">Number of messages </w:t>
            </w:r>
            <w:r>
              <w:lastRenderedPageBreak/>
              <w:t>received by the ODE</w:t>
            </w:r>
          </w:p>
        </w:tc>
        <w:tc>
          <w:tcPr>
            <w:tcW w:w="1758" w:type="dxa"/>
          </w:tcPr>
          <w:p w14:paraId="57AF3B15" w14:textId="77777777" w:rsidR="00C26C45" w:rsidRPr="003E745F" w:rsidRDefault="00C26C45" w:rsidP="00C26C45">
            <w:r>
              <w:lastRenderedPageBreak/>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111" w:name="_Toc441572985"/>
      <w:bookmarkStart w:id="1112" w:name="_Toc456253313"/>
      <w:r>
        <w:t xml:space="preserve">Table </w:t>
      </w:r>
      <w:fldSimple w:instr=" SEQ Table \* ARABIC ">
        <w:r w:rsidR="00C910EC">
          <w:rPr>
            <w:noProof/>
          </w:rPr>
          <w:t>12</w:t>
        </w:r>
      </w:fldSimple>
      <w:r>
        <w:t xml:space="preserve"> - OdeControlData</w:t>
      </w:r>
      <w:bookmarkEnd w:id="1111"/>
      <w:bookmarkEnd w:id="1112"/>
    </w:p>
    <w:p w14:paraId="02321E0C" w14:textId="77777777" w:rsidR="00752CB3" w:rsidRDefault="00752CB3" w:rsidP="00752CB3">
      <w:pPr>
        <w:pStyle w:val="Heading3"/>
      </w:pPr>
      <w:bookmarkStart w:id="1113" w:name="_ODE_Data_Message_1"/>
      <w:bookmarkStart w:id="1114" w:name="_Toc462052307"/>
      <w:bookmarkStart w:id="1115" w:name="_Ref471813434"/>
      <w:bookmarkStart w:id="1116" w:name="_Toc462052316"/>
      <w:bookmarkStart w:id="1117" w:name="_Toc481749693"/>
      <w:bookmarkEnd w:id="1113"/>
      <w:r w:rsidRPr="00284BEB">
        <w:t>ODE Data Message Payload</w:t>
      </w:r>
      <w:bookmarkEnd w:id="1114"/>
      <w:bookmarkEnd w:id="1115"/>
      <w:bookmarkEnd w:id="1117"/>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118" w:name="_Toc441572982"/>
      <w:bookmarkStart w:id="1119" w:name="_Toc456253310"/>
      <w:r>
        <w:t xml:space="preserve">Table </w:t>
      </w:r>
      <w:fldSimple w:instr=" SEQ Table \* ARABIC ">
        <w:r w:rsidR="00C910EC">
          <w:rPr>
            <w:noProof/>
          </w:rPr>
          <w:t>13</w:t>
        </w:r>
      </w:fldSimple>
      <w:r>
        <w:t xml:space="preserve"> – OdeMsgPayload</w:t>
      </w:r>
      <w:bookmarkEnd w:id="1118"/>
      <w:bookmarkEnd w:id="1119"/>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lastRenderedPageBreak/>
        <w:t xml:space="preserve">J2735 </w:t>
      </w:r>
      <w:r w:rsidR="00410F95">
        <w:t>BSM</w:t>
      </w:r>
      <w:r w:rsidR="00C26C45" w:rsidRPr="009F4DD0">
        <w:t xml:space="preserve"> Data</w:t>
      </w:r>
      <w:bookmarkEnd w:id="1116"/>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t>coreData</w:t>
            </w:r>
          </w:p>
        </w:tc>
        <w:tc>
          <w:tcPr>
            <w:tcW w:w="3649" w:type="dxa"/>
          </w:tcPr>
          <w:p w14:paraId="25135777" w14:textId="5BAB5907" w:rsidR="00666F71" w:rsidRPr="000D041D" w:rsidRDefault="000048DB"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120" w:name="_Toc462052317"/>
      <w:bookmarkStart w:id="1121" w:name="_Toc481749694"/>
      <w:r>
        <w:t xml:space="preserve">ODE Data Message </w:t>
      </w:r>
      <w:r w:rsidRPr="009F4DD0">
        <w:t>Supporting Data Structures</w:t>
      </w:r>
      <w:bookmarkEnd w:id="1120"/>
      <w:bookmarkEnd w:id="1121"/>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122" w:name="_J2735BsmCoreData"/>
      <w:bookmarkStart w:id="1123" w:name="_Ref471884029"/>
      <w:bookmarkEnd w:id="1122"/>
      <w:r w:rsidRPr="006D1B36">
        <w:t>J2735BsmCoreData</w:t>
      </w:r>
      <w:bookmarkEnd w:id="1123"/>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0048DB"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lastRenderedPageBreak/>
              <w:t>accelSet</w:t>
            </w:r>
          </w:p>
        </w:tc>
        <w:tc>
          <w:tcPr>
            <w:tcW w:w="3615" w:type="dxa"/>
          </w:tcPr>
          <w:p w14:paraId="0C3E8443" w14:textId="17F769D6" w:rsidR="004302C8" w:rsidRDefault="000048DB"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0048DB"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0048DB"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0048DB"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124" w:name="_J2735BsmPart2Content"/>
      <w:bookmarkStart w:id="1125" w:name="_Ref471884050"/>
      <w:bookmarkEnd w:id="1124"/>
      <w:r w:rsidRPr="006D1B36">
        <w:t>J2735BsmPart2Content</w:t>
      </w:r>
      <w:bookmarkEnd w:id="1125"/>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lastRenderedPageBreak/>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0048DB"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0048DB"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0048DB"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126" w:name="_5J2735Position3D"/>
      <w:bookmarkStart w:id="1127" w:name="_J2735Position3D"/>
      <w:bookmarkStart w:id="1128" w:name="_Toc462052335"/>
      <w:bookmarkEnd w:id="1126"/>
      <w:bookmarkEnd w:id="1127"/>
      <w:r>
        <w:t>J2735</w:t>
      </w:r>
      <w:r w:rsidRPr="006719D6">
        <w:t>Position3D</w:t>
      </w:r>
      <w:bookmarkEnd w:id="1128"/>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129" w:name="_Toc456253340"/>
      <w:r>
        <w:t xml:space="preserve">Table </w:t>
      </w:r>
      <w:fldSimple w:instr=" SEQ Table \* ARABIC ">
        <w:r w:rsidR="00C910EC">
          <w:rPr>
            <w:noProof/>
          </w:rPr>
          <w:t>14</w:t>
        </w:r>
      </w:fldSimple>
      <w:r>
        <w:t xml:space="preserve"> - </w:t>
      </w:r>
      <w:r w:rsidRPr="00633532">
        <w:t>OdePosition3D</w:t>
      </w:r>
      <w:bookmarkEnd w:id="1129"/>
    </w:p>
    <w:p w14:paraId="6449FF60" w14:textId="77777777" w:rsidR="006D1B36" w:rsidRDefault="006D1B36" w:rsidP="000A3293"/>
    <w:p w14:paraId="594931C0" w14:textId="6D7A0BBC" w:rsidR="00BA3CFB" w:rsidRDefault="00BA3CFB" w:rsidP="000A3293">
      <w:pPr>
        <w:pStyle w:val="Heading4"/>
      </w:pPr>
      <w:bookmarkStart w:id="1130" w:name="_J2735AccelerationSet4Way"/>
      <w:bookmarkEnd w:id="1130"/>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 xml:space="preserve">Longitudinal acceleration, i.e. acceleration in </w:t>
            </w:r>
            <w:r>
              <w:lastRenderedPageBreak/>
              <w:t>the direction of travel.</w:t>
            </w:r>
          </w:p>
        </w:tc>
        <w:tc>
          <w:tcPr>
            <w:tcW w:w="1797" w:type="dxa"/>
          </w:tcPr>
          <w:p w14:paraId="5791D16B" w14:textId="77777777" w:rsidR="00FD62B9" w:rsidRPr="003E745F" w:rsidRDefault="00FD62B9" w:rsidP="00823070">
            <w:r>
              <w:lastRenderedPageBreak/>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131" w:name="_J2735PositionalAccuracy"/>
      <w:bookmarkEnd w:id="1131"/>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132" w:name="_J2735TransmissionState"/>
      <w:bookmarkStart w:id="1133" w:name="_J2735BrakeSystemStatus"/>
      <w:bookmarkEnd w:id="1132"/>
      <w:bookmarkEnd w:id="1133"/>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0048DB"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lastRenderedPageBreak/>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lastRenderedPageBreak/>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134" w:name="_J2735VehicleSize"/>
      <w:bookmarkEnd w:id="1134"/>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135" w:name="_J2735BitString"/>
      <w:bookmarkEnd w:id="1135"/>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136" w:name="_J2735VehicleSafetyExtensions"/>
      <w:bookmarkEnd w:id="1136"/>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0048DB"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0048DB"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0048DB"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0048DB"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137" w:name="_J2735SpecialVehicleExtensions"/>
      <w:bookmarkEnd w:id="1137"/>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0048DB"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0048DB"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0048DB"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138" w:name="_J2735SupplementalVehicleExtensions"/>
      <w:bookmarkEnd w:id="1138"/>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0048DB"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0048DB"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0048DB"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0048DB"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0048DB"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lastRenderedPageBreak/>
              <w:t>status</w:t>
            </w:r>
          </w:p>
        </w:tc>
        <w:tc>
          <w:tcPr>
            <w:tcW w:w="3649" w:type="dxa"/>
          </w:tcPr>
          <w:p w14:paraId="4811C1B5" w14:textId="1FF82416" w:rsidR="003D1AA9" w:rsidRDefault="000048DB"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0048DB"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t>theRTCM</w:t>
            </w:r>
          </w:p>
        </w:tc>
        <w:tc>
          <w:tcPr>
            <w:tcW w:w="3649" w:type="dxa"/>
          </w:tcPr>
          <w:p w14:paraId="7D571394" w14:textId="605D2C8A" w:rsidR="003D1AA9" w:rsidRDefault="000048DB"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139" w:name="_J2735PathHistory"/>
      <w:bookmarkEnd w:id="1139"/>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0048DB"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0048DB"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140" w:name="_J2735PathPrediction"/>
      <w:bookmarkEnd w:id="1140"/>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141" w:name="_J2735EmergencyDetails"/>
      <w:bookmarkEnd w:id="1141"/>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0048DB"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lastRenderedPageBreak/>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lastRenderedPageBreak/>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142" w:name="_J2735EventDescription"/>
      <w:bookmarkEnd w:id="1142"/>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0048DB"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0048DB"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lastRenderedPageBreak/>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143" w:name="_J2735TrailerData"/>
      <w:bookmarkEnd w:id="1143"/>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0048DB"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144" w:name="_J2735VehicleClassification"/>
      <w:bookmarkEnd w:id="1144"/>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145" w:name="_J2735VehicleData"/>
      <w:bookmarkEnd w:id="1145"/>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146" w:name="_J2735WeatherReport"/>
      <w:bookmarkEnd w:id="1146"/>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lastRenderedPageBreak/>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147" w:name="_J2735WeatherProbe"/>
      <w:bookmarkEnd w:id="1147"/>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148" w:name="_J2735ObstacleDetection"/>
      <w:bookmarkEnd w:id="1148"/>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149" w:name="_J2735DisabledVehicle"/>
      <w:bookmarkEnd w:id="1149"/>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lastRenderedPageBreak/>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150" w:name="_J2735SpeedProfile"/>
      <w:bookmarkEnd w:id="1150"/>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151" w:name="_J2735RTCMPackage"/>
      <w:bookmarkEnd w:id="1151"/>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152" w:name="_J2735RegionalContent"/>
      <w:bookmarkEnd w:id="1152"/>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153" w:name="_J2735FullPositionVector"/>
      <w:bookmarkEnd w:id="1153"/>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154" w:name="_J2735PathHistoryPoint"/>
      <w:bookmarkEnd w:id="1154"/>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lastRenderedPageBreak/>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155" w:name="_J2735Extent"/>
      <w:bookmarkEnd w:id="1155"/>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156" w:name="_J2735PivotPointDescription"/>
      <w:bookmarkEnd w:id="1156"/>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157" w:name="_J2735TrailerUnitDescription"/>
      <w:bookmarkEnd w:id="1157"/>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158" w:name="_Toc441572992"/>
      <w:bookmarkStart w:id="1159" w:name="_Toc456253320"/>
      <w:r>
        <w:t xml:space="preserve">Table </w:t>
      </w:r>
      <w:fldSimple w:instr=" SEQ Table \* ARABIC ">
        <w:r w:rsidR="00C910EC">
          <w:rPr>
            <w:noProof/>
          </w:rPr>
          <w:t>15</w:t>
        </w:r>
      </w:fldSimple>
      <w:r>
        <w:t xml:space="preserve"> </w:t>
      </w:r>
      <w:r w:rsidR="00410F95">
        <w:t>–</w:t>
      </w:r>
      <w:r>
        <w:t xml:space="preserve"> </w:t>
      </w:r>
      <w:bookmarkEnd w:id="1158"/>
      <w:bookmarkEnd w:id="1159"/>
      <w:r w:rsidR="00410F95">
        <w:t>BSM Data</w:t>
      </w:r>
    </w:p>
    <w:p w14:paraId="219B2098" w14:textId="7911466A" w:rsidR="00C26C45" w:rsidRDefault="00C26C45" w:rsidP="000A3293">
      <w:pPr>
        <w:pStyle w:val="Heading4"/>
      </w:pPr>
      <w:bookmarkStart w:id="1160" w:name="_Toc462052323"/>
      <w:r w:rsidRPr="00961838">
        <w:t>OdeDateTime</w:t>
      </w:r>
      <w:bookmarkEnd w:id="1160"/>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lastRenderedPageBreak/>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161" w:name="_Toc456253327"/>
      <w:r>
        <w:t xml:space="preserve">Table </w:t>
      </w:r>
      <w:fldSimple w:instr=" SEQ Table \* ARABIC ">
        <w:r w:rsidR="00C910EC">
          <w:rPr>
            <w:noProof/>
          </w:rPr>
          <w:t>16</w:t>
        </w:r>
      </w:fldSimple>
      <w:r>
        <w:t xml:space="preserve"> - </w:t>
      </w:r>
      <w:r w:rsidRPr="00951B2B">
        <w:t>OdeDateTime</w:t>
      </w:r>
      <w:bookmarkEnd w:id="1161"/>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68" w:author="Musavi, Hamid [USA] [2]" w:date="2017-03-06T19:24:00Z" w:initials="MH[">
    <w:p w14:paraId="39FA11AE" w14:textId="77777777" w:rsidR="004C424E" w:rsidRDefault="004C424E">
      <w:pPr>
        <w:pStyle w:val="CommentText"/>
      </w:pPr>
      <w:r>
        <w:rPr>
          <w:rStyle w:val="CommentReference"/>
        </w:rPr>
        <w:annotationRef/>
      </w:r>
      <w:r>
        <w:t>To be moved to Swagger file</w:t>
      </w:r>
    </w:p>
  </w:comment>
  <w:comment w:id="772" w:author="Musavi, Hamid [USA] [2]" w:date="2017-03-06T19:25:00Z" w:initials="MH[">
    <w:p w14:paraId="39715C69" w14:textId="77777777" w:rsidR="004C424E" w:rsidRDefault="004C424E">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FA11AE" w15:done="0"/>
  <w15:commentEx w15:paraId="39715C6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75D11D" w14:textId="77777777" w:rsidR="000048DB" w:rsidRDefault="000048DB">
      <w:pPr>
        <w:spacing w:after="0" w:line="240" w:lineRule="auto"/>
      </w:pPr>
      <w:r>
        <w:separator/>
      </w:r>
    </w:p>
  </w:endnote>
  <w:endnote w:type="continuationSeparator" w:id="0">
    <w:p w14:paraId="2ABA2CE3" w14:textId="77777777" w:rsidR="000048DB" w:rsidRDefault="000048DB">
      <w:pPr>
        <w:spacing w:after="0" w:line="240" w:lineRule="auto"/>
      </w:pPr>
      <w:r>
        <w:continuationSeparator/>
      </w:r>
    </w:p>
  </w:endnote>
  <w:endnote w:type="continuationNotice" w:id="1">
    <w:p w14:paraId="41152705" w14:textId="77777777" w:rsidR="000048DB" w:rsidRDefault="000048D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69E80" w14:textId="77777777" w:rsidR="004C424E" w:rsidRDefault="004C42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4D46A" w14:textId="743F7542" w:rsidR="004C424E" w:rsidRDefault="004C424E"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B23148">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 w:author="Musavi, Hamid [USA]" w:date="2017-05-04T14:04:00Z">
      <w:r w:rsidR="00B23148">
        <w:rPr>
          <w:noProof/>
        </w:rPr>
        <w:t>May 4, 2017</w:t>
      </w:r>
    </w:ins>
    <w:del w:id="5" w:author="Musavi, Hamid [USA]" w:date="2017-05-02T22:01:00Z">
      <w:r w:rsidDel="00842F80">
        <w:rPr>
          <w:noProof/>
        </w:rPr>
        <w:delText>May 1, 2017</w:delText>
      </w:r>
    </w:del>
    <w:r>
      <w:rPr>
        <w:noProof/>
      </w:rPr>
      <w:fldChar w:fldCharType="end"/>
    </w:r>
  </w:p>
  <w:p w14:paraId="022A2A9B" w14:textId="0E57C247" w:rsidR="004C424E" w:rsidRPr="00D47340" w:rsidRDefault="004C424E" w:rsidP="00886E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F1BEF" w14:textId="77777777" w:rsidR="004C424E" w:rsidRDefault="004C42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515C5" w14:textId="2F64B7BD" w:rsidR="004C424E" w:rsidRDefault="004C424E">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B23148">
      <w:rPr>
        <w:noProof/>
      </w:rPr>
      <w:t>- 5 -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62" w:author="Musavi, Hamid [USA]" w:date="2017-05-04T14:04:00Z">
      <w:r w:rsidR="00B23148">
        <w:rPr>
          <w:noProof/>
        </w:rPr>
        <w:t>May 4, 2017</w:t>
      </w:r>
    </w:ins>
    <w:del w:id="463" w:author="Musavi, Hamid [USA]" w:date="2017-05-02T22:01:00Z">
      <w:r w:rsidDel="00842F80">
        <w:rPr>
          <w:noProof/>
        </w:rPr>
        <w:delText>May 1, 2017</w:delText>
      </w:r>
    </w:del>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4F001" w14:textId="77777777" w:rsidR="000048DB" w:rsidRDefault="000048DB">
      <w:pPr>
        <w:spacing w:after="0" w:line="240" w:lineRule="auto"/>
      </w:pPr>
      <w:r>
        <w:separator/>
      </w:r>
    </w:p>
  </w:footnote>
  <w:footnote w:type="continuationSeparator" w:id="0">
    <w:p w14:paraId="654065A6" w14:textId="77777777" w:rsidR="000048DB" w:rsidRDefault="000048DB">
      <w:pPr>
        <w:spacing w:after="0" w:line="240" w:lineRule="auto"/>
      </w:pPr>
      <w:r>
        <w:continuationSeparator/>
      </w:r>
    </w:p>
  </w:footnote>
  <w:footnote w:type="continuationNotice" w:id="1">
    <w:p w14:paraId="7B460547" w14:textId="77777777" w:rsidR="000048DB" w:rsidRDefault="000048D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AA86C" w14:textId="77777777" w:rsidR="004C424E" w:rsidRDefault="004C42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AECCB" w14:textId="6FF1CB0F" w:rsidR="004C424E" w:rsidRPr="00533512" w:rsidRDefault="004C424E"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4C424E" w:rsidRDefault="004C424E">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4C424E" w:rsidRDefault="004C424E">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EndPr/>
      <w:sdtContent>
        <w:r w:rsidR="000048DB">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64CB4" w14:textId="55CBB63B" w:rsidR="004C424E" w:rsidRDefault="004C424E">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4C424E" w:rsidRDefault="004C424E"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4C424E" w:rsidRDefault="004C424E"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6"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8"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20"/>
  </w:num>
  <w:num w:numId="4">
    <w:abstractNumId w:val="25"/>
  </w:num>
  <w:num w:numId="5">
    <w:abstractNumId w:val="3"/>
  </w:num>
  <w:num w:numId="6">
    <w:abstractNumId w:val="6"/>
  </w:num>
  <w:num w:numId="7">
    <w:abstractNumId w:val="45"/>
  </w:num>
  <w:num w:numId="8">
    <w:abstractNumId w:val="38"/>
  </w:num>
  <w:num w:numId="9">
    <w:abstractNumId w:val="8"/>
  </w:num>
  <w:num w:numId="10">
    <w:abstractNumId w:val="4"/>
  </w:num>
  <w:num w:numId="11">
    <w:abstractNumId w:val="37"/>
  </w:num>
  <w:num w:numId="12">
    <w:abstractNumId w:val="22"/>
  </w:num>
  <w:num w:numId="13">
    <w:abstractNumId w:val="43"/>
  </w:num>
  <w:num w:numId="14">
    <w:abstractNumId w:val="44"/>
  </w:num>
  <w:num w:numId="15">
    <w:abstractNumId w:val="1"/>
  </w:num>
  <w:num w:numId="16">
    <w:abstractNumId w:val="13"/>
  </w:num>
  <w:num w:numId="17">
    <w:abstractNumId w:val="48"/>
  </w:num>
  <w:num w:numId="18">
    <w:abstractNumId w:val="31"/>
  </w:num>
  <w:num w:numId="19">
    <w:abstractNumId w:val="12"/>
  </w:num>
  <w:num w:numId="20">
    <w:abstractNumId w:val="19"/>
  </w:num>
  <w:num w:numId="21">
    <w:abstractNumId w:val="35"/>
  </w:num>
  <w:num w:numId="22">
    <w:abstractNumId w:val="50"/>
  </w:num>
  <w:num w:numId="23">
    <w:abstractNumId w:val="32"/>
  </w:num>
  <w:num w:numId="24">
    <w:abstractNumId w:val="9"/>
  </w:num>
  <w:num w:numId="25">
    <w:abstractNumId w:val="36"/>
  </w:num>
  <w:num w:numId="26">
    <w:abstractNumId w:val="40"/>
  </w:num>
  <w:num w:numId="27">
    <w:abstractNumId w:val="41"/>
  </w:num>
  <w:num w:numId="28">
    <w:abstractNumId w:val="46"/>
  </w:num>
  <w:num w:numId="29">
    <w:abstractNumId w:val="10"/>
  </w:num>
  <w:num w:numId="30">
    <w:abstractNumId w:val="34"/>
  </w:num>
  <w:num w:numId="31">
    <w:abstractNumId w:val="49"/>
  </w:num>
  <w:num w:numId="32">
    <w:abstractNumId w:val="11"/>
  </w:num>
  <w:num w:numId="33">
    <w:abstractNumId w:val="5"/>
  </w:num>
  <w:num w:numId="34">
    <w:abstractNumId w:val="2"/>
  </w:num>
  <w:num w:numId="35">
    <w:abstractNumId w:val="17"/>
  </w:num>
  <w:num w:numId="36">
    <w:abstractNumId w:val="30"/>
  </w:num>
  <w:num w:numId="37">
    <w:abstractNumId w:val="42"/>
  </w:num>
  <w:num w:numId="38">
    <w:abstractNumId w:val="39"/>
  </w:num>
  <w:num w:numId="39">
    <w:abstractNumId w:val="18"/>
  </w:num>
  <w:num w:numId="40">
    <w:abstractNumId w:val="21"/>
  </w:num>
  <w:num w:numId="41">
    <w:abstractNumId w:val="29"/>
  </w:num>
  <w:num w:numId="42">
    <w:abstractNumId w:val="14"/>
  </w:num>
  <w:num w:numId="43">
    <w:abstractNumId w:val="47"/>
  </w:num>
  <w:num w:numId="44">
    <w:abstractNumId w:val="0"/>
  </w:num>
  <w:num w:numId="45">
    <w:abstractNumId w:val="26"/>
  </w:num>
  <w:num w:numId="46">
    <w:abstractNumId w:val="16"/>
  </w:num>
  <w:num w:numId="47">
    <w:abstractNumId w:val="28"/>
  </w:num>
  <w:num w:numId="48">
    <w:abstractNumId w:val="7"/>
  </w:num>
  <w:num w:numId="49">
    <w:abstractNumId w:val="23"/>
  </w:num>
  <w:num w:numId="50">
    <w:abstractNumId w:val="24"/>
  </w:num>
  <w:num w:numId="51">
    <w:abstractNumId w:val="51"/>
  </w:num>
  <w:num w:numId="52">
    <w:abstractNumId w:val="33"/>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savi, Hamid [USA]">
    <w15:presenceInfo w15:providerId="AD" w15:userId="S-1-5-21-1314303383-2379350573-4036118543-497801"/>
  </w15:person>
  <w15:person w15:author="Musavi, Hamid [USA] [2]">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trackRevisions/>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048DB"/>
    <w:rsid w:val="00024011"/>
    <w:rsid w:val="000412A9"/>
    <w:rsid w:val="000479B5"/>
    <w:rsid w:val="00053F27"/>
    <w:rsid w:val="000578FE"/>
    <w:rsid w:val="000669C2"/>
    <w:rsid w:val="0006752C"/>
    <w:rsid w:val="0007235D"/>
    <w:rsid w:val="0007578F"/>
    <w:rsid w:val="0008362E"/>
    <w:rsid w:val="00094FFD"/>
    <w:rsid w:val="00097A9C"/>
    <w:rsid w:val="000A1426"/>
    <w:rsid w:val="000A1A07"/>
    <w:rsid w:val="000A2B70"/>
    <w:rsid w:val="000A3293"/>
    <w:rsid w:val="000A3AE5"/>
    <w:rsid w:val="000A6C3D"/>
    <w:rsid w:val="000B15A1"/>
    <w:rsid w:val="000B1601"/>
    <w:rsid w:val="000B7E76"/>
    <w:rsid w:val="000C0445"/>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708B7"/>
    <w:rsid w:val="00184A66"/>
    <w:rsid w:val="00194DF6"/>
    <w:rsid w:val="00196A0A"/>
    <w:rsid w:val="001A3B89"/>
    <w:rsid w:val="001A737A"/>
    <w:rsid w:val="001B14F4"/>
    <w:rsid w:val="001C59DC"/>
    <w:rsid w:val="001D32CC"/>
    <w:rsid w:val="001D486A"/>
    <w:rsid w:val="001D5913"/>
    <w:rsid w:val="001D5BB2"/>
    <w:rsid w:val="001F1A9D"/>
    <w:rsid w:val="001F788C"/>
    <w:rsid w:val="001F79E4"/>
    <w:rsid w:val="002026AB"/>
    <w:rsid w:val="00213CF4"/>
    <w:rsid w:val="00233B82"/>
    <w:rsid w:val="0023747B"/>
    <w:rsid w:val="00242166"/>
    <w:rsid w:val="00244E15"/>
    <w:rsid w:val="00250379"/>
    <w:rsid w:val="002534D5"/>
    <w:rsid w:val="00256150"/>
    <w:rsid w:val="00262CBA"/>
    <w:rsid w:val="00271DD3"/>
    <w:rsid w:val="00273B65"/>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36015"/>
    <w:rsid w:val="003474DA"/>
    <w:rsid w:val="00347559"/>
    <w:rsid w:val="00354070"/>
    <w:rsid w:val="0035419F"/>
    <w:rsid w:val="003551B9"/>
    <w:rsid w:val="003607C6"/>
    <w:rsid w:val="0037742F"/>
    <w:rsid w:val="003819EC"/>
    <w:rsid w:val="00392D3A"/>
    <w:rsid w:val="00395660"/>
    <w:rsid w:val="003A3585"/>
    <w:rsid w:val="003A50FF"/>
    <w:rsid w:val="003B0FB9"/>
    <w:rsid w:val="003B3637"/>
    <w:rsid w:val="003B3B6E"/>
    <w:rsid w:val="003B7AD4"/>
    <w:rsid w:val="003C3E28"/>
    <w:rsid w:val="003D1AA9"/>
    <w:rsid w:val="003D364D"/>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1B08"/>
    <w:rsid w:val="00482F68"/>
    <w:rsid w:val="00494632"/>
    <w:rsid w:val="004947C9"/>
    <w:rsid w:val="004B3B4E"/>
    <w:rsid w:val="004C0F68"/>
    <w:rsid w:val="004C424E"/>
    <w:rsid w:val="004C4D4C"/>
    <w:rsid w:val="004D0EB5"/>
    <w:rsid w:val="004D1092"/>
    <w:rsid w:val="004D4909"/>
    <w:rsid w:val="004E1AED"/>
    <w:rsid w:val="004E2E31"/>
    <w:rsid w:val="00503760"/>
    <w:rsid w:val="00506B9B"/>
    <w:rsid w:val="00507426"/>
    <w:rsid w:val="00512E88"/>
    <w:rsid w:val="00515E5D"/>
    <w:rsid w:val="00520060"/>
    <w:rsid w:val="00533512"/>
    <w:rsid w:val="00545323"/>
    <w:rsid w:val="00545450"/>
    <w:rsid w:val="00553903"/>
    <w:rsid w:val="00553AA4"/>
    <w:rsid w:val="00561AEB"/>
    <w:rsid w:val="00566557"/>
    <w:rsid w:val="005676A9"/>
    <w:rsid w:val="00567B12"/>
    <w:rsid w:val="00571EF4"/>
    <w:rsid w:val="00583352"/>
    <w:rsid w:val="00593420"/>
    <w:rsid w:val="005A3000"/>
    <w:rsid w:val="005B63D6"/>
    <w:rsid w:val="005B7F02"/>
    <w:rsid w:val="005C12A5"/>
    <w:rsid w:val="005C60A3"/>
    <w:rsid w:val="005D1916"/>
    <w:rsid w:val="005D4B91"/>
    <w:rsid w:val="005D79AB"/>
    <w:rsid w:val="005E478F"/>
    <w:rsid w:val="005F165F"/>
    <w:rsid w:val="005F5FB3"/>
    <w:rsid w:val="005F6FA6"/>
    <w:rsid w:val="005F7EB4"/>
    <w:rsid w:val="0060433B"/>
    <w:rsid w:val="00606135"/>
    <w:rsid w:val="00606DE3"/>
    <w:rsid w:val="006114D6"/>
    <w:rsid w:val="00612ABF"/>
    <w:rsid w:val="00614BE5"/>
    <w:rsid w:val="00623372"/>
    <w:rsid w:val="00626A3D"/>
    <w:rsid w:val="00633023"/>
    <w:rsid w:val="00641BB0"/>
    <w:rsid w:val="006425C0"/>
    <w:rsid w:val="006444D9"/>
    <w:rsid w:val="00666F71"/>
    <w:rsid w:val="00667010"/>
    <w:rsid w:val="00670169"/>
    <w:rsid w:val="00671FAC"/>
    <w:rsid w:val="00672CFB"/>
    <w:rsid w:val="0067487F"/>
    <w:rsid w:val="006754A3"/>
    <w:rsid w:val="006820F5"/>
    <w:rsid w:val="0068352B"/>
    <w:rsid w:val="006916B6"/>
    <w:rsid w:val="00697042"/>
    <w:rsid w:val="006A231C"/>
    <w:rsid w:val="006A2C46"/>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B44EC"/>
    <w:rsid w:val="007D64B6"/>
    <w:rsid w:val="007E3CC7"/>
    <w:rsid w:val="007E5085"/>
    <w:rsid w:val="007E7FCE"/>
    <w:rsid w:val="00813084"/>
    <w:rsid w:val="00822CD3"/>
    <w:rsid w:val="00823070"/>
    <w:rsid w:val="008242BB"/>
    <w:rsid w:val="00832C11"/>
    <w:rsid w:val="00834B4D"/>
    <w:rsid w:val="00836EF5"/>
    <w:rsid w:val="008400F0"/>
    <w:rsid w:val="00842F80"/>
    <w:rsid w:val="00844E0B"/>
    <w:rsid w:val="008461B4"/>
    <w:rsid w:val="00860A25"/>
    <w:rsid w:val="00867624"/>
    <w:rsid w:val="0087489C"/>
    <w:rsid w:val="00874976"/>
    <w:rsid w:val="0088060F"/>
    <w:rsid w:val="00885A2A"/>
    <w:rsid w:val="00886A51"/>
    <w:rsid w:val="00886E1A"/>
    <w:rsid w:val="00893F6B"/>
    <w:rsid w:val="0089666D"/>
    <w:rsid w:val="008A1707"/>
    <w:rsid w:val="008A2877"/>
    <w:rsid w:val="008A4FC6"/>
    <w:rsid w:val="008A7EB4"/>
    <w:rsid w:val="008B218F"/>
    <w:rsid w:val="008C47C6"/>
    <w:rsid w:val="008D1F2E"/>
    <w:rsid w:val="008E2CCA"/>
    <w:rsid w:val="008E354B"/>
    <w:rsid w:val="008E57CC"/>
    <w:rsid w:val="008F46C9"/>
    <w:rsid w:val="008F6EBA"/>
    <w:rsid w:val="008F720B"/>
    <w:rsid w:val="00927F39"/>
    <w:rsid w:val="00927FC8"/>
    <w:rsid w:val="00933194"/>
    <w:rsid w:val="00937E68"/>
    <w:rsid w:val="009442FE"/>
    <w:rsid w:val="0094706F"/>
    <w:rsid w:val="009507C7"/>
    <w:rsid w:val="00951EFA"/>
    <w:rsid w:val="009522E0"/>
    <w:rsid w:val="009554AF"/>
    <w:rsid w:val="00956340"/>
    <w:rsid w:val="009607B5"/>
    <w:rsid w:val="00964C18"/>
    <w:rsid w:val="00966FB5"/>
    <w:rsid w:val="0096785B"/>
    <w:rsid w:val="00984AB8"/>
    <w:rsid w:val="009A3255"/>
    <w:rsid w:val="009B30FC"/>
    <w:rsid w:val="009B7A1C"/>
    <w:rsid w:val="009C14E6"/>
    <w:rsid w:val="009C4661"/>
    <w:rsid w:val="009E0136"/>
    <w:rsid w:val="009E24F7"/>
    <w:rsid w:val="009F2A0A"/>
    <w:rsid w:val="00A0626B"/>
    <w:rsid w:val="00A07598"/>
    <w:rsid w:val="00A07767"/>
    <w:rsid w:val="00A1310C"/>
    <w:rsid w:val="00A176FA"/>
    <w:rsid w:val="00A22EAF"/>
    <w:rsid w:val="00A30830"/>
    <w:rsid w:val="00A37097"/>
    <w:rsid w:val="00A40AD3"/>
    <w:rsid w:val="00A426D5"/>
    <w:rsid w:val="00A43D92"/>
    <w:rsid w:val="00A44618"/>
    <w:rsid w:val="00A524BA"/>
    <w:rsid w:val="00A529B3"/>
    <w:rsid w:val="00A55F58"/>
    <w:rsid w:val="00A56029"/>
    <w:rsid w:val="00A6029C"/>
    <w:rsid w:val="00A70C47"/>
    <w:rsid w:val="00A82113"/>
    <w:rsid w:val="00A83286"/>
    <w:rsid w:val="00A8506D"/>
    <w:rsid w:val="00A85CF3"/>
    <w:rsid w:val="00A91E21"/>
    <w:rsid w:val="00A956BC"/>
    <w:rsid w:val="00AA0A4C"/>
    <w:rsid w:val="00AA0B8F"/>
    <w:rsid w:val="00AA1C8C"/>
    <w:rsid w:val="00AA69A9"/>
    <w:rsid w:val="00AA7602"/>
    <w:rsid w:val="00AC54BB"/>
    <w:rsid w:val="00AC6A7C"/>
    <w:rsid w:val="00AD06BA"/>
    <w:rsid w:val="00AD618D"/>
    <w:rsid w:val="00AE1835"/>
    <w:rsid w:val="00AE6F0A"/>
    <w:rsid w:val="00AE7286"/>
    <w:rsid w:val="00AF03FB"/>
    <w:rsid w:val="00AF27F0"/>
    <w:rsid w:val="00AF5907"/>
    <w:rsid w:val="00B05D2B"/>
    <w:rsid w:val="00B155CA"/>
    <w:rsid w:val="00B23148"/>
    <w:rsid w:val="00B23540"/>
    <w:rsid w:val="00B26002"/>
    <w:rsid w:val="00B26DE3"/>
    <w:rsid w:val="00B31175"/>
    <w:rsid w:val="00B32D46"/>
    <w:rsid w:val="00B40E89"/>
    <w:rsid w:val="00B473AE"/>
    <w:rsid w:val="00B4777A"/>
    <w:rsid w:val="00B54D4D"/>
    <w:rsid w:val="00B63D68"/>
    <w:rsid w:val="00B76EF8"/>
    <w:rsid w:val="00B80382"/>
    <w:rsid w:val="00B87076"/>
    <w:rsid w:val="00B900E1"/>
    <w:rsid w:val="00B90300"/>
    <w:rsid w:val="00BA3CFB"/>
    <w:rsid w:val="00BB283D"/>
    <w:rsid w:val="00BB46E4"/>
    <w:rsid w:val="00BC38F2"/>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D21"/>
    <w:rsid w:val="00C43CA5"/>
    <w:rsid w:val="00C44578"/>
    <w:rsid w:val="00C448DC"/>
    <w:rsid w:val="00C50529"/>
    <w:rsid w:val="00C51F43"/>
    <w:rsid w:val="00C644FE"/>
    <w:rsid w:val="00C664F8"/>
    <w:rsid w:val="00C74348"/>
    <w:rsid w:val="00C77532"/>
    <w:rsid w:val="00C81EC7"/>
    <w:rsid w:val="00C845F2"/>
    <w:rsid w:val="00C90428"/>
    <w:rsid w:val="00C910EC"/>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3D57"/>
    <w:rsid w:val="00DF6FA4"/>
    <w:rsid w:val="00E11286"/>
    <w:rsid w:val="00E145C0"/>
    <w:rsid w:val="00E274B6"/>
    <w:rsid w:val="00E315AB"/>
    <w:rsid w:val="00E34DCE"/>
    <w:rsid w:val="00E42F1E"/>
    <w:rsid w:val="00E433C5"/>
    <w:rsid w:val="00E45AA5"/>
    <w:rsid w:val="00E53E91"/>
    <w:rsid w:val="00E567F2"/>
    <w:rsid w:val="00E56B0C"/>
    <w:rsid w:val="00E576B4"/>
    <w:rsid w:val="00E6110E"/>
    <w:rsid w:val="00E616D3"/>
    <w:rsid w:val="00E707B9"/>
    <w:rsid w:val="00E77EC6"/>
    <w:rsid w:val="00E811E3"/>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D1D87"/>
    <w:rsid w:val="00EE12D0"/>
    <w:rsid w:val="00F01B77"/>
    <w:rsid w:val="00F14C2B"/>
    <w:rsid w:val="00F175E9"/>
    <w:rsid w:val="00F42024"/>
    <w:rsid w:val="00F44C7C"/>
    <w:rsid w:val="00F46095"/>
    <w:rsid w:val="00F50759"/>
    <w:rsid w:val="00F55FBC"/>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C4661"/>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hyperlink" Target="https://www.confluent.io/blog/a-comprehensive-open-source-rest-proxy-for-kafka/" TargetMode="External"/><Relationship Id="rId50"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tools.ietf.org/html/rfc6455"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github.com/usdot-jpo-ode/jpo-ode/blob/develop/docs/ODESwagger.ya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s://github.com/usdot-jpo-ode/jpo-ode/blob/develop/docs/ODESwagger.ya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openxmlformats.org/officeDocument/2006/relationships/hyperlink" Target="https://github.com/b/kafka-websocket/blob/master/pom.xml"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5152949B-B98F-4752-9B1B-ABFC93A69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2100</TotalTime>
  <Pages>63</Pages>
  <Words>9594</Words>
  <Characters>54688</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64154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Musavi, Hamid [USA]</cp:lastModifiedBy>
  <cp:revision>19</cp:revision>
  <cp:lastPrinted>2017-01-18T03:07:00Z</cp:lastPrinted>
  <dcterms:created xsi:type="dcterms:W3CDTF">2017-05-01T18:24:00Z</dcterms:created>
  <dcterms:modified xsi:type="dcterms:W3CDTF">2017-05-05T16:11:00Z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