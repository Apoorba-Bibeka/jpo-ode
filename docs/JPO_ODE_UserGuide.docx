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lang w:eastAsia="zh-CN"/>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lang w:eastAsia="zh-CN"/>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1B62AD9"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3933FA">
        <w:rPr>
          <w:b/>
          <w:noProof/>
          <w:color w:val="0070C0"/>
        </w:rPr>
        <w:t>June 6,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zh-CN"/>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933FA" w:rsidRDefault="003933FA" w:rsidP="00314B85">
                            <w:pPr>
                              <w:pStyle w:val="BAHOfficeAddressBAH"/>
                              <w:rPr>
                                <w:b/>
                                <w:bCs/>
                              </w:rPr>
                            </w:pPr>
                            <w:r>
                              <w:rPr>
                                <w:b/>
                                <w:bCs/>
                              </w:rPr>
                              <w:t>Booz Allen Hamilton</w:t>
                            </w:r>
                          </w:p>
                          <w:p w14:paraId="5FB437CA" w14:textId="77777777" w:rsidR="003933FA" w:rsidRDefault="003933FA" w:rsidP="00314B85">
                            <w:pPr>
                              <w:pStyle w:val="BAHOfficeAddressBAH"/>
                            </w:pPr>
                            <w:r>
                              <w:t>8283 Greensboro Drive</w:t>
                            </w:r>
                          </w:p>
                          <w:p w14:paraId="1FCD3473" w14:textId="77777777" w:rsidR="003933FA" w:rsidRDefault="003933FA" w:rsidP="00314B85">
                            <w:pPr>
                              <w:pStyle w:val="BAHOfficeAddressBAH"/>
                            </w:pPr>
                            <w:r>
                              <w:t>McLean, VA 22102-3838</w:t>
                            </w:r>
                          </w:p>
                          <w:p w14:paraId="1E61E11E" w14:textId="77777777" w:rsidR="003933FA" w:rsidRDefault="003933FA" w:rsidP="00314B85">
                            <w:pPr>
                              <w:pStyle w:val="BAHOfficeAddressBAH"/>
                            </w:pPr>
                            <w:r>
                              <w:t>Tel 703-902-5000</w:t>
                            </w:r>
                          </w:p>
                          <w:p w14:paraId="2C05FE5D" w14:textId="77777777" w:rsidR="003933FA" w:rsidRDefault="003933FA" w:rsidP="00314B85">
                            <w:pPr>
                              <w:pStyle w:val="BAHOfficeAddressLastBAH"/>
                            </w:pPr>
                            <w:r>
                              <w:t>Fax 703-902-3333</w:t>
                            </w:r>
                          </w:p>
                          <w:p w14:paraId="7CFBEDAE" w14:textId="77777777" w:rsidR="003933FA" w:rsidRDefault="003933FA"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3933FA" w:rsidRDefault="003933FA" w:rsidP="00314B85">
                      <w:pPr>
                        <w:pStyle w:val="BAHOfficeAddressBAH"/>
                        <w:rPr>
                          <w:b/>
                          <w:bCs/>
                        </w:rPr>
                      </w:pPr>
                      <w:r>
                        <w:rPr>
                          <w:b/>
                          <w:bCs/>
                        </w:rPr>
                        <w:t>Booz Allen Hamilton</w:t>
                      </w:r>
                    </w:p>
                    <w:p w14:paraId="5FB437CA" w14:textId="77777777" w:rsidR="003933FA" w:rsidRDefault="003933FA" w:rsidP="00314B85">
                      <w:pPr>
                        <w:pStyle w:val="BAHOfficeAddressBAH"/>
                      </w:pPr>
                      <w:r>
                        <w:t>8283 Greensboro Drive</w:t>
                      </w:r>
                    </w:p>
                    <w:p w14:paraId="1FCD3473" w14:textId="77777777" w:rsidR="003933FA" w:rsidRDefault="003933FA" w:rsidP="00314B85">
                      <w:pPr>
                        <w:pStyle w:val="BAHOfficeAddressBAH"/>
                      </w:pPr>
                      <w:r>
                        <w:t>McLean, VA 22102-3838</w:t>
                      </w:r>
                    </w:p>
                    <w:p w14:paraId="1E61E11E" w14:textId="77777777" w:rsidR="003933FA" w:rsidRDefault="003933FA" w:rsidP="00314B85">
                      <w:pPr>
                        <w:pStyle w:val="BAHOfficeAddressBAH"/>
                      </w:pPr>
                      <w:r>
                        <w:t>Tel 703-902-5000</w:t>
                      </w:r>
                    </w:p>
                    <w:p w14:paraId="2C05FE5D" w14:textId="77777777" w:rsidR="003933FA" w:rsidRDefault="003933FA" w:rsidP="00314B85">
                      <w:pPr>
                        <w:pStyle w:val="BAHOfficeAddressLastBAH"/>
                      </w:pPr>
                      <w:r>
                        <w:t>Fax 703-902-3333</w:t>
                      </w:r>
                    </w:p>
                    <w:p w14:paraId="7CFBEDAE" w14:textId="77777777" w:rsidR="003933FA" w:rsidRDefault="003933FA"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3933FA">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3933FA">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3933FA">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3933FA">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3933FA">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3933FA">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3933FA">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3933FA">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3933FA">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3933FA">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3933FA">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3933FA">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3933FA">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3933FA">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3933FA">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3933FA">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3933FA">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3933FA">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3933FA">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3933FA">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3933FA">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3933FA">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3933FA">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3933FA">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3933FA">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3933FA">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3933FA">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3933FA">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3933FA">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3933FA">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3933FA">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3933FA">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3933FA">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3933FA">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7E104C7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839081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ins w:id="2" w:author="Musavi, Hamid [USA]" w:date="2017-05-25T16:21:00Z"/>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ins w:id="3" w:author="Musavi, Hamid [USA]" w:date="2017-05-25T16:21:00Z"/>
                <w:sz w:val="20"/>
                <w:szCs w:val="20"/>
              </w:rPr>
            </w:pPr>
            <w:ins w:id="4" w:author="Musavi, Hamid [USA]" w:date="2017-05-25T16:21:00Z">
              <w:r>
                <w:rPr>
                  <w:sz w:val="20"/>
                  <w:szCs w:val="20"/>
                </w:rPr>
                <w:t>0.</w:t>
              </w:r>
            </w:ins>
            <w:ins w:id="5" w:author="Musavi, Hamid [USA]" w:date="2017-05-30T11:38:00Z">
              <w:r w:rsidR="00C802D1">
                <w:rPr>
                  <w:sz w:val="20"/>
                  <w:szCs w:val="20"/>
                </w:rPr>
                <w:t>7</w:t>
              </w:r>
            </w:ins>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ins w:id="6" w:author="Musavi, Hamid [USA]" w:date="2017-05-25T16:21:00Z"/>
                <w:sz w:val="20"/>
                <w:szCs w:val="20"/>
              </w:rPr>
            </w:pPr>
            <w:r>
              <w:rPr>
                <w:sz w:val="20"/>
                <w:szCs w:val="20"/>
              </w:rPr>
              <w:t>ODE Team</w:t>
            </w:r>
            <w:ins w:id="7" w:author="Musavi, Hamid [USA]" w:date="2017-05-25T16:21:00Z">
              <w:r w:rsidR="00FB7FD7" w:rsidRPr="00443E64">
                <w:rPr>
                  <w:sz w:val="20"/>
                  <w:szCs w:val="20"/>
                </w:rPr>
                <w:t xml:space="preserve"> </w:t>
              </w:r>
            </w:ins>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ins w:id="8" w:author="Musavi, Hamid [USA]" w:date="2017-05-25T16:21:00Z"/>
                <w:sz w:val="20"/>
                <w:szCs w:val="20"/>
              </w:rPr>
            </w:pPr>
            <w:ins w:id="9" w:author="Musavi, Hamid [USA]" w:date="2017-05-25T16:21:00Z">
              <w:r>
                <w:rPr>
                  <w:sz w:val="20"/>
                  <w:szCs w:val="20"/>
                </w:rPr>
                <w:t>5/</w:t>
              </w:r>
            </w:ins>
            <w:r w:rsidR="00514A2A">
              <w:rPr>
                <w:sz w:val="20"/>
                <w:szCs w:val="20"/>
              </w:rPr>
              <w:t>30</w:t>
            </w:r>
            <w:ins w:id="10" w:author="Musavi, Hamid [USA]" w:date="2017-05-25T16:21:00Z">
              <w:r>
                <w:rPr>
                  <w:sz w:val="20"/>
                  <w:szCs w:val="20"/>
                </w:rPr>
                <w:t>/2017</w:t>
              </w:r>
            </w:ins>
          </w:p>
        </w:tc>
        <w:tc>
          <w:tcPr>
            <w:tcW w:w="4841" w:type="dxa"/>
          </w:tcPr>
          <w:p w14:paraId="07B33B99" w14:textId="1D8BE4D8"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ins w:id="11" w:author="Musavi, Hamid [USA]" w:date="2017-05-25T16:21:00Z"/>
                <w:sz w:val="20"/>
                <w:szCs w:val="20"/>
              </w:rPr>
            </w:pPr>
            <w:ins w:id="12" w:author="Musavi, Hamid [USA]" w:date="2017-05-25T16:21:00Z">
              <w:r>
                <w:rPr>
                  <w:sz w:val="20"/>
                  <w:szCs w:val="20"/>
                </w:rPr>
                <w:t xml:space="preserve">Added </w:t>
              </w:r>
            </w:ins>
            <w:r w:rsidR="00514A2A">
              <w:rPr>
                <w:sz w:val="20"/>
                <w:szCs w:val="20"/>
              </w:rPr>
              <w:t xml:space="preserve">VSD </w:t>
            </w:r>
            <w:ins w:id="13" w:author="Musavi, Hamid [USA]" w:date="2017-05-25T16:21:00Z">
              <w:r>
                <w:rPr>
                  <w:sz w:val="20"/>
                  <w:szCs w:val="20"/>
                </w:rPr>
                <w:t>documentation</w:t>
              </w:r>
            </w:ins>
          </w:p>
        </w:tc>
      </w:tr>
    </w:tbl>
    <w:p w14:paraId="57772AE4" w14:textId="2215594F" w:rsidR="00314B85" w:rsidRDefault="00FB7FD7" w:rsidP="00314B85">
      <w:pPr>
        <w:rPr>
          <w:rFonts w:eastAsia="Calibri"/>
        </w:rPr>
      </w:pPr>
      <w:ins w:id="14" w:author="Musavi, Hamid [USA]" w:date="2017-05-25T16:21:00Z">
        <w:r>
          <w:t xml:space="preserve"> </w:t>
        </w:r>
      </w:ins>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5" w:name="_Toc464836202"/>
      <w:bookmarkStart w:id="16" w:name="_Toc483908130"/>
      <w:r w:rsidRPr="00314B85">
        <w:t>Introduction</w:t>
      </w:r>
      <w:bookmarkEnd w:id="15"/>
      <w:bookmarkEnd w:id="16"/>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7" w:name="_Toc483908131"/>
      <w:r>
        <w:t xml:space="preserve">Project </w:t>
      </w:r>
      <w:r w:rsidR="00F65242">
        <w:t>Overview</w:t>
      </w:r>
      <w:bookmarkEnd w:id="17"/>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8" w:name="_Toc483908132"/>
      <w:r>
        <w:t xml:space="preserve">System </w:t>
      </w:r>
      <w:r w:rsidR="00D83260">
        <w:t>Overview</w:t>
      </w:r>
      <w:bookmarkEnd w:id="18"/>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3933FA" w:rsidP="00B473AE">
      <w:pPr>
        <w:keepNext/>
        <w:jc w:val="center"/>
      </w:pPr>
      <w:r>
        <w:pict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267pt">
            <v:imagedata r:id="rId20" o:title=""/>
          </v:shape>
        </w:pict>
      </w:r>
    </w:p>
    <w:p w14:paraId="767F147D" w14:textId="762851B2" w:rsidR="00453261" w:rsidRDefault="00453261" w:rsidP="00B473AE">
      <w:pPr>
        <w:pStyle w:val="Caption"/>
        <w:jc w:val="center"/>
      </w:pPr>
      <w:bookmarkStart w:id="19" w:name="_Ref470259075"/>
      <w:bookmarkStart w:id="20" w:name="_Ref470259081"/>
      <w:r>
        <w:t xml:space="preserve">Figure </w:t>
      </w:r>
      <w:fldSimple w:instr=" SEQ Figure \* ARABIC ">
        <w:r w:rsidR="00244E15">
          <w:rPr>
            <w:noProof/>
          </w:rPr>
          <w:t>1</w:t>
        </w:r>
      </w:fldSimple>
      <w:bookmarkEnd w:id="19"/>
      <w:r>
        <w:t xml:space="preserve"> - ODE System Data Producers and Consumers</w:t>
      </w:r>
      <w:bookmarkEnd w:id="20"/>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21" w:name="_Toc462052213"/>
      <w:bookmarkStart w:id="22" w:name="_Toc483908133"/>
      <w:r w:rsidRPr="00116242">
        <w:t>Audience</w:t>
      </w:r>
      <w:bookmarkEnd w:id="21"/>
      <w:bookmarkEnd w:id="22"/>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3" w:name="_Toc462052214"/>
      <w:bookmarkStart w:id="24" w:name="_Toc483908134"/>
      <w:r w:rsidRPr="00116242">
        <w:lastRenderedPageBreak/>
        <w:t>Glossary</w:t>
      </w:r>
      <w:bookmarkEnd w:id="23"/>
      <w:bookmarkEnd w:id="24"/>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5" w:name="_Toc462052215"/>
      <w:bookmarkStart w:id="26" w:name="_Toc483908135"/>
      <w:r>
        <w:t xml:space="preserve">ODE </w:t>
      </w:r>
      <w:r w:rsidRPr="008F6528">
        <w:t>DEVELOPMENT ENVIRONMENT</w:t>
      </w:r>
      <w:bookmarkEnd w:id="25"/>
      <w:bookmarkEnd w:id="26"/>
    </w:p>
    <w:p w14:paraId="667C5AFA" w14:textId="52EF58AC" w:rsidR="00C26C45" w:rsidRPr="006222B8" w:rsidRDefault="00C26C45" w:rsidP="00C26C45">
      <w:pPr>
        <w:pStyle w:val="Heading2"/>
      </w:pPr>
      <w:bookmarkStart w:id="27" w:name="_Toc462052216"/>
      <w:bookmarkStart w:id="28" w:name="_Toc483908136"/>
      <w:r>
        <w:t>J</w:t>
      </w:r>
      <w:r w:rsidRPr="002F7470">
        <w:t>ava Development Tools</w:t>
      </w:r>
      <w:bookmarkEnd w:id="27"/>
      <w:bookmarkEnd w:id="28"/>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9" w:name="_Toc462052217"/>
      <w:bookmarkStart w:id="30" w:name="_Toc483908137"/>
      <w:r w:rsidRPr="00176E93">
        <w:t>Java</w:t>
      </w:r>
      <w:bookmarkEnd w:id="29"/>
      <w:bookmarkEnd w:id="30"/>
    </w:p>
    <w:p w14:paraId="6875E589" w14:textId="77777777" w:rsidR="00C26C45" w:rsidRDefault="00C26C45" w:rsidP="00C26C45">
      <w:r>
        <w:t>Install Java Development Kit (JDK) 1.8</w:t>
      </w:r>
    </w:p>
    <w:p w14:paraId="0DF3A6FE" w14:textId="77777777" w:rsidR="00C26C45" w:rsidRDefault="003933FA"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31" w:name="_Toc462052218"/>
      <w:bookmarkStart w:id="32" w:name="_Toc483908138"/>
      <w:r w:rsidRPr="00176E93">
        <w:t>Eclipse IDE</w:t>
      </w:r>
      <w:bookmarkEnd w:id="31"/>
      <w:bookmarkEnd w:id="32"/>
    </w:p>
    <w:p w14:paraId="3684579F" w14:textId="77777777" w:rsidR="00C26C45" w:rsidRDefault="00C26C45" w:rsidP="00C26C45">
      <w:r>
        <w:t xml:space="preserve">Download and install Eclipse. </w:t>
      </w:r>
    </w:p>
    <w:p w14:paraId="0E222FCE" w14:textId="77777777" w:rsidR="00C26C45" w:rsidRDefault="003933FA"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3" w:name="_Toc462052219"/>
      <w:bookmarkStart w:id="34" w:name="_Toc483908139"/>
      <w:r>
        <w:t>M</w:t>
      </w:r>
      <w:r w:rsidRPr="00176E93">
        <w:t>aven</w:t>
      </w:r>
      <w:bookmarkEnd w:id="33"/>
      <w:bookmarkEnd w:id="34"/>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5" w:name="_Toc462052236"/>
      <w:bookmarkStart w:id="36" w:name="_Toc483908140"/>
      <w:r>
        <w:t>Git</w:t>
      </w:r>
      <w:r w:rsidR="00C26C45" w:rsidRPr="00D76B4F">
        <w:t xml:space="preserve"> Version Control</w:t>
      </w:r>
      <w:bookmarkEnd w:id="35"/>
      <w:bookmarkEnd w:id="36"/>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37" w:name="_Toc462052238"/>
      <w:bookmarkStart w:id="38" w:name="_Toc483908141"/>
      <w:r w:rsidRPr="003213A4">
        <w:t>Build</w:t>
      </w:r>
      <w:r w:rsidR="00ED0E13">
        <w:t>ing</w:t>
      </w:r>
      <w:r w:rsidRPr="003213A4">
        <w:t xml:space="preserve"> </w:t>
      </w:r>
      <w:bookmarkEnd w:id="37"/>
      <w:r w:rsidR="00C110E9">
        <w:t xml:space="preserve">ODE </w:t>
      </w:r>
      <w:r w:rsidR="00ED0E13">
        <w:t>Software Artifacts</w:t>
      </w:r>
      <w:bookmarkEnd w:id="38"/>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26"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27"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9" w:name="_Toc483908142"/>
      <w:r>
        <w:t xml:space="preserve">Open-Source </w:t>
      </w:r>
      <w:r w:rsidR="007038D0">
        <w:t>Repository</w:t>
      </w:r>
      <w:bookmarkEnd w:id="39"/>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40" w:name="_Toc483908143"/>
      <w:r>
        <w:t>Pr</w:t>
      </w:r>
      <w:r w:rsidR="00284505">
        <w:t>ivate Repository</w:t>
      </w:r>
      <w:bookmarkEnd w:id="40"/>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8"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41" w:name="_Toc462052239"/>
      <w:bookmarkStart w:id="42" w:name="_Ref471486364"/>
      <w:bookmarkStart w:id="43" w:name="_Ref471486373"/>
      <w:bookmarkStart w:id="44" w:name="_Toc462052247"/>
      <w:r>
        <w:t xml:space="preserve">ASN.1 </w:t>
      </w:r>
      <w:r w:rsidRPr="003213A4">
        <w:t>Java API</w:t>
      </w:r>
      <w:bookmarkEnd w:id="41"/>
      <w:bookmarkEnd w:id="42"/>
      <w:bookmarkEnd w:id="43"/>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29"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45" w:name="_Toc462052243"/>
      <w:r w:rsidRPr="00211532">
        <w:t>Build</w:t>
      </w:r>
      <w:r w:rsidR="00671FAC">
        <w:t xml:space="preserve"> and Deploy</w:t>
      </w:r>
      <w:r w:rsidRPr="00211532">
        <w:t xml:space="preserve"> Procedure</w:t>
      </w:r>
      <w:bookmarkEnd w:id="45"/>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46" w:name="_Toc462052259"/>
      <w:bookmarkStart w:id="47" w:name="_Toc483908144"/>
      <w:bookmarkEnd w:id="44"/>
      <w:r>
        <w:t xml:space="preserve">ODE </w:t>
      </w:r>
      <w:bookmarkEnd w:id="46"/>
      <w:r>
        <w:t>Application Properties</w:t>
      </w:r>
      <w:bookmarkEnd w:id="47"/>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48" w:name="_Ref483487699"/>
      <w:r>
        <w:t xml:space="preserve">Table </w:t>
      </w:r>
      <w:fldSimple w:instr=" SEQ Table \* ARABIC ">
        <w:r>
          <w:rPr>
            <w:noProof/>
          </w:rPr>
          <w:t>1</w:t>
        </w:r>
      </w:fldSimple>
      <w:r>
        <w:t xml:space="preserve"> - ODE Application Properties</w:t>
      </w:r>
      <w:bookmarkEnd w:id="48"/>
    </w:p>
    <w:tbl>
      <w:tblPr>
        <w:tblStyle w:val="GridTable4-Accent11"/>
        <w:tblW w:w="13045" w:type="dxa"/>
        <w:tblLayout w:type="fixed"/>
        <w:tblLook w:val="04A0" w:firstRow="1" w:lastRow="0" w:firstColumn="1" w:lastColumn="0" w:noHBand="0" w:noVBand="1"/>
      </w:tblPr>
      <w:tblGrid>
        <w:gridCol w:w="3665"/>
        <w:gridCol w:w="3440"/>
        <w:gridCol w:w="1170"/>
        <w:gridCol w:w="4770"/>
      </w:tblGrid>
      <w:tr w:rsidR="00D6784D" w14:paraId="7516CDAA" w14:textId="77777777" w:rsidTr="0060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344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60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r w:rsidRPr="00780835">
              <w:rPr>
                <w:b w:val="0"/>
              </w:rPr>
              <w:t>ode.kafkaBrokers</w:t>
            </w:r>
          </w:p>
        </w:tc>
        <w:tc>
          <w:tcPr>
            <w:tcW w:w="3440"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170"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6044F1">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r w:rsidRPr="00780835">
              <w:rPr>
                <w:b w:val="0"/>
              </w:rPr>
              <w:t>ode.uploadLocation</w:t>
            </w:r>
            <w:r>
              <w:rPr>
                <w:b w:val="0"/>
              </w:rPr>
              <w:t>Root</w:t>
            </w:r>
          </w:p>
        </w:tc>
        <w:tc>
          <w:tcPr>
            <w:tcW w:w="3440"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170"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r w:rsidRPr="00780835">
              <w:rPr>
                <w:b w:val="0"/>
              </w:rPr>
              <w:t>ode.uploadLocation</w:t>
            </w:r>
            <w:r>
              <w:rPr>
                <w:b w:val="0"/>
              </w:rPr>
              <w:t>Bsm</w:t>
            </w:r>
          </w:p>
        </w:tc>
        <w:tc>
          <w:tcPr>
            <w:tcW w:w="3440"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p>
        </w:tc>
        <w:tc>
          <w:tcPr>
            <w:tcW w:w="1170"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r w:rsidRPr="00780835">
              <w:rPr>
                <w:b w:val="0"/>
              </w:rPr>
              <w:t>ode.uploadLocation</w:t>
            </w:r>
            <w:r>
              <w:rPr>
                <w:b w:val="0"/>
              </w:rPr>
              <w:t>MessageFrame</w:t>
            </w:r>
          </w:p>
        </w:tc>
        <w:tc>
          <w:tcPr>
            <w:tcW w:w="3440"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170"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r w:rsidRPr="003D5949">
              <w:rPr>
                <w:b w:val="0"/>
              </w:rPr>
              <w:t>pluginsLocations</w:t>
            </w:r>
          </w:p>
        </w:tc>
        <w:tc>
          <w:tcPr>
            <w:tcW w:w="3440"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170"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3440"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70"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How Kafka producers write to topics: valid values are async and sync for asynchronous writes and synchronous writes, respectively.</w:t>
            </w:r>
          </w:p>
        </w:tc>
      </w:tr>
      <w:tr w:rsidR="00D6784D" w:rsidRPr="00B900E1" w14:paraId="525CE710"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t>ode.</w:t>
            </w:r>
            <w:r>
              <w:t xml:space="preserve"> </w:t>
            </w:r>
            <w:r w:rsidRPr="003551B9">
              <w:rPr>
                <w:b w:val="0"/>
              </w:rPr>
              <w:t>kafkaProducerType</w:t>
            </w:r>
          </w:p>
        </w:tc>
        <w:tc>
          <w:tcPr>
            <w:tcW w:w="3440"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170"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r w:rsidRPr="003551B9">
              <w:rPr>
                <w:b w:val="0"/>
              </w:rPr>
              <w:t>ddsCasUsername</w:t>
            </w:r>
          </w:p>
        </w:tc>
        <w:tc>
          <w:tcPr>
            <w:tcW w:w="3440"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170"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4770"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r w:rsidRPr="003551B9">
              <w:rPr>
                <w:b w:val="0"/>
              </w:rPr>
              <w:t>ddsCasPassword</w:t>
            </w:r>
          </w:p>
        </w:tc>
        <w:tc>
          <w:tcPr>
            <w:tcW w:w="3440"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170"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r w:rsidRPr="003551B9">
              <w:rPr>
                <w:b w:val="0"/>
              </w:rPr>
              <w:t>ddsCasUrl</w:t>
            </w:r>
          </w:p>
        </w:tc>
        <w:tc>
          <w:tcPr>
            <w:tcW w:w="3440"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70"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r w:rsidRPr="003551B9">
              <w:rPr>
                <w:b w:val="0"/>
              </w:rPr>
              <w:t>ddsWebsocketUrl</w:t>
            </w:r>
          </w:p>
        </w:tc>
        <w:tc>
          <w:tcPr>
            <w:tcW w:w="3440"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70"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6044F1" w:rsidRPr="00B900E1" w14:paraId="0E2D3A9E" w14:textId="77777777" w:rsidTr="002253B4">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7CB18D5" w14:textId="77777777" w:rsidR="006044F1" w:rsidRDefault="006044F1" w:rsidP="002253B4">
            <w:r>
              <w:rPr>
                <w:b w:val="0"/>
              </w:rPr>
              <w:t>o</w:t>
            </w:r>
            <w:r w:rsidRPr="0007578F">
              <w:rPr>
                <w:b w:val="0"/>
              </w:rPr>
              <w:t>de. kafkaTopicBsmSerializedP</w:t>
            </w:r>
            <w:r>
              <w:rPr>
                <w:b w:val="0"/>
              </w:rPr>
              <w:t>ojo</w:t>
            </w:r>
          </w:p>
        </w:tc>
        <w:tc>
          <w:tcPr>
            <w:tcW w:w="3440" w:type="dxa"/>
          </w:tcPr>
          <w:p w14:paraId="05847042" w14:textId="77777777" w:rsidR="006044F1" w:rsidRPr="003551B9" w:rsidRDefault="006044F1" w:rsidP="002253B4">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170" w:type="dxa"/>
          </w:tcPr>
          <w:p w14:paraId="44D35564"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A7FA6C1" w14:textId="0317EAD9" w:rsidR="006044F1" w:rsidRDefault="006044F1" w:rsidP="002253B4">
            <w:pPr>
              <w:cnfStyle w:val="000000000000" w:firstRow="0" w:lastRow="0" w:firstColumn="0" w:lastColumn="0" w:oddVBand="0" w:evenVBand="0" w:oddHBand="0" w:evenHBand="0" w:firstRowFirstColumn="0" w:firstRowLastColumn="0" w:lastRowFirstColumn="0" w:lastRowLastColumn="0"/>
            </w:pPr>
            <w:r>
              <w:t>Name of the Kafka topic containing serialized POJOs</w:t>
            </w:r>
            <w:r w:rsidR="00095BD6">
              <w:t xml:space="preserve"> of</w:t>
            </w:r>
            <w:r>
              <w:t xml:space="preserve"> J2735 BSM data</w:t>
            </w:r>
          </w:p>
        </w:tc>
      </w:tr>
      <w:tr w:rsidR="00095BD6" w:rsidRPr="00B900E1" w14:paraId="4A1FEDB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4C7F307" w14:textId="77777777" w:rsidR="00095BD6" w:rsidRDefault="00095BD6" w:rsidP="006044F1">
            <w:r>
              <w:rPr>
                <w:b w:val="0"/>
              </w:rPr>
              <w:t xml:space="preserve">ode. </w:t>
            </w:r>
            <w:r w:rsidRPr="006044F1">
              <w:rPr>
                <w:b w:val="0"/>
              </w:rPr>
              <w:t>kafkaTopicBsmRawJson</w:t>
            </w:r>
          </w:p>
        </w:tc>
        <w:tc>
          <w:tcPr>
            <w:tcW w:w="3440" w:type="dxa"/>
          </w:tcPr>
          <w:p w14:paraId="65C338EB" w14:textId="77777777" w:rsidR="00095BD6" w:rsidRPr="003551B9" w:rsidRDefault="00095BD6" w:rsidP="006044F1">
            <w:pPr>
              <w:cnfStyle w:val="000000100000" w:firstRow="0" w:lastRow="0" w:firstColumn="0" w:lastColumn="0" w:oddVBand="0" w:evenVBand="0" w:oddHBand="1" w:evenHBand="0" w:firstRowFirstColumn="0" w:firstRowLastColumn="0" w:lastRowFirstColumn="0" w:lastRowLastColumn="0"/>
            </w:pPr>
            <w:r w:rsidRPr="006044F1">
              <w:t>j2735BsmRawJson</w:t>
            </w:r>
          </w:p>
        </w:tc>
        <w:tc>
          <w:tcPr>
            <w:tcW w:w="1170" w:type="dxa"/>
          </w:tcPr>
          <w:p w14:paraId="0D6B865C" w14:textId="77777777" w:rsidR="00095BD6" w:rsidRDefault="00095BD6" w:rsidP="006044F1">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10E3BFB" w14:textId="14BDAEF6" w:rsidR="00095BD6" w:rsidRDefault="00095BD6" w:rsidP="006044F1">
            <w:pPr>
              <w:cnfStyle w:val="000000100000" w:firstRow="0" w:lastRow="0" w:firstColumn="0" w:lastColumn="0" w:oddVBand="0" w:evenVBand="0" w:oddHBand="1" w:evenHBand="0" w:firstRowFirstColumn="0" w:firstRowLastColumn="0" w:lastRowFirstColumn="0" w:lastRowLastColumn="0"/>
            </w:pPr>
            <w:r>
              <w:t>Name of the Kafka topic containing raw J2735 BSM data in JSON format</w:t>
            </w:r>
          </w:p>
        </w:tc>
      </w:tr>
      <w:tr w:rsidR="00095BD6" w:rsidRPr="00B900E1" w14:paraId="764AEAA8"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5F058AE" w14:textId="77777777" w:rsidR="00095BD6" w:rsidRDefault="00095BD6" w:rsidP="002253B4">
            <w:r>
              <w:rPr>
                <w:b w:val="0"/>
              </w:rPr>
              <w:t xml:space="preserve">ode. </w:t>
            </w:r>
            <w:r w:rsidRPr="006044F1">
              <w:rPr>
                <w:b w:val="0"/>
              </w:rPr>
              <w:t>kafkaTopicBsmFilteredJson</w:t>
            </w:r>
          </w:p>
        </w:tc>
        <w:tc>
          <w:tcPr>
            <w:tcW w:w="3440" w:type="dxa"/>
          </w:tcPr>
          <w:p w14:paraId="3086F011" w14:textId="77777777" w:rsidR="00095BD6" w:rsidRPr="00472DAD" w:rsidRDefault="00095BD6" w:rsidP="002253B4">
            <w:pPr>
              <w:cnfStyle w:val="000000000000" w:firstRow="0" w:lastRow="0" w:firstColumn="0" w:lastColumn="0" w:oddVBand="0" w:evenVBand="0" w:oddHBand="0" w:evenHBand="0" w:firstRowFirstColumn="0" w:firstRowLastColumn="0" w:lastRowFirstColumn="0" w:lastRowLastColumn="0"/>
            </w:pPr>
            <w:r w:rsidRPr="006044F1">
              <w:t>j2735BsmFilteredJson</w:t>
            </w:r>
          </w:p>
        </w:tc>
        <w:tc>
          <w:tcPr>
            <w:tcW w:w="1170" w:type="dxa"/>
          </w:tcPr>
          <w:p w14:paraId="43B48262" w14:textId="77777777" w:rsidR="00095BD6" w:rsidRDefault="00095BD6"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EFACB01" w14:textId="628EF2F6" w:rsidR="00095BD6" w:rsidRDefault="00095BD6" w:rsidP="002253B4">
            <w:pPr>
              <w:cnfStyle w:val="000000000000" w:firstRow="0" w:lastRow="0" w:firstColumn="0" w:lastColumn="0" w:oddVBand="0" w:evenVBand="0" w:oddHBand="0" w:evenHBand="0" w:firstRowFirstColumn="0" w:firstRowLastColumn="0" w:lastRowFirstColumn="0" w:lastRowLastColumn="0"/>
            </w:pPr>
            <w:r>
              <w:t>Name of the Kafka topic containing sanitized J2735 BSM data in JSON format</w:t>
            </w:r>
          </w:p>
        </w:tc>
      </w:tr>
      <w:tr w:rsidR="006044F1" w:rsidRPr="00B900E1" w14:paraId="03F2CF1C"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084B62B" w14:textId="77777777" w:rsidR="006044F1" w:rsidRPr="006044F1" w:rsidRDefault="006044F1" w:rsidP="002253B4">
            <w:pPr>
              <w:rPr>
                <w:b w:val="0"/>
              </w:rPr>
            </w:pPr>
            <w:r w:rsidRPr="006044F1">
              <w:t>ode.sdcIp</w:t>
            </w:r>
          </w:p>
        </w:tc>
        <w:tc>
          <w:tcPr>
            <w:tcW w:w="3440" w:type="dxa"/>
          </w:tcPr>
          <w:p w14:paraId="4E4D5946"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rsidRPr="004579E4">
              <w:t>104.130.170.234</w:t>
            </w:r>
          </w:p>
        </w:tc>
        <w:tc>
          <w:tcPr>
            <w:tcW w:w="1170" w:type="dxa"/>
          </w:tcPr>
          <w:p w14:paraId="0866C17A"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9192023"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of SDC</w:t>
            </w:r>
          </w:p>
        </w:tc>
      </w:tr>
      <w:tr w:rsidR="006044F1" w:rsidRPr="00B900E1" w14:paraId="6359C34D"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5002A55" w14:textId="77777777" w:rsidR="006044F1" w:rsidRPr="006044F1" w:rsidRDefault="006044F1" w:rsidP="002253B4">
            <w:pPr>
              <w:rPr>
                <w:b w:val="0"/>
              </w:rPr>
            </w:pPr>
            <w:r w:rsidRPr="006044F1">
              <w:t>ode.sdcPort</w:t>
            </w:r>
          </w:p>
        </w:tc>
        <w:tc>
          <w:tcPr>
            <w:tcW w:w="3440" w:type="dxa"/>
          </w:tcPr>
          <w:p w14:paraId="4264CB75"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rsidRPr="004579E4">
              <w:t>46753</w:t>
            </w:r>
          </w:p>
        </w:tc>
        <w:tc>
          <w:tcPr>
            <w:tcW w:w="1170" w:type="dxa"/>
          </w:tcPr>
          <w:p w14:paraId="2FDE1368"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59B56B1"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Destination port of SDC</w:t>
            </w:r>
          </w:p>
        </w:tc>
      </w:tr>
      <w:tr w:rsidR="006044F1" w:rsidRPr="00B900E1" w14:paraId="14B0454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5A65CAF" w14:textId="77777777" w:rsidR="006044F1" w:rsidRPr="006044F1" w:rsidRDefault="006044F1" w:rsidP="002253B4">
            <w:pPr>
              <w:rPr>
                <w:b w:val="0"/>
              </w:rPr>
            </w:pPr>
            <w:r w:rsidRPr="006044F1">
              <w:lastRenderedPageBreak/>
              <w:t>ode.returnIp</w:t>
            </w:r>
          </w:p>
        </w:tc>
        <w:tc>
          <w:tcPr>
            <w:tcW w:w="3440" w:type="dxa"/>
          </w:tcPr>
          <w:p w14:paraId="5A3E54C7"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Not set</w:t>
            </w:r>
          </w:p>
        </w:tc>
        <w:tc>
          <w:tcPr>
            <w:tcW w:w="1170" w:type="dxa"/>
          </w:tcPr>
          <w:p w14:paraId="244740C5"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5C8C7D50"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where ServiceResponse should be sent</w:t>
            </w:r>
          </w:p>
        </w:tc>
      </w:tr>
      <w:tr w:rsidR="006044F1" w:rsidRPr="00B900E1" w14:paraId="6639931F"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5F4947" w14:textId="77777777" w:rsidR="006044F1" w:rsidRPr="006044F1" w:rsidRDefault="006044F1" w:rsidP="002253B4">
            <w:pPr>
              <w:rPr>
                <w:b w:val="0"/>
              </w:rPr>
            </w:pPr>
            <w:r w:rsidRPr="006044F1">
              <w:t>ode.forwarderPort</w:t>
            </w:r>
          </w:p>
        </w:tc>
        <w:tc>
          <w:tcPr>
            <w:tcW w:w="3440" w:type="dxa"/>
          </w:tcPr>
          <w:p w14:paraId="678B0C5F"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t>5555</w:t>
            </w:r>
          </w:p>
        </w:tc>
        <w:tc>
          <w:tcPr>
            <w:tcW w:w="1170" w:type="dxa"/>
          </w:tcPr>
          <w:p w14:paraId="5C6681B6"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638AFDDA"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Source port from which ServiceRequests are sent and service response are received from SDC and then forwarded to Blackbox</w:t>
            </w:r>
          </w:p>
        </w:tc>
      </w:tr>
      <w:tr w:rsidR="006044F1" w:rsidRPr="00B900E1" w14:paraId="3E31ADE5"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CE00ED" w14:textId="77777777" w:rsidR="006044F1" w:rsidRPr="006044F1" w:rsidRDefault="006044F1" w:rsidP="002253B4">
            <w:pPr>
              <w:rPr>
                <w:b w:val="0"/>
              </w:rPr>
            </w:pPr>
            <w:r w:rsidRPr="006044F1">
              <w:t>ode.vsdmSenderPort</w:t>
            </w:r>
          </w:p>
        </w:tc>
        <w:tc>
          <w:tcPr>
            <w:tcW w:w="3440" w:type="dxa"/>
          </w:tcPr>
          <w:p w14:paraId="7F0656D1"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6666</w:t>
            </w:r>
          </w:p>
        </w:tc>
        <w:tc>
          <w:tcPr>
            <w:tcW w:w="1170" w:type="dxa"/>
          </w:tcPr>
          <w:p w14:paraId="313D7E26"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1F1D32C7"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Source port from which VSD messages are sent</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9" w:name="_Toc483908145"/>
      <w:r>
        <w:t>ODE Log</w:t>
      </w:r>
      <w:r w:rsidR="00316B55">
        <w:t>ging</w:t>
      </w:r>
      <w:r>
        <w:t xml:space="preserve"> Properties</w:t>
      </w:r>
      <w:bookmarkEnd w:id="49"/>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50" w:name="_Toc462052285"/>
      <w:bookmarkStart w:id="51" w:name="_Toc483908146"/>
      <w:r>
        <w:t>ODE</w:t>
      </w:r>
      <w:r w:rsidR="00C26C45" w:rsidRPr="001E40C7">
        <w:t xml:space="preserve"> </w:t>
      </w:r>
      <w:r w:rsidR="00A529B3">
        <w:t>Features</w:t>
      </w:r>
      <w:bookmarkEnd w:id="50"/>
      <w:bookmarkEnd w:id="51"/>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52" w:name="_Toc483908147"/>
      <w:r>
        <w:t>Managing SNMP Devices</w:t>
      </w:r>
      <w:bookmarkEnd w:id="52"/>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3" w:name="_Toc483908148"/>
      <w:r>
        <w:t>Query Parameters</w:t>
      </w:r>
      <w:bookmarkEnd w:id="53"/>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4" w:name="_Toc483908149"/>
      <w:r>
        <w:lastRenderedPageBreak/>
        <w:t>API Details</w:t>
      </w:r>
      <w:bookmarkEnd w:id="54"/>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5" w:name="_Toc483908150"/>
      <w:r>
        <w:t>Web Based View</w:t>
      </w:r>
      <w:bookmarkEnd w:id="55"/>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6" w:name="_Toc483908151"/>
      <w:r>
        <w:t>Additional Features/ Discussion Points</w:t>
      </w:r>
      <w:bookmarkEnd w:id="56"/>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7" w:name="_Toc483908152"/>
      <w:r>
        <w:t>Logging Events</w:t>
      </w:r>
      <w:bookmarkEnd w:id="57"/>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58" w:name="_Toc483908153"/>
      <w:r>
        <w:t>Log Levels</w:t>
      </w:r>
      <w:bookmarkEnd w:id="58"/>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9" w:name="_Toc483908154"/>
      <w:r>
        <w:t>Logging setup</w:t>
      </w:r>
      <w:bookmarkEnd w:id="59"/>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60" w:name="_Toc483908155"/>
      <w:r>
        <w:t>Steps to turn on/off logging during application runtime.</w:t>
      </w:r>
      <w:bookmarkEnd w:id="60"/>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61" w:name="_Toc483908156"/>
      <w:r>
        <w:t>IEEE 1609.2 Compliance</w:t>
      </w:r>
      <w:bookmarkEnd w:id="61"/>
    </w:p>
    <w:p w14:paraId="39EDD772" w14:textId="77777777" w:rsidR="00A529B3" w:rsidRDefault="001A3B89" w:rsidP="00C26C45">
      <w:r>
        <w:t>TBD</w:t>
      </w:r>
    </w:p>
    <w:p w14:paraId="746F15F0" w14:textId="77777777" w:rsidR="001A3B89" w:rsidRDefault="001A3B89" w:rsidP="00CA4BB4">
      <w:pPr>
        <w:pStyle w:val="Heading2"/>
      </w:pPr>
      <w:bookmarkStart w:id="62" w:name="_Toc483908157"/>
      <w:r>
        <w:t>SCMS Certificate Management</w:t>
      </w:r>
      <w:bookmarkEnd w:id="62"/>
    </w:p>
    <w:p w14:paraId="64A99D1C" w14:textId="77777777" w:rsidR="001A3B89" w:rsidRDefault="001A3B89" w:rsidP="00CA4BB4">
      <w:r>
        <w:t>TBD</w:t>
      </w:r>
    </w:p>
    <w:p w14:paraId="59FD1E00" w14:textId="77777777" w:rsidR="001A3B89" w:rsidRDefault="001A3B89" w:rsidP="00CA4BB4">
      <w:pPr>
        <w:pStyle w:val="Heading2"/>
      </w:pPr>
      <w:bookmarkStart w:id="63" w:name="_Toc483908158"/>
      <w:r>
        <w:t>Inbound BSM Distribution</w:t>
      </w:r>
      <w:bookmarkEnd w:id="63"/>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030FF98F" w14:textId="69E9EED7" w:rsidR="00B63D68" w:rsidRDefault="00B63D68" w:rsidP="00B63D68">
      <w:pPr>
        <w:pStyle w:val="Heading2"/>
      </w:pPr>
      <w:bookmarkStart w:id="64" w:name="_Toc483908159"/>
      <w:r>
        <w:t>Probe D</w:t>
      </w:r>
      <w:r w:rsidR="00C90428">
        <w:t>ata</w:t>
      </w:r>
      <w:r>
        <w:t xml:space="preserve"> Management</w:t>
      </w:r>
      <w:bookmarkEnd w:id="64"/>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5" w:name="_Toc483908160"/>
      <w:r>
        <w:t>PDM Broadcast Request Quick Start Guide</w:t>
      </w:r>
      <w:bookmarkEnd w:id="65"/>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r>
      <w:r w:rsidRPr="00C12352">
        <w:rPr>
          <w:rFonts w:ascii="Courier New" w:hAnsi="Courier New" w:cs="Courier New"/>
          <w:sz w:val="20"/>
        </w:rPr>
        <w:lastRenderedPageBreak/>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66" w:name="_Toc483908161"/>
      <w:r>
        <w:t>Outbound TIM Broadcast</w:t>
      </w:r>
      <w:bookmarkEnd w:id="66"/>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67" w:name="_Toc483908162"/>
      <w:r>
        <w:t>Outbound TIM Setup</w:t>
      </w:r>
      <w:bookmarkEnd w:id="67"/>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68" w:name="_Toc483908163"/>
      <w:r>
        <w:lastRenderedPageBreak/>
        <w:t>TIM Broadcast Request Quick Start Guide</w:t>
      </w:r>
      <w:bookmarkEnd w:id="68"/>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69" w:name="_Toc483908164"/>
      <w:r>
        <w:t>Privacy Protection Module (PPM)</w:t>
      </w:r>
      <w:bookmarkEnd w:id="69"/>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4585F05F" w14:textId="77777777" w:rsidR="001A3B89" w:rsidRDefault="001A3B89" w:rsidP="00CA4BB4">
      <w:pPr>
        <w:pStyle w:val="Heading2"/>
      </w:pPr>
      <w:bookmarkStart w:id="70" w:name="_Toc483908165"/>
      <w:r>
        <w:t>Inbound TIM Distribution</w:t>
      </w:r>
      <w:bookmarkEnd w:id="70"/>
    </w:p>
    <w:p w14:paraId="3E634C7F" w14:textId="77777777" w:rsidR="001A3B89" w:rsidRDefault="001A3B89" w:rsidP="00CA4BB4">
      <w:r>
        <w:t>TBD</w:t>
      </w:r>
    </w:p>
    <w:p w14:paraId="027A71C4" w14:textId="77777777" w:rsidR="001A3B89" w:rsidRDefault="00B63D68" w:rsidP="00CA4BB4">
      <w:pPr>
        <w:pStyle w:val="Heading2"/>
      </w:pPr>
      <w:bookmarkStart w:id="71" w:name="_Toc483908166"/>
      <w:r>
        <w:lastRenderedPageBreak/>
        <w:t>Data validation</w:t>
      </w:r>
      <w:bookmarkEnd w:id="71"/>
    </w:p>
    <w:p w14:paraId="2E6B2693" w14:textId="77777777" w:rsidR="001A3B89" w:rsidRDefault="001A3B89" w:rsidP="00CA4BB4">
      <w:r>
        <w:t>TBD</w:t>
      </w:r>
    </w:p>
    <w:p w14:paraId="5FB39BFC" w14:textId="77777777" w:rsidR="001A3B89" w:rsidRDefault="00B63D68" w:rsidP="00CA4BB4">
      <w:pPr>
        <w:pStyle w:val="Heading2"/>
      </w:pPr>
      <w:bookmarkStart w:id="72" w:name="_Toc483908167"/>
      <w:r>
        <w:t>Data Sanitization</w:t>
      </w:r>
      <w:bookmarkEnd w:id="72"/>
    </w:p>
    <w:p w14:paraId="08740770" w14:textId="77777777" w:rsidR="00B63D68" w:rsidRPr="00B63D68" w:rsidRDefault="00B63D68" w:rsidP="00CA4BB4">
      <w:r>
        <w:t>TBD</w:t>
      </w:r>
    </w:p>
    <w:p w14:paraId="664E14F3" w14:textId="77777777" w:rsidR="001A3B89" w:rsidRPr="001A3B89" w:rsidRDefault="001A3B89" w:rsidP="001A3B89"/>
    <w:p w14:paraId="3D36584E" w14:textId="7DB174BC" w:rsidR="00783376" w:rsidRDefault="00783376" w:rsidP="00783376">
      <w:pPr>
        <w:pStyle w:val="Heading2"/>
        <w:rPr>
          <w:ins w:id="73" w:author="Musavi, Hamid [USA]" w:date="2017-05-25T15:32:00Z"/>
        </w:rPr>
      </w:pPr>
      <w:bookmarkStart w:id="74" w:name="_Toc483908168"/>
      <w:ins w:id="75" w:author="Musavi, Hamid [USA]" w:date="2017-05-25T15:32:00Z">
        <w:r>
          <w:t>VSD Deposit Service</w:t>
        </w:r>
        <w:bookmarkEnd w:id="74"/>
      </w:ins>
    </w:p>
    <w:p w14:paraId="68E6859F" w14:textId="77777777" w:rsidR="00783376" w:rsidRDefault="00783376" w:rsidP="00783376">
      <w:pPr>
        <w:rPr>
          <w:ins w:id="76" w:author="Musavi, Hamid [USA]" w:date="2017-05-25T15:32:00Z"/>
        </w:rPr>
      </w:pPr>
      <w:ins w:id="77" w:author="Musavi, Hamid [USA]" w:date="2017-05-25T15:32:00Z">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r>
          <w:fldChar w:fldCharType="begin"/>
        </w:r>
        <w:r>
          <w:instrText xml:space="preserve"> HYPERLINK "</w:instrText>
        </w:r>
        <w:r w:rsidRPr="00DB462B">
          <w:instrText>https://cvcs.samanage.com</w:instrText>
        </w:r>
        <w:r>
          <w:instrText xml:space="preserve">" </w:instrText>
        </w:r>
        <w:r>
          <w:fldChar w:fldCharType="separate"/>
        </w:r>
        <w:r w:rsidRPr="001E0C43">
          <w:rPr>
            <w:rStyle w:val="Hyperlink"/>
          </w:rPr>
          <w:t>https://cvcs.samanage.com</w:t>
        </w:r>
        <w:r>
          <w:fldChar w:fldCharType="end"/>
        </w:r>
        <w:r>
          <w:t xml:space="preserve"> and summarized below.</w:t>
        </w:r>
      </w:ins>
    </w:p>
    <w:p w14:paraId="6EA10411" w14:textId="77777777" w:rsidR="00783376" w:rsidRPr="00CA373C" w:rsidRDefault="00783376" w:rsidP="00783376">
      <w:pPr>
        <w:rPr>
          <w:ins w:id="78" w:author="Musavi, Hamid [USA]" w:date="2017-05-25T15:32:00Z"/>
          <w:b/>
        </w:rPr>
      </w:pPr>
      <w:ins w:id="79" w:author="Musavi, Hamid [USA]" w:date="2017-05-25T15:32:00Z">
        <w:r w:rsidRPr="00CA373C">
          <w:rPr>
            <w:b/>
          </w:rPr>
          <w:t>VSD Deposit Dialog</w:t>
        </w:r>
      </w:ins>
    </w:p>
    <w:p w14:paraId="3226022D" w14:textId="77777777" w:rsidR="00783376" w:rsidRDefault="00783376" w:rsidP="00783376">
      <w:pPr>
        <w:pStyle w:val="ListParagraph"/>
        <w:numPr>
          <w:ilvl w:val="1"/>
          <w:numId w:val="43"/>
        </w:numPr>
        <w:rPr>
          <w:ins w:id="80" w:author="Musavi, Hamid [USA]" w:date="2017-05-25T15:32:00Z"/>
        </w:rPr>
      </w:pPr>
      <w:ins w:id="81" w:author="Musavi, Hamid [USA]" w:date="2017-05-25T15:32:00Z">
        <w:r>
          <w:t>ODE ------ServiceRequest-----&gt; SDC</w:t>
        </w:r>
        <w:r>
          <w:tab/>
        </w:r>
        <w:r>
          <w:tab/>
          <w:t>// ODE sends service request to SDC</w:t>
        </w:r>
      </w:ins>
    </w:p>
    <w:p w14:paraId="772E57E1" w14:textId="77777777" w:rsidR="00783376" w:rsidRDefault="00783376" w:rsidP="00783376">
      <w:pPr>
        <w:pStyle w:val="ListParagraph"/>
        <w:numPr>
          <w:ilvl w:val="1"/>
          <w:numId w:val="43"/>
        </w:numPr>
        <w:rPr>
          <w:ins w:id="82" w:author="Musavi, Hamid [USA]" w:date="2017-05-25T15:32:00Z"/>
        </w:rPr>
      </w:pPr>
      <w:ins w:id="83" w:author="Musavi, Hamid [USA]" w:date="2017-05-25T15:32:00Z">
        <w:r>
          <w:t>ODE &lt;----ServiceResponse----- SDC</w:t>
        </w:r>
        <w:r>
          <w:tab/>
        </w:r>
        <w:r>
          <w:tab/>
          <w:t>// ODE receives service response from SDC</w:t>
        </w:r>
      </w:ins>
    </w:p>
    <w:p w14:paraId="47EE4348" w14:textId="77777777" w:rsidR="00783376" w:rsidRPr="00B63D68" w:rsidRDefault="00783376" w:rsidP="00783376">
      <w:pPr>
        <w:pStyle w:val="ListParagraph"/>
        <w:numPr>
          <w:ilvl w:val="1"/>
          <w:numId w:val="43"/>
        </w:numPr>
        <w:rPr>
          <w:ins w:id="84" w:author="Musavi, Hamid [USA]" w:date="2017-05-25T15:32:00Z"/>
        </w:rPr>
      </w:pPr>
      <w:ins w:id="85" w:author="Musavi, Hamid [USA]" w:date="2017-05-25T15:32:00Z">
        <w:r>
          <w:t>ODE --------VsdMessage-------&gt; SDC</w:t>
        </w:r>
        <w:r>
          <w:tab/>
        </w:r>
        <w:r>
          <w:tab/>
          <w:t>// ODE sends the actual VSD message to SDC</w:t>
        </w:r>
      </w:ins>
    </w:p>
    <w:p w14:paraId="1A97F467" w14:textId="77777777" w:rsidR="00783376" w:rsidRPr="009559DA" w:rsidRDefault="00783376" w:rsidP="00783376">
      <w:pPr>
        <w:rPr>
          <w:ins w:id="86" w:author="Musavi, Hamid [USA]" w:date="2017-05-25T15:32:00Z"/>
          <w:u w:val="single"/>
        </w:rPr>
      </w:pPr>
      <w:ins w:id="87" w:author="Musavi, Hamid [USA]" w:date="2017-05-25T15:32:00Z">
        <w:r w:rsidRPr="009559DA">
          <w:rPr>
            <w:u w:val="single"/>
          </w:rPr>
          <w:t>Requirements for sending VSD message to SDC over UDP</w:t>
        </w:r>
        <w:r>
          <w:rPr>
            <w:u w:val="single"/>
          </w:rPr>
          <w:t xml:space="preserve"> are the following:</w:t>
        </w:r>
      </w:ins>
    </w:p>
    <w:p w14:paraId="5287E5B0" w14:textId="77777777" w:rsidR="00783376" w:rsidRDefault="00783376" w:rsidP="00783376">
      <w:pPr>
        <w:pStyle w:val="ListParagraph"/>
        <w:numPr>
          <w:ilvl w:val="0"/>
          <w:numId w:val="52"/>
        </w:numPr>
        <w:rPr>
          <w:ins w:id="88" w:author="Musavi, Hamid [USA]" w:date="2017-05-25T15:32:00Z"/>
        </w:rPr>
      </w:pPr>
      <w:ins w:id="89" w:author="Musavi, Hamid [USA]" w:date="2017-05-25T15:32:00Z">
        <w:r>
          <w:t>IP address or Domain Name of the SDC server</w:t>
        </w:r>
      </w:ins>
    </w:p>
    <w:p w14:paraId="42837BB6" w14:textId="45662107" w:rsidR="00783376" w:rsidRDefault="00783376" w:rsidP="00783376">
      <w:pPr>
        <w:pStyle w:val="ListParagraph"/>
        <w:numPr>
          <w:ilvl w:val="0"/>
          <w:numId w:val="52"/>
        </w:numPr>
        <w:rPr>
          <w:ins w:id="90" w:author="Musavi, Hamid [USA]" w:date="2017-05-25T15:35:00Z"/>
        </w:rPr>
      </w:pPr>
      <w:ins w:id="91" w:author="Musavi, Hamid [USA]" w:date="2017-05-25T15:32:00Z">
        <w:r>
          <w:t>Port number of the SDC server</w:t>
        </w:r>
      </w:ins>
    </w:p>
    <w:p w14:paraId="279F1D0A" w14:textId="77777777" w:rsidR="003763F0" w:rsidRDefault="003763F0" w:rsidP="003763F0">
      <w:pPr>
        <w:pStyle w:val="Heading3"/>
        <w:rPr>
          <w:ins w:id="92" w:author="Musavi, Hamid [USA]" w:date="2017-05-25T15:44:00Z"/>
        </w:rPr>
      </w:pPr>
      <w:bookmarkStart w:id="93" w:name="_Toc483908169"/>
      <w:ins w:id="94" w:author="Musavi, Hamid [USA]" w:date="2017-05-25T15:44:00Z">
        <w:r>
          <w:t>VSD Deposit Service Messages and Alerts</w:t>
        </w:r>
        <w:bookmarkEnd w:id="93"/>
      </w:ins>
    </w:p>
    <w:p w14:paraId="1E29DB48" w14:textId="512DDC98" w:rsidR="003763F0" w:rsidRPr="002253B4" w:rsidRDefault="003763F0">
      <w:pPr>
        <w:rPr>
          <w:ins w:id="95" w:author="Musavi, Hamid [USA]" w:date="2017-05-25T15:44:00Z"/>
        </w:rPr>
        <w:pPrChange w:id="96" w:author="Musavi, Hamid [USA]" w:date="2017-05-25T15:36:00Z">
          <w:pPr>
            <w:pStyle w:val="Heading3"/>
          </w:pPr>
        </w:pPrChange>
      </w:pPr>
      <w:ins w:id="97" w:author="Musavi, Hamid [USA]" w:date="2017-05-25T15:44:00Z">
        <w:r>
          <w:fldChar w:fldCharType="begin"/>
        </w:r>
        <w:r>
          <w:instrText xml:space="preserve"> REF _Ref483489995 \h </w:instrText>
        </w:r>
      </w:ins>
      <w:ins w:id="98" w:author="Musavi, Hamid [USA]" w:date="2017-05-25T15:44:00Z">
        <w:r>
          <w:fldChar w:fldCharType="separate"/>
        </w:r>
        <w:r>
          <w:t xml:space="preserve">Table </w:t>
        </w:r>
      </w:ins>
      <w:r w:rsidR="00443882">
        <w:rPr>
          <w:noProof/>
        </w:rPr>
        <w:t>1</w:t>
      </w:r>
      <w:ins w:id="99" w:author="Musavi, Hamid [USA]" w:date="2017-05-25T15:44:00Z">
        <w:r>
          <w:fldChar w:fldCharType="end"/>
        </w:r>
        <w:r>
          <w:t xml:space="preserve"> provides a detailed list of the ODE Deposit Service messages and alerts. </w:t>
        </w:r>
      </w:ins>
    </w:p>
    <w:p w14:paraId="46CE1A0B" w14:textId="36BA8B40" w:rsidR="003763F0" w:rsidRDefault="003763F0" w:rsidP="003763F0">
      <w:pPr>
        <w:pStyle w:val="Caption"/>
        <w:keepNext/>
        <w:rPr>
          <w:ins w:id="100" w:author="Musavi, Hamid [USA]" w:date="2017-05-25T15:44:00Z"/>
        </w:rPr>
      </w:pPr>
      <w:bookmarkStart w:id="101" w:name="_Ref483489995"/>
      <w:ins w:id="102" w:author="Musavi, Hamid [USA]" w:date="2017-05-25T15:44:00Z">
        <w:r>
          <w:t xml:space="preserve">Table </w:t>
        </w:r>
      </w:ins>
      <w:bookmarkEnd w:id="101"/>
      <w:r w:rsidR="00443882">
        <w:t>1</w:t>
      </w:r>
      <w:ins w:id="103" w:author="Musavi, Hamid [USA]" w:date="2017-05-25T15:44:00Z">
        <w:r>
          <w:t xml:space="preserve"> </w:t>
        </w:r>
      </w:ins>
      <w:r w:rsidR="002B624D">
        <w:t>–</w:t>
      </w:r>
      <w:ins w:id="104" w:author="Musavi, Hamid [USA]" w:date="2017-05-25T15:44:00Z">
        <w:r>
          <w:t xml:space="preserve"> </w:t>
        </w:r>
      </w:ins>
      <w:r w:rsidR="002B624D">
        <w:t>VSD Deposit Service</w:t>
      </w:r>
      <w:ins w:id="105"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ins w:id="106"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pPr>
              <w:rPr>
                <w:ins w:id="107" w:author="Musavi, Hamid [USA]" w:date="2017-05-25T15:44:00Z"/>
              </w:rPr>
            </w:pPr>
            <w:ins w:id="108" w:author="Musavi, Hamid [USA]" w:date="2017-05-25T15:44:00Z">
              <w:r>
                <w:t>Message or Alert</w:t>
              </w:r>
            </w:ins>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09" w:author="Musavi, Hamid [USA]" w:date="2017-05-25T15:44:00Z"/>
              </w:rPr>
            </w:pPr>
            <w:ins w:id="110" w:author="Musavi, Hamid [USA]" w:date="2017-05-25T15:44:00Z">
              <w:r>
                <w:t>Communication Method</w:t>
              </w:r>
            </w:ins>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1" w:author="Musavi, Hamid [USA]" w:date="2017-05-25T15:44:00Z"/>
              </w:rPr>
            </w:pPr>
            <w:ins w:id="112" w:author="Musavi, Hamid [USA]" w:date="2017-05-25T15:44:00Z">
              <w:r>
                <w:t>Description</w:t>
              </w:r>
            </w:ins>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3" w:author="Musavi, Hamid [USA]" w:date="2017-05-25T15:44:00Z"/>
              </w:rPr>
            </w:pPr>
            <w:ins w:id="114" w:author="Musavi, Hamid [USA]" w:date="2017-05-25T15:44:00Z">
              <w:r>
                <w:t>Criteria</w:t>
              </w:r>
            </w:ins>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ins w:id="115"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lastRenderedPageBreak/>
              <w:t>"Error creating VSD depositor socket with port {}"</w:t>
            </w:r>
          </w:p>
          <w:p w14:paraId="37E256B8" w14:textId="3998654C" w:rsidR="003763F0" w:rsidRPr="0060553C" w:rsidRDefault="00BC5D3B" w:rsidP="0060553C">
            <w:pPr>
              <w:pStyle w:val="ListParagraph"/>
              <w:numPr>
                <w:ilvl w:val="0"/>
                <w:numId w:val="54"/>
              </w:numPr>
              <w:rPr>
                <w:ins w:id="116" w:author="Musavi, Hamid [USA]" w:date="2017-05-25T15:44:00Z"/>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rPr>
                <w:ins w:id="117" w:author="Musavi, Hamid [USA]" w:date="2017-05-25T15:44:00Z"/>
              </w:rPr>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rPr>
                <w:ins w:id="118" w:author="Musavi, Hamid [USA]" w:date="2017-05-25T15:44:00Z"/>
              </w:rPr>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rPr>
                <w:ins w:id="119" w:author="Musavi, Hamid [USA]" w:date="2017-05-25T15:44:00Z"/>
              </w:rPr>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rPr>
          <w:ins w:id="120"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ins w:id="121" w:author="Musavi, Hamid [USA]" w:date="2017-05-25T15:44:00Z"/>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rPr>
                <w:ins w:id="122" w:author="Musavi, Hamid [USA]" w:date="2017-05-25T15:44:00Z"/>
              </w:rPr>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rPr>
                <w:ins w:id="123" w:author="Musavi, Hamid [USA]" w:date="2017-05-25T15:44:00Z"/>
              </w:rPr>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rPr>
                <w:ins w:id="124" w:author="Musavi, Hamid [USA]" w:date="2017-05-25T15:44:00Z"/>
              </w:rPr>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ins w:id="125"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pPr>
              <w:rPr>
                <w:ins w:id="126" w:author="Musavi, Hamid [USA]" w:date="2017-05-25T15:44:00Z"/>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rPr>
                <w:ins w:id="127" w:author="Musavi, Hamid [USA]" w:date="2017-05-25T15:44:00Z"/>
              </w:rPr>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rPr>
                <w:ins w:id="128" w:author="Musavi, Hamid [USA]" w:date="2017-05-25T15:44:00Z"/>
              </w:rPr>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rPr>
                <w:ins w:id="129" w:author="Musavi, Hamid [USA]" w:date="2017-05-25T15:44:00Z"/>
              </w:rPr>
            </w:pPr>
            <w:r>
              <w:t>If ODE fails to encode the modified service request properly, this message is logged in the application log file.</w:t>
            </w:r>
          </w:p>
        </w:tc>
      </w:tr>
      <w:tr w:rsidR="003763F0" w14:paraId="4A5438EE" w14:textId="77777777" w:rsidTr="00443E64">
        <w:trPr>
          <w:ins w:id="130"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Error Receiving VSD Deposit ServiceResponse</w:t>
            </w:r>
          </w:p>
          <w:p w14:paraId="0D1A2D13" w14:textId="6668982B" w:rsidR="003763F0" w:rsidRPr="002834B9" w:rsidRDefault="002834B9" w:rsidP="002834B9">
            <w:pPr>
              <w:pStyle w:val="ListParagraph"/>
              <w:numPr>
                <w:ilvl w:val="0"/>
                <w:numId w:val="58"/>
              </w:numPr>
              <w:rPr>
                <w:ins w:id="131" w:author="Musavi, Hamid [USA]" w:date="2017-05-25T15:44:00Z"/>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rPr>
                <w:ins w:id="132" w:author="Musavi, Hamid [USA]" w:date="2017-05-25T15:44:00Z"/>
              </w:rPr>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rPr>
                <w:ins w:id="133" w:author="Musavi, Hamid [USA]" w:date="2017-05-25T15:44:00Z"/>
              </w:rPr>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rPr>
                <w:ins w:id="134" w:author="Musavi, Hamid [USA]" w:date="2017-05-25T15:44:00Z"/>
              </w:rPr>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pPr>
        <w:rPr>
          <w:ins w:id="135" w:author="Musavi, Hamid [USA]" w:date="2017-05-25T15:44:00Z"/>
        </w:rPr>
        <w:pPrChange w:id="136" w:author="Musavi, Hamid [USA]" w:date="2017-05-25T15:35:00Z">
          <w:pPr>
            <w:pStyle w:val="ListParagraph"/>
            <w:numPr>
              <w:numId w:val="52"/>
            </w:numPr>
            <w:ind w:hanging="360"/>
          </w:pPr>
        </w:pPrChange>
      </w:pPr>
    </w:p>
    <w:p w14:paraId="492DC8BD" w14:textId="420B3C69" w:rsidR="00783376" w:rsidRDefault="00783376" w:rsidP="00783376">
      <w:pPr>
        <w:pStyle w:val="Heading2"/>
        <w:rPr>
          <w:ins w:id="137" w:author="Musavi, Hamid [USA]" w:date="2017-05-25T15:32:00Z"/>
        </w:rPr>
      </w:pPr>
      <w:bookmarkStart w:id="138" w:name="_Toc483908170"/>
      <w:ins w:id="139" w:author="Musavi, Hamid [USA]" w:date="2017-05-25T15:32:00Z">
        <w:r>
          <w:lastRenderedPageBreak/>
          <w:t>VSD Receiver Service</w:t>
        </w:r>
        <w:bookmarkEnd w:id="138"/>
      </w:ins>
    </w:p>
    <w:p w14:paraId="7C7AC968" w14:textId="77777777" w:rsidR="00783376" w:rsidRDefault="00783376" w:rsidP="00783376">
      <w:pPr>
        <w:rPr>
          <w:ins w:id="140" w:author="Musavi, Hamid [USA]" w:date="2017-05-25T15:32:00Z"/>
        </w:rPr>
      </w:pPr>
      <w:ins w:id="141" w:author="Musavi, Hamid [USA]" w:date="2017-05-25T15:32:00Z">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ins>
    </w:p>
    <w:p w14:paraId="0D8D9751" w14:textId="77777777" w:rsidR="00783376" w:rsidRDefault="00783376" w:rsidP="00783376">
      <w:pPr>
        <w:jc w:val="both"/>
        <w:rPr>
          <w:ins w:id="142" w:author="Musavi, Hamid [USA]" w:date="2017-05-25T15:32:00Z"/>
        </w:rPr>
      </w:pPr>
      <w:ins w:id="143" w:author="Musavi, Hamid [USA]" w:date="2017-05-25T15:32:00Z">
        <w:r>
          <w:t xml:space="preserve">Configuration options (set in application.properties) can be found in </w:t>
        </w:r>
        <w:r>
          <w:fldChar w:fldCharType="begin"/>
        </w:r>
        <w:r>
          <w:instrText xml:space="preserve"> REF _Ref483487699 \h </w:instrText>
        </w:r>
      </w:ins>
      <w:ins w:id="144" w:author="Musavi, Hamid [USA]" w:date="2017-05-25T15:32:00Z">
        <w:r>
          <w:fldChar w:fldCharType="separate"/>
        </w:r>
        <w:r>
          <w:t xml:space="preserve">Table </w:t>
        </w:r>
        <w:r>
          <w:rPr>
            <w:noProof/>
          </w:rPr>
          <w:t>1</w:t>
        </w:r>
        <w:r>
          <w:t xml:space="preserve"> - ODE Application Properties</w:t>
        </w:r>
        <w:r>
          <w:fldChar w:fldCharType="end"/>
        </w:r>
        <w:r>
          <w:t>.</w:t>
        </w:r>
      </w:ins>
    </w:p>
    <w:p w14:paraId="0BF2ADB6" w14:textId="77777777" w:rsidR="00783376" w:rsidRDefault="00783376" w:rsidP="00783376">
      <w:pPr>
        <w:jc w:val="both"/>
        <w:rPr>
          <w:ins w:id="145" w:author="Musavi, Hamid [USA]" w:date="2017-05-25T15:32:00Z"/>
        </w:rPr>
      </w:pPr>
    </w:p>
    <w:p w14:paraId="77FEC3D4" w14:textId="271EAC68" w:rsidR="00783376" w:rsidRDefault="00783376" w:rsidP="00783376">
      <w:pPr>
        <w:keepNext/>
        <w:jc w:val="center"/>
        <w:rPr>
          <w:ins w:id="146" w:author="Musavi, Hamid [USA]" w:date="2017-05-25T15:32:00Z"/>
        </w:rPr>
      </w:pPr>
      <w:ins w:id="147" w:author="Musavi, Hamid [USA]" w:date="2017-05-25T15:32:00Z">
        <w:r>
          <w:rPr>
            <w:noProof/>
            <w:lang w:eastAsia="zh-CN"/>
          </w:rPr>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5">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ins>
    </w:p>
    <w:p w14:paraId="03AB9C5F" w14:textId="77777777" w:rsidR="00783376" w:rsidRDefault="00783376" w:rsidP="00783376">
      <w:pPr>
        <w:pStyle w:val="Caption"/>
        <w:jc w:val="center"/>
        <w:rPr>
          <w:ins w:id="148" w:author="Musavi, Hamid [USA]" w:date="2017-05-25T15:32:00Z"/>
        </w:rPr>
      </w:pPr>
      <w:bookmarkStart w:id="149" w:name="_Ref483487917"/>
      <w:ins w:id="150" w:author="Musavi, Hamid [USA]" w:date="2017-05-25T15:32:00Z">
        <w:r>
          <w:t xml:space="preserve">Figure </w:t>
        </w:r>
        <w:r>
          <w:fldChar w:fldCharType="begin"/>
        </w:r>
        <w:r>
          <w:instrText xml:space="preserve"> SEQ Figure \* ARABIC </w:instrText>
        </w:r>
        <w:r>
          <w:fldChar w:fldCharType="separate"/>
        </w:r>
        <w:r>
          <w:rPr>
            <w:noProof/>
          </w:rPr>
          <w:t>2</w:t>
        </w:r>
        <w:r>
          <w:fldChar w:fldCharType="end"/>
        </w:r>
        <w:bookmarkEnd w:id="149"/>
        <w:r>
          <w:t xml:space="preserve"> - VSD</w:t>
        </w:r>
        <w:r w:rsidRPr="004E462A">
          <w:t xml:space="preserve"> Dialog Flow Diagram</w:t>
        </w:r>
      </w:ins>
    </w:p>
    <w:p w14:paraId="699AA1D4" w14:textId="77777777" w:rsidR="00783376" w:rsidRDefault="00783376" w:rsidP="00783376">
      <w:pPr>
        <w:rPr>
          <w:ins w:id="151" w:author="Musavi, Hamid [USA]" w:date="2017-05-25T15:32:00Z"/>
        </w:rPr>
      </w:pPr>
    </w:p>
    <w:p w14:paraId="6C3F407E" w14:textId="77777777" w:rsidR="00783376" w:rsidRDefault="00783376" w:rsidP="00783376">
      <w:pPr>
        <w:spacing w:line="240" w:lineRule="auto"/>
        <w:contextualSpacing/>
        <w:jc w:val="both"/>
        <w:rPr>
          <w:ins w:id="152" w:author="Musavi, Hamid [USA]" w:date="2017-05-25T15:32:00Z"/>
        </w:rPr>
      </w:pPr>
      <w:ins w:id="153" w:author="Musavi, Hamid [USA]" w:date="2017-05-25T15:32:00Z">
        <w:r>
          <w:t xml:space="preserve">Notes for </w:t>
        </w:r>
        <w:r>
          <w:fldChar w:fldCharType="begin"/>
        </w:r>
        <w:r>
          <w:instrText xml:space="preserve"> REF _Ref483487917 \h </w:instrText>
        </w:r>
      </w:ins>
      <w:ins w:id="154" w:author="Musavi, Hamid [USA]" w:date="2017-05-25T15:32:00Z">
        <w:r>
          <w:fldChar w:fldCharType="separate"/>
        </w:r>
        <w:r>
          <w:t xml:space="preserve">Figure </w:t>
        </w:r>
        <w:r>
          <w:rPr>
            <w:noProof/>
          </w:rPr>
          <w:t>2</w:t>
        </w:r>
        <w:r>
          <w:fldChar w:fldCharType="end"/>
        </w:r>
        <w:r>
          <w:t>:</w:t>
        </w:r>
      </w:ins>
    </w:p>
    <w:p w14:paraId="519A12FD" w14:textId="77777777" w:rsidR="00783376" w:rsidRDefault="00783376" w:rsidP="00783376">
      <w:pPr>
        <w:pStyle w:val="ListParagraph"/>
        <w:numPr>
          <w:ilvl w:val="0"/>
          <w:numId w:val="53"/>
        </w:numPr>
        <w:spacing w:line="240" w:lineRule="auto"/>
        <w:jc w:val="both"/>
        <w:rPr>
          <w:ins w:id="155" w:author="Musavi, Hamid [USA]" w:date="2017-05-25T15:32:00Z"/>
        </w:rPr>
      </w:pPr>
      <w:ins w:id="156" w:author="Musavi, Hamid [USA]" w:date="2017-05-25T15:32:00Z">
        <w:r>
          <w:t>Random Ports: These ports could have a range of values.</w:t>
        </w:r>
      </w:ins>
    </w:p>
    <w:p w14:paraId="1ED75F6F" w14:textId="77777777" w:rsidR="00783376" w:rsidRDefault="00783376" w:rsidP="00783376">
      <w:pPr>
        <w:pStyle w:val="ListParagraph"/>
        <w:numPr>
          <w:ilvl w:val="0"/>
          <w:numId w:val="53"/>
        </w:numPr>
        <w:spacing w:line="240" w:lineRule="auto"/>
        <w:jc w:val="both"/>
        <w:rPr>
          <w:ins w:id="157" w:author="Musavi, Hamid [USA]" w:date="2017-05-25T15:32:00Z"/>
        </w:rPr>
      </w:pPr>
      <w:ins w:id="158" w:author="Musavi, Hamid [USA]" w:date="2017-05-25T15:32:00Z">
        <w:r>
          <w:lastRenderedPageBreak/>
          <w:t>Port A: Can be configured in application.properties</w:t>
        </w:r>
      </w:ins>
    </w:p>
    <w:p w14:paraId="4774F1E7" w14:textId="77777777" w:rsidR="00783376" w:rsidRDefault="00783376" w:rsidP="00783376">
      <w:pPr>
        <w:pStyle w:val="ListParagraph"/>
        <w:numPr>
          <w:ilvl w:val="0"/>
          <w:numId w:val="53"/>
        </w:numPr>
        <w:spacing w:line="240" w:lineRule="auto"/>
        <w:jc w:val="both"/>
        <w:rPr>
          <w:ins w:id="159" w:author="Musavi, Hamid [USA]" w:date="2017-05-25T15:32:00Z"/>
        </w:rPr>
      </w:pPr>
      <w:ins w:id="160" w:author="Musavi, Hamid [USA]" w:date="2017-05-25T15:32:00Z">
        <w:r>
          <w:t>Port B: Can be configured in application.properties</w:t>
        </w:r>
      </w:ins>
    </w:p>
    <w:p w14:paraId="6C70F6D1" w14:textId="77777777" w:rsidR="00783376" w:rsidRDefault="00783376" w:rsidP="00783376">
      <w:pPr>
        <w:pStyle w:val="ListParagraph"/>
        <w:numPr>
          <w:ilvl w:val="0"/>
          <w:numId w:val="53"/>
        </w:numPr>
        <w:spacing w:line="240" w:lineRule="auto"/>
        <w:jc w:val="both"/>
        <w:rPr>
          <w:ins w:id="161" w:author="Musavi, Hamid [USA]" w:date="2017-05-25T15:32:00Z"/>
        </w:rPr>
      </w:pPr>
      <w:ins w:id="162" w:author="Musavi, Hamid [USA]" w:date="2017-05-25T15:32:00Z">
        <w:r>
          <w:t>Service Request 1: Original request whose destination field contains Port D</w:t>
        </w:r>
      </w:ins>
    </w:p>
    <w:p w14:paraId="44B9B034" w14:textId="77777777" w:rsidR="00783376" w:rsidRDefault="00783376" w:rsidP="00783376">
      <w:pPr>
        <w:pStyle w:val="ListParagraph"/>
        <w:numPr>
          <w:ilvl w:val="0"/>
          <w:numId w:val="53"/>
        </w:numPr>
        <w:spacing w:line="240" w:lineRule="auto"/>
        <w:jc w:val="both"/>
        <w:rPr>
          <w:ins w:id="163" w:author="Musavi, Hamid [USA]" w:date="2017-05-25T15:32:00Z"/>
        </w:rPr>
      </w:pPr>
      <w:ins w:id="164" w:author="Musavi, Hamid [USA]" w:date="2017-05-25T15:32:00Z">
        <w:r>
          <w:t>Service Request 2: Modified request whose destination field contains Port A</w:t>
        </w:r>
      </w:ins>
    </w:p>
    <w:p w14:paraId="22A99388" w14:textId="72BB1E35" w:rsidR="00783376" w:rsidRDefault="00783376" w:rsidP="00783376">
      <w:pPr>
        <w:pStyle w:val="ListParagraph"/>
        <w:numPr>
          <w:ilvl w:val="0"/>
          <w:numId w:val="53"/>
        </w:numPr>
        <w:spacing w:line="240" w:lineRule="auto"/>
        <w:jc w:val="both"/>
        <w:rPr>
          <w:ins w:id="165" w:author="Musavi, Hamid [USA]" w:date="2017-05-25T15:32:00Z"/>
        </w:rPr>
      </w:pPr>
      <w:ins w:id="166" w:author="Musavi, Hamid [USA]" w:date="2017-05-25T15:32:00Z">
        <w:r>
          <w:t>Firewall rules should be configured to allow inbound and outbound ports for ODE.</w:t>
        </w:r>
      </w:ins>
    </w:p>
    <w:p w14:paraId="7DABACC6" w14:textId="77777777" w:rsidR="003763F0" w:rsidRDefault="003763F0" w:rsidP="003763F0">
      <w:pPr>
        <w:pStyle w:val="Heading3"/>
        <w:rPr>
          <w:ins w:id="167" w:author="Musavi, Hamid [USA]" w:date="2017-05-25T15:44:00Z"/>
        </w:rPr>
      </w:pPr>
      <w:bookmarkStart w:id="168" w:name="_Toc483908171"/>
      <w:ins w:id="169" w:author="Musavi, Hamid [USA]" w:date="2017-05-25T15:44:00Z">
        <w:r>
          <w:t>VSD Receiver Service Messages and Alerts</w:t>
        </w:r>
        <w:bookmarkEnd w:id="168"/>
      </w:ins>
    </w:p>
    <w:p w14:paraId="3E1013AD" w14:textId="33982EA2" w:rsidR="003763F0" w:rsidRPr="002253B4" w:rsidRDefault="003763F0">
      <w:pPr>
        <w:rPr>
          <w:ins w:id="170" w:author="Musavi, Hamid [USA]" w:date="2017-05-25T15:44:00Z"/>
        </w:rPr>
        <w:pPrChange w:id="171" w:author="Musavi, Hamid [USA]" w:date="2017-05-25T15:36:00Z">
          <w:pPr>
            <w:pStyle w:val="Heading3"/>
          </w:pPr>
        </w:pPrChange>
      </w:pPr>
      <w:ins w:id="172" w:author="Musavi, Hamid [USA]" w:date="2017-05-25T15:44:00Z">
        <w:r>
          <w:fldChar w:fldCharType="begin"/>
        </w:r>
        <w:r>
          <w:instrText xml:space="preserve"> REF _Ref483489995 \h </w:instrText>
        </w:r>
      </w:ins>
      <w:ins w:id="173" w:author="Musavi, Hamid [USA]" w:date="2017-05-25T15:44:00Z">
        <w:r>
          <w:fldChar w:fldCharType="separate"/>
        </w:r>
        <w:r>
          <w:t xml:space="preserve">Table </w:t>
        </w:r>
      </w:ins>
      <w:r w:rsidR="00443882">
        <w:rPr>
          <w:noProof/>
        </w:rPr>
        <w:t>1</w:t>
      </w:r>
      <w:ins w:id="174" w:author="Musavi, Hamid [USA]" w:date="2017-05-25T15:44:00Z">
        <w:r>
          <w:fldChar w:fldCharType="end"/>
        </w:r>
        <w:r>
          <w:t xml:space="preserve"> provides a detailed list of the </w:t>
        </w:r>
      </w:ins>
      <w:ins w:id="175" w:author="Musavi, Hamid [USA]" w:date="2017-05-25T16:01:00Z">
        <w:r w:rsidR="004748A1">
          <w:t>VSD Receive</w:t>
        </w:r>
      </w:ins>
      <w:r w:rsidR="00443882">
        <w:t>r</w:t>
      </w:r>
      <w:ins w:id="176" w:author="Musavi, Hamid [USA]" w:date="2017-05-25T16:01:00Z">
        <w:r w:rsidR="004748A1">
          <w:t xml:space="preserve"> </w:t>
        </w:r>
      </w:ins>
      <w:ins w:id="177" w:author="Musavi, Hamid [USA]" w:date="2017-05-25T15:44:00Z">
        <w:r>
          <w:t xml:space="preserve">Service messages and alerts. </w:t>
        </w:r>
      </w:ins>
    </w:p>
    <w:p w14:paraId="09CFB57C" w14:textId="6B417D08" w:rsidR="003763F0" w:rsidRDefault="003763F0" w:rsidP="003763F0">
      <w:pPr>
        <w:pStyle w:val="Caption"/>
        <w:keepNext/>
        <w:rPr>
          <w:ins w:id="178" w:author="Musavi, Hamid [USA]" w:date="2017-05-25T15:44:00Z"/>
        </w:rPr>
      </w:pPr>
      <w:ins w:id="179" w:author="Musavi, Hamid [USA]" w:date="2017-05-25T15:44:00Z">
        <w:r>
          <w:t xml:space="preserve">Table </w:t>
        </w:r>
      </w:ins>
      <w:r w:rsidR="00443882">
        <w:t>1</w:t>
      </w:r>
      <w:ins w:id="180" w:author="Musavi, Hamid [USA]" w:date="2017-05-25T15:44:00Z">
        <w:r>
          <w:t xml:space="preserve"> </w:t>
        </w:r>
      </w:ins>
      <w:r w:rsidR="00443882">
        <w:t>–</w:t>
      </w:r>
      <w:ins w:id="181" w:author="Musavi, Hamid [USA]" w:date="2017-05-25T15:44:00Z">
        <w:r>
          <w:t xml:space="preserve"> </w:t>
        </w:r>
      </w:ins>
      <w:r w:rsidR="00443882">
        <w:t>VSD Receiver Service</w:t>
      </w:r>
      <w:ins w:id="182"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ins w:id="183"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pPr>
              <w:rPr>
                <w:ins w:id="184" w:author="Musavi, Hamid [USA]" w:date="2017-05-25T15:44:00Z"/>
              </w:rPr>
            </w:pPr>
            <w:ins w:id="185" w:author="Musavi, Hamid [USA]" w:date="2017-05-25T15:44:00Z">
              <w:r>
                <w:t>Message or Alert</w:t>
              </w:r>
            </w:ins>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6" w:author="Musavi, Hamid [USA]" w:date="2017-05-25T15:44:00Z"/>
              </w:rPr>
            </w:pPr>
            <w:ins w:id="187" w:author="Musavi, Hamid [USA]" w:date="2017-05-25T15:44:00Z">
              <w:r>
                <w:t>Communication Method</w:t>
              </w:r>
            </w:ins>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8" w:author="Musavi, Hamid [USA]" w:date="2017-05-25T15:44:00Z"/>
              </w:rPr>
            </w:pPr>
            <w:ins w:id="189" w:author="Musavi, Hamid [USA]" w:date="2017-05-25T15:44:00Z">
              <w:r>
                <w:t>Description</w:t>
              </w:r>
            </w:ins>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90" w:author="Musavi, Hamid [USA]" w:date="2017-05-25T15:44:00Z"/>
              </w:rPr>
            </w:pPr>
            <w:ins w:id="191" w:author="Musavi, Hamid [USA]" w:date="2017-05-25T15:44:00Z">
              <w:r>
                <w:t>Criteria</w:t>
              </w:r>
            </w:ins>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ins w:id="192"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ins w:id="193" w:author="Musavi, Hamid [USA]" w:date="2017-05-25T15:44:00Z"/>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rPr>
                <w:ins w:id="194" w:author="Musavi, Hamid [USA]" w:date="2017-05-25T15:44:00Z"/>
              </w:rPr>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rPr>
                <w:ins w:id="195" w:author="Musavi, Hamid [USA]" w:date="2017-05-25T15:44:00Z"/>
              </w:rPr>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rPr>
                <w:ins w:id="196" w:author="Musavi, Hamid [USA]" w:date="2017-05-25T15:44:00Z"/>
              </w:rPr>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rPr>
          <w:ins w:id="197"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ins w:id="198" w:author="Musavi, Hamid [USA]" w:date="2017-05-25T15:44:00Z"/>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rPr>
                <w:ins w:id="199" w:author="Musavi, Hamid [USA]" w:date="2017-05-25T15:44:00Z"/>
              </w:rPr>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rPr>
                <w:ins w:id="200" w:author="Musavi, Hamid [USA]" w:date="2017-05-25T15:44:00Z"/>
              </w:rPr>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rPr>
                <w:ins w:id="201" w:author="Musavi, Hamid [USA]" w:date="2017-05-25T15:44:00Z"/>
              </w:rPr>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ins w:id="202"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pPr>
              <w:rPr>
                <w:ins w:id="203" w:author="Musavi, Hamid [USA]" w:date="2017-05-25T15:44:00Z"/>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rPr>
                <w:ins w:id="204" w:author="Musavi, Hamid [USA]" w:date="2017-05-25T15:44:00Z"/>
              </w:rPr>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rPr>
                <w:ins w:id="205" w:author="Musavi, Hamid [USA]" w:date="2017-05-25T15:44:00Z"/>
              </w:rPr>
            </w:pPr>
            <w:r>
              <w:t xml:space="preserve">When the VSDM receiver receives a packet from black box, it decodes the packet first. This message is logged if the decoded packet is of type other </w:t>
            </w:r>
            <w:r>
              <w:lastRenderedPageBreak/>
              <w:t>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rPr>
                <w:ins w:id="206" w:author="Musavi, Hamid [USA]" w:date="2017-05-25T15:44:00Z"/>
              </w:rPr>
            </w:pPr>
            <w:r>
              <w:lastRenderedPageBreak/>
              <w:t>If the packet received from black box and decoded on the receiver end is of unknown message type, then this message is logged in the application log file.</w:t>
            </w:r>
          </w:p>
        </w:tc>
      </w:tr>
      <w:tr w:rsidR="003763F0" w14:paraId="1A2B1759" w14:textId="77777777" w:rsidTr="00443E64">
        <w:trPr>
          <w:ins w:id="207"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lastRenderedPageBreak/>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ins w:id="208" w:author="Musavi, Hamid [USA]" w:date="2017-05-25T15:44:00Z"/>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rPr>
                <w:ins w:id="209" w:author="Musavi, Hamid [USA]" w:date="2017-05-25T15:44:00Z"/>
              </w:rPr>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rPr>
                <w:ins w:id="210" w:author="Musavi, Hamid [USA]" w:date="2017-05-25T15:44:00Z"/>
              </w:rPr>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rPr>
                <w:ins w:id="211" w:author="Musavi, Hamid [USA]" w:date="2017-05-25T15:44:00Z"/>
              </w:rPr>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When the receiver receives VSD, it tries to extract BSMs out of the VSD. This error 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t>If the VSDM receiver receives a VSD that doesn’t contain any BSM records, this message is 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pPr>
        <w:spacing w:line="240" w:lineRule="auto"/>
        <w:jc w:val="both"/>
        <w:rPr>
          <w:ins w:id="212" w:author="Musavi, Hamid [USA]" w:date="2017-05-25T15:59:00Z"/>
        </w:rPr>
        <w:pPrChange w:id="213" w:author="Musavi, Hamid [USA]" w:date="2017-05-25T15:32:00Z">
          <w:pPr>
            <w:pStyle w:val="ListParagraph"/>
            <w:numPr>
              <w:numId w:val="53"/>
            </w:numPr>
            <w:spacing w:line="240" w:lineRule="auto"/>
            <w:ind w:hanging="360"/>
            <w:jc w:val="both"/>
          </w:pPr>
        </w:pPrChange>
      </w:pPr>
    </w:p>
    <w:p w14:paraId="27333D8B" w14:textId="6CF066F3" w:rsidR="004748A1" w:rsidRDefault="004748A1">
      <w:pPr>
        <w:pStyle w:val="Heading2"/>
        <w:rPr>
          <w:ins w:id="214" w:author="Musavi, Hamid [USA]" w:date="2017-05-25T15:59:00Z"/>
        </w:rPr>
        <w:pPrChange w:id="215" w:author="Musavi, Hamid [USA]" w:date="2017-05-25T15:59:00Z">
          <w:pPr>
            <w:pStyle w:val="ListParagraph"/>
            <w:numPr>
              <w:numId w:val="53"/>
            </w:numPr>
            <w:spacing w:line="240" w:lineRule="auto"/>
            <w:ind w:hanging="360"/>
            <w:jc w:val="both"/>
          </w:pPr>
        </w:pPrChange>
      </w:pPr>
      <w:bookmarkStart w:id="216" w:name="_Toc483908172"/>
      <w:ins w:id="217" w:author="Musavi, Hamid [USA]" w:date="2017-05-25T15:59:00Z">
        <w:r>
          <w:t>BSM Receive Service via UDP</w:t>
        </w:r>
        <w:bookmarkEnd w:id="216"/>
      </w:ins>
    </w:p>
    <w:p w14:paraId="1C0FA61B" w14:textId="0FEBCAE5" w:rsidR="007E5CC3" w:rsidRDefault="007E5CC3" w:rsidP="007E5CC3">
      <w:pPr>
        <w:rPr>
          <w:ins w:id="218" w:author="Musavi, Hamid [USA]" w:date="2017-05-25T15:32:00Z"/>
        </w:rPr>
      </w:pPr>
      <w:r>
        <w:t>[In Progress]</w:t>
      </w:r>
      <w:r w:rsidRPr="007E5CC3">
        <w:t xml:space="preserve"> </w:t>
      </w:r>
      <w:ins w:id="219" w:author="Musavi, Hamid [USA]" w:date="2017-05-25T15:32:00Z">
        <w:r>
          <w:t xml:space="preserve">The ODE receives </w:t>
        </w:r>
      </w:ins>
      <w:r>
        <w:t>BSM</w:t>
      </w:r>
      <w:ins w:id="220" w:author="Musavi, Hamid [USA]" w:date="2017-05-25T15:32:00Z">
        <w:r>
          <w:t xml:space="preserve"> messages via UDP/IP at its </w:t>
        </w:r>
      </w:ins>
      <w:r>
        <w:t>BSM</w:t>
      </w:r>
      <w:ins w:id="221" w:author="Musavi, Hamid [USA]" w:date="2017-05-25T15:32:00Z">
        <w:r>
          <w:t xml:space="preserve"> Receiver service. This service</w:t>
        </w:r>
      </w:ins>
      <w:r>
        <w:t xml:space="preserve"> currently assumes that there will not be any dialog or sessions involved in receiving the BSM messages. The service will listen on the default port &lt;TBD&gt;. Once BSMs are received, they will be immediately inserted in a hash map where the keys will be the temp ID of the BSM and the value will be a queue of corresponding BSMs with the particular tempID. When a BSM is inserted to the queue,</w:t>
      </w:r>
      <w:r w:rsidR="006E7C7C">
        <w:t xml:space="preserve"> it will publish it to the BSM kafka topics. Additionally,</w:t>
      </w:r>
      <w:r>
        <w:t xml:space="preserve"> it will </w:t>
      </w:r>
      <w:r w:rsidR="006E7C7C">
        <w:t xml:space="preserve">also </w:t>
      </w:r>
      <w:r>
        <w:t>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pPr>
        <w:rPr>
          <w:ins w:id="222" w:author="Musavi, Hamid [USA]" w:date="2017-05-25T16:00:00Z"/>
        </w:rPr>
        <w:pPrChange w:id="223" w:author="Musavi, Hamid [USA]" w:date="2017-05-25T15:59:00Z">
          <w:pPr>
            <w:pStyle w:val="ListParagraph"/>
            <w:numPr>
              <w:numId w:val="53"/>
            </w:numPr>
            <w:spacing w:line="240" w:lineRule="auto"/>
            <w:ind w:hanging="360"/>
            <w:jc w:val="both"/>
          </w:pPr>
        </w:pPrChange>
      </w:pPr>
    </w:p>
    <w:p w14:paraId="6BA4B589" w14:textId="34DBE8C3" w:rsidR="004748A1" w:rsidRDefault="004748A1" w:rsidP="004748A1">
      <w:pPr>
        <w:pStyle w:val="Heading3"/>
        <w:rPr>
          <w:ins w:id="224" w:author="Musavi, Hamid [USA]" w:date="2017-05-25T16:00:00Z"/>
        </w:rPr>
      </w:pPr>
      <w:bookmarkStart w:id="225" w:name="_Toc483908173"/>
      <w:ins w:id="226" w:author="Musavi, Hamid [USA]" w:date="2017-05-25T16:00:00Z">
        <w:r>
          <w:lastRenderedPageBreak/>
          <w:t>BSM Receiver Service Messages and Alerts</w:t>
        </w:r>
        <w:bookmarkEnd w:id="225"/>
      </w:ins>
    </w:p>
    <w:p w14:paraId="28D54A79" w14:textId="1ECE78F7" w:rsidR="004748A1" w:rsidRPr="002253B4" w:rsidRDefault="004748A1" w:rsidP="004748A1">
      <w:pPr>
        <w:rPr>
          <w:ins w:id="227" w:author="Musavi, Hamid [USA]" w:date="2017-05-25T16:00:00Z"/>
        </w:rPr>
      </w:pPr>
      <w:ins w:id="228" w:author="Musavi, Hamid [USA]" w:date="2017-05-25T16:00:00Z">
        <w:r>
          <w:fldChar w:fldCharType="begin"/>
        </w:r>
        <w:r>
          <w:instrText xml:space="preserve"> REF _Ref483489995 \h </w:instrText>
        </w:r>
      </w:ins>
      <w:ins w:id="229" w:author="Musavi, Hamid [USA]" w:date="2017-05-25T16:00:00Z">
        <w:r>
          <w:fldChar w:fldCharType="separate"/>
        </w:r>
        <w:r>
          <w:t xml:space="preserve">Table </w:t>
        </w:r>
      </w:ins>
      <w:r w:rsidR="0010402A">
        <w:rPr>
          <w:noProof/>
        </w:rPr>
        <w:t>1</w:t>
      </w:r>
      <w:ins w:id="230" w:author="Musavi, Hamid [USA]" w:date="2017-05-25T16:00:00Z">
        <w:r>
          <w:fldChar w:fldCharType="end"/>
        </w:r>
        <w:r>
          <w:t xml:space="preserve"> provides a detailed list of the BSM Receive</w:t>
        </w:r>
      </w:ins>
      <w:r w:rsidR="0010402A">
        <w:t>r</w:t>
      </w:r>
      <w:ins w:id="231" w:author="Musavi, Hamid [USA]" w:date="2017-05-25T16:00:00Z">
        <w:r>
          <w:t xml:space="preserve"> Service messages and alerts. </w:t>
        </w:r>
      </w:ins>
    </w:p>
    <w:p w14:paraId="1996C79F" w14:textId="7FC7DACA" w:rsidR="004748A1" w:rsidRDefault="004748A1" w:rsidP="004748A1">
      <w:pPr>
        <w:pStyle w:val="Caption"/>
        <w:keepNext/>
        <w:rPr>
          <w:ins w:id="232" w:author="Musavi, Hamid [USA]" w:date="2017-05-25T16:00:00Z"/>
        </w:rPr>
      </w:pPr>
      <w:ins w:id="233" w:author="Musavi, Hamid [USA]" w:date="2017-05-25T16:00:00Z">
        <w:r>
          <w:t xml:space="preserve">Table </w:t>
        </w:r>
      </w:ins>
      <w:r w:rsidR="0010402A">
        <w:t>1</w:t>
      </w:r>
      <w:ins w:id="234" w:author="Musavi, Hamid [USA]" w:date="2017-05-25T16:00:00Z">
        <w:r>
          <w:t xml:space="preserve"> </w:t>
        </w:r>
      </w:ins>
      <w:r w:rsidR="0010402A">
        <w:t>–</w:t>
      </w:r>
      <w:ins w:id="235" w:author="Musavi, Hamid [USA]" w:date="2017-05-25T16:00:00Z">
        <w:r>
          <w:t xml:space="preserve"> </w:t>
        </w:r>
      </w:ins>
      <w:r w:rsidR="0010402A">
        <w:t>BSM Receiver Service</w:t>
      </w:r>
      <w:ins w:id="236" w:author="Musavi, Hamid [USA]" w:date="2017-05-25T16:00: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443E64">
        <w:trPr>
          <w:cnfStyle w:val="100000000000" w:firstRow="1" w:lastRow="0" w:firstColumn="0" w:lastColumn="0" w:oddVBand="0" w:evenVBand="0" w:oddHBand="0" w:evenHBand="0" w:firstRowFirstColumn="0" w:firstRowLastColumn="0" w:lastRowFirstColumn="0" w:lastRowLastColumn="0"/>
          <w:ins w:id="237"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pPr>
              <w:rPr>
                <w:ins w:id="238" w:author="Musavi, Hamid [USA]" w:date="2017-05-25T16:00:00Z"/>
              </w:rPr>
            </w:pPr>
            <w:ins w:id="239" w:author="Musavi, Hamid [USA]" w:date="2017-05-25T16:00:00Z">
              <w:r>
                <w:t>Message or Alert</w:t>
              </w:r>
            </w:ins>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0" w:author="Musavi, Hamid [USA]" w:date="2017-05-25T16:00:00Z"/>
              </w:rPr>
            </w:pPr>
            <w:ins w:id="241" w:author="Musavi, Hamid [USA]" w:date="2017-05-25T16:00:00Z">
              <w:r>
                <w:t>Communication Method</w:t>
              </w:r>
            </w:ins>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2" w:author="Musavi, Hamid [USA]" w:date="2017-05-25T16:00:00Z"/>
              </w:rPr>
            </w:pPr>
            <w:ins w:id="243" w:author="Musavi, Hamid [USA]" w:date="2017-05-25T16:00:00Z">
              <w:r>
                <w:t>Description</w:t>
              </w:r>
            </w:ins>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4" w:author="Musavi, Hamid [USA]" w:date="2017-05-25T16:00:00Z"/>
              </w:rPr>
            </w:pPr>
            <w:ins w:id="245" w:author="Musavi, Hamid [USA]" w:date="2017-05-25T16:00:00Z">
              <w:r>
                <w:t>Criteria</w:t>
              </w:r>
            </w:ins>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ins w:id="246"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3AC24373" w14:textId="77777777" w:rsidR="004748A1" w:rsidRDefault="004748A1" w:rsidP="00443E64">
            <w:pPr>
              <w:rPr>
                <w:ins w:id="247" w:author="Musavi, Hamid [USA]" w:date="2017-05-25T16:00:00Z"/>
              </w:rPr>
            </w:pPr>
          </w:p>
        </w:tc>
        <w:tc>
          <w:tcPr>
            <w:tcW w:w="2345" w:type="dxa"/>
          </w:tcPr>
          <w:p w14:paraId="49A261E7"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48" w:author="Musavi, Hamid [USA]" w:date="2017-05-25T16:00:00Z"/>
              </w:rPr>
            </w:pPr>
          </w:p>
        </w:tc>
        <w:tc>
          <w:tcPr>
            <w:tcW w:w="3335" w:type="dxa"/>
          </w:tcPr>
          <w:p w14:paraId="7592AD90"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49" w:author="Musavi, Hamid [USA]" w:date="2017-05-25T16:00:00Z"/>
              </w:rPr>
            </w:pPr>
          </w:p>
        </w:tc>
        <w:tc>
          <w:tcPr>
            <w:tcW w:w="3330" w:type="dxa"/>
          </w:tcPr>
          <w:p w14:paraId="17195491"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0" w:author="Musavi, Hamid [USA]" w:date="2017-05-25T16:00:00Z"/>
              </w:rPr>
            </w:pPr>
          </w:p>
        </w:tc>
      </w:tr>
      <w:tr w:rsidR="004748A1" w14:paraId="22AC8C98" w14:textId="77777777" w:rsidTr="00443E64">
        <w:trPr>
          <w:ins w:id="251"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168FFFAB" w14:textId="77777777" w:rsidR="004748A1" w:rsidRPr="009417E3" w:rsidRDefault="004748A1" w:rsidP="00443E64">
            <w:pPr>
              <w:rPr>
                <w:ins w:id="252" w:author="Musavi, Hamid [USA]" w:date="2017-05-25T16:00:00Z"/>
              </w:rPr>
            </w:pPr>
          </w:p>
        </w:tc>
        <w:tc>
          <w:tcPr>
            <w:tcW w:w="2345" w:type="dxa"/>
          </w:tcPr>
          <w:p w14:paraId="2D4FFF7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3" w:author="Musavi, Hamid [USA]" w:date="2017-05-25T16:00:00Z"/>
              </w:rPr>
            </w:pPr>
          </w:p>
        </w:tc>
        <w:tc>
          <w:tcPr>
            <w:tcW w:w="3335" w:type="dxa"/>
          </w:tcPr>
          <w:p w14:paraId="71074DF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4" w:author="Musavi, Hamid [USA]" w:date="2017-05-25T16:00:00Z"/>
              </w:rPr>
            </w:pPr>
          </w:p>
        </w:tc>
        <w:tc>
          <w:tcPr>
            <w:tcW w:w="3330" w:type="dxa"/>
          </w:tcPr>
          <w:p w14:paraId="4047EF1A"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5" w:author="Musavi, Hamid [USA]" w:date="2017-05-25T16:00:00Z"/>
              </w:rPr>
            </w:pP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ins w:id="256"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509A5605" w14:textId="77777777" w:rsidR="004748A1" w:rsidRPr="009417E3" w:rsidRDefault="004748A1" w:rsidP="00443E64">
            <w:pPr>
              <w:rPr>
                <w:ins w:id="257" w:author="Musavi, Hamid [USA]" w:date="2017-05-25T16:00:00Z"/>
              </w:rPr>
            </w:pPr>
          </w:p>
        </w:tc>
        <w:tc>
          <w:tcPr>
            <w:tcW w:w="2345" w:type="dxa"/>
          </w:tcPr>
          <w:p w14:paraId="4BE2DD80"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8" w:author="Musavi, Hamid [USA]" w:date="2017-05-25T16:00:00Z"/>
              </w:rPr>
            </w:pPr>
          </w:p>
        </w:tc>
        <w:tc>
          <w:tcPr>
            <w:tcW w:w="3335" w:type="dxa"/>
          </w:tcPr>
          <w:p w14:paraId="59584F9D"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9" w:author="Musavi, Hamid [USA]" w:date="2017-05-25T16:00:00Z"/>
              </w:rPr>
            </w:pPr>
          </w:p>
        </w:tc>
        <w:tc>
          <w:tcPr>
            <w:tcW w:w="3330" w:type="dxa"/>
          </w:tcPr>
          <w:p w14:paraId="2BF32B41"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60" w:author="Musavi, Hamid [USA]" w:date="2017-05-25T16:00:00Z"/>
              </w:rPr>
            </w:pPr>
          </w:p>
        </w:tc>
      </w:tr>
      <w:tr w:rsidR="004748A1" w14:paraId="4B6036F3" w14:textId="77777777" w:rsidTr="00443E64">
        <w:trPr>
          <w:ins w:id="261"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pPr>
              <w:rPr>
                <w:ins w:id="262" w:author="Musavi, Hamid [USA]" w:date="2017-05-25T16:00:00Z"/>
              </w:rPr>
            </w:pPr>
          </w:p>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3" w:author="Musavi, Hamid [USA]" w:date="2017-05-25T16:00:00Z"/>
              </w:rPr>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4" w:author="Musavi, Hamid [USA]" w:date="2017-05-25T16:00:00Z"/>
              </w:rPr>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5" w:author="Musavi, Hamid [USA]" w:date="2017-05-25T16:00:00Z"/>
              </w:rPr>
            </w:pPr>
          </w:p>
        </w:tc>
      </w:tr>
    </w:tbl>
    <w:p w14:paraId="41604009" w14:textId="77777777" w:rsidR="004748A1" w:rsidRDefault="004748A1" w:rsidP="003933FA"/>
    <w:p w14:paraId="0D879977" w14:textId="607511CB" w:rsidR="002F71DE" w:rsidRDefault="002F71DE" w:rsidP="002F71DE">
      <w:pPr>
        <w:pStyle w:val="Heading2"/>
        <w:rPr>
          <w:ins w:id="266" w:author="Musavi, Hamid [USA]" w:date="2017-05-25T15:32:00Z"/>
        </w:rPr>
      </w:pPr>
      <w:r>
        <w:t>ISD</w:t>
      </w:r>
      <w:ins w:id="267" w:author="Musavi, Hamid [USA]" w:date="2017-05-25T15:32:00Z">
        <w:r>
          <w:t xml:space="preserve"> Deposit Service</w:t>
        </w:r>
      </w:ins>
    </w:p>
    <w:p w14:paraId="261732D7" w14:textId="64083B94" w:rsidR="002F71DE" w:rsidRDefault="002F71DE" w:rsidP="002F71DE">
      <w:pPr>
        <w:rPr>
          <w:ins w:id="268" w:author="Musavi, Hamid [USA]" w:date="2017-05-25T15:32:00Z"/>
        </w:rPr>
      </w:pPr>
      <w:ins w:id="269" w:author="Musavi, Hamid [USA]" w:date="2017-05-25T15:32:00Z">
        <w:r>
          <w:t xml:space="preserve">ODE sends </w:t>
        </w:r>
      </w:ins>
      <w:r>
        <w:t>ISD</w:t>
      </w:r>
      <w:ins w:id="270" w:author="Musavi, Hamid [USA]" w:date="2017-05-25T15:32:00Z">
        <w:r>
          <w:t xml:space="preserve"> message to SDC using UDP protocol. Unlike TCP, UDP is a best effort delivery service which means that the protocol does not wait for an acknowledgement from the receiver. The </w:t>
        </w:r>
      </w:ins>
      <w:r>
        <w:t>ISD</w:t>
      </w:r>
      <w:ins w:id="271" w:author="Musavi, Hamid [USA]" w:date="2017-05-25T15:32:00Z">
        <w:r>
          <w:t xml:space="preserve"> depositor is implemented as a module in the ODE and follows the </w:t>
        </w:r>
      </w:ins>
      <w:r>
        <w:t>ISD</w:t>
      </w:r>
      <w:ins w:id="272" w:author="Musavi, Hamid [USA]" w:date="2017-05-25T15:32:00Z">
        <w:r>
          <w:t xml:space="preserve"> dialog for depositing </w:t>
        </w:r>
      </w:ins>
      <w:r>
        <w:t>ISD</w:t>
      </w:r>
      <w:ins w:id="273" w:author="Musavi, Hamid [USA]" w:date="2017-05-25T15:32:00Z">
        <w:r>
          <w:t xml:space="preserve"> message to US DOT Situation Data Clearinghouse (SDC) specified by the Southeast Michigan Test Bed documentation available upon request from </w:t>
        </w:r>
        <w:r>
          <w:fldChar w:fldCharType="begin"/>
        </w:r>
        <w:r>
          <w:instrText xml:space="preserve"> HYPERLINK "</w:instrText>
        </w:r>
        <w:r w:rsidRPr="00DB462B">
          <w:instrText>https://cvcs.samanage.com</w:instrText>
        </w:r>
        <w:r>
          <w:instrText xml:space="preserve">" </w:instrText>
        </w:r>
      </w:ins>
      <w:ins w:id="274" w:author="Musavi, Hamid [USA]" w:date="2017-05-25T15:32:00Z">
        <w:r>
          <w:fldChar w:fldCharType="separate"/>
        </w:r>
        <w:r w:rsidRPr="001E0C43">
          <w:rPr>
            <w:rStyle w:val="Hyperlink"/>
          </w:rPr>
          <w:t>https://cvcs.samanage.com</w:t>
        </w:r>
        <w:r>
          <w:fldChar w:fldCharType="end"/>
        </w:r>
        <w:r>
          <w:t xml:space="preserve"> and summarized below.</w:t>
        </w:r>
      </w:ins>
    </w:p>
    <w:p w14:paraId="630615F4" w14:textId="77777777" w:rsidR="002F71DE" w:rsidRPr="00CA373C" w:rsidRDefault="002F71DE" w:rsidP="002F71DE">
      <w:pPr>
        <w:rPr>
          <w:ins w:id="275" w:author="Musavi, Hamid [USA]" w:date="2017-05-25T15:32:00Z"/>
          <w:b/>
        </w:rPr>
      </w:pPr>
      <w:ins w:id="276" w:author="Musavi, Hamid [USA]" w:date="2017-05-25T15:32:00Z">
        <w:r w:rsidRPr="00CA373C">
          <w:rPr>
            <w:b/>
          </w:rPr>
          <w:t>VSD Deposit Dialog</w:t>
        </w:r>
      </w:ins>
    </w:p>
    <w:p w14:paraId="7B852627" w14:textId="77777777" w:rsidR="002F71DE" w:rsidRDefault="002F71DE" w:rsidP="002F71DE">
      <w:pPr>
        <w:pStyle w:val="ListParagraph"/>
        <w:numPr>
          <w:ilvl w:val="1"/>
          <w:numId w:val="43"/>
        </w:numPr>
        <w:rPr>
          <w:ins w:id="277" w:author="Musavi, Hamid [USA]" w:date="2017-05-25T15:32:00Z"/>
        </w:rPr>
      </w:pPr>
      <w:ins w:id="278" w:author="Musavi, Hamid [USA]" w:date="2017-05-25T15:32:00Z">
        <w:r>
          <w:t>ODE ------ServiceRequest-----&gt; SDC</w:t>
        </w:r>
        <w:r>
          <w:tab/>
        </w:r>
        <w:r>
          <w:tab/>
          <w:t>// ODE sends service request to SDC</w:t>
        </w:r>
      </w:ins>
    </w:p>
    <w:p w14:paraId="3E159151" w14:textId="77777777" w:rsidR="002F71DE" w:rsidRDefault="002F71DE" w:rsidP="002F71DE">
      <w:pPr>
        <w:pStyle w:val="ListParagraph"/>
        <w:numPr>
          <w:ilvl w:val="1"/>
          <w:numId w:val="43"/>
        </w:numPr>
        <w:rPr>
          <w:ins w:id="279" w:author="Musavi, Hamid [USA]" w:date="2017-05-25T15:32:00Z"/>
        </w:rPr>
      </w:pPr>
      <w:ins w:id="280" w:author="Musavi, Hamid [USA]" w:date="2017-05-25T15:32:00Z">
        <w:r>
          <w:t>ODE &lt;----ServiceResponse----- SDC</w:t>
        </w:r>
        <w:r>
          <w:tab/>
        </w:r>
        <w:r>
          <w:tab/>
          <w:t>// ODE receives service response from SDC</w:t>
        </w:r>
      </w:ins>
    </w:p>
    <w:p w14:paraId="5C74A0AC" w14:textId="7C4449E1" w:rsidR="002F71DE" w:rsidRPr="00B63D68" w:rsidRDefault="002F71DE" w:rsidP="002F71DE">
      <w:pPr>
        <w:pStyle w:val="ListParagraph"/>
        <w:numPr>
          <w:ilvl w:val="1"/>
          <w:numId w:val="43"/>
        </w:numPr>
        <w:rPr>
          <w:ins w:id="281" w:author="Musavi, Hamid [USA]" w:date="2017-05-25T15:32:00Z"/>
        </w:rPr>
      </w:pPr>
      <w:ins w:id="282" w:author="Musavi, Hamid [USA]" w:date="2017-05-25T15:32:00Z">
        <w:r>
          <w:t>ODE --------</w:t>
        </w:r>
      </w:ins>
      <w:r>
        <w:t>ISD</w:t>
      </w:r>
      <w:ins w:id="283" w:author="Musavi, Hamid [USA]" w:date="2017-05-25T15:32:00Z">
        <w:r>
          <w:t>Message-------&gt; SDC</w:t>
        </w:r>
        <w:r>
          <w:tab/>
        </w:r>
        <w:r>
          <w:tab/>
          <w:t xml:space="preserve">// ODE sends the actual </w:t>
        </w:r>
      </w:ins>
      <w:r>
        <w:t>ISD</w:t>
      </w:r>
      <w:ins w:id="284" w:author="Musavi, Hamid [USA]" w:date="2017-05-25T15:32:00Z">
        <w:r>
          <w:t xml:space="preserve"> message to SDC</w:t>
        </w:r>
      </w:ins>
    </w:p>
    <w:p w14:paraId="0144D4EF" w14:textId="5E45AABE" w:rsidR="002F71DE" w:rsidRPr="009559DA" w:rsidRDefault="002F71DE" w:rsidP="002F71DE">
      <w:pPr>
        <w:rPr>
          <w:ins w:id="285" w:author="Musavi, Hamid [USA]" w:date="2017-05-25T15:32:00Z"/>
          <w:u w:val="single"/>
        </w:rPr>
      </w:pPr>
      <w:ins w:id="286" w:author="Musavi, Hamid [USA]" w:date="2017-05-25T15:32:00Z">
        <w:r w:rsidRPr="009559DA">
          <w:rPr>
            <w:u w:val="single"/>
          </w:rPr>
          <w:t xml:space="preserve">Requirements for sending </w:t>
        </w:r>
      </w:ins>
      <w:r>
        <w:rPr>
          <w:u w:val="single"/>
        </w:rPr>
        <w:t>ISD</w:t>
      </w:r>
      <w:ins w:id="287" w:author="Musavi, Hamid [USA]" w:date="2017-05-25T15:32:00Z">
        <w:r w:rsidRPr="009559DA">
          <w:rPr>
            <w:u w:val="single"/>
          </w:rPr>
          <w:t xml:space="preserve"> message to SDC over UDP</w:t>
        </w:r>
        <w:r>
          <w:rPr>
            <w:u w:val="single"/>
          </w:rPr>
          <w:t xml:space="preserve"> are the following:</w:t>
        </w:r>
      </w:ins>
    </w:p>
    <w:p w14:paraId="48A97E42" w14:textId="77777777" w:rsidR="002F71DE" w:rsidRDefault="002F71DE" w:rsidP="002F71DE">
      <w:pPr>
        <w:pStyle w:val="ListParagraph"/>
        <w:numPr>
          <w:ilvl w:val="0"/>
          <w:numId w:val="52"/>
        </w:numPr>
        <w:rPr>
          <w:ins w:id="288" w:author="Musavi, Hamid [USA]" w:date="2017-05-25T15:32:00Z"/>
        </w:rPr>
      </w:pPr>
      <w:ins w:id="289" w:author="Musavi, Hamid [USA]" w:date="2017-05-25T15:32:00Z">
        <w:r>
          <w:t>IP address or Domain Name of the SDC server</w:t>
        </w:r>
      </w:ins>
    </w:p>
    <w:p w14:paraId="295D94FA" w14:textId="77777777" w:rsidR="002F71DE" w:rsidRDefault="002F71DE" w:rsidP="002F71DE">
      <w:pPr>
        <w:pStyle w:val="ListParagraph"/>
        <w:numPr>
          <w:ilvl w:val="0"/>
          <w:numId w:val="52"/>
        </w:numPr>
        <w:rPr>
          <w:ins w:id="290" w:author="Musavi, Hamid [USA]" w:date="2017-05-25T15:35:00Z"/>
        </w:rPr>
      </w:pPr>
      <w:ins w:id="291" w:author="Musavi, Hamid [USA]" w:date="2017-05-25T15:32:00Z">
        <w:r>
          <w:t>Port number of the SDC server</w:t>
        </w:r>
      </w:ins>
    </w:p>
    <w:p w14:paraId="06290873" w14:textId="66FB3826" w:rsidR="002F71DE" w:rsidRDefault="002F71DE" w:rsidP="002F71DE">
      <w:pPr>
        <w:pStyle w:val="Heading3"/>
        <w:rPr>
          <w:ins w:id="292" w:author="Musavi, Hamid [USA]" w:date="2017-05-25T15:44:00Z"/>
        </w:rPr>
      </w:pPr>
      <w:r>
        <w:t>ISD</w:t>
      </w:r>
      <w:ins w:id="293" w:author="Musavi, Hamid [USA]" w:date="2017-05-25T15:44:00Z">
        <w:r>
          <w:t xml:space="preserve"> Deposit Service Messages and Alerts</w:t>
        </w:r>
      </w:ins>
    </w:p>
    <w:p w14:paraId="6F35DE25" w14:textId="77777777" w:rsidR="002F71DE" w:rsidRPr="002253B4" w:rsidRDefault="002F71DE" w:rsidP="002F71DE">
      <w:pPr>
        <w:rPr>
          <w:ins w:id="294" w:author="Musavi, Hamid [USA]" w:date="2017-05-25T15:44:00Z"/>
        </w:rPr>
        <w:pPrChange w:id="295" w:author="Musavi, Hamid [USA]" w:date="2017-05-25T15:36:00Z">
          <w:pPr>
            <w:pStyle w:val="Heading3"/>
          </w:pPr>
        </w:pPrChange>
      </w:pPr>
      <w:ins w:id="296" w:author="Musavi, Hamid [USA]" w:date="2017-05-25T15:44:00Z">
        <w:r>
          <w:fldChar w:fldCharType="begin"/>
        </w:r>
        <w:r>
          <w:instrText xml:space="preserve"> REF _Ref483489995 \h </w:instrText>
        </w:r>
      </w:ins>
      <w:ins w:id="297" w:author="Musavi, Hamid [USA]" w:date="2017-05-25T15:44:00Z">
        <w:r>
          <w:fldChar w:fldCharType="separate"/>
        </w:r>
        <w:r>
          <w:t xml:space="preserve">Table </w:t>
        </w:r>
        <w:r>
          <w:fldChar w:fldCharType="end"/>
        </w:r>
        <w:r>
          <w:t xml:space="preserve"> provides a detailed list of the ODE Deposit Service messages and alerts. </w:t>
        </w:r>
      </w:ins>
    </w:p>
    <w:p w14:paraId="00981E64" w14:textId="77777777" w:rsidR="002F71DE" w:rsidRDefault="002F71DE" w:rsidP="002F71DE">
      <w:pPr>
        <w:pStyle w:val="Caption"/>
        <w:keepNext/>
        <w:rPr>
          <w:ins w:id="298" w:author="Musavi, Hamid [USA]" w:date="2017-05-25T15:44:00Z"/>
        </w:rPr>
      </w:pPr>
      <w:ins w:id="299" w:author="Musavi, Hamid [USA]" w:date="2017-05-25T15:44:00Z">
        <w:r>
          <w:lastRenderedPageBreak/>
          <w:t xml:space="preserve">Table </w:t>
        </w:r>
      </w:ins>
      <w:r>
        <w:t>1</w:t>
      </w:r>
      <w:ins w:id="300" w:author="Musavi, Hamid [USA]" w:date="2017-05-25T15:44:00Z">
        <w:r>
          <w:t xml:space="preserve"> </w:t>
        </w:r>
      </w:ins>
      <w:r>
        <w:t>–</w:t>
      </w:r>
      <w:ins w:id="301" w:author="Musavi, Hamid [USA]" w:date="2017-05-25T15:44:00Z">
        <w:r>
          <w:t xml:space="preserve"> </w:t>
        </w:r>
      </w:ins>
      <w:r>
        <w:t>VSD Deposit Service</w:t>
      </w:r>
      <w:ins w:id="302"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2F71DE" w14:paraId="188AE3E4" w14:textId="77777777" w:rsidTr="00375B0D">
        <w:trPr>
          <w:cnfStyle w:val="100000000000" w:firstRow="1" w:lastRow="0" w:firstColumn="0" w:lastColumn="0" w:oddVBand="0" w:evenVBand="0" w:oddHBand="0" w:evenHBand="0" w:firstRowFirstColumn="0" w:firstRowLastColumn="0" w:lastRowFirstColumn="0" w:lastRowLastColumn="0"/>
          <w:ins w:id="303"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6D299FF" w14:textId="77777777" w:rsidR="002F71DE" w:rsidRDefault="002F71DE" w:rsidP="00375B0D">
            <w:pPr>
              <w:rPr>
                <w:ins w:id="304" w:author="Musavi, Hamid [USA]" w:date="2017-05-25T15:44:00Z"/>
              </w:rPr>
            </w:pPr>
            <w:ins w:id="305" w:author="Musavi, Hamid [USA]" w:date="2017-05-25T15:44:00Z">
              <w:r>
                <w:t>Message or Alert</w:t>
              </w:r>
            </w:ins>
          </w:p>
        </w:tc>
        <w:tc>
          <w:tcPr>
            <w:tcW w:w="2345" w:type="dxa"/>
          </w:tcPr>
          <w:p w14:paraId="386ACA44" w14:textId="77777777" w:rsidR="002F71DE" w:rsidRDefault="002F71DE" w:rsidP="00375B0D">
            <w:pPr>
              <w:cnfStyle w:val="100000000000" w:firstRow="1" w:lastRow="0" w:firstColumn="0" w:lastColumn="0" w:oddVBand="0" w:evenVBand="0" w:oddHBand="0" w:evenHBand="0" w:firstRowFirstColumn="0" w:firstRowLastColumn="0" w:lastRowFirstColumn="0" w:lastRowLastColumn="0"/>
              <w:rPr>
                <w:ins w:id="306" w:author="Musavi, Hamid [USA]" w:date="2017-05-25T15:44:00Z"/>
              </w:rPr>
            </w:pPr>
            <w:ins w:id="307" w:author="Musavi, Hamid [USA]" w:date="2017-05-25T15:44:00Z">
              <w:r>
                <w:t>Communication Method</w:t>
              </w:r>
            </w:ins>
          </w:p>
        </w:tc>
        <w:tc>
          <w:tcPr>
            <w:tcW w:w="3335" w:type="dxa"/>
          </w:tcPr>
          <w:p w14:paraId="73DE76F4" w14:textId="77777777" w:rsidR="002F71DE" w:rsidRDefault="002F71DE" w:rsidP="00375B0D">
            <w:pPr>
              <w:cnfStyle w:val="100000000000" w:firstRow="1" w:lastRow="0" w:firstColumn="0" w:lastColumn="0" w:oddVBand="0" w:evenVBand="0" w:oddHBand="0" w:evenHBand="0" w:firstRowFirstColumn="0" w:firstRowLastColumn="0" w:lastRowFirstColumn="0" w:lastRowLastColumn="0"/>
              <w:rPr>
                <w:ins w:id="308" w:author="Musavi, Hamid [USA]" w:date="2017-05-25T15:44:00Z"/>
              </w:rPr>
            </w:pPr>
            <w:ins w:id="309" w:author="Musavi, Hamid [USA]" w:date="2017-05-25T15:44:00Z">
              <w:r>
                <w:t>Description</w:t>
              </w:r>
            </w:ins>
          </w:p>
        </w:tc>
        <w:tc>
          <w:tcPr>
            <w:tcW w:w="3330" w:type="dxa"/>
          </w:tcPr>
          <w:p w14:paraId="38867031" w14:textId="77777777" w:rsidR="002F71DE" w:rsidRDefault="002F71DE" w:rsidP="00375B0D">
            <w:pPr>
              <w:cnfStyle w:val="100000000000" w:firstRow="1" w:lastRow="0" w:firstColumn="0" w:lastColumn="0" w:oddVBand="0" w:evenVBand="0" w:oddHBand="0" w:evenHBand="0" w:firstRowFirstColumn="0" w:firstRowLastColumn="0" w:lastRowFirstColumn="0" w:lastRowLastColumn="0"/>
              <w:rPr>
                <w:ins w:id="310" w:author="Musavi, Hamid [USA]" w:date="2017-05-25T15:44:00Z"/>
              </w:rPr>
            </w:pPr>
            <w:ins w:id="311" w:author="Musavi, Hamid [USA]" w:date="2017-05-25T15:44:00Z">
              <w:r>
                <w:t>Criteria</w:t>
              </w:r>
            </w:ins>
          </w:p>
        </w:tc>
      </w:tr>
      <w:tr w:rsidR="002F71DE" w14:paraId="3F5AD5E5" w14:textId="77777777" w:rsidTr="00375B0D">
        <w:trPr>
          <w:cnfStyle w:val="000000100000" w:firstRow="0" w:lastRow="0" w:firstColumn="0" w:lastColumn="0" w:oddVBand="0" w:evenVBand="0" w:oddHBand="1" w:evenHBand="0" w:firstRowFirstColumn="0" w:firstRowLastColumn="0" w:lastRowFirstColumn="0" w:lastRowLastColumn="0"/>
          <w:ins w:id="312"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23555E5F" w14:textId="523CA783" w:rsidR="002F71DE" w:rsidRDefault="002F71DE" w:rsidP="00375B0D">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 xml:space="preserve">"Error creating </w:t>
            </w:r>
            <w:r>
              <w:rPr>
                <w:rFonts w:ascii="Monaco" w:hAnsi="Monaco" w:cs="Times New Roman"/>
                <w:color w:val="3933FF"/>
                <w:sz w:val="17"/>
                <w:szCs w:val="17"/>
              </w:rPr>
              <w:t>ISD</w:t>
            </w:r>
            <w:r w:rsidRPr="00EB4A6F">
              <w:rPr>
                <w:rFonts w:ascii="Monaco" w:hAnsi="Monaco" w:cs="Times New Roman"/>
                <w:color w:val="3933FF"/>
                <w:sz w:val="17"/>
                <w:szCs w:val="17"/>
              </w:rPr>
              <w:t xml:space="preserve"> depositor socket with port {}"</w:t>
            </w:r>
          </w:p>
          <w:p w14:paraId="1D12335D" w14:textId="77777777" w:rsidR="002F71DE" w:rsidRPr="0060553C" w:rsidRDefault="002F71DE" w:rsidP="00375B0D">
            <w:pPr>
              <w:pStyle w:val="ListParagraph"/>
              <w:numPr>
                <w:ilvl w:val="0"/>
                <w:numId w:val="54"/>
              </w:numPr>
              <w:rPr>
                <w:ins w:id="313" w:author="Musavi, Hamid [USA]" w:date="2017-05-25T15:44:00Z"/>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5E4929E2" w14:textId="77777777" w:rsidR="002F71DE" w:rsidRDefault="002F71DE" w:rsidP="00375B0D">
            <w:pPr>
              <w:cnfStyle w:val="000000100000" w:firstRow="0" w:lastRow="0" w:firstColumn="0" w:lastColumn="0" w:oddVBand="0" w:evenVBand="0" w:oddHBand="1" w:evenHBand="0" w:firstRowFirstColumn="0" w:firstRowLastColumn="0" w:lastRowFirstColumn="0" w:lastRowLastColumn="0"/>
              <w:rPr>
                <w:ins w:id="314" w:author="Musavi, Hamid [USA]" w:date="2017-05-25T15:44:00Z"/>
              </w:rPr>
            </w:pPr>
            <w:r>
              <w:t>Application log file</w:t>
            </w:r>
          </w:p>
        </w:tc>
        <w:tc>
          <w:tcPr>
            <w:tcW w:w="3335" w:type="dxa"/>
          </w:tcPr>
          <w:p w14:paraId="37D8BEA9" w14:textId="5DD330DF" w:rsidR="002F71DE" w:rsidRDefault="002F71DE" w:rsidP="002F71DE">
            <w:pPr>
              <w:cnfStyle w:val="000000100000" w:firstRow="0" w:lastRow="0" w:firstColumn="0" w:lastColumn="0" w:oddVBand="0" w:evenVBand="0" w:oddHBand="1" w:evenHBand="0" w:firstRowFirstColumn="0" w:firstRowLastColumn="0" w:lastRowFirstColumn="0" w:lastRowLastColumn="0"/>
              <w:rPr>
                <w:ins w:id="315" w:author="Musavi, Hamid [USA]" w:date="2017-05-25T15:44:00Z"/>
              </w:rPr>
            </w:pPr>
            <w:r>
              <w:t xml:space="preserve">When a </w:t>
            </w:r>
            <w:r>
              <w:t>ISD</w:t>
            </w:r>
            <w:r>
              <w:t xml:space="preserve"> arrives over UDP, the </w:t>
            </w:r>
            <w:r>
              <w:t>ISD</w:t>
            </w:r>
            <w:r>
              <w:t xml:space="preserve"> depositor service tries to create a new datagram socket with a given port. This error message is logged when ODE fails to create a new datagram socket due to port being bound to some other program.</w:t>
            </w:r>
          </w:p>
        </w:tc>
        <w:tc>
          <w:tcPr>
            <w:tcW w:w="3330" w:type="dxa"/>
          </w:tcPr>
          <w:p w14:paraId="11172107" w14:textId="77777777" w:rsidR="002F71DE" w:rsidRDefault="002F71DE" w:rsidP="00375B0D">
            <w:pPr>
              <w:cnfStyle w:val="000000100000" w:firstRow="0" w:lastRow="0" w:firstColumn="0" w:lastColumn="0" w:oddVBand="0" w:evenVBand="0" w:oddHBand="1" w:evenHBand="0" w:firstRowFirstColumn="0" w:firstRowLastColumn="0" w:lastRowFirstColumn="0" w:lastRowLastColumn="0"/>
              <w:rPr>
                <w:ins w:id="316" w:author="Musavi, Hamid [USA]" w:date="2017-05-25T15:44:00Z"/>
              </w:rPr>
            </w:pPr>
            <w:r>
              <w:t>If the port is already bound to some other program or if the socket creation fails for some other reason, this message is logged in the application log file.</w:t>
            </w:r>
          </w:p>
        </w:tc>
      </w:tr>
      <w:tr w:rsidR="002F71DE" w14:paraId="63C5C103" w14:textId="77777777" w:rsidTr="00375B0D">
        <w:trPr>
          <w:ins w:id="317"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1ACC8F8E" w14:textId="20E5BC6A" w:rsidR="002F71DE" w:rsidRDefault="002F71DE" w:rsidP="00375B0D">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 xml:space="preserve">Error Sending </w:t>
            </w:r>
            <w:r>
              <w:rPr>
                <w:rFonts w:ascii="Monaco" w:hAnsi="Monaco" w:cs="Times New Roman"/>
                <w:color w:val="3933FF"/>
                <w:sz w:val="17"/>
                <w:szCs w:val="17"/>
              </w:rPr>
              <w:t>ISD</w:t>
            </w:r>
            <w:r w:rsidRPr="0060553C">
              <w:rPr>
                <w:rFonts w:ascii="Monaco" w:hAnsi="Monaco" w:cs="Times New Roman"/>
                <w:color w:val="3933FF"/>
                <w:sz w:val="17"/>
                <w:szCs w:val="17"/>
              </w:rPr>
              <w:t xml:space="preserve"> to SDC</w:t>
            </w:r>
          </w:p>
          <w:p w14:paraId="34ABFA80" w14:textId="77777777" w:rsidR="002F71DE" w:rsidRPr="00D43D48" w:rsidRDefault="002F71DE" w:rsidP="00375B0D">
            <w:pPr>
              <w:pStyle w:val="ListParagraph"/>
              <w:numPr>
                <w:ilvl w:val="0"/>
                <w:numId w:val="56"/>
              </w:numPr>
              <w:rPr>
                <w:ins w:id="318" w:author="Musavi, Hamid [USA]" w:date="2017-05-25T15:44:00Z"/>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44B5D804" w14:textId="77777777" w:rsidR="002F71DE" w:rsidRDefault="002F71DE" w:rsidP="00375B0D">
            <w:pPr>
              <w:cnfStyle w:val="000000000000" w:firstRow="0" w:lastRow="0" w:firstColumn="0" w:lastColumn="0" w:oddVBand="0" w:evenVBand="0" w:oddHBand="0" w:evenHBand="0" w:firstRowFirstColumn="0" w:firstRowLastColumn="0" w:lastRowFirstColumn="0" w:lastRowLastColumn="0"/>
              <w:rPr>
                <w:ins w:id="319" w:author="Musavi, Hamid [USA]" w:date="2017-05-25T15:44:00Z"/>
              </w:rPr>
            </w:pPr>
            <w:r>
              <w:t>Application log file</w:t>
            </w:r>
          </w:p>
        </w:tc>
        <w:tc>
          <w:tcPr>
            <w:tcW w:w="3335" w:type="dxa"/>
          </w:tcPr>
          <w:p w14:paraId="0F2CF14A" w14:textId="18665B47" w:rsidR="002F71DE" w:rsidRDefault="002F71DE" w:rsidP="00F07077">
            <w:pPr>
              <w:cnfStyle w:val="000000000000" w:firstRow="0" w:lastRow="0" w:firstColumn="0" w:lastColumn="0" w:oddVBand="0" w:evenVBand="0" w:oddHBand="0" w:evenHBand="0" w:firstRowFirstColumn="0" w:firstRowLastColumn="0" w:lastRowFirstColumn="0" w:lastRowLastColumn="0"/>
              <w:rPr>
                <w:ins w:id="320" w:author="Musavi, Hamid [USA]" w:date="2017-05-25T15:44:00Z"/>
              </w:rPr>
            </w:pPr>
            <w:r>
              <w:t xml:space="preserve">When a datagram socket tries to send </w:t>
            </w:r>
            <w:r w:rsidR="00F07077">
              <w:t>ISD</w:t>
            </w:r>
            <w:r>
              <w:t xml:space="preserve"> to SDC, this error maybe logged if the socket fails to send VSD due Input Output Exception.</w:t>
            </w:r>
          </w:p>
        </w:tc>
        <w:tc>
          <w:tcPr>
            <w:tcW w:w="3330" w:type="dxa"/>
          </w:tcPr>
          <w:p w14:paraId="4A316392" w14:textId="4093C701" w:rsidR="002F71DE" w:rsidRDefault="002F71DE" w:rsidP="002F71DE">
            <w:pPr>
              <w:cnfStyle w:val="000000000000" w:firstRow="0" w:lastRow="0" w:firstColumn="0" w:lastColumn="0" w:oddVBand="0" w:evenVBand="0" w:oddHBand="0" w:evenHBand="0" w:firstRowFirstColumn="0" w:firstRowLastColumn="0" w:lastRowFirstColumn="0" w:lastRowLastColumn="0"/>
              <w:rPr>
                <w:ins w:id="321" w:author="Musavi, Hamid [USA]" w:date="2017-05-25T15:44:00Z"/>
              </w:rPr>
            </w:pPr>
            <w:r>
              <w:t xml:space="preserve">If the datagram socket fails to send the </w:t>
            </w:r>
            <w:r>
              <w:t>ISD</w:t>
            </w:r>
            <w:r>
              <w:t xml:space="preserve"> to SD due to IOException, this message is logged in the application log file.</w:t>
            </w:r>
          </w:p>
        </w:tc>
      </w:tr>
      <w:tr w:rsidR="002F71DE" w14:paraId="4E481E4B" w14:textId="77777777" w:rsidTr="00375B0D">
        <w:trPr>
          <w:cnfStyle w:val="000000100000" w:firstRow="0" w:lastRow="0" w:firstColumn="0" w:lastColumn="0" w:oddVBand="0" w:evenVBand="0" w:oddHBand="1" w:evenHBand="0" w:firstRowFirstColumn="0" w:firstRowLastColumn="0" w:lastRowFirstColumn="0" w:lastRowLastColumn="0"/>
          <w:ins w:id="322"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348A7C4A" w14:textId="6871CE7F" w:rsidR="002F71DE" w:rsidRDefault="002F71DE" w:rsidP="00375B0D">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 xml:space="preserve">Error Encoding </w:t>
            </w:r>
            <w:r>
              <w:rPr>
                <w:rFonts w:ascii="Monaco" w:hAnsi="Monaco" w:cs="Times New Roman"/>
                <w:color w:val="3933FF"/>
                <w:sz w:val="17"/>
                <w:szCs w:val="17"/>
              </w:rPr>
              <w:t>ISD</w:t>
            </w:r>
            <w:r w:rsidRPr="0077763C">
              <w:rPr>
                <w:rFonts w:ascii="Monaco" w:hAnsi="Monaco" w:cs="Times New Roman"/>
                <w:color w:val="3933FF"/>
                <w:sz w:val="17"/>
                <w:szCs w:val="17"/>
              </w:rPr>
              <w:t xml:space="preserve"> ServiceRequest</w:t>
            </w:r>
          </w:p>
          <w:p w14:paraId="3FCEE173" w14:textId="77777777" w:rsidR="002F71DE" w:rsidRPr="007D6419" w:rsidRDefault="002F71DE" w:rsidP="00375B0D">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7EABC5F3" w14:textId="77777777" w:rsidR="002F71DE" w:rsidRPr="000E6034" w:rsidRDefault="002F71DE" w:rsidP="00375B0D">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D5FEEE" w14:textId="77777777" w:rsidR="002F71DE" w:rsidRPr="009417E3" w:rsidRDefault="002F71DE" w:rsidP="00375B0D">
            <w:pPr>
              <w:rPr>
                <w:ins w:id="323" w:author="Musavi, Hamid [USA]" w:date="2017-05-25T15:44:00Z"/>
              </w:rPr>
            </w:pPr>
          </w:p>
        </w:tc>
        <w:tc>
          <w:tcPr>
            <w:tcW w:w="2345" w:type="dxa"/>
          </w:tcPr>
          <w:p w14:paraId="12A1A97C" w14:textId="77777777" w:rsidR="002F71DE" w:rsidRDefault="002F71DE" w:rsidP="00375B0D">
            <w:pPr>
              <w:cnfStyle w:val="000000100000" w:firstRow="0" w:lastRow="0" w:firstColumn="0" w:lastColumn="0" w:oddVBand="0" w:evenVBand="0" w:oddHBand="1" w:evenHBand="0" w:firstRowFirstColumn="0" w:firstRowLastColumn="0" w:lastRowFirstColumn="0" w:lastRowLastColumn="0"/>
              <w:rPr>
                <w:ins w:id="324" w:author="Musavi, Hamid [USA]" w:date="2017-05-25T15:44:00Z"/>
              </w:rPr>
            </w:pPr>
            <w:r>
              <w:t>Application log file</w:t>
            </w:r>
          </w:p>
        </w:tc>
        <w:tc>
          <w:tcPr>
            <w:tcW w:w="3335" w:type="dxa"/>
          </w:tcPr>
          <w:p w14:paraId="5EEFB64A" w14:textId="77777777" w:rsidR="002F71DE" w:rsidRDefault="002F71DE" w:rsidP="00375B0D">
            <w:pPr>
              <w:cnfStyle w:val="000000100000" w:firstRow="0" w:lastRow="0" w:firstColumn="0" w:lastColumn="0" w:oddVBand="0" w:evenVBand="0" w:oddHBand="1" w:evenHBand="0" w:firstRowFirstColumn="0" w:firstRowLastColumn="0" w:lastRowFirstColumn="0" w:lastRowLastColumn="0"/>
              <w:rPr>
                <w:ins w:id="325" w:author="Musavi, Hamid [USA]" w:date="2017-05-25T15:44:00Z"/>
              </w:rPr>
            </w:pPr>
            <w:r>
              <w:t>When the depositor service modifies the received service request, it tries to encode the request before sending to SDC. This message is logged when the ODE fails to encode the service request properly.</w:t>
            </w:r>
          </w:p>
        </w:tc>
        <w:tc>
          <w:tcPr>
            <w:tcW w:w="3330" w:type="dxa"/>
          </w:tcPr>
          <w:p w14:paraId="2D311039" w14:textId="77777777" w:rsidR="002F71DE" w:rsidRDefault="002F71DE" w:rsidP="00375B0D">
            <w:pPr>
              <w:cnfStyle w:val="000000100000" w:firstRow="0" w:lastRow="0" w:firstColumn="0" w:lastColumn="0" w:oddVBand="0" w:evenVBand="0" w:oddHBand="1" w:evenHBand="0" w:firstRowFirstColumn="0" w:firstRowLastColumn="0" w:lastRowFirstColumn="0" w:lastRowLastColumn="0"/>
              <w:rPr>
                <w:ins w:id="326" w:author="Musavi, Hamid [USA]" w:date="2017-05-25T15:44:00Z"/>
              </w:rPr>
            </w:pPr>
            <w:r>
              <w:t>If ODE f</w:t>
            </w:r>
            <w:bookmarkStart w:id="327" w:name="_GoBack"/>
            <w:bookmarkEnd w:id="327"/>
            <w:r>
              <w:t>ails to encode the modified service request properly, this message is logged in the application log file.</w:t>
            </w:r>
          </w:p>
        </w:tc>
      </w:tr>
      <w:tr w:rsidR="002F71DE" w14:paraId="0D3AFC0C" w14:textId="77777777" w:rsidTr="00375B0D">
        <w:trPr>
          <w:ins w:id="328"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3FBEF6F1" w14:textId="2C742006" w:rsidR="002F71DE" w:rsidRDefault="002F71DE" w:rsidP="00375B0D">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 xml:space="preserve">Error Receiving </w:t>
            </w:r>
            <w:r>
              <w:rPr>
                <w:rFonts w:ascii="Monaco" w:hAnsi="Monaco" w:cs="Times New Roman"/>
                <w:color w:val="3933FF"/>
                <w:sz w:val="17"/>
                <w:szCs w:val="17"/>
              </w:rPr>
              <w:t>ISD</w:t>
            </w:r>
            <w:r w:rsidRPr="002834B9">
              <w:rPr>
                <w:rFonts w:ascii="Monaco" w:hAnsi="Monaco" w:cs="Times New Roman"/>
                <w:color w:val="3933FF"/>
                <w:sz w:val="17"/>
                <w:szCs w:val="17"/>
              </w:rPr>
              <w:t xml:space="preserve"> Deposit ServiceResponse</w:t>
            </w:r>
          </w:p>
          <w:p w14:paraId="1C145145" w14:textId="77777777" w:rsidR="002F71DE" w:rsidRPr="002834B9" w:rsidRDefault="002F71DE" w:rsidP="00375B0D">
            <w:pPr>
              <w:pStyle w:val="ListParagraph"/>
              <w:numPr>
                <w:ilvl w:val="0"/>
                <w:numId w:val="58"/>
              </w:numPr>
              <w:rPr>
                <w:ins w:id="329" w:author="Musavi, Hamid [USA]" w:date="2017-05-25T15:44:00Z"/>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527E961D" w14:textId="77777777" w:rsidR="002F71DE" w:rsidRDefault="002F71DE" w:rsidP="00375B0D">
            <w:pPr>
              <w:cnfStyle w:val="000000000000" w:firstRow="0" w:lastRow="0" w:firstColumn="0" w:lastColumn="0" w:oddVBand="0" w:evenVBand="0" w:oddHBand="0" w:evenHBand="0" w:firstRowFirstColumn="0" w:firstRowLastColumn="0" w:lastRowFirstColumn="0" w:lastRowLastColumn="0"/>
              <w:rPr>
                <w:ins w:id="330" w:author="Musavi, Hamid [USA]" w:date="2017-05-25T15:44:00Z"/>
              </w:rPr>
            </w:pPr>
            <w:r>
              <w:t>Application log file</w:t>
            </w:r>
          </w:p>
        </w:tc>
        <w:tc>
          <w:tcPr>
            <w:tcW w:w="3335" w:type="dxa"/>
          </w:tcPr>
          <w:p w14:paraId="5D51AC67" w14:textId="77777777" w:rsidR="002F71DE" w:rsidRDefault="002F71DE" w:rsidP="00375B0D">
            <w:pPr>
              <w:cnfStyle w:val="000000000000" w:firstRow="0" w:lastRow="0" w:firstColumn="0" w:lastColumn="0" w:oddVBand="0" w:evenVBand="0" w:oddHBand="0" w:evenHBand="0" w:firstRowFirstColumn="0" w:firstRowLastColumn="0" w:lastRowFirstColumn="0" w:lastRowLastColumn="0"/>
              <w:rPr>
                <w:ins w:id="331" w:author="Musavi, Hamid [USA]" w:date="2017-05-25T15:44:00Z"/>
              </w:rPr>
            </w:pPr>
            <w:r>
              <w:t>When the ODE waits for service response from SDC, this error message may be logged if the datagram socket fails to receive service response from SDC due to IOException with the socket.</w:t>
            </w:r>
          </w:p>
        </w:tc>
        <w:tc>
          <w:tcPr>
            <w:tcW w:w="3330" w:type="dxa"/>
          </w:tcPr>
          <w:p w14:paraId="214FCB67" w14:textId="77777777" w:rsidR="002F71DE" w:rsidRDefault="002F71DE" w:rsidP="00375B0D">
            <w:pPr>
              <w:cnfStyle w:val="000000000000" w:firstRow="0" w:lastRow="0" w:firstColumn="0" w:lastColumn="0" w:oddVBand="0" w:evenVBand="0" w:oddHBand="0" w:evenHBand="0" w:firstRowFirstColumn="0" w:firstRowLastColumn="0" w:lastRowFirstColumn="0" w:lastRowLastColumn="0"/>
              <w:rPr>
                <w:ins w:id="332" w:author="Musavi, Hamid [USA]" w:date="2017-05-25T15:44:00Z"/>
              </w:rPr>
            </w:pPr>
            <w:r>
              <w:t>If the listening datagram socket fails to receive the incoming service response from SDC, this message is logged in the application log file.</w:t>
            </w:r>
          </w:p>
        </w:tc>
      </w:tr>
      <w:tr w:rsidR="002F71DE" w14:paraId="0F591E5B" w14:textId="77777777" w:rsidTr="00375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2AE412BB" w14:textId="7B50FD62" w:rsidR="002F71DE" w:rsidRDefault="002F71DE" w:rsidP="00375B0D">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 xml:space="preserve">Error Decoding </w:t>
            </w:r>
            <w:r>
              <w:rPr>
                <w:rFonts w:ascii="Monaco" w:hAnsi="Monaco" w:cs="Times New Roman"/>
                <w:color w:val="3933FF"/>
                <w:sz w:val="17"/>
                <w:szCs w:val="17"/>
              </w:rPr>
              <w:t>ISD</w:t>
            </w:r>
            <w:r w:rsidRPr="002834B9">
              <w:rPr>
                <w:rFonts w:ascii="Monaco" w:hAnsi="Monaco" w:cs="Times New Roman"/>
                <w:color w:val="3933FF"/>
                <w:sz w:val="17"/>
                <w:szCs w:val="17"/>
              </w:rPr>
              <w:t xml:space="preserve"> Deposit ServiceResponse</w:t>
            </w:r>
          </w:p>
          <w:p w14:paraId="0AAF5685" w14:textId="77777777" w:rsidR="002F71DE" w:rsidRPr="002834B9" w:rsidRDefault="002F71DE" w:rsidP="00375B0D">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DecodeFailedException</w:t>
            </w:r>
          </w:p>
          <w:p w14:paraId="0396E3D8" w14:textId="77777777" w:rsidR="002F71DE" w:rsidRPr="002834B9" w:rsidRDefault="002F71DE" w:rsidP="00375B0D">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4EAF796F" w14:textId="77777777" w:rsidR="002F71DE" w:rsidRDefault="002F71DE" w:rsidP="00375B0D">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CD2785B" w14:textId="77777777" w:rsidR="002F71DE" w:rsidRDefault="002F71DE" w:rsidP="00375B0D">
            <w:pPr>
              <w:cnfStyle w:val="000000100000" w:firstRow="0" w:lastRow="0" w:firstColumn="0" w:lastColumn="0" w:oddVBand="0" w:evenVBand="0" w:oddHBand="1" w:evenHBand="0" w:firstRowFirstColumn="0" w:firstRowLastColumn="0" w:lastRowFirstColumn="0" w:lastRowLastColumn="0"/>
            </w:pPr>
            <w:r>
              <w:t xml:space="preserve">When the ODE receives service response from SDC, the depositor service tries to decode the service response first. This message is logged if </w:t>
            </w:r>
            <w:r>
              <w:lastRenderedPageBreak/>
              <w:t>the decoder fails to properly decode the response.</w:t>
            </w:r>
          </w:p>
        </w:tc>
        <w:tc>
          <w:tcPr>
            <w:tcW w:w="3330" w:type="dxa"/>
          </w:tcPr>
          <w:p w14:paraId="71601D83" w14:textId="77777777" w:rsidR="002F71DE" w:rsidRDefault="002F71DE" w:rsidP="00375B0D">
            <w:pPr>
              <w:cnfStyle w:val="000000100000" w:firstRow="0" w:lastRow="0" w:firstColumn="0" w:lastColumn="0" w:oddVBand="0" w:evenVBand="0" w:oddHBand="1" w:evenHBand="0" w:firstRowFirstColumn="0" w:firstRowLastColumn="0" w:lastRowFirstColumn="0" w:lastRowLastColumn="0"/>
            </w:pPr>
            <w:r>
              <w:lastRenderedPageBreak/>
              <w:t>If the depositor service fails to properly decode the incoming service response, this message is logged in the application log file.</w:t>
            </w:r>
          </w:p>
        </w:tc>
      </w:tr>
    </w:tbl>
    <w:p w14:paraId="68EE54F5" w14:textId="77777777" w:rsidR="002F71DE" w:rsidRDefault="002F71DE" w:rsidP="002F71DE">
      <w:pPr>
        <w:rPr>
          <w:ins w:id="333" w:author="Musavi, Hamid [USA]" w:date="2017-05-25T15:44:00Z"/>
        </w:rPr>
        <w:pPrChange w:id="334" w:author="Musavi, Hamid [USA]" w:date="2017-05-25T15:35:00Z">
          <w:pPr>
            <w:pStyle w:val="ListParagraph"/>
            <w:numPr>
              <w:numId w:val="52"/>
            </w:numPr>
            <w:ind w:hanging="360"/>
          </w:pPr>
        </w:pPrChange>
      </w:pPr>
    </w:p>
    <w:p w14:paraId="33B3A32C" w14:textId="77777777" w:rsidR="002F71DE" w:rsidRDefault="002F71DE" w:rsidP="003933FA"/>
    <w:p w14:paraId="2C0942E2" w14:textId="3F221049" w:rsidR="003933FA" w:rsidRDefault="003933FA" w:rsidP="003933FA">
      <w:pPr>
        <w:pStyle w:val="Heading2"/>
        <w:rPr>
          <w:ins w:id="335" w:author="Musavi, Hamid [USA]" w:date="2017-05-25T15:32:00Z"/>
        </w:rPr>
      </w:pPr>
      <w:r>
        <w:t>ISD</w:t>
      </w:r>
      <w:ins w:id="336" w:author="Musavi, Hamid [USA]" w:date="2017-05-25T15:32:00Z">
        <w:r>
          <w:t xml:space="preserve"> Receiver Service</w:t>
        </w:r>
      </w:ins>
    </w:p>
    <w:p w14:paraId="7A579910" w14:textId="2ABF8645" w:rsidR="003933FA" w:rsidRDefault="003933FA" w:rsidP="003933FA">
      <w:pPr>
        <w:rPr>
          <w:ins w:id="337" w:author="Musavi, Hamid [USA]" w:date="2017-05-25T15:32:00Z"/>
        </w:rPr>
      </w:pPr>
      <w:ins w:id="338" w:author="Musavi, Hamid [USA]" w:date="2017-05-25T15:32:00Z">
        <w:r>
          <w:t xml:space="preserve">The ODE receives </w:t>
        </w:r>
      </w:ins>
      <w:r>
        <w:t>ISD</w:t>
      </w:r>
      <w:ins w:id="339" w:author="Musavi, Hamid [USA]" w:date="2017-05-25T15:32:00Z">
        <w:r>
          <w:t xml:space="preserve"> messages via UDP/IP at its </w:t>
        </w:r>
      </w:ins>
      <w:r>
        <w:t>ISD</w:t>
      </w:r>
      <w:ins w:id="340" w:author="Musavi, Hamid [USA]" w:date="2017-05-25T15:32:00Z">
        <w:r>
          <w:t xml:space="preserve"> Receiver service. This service will accept ServiceRequest and </w:t>
        </w:r>
      </w:ins>
      <w:r>
        <w:t>IntersectionVehicleDatat</w:t>
      </w:r>
      <w:ins w:id="341" w:author="Musavi, Hamid [USA]" w:date="2017-05-25T15:32:00Z">
        <w:r>
          <w:t xml:space="preserve">datagrams. Upon receipt of a ServiceRequest, the receiver works with the </w:t>
        </w:r>
      </w:ins>
      <w:r>
        <w:t>ISD</w:t>
      </w:r>
      <w:ins w:id="342" w:author="Musavi, Hamid [USA]" w:date="2017-05-25T15:32:00Z">
        <w:r>
          <w:t xml:space="preserve">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w:t>
        </w:r>
      </w:ins>
      <w:r>
        <w:t>ISD</w:t>
      </w:r>
      <w:ins w:id="343" w:author="Musavi, Hamid [USA]" w:date="2017-05-25T15:32:00Z">
        <w:r>
          <w:t xml:space="preserve"> messages to ODE which then will be forwarded to the SDC. Upon arrival of </w:t>
        </w:r>
      </w:ins>
      <w:r>
        <w:t>ISDs</w:t>
      </w:r>
      <w:ins w:id="344" w:author="Musavi, Hamid [USA]" w:date="2017-05-25T15:32:00Z">
        <w:r>
          <w:t xml:space="preserve">, the ODE </w:t>
        </w:r>
      </w:ins>
      <w:r>
        <w:t xml:space="preserve">will </w:t>
      </w:r>
      <w:ins w:id="345" w:author="Musavi, Hamid [USA]" w:date="2017-05-25T15:32:00Z">
        <w:r>
          <w:t>publish</w:t>
        </w:r>
      </w:ins>
      <w:r>
        <w:t xml:space="preserve"> </w:t>
      </w:r>
      <w:ins w:id="346" w:author="Musavi, Hamid [USA]" w:date="2017-05-25T15:32:00Z">
        <w:r>
          <w:t xml:space="preserve">them to the appropriate </w:t>
        </w:r>
      </w:ins>
      <w:r>
        <w:t>ISD</w:t>
      </w:r>
      <w:ins w:id="347" w:author="Musavi, Hamid [USA]" w:date="2017-05-25T15:32:00Z">
        <w:r>
          <w:t xml:space="preserve"> Kafka topics.</w:t>
        </w:r>
      </w:ins>
    </w:p>
    <w:p w14:paraId="0D97E72A" w14:textId="77777777" w:rsidR="003933FA" w:rsidRDefault="003933FA" w:rsidP="003933FA">
      <w:pPr>
        <w:jc w:val="both"/>
        <w:rPr>
          <w:ins w:id="348" w:author="Musavi, Hamid [USA]" w:date="2017-05-25T15:32:00Z"/>
        </w:rPr>
      </w:pPr>
      <w:ins w:id="349" w:author="Musavi, Hamid [USA]" w:date="2017-05-25T15:32:00Z">
        <w:r>
          <w:t xml:space="preserve">Configuration options (set in application.properties) can be found in </w:t>
        </w:r>
        <w:r>
          <w:fldChar w:fldCharType="begin"/>
        </w:r>
        <w:r>
          <w:instrText xml:space="preserve"> REF _Ref483487699 \h </w:instrText>
        </w:r>
      </w:ins>
      <w:ins w:id="350" w:author="Musavi, Hamid [USA]" w:date="2017-05-25T15:32:00Z">
        <w:r>
          <w:fldChar w:fldCharType="separate"/>
        </w:r>
      </w:ins>
      <w:r>
        <w:t xml:space="preserve">Table </w:t>
      </w:r>
      <w:r>
        <w:rPr>
          <w:noProof/>
        </w:rPr>
        <w:t>1</w:t>
      </w:r>
      <w:r>
        <w:t xml:space="preserve"> - ODE Application Properties</w:t>
      </w:r>
      <w:ins w:id="351" w:author="Musavi, Hamid [USA]" w:date="2017-05-25T15:32:00Z">
        <w:r>
          <w:fldChar w:fldCharType="end"/>
        </w:r>
        <w:r>
          <w:t>.</w:t>
        </w:r>
      </w:ins>
    </w:p>
    <w:p w14:paraId="178BDC8D" w14:textId="77777777" w:rsidR="003933FA" w:rsidRDefault="003933FA" w:rsidP="003933FA">
      <w:pPr>
        <w:jc w:val="both"/>
        <w:rPr>
          <w:ins w:id="352" w:author="Musavi, Hamid [USA]" w:date="2017-05-25T15:32:00Z"/>
        </w:rPr>
      </w:pPr>
    </w:p>
    <w:p w14:paraId="6B98B9BA" w14:textId="77777777" w:rsidR="003933FA" w:rsidRDefault="003933FA" w:rsidP="003933FA">
      <w:pPr>
        <w:keepNext/>
        <w:jc w:val="center"/>
        <w:rPr>
          <w:ins w:id="353" w:author="Musavi, Hamid [USA]" w:date="2017-05-25T15:32:00Z"/>
        </w:rPr>
      </w:pPr>
      <w:ins w:id="354" w:author="Musavi, Hamid [USA]" w:date="2017-05-25T15:32:00Z">
        <w:r>
          <w:rPr>
            <w:noProof/>
            <w:lang w:eastAsia="zh-CN"/>
          </w:rPr>
          <w:lastRenderedPageBreak/>
          <w:drawing>
            <wp:inline distT="0" distB="0" distL="0" distR="0" wp14:anchorId="40CB8D82" wp14:editId="5C008BF7">
              <wp:extent cx="7709535" cy="25525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5">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ins>
    </w:p>
    <w:p w14:paraId="5D1A10BA" w14:textId="452CFB79" w:rsidR="003933FA" w:rsidRDefault="003933FA" w:rsidP="003933FA">
      <w:pPr>
        <w:pStyle w:val="Caption"/>
        <w:jc w:val="center"/>
        <w:rPr>
          <w:ins w:id="355" w:author="Musavi, Hamid [USA]" w:date="2017-05-25T15:32:00Z"/>
        </w:rPr>
      </w:pPr>
      <w:ins w:id="356" w:author="Musavi, Hamid [USA]" w:date="2017-05-25T15:32:00Z">
        <w:r>
          <w:t xml:space="preserve">Figure </w:t>
        </w:r>
        <w:r>
          <w:fldChar w:fldCharType="begin"/>
        </w:r>
        <w:r>
          <w:instrText xml:space="preserve"> SEQ Figure \* ARABIC </w:instrText>
        </w:r>
        <w:r>
          <w:fldChar w:fldCharType="separate"/>
        </w:r>
      </w:ins>
      <w:r>
        <w:rPr>
          <w:noProof/>
        </w:rPr>
        <w:t>3</w:t>
      </w:r>
      <w:ins w:id="357" w:author="Musavi, Hamid [USA]" w:date="2017-05-25T15:32:00Z">
        <w:r>
          <w:fldChar w:fldCharType="end"/>
        </w:r>
        <w:r>
          <w:t xml:space="preserve"> </w:t>
        </w:r>
      </w:ins>
      <w:r>
        <w:t>–</w:t>
      </w:r>
      <w:ins w:id="358" w:author="Musavi, Hamid [USA]" w:date="2017-05-25T15:32:00Z">
        <w:r>
          <w:t xml:space="preserve"> </w:t>
        </w:r>
      </w:ins>
      <w:r>
        <w:t>ISD</w:t>
      </w:r>
      <w:ins w:id="359" w:author="Musavi, Hamid [USA]" w:date="2017-05-25T15:32:00Z">
        <w:r w:rsidRPr="004E462A">
          <w:t xml:space="preserve"> Dialog Flow Diagram</w:t>
        </w:r>
      </w:ins>
    </w:p>
    <w:p w14:paraId="4C0088A9" w14:textId="77777777" w:rsidR="003933FA" w:rsidRDefault="003933FA" w:rsidP="003933FA">
      <w:pPr>
        <w:rPr>
          <w:ins w:id="360" w:author="Musavi, Hamid [USA]" w:date="2017-05-25T15:32:00Z"/>
        </w:rPr>
      </w:pPr>
    </w:p>
    <w:p w14:paraId="4B87941C" w14:textId="77777777" w:rsidR="003933FA" w:rsidRDefault="003933FA" w:rsidP="003933FA">
      <w:pPr>
        <w:spacing w:line="240" w:lineRule="auto"/>
        <w:contextualSpacing/>
        <w:jc w:val="both"/>
        <w:rPr>
          <w:ins w:id="361" w:author="Musavi, Hamid [USA]" w:date="2017-05-25T15:32:00Z"/>
        </w:rPr>
      </w:pPr>
      <w:ins w:id="362" w:author="Musavi, Hamid [USA]" w:date="2017-05-25T15:32:00Z">
        <w:r>
          <w:t xml:space="preserve">Notes for </w:t>
        </w:r>
        <w:r>
          <w:fldChar w:fldCharType="begin"/>
        </w:r>
        <w:r>
          <w:instrText xml:space="preserve"> REF _Ref483487917 \h </w:instrText>
        </w:r>
      </w:ins>
      <w:ins w:id="363" w:author="Musavi, Hamid [USA]" w:date="2017-05-25T15:32:00Z">
        <w:r>
          <w:fldChar w:fldCharType="separate"/>
        </w:r>
        <w:r>
          <w:t xml:space="preserve">Figure </w:t>
        </w:r>
        <w:r>
          <w:rPr>
            <w:noProof/>
          </w:rPr>
          <w:t>2</w:t>
        </w:r>
        <w:r>
          <w:fldChar w:fldCharType="end"/>
        </w:r>
        <w:r>
          <w:t>:</w:t>
        </w:r>
      </w:ins>
    </w:p>
    <w:p w14:paraId="2B49D269" w14:textId="77777777" w:rsidR="003933FA" w:rsidRDefault="003933FA" w:rsidP="003933FA">
      <w:pPr>
        <w:pStyle w:val="ListParagraph"/>
        <w:numPr>
          <w:ilvl w:val="0"/>
          <w:numId w:val="53"/>
        </w:numPr>
        <w:spacing w:line="240" w:lineRule="auto"/>
        <w:jc w:val="both"/>
        <w:rPr>
          <w:ins w:id="364" w:author="Musavi, Hamid [USA]" w:date="2017-05-25T15:32:00Z"/>
        </w:rPr>
      </w:pPr>
      <w:ins w:id="365" w:author="Musavi, Hamid [USA]" w:date="2017-05-25T15:32:00Z">
        <w:r>
          <w:t>Random Ports: These ports could have a range of values.</w:t>
        </w:r>
      </w:ins>
    </w:p>
    <w:p w14:paraId="4A19D09F" w14:textId="77777777" w:rsidR="003933FA" w:rsidRDefault="003933FA" w:rsidP="003933FA">
      <w:pPr>
        <w:pStyle w:val="ListParagraph"/>
        <w:numPr>
          <w:ilvl w:val="0"/>
          <w:numId w:val="53"/>
        </w:numPr>
        <w:spacing w:line="240" w:lineRule="auto"/>
        <w:jc w:val="both"/>
        <w:rPr>
          <w:ins w:id="366" w:author="Musavi, Hamid [USA]" w:date="2017-05-25T15:32:00Z"/>
        </w:rPr>
      </w:pPr>
      <w:ins w:id="367" w:author="Musavi, Hamid [USA]" w:date="2017-05-25T15:32:00Z">
        <w:r>
          <w:t>Port A: Can be configured in application.properties</w:t>
        </w:r>
      </w:ins>
    </w:p>
    <w:p w14:paraId="5B6552BB" w14:textId="77777777" w:rsidR="003933FA" w:rsidRDefault="003933FA" w:rsidP="003933FA">
      <w:pPr>
        <w:pStyle w:val="ListParagraph"/>
        <w:numPr>
          <w:ilvl w:val="0"/>
          <w:numId w:val="53"/>
        </w:numPr>
        <w:spacing w:line="240" w:lineRule="auto"/>
        <w:jc w:val="both"/>
        <w:rPr>
          <w:ins w:id="368" w:author="Musavi, Hamid [USA]" w:date="2017-05-25T15:32:00Z"/>
        </w:rPr>
      </w:pPr>
      <w:ins w:id="369" w:author="Musavi, Hamid [USA]" w:date="2017-05-25T15:32:00Z">
        <w:r>
          <w:t>Port B: Can be configured in application.properties</w:t>
        </w:r>
      </w:ins>
    </w:p>
    <w:p w14:paraId="5923AA25" w14:textId="77777777" w:rsidR="003933FA" w:rsidRDefault="003933FA" w:rsidP="003933FA">
      <w:pPr>
        <w:pStyle w:val="ListParagraph"/>
        <w:numPr>
          <w:ilvl w:val="0"/>
          <w:numId w:val="53"/>
        </w:numPr>
        <w:spacing w:line="240" w:lineRule="auto"/>
        <w:jc w:val="both"/>
        <w:rPr>
          <w:ins w:id="370" w:author="Musavi, Hamid [USA]" w:date="2017-05-25T15:32:00Z"/>
        </w:rPr>
      </w:pPr>
      <w:ins w:id="371" w:author="Musavi, Hamid [USA]" w:date="2017-05-25T15:32:00Z">
        <w:r>
          <w:t>Service Request 1: Original request whose destination field contains Port D</w:t>
        </w:r>
      </w:ins>
    </w:p>
    <w:p w14:paraId="484341F4" w14:textId="77777777" w:rsidR="003933FA" w:rsidRDefault="003933FA" w:rsidP="003933FA">
      <w:pPr>
        <w:pStyle w:val="ListParagraph"/>
        <w:numPr>
          <w:ilvl w:val="0"/>
          <w:numId w:val="53"/>
        </w:numPr>
        <w:spacing w:line="240" w:lineRule="auto"/>
        <w:jc w:val="both"/>
        <w:rPr>
          <w:ins w:id="372" w:author="Musavi, Hamid [USA]" w:date="2017-05-25T15:32:00Z"/>
        </w:rPr>
      </w:pPr>
      <w:ins w:id="373" w:author="Musavi, Hamid [USA]" w:date="2017-05-25T15:32:00Z">
        <w:r>
          <w:t>Service Request 2: Modified request whose destination field contains Port A</w:t>
        </w:r>
      </w:ins>
    </w:p>
    <w:p w14:paraId="574618C9" w14:textId="77777777" w:rsidR="003933FA" w:rsidRDefault="003933FA" w:rsidP="003933FA">
      <w:pPr>
        <w:pStyle w:val="ListParagraph"/>
        <w:numPr>
          <w:ilvl w:val="0"/>
          <w:numId w:val="53"/>
        </w:numPr>
        <w:spacing w:line="240" w:lineRule="auto"/>
        <w:jc w:val="both"/>
        <w:rPr>
          <w:ins w:id="374" w:author="Musavi, Hamid [USA]" w:date="2017-05-25T15:32:00Z"/>
        </w:rPr>
      </w:pPr>
      <w:ins w:id="375" w:author="Musavi, Hamid [USA]" w:date="2017-05-25T15:32:00Z">
        <w:r>
          <w:t>Firewall rules should be configured to allow inbound and outbound ports for ODE.</w:t>
        </w:r>
      </w:ins>
    </w:p>
    <w:p w14:paraId="3731CD7B" w14:textId="5751DCAC" w:rsidR="003933FA" w:rsidRDefault="003933FA" w:rsidP="003933FA">
      <w:pPr>
        <w:pStyle w:val="Heading3"/>
        <w:rPr>
          <w:ins w:id="376" w:author="Musavi, Hamid [USA]" w:date="2017-05-25T15:44:00Z"/>
        </w:rPr>
      </w:pPr>
      <w:r>
        <w:t>ISD</w:t>
      </w:r>
      <w:ins w:id="377" w:author="Musavi, Hamid [USA]" w:date="2017-05-25T15:44:00Z">
        <w:r>
          <w:t xml:space="preserve"> Receiver Service Messages and Alerts</w:t>
        </w:r>
      </w:ins>
    </w:p>
    <w:p w14:paraId="0CA4C832" w14:textId="5695FDB2" w:rsidR="003933FA" w:rsidRPr="002253B4" w:rsidRDefault="003933FA" w:rsidP="003933FA">
      <w:pPr>
        <w:rPr>
          <w:ins w:id="378" w:author="Musavi, Hamid [USA]" w:date="2017-05-25T15:44:00Z"/>
        </w:rPr>
        <w:pPrChange w:id="379" w:author="Musavi, Hamid [USA]" w:date="2017-05-25T15:36:00Z">
          <w:pPr>
            <w:pStyle w:val="Heading3"/>
          </w:pPr>
        </w:pPrChange>
      </w:pPr>
      <w:ins w:id="380" w:author="Musavi, Hamid [USA]" w:date="2017-05-25T15:44:00Z">
        <w:r>
          <w:fldChar w:fldCharType="begin"/>
        </w:r>
        <w:r>
          <w:instrText xml:space="preserve"> REF _Ref483489995 \h </w:instrText>
        </w:r>
      </w:ins>
      <w:ins w:id="381" w:author="Musavi, Hamid [USA]" w:date="2017-05-25T15:44:00Z">
        <w:r>
          <w:fldChar w:fldCharType="separate"/>
        </w:r>
        <w:r>
          <w:t xml:space="preserve">Table </w:t>
        </w:r>
        <w:r>
          <w:fldChar w:fldCharType="end"/>
        </w:r>
        <w:r>
          <w:t xml:space="preserve"> provides a detailed list of the </w:t>
        </w:r>
      </w:ins>
      <w:r>
        <w:t>ISD</w:t>
      </w:r>
      <w:ins w:id="382" w:author="Musavi, Hamid [USA]" w:date="2017-05-25T16:01:00Z">
        <w:r>
          <w:t xml:space="preserve"> Receive</w:t>
        </w:r>
      </w:ins>
      <w:r>
        <w:t>r</w:t>
      </w:r>
      <w:ins w:id="383" w:author="Musavi, Hamid [USA]" w:date="2017-05-25T16:01:00Z">
        <w:r>
          <w:t xml:space="preserve"> </w:t>
        </w:r>
      </w:ins>
      <w:ins w:id="384" w:author="Musavi, Hamid [USA]" w:date="2017-05-25T15:44:00Z">
        <w:r>
          <w:t xml:space="preserve">Service messages and alerts. </w:t>
        </w:r>
      </w:ins>
    </w:p>
    <w:p w14:paraId="28A0D7D8" w14:textId="77777777" w:rsidR="003933FA" w:rsidRDefault="003933FA" w:rsidP="003933FA">
      <w:pPr>
        <w:pStyle w:val="Caption"/>
        <w:keepNext/>
        <w:rPr>
          <w:ins w:id="385" w:author="Musavi, Hamid [USA]" w:date="2017-05-25T15:44:00Z"/>
        </w:rPr>
      </w:pPr>
      <w:ins w:id="386" w:author="Musavi, Hamid [USA]" w:date="2017-05-25T15:44:00Z">
        <w:r>
          <w:lastRenderedPageBreak/>
          <w:t xml:space="preserve">Table </w:t>
        </w:r>
      </w:ins>
      <w:r>
        <w:t>1</w:t>
      </w:r>
      <w:ins w:id="387" w:author="Musavi, Hamid [USA]" w:date="2017-05-25T15:44:00Z">
        <w:r>
          <w:t xml:space="preserve"> </w:t>
        </w:r>
      </w:ins>
      <w:r>
        <w:t>–</w:t>
      </w:r>
      <w:ins w:id="388" w:author="Musavi, Hamid [USA]" w:date="2017-05-25T15:44:00Z">
        <w:r>
          <w:t xml:space="preserve"> </w:t>
        </w:r>
      </w:ins>
      <w:r>
        <w:t>VSD Receiver Service</w:t>
      </w:r>
      <w:ins w:id="389"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933FA" w14:paraId="61FB9C14" w14:textId="77777777" w:rsidTr="003933FA">
        <w:trPr>
          <w:cnfStyle w:val="100000000000" w:firstRow="1" w:lastRow="0" w:firstColumn="0" w:lastColumn="0" w:oddVBand="0" w:evenVBand="0" w:oddHBand="0" w:evenHBand="0" w:firstRowFirstColumn="0" w:firstRowLastColumn="0" w:lastRowFirstColumn="0" w:lastRowLastColumn="0"/>
          <w:ins w:id="390"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3D853D5B" w14:textId="77777777" w:rsidR="003933FA" w:rsidRDefault="003933FA" w:rsidP="003933FA">
            <w:pPr>
              <w:rPr>
                <w:ins w:id="391" w:author="Musavi, Hamid [USA]" w:date="2017-05-25T15:44:00Z"/>
              </w:rPr>
            </w:pPr>
            <w:ins w:id="392" w:author="Musavi, Hamid [USA]" w:date="2017-05-25T15:44:00Z">
              <w:r>
                <w:t>Message or Alert</w:t>
              </w:r>
            </w:ins>
          </w:p>
        </w:tc>
        <w:tc>
          <w:tcPr>
            <w:tcW w:w="2345" w:type="dxa"/>
          </w:tcPr>
          <w:p w14:paraId="3B8F9544" w14:textId="77777777" w:rsidR="003933FA" w:rsidRDefault="003933FA" w:rsidP="003933FA">
            <w:pPr>
              <w:cnfStyle w:val="100000000000" w:firstRow="1" w:lastRow="0" w:firstColumn="0" w:lastColumn="0" w:oddVBand="0" w:evenVBand="0" w:oddHBand="0" w:evenHBand="0" w:firstRowFirstColumn="0" w:firstRowLastColumn="0" w:lastRowFirstColumn="0" w:lastRowLastColumn="0"/>
              <w:rPr>
                <w:ins w:id="393" w:author="Musavi, Hamid [USA]" w:date="2017-05-25T15:44:00Z"/>
              </w:rPr>
            </w:pPr>
            <w:ins w:id="394" w:author="Musavi, Hamid [USA]" w:date="2017-05-25T15:44:00Z">
              <w:r>
                <w:t>Communication Method</w:t>
              </w:r>
            </w:ins>
          </w:p>
        </w:tc>
        <w:tc>
          <w:tcPr>
            <w:tcW w:w="3335" w:type="dxa"/>
          </w:tcPr>
          <w:p w14:paraId="0E5E16F1" w14:textId="77777777" w:rsidR="003933FA" w:rsidRDefault="003933FA" w:rsidP="003933FA">
            <w:pPr>
              <w:cnfStyle w:val="100000000000" w:firstRow="1" w:lastRow="0" w:firstColumn="0" w:lastColumn="0" w:oddVBand="0" w:evenVBand="0" w:oddHBand="0" w:evenHBand="0" w:firstRowFirstColumn="0" w:firstRowLastColumn="0" w:lastRowFirstColumn="0" w:lastRowLastColumn="0"/>
              <w:rPr>
                <w:ins w:id="395" w:author="Musavi, Hamid [USA]" w:date="2017-05-25T15:44:00Z"/>
              </w:rPr>
            </w:pPr>
            <w:ins w:id="396" w:author="Musavi, Hamid [USA]" w:date="2017-05-25T15:44:00Z">
              <w:r>
                <w:t>Description</w:t>
              </w:r>
            </w:ins>
          </w:p>
        </w:tc>
        <w:tc>
          <w:tcPr>
            <w:tcW w:w="3330" w:type="dxa"/>
          </w:tcPr>
          <w:p w14:paraId="4AA2C8BB" w14:textId="77777777" w:rsidR="003933FA" w:rsidRDefault="003933FA" w:rsidP="003933FA">
            <w:pPr>
              <w:cnfStyle w:val="100000000000" w:firstRow="1" w:lastRow="0" w:firstColumn="0" w:lastColumn="0" w:oddVBand="0" w:evenVBand="0" w:oddHBand="0" w:evenHBand="0" w:firstRowFirstColumn="0" w:firstRowLastColumn="0" w:lastRowFirstColumn="0" w:lastRowLastColumn="0"/>
              <w:rPr>
                <w:ins w:id="397" w:author="Musavi, Hamid [USA]" w:date="2017-05-25T15:44:00Z"/>
              </w:rPr>
            </w:pPr>
            <w:ins w:id="398" w:author="Musavi, Hamid [USA]" w:date="2017-05-25T15:44:00Z">
              <w:r>
                <w:t>Criteria</w:t>
              </w:r>
            </w:ins>
          </w:p>
        </w:tc>
      </w:tr>
      <w:tr w:rsidR="003933FA" w14:paraId="388F542E" w14:textId="77777777" w:rsidTr="003933FA">
        <w:trPr>
          <w:cnfStyle w:val="000000100000" w:firstRow="0" w:lastRow="0" w:firstColumn="0" w:lastColumn="0" w:oddVBand="0" w:evenVBand="0" w:oddHBand="1" w:evenHBand="0" w:firstRowFirstColumn="0" w:firstRowLastColumn="0" w:lastRowFirstColumn="0" w:lastRowLastColumn="0"/>
          <w:trHeight w:val="2339"/>
          <w:ins w:id="399"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C9F858F" w14:textId="77777777" w:rsidR="003933FA" w:rsidRPr="00A74B1B" w:rsidRDefault="003933FA" w:rsidP="003933FA">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5ED36DB4" w14:textId="77777777" w:rsidR="003933FA" w:rsidRPr="00A74B1B" w:rsidRDefault="003933FA" w:rsidP="003933FA">
            <w:pPr>
              <w:pStyle w:val="ListParagraph"/>
              <w:numPr>
                <w:ilvl w:val="0"/>
                <w:numId w:val="54"/>
              </w:numPr>
              <w:rPr>
                <w:ins w:id="400" w:author="Musavi, Hamid [USA]" w:date="2017-05-25T15:44:00Z"/>
                <w:rFonts w:ascii="Monaco" w:hAnsi="Monaco" w:cs="Times New Roman"/>
                <w:sz w:val="17"/>
                <w:szCs w:val="17"/>
              </w:rPr>
            </w:pPr>
            <w:r w:rsidRPr="00A74B1B">
              <w:rPr>
                <w:rFonts w:ascii="Monaco" w:hAnsi="Monaco" w:cs="Times New Roman"/>
                <w:sz w:val="17"/>
                <w:szCs w:val="17"/>
              </w:rPr>
              <w:t>SocketException</w:t>
            </w:r>
          </w:p>
        </w:tc>
        <w:tc>
          <w:tcPr>
            <w:tcW w:w="2345" w:type="dxa"/>
          </w:tcPr>
          <w:p w14:paraId="7024796A" w14:textId="77777777" w:rsidR="003933FA" w:rsidRDefault="003933FA" w:rsidP="003933FA">
            <w:pPr>
              <w:cnfStyle w:val="000000100000" w:firstRow="0" w:lastRow="0" w:firstColumn="0" w:lastColumn="0" w:oddVBand="0" w:evenVBand="0" w:oddHBand="1" w:evenHBand="0" w:firstRowFirstColumn="0" w:firstRowLastColumn="0" w:lastRowFirstColumn="0" w:lastRowLastColumn="0"/>
              <w:rPr>
                <w:ins w:id="401" w:author="Musavi, Hamid [USA]" w:date="2017-05-25T15:44:00Z"/>
              </w:rPr>
            </w:pPr>
            <w:r>
              <w:t>Application log file</w:t>
            </w:r>
          </w:p>
        </w:tc>
        <w:tc>
          <w:tcPr>
            <w:tcW w:w="3335" w:type="dxa"/>
          </w:tcPr>
          <w:p w14:paraId="4252CE58" w14:textId="7FA63D0A" w:rsidR="003933FA" w:rsidRDefault="003933FA" w:rsidP="003F427D">
            <w:pPr>
              <w:cnfStyle w:val="000000100000" w:firstRow="0" w:lastRow="0" w:firstColumn="0" w:lastColumn="0" w:oddVBand="0" w:evenVBand="0" w:oddHBand="1" w:evenHBand="0" w:firstRowFirstColumn="0" w:firstRowLastColumn="0" w:lastRowFirstColumn="0" w:lastRowLastColumn="0"/>
              <w:rPr>
                <w:ins w:id="402" w:author="Musavi, Hamid [USA]" w:date="2017-05-25T15:44:00Z"/>
              </w:rPr>
            </w:pPr>
            <w:r>
              <w:t xml:space="preserve">When the </w:t>
            </w:r>
            <w:r w:rsidR="003F427D">
              <w:t>ISD</w:t>
            </w:r>
            <w:r>
              <w:t xml:space="preserve"> receiver is initialized, a datagram socket is created to listen for incoming messages from black box. This error message is logged when ODE fails to create a new datagram socket due to port being bound to some other program or some other reasons.</w:t>
            </w:r>
          </w:p>
        </w:tc>
        <w:tc>
          <w:tcPr>
            <w:tcW w:w="3330" w:type="dxa"/>
          </w:tcPr>
          <w:p w14:paraId="7DC2E31A" w14:textId="77777777" w:rsidR="003933FA" w:rsidRDefault="003933FA" w:rsidP="003933FA">
            <w:pPr>
              <w:cnfStyle w:val="000000100000" w:firstRow="0" w:lastRow="0" w:firstColumn="0" w:lastColumn="0" w:oddVBand="0" w:evenVBand="0" w:oddHBand="1" w:evenHBand="0" w:firstRowFirstColumn="0" w:firstRowLastColumn="0" w:lastRowFirstColumn="0" w:lastRowLastColumn="0"/>
              <w:rPr>
                <w:ins w:id="403" w:author="Musavi, Hamid [USA]" w:date="2017-05-25T15:44:00Z"/>
              </w:rPr>
            </w:pPr>
            <w:r>
              <w:t>If the port is already bound to some other program or if the socket creation fails for some other reason, this message is logged in the application log file.</w:t>
            </w:r>
          </w:p>
        </w:tc>
      </w:tr>
      <w:tr w:rsidR="003933FA" w14:paraId="5A9A08F6" w14:textId="77777777" w:rsidTr="003933FA">
        <w:trPr>
          <w:ins w:id="404"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D9D4CBD" w14:textId="77777777" w:rsidR="003933FA" w:rsidRPr="00A74B1B" w:rsidRDefault="003933FA" w:rsidP="003933F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4695DB4E" w14:textId="77777777" w:rsidR="003933FA" w:rsidRPr="00A74B1B" w:rsidRDefault="003933FA" w:rsidP="003933FA">
            <w:pPr>
              <w:pStyle w:val="ListParagraph"/>
              <w:numPr>
                <w:ilvl w:val="0"/>
                <w:numId w:val="60"/>
              </w:numPr>
              <w:rPr>
                <w:ins w:id="405" w:author="Musavi, Hamid [USA]" w:date="2017-05-25T15:44:00Z"/>
                <w:rFonts w:ascii="Monaco" w:hAnsi="Monaco" w:cs="Times New Roman"/>
                <w:sz w:val="17"/>
                <w:szCs w:val="17"/>
              </w:rPr>
            </w:pPr>
            <w:r w:rsidRPr="00A74B1B">
              <w:rPr>
                <w:rFonts w:ascii="Monaco" w:hAnsi="Monaco" w:cs="Times New Roman"/>
                <w:sz w:val="17"/>
                <w:szCs w:val="17"/>
              </w:rPr>
              <w:t>IOException</w:t>
            </w:r>
          </w:p>
        </w:tc>
        <w:tc>
          <w:tcPr>
            <w:tcW w:w="2345" w:type="dxa"/>
          </w:tcPr>
          <w:p w14:paraId="7E0B27DC" w14:textId="77777777" w:rsidR="003933FA" w:rsidRDefault="003933FA" w:rsidP="003933FA">
            <w:pPr>
              <w:cnfStyle w:val="000000000000" w:firstRow="0" w:lastRow="0" w:firstColumn="0" w:lastColumn="0" w:oddVBand="0" w:evenVBand="0" w:oddHBand="0" w:evenHBand="0" w:firstRowFirstColumn="0" w:firstRowLastColumn="0" w:lastRowFirstColumn="0" w:lastRowLastColumn="0"/>
              <w:rPr>
                <w:ins w:id="406" w:author="Musavi, Hamid [USA]" w:date="2017-05-25T15:44:00Z"/>
              </w:rPr>
            </w:pPr>
            <w:r>
              <w:t>Application log file</w:t>
            </w:r>
          </w:p>
        </w:tc>
        <w:tc>
          <w:tcPr>
            <w:tcW w:w="3335" w:type="dxa"/>
          </w:tcPr>
          <w:p w14:paraId="0D050BAD" w14:textId="77777777" w:rsidR="003933FA" w:rsidRDefault="003933FA" w:rsidP="003933FA">
            <w:pPr>
              <w:cnfStyle w:val="000000000000" w:firstRow="0" w:lastRow="0" w:firstColumn="0" w:lastColumn="0" w:oddVBand="0" w:evenVBand="0" w:oddHBand="0" w:evenHBand="0" w:firstRowFirstColumn="0" w:firstRowLastColumn="0" w:lastRowFirstColumn="0" w:lastRowLastColumn="0"/>
              <w:rPr>
                <w:ins w:id="407" w:author="Musavi, Hamid [USA]" w:date="2017-05-25T15:44:00Z"/>
              </w:rPr>
            </w:pPr>
            <w:r>
              <w:t>When the ODE waits for packets from black box, this error message may be logged if the datagram socket fails to receive any packets due to IOException with the socket.</w:t>
            </w:r>
          </w:p>
        </w:tc>
        <w:tc>
          <w:tcPr>
            <w:tcW w:w="3330" w:type="dxa"/>
          </w:tcPr>
          <w:p w14:paraId="159D9CEE" w14:textId="77777777" w:rsidR="003933FA" w:rsidRDefault="003933FA" w:rsidP="003933FA">
            <w:pPr>
              <w:cnfStyle w:val="000000000000" w:firstRow="0" w:lastRow="0" w:firstColumn="0" w:lastColumn="0" w:oddVBand="0" w:evenVBand="0" w:oddHBand="0" w:evenHBand="0" w:firstRowFirstColumn="0" w:firstRowLastColumn="0" w:lastRowFirstColumn="0" w:lastRowLastColumn="0"/>
              <w:rPr>
                <w:ins w:id="408" w:author="Musavi, Hamid [USA]" w:date="2017-05-25T15:44:00Z"/>
              </w:rPr>
            </w:pPr>
            <w:r>
              <w:t>If the listening datagram socket fails to receive incoming packets from black box, this message is logged in the application log file.</w:t>
            </w:r>
          </w:p>
        </w:tc>
      </w:tr>
      <w:tr w:rsidR="003933FA" w14:paraId="56933EC0" w14:textId="77777777" w:rsidTr="003933FA">
        <w:trPr>
          <w:cnfStyle w:val="000000100000" w:firstRow="0" w:lastRow="0" w:firstColumn="0" w:lastColumn="0" w:oddVBand="0" w:evenVBand="0" w:oddHBand="1" w:evenHBand="0" w:firstRowFirstColumn="0" w:firstRowLastColumn="0" w:lastRowFirstColumn="0" w:lastRowLastColumn="0"/>
          <w:ins w:id="409"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256AF8A" w14:textId="77777777" w:rsidR="003933FA" w:rsidRPr="00A74B1B" w:rsidRDefault="003933FA" w:rsidP="003933FA">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329929BC" w14:textId="77777777" w:rsidR="003933FA" w:rsidRPr="00A74B1B" w:rsidRDefault="003933FA" w:rsidP="003933FA">
            <w:pPr>
              <w:rPr>
                <w:ins w:id="410" w:author="Musavi, Hamid [USA]" w:date="2017-05-25T15:44:00Z"/>
              </w:rPr>
            </w:pPr>
          </w:p>
        </w:tc>
        <w:tc>
          <w:tcPr>
            <w:tcW w:w="2345" w:type="dxa"/>
          </w:tcPr>
          <w:p w14:paraId="38E2DAA7" w14:textId="77777777" w:rsidR="003933FA" w:rsidRDefault="003933FA" w:rsidP="003933FA">
            <w:pPr>
              <w:cnfStyle w:val="000000100000" w:firstRow="0" w:lastRow="0" w:firstColumn="0" w:lastColumn="0" w:oddVBand="0" w:evenVBand="0" w:oddHBand="1" w:evenHBand="0" w:firstRowFirstColumn="0" w:firstRowLastColumn="0" w:lastRowFirstColumn="0" w:lastRowLastColumn="0"/>
              <w:rPr>
                <w:ins w:id="411" w:author="Musavi, Hamid [USA]" w:date="2017-05-25T15:44:00Z"/>
              </w:rPr>
            </w:pPr>
            <w:r>
              <w:t>Application log file</w:t>
            </w:r>
          </w:p>
        </w:tc>
        <w:tc>
          <w:tcPr>
            <w:tcW w:w="3335" w:type="dxa"/>
          </w:tcPr>
          <w:p w14:paraId="71EB0BD6" w14:textId="1B05EDA9" w:rsidR="003933FA" w:rsidRDefault="003933FA" w:rsidP="003F427D">
            <w:pPr>
              <w:cnfStyle w:val="000000100000" w:firstRow="0" w:lastRow="0" w:firstColumn="0" w:lastColumn="0" w:oddVBand="0" w:evenVBand="0" w:oddHBand="1" w:evenHBand="0" w:firstRowFirstColumn="0" w:firstRowLastColumn="0" w:lastRowFirstColumn="0" w:lastRowLastColumn="0"/>
              <w:rPr>
                <w:ins w:id="412" w:author="Musavi, Hamid [USA]" w:date="2017-05-25T15:44:00Z"/>
              </w:rPr>
            </w:pPr>
            <w:r>
              <w:t xml:space="preserve">When the </w:t>
            </w:r>
            <w:r w:rsidR="003F427D">
              <w:t>ISD</w:t>
            </w:r>
            <w:r>
              <w:t xml:space="preserve"> receiver receives a packet from black box, it decodes the packet first. This message is logged if the decoded packet is of type other than ServiceRequest or </w:t>
            </w:r>
            <w:r w:rsidR="003F427D">
              <w:t>IntersectionVehicleData</w:t>
            </w:r>
            <w:r>
              <w:t>.</w:t>
            </w:r>
          </w:p>
        </w:tc>
        <w:tc>
          <w:tcPr>
            <w:tcW w:w="3330" w:type="dxa"/>
          </w:tcPr>
          <w:p w14:paraId="61320268" w14:textId="77777777" w:rsidR="003933FA" w:rsidRDefault="003933FA" w:rsidP="003933FA">
            <w:pPr>
              <w:cnfStyle w:val="000000100000" w:firstRow="0" w:lastRow="0" w:firstColumn="0" w:lastColumn="0" w:oddVBand="0" w:evenVBand="0" w:oddHBand="1" w:evenHBand="0" w:firstRowFirstColumn="0" w:firstRowLastColumn="0" w:lastRowFirstColumn="0" w:lastRowLastColumn="0"/>
              <w:rPr>
                <w:ins w:id="413" w:author="Musavi, Hamid [USA]" w:date="2017-05-25T15:44:00Z"/>
              </w:rPr>
            </w:pPr>
            <w:r>
              <w:t>If the packet received from black box and decoded on the receiver end is of unknown message type, then this message is logged in the application log file.</w:t>
            </w:r>
          </w:p>
        </w:tc>
      </w:tr>
      <w:tr w:rsidR="003933FA" w14:paraId="539F24D7" w14:textId="77777777" w:rsidTr="003933FA">
        <w:trPr>
          <w:ins w:id="414"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9DB25F6" w14:textId="77777777" w:rsidR="003933FA" w:rsidRPr="00A74B1B" w:rsidRDefault="003933FA" w:rsidP="003933FA">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174C42E2" w14:textId="77777777" w:rsidR="003933FA" w:rsidRPr="00A74B1B" w:rsidRDefault="003933FA" w:rsidP="003933FA">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63AE9CE2" w14:textId="77777777" w:rsidR="003933FA" w:rsidRPr="00A74B1B" w:rsidRDefault="003933FA" w:rsidP="003933FA">
            <w:pPr>
              <w:pStyle w:val="ListParagraph"/>
              <w:numPr>
                <w:ilvl w:val="0"/>
                <w:numId w:val="61"/>
              </w:numPr>
              <w:rPr>
                <w:ins w:id="415" w:author="Musavi, Hamid [USA]" w:date="2017-05-25T15:44:00Z"/>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3CC58090" w14:textId="77777777" w:rsidR="003933FA" w:rsidRDefault="003933FA" w:rsidP="003933FA">
            <w:pPr>
              <w:cnfStyle w:val="000000000000" w:firstRow="0" w:lastRow="0" w:firstColumn="0" w:lastColumn="0" w:oddVBand="0" w:evenVBand="0" w:oddHBand="0" w:evenHBand="0" w:firstRowFirstColumn="0" w:firstRowLastColumn="0" w:lastRowFirstColumn="0" w:lastRowLastColumn="0"/>
              <w:rPr>
                <w:ins w:id="416" w:author="Musavi, Hamid [USA]" w:date="2017-05-25T15:44:00Z"/>
              </w:rPr>
            </w:pPr>
            <w:r>
              <w:t>Application log file</w:t>
            </w:r>
          </w:p>
        </w:tc>
        <w:tc>
          <w:tcPr>
            <w:tcW w:w="3335" w:type="dxa"/>
          </w:tcPr>
          <w:p w14:paraId="7FE1F4D1" w14:textId="77777777" w:rsidR="003933FA" w:rsidRDefault="003933FA" w:rsidP="003933FA">
            <w:pPr>
              <w:cnfStyle w:val="000000000000" w:firstRow="0" w:lastRow="0" w:firstColumn="0" w:lastColumn="0" w:oddVBand="0" w:evenVBand="0" w:oddHBand="0" w:evenHBand="0" w:firstRowFirstColumn="0" w:firstRowLastColumn="0" w:lastRowFirstColumn="0" w:lastRowLastColumn="0"/>
              <w:rPr>
                <w:ins w:id="417" w:author="Musavi, Hamid [USA]" w:date="2017-05-25T15:44:00Z"/>
              </w:rPr>
            </w:pPr>
            <w:r>
              <w:t>When ODE receives any packet from black box, the receiver service tries to decode the packet first. This message is logged if the decoder fails to properly decode the packet.</w:t>
            </w:r>
          </w:p>
        </w:tc>
        <w:tc>
          <w:tcPr>
            <w:tcW w:w="3330" w:type="dxa"/>
          </w:tcPr>
          <w:p w14:paraId="1A79F455" w14:textId="77777777" w:rsidR="003933FA" w:rsidRDefault="003933FA" w:rsidP="003933FA">
            <w:pPr>
              <w:cnfStyle w:val="000000000000" w:firstRow="0" w:lastRow="0" w:firstColumn="0" w:lastColumn="0" w:oddVBand="0" w:evenVBand="0" w:oddHBand="0" w:evenHBand="0" w:firstRowFirstColumn="0" w:firstRowLastColumn="0" w:lastRowFirstColumn="0" w:lastRowLastColumn="0"/>
              <w:rPr>
                <w:ins w:id="418" w:author="Musavi, Hamid [USA]" w:date="2017-05-25T15:44:00Z"/>
              </w:rPr>
            </w:pPr>
            <w:r>
              <w:t>If the receiver service fails to properly decode the incoming packets from black box, this message is logged in the application log file.</w:t>
            </w:r>
          </w:p>
        </w:tc>
      </w:tr>
      <w:tr w:rsidR="003933FA" w14:paraId="7402171C" w14:textId="77777777" w:rsidTr="0039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B551C48" w14:textId="77777777" w:rsidR="003933FA" w:rsidRPr="00A74B1B" w:rsidRDefault="003933FA" w:rsidP="003933FA">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2B2AB745" w14:textId="77777777" w:rsidR="003933FA" w:rsidRPr="00A74B1B" w:rsidRDefault="003933FA" w:rsidP="003933FA">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20C5A5FD" w14:textId="77777777" w:rsidR="003933FA" w:rsidRDefault="003933FA" w:rsidP="003933FA">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7D9F2B" w14:textId="7A89C6C4" w:rsidR="003933FA" w:rsidRDefault="003933FA" w:rsidP="003F427D">
            <w:pPr>
              <w:cnfStyle w:val="000000100000" w:firstRow="0" w:lastRow="0" w:firstColumn="0" w:lastColumn="0" w:oddVBand="0" w:evenVBand="0" w:oddHBand="1" w:evenHBand="0" w:firstRowFirstColumn="0" w:firstRowLastColumn="0" w:lastRowFirstColumn="0" w:lastRowLastColumn="0"/>
            </w:pPr>
            <w:r>
              <w:t xml:space="preserve">When the receiver receives </w:t>
            </w:r>
            <w:r w:rsidR="003F427D">
              <w:t>ISD</w:t>
            </w:r>
            <w:r>
              <w:t xml:space="preserve">, it tries to extract BSMs out of the </w:t>
            </w:r>
            <w:r w:rsidR="003F427D">
              <w:t>ISD</w:t>
            </w:r>
            <w:r>
              <w:t xml:space="preserve">. This error message </w:t>
            </w:r>
            <w:r>
              <w:lastRenderedPageBreak/>
              <w:t xml:space="preserve">is logged if the </w:t>
            </w:r>
            <w:r w:rsidR="003F427D">
              <w:t>ISD</w:t>
            </w:r>
            <w:r>
              <w:t xml:space="preserve"> bundle doesn’t have any </w:t>
            </w:r>
            <w:r w:rsidR="003F427D">
              <w:t>ISD</w:t>
            </w:r>
            <w:r>
              <w:t xml:space="preserve"> records.</w:t>
            </w:r>
          </w:p>
        </w:tc>
        <w:tc>
          <w:tcPr>
            <w:tcW w:w="3330" w:type="dxa"/>
          </w:tcPr>
          <w:p w14:paraId="435020AB" w14:textId="660DB2EB" w:rsidR="003933FA" w:rsidRDefault="003933FA" w:rsidP="003F427D">
            <w:pPr>
              <w:cnfStyle w:val="000000100000" w:firstRow="0" w:lastRow="0" w:firstColumn="0" w:lastColumn="0" w:oddVBand="0" w:evenVBand="0" w:oddHBand="1" w:evenHBand="0" w:firstRowFirstColumn="0" w:firstRowLastColumn="0" w:lastRowFirstColumn="0" w:lastRowLastColumn="0"/>
            </w:pPr>
            <w:r>
              <w:lastRenderedPageBreak/>
              <w:t xml:space="preserve">If the </w:t>
            </w:r>
            <w:r w:rsidR="003F427D">
              <w:t>ISDM</w:t>
            </w:r>
            <w:r>
              <w:t xml:space="preserve"> receiver receives a </w:t>
            </w:r>
            <w:r w:rsidR="003F427D">
              <w:t>ISD</w:t>
            </w:r>
            <w:r>
              <w:t xml:space="preserve"> that doesn’t contain any </w:t>
            </w:r>
            <w:r w:rsidR="003F427D">
              <w:t>ISD</w:t>
            </w:r>
            <w:r>
              <w:t xml:space="preserve"> records, this message is </w:t>
            </w:r>
            <w:r>
              <w:lastRenderedPageBreak/>
              <w:t>logged in the application log file.</w:t>
            </w:r>
          </w:p>
        </w:tc>
      </w:tr>
    </w:tbl>
    <w:p w14:paraId="6A61265A" w14:textId="77777777" w:rsidR="003933FA" w:rsidRPr="004748A1" w:rsidRDefault="003933FA">
      <w:pPr>
        <w:rPr>
          <w:ins w:id="419" w:author="Musavi, Hamid [USA]" w:date="2017-05-25T15:44:00Z"/>
        </w:rPr>
        <w:pPrChange w:id="420" w:author="Musavi, Hamid [USA]" w:date="2017-05-25T15:59:00Z">
          <w:pPr>
            <w:pStyle w:val="ListParagraph"/>
            <w:numPr>
              <w:numId w:val="53"/>
            </w:numPr>
            <w:spacing w:line="240" w:lineRule="auto"/>
            <w:ind w:hanging="360"/>
            <w:jc w:val="both"/>
          </w:pPr>
        </w:pPrChange>
      </w:pPr>
    </w:p>
    <w:p w14:paraId="5C869022" w14:textId="77777777" w:rsidR="00C26C45" w:rsidRDefault="00E53E91" w:rsidP="00CB08F3">
      <w:pPr>
        <w:pStyle w:val="Heading1"/>
      </w:pPr>
      <w:bookmarkStart w:id="421" w:name="_Toc483908174"/>
      <w:r>
        <w:t>Appendix A: ODE</w:t>
      </w:r>
      <w:r w:rsidRPr="001E40C7">
        <w:t xml:space="preserve"> </w:t>
      </w:r>
      <w:r>
        <w:t>Interface Specification</w:t>
      </w:r>
      <w:bookmarkEnd w:id="421"/>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422" w:name="_Ref471804194"/>
      <w:bookmarkStart w:id="423" w:name="_Toc483908175"/>
      <w:r>
        <w:t>File Co</w:t>
      </w:r>
      <w:r w:rsidR="0060433B">
        <w:t>py Data Deposit</w:t>
      </w:r>
      <w:bookmarkEnd w:id="422"/>
      <w:bookmarkEnd w:id="423"/>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424" w:name="_Toc462052286"/>
      <w:bookmarkStart w:id="425"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pPr>
      <w:bookmarkStart w:id="426" w:name="_Toc483908176"/>
      <w:r>
        <w:t>Messages and Alerts</w:t>
      </w:r>
      <w:bookmarkEnd w:id="426"/>
    </w:p>
    <w:p w14:paraId="53EDBE23" w14:textId="3AADE2F1" w:rsidR="00BC38F2" w:rsidRDefault="00BC38F2" w:rsidP="00BC38F2">
      <w:r>
        <w:lastRenderedPageBreak/>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427" w:name="_Ref481149225"/>
      <w:r>
        <w:t xml:space="preserve">Table </w:t>
      </w:r>
      <w:fldSimple w:instr=" SEQ Table \* ARABIC ">
        <w:r w:rsidR="00C910EC">
          <w:rPr>
            <w:noProof/>
          </w:rPr>
          <w:t>1</w:t>
        </w:r>
      </w:fldSimple>
      <w:r>
        <w:t xml:space="preserve"> - </w:t>
      </w:r>
      <w:r w:rsidRPr="000970CE">
        <w:t>SCP Return Codes</w:t>
      </w:r>
      <w:bookmarkEnd w:id="427"/>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fldSimple w:instr=" SEQ Table \* ARABIC ">
        <w:r>
          <w:rPr>
            <w:noProof/>
          </w:rPr>
          <w:t>2</w:t>
        </w:r>
      </w:fldSimple>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lastRenderedPageBreak/>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77777777" w:rsidR="009417E3" w:rsidRDefault="009417E3" w:rsidP="00277F13">
            <w:pPr>
              <w:pStyle w:val="ListParagraph"/>
              <w:numPr>
                <w:ilvl w:val="0"/>
                <w:numId w:val="49"/>
              </w:numPr>
            </w:pPr>
            <w:r w:rsidRPr="00886A51">
              <w:t>“IMPORTER - Unable 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9417E3" w:rsidRDefault="009417E3" w:rsidP="009417E3">
            <w:pPr>
              <w:pStyle w:val="ListParagraph"/>
              <w:numPr>
                <w:ilvl w:val="0"/>
                <w:numId w:val="49"/>
              </w:numPr>
            </w:pPr>
            <w:r w:rsidRPr="00886A51">
              <w:t xml:space="preserve">“IMPORTER - Unable 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9417E3" w:rsidRDefault="009417E3" w:rsidP="009417E3">
            <w:pPr>
              <w:pStyle w:val="ListParagraph"/>
              <w:numPr>
                <w:ilvl w:val="0"/>
                <w:numId w:val="49"/>
              </w:numPr>
            </w:pPr>
            <w:r w:rsidRPr="00886A51">
              <w:t xml:space="preserve">“IMPORTER - Unable 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77777777" w:rsidR="00C26C45" w:rsidRDefault="00C26C45" w:rsidP="00A55F58">
      <w:pPr>
        <w:pStyle w:val="Heading2"/>
      </w:pPr>
      <w:bookmarkStart w:id="428" w:name="_Ref476570427"/>
      <w:bookmarkStart w:id="429" w:name="_Ref476570491"/>
      <w:bookmarkStart w:id="430" w:name="_Toc483908177"/>
      <w:r w:rsidRPr="001E40C7">
        <w:t xml:space="preserve">ODE </w:t>
      </w:r>
      <w:r w:rsidR="005D1916">
        <w:t>REST</w:t>
      </w:r>
      <w:r w:rsidRPr="001E40C7">
        <w:t xml:space="preserve"> API</w:t>
      </w:r>
      <w:bookmarkEnd w:id="424"/>
      <w:bookmarkEnd w:id="425"/>
      <w:bookmarkEnd w:id="428"/>
      <w:bookmarkEnd w:id="429"/>
      <w:bookmarkEnd w:id="430"/>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31"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zh-CN"/>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432" w:name="_Ref476590854"/>
      <w:r>
        <w:t>Figure</w:t>
      </w:r>
      <w:r w:rsidR="00ED0E13">
        <w:t xml:space="preserve"> </w:t>
      </w:r>
      <w:fldSimple w:instr=" SEQ Figure \* ARABIC ">
        <w:r>
          <w:rPr>
            <w:noProof/>
          </w:rPr>
          <w:t>2</w:t>
        </w:r>
      </w:fldSimple>
      <w:bookmarkEnd w:id="432"/>
      <w:r w:rsidR="00ED0E13">
        <w:t xml:space="preserve"> - </w:t>
      </w:r>
      <w:r w:rsidR="00ED0E13" w:rsidRPr="001B7751">
        <w:t xml:space="preserve">ODE </w:t>
      </w:r>
      <w:r>
        <w:t>REST</w:t>
      </w:r>
      <w:bookmarkEnd w:id="431"/>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433" w:name="_Toc483908178"/>
      <w:commentRangeStart w:id="434"/>
      <w:r>
        <w:t>Upload BSM File</w:t>
      </w:r>
      <w:bookmarkEnd w:id="433"/>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C910EC">
          <w:rPr>
            <w:noProof/>
          </w:rPr>
          <w:t>3</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434"/>
      <w:r w:rsidR="00A529B3">
        <w:rPr>
          <w:rStyle w:val="CommentReference"/>
        </w:rPr>
        <w:commentReference w:id="434"/>
      </w:r>
    </w:p>
    <w:p w14:paraId="142BF94F" w14:textId="77777777" w:rsidR="00ED0E13" w:rsidRPr="005F7EB4" w:rsidRDefault="00ED0E13" w:rsidP="005F7EB4"/>
    <w:p w14:paraId="3AAAD05A" w14:textId="7B800CD4" w:rsidR="00F44C7C" w:rsidRDefault="00F44C7C" w:rsidP="00F44C7C">
      <w:pPr>
        <w:pStyle w:val="Heading3"/>
      </w:pPr>
      <w:bookmarkStart w:id="435" w:name="_Toc483908179"/>
      <w:bookmarkStart w:id="436" w:name="_Toc462052289"/>
      <w:bookmarkStart w:id="437" w:name="_Ref471804513"/>
      <w:r>
        <w:lastRenderedPageBreak/>
        <w:t xml:space="preserve">MANAGE SNMP </w:t>
      </w:r>
      <w:r w:rsidRPr="00E35BF2">
        <w:t>API</w:t>
      </w:r>
      <w:bookmarkEnd w:id="435"/>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zh-CN"/>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438"/>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438"/>
      <w:r w:rsidR="00A529B3">
        <w:rPr>
          <w:rStyle w:val="CommentReference"/>
        </w:rPr>
        <w:commentReference w:id="438"/>
      </w:r>
    </w:p>
    <w:p w14:paraId="6D121423" w14:textId="0D922875" w:rsidR="00A176FA" w:rsidRDefault="00E6110E" w:rsidP="00A176FA">
      <w:pPr>
        <w:pStyle w:val="Heading3"/>
      </w:pPr>
      <w:bookmarkStart w:id="439" w:name="_Toc483908180"/>
      <w:r>
        <w:t xml:space="preserve">Traveler Information Message (TIM) </w:t>
      </w:r>
      <w:r w:rsidR="000B7E76">
        <w:t>Interface</w:t>
      </w:r>
      <w:bookmarkEnd w:id="439"/>
    </w:p>
    <w:p w14:paraId="7DAC2D78" w14:textId="2B3F622F" w:rsidR="00E145C0" w:rsidRPr="00E145C0" w:rsidRDefault="00E145C0" w:rsidP="00E145C0">
      <w:r>
        <w:t xml:space="preserve">Refer to the </w:t>
      </w:r>
      <w:hyperlink r:id="rId44" w:history="1">
        <w:r w:rsidRPr="00E145C0">
          <w:rPr>
            <w:rStyle w:val="Hyperlink"/>
          </w:rPr>
          <w:t>ODESwagger.yaml</w:t>
        </w:r>
      </w:hyperlink>
      <w:r>
        <w:t xml:space="preserve"> for details of the TIM interface.</w:t>
      </w:r>
    </w:p>
    <w:p w14:paraId="6727AD29" w14:textId="2D3D87A3" w:rsidR="00C910EC" w:rsidRDefault="00C910EC" w:rsidP="00C910EC">
      <w:pPr>
        <w:pStyle w:val="Caption"/>
        <w:keepNext/>
      </w:pPr>
      <w:r>
        <w:t xml:space="preserve">Table </w:t>
      </w:r>
      <w:fldSimple w:instr=" SEQ Table \* ARABIC ">
        <w:r>
          <w:rPr>
            <w:noProof/>
          </w:rPr>
          <w:t>4</w:t>
        </w:r>
      </w:fldSimple>
      <w:r>
        <w:t xml:space="preserve"> - Outbound TIM</w:t>
      </w:r>
      <w:r w:rsidRPr="00F31334">
        <w:t xml:space="preserve">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E0136" w14:paraId="74BB8349" w14:textId="77777777" w:rsidTr="00277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1D993764" w14:textId="77777777" w:rsidR="009E0136" w:rsidRDefault="009E0136" w:rsidP="000578FE">
            <w:r>
              <w:t>Message or Alert</w:t>
            </w:r>
          </w:p>
        </w:tc>
        <w:tc>
          <w:tcPr>
            <w:tcW w:w="1879" w:type="dxa"/>
          </w:tcPr>
          <w:p w14:paraId="19EEBAEB" w14:textId="228FB700" w:rsidR="009E0136" w:rsidRDefault="009E0136" w:rsidP="000578FE">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768576B3" w14:textId="00A91A99" w:rsidR="009E0136" w:rsidRDefault="009E0136" w:rsidP="000578FE">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927AD1B" w14:textId="0E8B3203" w:rsidR="009E0136" w:rsidRDefault="009E0136" w:rsidP="000578FE">
            <w:pPr>
              <w:cnfStyle w:val="100000000000" w:firstRow="1" w:lastRow="0" w:firstColumn="0" w:lastColumn="0" w:oddVBand="0" w:evenVBand="0" w:oddHBand="0" w:evenHBand="0" w:firstRowFirstColumn="0" w:firstRowLastColumn="0" w:lastRowFirstColumn="0" w:lastRowLastColumn="0"/>
            </w:pPr>
            <w:r>
              <w:t>Criteria</w:t>
            </w:r>
          </w:p>
        </w:tc>
      </w:tr>
      <w:tr w:rsidR="00F55FBC" w14:paraId="18B08175"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58A86E79" w14:textId="62F973C3" w:rsidR="00F55FBC" w:rsidRDefault="009C4661">
            <w:r>
              <w:t>[Response List</w:t>
            </w:r>
            <w:r>
              <w:rPr>
                <w:rStyle w:val="Hyperlink"/>
              </w:rPr>
              <w:t>]</w:t>
            </w:r>
          </w:p>
        </w:tc>
        <w:tc>
          <w:tcPr>
            <w:tcW w:w="1879" w:type="dxa"/>
          </w:tcPr>
          <w:p w14:paraId="50A2F88A" w14:textId="7B451F69" w:rsidR="00F55FBC" w:rsidRDefault="00F55FBC" w:rsidP="00F55FBC">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1725A525" w14:textId="6BEF44F6" w:rsidR="00F55FBC" w:rsidRDefault="00F55FBC" w:rsidP="00F55FBC">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1A3D3C35" w14:textId="058B7B61" w:rsidR="00F55FBC" w:rsidRDefault="009C4661" w:rsidP="00F55FBC">
            <w:pPr>
              <w:cnfStyle w:val="000000100000" w:firstRow="0" w:lastRow="0" w:firstColumn="0" w:lastColumn="0" w:oddVBand="0" w:evenVBand="0" w:oddHBand="1" w:evenHBand="0" w:firstRowFirstColumn="0" w:firstRowLastColumn="0" w:lastRowFirstColumn="0" w:lastRowLastColumn="0"/>
            </w:pPr>
            <w:r>
              <w:t>Traveler Information Message was submitted successfully to one more specified RSUs and SDW. See the response for details of which RSUs or SDW received or failed to receive the message.</w:t>
            </w:r>
          </w:p>
        </w:tc>
      </w:tr>
      <w:tr w:rsidR="009E0136" w14:paraId="758C9B99"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21B4EE39" w14:textId="74D85AAD" w:rsidR="009E0136" w:rsidRDefault="009E0136" w:rsidP="000578FE">
            <w:r w:rsidRPr="000578FE">
              <w:t>Endpoint received null request</w:t>
            </w:r>
          </w:p>
        </w:tc>
        <w:tc>
          <w:tcPr>
            <w:tcW w:w="1879" w:type="dxa"/>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36E0D3F2" w14:textId="19DB8D7C" w:rsidR="009E0136" w:rsidRPr="000578FE" w:rsidRDefault="009E0136">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pPr>
            <w:r>
              <w:t>Request body is empty.</w:t>
            </w:r>
          </w:p>
        </w:tc>
      </w:tr>
      <w:tr w:rsidR="009E0136" w14:paraId="173BEE0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78593E5B" w14:textId="6CF8AFD7" w:rsidR="009E0136" w:rsidRPr="000578FE" w:rsidRDefault="004C424E">
            <w:r>
              <w:t>Invalid</w:t>
            </w:r>
            <w:r w:rsidR="009E0136" w:rsidRPr="000578FE">
              <w:t xml:space="preserve"> </w:t>
            </w:r>
            <w:r>
              <w:t>Request Body</w:t>
            </w:r>
          </w:p>
        </w:tc>
        <w:tc>
          <w:tcPr>
            <w:tcW w:w="1879" w:type="dxa"/>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6DB3EABB" w14:textId="0EE7758B" w:rsidR="009E0136" w:rsidRDefault="001B14F4">
            <w:pPr>
              <w:cnfStyle w:val="000000100000" w:firstRow="0" w:lastRow="0" w:firstColumn="0" w:lastColumn="0" w:oddVBand="0" w:evenVBand="0" w:oddHBand="1" w:evenHBand="0" w:firstRowFirstColumn="0" w:firstRowLastColumn="0" w:lastRowFirstColumn="0" w:lastRowLastColumn="0"/>
            </w:pPr>
            <w:r>
              <w:t>R</w:t>
            </w:r>
            <w:r w:rsidR="009E0136" w:rsidRPr="001708B7">
              <w:t>equest body is not a valid JSON object</w:t>
            </w:r>
            <w:r w:rsidR="009E0136">
              <w:t xml:space="preserve"> or </w:t>
            </w:r>
            <w:r w:rsidR="009E0136" w:rsidRPr="001708B7">
              <w:t xml:space="preserve">not a valid </w:t>
            </w:r>
            <w:r w:rsidR="00AF27F0">
              <w:t xml:space="preserve">TIM </w:t>
            </w:r>
            <w:r w:rsidR="004C424E">
              <w:t>schema</w:t>
            </w:r>
          </w:p>
        </w:tc>
      </w:tr>
      <w:tr w:rsidR="009E0136" w14:paraId="617C6336"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59A7540" w14:textId="5823938C" w:rsidR="009E0136" w:rsidRPr="000578FE" w:rsidRDefault="00B32D46">
            <w:r w:rsidRPr="00B32D46">
              <w:t>Invalid Traveler Information Message data value in the request</w:t>
            </w:r>
          </w:p>
        </w:tc>
        <w:tc>
          <w:tcPr>
            <w:tcW w:w="1879" w:type="dxa"/>
          </w:tcPr>
          <w:p w14:paraId="0190DA0B" w14:textId="67CFF561" w:rsidR="009E0136" w:rsidRDefault="007B44EC" w:rsidP="000578FE">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5F3BD507" w14:textId="078F2CF6" w:rsidR="009E0136" w:rsidRPr="001708B7" w:rsidRDefault="009E0136">
            <w:pPr>
              <w:cnfStyle w:val="000000000000" w:firstRow="0" w:lastRow="0" w:firstColumn="0" w:lastColumn="0" w:oddVBand="0" w:evenVBand="0" w:oddHBand="0" w:evenHBand="0" w:firstRowFirstColumn="0" w:firstRowLastColumn="0" w:lastRowFirstColumn="0" w:lastRowLastColumn="0"/>
            </w:pPr>
            <w:r w:rsidRPr="001708B7">
              <w:t xml:space="preserve">ODE was unable to build a valid TIM message from </w:t>
            </w:r>
            <w:r w:rsidR="004C424E">
              <w:t>the request</w:t>
            </w:r>
            <w:r w:rsidR="001B14F4">
              <w:t xml:space="preserve"> data</w:t>
            </w:r>
            <w:r w:rsidR="00B32D46">
              <w:t>. One or more data elements may be invalid or out of range.</w:t>
            </w:r>
          </w:p>
        </w:tc>
      </w:tr>
      <w:tr w:rsidR="007B44EC" w14:paraId="07C13448"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AE7E7B6" w14:textId="10CAE82A" w:rsidR="007B44EC" w:rsidRPr="00B32D46" w:rsidRDefault="007B44EC" w:rsidP="007B44EC">
            <w:r w:rsidRPr="007B44EC">
              <w:lastRenderedPageBreak/>
              <w:t>Internal Error: OssTravelerMessageBuilder#encodeTravelerInformationToHex returned null</w:t>
            </w:r>
          </w:p>
        </w:tc>
        <w:tc>
          <w:tcPr>
            <w:tcW w:w="0" w:type="dxa"/>
          </w:tcPr>
          <w:p w14:paraId="2DB11CA4"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1209" w:type="dxa"/>
          </w:tcPr>
          <w:p w14:paraId="7EA48C3A"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3344" w:type="dxa"/>
          </w:tcPr>
          <w:p w14:paraId="09A4864F" w14:textId="411F34BB" w:rsidR="007B44EC" w:rsidRPr="001708B7" w:rsidRDefault="007B44EC" w:rsidP="007B44EC">
            <w:pPr>
              <w:cnfStyle w:val="000000100000" w:firstRow="0" w:lastRow="0" w:firstColumn="0" w:lastColumn="0" w:oddVBand="0" w:evenVBand="0" w:oddHBand="1" w:evenHBand="0" w:firstRowFirstColumn="0" w:firstRowLastColumn="0" w:lastRowFirstColumn="0" w:lastRowLastColumn="0"/>
            </w:pPr>
            <w:r>
              <w:t>Internal error occurred. Check application logs to determine cause.</w:t>
            </w:r>
          </w:p>
        </w:tc>
      </w:tr>
      <w:tr w:rsidR="007B44EC" w14:paraId="72EA11DD"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FE072B7" w14:textId="329CEDE9" w:rsidR="007B44EC" w:rsidRPr="001708B7" w:rsidRDefault="007B44EC" w:rsidP="007B44EC">
            <w:r w:rsidRPr="000A1A07">
              <w:t xml:space="preserve">Failed to encode </w:t>
            </w:r>
            <w:r>
              <w:t>Traveler Information Message</w:t>
            </w:r>
          </w:p>
        </w:tc>
        <w:tc>
          <w:tcPr>
            <w:tcW w:w="1879" w:type="dxa"/>
          </w:tcPr>
          <w:p w14:paraId="209D9A38" w14:textId="754111CD" w:rsidR="007B44EC" w:rsidRDefault="007B44EC" w:rsidP="007B44EC">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5932119C" w14:textId="01387699"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70DA8182" w14:textId="7938DCE0" w:rsidR="007B44EC" w:rsidRPr="001708B7" w:rsidRDefault="007B44EC" w:rsidP="007B44EC">
            <w:pPr>
              <w:cnfStyle w:val="000000000000" w:firstRow="0" w:lastRow="0" w:firstColumn="0" w:lastColumn="0" w:oddVBand="0" w:evenVBand="0" w:oddHBand="0" w:evenHBand="0" w:firstRowFirstColumn="0" w:firstRowLastColumn="0" w:lastRowFirstColumn="0" w:lastRowLastColumn="0"/>
            </w:pPr>
            <w:r>
              <w:t>Internal Error: Unable to encode a TIM PDU</w:t>
            </w:r>
          </w:p>
        </w:tc>
      </w:tr>
      <w:tr w:rsidR="007B44EC" w14:paraId="149A085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CD71D76" w14:textId="29E1A73F" w:rsidR="007B44EC" w:rsidRPr="000A1A07" w:rsidRDefault="006A2C46" w:rsidP="007B44EC">
            <w:r>
              <w:t>[Response List]</w:t>
            </w:r>
          </w:p>
        </w:tc>
        <w:tc>
          <w:tcPr>
            <w:tcW w:w="0" w:type="dxa"/>
          </w:tcPr>
          <w:p w14:paraId="139235F9" w14:textId="71722FF4" w:rsidR="007B44EC" w:rsidRDefault="00B90300" w:rsidP="007B44EC">
            <w:pPr>
              <w:cnfStyle w:val="000000100000" w:firstRow="0" w:lastRow="0" w:firstColumn="0" w:lastColumn="0" w:oddVBand="0" w:evenVBand="0" w:oddHBand="1" w:evenHBand="0" w:firstRowFirstColumn="0" w:firstRowLastColumn="0" w:lastRowFirstColumn="0" w:lastRowLastColumn="0"/>
            </w:pPr>
            <w:r>
              <w:t>500</w:t>
            </w:r>
          </w:p>
        </w:tc>
        <w:tc>
          <w:tcPr>
            <w:tcW w:w="1209" w:type="dxa"/>
          </w:tcPr>
          <w:p w14:paraId="6B2D5FE8" w14:textId="457BA1CE" w:rsidR="007B44EC" w:rsidRDefault="00B90300" w:rsidP="007B44EC">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32A5326B" w14:textId="1BA70547" w:rsidR="007B44EC" w:rsidRDefault="00B90300" w:rsidP="007B44EC">
            <w:pPr>
              <w:cnfStyle w:val="000000100000" w:firstRow="0" w:lastRow="0" w:firstColumn="0" w:lastColumn="0" w:oddVBand="0" w:evenVBand="0" w:oddHBand="1" w:evenHBand="0" w:firstRowFirstColumn="0" w:firstRowLastColumn="0" w:lastRowFirstColumn="0" w:lastRowLastColumn="0"/>
            </w:pPr>
            <w:r>
              <w:t>Did not success to send data to all specified RSUs. See the response body for details. Possible error messages in the response list include:</w:t>
            </w:r>
          </w:p>
          <w:p w14:paraId="2F0EB8FB" w14:textId="77777777" w:rsid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No response from RSU IP=</w:t>
            </w:r>
            <w:r>
              <w:t>&lt;RSU IP address&gt;</w:t>
            </w:r>
          </w:p>
          <w:p w14:paraId="46C527F0" w14:textId="4883D7BE" w:rsidR="00B90300" w:rsidRP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SNMP deposit failed, error code=</w:t>
            </w:r>
            <w:r>
              <w:t>&lt;SNMP error status code&gt; (&lt;SNMP error message&gt;)</w:t>
            </w:r>
          </w:p>
        </w:tc>
      </w:tr>
      <w:tr w:rsidR="007B44EC" w14:paraId="1543BEE8"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5498F4B1" w14:textId="6138AA8C" w:rsidR="007B44EC" w:rsidRDefault="003B0FB9">
            <w:r>
              <w:t>Error</w:t>
            </w:r>
            <w:r w:rsidR="00B90300">
              <w:t xml:space="preserve"> depositing to</w:t>
            </w:r>
            <w:r w:rsidR="007B44EC">
              <w:t xml:space="preserve"> SDW</w:t>
            </w:r>
          </w:p>
        </w:tc>
        <w:tc>
          <w:tcPr>
            <w:tcW w:w="1879" w:type="dxa"/>
          </w:tcPr>
          <w:p w14:paraId="0AF00E42" w14:textId="432FE905" w:rsidR="007B44EC" w:rsidRDefault="003B0FB9" w:rsidP="007B44EC">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365FB94B" w14:textId="311A4A14"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1543862" w14:textId="3D59A4BE" w:rsidR="007B44EC" w:rsidRDefault="007B44EC" w:rsidP="007B44EC">
            <w:pPr>
              <w:cnfStyle w:val="000000000000" w:firstRow="0" w:lastRow="0" w:firstColumn="0" w:lastColumn="0" w:oddVBand="0" w:evenVBand="0" w:oddHBand="0" w:evenHBand="0" w:firstRowFirstColumn="0" w:firstRowLastColumn="0" w:lastRowFirstColumn="0" w:lastRowLastColumn="0"/>
            </w:pPr>
            <w:r>
              <w:t>RSU responded with error or failed to send data to RSUs and SDW</w:t>
            </w:r>
          </w:p>
        </w:tc>
      </w:tr>
    </w:tbl>
    <w:p w14:paraId="79407A7C" w14:textId="297BDD67" w:rsidR="00836EF5" w:rsidRDefault="00836EF5" w:rsidP="00A176FA"/>
    <w:p w14:paraId="515950AD" w14:textId="771E548E" w:rsidR="00E145C0" w:rsidRDefault="00E6110E" w:rsidP="00E145C0">
      <w:pPr>
        <w:pStyle w:val="Heading3"/>
      </w:pPr>
      <w:bookmarkStart w:id="440" w:name="_Toc483908181"/>
      <w:r>
        <w:t>Probe Data Management Messages (</w:t>
      </w:r>
      <w:r w:rsidR="00E145C0">
        <w:t>PDM</w:t>
      </w:r>
      <w:r>
        <w:t>)</w:t>
      </w:r>
      <w:r w:rsidR="00E145C0">
        <w:t xml:space="preserve"> Interface</w:t>
      </w:r>
      <w:bookmarkEnd w:id="440"/>
    </w:p>
    <w:p w14:paraId="6011D2F1" w14:textId="0432CF88" w:rsidR="00C910EC" w:rsidRPr="00E145C0" w:rsidRDefault="00C910EC" w:rsidP="00C910EC">
      <w:r>
        <w:t xml:space="preserve">Refer to the </w:t>
      </w:r>
      <w:hyperlink r:id="rId45" w:history="1">
        <w:r w:rsidRPr="00E145C0">
          <w:rPr>
            <w:rStyle w:val="Hyperlink"/>
          </w:rPr>
          <w:t>ODESwagger.yaml</w:t>
        </w:r>
      </w:hyperlink>
      <w:r>
        <w:t xml:space="preserve"> for details of the PDM interface.</w:t>
      </w:r>
    </w:p>
    <w:p w14:paraId="66A0EE23" w14:textId="77777777" w:rsidR="00E145C0" w:rsidRDefault="00E145C0" w:rsidP="00E145C0"/>
    <w:p w14:paraId="21181B2B" w14:textId="6435A50A" w:rsidR="00C910EC" w:rsidRDefault="00C910EC" w:rsidP="00C910EC">
      <w:pPr>
        <w:pStyle w:val="Caption"/>
        <w:keepNext/>
      </w:pPr>
      <w:r>
        <w:t xml:space="preserve">Table </w:t>
      </w:r>
      <w:fldSimple w:instr=" SEQ Table \* ARABIC ">
        <w:r>
          <w:rPr>
            <w:noProof/>
          </w:rPr>
          <w:t>5</w:t>
        </w:r>
      </w:fldSimple>
      <w:r>
        <w:t xml:space="preserve"> - Probe Data Management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C4661" w14:paraId="2A2BAA79" w14:textId="77777777" w:rsidTr="00225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4B2C04DA" w14:textId="77777777" w:rsidR="009C4661" w:rsidRDefault="009C4661" w:rsidP="002253B4">
            <w:r>
              <w:t>Message or Alert</w:t>
            </w:r>
          </w:p>
        </w:tc>
        <w:tc>
          <w:tcPr>
            <w:tcW w:w="1879" w:type="dxa"/>
          </w:tcPr>
          <w:p w14:paraId="72C2F0CA"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3B9C6E2B"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B3B39F7"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Criteria</w:t>
            </w:r>
          </w:p>
        </w:tc>
      </w:tr>
      <w:tr w:rsidR="00196A0A" w14:paraId="5D40EC0F"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6837B39B" w14:textId="610611F2" w:rsidR="00262CBA" w:rsidRDefault="00262CBA" w:rsidP="00262CBA">
            <w:r>
              <w:t>[Response List</w:t>
            </w:r>
            <w:r>
              <w:rPr>
                <w:rStyle w:val="Hyperlink"/>
              </w:rPr>
              <w:t>]</w:t>
            </w:r>
          </w:p>
        </w:tc>
        <w:tc>
          <w:tcPr>
            <w:tcW w:w="1879" w:type="dxa"/>
          </w:tcPr>
          <w:p w14:paraId="3BF21E5F" w14:textId="229BE65E" w:rsidR="00262CBA" w:rsidRDefault="00262CBA" w:rsidP="00262CBA">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5283ECEA" w14:textId="4E9A9366" w:rsidR="00262CBA" w:rsidRDefault="00262CBA" w:rsidP="00262CBA">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2A24B503" w14:textId="239FF024" w:rsidR="00262CBA" w:rsidRDefault="00262CBA" w:rsidP="00262CBA">
            <w:pPr>
              <w:cnfStyle w:val="000000100000" w:firstRow="0" w:lastRow="0" w:firstColumn="0" w:lastColumn="0" w:oddVBand="0" w:evenVBand="0" w:oddHBand="1" w:evenHBand="0" w:firstRowFirstColumn="0" w:firstRowLastColumn="0" w:lastRowFirstColumn="0" w:lastRowLastColumn="0"/>
            </w:pPr>
            <w:r>
              <w:t xml:space="preserve">Traveler Information Message was submitted successfully to one more specified RSUs and SDW. See the response for </w:t>
            </w:r>
            <w:r>
              <w:lastRenderedPageBreak/>
              <w:t>details of which RSUs or SDW received or failed to receive the message.</w:t>
            </w:r>
          </w:p>
        </w:tc>
      </w:tr>
      <w:tr w:rsidR="009C4661" w14:paraId="0A0680A2"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1EACEF97" w14:textId="77777777" w:rsidR="009C4661" w:rsidRDefault="009C4661" w:rsidP="002253B4">
            <w:r w:rsidRPr="000578FE">
              <w:lastRenderedPageBreak/>
              <w:t>Endpoint received null request</w:t>
            </w:r>
          </w:p>
        </w:tc>
        <w:tc>
          <w:tcPr>
            <w:tcW w:w="1879" w:type="dxa"/>
          </w:tcPr>
          <w:p w14:paraId="6B703C29"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4BC0D599" w14:textId="77777777" w:rsidR="009C4661" w:rsidRPr="000578FE" w:rsidRDefault="009C4661" w:rsidP="002253B4">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3FCF2D38"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Request body is empty.</w:t>
            </w:r>
          </w:p>
        </w:tc>
      </w:tr>
      <w:tr w:rsidR="009C4661" w14:paraId="0D31C4AE"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36817EAD" w14:textId="77777777" w:rsidR="009C4661" w:rsidRPr="000578FE" w:rsidRDefault="009C4661" w:rsidP="002253B4">
            <w:r>
              <w:t>Invalid</w:t>
            </w:r>
            <w:r w:rsidRPr="000578FE">
              <w:t xml:space="preserve"> </w:t>
            </w:r>
            <w:r>
              <w:t>Request Body</w:t>
            </w:r>
          </w:p>
        </w:tc>
        <w:tc>
          <w:tcPr>
            <w:tcW w:w="1879" w:type="dxa"/>
          </w:tcPr>
          <w:p w14:paraId="20E572B0" w14:textId="77777777" w:rsidR="009C4661" w:rsidRDefault="009C4661" w:rsidP="002253B4">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1D6D9A7D" w14:textId="77777777" w:rsidR="009C4661" w:rsidRPr="001F788C" w:rsidDel="000578FE" w:rsidRDefault="009C4661" w:rsidP="002253B4">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10CC6B01" w14:textId="24471C9C" w:rsidR="009C4661" w:rsidRDefault="009C4661" w:rsidP="002253B4">
            <w:pPr>
              <w:cnfStyle w:val="000000100000" w:firstRow="0" w:lastRow="0" w:firstColumn="0" w:lastColumn="0" w:oddVBand="0" w:evenVBand="0" w:oddHBand="1" w:evenHBand="0" w:firstRowFirstColumn="0" w:firstRowLastColumn="0" w:lastRowFirstColumn="0" w:lastRowLastColumn="0"/>
            </w:pPr>
            <w:r>
              <w:t>R</w:t>
            </w:r>
            <w:r w:rsidRPr="001708B7">
              <w:t>equest body is not a valid JSON object</w:t>
            </w:r>
            <w:r>
              <w:t xml:space="preserve"> or </w:t>
            </w:r>
            <w:r w:rsidRPr="001708B7">
              <w:t xml:space="preserve">not a valid </w:t>
            </w:r>
            <w:r w:rsidR="00AF27F0">
              <w:t xml:space="preserve">PDM </w:t>
            </w:r>
            <w:r>
              <w:t>schema</w:t>
            </w:r>
          </w:p>
        </w:tc>
      </w:tr>
      <w:tr w:rsidR="00196A0A" w14:paraId="689FADFC"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59C62FA2" w14:textId="603DC13B" w:rsidR="00262CBA" w:rsidRPr="000A1A07" w:rsidRDefault="00262CBA" w:rsidP="00262CBA">
            <w:r>
              <w:t>[Response List]</w:t>
            </w:r>
          </w:p>
        </w:tc>
        <w:tc>
          <w:tcPr>
            <w:tcW w:w="1879" w:type="dxa"/>
          </w:tcPr>
          <w:p w14:paraId="231E4A05"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5C0A786F"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8BB1344"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Did not success to send data to all specified RSUs. See the response body for details. Possible error messages in the response list include:</w:t>
            </w:r>
          </w:p>
          <w:p w14:paraId="5BDEE27B" w14:textId="77777777" w:rsidR="00262CBA"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No response from RSU IP=</w:t>
            </w:r>
            <w:r>
              <w:t>&lt;RSU IP address&gt;</w:t>
            </w:r>
          </w:p>
          <w:p w14:paraId="10A36D2A" w14:textId="77777777" w:rsidR="00262CBA" w:rsidRPr="00A93F39"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SNMP deposit failed, error code=</w:t>
            </w:r>
            <w:r>
              <w:t>&lt;SNMP error status code&gt; (&lt;SNMP error message&gt;)</w:t>
            </w:r>
          </w:p>
        </w:tc>
      </w:tr>
    </w:tbl>
    <w:p w14:paraId="0010FAE4" w14:textId="77777777" w:rsidR="00C910EC" w:rsidRPr="00E145C0" w:rsidRDefault="00C910EC" w:rsidP="00E145C0"/>
    <w:p w14:paraId="4E6D5A99" w14:textId="019420F2" w:rsidR="00C26C45" w:rsidRDefault="00C26C45" w:rsidP="00B05D2B">
      <w:pPr>
        <w:pStyle w:val="Heading2"/>
      </w:pPr>
      <w:bookmarkStart w:id="441" w:name="_Toc483908182"/>
      <w:r w:rsidRPr="00E35BF2">
        <w:t>ODE Streaming API</w:t>
      </w:r>
      <w:bookmarkEnd w:id="436"/>
      <w:bookmarkEnd w:id="437"/>
      <w:bookmarkEnd w:id="441"/>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442" w:name="_Ref471811829"/>
      <w:bookmarkStart w:id="443" w:name="_Toc483908183"/>
      <w:r>
        <w:t>Direct Kafka Interface</w:t>
      </w:r>
      <w:bookmarkEnd w:id="442"/>
      <w:bookmarkEnd w:id="443"/>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lastRenderedPageBreak/>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444"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fldSimple w:instr=" SEQ Table \* ARABIC ">
        <w:r w:rsidR="00C910EC">
          <w:rPr>
            <w:noProof/>
          </w:rPr>
          <w:t>6</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445" w:name="_Toc483908184"/>
      <w:r>
        <w:t>ODE WebSocket Interface</w:t>
      </w:r>
      <w:bookmarkEnd w:id="444"/>
      <w:bookmarkEnd w:id="445"/>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446" w:name="_Toc462052290"/>
      <w:r>
        <w:t>O</w:t>
      </w:r>
      <w:r w:rsidR="00C26C45" w:rsidRPr="00E35BF2">
        <w:t xml:space="preserve">DE </w:t>
      </w:r>
      <w:r w:rsidR="00ED0E13">
        <w:t xml:space="preserve">WebSocket </w:t>
      </w:r>
      <w:r w:rsidR="00C26C45" w:rsidRPr="00E35BF2">
        <w:t>Control Messages</w:t>
      </w:r>
      <w:bookmarkEnd w:id="446"/>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lastRenderedPageBreak/>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447" w:name="_Toc462052291"/>
      <w:r>
        <w:t>BSM</w:t>
      </w:r>
      <w:r w:rsidR="00C26C45" w:rsidRPr="00E35BF2">
        <w:t xml:space="preserve"> </w:t>
      </w:r>
      <w:r>
        <w:t>WebSocket</w:t>
      </w:r>
      <w:r w:rsidR="00C26C45" w:rsidRPr="00E35BF2">
        <w:t xml:space="preserve"> Subscription </w:t>
      </w:r>
      <w:bookmarkEnd w:id="447"/>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448" w:name="_Toc462052298"/>
      <w:bookmarkStart w:id="449" w:name="_Ref471728137"/>
      <w:bookmarkStart w:id="450" w:name="_Toc483908185"/>
      <w:r w:rsidRPr="00145701">
        <w:t>ODE Request Schemas</w:t>
      </w:r>
      <w:bookmarkEnd w:id="448"/>
      <w:bookmarkEnd w:id="449"/>
      <w:bookmarkEnd w:id="450"/>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451" w:name="_Toc462052299"/>
      <w:bookmarkStart w:id="452" w:name="_Ref471813112"/>
      <w:bookmarkStart w:id="453" w:name="_Toc483908186"/>
      <w:r>
        <w:t>ODE</w:t>
      </w:r>
      <w:r w:rsidR="00C26C45" w:rsidRPr="00145701">
        <w:t xml:space="preserve"> Request</w:t>
      </w:r>
      <w:bookmarkEnd w:id="451"/>
      <w:bookmarkEnd w:id="452"/>
      <w:r w:rsidR="000D126A">
        <w:t xml:space="preserve"> Message Metadata</w:t>
      </w:r>
      <w:bookmarkEnd w:id="453"/>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454" w:name="_Toc441572976"/>
      <w:bookmarkStart w:id="455" w:name="_Toc456253304"/>
      <w:r>
        <w:lastRenderedPageBreak/>
        <w:t xml:space="preserve">Table </w:t>
      </w:r>
      <w:fldSimple w:instr=" SEQ Table \* ARABIC ">
        <w:r w:rsidR="00C910EC">
          <w:rPr>
            <w:noProof/>
          </w:rPr>
          <w:t>7</w:t>
        </w:r>
      </w:fldSimple>
      <w:r>
        <w:t xml:space="preserve"> </w:t>
      </w:r>
      <w:r w:rsidR="00874976">
        <w:t>–</w:t>
      </w:r>
      <w:r w:rsidR="00ED0E13">
        <w:t xml:space="preserve"> ODE </w:t>
      </w:r>
      <w:r>
        <w:t>Request</w:t>
      </w:r>
      <w:bookmarkEnd w:id="454"/>
      <w:bookmarkEnd w:id="455"/>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456" w:name="_Toc462052303"/>
      <w:bookmarkStart w:id="457" w:name="_Ref471728323"/>
      <w:bookmarkStart w:id="458" w:name="_Toc483908187"/>
      <w:r w:rsidRPr="00145701">
        <w:t xml:space="preserve">ODE </w:t>
      </w:r>
      <w:r w:rsidR="0016253B">
        <w:t>Response</w:t>
      </w:r>
      <w:r w:rsidRPr="00145701">
        <w:t xml:space="preserve"> Schemas</w:t>
      </w:r>
      <w:bookmarkEnd w:id="456"/>
      <w:bookmarkEnd w:id="457"/>
      <w:bookmarkEnd w:id="458"/>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459" w:name="_Toc462052304"/>
      <w:bookmarkStart w:id="460" w:name="_Toc483908188"/>
      <w:r w:rsidRPr="00145701">
        <w:t>ODE Data Message</w:t>
      </w:r>
      <w:bookmarkEnd w:id="459"/>
      <w:bookmarkEnd w:id="460"/>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461" w:name="_Toc441572980"/>
      <w:bookmarkStart w:id="462" w:name="_Toc456253308"/>
    </w:p>
    <w:p w14:paraId="3F314606" w14:textId="0368C575" w:rsidR="00C26C45" w:rsidRDefault="00C26C45" w:rsidP="00C26C45">
      <w:pPr>
        <w:pStyle w:val="Caption"/>
      </w:pPr>
      <w:r>
        <w:t xml:space="preserve">Table </w:t>
      </w:r>
      <w:fldSimple w:instr=" SEQ Table \* ARABIC ">
        <w:r w:rsidR="00C910EC">
          <w:rPr>
            <w:noProof/>
          </w:rPr>
          <w:t>8</w:t>
        </w:r>
      </w:fldSimple>
      <w:r>
        <w:t xml:space="preserve"> - OdeDataMessage</w:t>
      </w:r>
      <w:bookmarkEnd w:id="461"/>
      <w:bookmarkEnd w:id="462"/>
    </w:p>
    <w:p w14:paraId="605835CF" w14:textId="31425BC0" w:rsidR="00C26C45" w:rsidRDefault="00C26C45" w:rsidP="0016253B">
      <w:pPr>
        <w:pStyle w:val="Heading3"/>
      </w:pPr>
      <w:bookmarkStart w:id="463" w:name="_Toc462052305"/>
      <w:bookmarkStart w:id="464" w:name="_Ref471813394"/>
      <w:bookmarkStart w:id="465" w:name="_Toc483908189"/>
      <w:r w:rsidRPr="00284BEB">
        <w:t>ODE Message Metadata</w:t>
      </w:r>
      <w:bookmarkEnd w:id="463"/>
      <w:bookmarkEnd w:id="464"/>
      <w:bookmarkEnd w:id="465"/>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466" w:name="_Toc441572981"/>
      <w:bookmarkStart w:id="467" w:name="_Toc456253309"/>
      <w:r>
        <w:t xml:space="preserve">Table </w:t>
      </w:r>
      <w:fldSimple w:instr=" SEQ Table \* ARABIC ">
        <w:r w:rsidR="00C910EC">
          <w:rPr>
            <w:noProof/>
          </w:rPr>
          <w:t>9</w:t>
        </w:r>
      </w:fldSimple>
      <w:r>
        <w:t xml:space="preserve"> – OdeMsgMetadata</w:t>
      </w:r>
      <w:bookmarkEnd w:id="466"/>
      <w:bookmarkEnd w:id="467"/>
    </w:p>
    <w:p w14:paraId="6A1AA76C" w14:textId="77777777" w:rsidR="00752CB3" w:rsidRPr="00752CB3" w:rsidRDefault="00752CB3" w:rsidP="00752CB3"/>
    <w:p w14:paraId="1F52559C" w14:textId="72FEAEC3" w:rsidR="00C26C45" w:rsidRDefault="00C26C45" w:rsidP="00A524BA">
      <w:pPr>
        <w:pStyle w:val="Heading3"/>
      </w:pPr>
      <w:bookmarkStart w:id="468" w:name="_ODE_Payload_Violation"/>
      <w:bookmarkStart w:id="469" w:name="_Toc462052306"/>
      <w:bookmarkStart w:id="470" w:name="_Ref471814373"/>
      <w:bookmarkStart w:id="471" w:name="_Toc483908190"/>
      <w:bookmarkEnd w:id="468"/>
      <w:r w:rsidRPr="00284BEB">
        <w:lastRenderedPageBreak/>
        <w:t>ODE Payload Violation</w:t>
      </w:r>
      <w:bookmarkEnd w:id="469"/>
      <w:bookmarkEnd w:id="470"/>
      <w:bookmarkEnd w:id="471"/>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472" w:name="_ODE_Data_Message"/>
      <w:bookmarkStart w:id="473" w:name="_Toc462052308"/>
      <w:bookmarkStart w:id="474" w:name="_Toc483908191"/>
      <w:bookmarkEnd w:id="472"/>
      <w:r w:rsidRPr="00284BEB">
        <w:t xml:space="preserve">ODE </w:t>
      </w:r>
      <w:r w:rsidR="00410F95">
        <w:t>GET TOKEN</w:t>
      </w:r>
      <w:r w:rsidRPr="00284BEB">
        <w:t xml:space="preserve"> Response</w:t>
      </w:r>
      <w:bookmarkEnd w:id="473"/>
      <w:bookmarkEnd w:id="474"/>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475" w:name="_Toc441572983"/>
      <w:bookmarkStart w:id="476" w:name="_Toc456253311"/>
      <w:r>
        <w:lastRenderedPageBreak/>
        <w:t xml:space="preserve">Table </w:t>
      </w:r>
      <w:fldSimple w:instr=" SEQ Table \* ARABIC ">
        <w:r w:rsidR="00C910EC">
          <w:rPr>
            <w:noProof/>
          </w:rPr>
          <w:t>10</w:t>
        </w:r>
      </w:fldSimple>
      <w:r>
        <w:t xml:space="preserve"> - OdeAuthentication</w:t>
      </w:r>
      <w:bookmarkEnd w:id="475"/>
      <w:bookmarkEnd w:id="476"/>
    </w:p>
    <w:p w14:paraId="2C1ABE0C" w14:textId="5290E6E8" w:rsidR="00C26C45" w:rsidRDefault="00C26C45" w:rsidP="0016253B">
      <w:pPr>
        <w:pStyle w:val="Heading3"/>
      </w:pPr>
      <w:bookmarkStart w:id="477" w:name="_Toc462052309"/>
      <w:bookmarkStart w:id="478" w:name="_Toc483908192"/>
      <w:r w:rsidRPr="00284BEB">
        <w:t>ODE Status Message</w:t>
      </w:r>
      <w:bookmarkEnd w:id="477"/>
      <w:bookmarkEnd w:id="478"/>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479" w:name="_Toc441572984"/>
      <w:bookmarkStart w:id="480" w:name="_Toc456253312"/>
      <w:r>
        <w:t xml:space="preserve">Table </w:t>
      </w:r>
      <w:fldSimple w:instr=" SEQ Table \* ARABIC ">
        <w:r w:rsidR="00C910EC">
          <w:rPr>
            <w:noProof/>
          </w:rPr>
          <w:t>11</w:t>
        </w:r>
      </w:fldSimple>
      <w:r>
        <w:t xml:space="preserve"> - OdeStatus</w:t>
      </w:r>
      <w:bookmarkEnd w:id="479"/>
      <w:bookmarkEnd w:id="480"/>
    </w:p>
    <w:p w14:paraId="1B2629C5" w14:textId="45791E6C" w:rsidR="00C26C45" w:rsidRDefault="00C26C45" w:rsidP="0016253B">
      <w:pPr>
        <w:pStyle w:val="Heading3"/>
      </w:pPr>
      <w:bookmarkStart w:id="481" w:name="_Toc462052310"/>
      <w:bookmarkStart w:id="482" w:name="_Ref471812176"/>
      <w:bookmarkStart w:id="483" w:name="_Toc483908193"/>
      <w:r w:rsidRPr="00284BEB">
        <w:t>ODE Control Message</w:t>
      </w:r>
      <w:bookmarkEnd w:id="481"/>
      <w:bookmarkEnd w:id="482"/>
      <w:bookmarkEnd w:id="483"/>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484" w:name="_Toc441572985"/>
      <w:bookmarkStart w:id="485" w:name="_Toc456253313"/>
      <w:r>
        <w:t xml:space="preserve">Table </w:t>
      </w:r>
      <w:fldSimple w:instr=" SEQ Table \* ARABIC ">
        <w:r w:rsidR="00C910EC">
          <w:rPr>
            <w:noProof/>
          </w:rPr>
          <w:t>12</w:t>
        </w:r>
      </w:fldSimple>
      <w:r>
        <w:t xml:space="preserve"> - OdeControlData</w:t>
      </w:r>
      <w:bookmarkEnd w:id="484"/>
      <w:bookmarkEnd w:id="485"/>
    </w:p>
    <w:p w14:paraId="02321E0C" w14:textId="77777777" w:rsidR="00752CB3" w:rsidRDefault="00752CB3" w:rsidP="00752CB3">
      <w:pPr>
        <w:pStyle w:val="Heading3"/>
      </w:pPr>
      <w:bookmarkStart w:id="486" w:name="_ODE_Data_Message_1"/>
      <w:bookmarkStart w:id="487" w:name="_Toc462052307"/>
      <w:bookmarkStart w:id="488" w:name="_Ref471813434"/>
      <w:bookmarkStart w:id="489" w:name="_Toc483908194"/>
      <w:bookmarkStart w:id="490" w:name="_Toc462052316"/>
      <w:bookmarkEnd w:id="486"/>
      <w:r w:rsidRPr="00284BEB">
        <w:t>ODE Data Message Payload</w:t>
      </w:r>
      <w:bookmarkEnd w:id="487"/>
      <w:bookmarkEnd w:id="488"/>
      <w:bookmarkEnd w:id="489"/>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491" w:name="_Toc441572982"/>
      <w:bookmarkStart w:id="492" w:name="_Toc456253310"/>
      <w:r>
        <w:t xml:space="preserve">Table </w:t>
      </w:r>
      <w:fldSimple w:instr=" SEQ Table \* ARABIC ">
        <w:r w:rsidR="00C910EC">
          <w:rPr>
            <w:noProof/>
          </w:rPr>
          <w:t>13</w:t>
        </w:r>
      </w:fldSimple>
      <w:r>
        <w:t xml:space="preserve"> – OdeMsgPayload</w:t>
      </w:r>
      <w:bookmarkEnd w:id="491"/>
      <w:bookmarkEnd w:id="492"/>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490"/>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3933FA"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493" w:name="_Toc462052317"/>
      <w:bookmarkStart w:id="494" w:name="_Toc483908195"/>
      <w:r>
        <w:t xml:space="preserve">ODE Data Message </w:t>
      </w:r>
      <w:r w:rsidRPr="009F4DD0">
        <w:t>Supporting Data Structures</w:t>
      </w:r>
      <w:bookmarkEnd w:id="493"/>
      <w:bookmarkEnd w:id="494"/>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495" w:name="_J2735BsmCoreData"/>
      <w:bookmarkStart w:id="496" w:name="_Ref471884029"/>
      <w:bookmarkEnd w:id="495"/>
      <w:r w:rsidRPr="006D1B36">
        <w:t>J2735BsmCoreData</w:t>
      </w:r>
      <w:bookmarkEnd w:id="496"/>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3933FA"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3933FA"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3933FA"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3933FA"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3933FA"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497" w:name="_J2735BsmPart2Content"/>
      <w:bookmarkStart w:id="498" w:name="_Ref471884050"/>
      <w:bookmarkEnd w:id="497"/>
      <w:r w:rsidRPr="006D1B36">
        <w:t>J2735BsmPart2Content</w:t>
      </w:r>
      <w:bookmarkEnd w:id="498"/>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3933FA"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3933FA"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3933FA"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499" w:name="_5J2735Position3D"/>
      <w:bookmarkStart w:id="500" w:name="_J2735Position3D"/>
      <w:bookmarkStart w:id="501" w:name="_Toc462052335"/>
      <w:bookmarkEnd w:id="499"/>
      <w:bookmarkEnd w:id="500"/>
      <w:r>
        <w:t>J2735</w:t>
      </w:r>
      <w:r w:rsidRPr="006719D6">
        <w:t>Position3D</w:t>
      </w:r>
      <w:bookmarkEnd w:id="501"/>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502" w:name="_Toc456253340"/>
      <w:r>
        <w:t xml:space="preserve">Table </w:t>
      </w:r>
      <w:fldSimple w:instr=" SEQ Table \* ARABIC ">
        <w:r w:rsidR="00C910EC">
          <w:rPr>
            <w:noProof/>
          </w:rPr>
          <w:t>14</w:t>
        </w:r>
      </w:fldSimple>
      <w:r>
        <w:t xml:space="preserve"> - </w:t>
      </w:r>
      <w:r w:rsidRPr="00633532">
        <w:t>OdePosition3D</w:t>
      </w:r>
      <w:bookmarkEnd w:id="502"/>
    </w:p>
    <w:p w14:paraId="6449FF60" w14:textId="77777777" w:rsidR="006D1B36" w:rsidRDefault="006D1B36" w:rsidP="000A3293"/>
    <w:p w14:paraId="594931C0" w14:textId="6D7A0BBC" w:rsidR="00BA3CFB" w:rsidRDefault="00BA3CFB" w:rsidP="000A3293">
      <w:pPr>
        <w:pStyle w:val="Heading4"/>
      </w:pPr>
      <w:bookmarkStart w:id="503" w:name="_J2735AccelerationSet4Way"/>
      <w:bookmarkEnd w:id="503"/>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lastRenderedPageBreak/>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504" w:name="_J2735PositionalAccuracy"/>
      <w:bookmarkEnd w:id="504"/>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505" w:name="_J2735TransmissionState"/>
      <w:bookmarkStart w:id="506" w:name="_J2735BrakeSystemStatus"/>
      <w:bookmarkEnd w:id="505"/>
      <w:bookmarkEnd w:id="506"/>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3933FA"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507" w:name="_J2735VehicleSize"/>
      <w:bookmarkEnd w:id="507"/>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508" w:name="_J2735BitString"/>
      <w:bookmarkEnd w:id="508"/>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509" w:name="_J2735VehicleSafetyExtensions"/>
      <w:bookmarkEnd w:id="509"/>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3933FA"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3933FA"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3933FA"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3933FA"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510" w:name="_J2735SpecialVehicleExtensions"/>
      <w:bookmarkEnd w:id="510"/>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3933FA"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3933FA"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3933FA"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511" w:name="_J2735SupplementalVehicleExtensions"/>
      <w:bookmarkEnd w:id="511"/>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3933FA"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3933FA"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3933FA"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3933FA"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3933FA"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3933FA"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3933FA"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3933FA"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512" w:name="_J2735PathHistory"/>
      <w:bookmarkEnd w:id="512"/>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3933FA"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3933FA"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513" w:name="_J2735PathPrediction"/>
      <w:bookmarkEnd w:id="513"/>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514" w:name="_J2735EmergencyDetails"/>
      <w:bookmarkEnd w:id="514"/>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3933FA"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515" w:name="_J2735EventDescription"/>
      <w:bookmarkEnd w:id="515"/>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3933FA"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3933FA"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516" w:name="_J2735TrailerData"/>
      <w:bookmarkEnd w:id="516"/>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3933FA"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517" w:name="_J2735VehicleClassification"/>
      <w:bookmarkEnd w:id="517"/>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518" w:name="_J2735VehicleData"/>
      <w:bookmarkEnd w:id="518"/>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519" w:name="_J2735WeatherReport"/>
      <w:bookmarkEnd w:id="519"/>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520" w:name="_J2735WeatherProbe"/>
      <w:bookmarkEnd w:id="520"/>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521" w:name="_J2735ObstacleDetection"/>
      <w:bookmarkEnd w:id="521"/>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522" w:name="_J2735DisabledVehicle"/>
      <w:bookmarkEnd w:id="522"/>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523" w:name="_J2735SpeedProfile"/>
      <w:bookmarkEnd w:id="523"/>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524" w:name="_J2735RTCMPackage"/>
      <w:bookmarkEnd w:id="524"/>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525" w:name="_J2735RegionalContent"/>
      <w:bookmarkEnd w:id="525"/>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526" w:name="_J2735FullPositionVector"/>
      <w:bookmarkEnd w:id="526"/>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527" w:name="_J2735PathHistoryPoint"/>
      <w:bookmarkEnd w:id="527"/>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528" w:name="_J2735Extent"/>
      <w:bookmarkEnd w:id="528"/>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529" w:name="_J2735PivotPointDescription"/>
      <w:bookmarkEnd w:id="529"/>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530" w:name="_J2735TrailerUnitDescription"/>
      <w:bookmarkEnd w:id="530"/>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531" w:name="_Toc441572992"/>
      <w:bookmarkStart w:id="532" w:name="_Toc456253320"/>
      <w:r>
        <w:t xml:space="preserve">Table </w:t>
      </w:r>
      <w:fldSimple w:instr=" SEQ Table \* ARABIC ">
        <w:r w:rsidR="00C910EC">
          <w:rPr>
            <w:noProof/>
          </w:rPr>
          <w:t>15</w:t>
        </w:r>
      </w:fldSimple>
      <w:r>
        <w:t xml:space="preserve"> </w:t>
      </w:r>
      <w:r w:rsidR="00410F95">
        <w:t>–</w:t>
      </w:r>
      <w:r>
        <w:t xml:space="preserve"> </w:t>
      </w:r>
      <w:bookmarkEnd w:id="531"/>
      <w:bookmarkEnd w:id="532"/>
      <w:r w:rsidR="00410F95">
        <w:t>BSM Data</w:t>
      </w:r>
    </w:p>
    <w:p w14:paraId="219B2098" w14:textId="7911466A" w:rsidR="00C26C45" w:rsidRDefault="00C26C45" w:rsidP="000A3293">
      <w:pPr>
        <w:pStyle w:val="Heading4"/>
      </w:pPr>
      <w:bookmarkStart w:id="533" w:name="_Toc462052323"/>
      <w:r w:rsidRPr="00961838">
        <w:t>OdeDateTime</w:t>
      </w:r>
      <w:bookmarkEnd w:id="533"/>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534" w:name="_Toc456253327"/>
      <w:r>
        <w:t xml:space="preserve">Table </w:t>
      </w:r>
      <w:fldSimple w:instr=" SEQ Table \* ARABIC ">
        <w:r w:rsidR="00C910EC">
          <w:rPr>
            <w:noProof/>
          </w:rPr>
          <w:t>16</w:t>
        </w:r>
      </w:fldSimple>
      <w:r>
        <w:t xml:space="preserve"> - </w:t>
      </w:r>
      <w:r w:rsidRPr="00951B2B">
        <w:t>OdeDateTime</w:t>
      </w:r>
      <w:bookmarkEnd w:id="534"/>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4" w:author="Musavi, Hamid [USA] [2]" w:date="2017-03-06T19:24:00Z" w:initials="MH[">
    <w:p w14:paraId="39FA11AE" w14:textId="77777777" w:rsidR="003933FA" w:rsidRDefault="003933FA">
      <w:pPr>
        <w:pStyle w:val="CommentText"/>
      </w:pPr>
      <w:r>
        <w:rPr>
          <w:rStyle w:val="CommentReference"/>
        </w:rPr>
        <w:annotationRef/>
      </w:r>
      <w:r>
        <w:t>To be moved to Swagger file</w:t>
      </w:r>
    </w:p>
  </w:comment>
  <w:comment w:id="438" w:author="Musavi, Hamid [USA] [2]" w:date="2017-03-06T19:25:00Z" w:initials="MH[">
    <w:p w14:paraId="39715C69" w14:textId="77777777" w:rsidR="003933FA" w:rsidRDefault="003933FA">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7E3A6" w14:textId="77777777" w:rsidR="00DD4AE9" w:rsidRDefault="00DD4AE9">
      <w:pPr>
        <w:spacing w:after="0" w:line="240" w:lineRule="auto"/>
      </w:pPr>
      <w:r>
        <w:separator/>
      </w:r>
    </w:p>
  </w:endnote>
  <w:endnote w:type="continuationSeparator" w:id="0">
    <w:p w14:paraId="03E9ECCC" w14:textId="77777777" w:rsidR="00DD4AE9" w:rsidRDefault="00DD4AE9">
      <w:pPr>
        <w:spacing w:after="0" w:line="240" w:lineRule="auto"/>
      </w:pPr>
      <w:r>
        <w:continuationSeparator/>
      </w:r>
    </w:p>
  </w:endnote>
  <w:endnote w:type="continuationNotice" w:id="1">
    <w:p w14:paraId="3D6A86E9" w14:textId="77777777" w:rsidR="00DD4AE9" w:rsidRDefault="00DD4AE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Narrow">
    <w:panose1 w:val="020B0606020202030204"/>
    <w:charset w:val="00"/>
    <w:family w:val="auto"/>
    <w:pitch w:val="variable"/>
    <w:sig w:usb0="00000287" w:usb1="00000800" w:usb2="00000000" w:usb3="00000000" w:csb0="0000009F" w:csb1="00000000"/>
  </w:font>
  <w:font w:name="Harvey Balls">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7C4D46A" w14:textId="65E7412B" w:rsidR="003933FA" w:rsidRDefault="003933FA"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3F427D" w:rsidRPr="003F427D">
      <w:rPr>
        <w:noProof/>
      </w:rPr>
      <w:t xml:space="preserve">Error! Unknown </w:t>
    </w:r>
    <w:r w:rsidR="003F427D">
      <w:rPr>
        <w:b/>
        <w:bCs/>
        <w:noProof/>
      </w:rPr>
      <w:t>switch argument.</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May 30, 2017</w:t>
    </w:r>
    <w:r>
      <w:rPr>
        <w:noProof/>
      </w:rPr>
      <w:fldChar w:fldCharType="end"/>
    </w:r>
  </w:p>
  <w:p w14:paraId="022A2A9B" w14:textId="0E57C247" w:rsidR="003933FA" w:rsidRPr="00D47340" w:rsidRDefault="003933FA" w:rsidP="00886E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B515C5" w14:textId="1CC40C39" w:rsidR="003933FA" w:rsidRDefault="003933FA">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4068C4" w:rsidRPr="004068C4">
      <w:rPr>
        <w:noProof/>
      </w:rPr>
      <w:t xml:space="preserve">Error! Unknown </w:t>
    </w:r>
    <w:r w:rsidR="004068C4">
      <w:rPr>
        <w:b/>
        <w:bCs/>
        <w:noProof/>
      </w:rPr>
      <w:t>switch argument.</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May 30, 2017</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5504B" w14:textId="77777777" w:rsidR="00DD4AE9" w:rsidRDefault="00DD4AE9">
      <w:pPr>
        <w:spacing w:after="0" w:line="240" w:lineRule="auto"/>
      </w:pPr>
      <w:r>
        <w:separator/>
      </w:r>
    </w:p>
  </w:footnote>
  <w:footnote w:type="continuationSeparator" w:id="0">
    <w:p w14:paraId="6EB0C4FC" w14:textId="77777777" w:rsidR="00DD4AE9" w:rsidRDefault="00DD4AE9">
      <w:pPr>
        <w:spacing w:after="0" w:line="240" w:lineRule="auto"/>
      </w:pPr>
      <w:r>
        <w:continuationSeparator/>
      </w:r>
    </w:p>
  </w:footnote>
  <w:footnote w:type="continuationNotice" w:id="1">
    <w:p w14:paraId="283E92C7" w14:textId="77777777" w:rsidR="00DD4AE9" w:rsidRDefault="00DD4AE9">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FF1CB0F" w:rsidR="003933FA" w:rsidRPr="00533512" w:rsidRDefault="003933FA" w:rsidP="00533512">
    <w:pPr>
      <w:tabs>
        <w:tab w:val="right" w:pos="9180"/>
      </w:tabs>
      <w:rPr>
        <w:b/>
        <w:color w:val="0070C0"/>
        <w:sz w:val="20"/>
        <w:szCs w:val="20"/>
      </w:rPr>
    </w:pPr>
    <w:r w:rsidRPr="00D47340">
      <w:rPr>
        <w:b/>
        <w:noProof/>
        <w:color w:val="0070C0"/>
        <w:sz w:val="20"/>
        <w:szCs w:val="20"/>
        <w:lang w:eastAsia="zh-CN"/>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3933FA" w:rsidRDefault="003933FA">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3933FA" w:rsidRDefault="003933FA">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364CB4" w14:textId="55CBB63B" w:rsidR="003933FA" w:rsidRDefault="003933FA">
    <w:pPr>
      <w:pStyle w:val="Header"/>
    </w:pPr>
    <w:r>
      <w:rPr>
        <w:noProof/>
        <w:lang w:eastAsia="zh-CN"/>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3933FA" w:rsidRDefault="003933FA"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" o:allowoverlap="f" fillcolor="white [3212]" stroked="f" strokeweight="1pt">
              <v:textbox style="mso-fit-shape-to-text:t">
                <w:txbxContent>
                  <w:p w14:paraId="02BECEEC" w14:textId="4273B3C9" w:rsidR="003933FA" w:rsidRDefault="003933FA"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4">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4"/>
  </w:num>
  <w:num w:numId="8">
    <w:abstractNumId w:val="46"/>
  </w:num>
  <w:num w:numId="9">
    <w:abstractNumId w:val="8"/>
  </w:num>
  <w:num w:numId="10">
    <w:abstractNumId w:val="4"/>
  </w:num>
  <w:num w:numId="11">
    <w:abstractNumId w:val="45"/>
  </w:num>
  <w:num w:numId="12">
    <w:abstractNumId w:val="25"/>
  </w:num>
  <w:num w:numId="13">
    <w:abstractNumId w:val="52"/>
  </w:num>
  <w:num w:numId="14">
    <w:abstractNumId w:val="53"/>
  </w:num>
  <w:num w:numId="15">
    <w:abstractNumId w:val="1"/>
  </w:num>
  <w:num w:numId="16">
    <w:abstractNumId w:val="16"/>
  </w:num>
  <w:num w:numId="17">
    <w:abstractNumId w:val="57"/>
  </w:num>
  <w:num w:numId="18">
    <w:abstractNumId w:val="39"/>
  </w:num>
  <w:num w:numId="19">
    <w:abstractNumId w:val="13"/>
  </w:num>
  <w:num w:numId="20">
    <w:abstractNumId w:val="22"/>
  </w:num>
  <w:num w:numId="21">
    <w:abstractNumId w:val="43"/>
  </w:num>
  <w:num w:numId="22">
    <w:abstractNumId w:val="61"/>
  </w:num>
  <w:num w:numId="23">
    <w:abstractNumId w:val="40"/>
  </w:num>
  <w:num w:numId="24">
    <w:abstractNumId w:val="10"/>
  </w:num>
  <w:num w:numId="25">
    <w:abstractNumId w:val="44"/>
  </w:num>
  <w:num w:numId="26">
    <w:abstractNumId w:val="48"/>
  </w:num>
  <w:num w:numId="27">
    <w:abstractNumId w:val="50"/>
  </w:num>
  <w:num w:numId="28">
    <w:abstractNumId w:val="55"/>
  </w:num>
  <w:num w:numId="29">
    <w:abstractNumId w:val="11"/>
  </w:num>
  <w:num w:numId="30">
    <w:abstractNumId w:val="42"/>
  </w:num>
  <w:num w:numId="31">
    <w:abstractNumId w:val="58"/>
  </w:num>
  <w:num w:numId="32">
    <w:abstractNumId w:val="12"/>
  </w:num>
  <w:num w:numId="33">
    <w:abstractNumId w:val="5"/>
  </w:num>
  <w:num w:numId="34">
    <w:abstractNumId w:val="2"/>
  </w:num>
  <w:num w:numId="35">
    <w:abstractNumId w:val="20"/>
  </w:num>
  <w:num w:numId="36">
    <w:abstractNumId w:val="38"/>
  </w:num>
  <w:num w:numId="37">
    <w:abstractNumId w:val="51"/>
  </w:num>
  <w:num w:numId="38">
    <w:abstractNumId w:val="47"/>
  </w:num>
  <w:num w:numId="39">
    <w:abstractNumId w:val="21"/>
  </w:num>
  <w:num w:numId="40">
    <w:abstractNumId w:val="24"/>
  </w:num>
  <w:num w:numId="41">
    <w:abstractNumId w:val="36"/>
  </w:num>
  <w:num w:numId="42">
    <w:abstractNumId w:val="17"/>
  </w:num>
  <w:num w:numId="43">
    <w:abstractNumId w:val="56"/>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2"/>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59"/>
  </w:num>
  <w:num w:numId="60">
    <w:abstractNumId w:val="9"/>
  </w:num>
  <w:num w:numId="61">
    <w:abstractNumId w:val="49"/>
  </w:num>
  <w:num w:numId="62">
    <w:abstractNumId w:val="60"/>
  </w:num>
  <w:num w:numId="63">
    <w:abstractNumId w:val="32"/>
  </w:num>
  <w:numIdMacAtCleanup w:val="5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24011"/>
    <w:rsid w:val="000412A9"/>
    <w:rsid w:val="000479B5"/>
    <w:rsid w:val="00047C29"/>
    <w:rsid w:val="00053F27"/>
    <w:rsid w:val="000578FE"/>
    <w:rsid w:val="0006261D"/>
    <w:rsid w:val="000669C2"/>
    <w:rsid w:val="0006752C"/>
    <w:rsid w:val="0007235D"/>
    <w:rsid w:val="000753B4"/>
    <w:rsid w:val="0007578F"/>
    <w:rsid w:val="00082019"/>
    <w:rsid w:val="0008362E"/>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E6034"/>
    <w:rsid w:val="000E6669"/>
    <w:rsid w:val="000F721D"/>
    <w:rsid w:val="0010402A"/>
    <w:rsid w:val="00105027"/>
    <w:rsid w:val="00106BF3"/>
    <w:rsid w:val="00107A8C"/>
    <w:rsid w:val="001108C8"/>
    <w:rsid w:val="0011130E"/>
    <w:rsid w:val="00113481"/>
    <w:rsid w:val="00114833"/>
    <w:rsid w:val="001150A7"/>
    <w:rsid w:val="0011797A"/>
    <w:rsid w:val="00125CE5"/>
    <w:rsid w:val="00127671"/>
    <w:rsid w:val="001332C3"/>
    <w:rsid w:val="00133FB7"/>
    <w:rsid w:val="001420F5"/>
    <w:rsid w:val="0015095E"/>
    <w:rsid w:val="00154D5A"/>
    <w:rsid w:val="00157CBB"/>
    <w:rsid w:val="0016253B"/>
    <w:rsid w:val="001708B7"/>
    <w:rsid w:val="00184A66"/>
    <w:rsid w:val="00194DF6"/>
    <w:rsid w:val="00196A0A"/>
    <w:rsid w:val="001A3B89"/>
    <w:rsid w:val="001A737A"/>
    <w:rsid w:val="001B14F4"/>
    <w:rsid w:val="001C59DC"/>
    <w:rsid w:val="001D32CC"/>
    <w:rsid w:val="001D486A"/>
    <w:rsid w:val="001D5913"/>
    <w:rsid w:val="001D5BB2"/>
    <w:rsid w:val="001E5150"/>
    <w:rsid w:val="001F1A9D"/>
    <w:rsid w:val="001F788C"/>
    <w:rsid w:val="001F79E4"/>
    <w:rsid w:val="002026AB"/>
    <w:rsid w:val="00213CF4"/>
    <w:rsid w:val="002253B4"/>
    <w:rsid w:val="00233B82"/>
    <w:rsid w:val="0023747B"/>
    <w:rsid w:val="00242166"/>
    <w:rsid w:val="00244E15"/>
    <w:rsid w:val="00250379"/>
    <w:rsid w:val="002534D5"/>
    <w:rsid w:val="00256150"/>
    <w:rsid w:val="00262CBA"/>
    <w:rsid w:val="00271DD3"/>
    <w:rsid w:val="00273B65"/>
    <w:rsid w:val="00277F13"/>
    <w:rsid w:val="002834B9"/>
    <w:rsid w:val="00284505"/>
    <w:rsid w:val="002870D8"/>
    <w:rsid w:val="00292834"/>
    <w:rsid w:val="00297A50"/>
    <w:rsid w:val="002A2BA7"/>
    <w:rsid w:val="002A65E2"/>
    <w:rsid w:val="002B624D"/>
    <w:rsid w:val="002B7E9A"/>
    <w:rsid w:val="002C04F6"/>
    <w:rsid w:val="002C11DA"/>
    <w:rsid w:val="002C2917"/>
    <w:rsid w:val="002D1CCE"/>
    <w:rsid w:val="002D474A"/>
    <w:rsid w:val="002D592E"/>
    <w:rsid w:val="002D65A7"/>
    <w:rsid w:val="002D71AA"/>
    <w:rsid w:val="002E1BA0"/>
    <w:rsid w:val="002F1D6C"/>
    <w:rsid w:val="002F71DE"/>
    <w:rsid w:val="0030246B"/>
    <w:rsid w:val="00306441"/>
    <w:rsid w:val="0030714D"/>
    <w:rsid w:val="00311473"/>
    <w:rsid w:val="00311B9F"/>
    <w:rsid w:val="00312B04"/>
    <w:rsid w:val="00314B85"/>
    <w:rsid w:val="00315504"/>
    <w:rsid w:val="00315A14"/>
    <w:rsid w:val="00316B55"/>
    <w:rsid w:val="00325B0F"/>
    <w:rsid w:val="00330DA4"/>
    <w:rsid w:val="00334FC1"/>
    <w:rsid w:val="00336015"/>
    <w:rsid w:val="003363D7"/>
    <w:rsid w:val="003462F3"/>
    <w:rsid w:val="003474DA"/>
    <w:rsid w:val="00347559"/>
    <w:rsid w:val="00354070"/>
    <w:rsid w:val="0035419F"/>
    <w:rsid w:val="003551B9"/>
    <w:rsid w:val="003607C6"/>
    <w:rsid w:val="003763F0"/>
    <w:rsid w:val="0037742F"/>
    <w:rsid w:val="003819EC"/>
    <w:rsid w:val="003909CF"/>
    <w:rsid w:val="00392D3A"/>
    <w:rsid w:val="003933FA"/>
    <w:rsid w:val="00395660"/>
    <w:rsid w:val="003A3585"/>
    <w:rsid w:val="003A50FF"/>
    <w:rsid w:val="003B0FB9"/>
    <w:rsid w:val="003B3637"/>
    <w:rsid w:val="003B3B6E"/>
    <w:rsid w:val="003B7AD4"/>
    <w:rsid w:val="003C3E28"/>
    <w:rsid w:val="003D1AA9"/>
    <w:rsid w:val="003D364D"/>
    <w:rsid w:val="003D5949"/>
    <w:rsid w:val="003E1F35"/>
    <w:rsid w:val="003E264F"/>
    <w:rsid w:val="003F427D"/>
    <w:rsid w:val="004030F1"/>
    <w:rsid w:val="00403A28"/>
    <w:rsid w:val="0040619B"/>
    <w:rsid w:val="004068C4"/>
    <w:rsid w:val="00410F95"/>
    <w:rsid w:val="00414789"/>
    <w:rsid w:val="00424EBB"/>
    <w:rsid w:val="004254A3"/>
    <w:rsid w:val="004302C8"/>
    <w:rsid w:val="004366BE"/>
    <w:rsid w:val="00436C69"/>
    <w:rsid w:val="00443882"/>
    <w:rsid w:val="00443E64"/>
    <w:rsid w:val="00444E55"/>
    <w:rsid w:val="00453261"/>
    <w:rsid w:val="004557BA"/>
    <w:rsid w:val="0046261A"/>
    <w:rsid w:val="00471641"/>
    <w:rsid w:val="00472DAD"/>
    <w:rsid w:val="004746D4"/>
    <w:rsid w:val="004748A1"/>
    <w:rsid w:val="00481B08"/>
    <w:rsid w:val="00482F68"/>
    <w:rsid w:val="00494632"/>
    <w:rsid w:val="004947C9"/>
    <w:rsid w:val="004B3B4E"/>
    <w:rsid w:val="004B4A9D"/>
    <w:rsid w:val="004C0F68"/>
    <w:rsid w:val="004C424E"/>
    <w:rsid w:val="004C4D4C"/>
    <w:rsid w:val="004D0EB5"/>
    <w:rsid w:val="004D1092"/>
    <w:rsid w:val="004D4909"/>
    <w:rsid w:val="004E1AED"/>
    <w:rsid w:val="004E2E31"/>
    <w:rsid w:val="00503760"/>
    <w:rsid w:val="00506B9B"/>
    <w:rsid w:val="00507426"/>
    <w:rsid w:val="00512E88"/>
    <w:rsid w:val="00514A2A"/>
    <w:rsid w:val="00515E5D"/>
    <w:rsid w:val="00520060"/>
    <w:rsid w:val="00533512"/>
    <w:rsid w:val="00545323"/>
    <w:rsid w:val="00545450"/>
    <w:rsid w:val="00553903"/>
    <w:rsid w:val="00553AA4"/>
    <w:rsid w:val="00561AEB"/>
    <w:rsid w:val="00566557"/>
    <w:rsid w:val="005676A9"/>
    <w:rsid w:val="00567B12"/>
    <w:rsid w:val="00571EF4"/>
    <w:rsid w:val="005721F6"/>
    <w:rsid w:val="00575E3E"/>
    <w:rsid w:val="00583352"/>
    <w:rsid w:val="00593420"/>
    <w:rsid w:val="005A3000"/>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820F5"/>
    <w:rsid w:val="0068352B"/>
    <w:rsid w:val="006916B6"/>
    <w:rsid w:val="00697042"/>
    <w:rsid w:val="006A231C"/>
    <w:rsid w:val="006A2C46"/>
    <w:rsid w:val="006A6114"/>
    <w:rsid w:val="006B28E3"/>
    <w:rsid w:val="006B30A2"/>
    <w:rsid w:val="006C1382"/>
    <w:rsid w:val="006C28C3"/>
    <w:rsid w:val="006C5682"/>
    <w:rsid w:val="006C5922"/>
    <w:rsid w:val="006D1AAC"/>
    <w:rsid w:val="006D1B36"/>
    <w:rsid w:val="006D36CA"/>
    <w:rsid w:val="006D41B0"/>
    <w:rsid w:val="006E7C7C"/>
    <w:rsid w:val="006F02C9"/>
    <w:rsid w:val="006F7678"/>
    <w:rsid w:val="00700A6A"/>
    <w:rsid w:val="007038D0"/>
    <w:rsid w:val="00706439"/>
    <w:rsid w:val="007077A2"/>
    <w:rsid w:val="007139F5"/>
    <w:rsid w:val="0072125E"/>
    <w:rsid w:val="0072176B"/>
    <w:rsid w:val="00722B15"/>
    <w:rsid w:val="007251EE"/>
    <w:rsid w:val="00750B1F"/>
    <w:rsid w:val="00750EEC"/>
    <w:rsid w:val="00752CB3"/>
    <w:rsid w:val="00763F4A"/>
    <w:rsid w:val="0077218B"/>
    <w:rsid w:val="0077763C"/>
    <w:rsid w:val="00780835"/>
    <w:rsid w:val="00783376"/>
    <w:rsid w:val="00784158"/>
    <w:rsid w:val="00784320"/>
    <w:rsid w:val="00787BFF"/>
    <w:rsid w:val="007921AA"/>
    <w:rsid w:val="007A2419"/>
    <w:rsid w:val="007A2F48"/>
    <w:rsid w:val="007A3FD9"/>
    <w:rsid w:val="007B44EC"/>
    <w:rsid w:val="007D0347"/>
    <w:rsid w:val="007D2D91"/>
    <w:rsid w:val="007D6419"/>
    <w:rsid w:val="007D64B6"/>
    <w:rsid w:val="007E3CC7"/>
    <w:rsid w:val="007E5085"/>
    <w:rsid w:val="007E5CC3"/>
    <w:rsid w:val="007E7476"/>
    <w:rsid w:val="007E7FCE"/>
    <w:rsid w:val="00813084"/>
    <w:rsid w:val="00822CD3"/>
    <w:rsid w:val="00823070"/>
    <w:rsid w:val="008242BB"/>
    <w:rsid w:val="00832C11"/>
    <w:rsid w:val="00832DFA"/>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E5DA5"/>
    <w:rsid w:val="008F46C9"/>
    <w:rsid w:val="008F6EBA"/>
    <w:rsid w:val="008F720B"/>
    <w:rsid w:val="00927F39"/>
    <w:rsid w:val="00927FC8"/>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84AB8"/>
    <w:rsid w:val="009A3255"/>
    <w:rsid w:val="009B30FC"/>
    <w:rsid w:val="009B7A1C"/>
    <w:rsid w:val="009C14E6"/>
    <w:rsid w:val="009C4661"/>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70C47"/>
    <w:rsid w:val="00A74B1B"/>
    <w:rsid w:val="00A82113"/>
    <w:rsid w:val="00A83286"/>
    <w:rsid w:val="00A8506D"/>
    <w:rsid w:val="00A85CF3"/>
    <w:rsid w:val="00A91E21"/>
    <w:rsid w:val="00A956BC"/>
    <w:rsid w:val="00AA0A4C"/>
    <w:rsid w:val="00AA0B8F"/>
    <w:rsid w:val="00AA1C8C"/>
    <w:rsid w:val="00AA69A9"/>
    <w:rsid w:val="00AA7602"/>
    <w:rsid w:val="00AC54BB"/>
    <w:rsid w:val="00AC61D9"/>
    <w:rsid w:val="00AC6A7C"/>
    <w:rsid w:val="00AD06BA"/>
    <w:rsid w:val="00AD618D"/>
    <w:rsid w:val="00AE1835"/>
    <w:rsid w:val="00AE6F0A"/>
    <w:rsid w:val="00AE7286"/>
    <w:rsid w:val="00AF03FB"/>
    <w:rsid w:val="00AF27F0"/>
    <w:rsid w:val="00AF5907"/>
    <w:rsid w:val="00B05113"/>
    <w:rsid w:val="00B05D2B"/>
    <w:rsid w:val="00B12C2F"/>
    <w:rsid w:val="00B155CA"/>
    <w:rsid w:val="00B23148"/>
    <w:rsid w:val="00B23540"/>
    <w:rsid w:val="00B26002"/>
    <w:rsid w:val="00B26DE3"/>
    <w:rsid w:val="00B2719A"/>
    <w:rsid w:val="00B31175"/>
    <w:rsid w:val="00B32D46"/>
    <w:rsid w:val="00B40E89"/>
    <w:rsid w:val="00B473AE"/>
    <w:rsid w:val="00B4777A"/>
    <w:rsid w:val="00B54D4D"/>
    <w:rsid w:val="00B63D68"/>
    <w:rsid w:val="00B63E02"/>
    <w:rsid w:val="00B76EF8"/>
    <w:rsid w:val="00B80382"/>
    <w:rsid w:val="00B87076"/>
    <w:rsid w:val="00B900E1"/>
    <w:rsid w:val="00B90300"/>
    <w:rsid w:val="00BA3CFB"/>
    <w:rsid w:val="00BB283D"/>
    <w:rsid w:val="00BB46E4"/>
    <w:rsid w:val="00BC38F2"/>
    <w:rsid w:val="00BC5D3B"/>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617"/>
    <w:rsid w:val="00C30D21"/>
    <w:rsid w:val="00C33C31"/>
    <w:rsid w:val="00C37E28"/>
    <w:rsid w:val="00C43CA5"/>
    <w:rsid w:val="00C44578"/>
    <w:rsid w:val="00C448DC"/>
    <w:rsid w:val="00C50529"/>
    <w:rsid w:val="00C51F43"/>
    <w:rsid w:val="00C53E74"/>
    <w:rsid w:val="00C644FE"/>
    <w:rsid w:val="00C664F8"/>
    <w:rsid w:val="00C74348"/>
    <w:rsid w:val="00C77532"/>
    <w:rsid w:val="00C802D1"/>
    <w:rsid w:val="00C81EC7"/>
    <w:rsid w:val="00C845F2"/>
    <w:rsid w:val="00C865C5"/>
    <w:rsid w:val="00C86788"/>
    <w:rsid w:val="00C90428"/>
    <w:rsid w:val="00C910EC"/>
    <w:rsid w:val="00C92666"/>
    <w:rsid w:val="00C97383"/>
    <w:rsid w:val="00CA0F41"/>
    <w:rsid w:val="00CA4BB4"/>
    <w:rsid w:val="00CA712F"/>
    <w:rsid w:val="00CB08F3"/>
    <w:rsid w:val="00CB2E87"/>
    <w:rsid w:val="00CC5282"/>
    <w:rsid w:val="00CC6A57"/>
    <w:rsid w:val="00CD296A"/>
    <w:rsid w:val="00CE5487"/>
    <w:rsid w:val="00CF1FA6"/>
    <w:rsid w:val="00CF6151"/>
    <w:rsid w:val="00CF65D3"/>
    <w:rsid w:val="00CF7463"/>
    <w:rsid w:val="00D043A2"/>
    <w:rsid w:val="00D1087D"/>
    <w:rsid w:val="00D12BC3"/>
    <w:rsid w:val="00D13329"/>
    <w:rsid w:val="00D276F1"/>
    <w:rsid w:val="00D359EF"/>
    <w:rsid w:val="00D4195B"/>
    <w:rsid w:val="00D43D48"/>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4AE9"/>
    <w:rsid w:val="00DD61C7"/>
    <w:rsid w:val="00DD620F"/>
    <w:rsid w:val="00DD77A1"/>
    <w:rsid w:val="00DE1570"/>
    <w:rsid w:val="00DF3D57"/>
    <w:rsid w:val="00DF6FA4"/>
    <w:rsid w:val="00E11286"/>
    <w:rsid w:val="00E145C0"/>
    <w:rsid w:val="00E22E02"/>
    <w:rsid w:val="00E274B6"/>
    <w:rsid w:val="00E315AB"/>
    <w:rsid w:val="00E34DCE"/>
    <w:rsid w:val="00E42F1E"/>
    <w:rsid w:val="00E433C5"/>
    <w:rsid w:val="00E45AA5"/>
    <w:rsid w:val="00E53E91"/>
    <w:rsid w:val="00E567F2"/>
    <w:rsid w:val="00E56B0C"/>
    <w:rsid w:val="00E576B4"/>
    <w:rsid w:val="00E6110E"/>
    <w:rsid w:val="00E616D3"/>
    <w:rsid w:val="00E707B9"/>
    <w:rsid w:val="00E77EC6"/>
    <w:rsid w:val="00E811E3"/>
    <w:rsid w:val="00E8499F"/>
    <w:rsid w:val="00E86218"/>
    <w:rsid w:val="00E8632C"/>
    <w:rsid w:val="00E91679"/>
    <w:rsid w:val="00E916A3"/>
    <w:rsid w:val="00E9647A"/>
    <w:rsid w:val="00EA2288"/>
    <w:rsid w:val="00EA5684"/>
    <w:rsid w:val="00EA6F69"/>
    <w:rsid w:val="00EB4A6F"/>
    <w:rsid w:val="00EB6150"/>
    <w:rsid w:val="00EB7E2A"/>
    <w:rsid w:val="00EC0E53"/>
    <w:rsid w:val="00EC1603"/>
    <w:rsid w:val="00EC2F60"/>
    <w:rsid w:val="00ED0E13"/>
    <w:rsid w:val="00ED1D87"/>
    <w:rsid w:val="00EE12D0"/>
    <w:rsid w:val="00F01B77"/>
    <w:rsid w:val="00F07077"/>
    <w:rsid w:val="00F07B1C"/>
    <w:rsid w:val="00F14C2B"/>
    <w:rsid w:val="00F175E9"/>
    <w:rsid w:val="00F42024"/>
    <w:rsid w:val="00F44C7C"/>
    <w:rsid w:val="00F46095"/>
    <w:rsid w:val="00F50759"/>
    <w:rsid w:val="00F55FBC"/>
    <w:rsid w:val="00F60330"/>
    <w:rsid w:val="00F65242"/>
    <w:rsid w:val="00F81212"/>
    <w:rsid w:val="00F93C92"/>
    <w:rsid w:val="00F94C36"/>
    <w:rsid w:val="00FA124F"/>
    <w:rsid w:val="00FA24BF"/>
    <w:rsid w:val="00FA5D0B"/>
    <w:rsid w:val="00FB28FB"/>
    <w:rsid w:val="00FB7B75"/>
    <w:rsid w:val="00FB7FD7"/>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tools.ietf.org/html/rfc6455" TargetMode="External"/><Relationship Id="rId47" Type="http://schemas.openxmlformats.org/officeDocument/2006/relationships/hyperlink" Target="https://www.confluent.io/blog/a-comprehensive-open-source-rest-proxy-for-kafka/" TargetMode="External"/><Relationship Id="rId48" Type="http://schemas.openxmlformats.org/officeDocument/2006/relationships/hyperlink" Target="https://github.com/b/kafka-websocket/blob/master/pom.xml" TargetMode="External"/><Relationship Id="rId49" Type="http://schemas.openxmlformats.org/officeDocument/2006/relationships/fontTable" Target="fontTable.xml"/><Relationship Id="rId20" Type="http://schemas.openxmlformats.org/officeDocument/2006/relationships/image" Target="media/image2.emf"/><Relationship Id="rId21" Type="http://schemas.openxmlformats.org/officeDocument/2006/relationships/hyperlink" Target="https://git-scm.com/" TargetMode="External"/><Relationship Id="rId22" Type="http://schemas.openxmlformats.org/officeDocument/2006/relationships/hyperlink" Target="https://github.com/usdot-jpo-ode/jpo-ode" TargetMode="External"/><Relationship Id="rId23" Type="http://schemas.openxmlformats.org/officeDocument/2006/relationships/hyperlink" Target="http://www.oracle.com/technetwork/java/javase/downloads/jdk8-downloads-2133151.html" TargetMode="External"/><Relationship Id="rId24" Type="http://schemas.openxmlformats.org/officeDocument/2006/relationships/hyperlink" Target="https://eclipse.org" TargetMode="External"/><Relationship Id="rId25" Type="http://schemas.openxmlformats.org/officeDocument/2006/relationships/hyperlink" Target="https://maven.apache.org/" TargetMode="External"/><Relationship Id="rId26" Type="http://schemas.openxmlformats.org/officeDocument/2006/relationships/hyperlink" Target="https://github.com/usdot-jpo-ode/jpo-ode" TargetMode="External"/><Relationship Id="rId27" Type="http://schemas.openxmlformats.org/officeDocument/2006/relationships/hyperlink" Target="https://bitbucket.org/usdot-jpo-ode/jpo-ode-private" TargetMode="External"/><Relationship Id="rId28" Type="http://schemas.openxmlformats.org/officeDocument/2006/relationships/hyperlink" Target="http://www.oss.com/" TargetMode="External"/><Relationship Id="rId29" Type="http://schemas.openxmlformats.org/officeDocument/2006/relationships/hyperlink" Target="http://www.oss.com/" TargetMode="External"/><Relationship Id="rId50" Type="http://schemas.microsoft.com/office/2011/relationships/people" Target="peop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footer" Target="footer2.xml"/><Relationship Id="rId31" Type="http://schemas.openxmlformats.org/officeDocument/2006/relationships/hyperlink" Target="https://logback.qos.ch/manual/" TargetMode="External"/><Relationship Id="rId32" Type="http://schemas.openxmlformats.org/officeDocument/2006/relationships/hyperlink" Target="https://github.com/usdot-jpo-ode"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yperlink" Target="https://github.com/usdot-jpo-ode/jpo-cvdp" TargetMode="External"/><Relationship Id="rId34" Type="http://schemas.openxmlformats.org/officeDocument/2006/relationships/hyperlink" Target="https://github.com/usdot-jpo-ode/jpo-ode" TargetMode="External"/><Relationship Id="rId35" Type="http://schemas.openxmlformats.org/officeDocument/2006/relationships/image" Target="media/image3.png"/><Relationship Id="rId36" Type="http://schemas.openxmlformats.org/officeDocument/2006/relationships/hyperlink" Target="http://swagger.io/"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hyperlink" Target="http://www.boozallen.com" TargetMode="External"/><Relationship Id="rId16" Type="http://schemas.openxmlformats.org/officeDocument/2006/relationships/hyperlink" Target="http://www.boozallen.com" TargetMode="External"/><Relationship Id="rId17" Type="http://schemas.openxmlformats.org/officeDocument/2006/relationships/hyperlink" Target="https://usdotjpoode.atlassian.net/browse/ODE-146" TargetMode="External"/><Relationship Id="rId18" Type="http://schemas.openxmlformats.org/officeDocument/2006/relationships/hyperlink" Target="https://github.com/usdot-jpo-ode/jpo-ode/issues" TargetMode="External"/><Relationship Id="rId19" Type="http://schemas.openxmlformats.org/officeDocument/2006/relationships/hyperlink" Target="https://github.com/usdot-jpo-ode/jpo-ode/issues" TargetMode="External"/><Relationship Id="rId37" Type="http://schemas.openxmlformats.org/officeDocument/2006/relationships/hyperlink" Target="https://github.com/usdot-jpo-ode/jpo-ode/blob/develop/docs/ODESwagger.yaml" TargetMode="External"/><Relationship Id="rId38" Type="http://schemas.openxmlformats.org/officeDocument/2006/relationships/hyperlink" Target="http://editor.swagger.io/" TargetMode="External"/><Relationship Id="rId39" Type="http://schemas.openxmlformats.org/officeDocument/2006/relationships/hyperlink" Target="http://editor.swagger.io/" TargetMode="External"/><Relationship Id="rId40" Type="http://schemas.openxmlformats.org/officeDocument/2006/relationships/image" Target="media/image4.png"/><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5.png"/><Relationship Id="rId44" Type="http://schemas.openxmlformats.org/officeDocument/2006/relationships/hyperlink" Target="https://github.com/usdot-jpo-ode/jpo-ode/blob/develop/docs/ODESwagger.yaml" TargetMode="External"/><Relationship Id="rId45" Type="http://schemas.openxmlformats.org/officeDocument/2006/relationships/hyperlink" Target="https://github.com/usdot-jpo-ode/jpo-ode/blob/develop/docs/ODESwagger.ya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49AF5A-DD88-C240-BF22-511D1BD38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64</TotalTime>
  <Pages>71</Pages>
  <Words>11579</Words>
  <Characters>66002</Characters>
  <Application>Microsoft Macintosh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77427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Chen, Anthony [USA]</cp:lastModifiedBy>
  <cp:revision>33</cp:revision>
  <cp:lastPrinted>2017-01-18T03:07:00Z</cp:lastPrinted>
  <dcterms:created xsi:type="dcterms:W3CDTF">2017-05-30T11:52:00Z</dcterms:created>
  <dcterms:modified xsi:type="dcterms:W3CDTF">2017-06-06T13:01:00Z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