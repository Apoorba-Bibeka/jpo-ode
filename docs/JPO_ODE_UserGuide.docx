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1B62AD9"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15095E">
        <w:rPr>
          <w:b/>
          <w:noProof/>
          <w:color w:val="0070C0"/>
        </w:rPr>
        <w:t>May 30,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D43D48" w:rsidRDefault="00D43D48" w:rsidP="00314B85">
                            <w:pPr>
                              <w:pStyle w:val="BAHOfficeAddressBAH"/>
                              <w:rPr>
                                <w:b/>
                                <w:bCs/>
                              </w:rPr>
                            </w:pPr>
                            <w:r>
                              <w:rPr>
                                <w:b/>
                                <w:bCs/>
                              </w:rPr>
                              <w:t>Booz Allen Hamilton</w:t>
                            </w:r>
                          </w:p>
                          <w:p w14:paraId="5FB437CA" w14:textId="77777777" w:rsidR="00D43D48" w:rsidRDefault="00D43D48" w:rsidP="00314B85">
                            <w:pPr>
                              <w:pStyle w:val="BAHOfficeAddressBAH"/>
                            </w:pPr>
                            <w:r>
                              <w:t>8283 Greensboro Drive</w:t>
                            </w:r>
                          </w:p>
                          <w:p w14:paraId="1FCD3473" w14:textId="77777777" w:rsidR="00D43D48" w:rsidRDefault="00D43D48" w:rsidP="00314B85">
                            <w:pPr>
                              <w:pStyle w:val="BAHOfficeAddressBAH"/>
                            </w:pPr>
                            <w:r>
                              <w:t>McLean, VA 22102-3838</w:t>
                            </w:r>
                          </w:p>
                          <w:p w14:paraId="1E61E11E" w14:textId="77777777" w:rsidR="00D43D48" w:rsidRDefault="00D43D48" w:rsidP="00314B85">
                            <w:pPr>
                              <w:pStyle w:val="BAHOfficeAddressBAH"/>
                            </w:pPr>
                            <w:r>
                              <w:t>Tel 703-902-5000</w:t>
                            </w:r>
                          </w:p>
                          <w:p w14:paraId="2C05FE5D" w14:textId="77777777" w:rsidR="00D43D48" w:rsidRDefault="00D43D48" w:rsidP="00314B85">
                            <w:pPr>
                              <w:pStyle w:val="BAHOfficeAddressLastBAH"/>
                            </w:pPr>
                            <w:r>
                              <w:t>Fax 703-902-3333</w:t>
                            </w:r>
                          </w:p>
                          <w:p w14:paraId="7CFBEDAE" w14:textId="77777777" w:rsidR="00D43D48" w:rsidRDefault="00107A8C" w:rsidP="00314B85">
                            <w:pPr>
                              <w:pStyle w:val="BAHURLBAH"/>
                              <w:spacing w:after="120"/>
                              <w:rPr>
                                <w:i/>
                                <w:iCs/>
                              </w:rPr>
                            </w:pPr>
                            <w:hyperlink r:id="rId15" w:history="1">
                              <w:r w:rsidR="00D43D48">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D43D48" w:rsidRDefault="00D43D48" w:rsidP="00314B85">
                      <w:pPr>
                        <w:pStyle w:val="BAHOfficeAddressBAH"/>
                        <w:rPr>
                          <w:b/>
                          <w:bCs/>
                        </w:rPr>
                      </w:pPr>
                      <w:r>
                        <w:rPr>
                          <w:b/>
                          <w:bCs/>
                        </w:rPr>
                        <w:t>Booz Allen Hamilton</w:t>
                      </w:r>
                    </w:p>
                    <w:p w14:paraId="5FB437CA" w14:textId="77777777" w:rsidR="00D43D48" w:rsidRDefault="00D43D48" w:rsidP="00314B85">
                      <w:pPr>
                        <w:pStyle w:val="BAHOfficeAddressBAH"/>
                      </w:pPr>
                      <w:r>
                        <w:t>8283 Greensboro Drive</w:t>
                      </w:r>
                    </w:p>
                    <w:p w14:paraId="1FCD3473" w14:textId="77777777" w:rsidR="00D43D48" w:rsidRDefault="00D43D48" w:rsidP="00314B85">
                      <w:pPr>
                        <w:pStyle w:val="BAHOfficeAddressBAH"/>
                      </w:pPr>
                      <w:r>
                        <w:t>McLean, VA 22102-3838</w:t>
                      </w:r>
                    </w:p>
                    <w:p w14:paraId="1E61E11E" w14:textId="77777777" w:rsidR="00D43D48" w:rsidRDefault="00D43D48" w:rsidP="00314B85">
                      <w:pPr>
                        <w:pStyle w:val="BAHOfficeAddressBAH"/>
                      </w:pPr>
                      <w:r>
                        <w:t>Tel 703-902-5000</w:t>
                      </w:r>
                    </w:p>
                    <w:p w14:paraId="2C05FE5D" w14:textId="77777777" w:rsidR="00D43D48" w:rsidRDefault="00D43D48" w:rsidP="00314B85">
                      <w:pPr>
                        <w:pStyle w:val="BAHOfficeAddressLastBAH"/>
                      </w:pPr>
                      <w:r>
                        <w:t>Fax 703-902-3333</w:t>
                      </w:r>
                    </w:p>
                    <w:p w14:paraId="7CFBEDAE" w14:textId="77777777" w:rsidR="00D43D48" w:rsidRDefault="00D43D48"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bookmarkStart w:id="0" w:name="_GoBack"/>
        <w:bookmarkEnd w:id="0"/>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15095E">
          <w:pPr>
            <w:pStyle w:val="TOC1"/>
            <w:tabs>
              <w:tab w:val="left" w:pos="480"/>
              <w:tab w:val="right" w:leader="dot" w:pos="9350"/>
            </w:tabs>
            <w:rPr>
              <w:noProof/>
              <w:lang w:eastAsia="en-US"/>
            </w:rPr>
          </w:pPr>
          <w:hyperlink w:anchor="_Toc483908130" w:history="1">
            <w:r w:rsidRPr="00184821">
              <w:rPr>
                <w:rStyle w:val="Hyperlink"/>
                <w:noProof/>
              </w:rPr>
              <w:t>1</w:t>
            </w:r>
            <w:r>
              <w:rPr>
                <w:noProof/>
                <w:lang w:eastAsia="en-US"/>
              </w:rPr>
              <w:tab/>
            </w:r>
            <w:r w:rsidRPr="00184821">
              <w:rPr>
                <w:rStyle w:val="Hyperlink"/>
                <w:noProof/>
              </w:rPr>
              <w:t>Introduction</w:t>
            </w:r>
            <w:r>
              <w:rPr>
                <w:noProof/>
                <w:webHidden/>
              </w:rPr>
              <w:tab/>
            </w:r>
            <w:r>
              <w:rPr>
                <w:noProof/>
                <w:webHidden/>
              </w:rPr>
              <w:fldChar w:fldCharType="begin"/>
            </w:r>
            <w:r>
              <w:rPr>
                <w:noProof/>
                <w:webHidden/>
              </w:rPr>
              <w:instrText xml:space="preserve"> PAGEREF _Toc483908130 \h </w:instrText>
            </w:r>
            <w:r>
              <w:rPr>
                <w:noProof/>
                <w:webHidden/>
              </w:rPr>
            </w:r>
            <w:r>
              <w:rPr>
                <w:noProof/>
                <w:webHidden/>
              </w:rPr>
              <w:fldChar w:fldCharType="separate"/>
            </w:r>
            <w:r>
              <w:rPr>
                <w:noProof/>
                <w:webHidden/>
              </w:rPr>
              <w:t>7</w:t>
            </w:r>
            <w:r>
              <w:rPr>
                <w:noProof/>
                <w:webHidden/>
              </w:rPr>
              <w:fldChar w:fldCharType="end"/>
            </w:r>
          </w:hyperlink>
        </w:p>
        <w:p w14:paraId="6E9C2CBF" w14:textId="12AEB57E" w:rsidR="0015095E" w:rsidRDefault="0015095E">
          <w:pPr>
            <w:pStyle w:val="TOC1"/>
            <w:tabs>
              <w:tab w:val="left" w:pos="480"/>
              <w:tab w:val="right" w:leader="dot" w:pos="9350"/>
            </w:tabs>
            <w:rPr>
              <w:noProof/>
              <w:lang w:eastAsia="en-US"/>
            </w:rPr>
          </w:pPr>
          <w:hyperlink w:anchor="_Toc483908131" w:history="1">
            <w:r w:rsidRPr="00184821">
              <w:rPr>
                <w:rStyle w:val="Hyperlink"/>
                <w:noProof/>
              </w:rPr>
              <w:t>2</w:t>
            </w:r>
            <w:r>
              <w:rPr>
                <w:noProof/>
                <w:lang w:eastAsia="en-US"/>
              </w:rPr>
              <w:tab/>
            </w:r>
            <w:r w:rsidRPr="00184821">
              <w:rPr>
                <w:rStyle w:val="Hyperlink"/>
                <w:noProof/>
              </w:rPr>
              <w:t>Project Overview</w:t>
            </w:r>
            <w:r>
              <w:rPr>
                <w:noProof/>
                <w:webHidden/>
              </w:rPr>
              <w:tab/>
            </w:r>
            <w:r>
              <w:rPr>
                <w:noProof/>
                <w:webHidden/>
              </w:rPr>
              <w:fldChar w:fldCharType="begin"/>
            </w:r>
            <w:r>
              <w:rPr>
                <w:noProof/>
                <w:webHidden/>
              </w:rPr>
              <w:instrText xml:space="preserve"> PAGEREF _Toc483908131 \h </w:instrText>
            </w:r>
            <w:r>
              <w:rPr>
                <w:noProof/>
                <w:webHidden/>
              </w:rPr>
            </w:r>
            <w:r>
              <w:rPr>
                <w:noProof/>
                <w:webHidden/>
              </w:rPr>
              <w:fldChar w:fldCharType="separate"/>
            </w:r>
            <w:r>
              <w:rPr>
                <w:noProof/>
                <w:webHidden/>
              </w:rPr>
              <w:t>7</w:t>
            </w:r>
            <w:r>
              <w:rPr>
                <w:noProof/>
                <w:webHidden/>
              </w:rPr>
              <w:fldChar w:fldCharType="end"/>
            </w:r>
          </w:hyperlink>
        </w:p>
        <w:p w14:paraId="786D9930" w14:textId="288E4CF9" w:rsidR="0015095E" w:rsidRDefault="0015095E">
          <w:pPr>
            <w:pStyle w:val="TOC1"/>
            <w:tabs>
              <w:tab w:val="left" w:pos="480"/>
              <w:tab w:val="right" w:leader="dot" w:pos="9350"/>
            </w:tabs>
            <w:rPr>
              <w:noProof/>
              <w:lang w:eastAsia="en-US"/>
            </w:rPr>
          </w:pPr>
          <w:hyperlink w:anchor="_Toc483908132" w:history="1">
            <w:r w:rsidRPr="00184821">
              <w:rPr>
                <w:rStyle w:val="Hyperlink"/>
                <w:noProof/>
              </w:rPr>
              <w:t>3</w:t>
            </w:r>
            <w:r>
              <w:rPr>
                <w:noProof/>
                <w:lang w:eastAsia="en-US"/>
              </w:rPr>
              <w:tab/>
            </w:r>
            <w:r w:rsidRPr="00184821">
              <w:rPr>
                <w:rStyle w:val="Hyperlink"/>
                <w:noProof/>
              </w:rPr>
              <w:t>System Overview</w:t>
            </w:r>
            <w:r>
              <w:rPr>
                <w:noProof/>
                <w:webHidden/>
              </w:rPr>
              <w:tab/>
            </w:r>
            <w:r>
              <w:rPr>
                <w:noProof/>
                <w:webHidden/>
              </w:rPr>
              <w:fldChar w:fldCharType="begin"/>
            </w:r>
            <w:r>
              <w:rPr>
                <w:noProof/>
                <w:webHidden/>
              </w:rPr>
              <w:instrText xml:space="preserve"> PAGEREF _Toc483908132 \h </w:instrText>
            </w:r>
            <w:r>
              <w:rPr>
                <w:noProof/>
                <w:webHidden/>
              </w:rPr>
            </w:r>
            <w:r>
              <w:rPr>
                <w:noProof/>
                <w:webHidden/>
              </w:rPr>
              <w:fldChar w:fldCharType="separate"/>
            </w:r>
            <w:r>
              <w:rPr>
                <w:noProof/>
                <w:webHidden/>
              </w:rPr>
              <w:t>8</w:t>
            </w:r>
            <w:r>
              <w:rPr>
                <w:noProof/>
                <w:webHidden/>
              </w:rPr>
              <w:fldChar w:fldCharType="end"/>
            </w:r>
          </w:hyperlink>
        </w:p>
        <w:p w14:paraId="1F9AC5BE" w14:textId="30CCFF0A" w:rsidR="0015095E" w:rsidRDefault="0015095E">
          <w:pPr>
            <w:pStyle w:val="TOC1"/>
            <w:tabs>
              <w:tab w:val="left" w:pos="480"/>
              <w:tab w:val="right" w:leader="dot" w:pos="9350"/>
            </w:tabs>
            <w:rPr>
              <w:noProof/>
              <w:lang w:eastAsia="en-US"/>
            </w:rPr>
          </w:pPr>
          <w:hyperlink w:anchor="_Toc483908133" w:history="1">
            <w:r w:rsidRPr="00184821">
              <w:rPr>
                <w:rStyle w:val="Hyperlink"/>
                <w:noProof/>
              </w:rPr>
              <w:t>4</w:t>
            </w:r>
            <w:r>
              <w:rPr>
                <w:noProof/>
                <w:lang w:eastAsia="en-US"/>
              </w:rPr>
              <w:tab/>
            </w:r>
            <w:r w:rsidRPr="00184821">
              <w:rPr>
                <w:rStyle w:val="Hyperlink"/>
                <w:noProof/>
              </w:rPr>
              <w:t>Audience</w:t>
            </w:r>
            <w:r>
              <w:rPr>
                <w:noProof/>
                <w:webHidden/>
              </w:rPr>
              <w:tab/>
            </w:r>
            <w:r>
              <w:rPr>
                <w:noProof/>
                <w:webHidden/>
              </w:rPr>
              <w:fldChar w:fldCharType="begin"/>
            </w:r>
            <w:r>
              <w:rPr>
                <w:noProof/>
                <w:webHidden/>
              </w:rPr>
              <w:instrText xml:space="preserve"> PAGEREF _Toc483908133 \h </w:instrText>
            </w:r>
            <w:r>
              <w:rPr>
                <w:noProof/>
                <w:webHidden/>
              </w:rPr>
            </w:r>
            <w:r>
              <w:rPr>
                <w:noProof/>
                <w:webHidden/>
              </w:rPr>
              <w:fldChar w:fldCharType="separate"/>
            </w:r>
            <w:r>
              <w:rPr>
                <w:noProof/>
                <w:webHidden/>
              </w:rPr>
              <w:t>8</w:t>
            </w:r>
            <w:r>
              <w:rPr>
                <w:noProof/>
                <w:webHidden/>
              </w:rPr>
              <w:fldChar w:fldCharType="end"/>
            </w:r>
          </w:hyperlink>
        </w:p>
        <w:p w14:paraId="0FA0D4E1" w14:textId="7EADD371" w:rsidR="0015095E" w:rsidRDefault="0015095E">
          <w:pPr>
            <w:pStyle w:val="TOC1"/>
            <w:tabs>
              <w:tab w:val="left" w:pos="480"/>
              <w:tab w:val="right" w:leader="dot" w:pos="9350"/>
            </w:tabs>
            <w:rPr>
              <w:noProof/>
              <w:lang w:eastAsia="en-US"/>
            </w:rPr>
          </w:pPr>
          <w:hyperlink w:anchor="_Toc483908134" w:history="1">
            <w:r w:rsidRPr="00184821">
              <w:rPr>
                <w:rStyle w:val="Hyperlink"/>
                <w:noProof/>
              </w:rPr>
              <w:t>5</w:t>
            </w:r>
            <w:r>
              <w:rPr>
                <w:noProof/>
                <w:lang w:eastAsia="en-US"/>
              </w:rPr>
              <w:tab/>
            </w:r>
            <w:r w:rsidRPr="00184821">
              <w:rPr>
                <w:rStyle w:val="Hyperlink"/>
                <w:noProof/>
              </w:rPr>
              <w:t>Glossary</w:t>
            </w:r>
            <w:r>
              <w:rPr>
                <w:noProof/>
                <w:webHidden/>
              </w:rPr>
              <w:tab/>
            </w:r>
            <w:r>
              <w:rPr>
                <w:noProof/>
                <w:webHidden/>
              </w:rPr>
              <w:fldChar w:fldCharType="begin"/>
            </w:r>
            <w:r>
              <w:rPr>
                <w:noProof/>
                <w:webHidden/>
              </w:rPr>
              <w:instrText xml:space="preserve"> PAGEREF _Toc483908134 \h </w:instrText>
            </w:r>
            <w:r>
              <w:rPr>
                <w:noProof/>
                <w:webHidden/>
              </w:rPr>
            </w:r>
            <w:r>
              <w:rPr>
                <w:noProof/>
                <w:webHidden/>
              </w:rPr>
              <w:fldChar w:fldCharType="separate"/>
            </w:r>
            <w:r>
              <w:rPr>
                <w:noProof/>
                <w:webHidden/>
              </w:rPr>
              <w:t>9</w:t>
            </w:r>
            <w:r>
              <w:rPr>
                <w:noProof/>
                <w:webHidden/>
              </w:rPr>
              <w:fldChar w:fldCharType="end"/>
            </w:r>
          </w:hyperlink>
        </w:p>
        <w:p w14:paraId="281380D3" w14:textId="0915BEB1" w:rsidR="0015095E" w:rsidRDefault="0015095E">
          <w:pPr>
            <w:pStyle w:val="TOC1"/>
            <w:tabs>
              <w:tab w:val="left" w:pos="480"/>
              <w:tab w:val="right" w:leader="dot" w:pos="9350"/>
            </w:tabs>
            <w:rPr>
              <w:noProof/>
              <w:lang w:eastAsia="en-US"/>
            </w:rPr>
          </w:pPr>
          <w:hyperlink w:anchor="_Toc483908135" w:history="1">
            <w:r w:rsidRPr="00184821">
              <w:rPr>
                <w:rStyle w:val="Hyperlink"/>
                <w:noProof/>
              </w:rPr>
              <w:t>6</w:t>
            </w:r>
            <w:r>
              <w:rPr>
                <w:noProof/>
                <w:lang w:eastAsia="en-US"/>
              </w:rPr>
              <w:tab/>
            </w:r>
            <w:r w:rsidRPr="00184821">
              <w:rPr>
                <w:rStyle w:val="Hyperlink"/>
                <w:noProof/>
              </w:rPr>
              <w:t>ODE DEVELOPMENT ENVIRONMENT</w:t>
            </w:r>
            <w:r>
              <w:rPr>
                <w:noProof/>
                <w:webHidden/>
              </w:rPr>
              <w:tab/>
            </w:r>
            <w:r>
              <w:rPr>
                <w:noProof/>
                <w:webHidden/>
              </w:rPr>
              <w:fldChar w:fldCharType="begin"/>
            </w:r>
            <w:r>
              <w:rPr>
                <w:noProof/>
                <w:webHidden/>
              </w:rPr>
              <w:instrText xml:space="preserve"> PAGEREF _Toc483908135 \h </w:instrText>
            </w:r>
            <w:r>
              <w:rPr>
                <w:noProof/>
                <w:webHidden/>
              </w:rPr>
            </w:r>
            <w:r>
              <w:rPr>
                <w:noProof/>
                <w:webHidden/>
              </w:rPr>
              <w:fldChar w:fldCharType="separate"/>
            </w:r>
            <w:r>
              <w:rPr>
                <w:noProof/>
                <w:webHidden/>
              </w:rPr>
              <w:t>11</w:t>
            </w:r>
            <w:r>
              <w:rPr>
                <w:noProof/>
                <w:webHidden/>
              </w:rPr>
              <w:fldChar w:fldCharType="end"/>
            </w:r>
          </w:hyperlink>
        </w:p>
        <w:p w14:paraId="0F41E444" w14:textId="5170C66A" w:rsidR="0015095E" w:rsidRDefault="0015095E">
          <w:pPr>
            <w:pStyle w:val="TOC2"/>
            <w:tabs>
              <w:tab w:val="left" w:pos="1080"/>
              <w:tab w:val="right" w:leader="dot" w:pos="9350"/>
            </w:tabs>
            <w:rPr>
              <w:noProof/>
              <w:lang w:eastAsia="en-US"/>
            </w:rPr>
          </w:pPr>
          <w:hyperlink w:anchor="_Toc483908136" w:history="1">
            <w:r w:rsidRPr="00184821">
              <w:rPr>
                <w:rStyle w:val="Hyperlink"/>
                <w:noProof/>
              </w:rPr>
              <w:t>6.1</w:t>
            </w:r>
            <w:r>
              <w:rPr>
                <w:noProof/>
                <w:lang w:eastAsia="en-US"/>
              </w:rPr>
              <w:tab/>
            </w:r>
            <w:r w:rsidRPr="00184821">
              <w:rPr>
                <w:rStyle w:val="Hyperlink"/>
                <w:noProof/>
              </w:rPr>
              <w:t>Java Development Tools</w:t>
            </w:r>
            <w:r>
              <w:rPr>
                <w:noProof/>
                <w:webHidden/>
              </w:rPr>
              <w:tab/>
            </w:r>
            <w:r>
              <w:rPr>
                <w:noProof/>
                <w:webHidden/>
              </w:rPr>
              <w:fldChar w:fldCharType="begin"/>
            </w:r>
            <w:r>
              <w:rPr>
                <w:noProof/>
                <w:webHidden/>
              </w:rPr>
              <w:instrText xml:space="preserve"> PAGEREF _Toc483908136 \h </w:instrText>
            </w:r>
            <w:r>
              <w:rPr>
                <w:noProof/>
                <w:webHidden/>
              </w:rPr>
            </w:r>
            <w:r>
              <w:rPr>
                <w:noProof/>
                <w:webHidden/>
              </w:rPr>
              <w:fldChar w:fldCharType="separate"/>
            </w:r>
            <w:r>
              <w:rPr>
                <w:noProof/>
                <w:webHidden/>
              </w:rPr>
              <w:t>11</w:t>
            </w:r>
            <w:r>
              <w:rPr>
                <w:noProof/>
                <w:webHidden/>
              </w:rPr>
              <w:fldChar w:fldCharType="end"/>
            </w:r>
          </w:hyperlink>
        </w:p>
        <w:p w14:paraId="6DDEAE5C" w14:textId="169DDADD" w:rsidR="0015095E" w:rsidRDefault="0015095E">
          <w:pPr>
            <w:pStyle w:val="TOC2"/>
            <w:tabs>
              <w:tab w:val="left" w:pos="1080"/>
              <w:tab w:val="right" w:leader="dot" w:pos="9350"/>
            </w:tabs>
            <w:rPr>
              <w:noProof/>
              <w:lang w:eastAsia="en-US"/>
            </w:rPr>
          </w:pPr>
          <w:hyperlink w:anchor="_Toc483908137" w:history="1">
            <w:r w:rsidRPr="00184821">
              <w:rPr>
                <w:rStyle w:val="Hyperlink"/>
                <w:noProof/>
              </w:rPr>
              <w:t>6.2</w:t>
            </w:r>
            <w:r>
              <w:rPr>
                <w:noProof/>
                <w:lang w:eastAsia="en-US"/>
              </w:rPr>
              <w:tab/>
            </w:r>
            <w:r w:rsidRPr="00184821">
              <w:rPr>
                <w:rStyle w:val="Hyperlink"/>
                <w:noProof/>
              </w:rPr>
              <w:t>Java</w:t>
            </w:r>
            <w:r>
              <w:rPr>
                <w:noProof/>
                <w:webHidden/>
              </w:rPr>
              <w:tab/>
            </w:r>
            <w:r>
              <w:rPr>
                <w:noProof/>
                <w:webHidden/>
              </w:rPr>
              <w:fldChar w:fldCharType="begin"/>
            </w:r>
            <w:r>
              <w:rPr>
                <w:noProof/>
                <w:webHidden/>
              </w:rPr>
              <w:instrText xml:space="preserve"> PAGEREF _Toc483908137 \h </w:instrText>
            </w:r>
            <w:r>
              <w:rPr>
                <w:noProof/>
                <w:webHidden/>
              </w:rPr>
            </w:r>
            <w:r>
              <w:rPr>
                <w:noProof/>
                <w:webHidden/>
              </w:rPr>
              <w:fldChar w:fldCharType="separate"/>
            </w:r>
            <w:r>
              <w:rPr>
                <w:noProof/>
                <w:webHidden/>
              </w:rPr>
              <w:t>11</w:t>
            </w:r>
            <w:r>
              <w:rPr>
                <w:noProof/>
                <w:webHidden/>
              </w:rPr>
              <w:fldChar w:fldCharType="end"/>
            </w:r>
          </w:hyperlink>
        </w:p>
        <w:p w14:paraId="12D3FF54" w14:textId="47B1CE2A" w:rsidR="0015095E" w:rsidRDefault="0015095E">
          <w:pPr>
            <w:pStyle w:val="TOC2"/>
            <w:tabs>
              <w:tab w:val="left" w:pos="1080"/>
              <w:tab w:val="right" w:leader="dot" w:pos="9350"/>
            </w:tabs>
            <w:rPr>
              <w:noProof/>
              <w:lang w:eastAsia="en-US"/>
            </w:rPr>
          </w:pPr>
          <w:hyperlink w:anchor="_Toc483908138" w:history="1">
            <w:r w:rsidRPr="00184821">
              <w:rPr>
                <w:rStyle w:val="Hyperlink"/>
                <w:noProof/>
              </w:rPr>
              <w:t>6.3</w:t>
            </w:r>
            <w:r>
              <w:rPr>
                <w:noProof/>
                <w:lang w:eastAsia="en-US"/>
              </w:rPr>
              <w:tab/>
            </w:r>
            <w:r w:rsidRPr="00184821">
              <w:rPr>
                <w:rStyle w:val="Hyperlink"/>
                <w:noProof/>
              </w:rPr>
              <w:t>Eclipse IDE</w:t>
            </w:r>
            <w:r>
              <w:rPr>
                <w:noProof/>
                <w:webHidden/>
              </w:rPr>
              <w:tab/>
            </w:r>
            <w:r>
              <w:rPr>
                <w:noProof/>
                <w:webHidden/>
              </w:rPr>
              <w:fldChar w:fldCharType="begin"/>
            </w:r>
            <w:r>
              <w:rPr>
                <w:noProof/>
                <w:webHidden/>
              </w:rPr>
              <w:instrText xml:space="preserve"> PAGEREF _Toc483908138 \h </w:instrText>
            </w:r>
            <w:r>
              <w:rPr>
                <w:noProof/>
                <w:webHidden/>
              </w:rPr>
            </w:r>
            <w:r>
              <w:rPr>
                <w:noProof/>
                <w:webHidden/>
              </w:rPr>
              <w:fldChar w:fldCharType="separate"/>
            </w:r>
            <w:r>
              <w:rPr>
                <w:noProof/>
                <w:webHidden/>
              </w:rPr>
              <w:t>11</w:t>
            </w:r>
            <w:r>
              <w:rPr>
                <w:noProof/>
                <w:webHidden/>
              </w:rPr>
              <w:fldChar w:fldCharType="end"/>
            </w:r>
          </w:hyperlink>
        </w:p>
        <w:p w14:paraId="69F6EF63" w14:textId="1B0E9EE9" w:rsidR="0015095E" w:rsidRDefault="0015095E">
          <w:pPr>
            <w:pStyle w:val="TOC2"/>
            <w:tabs>
              <w:tab w:val="left" w:pos="1080"/>
              <w:tab w:val="right" w:leader="dot" w:pos="9350"/>
            </w:tabs>
            <w:rPr>
              <w:noProof/>
              <w:lang w:eastAsia="en-US"/>
            </w:rPr>
          </w:pPr>
          <w:hyperlink w:anchor="_Toc483908139" w:history="1">
            <w:r w:rsidRPr="00184821">
              <w:rPr>
                <w:rStyle w:val="Hyperlink"/>
                <w:noProof/>
              </w:rPr>
              <w:t>6.4</w:t>
            </w:r>
            <w:r>
              <w:rPr>
                <w:noProof/>
                <w:lang w:eastAsia="en-US"/>
              </w:rPr>
              <w:tab/>
            </w:r>
            <w:r w:rsidRPr="00184821">
              <w:rPr>
                <w:rStyle w:val="Hyperlink"/>
                <w:noProof/>
              </w:rPr>
              <w:t>Maven</w:t>
            </w:r>
            <w:r>
              <w:rPr>
                <w:noProof/>
                <w:webHidden/>
              </w:rPr>
              <w:tab/>
            </w:r>
            <w:r>
              <w:rPr>
                <w:noProof/>
                <w:webHidden/>
              </w:rPr>
              <w:fldChar w:fldCharType="begin"/>
            </w:r>
            <w:r>
              <w:rPr>
                <w:noProof/>
                <w:webHidden/>
              </w:rPr>
              <w:instrText xml:space="preserve"> PAGEREF _Toc483908139 \h </w:instrText>
            </w:r>
            <w:r>
              <w:rPr>
                <w:noProof/>
                <w:webHidden/>
              </w:rPr>
            </w:r>
            <w:r>
              <w:rPr>
                <w:noProof/>
                <w:webHidden/>
              </w:rPr>
              <w:fldChar w:fldCharType="separate"/>
            </w:r>
            <w:r>
              <w:rPr>
                <w:noProof/>
                <w:webHidden/>
              </w:rPr>
              <w:t>11</w:t>
            </w:r>
            <w:r>
              <w:rPr>
                <w:noProof/>
                <w:webHidden/>
              </w:rPr>
              <w:fldChar w:fldCharType="end"/>
            </w:r>
          </w:hyperlink>
        </w:p>
        <w:p w14:paraId="414A99CF" w14:textId="49243E34" w:rsidR="0015095E" w:rsidRDefault="0015095E">
          <w:pPr>
            <w:pStyle w:val="TOC2"/>
            <w:tabs>
              <w:tab w:val="left" w:pos="1080"/>
              <w:tab w:val="right" w:leader="dot" w:pos="9350"/>
            </w:tabs>
            <w:rPr>
              <w:noProof/>
              <w:lang w:eastAsia="en-US"/>
            </w:rPr>
          </w:pPr>
          <w:hyperlink w:anchor="_Toc483908140" w:history="1">
            <w:r w:rsidRPr="00184821">
              <w:rPr>
                <w:rStyle w:val="Hyperlink"/>
                <w:noProof/>
              </w:rPr>
              <w:t>6.5</w:t>
            </w:r>
            <w:r>
              <w:rPr>
                <w:noProof/>
                <w:lang w:eastAsia="en-US"/>
              </w:rPr>
              <w:tab/>
            </w:r>
            <w:r w:rsidRPr="00184821">
              <w:rPr>
                <w:rStyle w:val="Hyperlink"/>
                <w:noProof/>
              </w:rPr>
              <w:t>Git Version Control</w:t>
            </w:r>
            <w:r>
              <w:rPr>
                <w:noProof/>
                <w:webHidden/>
              </w:rPr>
              <w:tab/>
            </w:r>
            <w:r>
              <w:rPr>
                <w:noProof/>
                <w:webHidden/>
              </w:rPr>
              <w:fldChar w:fldCharType="begin"/>
            </w:r>
            <w:r>
              <w:rPr>
                <w:noProof/>
                <w:webHidden/>
              </w:rPr>
              <w:instrText xml:space="preserve"> PAGEREF _Toc483908140 \h </w:instrText>
            </w:r>
            <w:r>
              <w:rPr>
                <w:noProof/>
                <w:webHidden/>
              </w:rPr>
            </w:r>
            <w:r>
              <w:rPr>
                <w:noProof/>
                <w:webHidden/>
              </w:rPr>
              <w:fldChar w:fldCharType="separate"/>
            </w:r>
            <w:r>
              <w:rPr>
                <w:noProof/>
                <w:webHidden/>
              </w:rPr>
              <w:t>11</w:t>
            </w:r>
            <w:r>
              <w:rPr>
                <w:noProof/>
                <w:webHidden/>
              </w:rPr>
              <w:fldChar w:fldCharType="end"/>
            </w:r>
          </w:hyperlink>
        </w:p>
        <w:p w14:paraId="65FB62CE" w14:textId="6C912389" w:rsidR="0015095E" w:rsidRDefault="0015095E">
          <w:pPr>
            <w:pStyle w:val="TOC2"/>
            <w:tabs>
              <w:tab w:val="left" w:pos="1080"/>
              <w:tab w:val="right" w:leader="dot" w:pos="9350"/>
            </w:tabs>
            <w:rPr>
              <w:noProof/>
              <w:lang w:eastAsia="en-US"/>
            </w:rPr>
          </w:pPr>
          <w:hyperlink w:anchor="_Toc483908141" w:history="1">
            <w:r w:rsidRPr="00184821">
              <w:rPr>
                <w:rStyle w:val="Hyperlink"/>
                <w:noProof/>
              </w:rPr>
              <w:t>6.6</w:t>
            </w:r>
            <w:r>
              <w:rPr>
                <w:noProof/>
                <w:lang w:eastAsia="en-US"/>
              </w:rPr>
              <w:tab/>
            </w:r>
            <w:r w:rsidRPr="00184821">
              <w:rPr>
                <w:rStyle w:val="Hyperlink"/>
                <w:noProof/>
              </w:rPr>
              <w:t>Building ODE Software Artifacts</w:t>
            </w:r>
            <w:r>
              <w:rPr>
                <w:noProof/>
                <w:webHidden/>
              </w:rPr>
              <w:tab/>
            </w:r>
            <w:r>
              <w:rPr>
                <w:noProof/>
                <w:webHidden/>
              </w:rPr>
              <w:fldChar w:fldCharType="begin"/>
            </w:r>
            <w:r>
              <w:rPr>
                <w:noProof/>
                <w:webHidden/>
              </w:rPr>
              <w:instrText xml:space="preserve"> PAGEREF _Toc483908141 \h </w:instrText>
            </w:r>
            <w:r>
              <w:rPr>
                <w:noProof/>
                <w:webHidden/>
              </w:rPr>
            </w:r>
            <w:r>
              <w:rPr>
                <w:noProof/>
                <w:webHidden/>
              </w:rPr>
              <w:fldChar w:fldCharType="separate"/>
            </w:r>
            <w:r>
              <w:rPr>
                <w:noProof/>
                <w:webHidden/>
              </w:rPr>
              <w:t>12</w:t>
            </w:r>
            <w:r>
              <w:rPr>
                <w:noProof/>
                <w:webHidden/>
              </w:rPr>
              <w:fldChar w:fldCharType="end"/>
            </w:r>
          </w:hyperlink>
        </w:p>
        <w:p w14:paraId="780A530C" w14:textId="0E47CC41"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Pr="00184821">
              <w:rPr>
                <w:rStyle w:val="Hyperlink"/>
                <w:noProof/>
              </w:rPr>
              <w:t>6.6.1</w:t>
            </w:r>
            <w:r>
              <w:rPr>
                <w:rFonts w:asciiTheme="minorHAnsi" w:eastAsiaTheme="minorEastAsia" w:hAnsiTheme="minorHAnsi" w:cstheme="minorBidi"/>
                <w:noProof/>
                <w:sz w:val="22"/>
                <w:szCs w:val="22"/>
              </w:rPr>
              <w:tab/>
            </w:r>
            <w:r w:rsidRPr="00184821">
              <w:rPr>
                <w:rStyle w:val="Hyperlink"/>
                <w:noProof/>
              </w:rPr>
              <w:t>Open-Source Repository</w:t>
            </w:r>
            <w:r>
              <w:rPr>
                <w:noProof/>
                <w:webHidden/>
              </w:rPr>
              <w:tab/>
            </w:r>
            <w:r>
              <w:rPr>
                <w:noProof/>
                <w:webHidden/>
              </w:rPr>
              <w:fldChar w:fldCharType="begin"/>
            </w:r>
            <w:r>
              <w:rPr>
                <w:noProof/>
                <w:webHidden/>
              </w:rPr>
              <w:instrText xml:space="preserve"> PAGEREF _Toc483908142 \h </w:instrText>
            </w:r>
            <w:r>
              <w:rPr>
                <w:noProof/>
                <w:webHidden/>
              </w:rPr>
            </w:r>
            <w:r>
              <w:rPr>
                <w:noProof/>
                <w:webHidden/>
              </w:rPr>
              <w:fldChar w:fldCharType="separate"/>
            </w:r>
            <w:r>
              <w:rPr>
                <w:noProof/>
                <w:webHidden/>
              </w:rPr>
              <w:t>12</w:t>
            </w:r>
            <w:r>
              <w:rPr>
                <w:noProof/>
                <w:webHidden/>
              </w:rPr>
              <w:fldChar w:fldCharType="end"/>
            </w:r>
          </w:hyperlink>
        </w:p>
        <w:p w14:paraId="3F20E7E0" w14:textId="738655C8"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Pr="00184821">
              <w:rPr>
                <w:rStyle w:val="Hyperlink"/>
                <w:noProof/>
              </w:rPr>
              <w:t>6.6.2</w:t>
            </w:r>
            <w:r>
              <w:rPr>
                <w:rFonts w:asciiTheme="minorHAnsi" w:eastAsiaTheme="minorEastAsia" w:hAnsiTheme="minorHAnsi" w:cstheme="minorBidi"/>
                <w:noProof/>
                <w:sz w:val="22"/>
                <w:szCs w:val="22"/>
              </w:rPr>
              <w:tab/>
            </w:r>
            <w:r w:rsidRPr="00184821">
              <w:rPr>
                <w:rStyle w:val="Hyperlink"/>
                <w:noProof/>
              </w:rPr>
              <w:t>Private Repository</w:t>
            </w:r>
            <w:r>
              <w:rPr>
                <w:noProof/>
                <w:webHidden/>
              </w:rPr>
              <w:tab/>
            </w:r>
            <w:r>
              <w:rPr>
                <w:noProof/>
                <w:webHidden/>
              </w:rPr>
              <w:fldChar w:fldCharType="begin"/>
            </w:r>
            <w:r>
              <w:rPr>
                <w:noProof/>
                <w:webHidden/>
              </w:rPr>
              <w:instrText xml:space="preserve"> PAGEREF _Toc483908143 \h </w:instrText>
            </w:r>
            <w:r>
              <w:rPr>
                <w:noProof/>
                <w:webHidden/>
              </w:rPr>
            </w:r>
            <w:r>
              <w:rPr>
                <w:noProof/>
                <w:webHidden/>
              </w:rPr>
              <w:fldChar w:fldCharType="separate"/>
            </w:r>
            <w:r>
              <w:rPr>
                <w:noProof/>
                <w:webHidden/>
              </w:rPr>
              <w:t>12</w:t>
            </w:r>
            <w:r>
              <w:rPr>
                <w:noProof/>
                <w:webHidden/>
              </w:rPr>
              <w:fldChar w:fldCharType="end"/>
            </w:r>
          </w:hyperlink>
        </w:p>
        <w:p w14:paraId="6C6C413B" w14:textId="42F6E427"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Pr="00184821">
              <w:rPr>
                <w:rStyle w:val="Hyperlink"/>
                <w:noProof/>
              </w:rPr>
              <w:t>6.6.3</w:t>
            </w:r>
            <w:r>
              <w:rPr>
                <w:rFonts w:asciiTheme="minorHAnsi" w:eastAsiaTheme="minorEastAsia" w:hAnsiTheme="minorHAnsi" w:cstheme="minorBidi"/>
                <w:noProof/>
                <w:sz w:val="22"/>
                <w:szCs w:val="22"/>
              </w:rPr>
              <w:tab/>
            </w:r>
            <w:r w:rsidRPr="00184821">
              <w:rPr>
                <w:rStyle w:val="Hyperlink"/>
                <w:noProof/>
              </w:rPr>
              <w:t>ODE Application Properties</w:t>
            </w:r>
            <w:r>
              <w:rPr>
                <w:noProof/>
                <w:webHidden/>
              </w:rPr>
              <w:tab/>
            </w:r>
            <w:r>
              <w:rPr>
                <w:noProof/>
                <w:webHidden/>
              </w:rPr>
              <w:fldChar w:fldCharType="begin"/>
            </w:r>
            <w:r>
              <w:rPr>
                <w:noProof/>
                <w:webHidden/>
              </w:rPr>
              <w:instrText xml:space="preserve"> PAGEREF _Toc483908144 \h </w:instrText>
            </w:r>
            <w:r>
              <w:rPr>
                <w:noProof/>
                <w:webHidden/>
              </w:rPr>
            </w:r>
            <w:r>
              <w:rPr>
                <w:noProof/>
                <w:webHidden/>
              </w:rPr>
              <w:fldChar w:fldCharType="separate"/>
            </w:r>
            <w:r>
              <w:rPr>
                <w:noProof/>
                <w:webHidden/>
              </w:rPr>
              <w:t>13</w:t>
            </w:r>
            <w:r>
              <w:rPr>
                <w:noProof/>
                <w:webHidden/>
              </w:rPr>
              <w:fldChar w:fldCharType="end"/>
            </w:r>
          </w:hyperlink>
        </w:p>
        <w:p w14:paraId="100F71DE" w14:textId="58635379"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Pr="00184821">
              <w:rPr>
                <w:rStyle w:val="Hyperlink"/>
                <w:noProof/>
              </w:rPr>
              <w:t>6.6.4</w:t>
            </w:r>
            <w:r>
              <w:rPr>
                <w:rFonts w:asciiTheme="minorHAnsi" w:eastAsiaTheme="minorEastAsia" w:hAnsiTheme="minorHAnsi" w:cstheme="minorBidi"/>
                <w:noProof/>
                <w:sz w:val="22"/>
                <w:szCs w:val="22"/>
              </w:rPr>
              <w:tab/>
            </w:r>
            <w:r w:rsidRPr="00184821">
              <w:rPr>
                <w:rStyle w:val="Hyperlink"/>
                <w:noProof/>
              </w:rPr>
              <w:t>ODE Logging Properties</w:t>
            </w:r>
            <w:r>
              <w:rPr>
                <w:noProof/>
                <w:webHidden/>
              </w:rPr>
              <w:tab/>
            </w:r>
            <w:r>
              <w:rPr>
                <w:noProof/>
                <w:webHidden/>
              </w:rPr>
              <w:fldChar w:fldCharType="begin"/>
            </w:r>
            <w:r>
              <w:rPr>
                <w:noProof/>
                <w:webHidden/>
              </w:rPr>
              <w:instrText xml:space="preserve"> PAGEREF _Toc483908145 \h </w:instrText>
            </w:r>
            <w:r>
              <w:rPr>
                <w:noProof/>
                <w:webHidden/>
              </w:rPr>
            </w:r>
            <w:r>
              <w:rPr>
                <w:noProof/>
                <w:webHidden/>
              </w:rPr>
              <w:fldChar w:fldCharType="separate"/>
            </w:r>
            <w:r>
              <w:rPr>
                <w:noProof/>
                <w:webHidden/>
              </w:rPr>
              <w:t>16</w:t>
            </w:r>
            <w:r>
              <w:rPr>
                <w:noProof/>
                <w:webHidden/>
              </w:rPr>
              <w:fldChar w:fldCharType="end"/>
            </w:r>
          </w:hyperlink>
        </w:p>
        <w:p w14:paraId="3B9007D2" w14:textId="51C87364" w:rsidR="0015095E" w:rsidRDefault="0015095E">
          <w:pPr>
            <w:pStyle w:val="TOC1"/>
            <w:tabs>
              <w:tab w:val="left" w:pos="480"/>
              <w:tab w:val="right" w:leader="dot" w:pos="9350"/>
            </w:tabs>
            <w:rPr>
              <w:noProof/>
              <w:lang w:eastAsia="en-US"/>
            </w:rPr>
          </w:pPr>
          <w:hyperlink w:anchor="_Toc483908146" w:history="1">
            <w:r w:rsidRPr="00184821">
              <w:rPr>
                <w:rStyle w:val="Hyperlink"/>
                <w:noProof/>
              </w:rPr>
              <w:t>7</w:t>
            </w:r>
            <w:r>
              <w:rPr>
                <w:noProof/>
                <w:lang w:eastAsia="en-US"/>
              </w:rPr>
              <w:tab/>
            </w:r>
            <w:r w:rsidRPr="00184821">
              <w:rPr>
                <w:rStyle w:val="Hyperlink"/>
                <w:noProof/>
              </w:rPr>
              <w:t>ODE Features</w:t>
            </w:r>
            <w:r>
              <w:rPr>
                <w:noProof/>
                <w:webHidden/>
              </w:rPr>
              <w:tab/>
            </w:r>
            <w:r>
              <w:rPr>
                <w:noProof/>
                <w:webHidden/>
              </w:rPr>
              <w:fldChar w:fldCharType="begin"/>
            </w:r>
            <w:r>
              <w:rPr>
                <w:noProof/>
                <w:webHidden/>
              </w:rPr>
              <w:instrText xml:space="preserve"> PAGEREF _Toc483908146 \h </w:instrText>
            </w:r>
            <w:r>
              <w:rPr>
                <w:noProof/>
                <w:webHidden/>
              </w:rPr>
            </w:r>
            <w:r>
              <w:rPr>
                <w:noProof/>
                <w:webHidden/>
              </w:rPr>
              <w:fldChar w:fldCharType="separate"/>
            </w:r>
            <w:r>
              <w:rPr>
                <w:noProof/>
                <w:webHidden/>
              </w:rPr>
              <w:t>17</w:t>
            </w:r>
            <w:r>
              <w:rPr>
                <w:noProof/>
                <w:webHidden/>
              </w:rPr>
              <w:fldChar w:fldCharType="end"/>
            </w:r>
          </w:hyperlink>
        </w:p>
        <w:p w14:paraId="1F88E9A5" w14:textId="68B30D71" w:rsidR="0015095E" w:rsidRDefault="0015095E">
          <w:pPr>
            <w:pStyle w:val="TOC2"/>
            <w:tabs>
              <w:tab w:val="left" w:pos="1080"/>
              <w:tab w:val="right" w:leader="dot" w:pos="9350"/>
            </w:tabs>
            <w:rPr>
              <w:noProof/>
              <w:lang w:eastAsia="en-US"/>
            </w:rPr>
          </w:pPr>
          <w:hyperlink w:anchor="_Toc483908147" w:history="1">
            <w:r w:rsidRPr="00184821">
              <w:rPr>
                <w:rStyle w:val="Hyperlink"/>
                <w:noProof/>
              </w:rPr>
              <w:t>7.1</w:t>
            </w:r>
            <w:r>
              <w:rPr>
                <w:noProof/>
                <w:lang w:eastAsia="en-US"/>
              </w:rPr>
              <w:tab/>
            </w:r>
            <w:r w:rsidRPr="00184821">
              <w:rPr>
                <w:rStyle w:val="Hyperlink"/>
                <w:noProof/>
              </w:rPr>
              <w:t>Managing SNMP Devices</w:t>
            </w:r>
            <w:r>
              <w:rPr>
                <w:noProof/>
                <w:webHidden/>
              </w:rPr>
              <w:tab/>
            </w:r>
            <w:r>
              <w:rPr>
                <w:noProof/>
                <w:webHidden/>
              </w:rPr>
              <w:fldChar w:fldCharType="begin"/>
            </w:r>
            <w:r>
              <w:rPr>
                <w:noProof/>
                <w:webHidden/>
              </w:rPr>
              <w:instrText xml:space="preserve"> PAGEREF _Toc483908147 \h </w:instrText>
            </w:r>
            <w:r>
              <w:rPr>
                <w:noProof/>
                <w:webHidden/>
              </w:rPr>
            </w:r>
            <w:r>
              <w:rPr>
                <w:noProof/>
                <w:webHidden/>
              </w:rPr>
              <w:fldChar w:fldCharType="separate"/>
            </w:r>
            <w:r>
              <w:rPr>
                <w:noProof/>
                <w:webHidden/>
              </w:rPr>
              <w:t>17</w:t>
            </w:r>
            <w:r>
              <w:rPr>
                <w:noProof/>
                <w:webHidden/>
              </w:rPr>
              <w:fldChar w:fldCharType="end"/>
            </w:r>
          </w:hyperlink>
        </w:p>
        <w:p w14:paraId="62781710" w14:textId="6C7D4FEF"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Pr="00184821">
              <w:rPr>
                <w:rStyle w:val="Hyperlink"/>
                <w:noProof/>
              </w:rPr>
              <w:t>7.1.1</w:t>
            </w:r>
            <w:r>
              <w:rPr>
                <w:rFonts w:asciiTheme="minorHAnsi" w:eastAsiaTheme="minorEastAsia" w:hAnsiTheme="minorHAnsi" w:cstheme="minorBidi"/>
                <w:noProof/>
                <w:sz w:val="22"/>
                <w:szCs w:val="22"/>
              </w:rPr>
              <w:tab/>
            </w:r>
            <w:r w:rsidRPr="00184821">
              <w:rPr>
                <w:rStyle w:val="Hyperlink"/>
                <w:noProof/>
              </w:rPr>
              <w:t>Query Parameters</w:t>
            </w:r>
            <w:r>
              <w:rPr>
                <w:noProof/>
                <w:webHidden/>
              </w:rPr>
              <w:tab/>
            </w:r>
            <w:r>
              <w:rPr>
                <w:noProof/>
                <w:webHidden/>
              </w:rPr>
              <w:fldChar w:fldCharType="begin"/>
            </w:r>
            <w:r>
              <w:rPr>
                <w:noProof/>
                <w:webHidden/>
              </w:rPr>
              <w:instrText xml:space="preserve"> PAGEREF _Toc483908148 \h </w:instrText>
            </w:r>
            <w:r>
              <w:rPr>
                <w:noProof/>
                <w:webHidden/>
              </w:rPr>
            </w:r>
            <w:r>
              <w:rPr>
                <w:noProof/>
                <w:webHidden/>
              </w:rPr>
              <w:fldChar w:fldCharType="separate"/>
            </w:r>
            <w:r>
              <w:rPr>
                <w:noProof/>
                <w:webHidden/>
              </w:rPr>
              <w:t>17</w:t>
            </w:r>
            <w:r>
              <w:rPr>
                <w:noProof/>
                <w:webHidden/>
              </w:rPr>
              <w:fldChar w:fldCharType="end"/>
            </w:r>
          </w:hyperlink>
        </w:p>
        <w:p w14:paraId="34199C87" w14:textId="7AEA8625"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Pr="00184821">
              <w:rPr>
                <w:rStyle w:val="Hyperlink"/>
                <w:noProof/>
              </w:rPr>
              <w:t>7.1.2</w:t>
            </w:r>
            <w:r>
              <w:rPr>
                <w:rFonts w:asciiTheme="minorHAnsi" w:eastAsiaTheme="minorEastAsia" w:hAnsiTheme="minorHAnsi" w:cstheme="minorBidi"/>
                <w:noProof/>
                <w:sz w:val="22"/>
                <w:szCs w:val="22"/>
              </w:rPr>
              <w:tab/>
            </w:r>
            <w:r w:rsidRPr="00184821">
              <w:rPr>
                <w:rStyle w:val="Hyperlink"/>
                <w:noProof/>
              </w:rPr>
              <w:t>API Details</w:t>
            </w:r>
            <w:r>
              <w:rPr>
                <w:noProof/>
                <w:webHidden/>
              </w:rPr>
              <w:tab/>
            </w:r>
            <w:r>
              <w:rPr>
                <w:noProof/>
                <w:webHidden/>
              </w:rPr>
              <w:fldChar w:fldCharType="begin"/>
            </w:r>
            <w:r>
              <w:rPr>
                <w:noProof/>
                <w:webHidden/>
              </w:rPr>
              <w:instrText xml:space="preserve"> PAGEREF _Toc483908149 \h </w:instrText>
            </w:r>
            <w:r>
              <w:rPr>
                <w:noProof/>
                <w:webHidden/>
              </w:rPr>
            </w:r>
            <w:r>
              <w:rPr>
                <w:noProof/>
                <w:webHidden/>
              </w:rPr>
              <w:fldChar w:fldCharType="separate"/>
            </w:r>
            <w:r>
              <w:rPr>
                <w:noProof/>
                <w:webHidden/>
              </w:rPr>
              <w:t>18</w:t>
            </w:r>
            <w:r>
              <w:rPr>
                <w:noProof/>
                <w:webHidden/>
              </w:rPr>
              <w:fldChar w:fldCharType="end"/>
            </w:r>
          </w:hyperlink>
        </w:p>
        <w:p w14:paraId="5596A71B" w14:textId="1DFBC854"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Pr="00184821">
              <w:rPr>
                <w:rStyle w:val="Hyperlink"/>
                <w:noProof/>
              </w:rPr>
              <w:t>7.1.3</w:t>
            </w:r>
            <w:r>
              <w:rPr>
                <w:rFonts w:asciiTheme="minorHAnsi" w:eastAsiaTheme="minorEastAsia" w:hAnsiTheme="minorHAnsi" w:cstheme="minorBidi"/>
                <w:noProof/>
                <w:sz w:val="22"/>
                <w:szCs w:val="22"/>
              </w:rPr>
              <w:tab/>
            </w:r>
            <w:r w:rsidRPr="00184821">
              <w:rPr>
                <w:rStyle w:val="Hyperlink"/>
                <w:noProof/>
              </w:rPr>
              <w:t>Web Based View</w:t>
            </w:r>
            <w:r>
              <w:rPr>
                <w:noProof/>
                <w:webHidden/>
              </w:rPr>
              <w:tab/>
            </w:r>
            <w:r>
              <w:rPr>
                <w:noProof/>
                <w:webHidden/>
              </w:rPr>
              <w:fldChar w:fldCharType="begin"/>
            </w:r>
            <w:r>
              <w:rPr>
                <w:noProof/>
                <w:webHidden/>
              </w:rPr>
              <w:instrText xml:space="preserve"> PAGEREF _Toc483908150 \h </w:instrText>
            </w:r>
            <w:r>
              <w:rPr>
                <w:noProof/>
                <w:webHidden/>
              </w:rPr>
            </w:r>
            <w:r>
              <w:rPr>
                <w:noProof/>
                <w:webHidden/>
              </w:rPr>
              <w:fldChar w:fldCharType="separate"/>
            </w:r>
            <w:r>
              <w:rPr>
                <w:noProof/>
                <w:webHidden/>
              </w:rPr>
              <w:t>18</w:t>
            </w:r>
            <w:r>
              <w:rPr>
                <w:noProof/>
                <w:webHidden/>
              </w:rPr>
              <w:fldChar w:fldCharType="end"/>
            </w:r>
          </w:hyperlink>
        </w:p>
        <w:p w14:paraId="0F959C44" w14:textId="06C496EE"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Pr="00184821">
              <w:rPr>
                <w:rStyle w:val="Hyperlink"/>
                <w:noProof/>
              </w:rPr>
              <w:t>7.1.4</w:t>
            </w:r>
            <w:r>
              <w:rPr>
                <w:rFonts w:asciiTheme="minorHAnsi" w:eastAsiaTheme="minorEastAsia" w:hAnsiTheme="minorHAnsi" w:cstheme="minorBidi"/>
                <w:noProof/>
                <w:sz w:val="22"/>
                <w:szCs w:val="22"/>
              </w:rPr>
              <w:tab/>
            </w:r>
            <w:r w:rsidRPr="00184821">
              <w:rPr>
                <w:rStyle w:val="Hyperlink"/>
                <w:noProof/>
              </w:rPr>
              <w:t>Additional Features/ Discussion Points</w:t>
            </w:r>
            <w:r>
              <w:rPr>
                <w:noProof/>
                <w:webHidden/>
              </w:rPr>
              <w:tab/>
            </w:r>
            <w:r>
              <w:rPr>
                <w:noProof/>
                <w:webHidden/>
              </w:rPr>
              <w:fldChar w:fldCharType="begin"/>
            </w:r>
            <w:r>
              <w:rPr>
                <w:noProof/>
                <w:webHidden/>
              </w:rPr>
              <w:instrText xml:space="preserve"> PAGEREF _Toc483908151 \h </w:instrText>
            </w:r>
            <w:r>
              <w:rPr>
                <w:noProof/>
                <w:webHidden/>
              </w:rPr>
            </w:r>
            <w:r>
              <w:rPr>
                <w:noProof/>
                <w:webHidden/>
              </w:rPr>
              <w:fldChar w:fldCharType="separate"/>
            </w:r>
            <w:r>
              <w:rPr>
                <w:noProof/>
                <w:webHidden/>
              </w:rPr>
              <w:t>18</w:t>
            </w:r>
            <w:r>
              <w:rPr>
                <w:noProof/>
                <w:webHidden/>
              </w:rPr>
              <w:fldChar w:fldCharType="end"/>
            </w:r>
          </w:hyperlink>
        </w:p>
        <w:p w14:paraId="79988DEE" w14:textId="4B69612D" w:rsidR="0015095E" w:rsidRDefault="0015095E">
          <w:pPr>
            <w:pStyle w:val="TOC2"/>
            <w:tabs>
              <w:tab w:val="left" w:pos="1080"/>
              <w:tab w:val="right" w:leader="dot" w:pos="9350"/>
            </w:tabs>
            <w:rPr>
              <w:noProof/>
              <w:lang w:eastAsia="en-US"/>
            </w:rPr>
          </w:pPr>
          <w:hyperlink w:anchor="_Toc483908152" w:history="1">
            <w:r w:rsidRPr="00184821">
              <w:rPr>
                <w:rStyle w:val="Hyperlink"/>
                <w:noProof/>
              </w:rPr>
              <w:t>7.2</w:t>
            </w:r>
            <w:r>
              <w:rPr>
                <w:noProof/>
                <w:lang w:eastAsia="en-US"/>
              </w:rPr>
              <w:tab/>
            </w:r>
            <w:r w:rsidRPr="00184821">
              <w:rPr>
                <w:rStyle w:val="Hyperlink"/>
                <w:noProof/>
              </w:rPr>
              <w:t>Logging Events</w:t>
            </w:r>
            <w:r>
              <w:rPr>
                <w:noProof/>
                <w:webHidden/>
              </w:rPr>
              <w:tab/>
            </w:r>
            <w:r>
              <w:rPr>
                <w:noProof/>
                <w:webHidden/>
              </w:rPr>
              <w:fldChar w:fldCharType="begin"/>
            </w:r>
            <w:r>
              <w:rPr>
                <w:noProof/>
                <w:webHidden/>
              </w:rPr>
              <w:instrText xml:space="preserve"> PAGEREF _Toc483908152 \h </w:instrText>
            </w:r>
            <w:r>
              <w:rPr>
                <w:noProof/>
                <w:webHidden/>
              </w:rPr>
            </w:r>
            <w:r>
              <w:rPr>
                <w:noProof/>
                <w:webHidden/>
              </w:rPr>
              <w:fldChar w:fldCharType="separate"/>
            </w:r>
            <w:r>
              <w:rPr>
                <w:noProof/>
                <w:webHidden/>
              </w:rPr>
              <w:t>18</w:t>
            </w:r>
            <w:r>
              <w:rPr>
                <w:noProof/>
                <w:webHidden/>
              </w:rPr>
              <w:fldChar w:fldCharType="end"/>
            </w:r>
          </w:hyperlink>
        </w:p>
        <w:p w14:paraId="6C89CA43" w14:textId="60981C35"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Pr="00184821">
              <w:rPr>
                <w:rStyle w:val="Hyperlink"/>
                <w:noProof/>
              </w:rPr>
              <w:t>7.2.1</w:t>
            </w:r>
            <w:r>
              <w:rPr>
                <w:rFonts w:asciiTheme="minorHAnsi" w:eastAsiaTheme="minorEastAsia" w:hAnsiTheme="minorHAnsi" w:cstheme="minorBidi"/>
                <w:noProof/>
                <w:sz w:val="22"/>
                <w:szCs w:val="22"/>
              </w:rPr>
              <w:tab/>
            </w:r>
            <w:r w:rsidRPr="00184821">
              <w:rPr>
                <w:rStyle w:val="Hyperlink"/>
                <w:noProof/>
              </w:rPr>
              <w:t>Log Levels</w:t>
            </w:r>
            <w:r>
              <w:rPr>
                <w:noProof/>
                <w:webHidden/>
              </w:rPr>
              <w:tab/>
            </w:r>
            <w:r>
              <w:rPr>
                <w:noProof/>
                <w:webHidden/>
              </w:rPr>
              <w:fldChar w:fldCharType="begin"/>
            </w:r>
            <w:r>
              <w:rPr>
                <w:noProof/>
                <w:webHidden/>
              </w:rPr>
              <w:instrText xml:space="preserve"> PAGEREF _Toc483908153 \h </w:instrText>
            </w:r>
            <w:r>
              <w:rPr>
                <w:noProof/>
                <w:webHidden/>
              </w:rPr>
            </w:r>
            <w:r>
              <w:rPr>
                <w:noProof/>
                <w:webHidden/>
              </w:rPr>
              <w:fldChar w:fldCharType="separate"/>
            </w:r>
            <w:r>
              <w:rPr>
                <w:noProof/>
                <w:webHidden/>
              </w:rPr>
              <w:t>18</w:t>
            </w:r>
            <w:r>
              <w:rPr>
                <w:noProof/>
                <w:webHidden/>
              </w:rPr>
              <w:fldChar w:fldCharType="end"/>
            </w:r>
          </w:hyperlink>
        </w:p>
        <w:p w14:paraId="7D214E45" w14:textId="799C4914"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Pr="00184821">
              <w:rPr>
                <w:rStyle w:val="Hyperlink"/>
                <w:noProof/>
              </w:rPr>
              <w:t>7.2.2</w:t>
            </w:r>
            <w:r>
              <w:rPr>
                <w:rFonts w:asciiTheme="minorHAnsi" w:eastAsiaTheme="minorEastAsia" w:hAnsiTheme="minorHAnsi" w:cstheme="minorBidi"/>
                <w:noProof/>
                <w:sz w:val="22"/>
                <w:szCs w:val="22"/>
              </w:rPr>
              <w:tab/>
            </w:r>
            <w:r w:rsidRPr="00184821">
              <w:rPr>
                <w:rStyle w:val="Hyperlink"/>
                <w:noProof/>
              </w:rPr>
              <w:t>Logging setup</w:t>
            </w:r>
            <w:r>
              <w:rPr>
                <w:noProof/>
                <w:webHidden/>
              </w:rPr>
              <w:tab/>
            </w:r>
            <w:r>
              <w:rPr>
                <w:noProof/>
                <w:webHidden/>
              </w:rPr>
              <w:fldChar w:fldCharType="begin"/>
            </w:r>
            <w:r>
              <w:rPr>
                <w:noProof/>
                <w:webHidden/>
              </w:rPr>
              <w:instrText xml:space="preserve"> PAGEREF _Toc483908154 \h </w:instrText>
            </w:r>
            <w:r>
              <w:rPr>
                <w:noProof/>
                <w:webHidden/>
              </w:rPr>
            </w:r>
            <w:r>
              <w:rPr>
                <w:noProof/>
                <w:webHidden/>
              </w:rPr>
              <w:fldChar w:fldCharType="separate"/>
            </w:r>
            <w:r>
              <w:rPr>
                <w:noProof/>
                <w:webHidden/>
              </w:rPr>
              <w:t>19</w:t>
            </w:r>
            <w:r>
              <w:rPr>
                <w:noProof/>
                <w:webHidden/>
              </w:rPr>
              <w:fldChar w:fldCharType="end"/>
            </w:r>
          </w:hyperlink>
        </w:p>
        <w:p w14:paraId="01C4967F" w14:textId="4904BBCF"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Pr="00184821">
              <w:rPr>
                <w:rStyle w:val="Hyperlink"/>
                <w:noProof/>
              </w:rPr>
              <w:t>7.2.3</w:t>
            </w:r>
            <w:r>
              <w:rPr>
                <w:rFonts w:asciiTheme="minorHAnsi" w:eastAsiaTheme="minorEastAsia" w:hAnsiTheme="minorHAnsi" w:cstheme="minorBidi"/>
                <w:noProof/>
                <w:sz w:val="22"/>
                <w:szCs w:val="22"/>
              </w:rPr>
              <w:tab/>
            </w:r>
            <w:r w:rsidRPr="00184821">
              <w:rPr>
                <w:rStyle w:val="Hyperlink"/>
                <w:noProof/>
              </w:rPr>
              <w:t>Steps to turn on/off logging during application runtime.</w:t>
            </w:r>
            <w:r>
              <w:rPr>
                <w:noProof/>
                <w:webHidden/>
              </w:rPr>
              <w:tab/>
            </w:r>
            <w:r>
              <w:rPr>
                <w:noProof/>
                <w:webHidden/>
              </w:rPr>
              <w:fldChar w:fldCharType="begin"/>
            </w:r>
            <w:r>
              <w:rPr>
                <w:noProof/>
                <w:webHidden/>
              </w:rPr>
              <w:instrText xml:space="preserve"> PAGEREF _Toc483908155 \h </w:instrText>
            </w:r>
            <w:r>
              <w:rPr>
                <w:noProof/>
                <w:webHidden/>
              </w:rPr>
            </w:r>
            <w:r>
              <w:rPr>
                <w:noProof/>
                <w:webHidden/>
              </w:rPr>
              <w:fldChar w:fldCharType="separate"/>
            </w:r>
            <w:r>
              <w:rPr>
                <w:noProof/>
                <w:webHidden/>
              </w:rPr>
              <w:t>19</w:t>
            </w:r>
            <w:r>
              <w:rPr>
                <w:noProof/>
                <w:webHidden/>
              </w:rPr>
              <w:fldChar w:fldCharType="end"/>
            </w:r>
          </w:hyperlink>
        </w:p>
        <w:p w14:paraId="6DCE2920" w14:textId="07B87231" w:rsidR="0015095E" w:rsidRDefault="0015095E">
          <w:pPr>
            <w:pStyle w:val="TOC2"/>
            <w:tabs>
              <w:tab w:val="left" w:pos="1080"/>
              <w:tab w:val="right" w:leader="dot" w:pos="9350"/>
            </w:tabs>
            <w:rPr>
              <w:noProof/>
              <w:lang w:eastAsia="en-US"/>
            </w:rPr>
          </w:pPr>
          <w:hyperlink w:anchor="_Toc483908156" w:history="1">
            <w:r w:rsidRPr="00184821">
              <w:rPr>
                <w:rStyle w:val="Hyperlink"/>
                <w:noProof/>
              </w:rPr>
              <w:t>7.3</w:t>
            </w:r>
            <w:r>
              <w:rPr>
                <w:noProof/>
                <w:lang w:eastAsia="en-US"/>
              </w:rPr>
              <w:tab/>
            </w:r>
            <w:r w:rsidRPr="00184821">
              <w:rPr>
                <w:rStyle w:val="Hyperlink"/>
                <w:noProof/>
              </w:rPr>
              <w:t>IEEE 1609.2 Compliance</w:t>
            </w:r>
            <w:r>
              <w:rPr>
                <w:noProof/>
                <w:webHidden/>
              </w:rPr>
              <w:tab/>
            </w:r>
            <w:r>
              <w:rPr>
                <w:noProof/>
                <w:webHidden/>
              </w:rPr>
              <w:fldChar w:fldCharType="begin"/>
            </w:r>
            <w:r>
              <w:rPr>
                <w:noProof/>
                <w:webHidden/>
              </w:rPr>
              <w:instrText xml:space="preserve"> PAGEREF _Toc483908156 \h </w:instrText>
            </w:r>
            <w:r>
              <w:rPr>
                <w:noProof/>
                <w:webHidden/>
              </w:rPr>
            </w:r>
            <w:r>
              <w:rPr>
                <w:noProof/>
                <w:webHidden/>
              </w:rPr>
              <w:fldChar w:fldCharType="separate"/>
            </w:r>
            <w:r>
              <w:rPr>
                <w:noProof/>
                <w:webHidden/>
              </w:rPr>
              <w:t>20</w:t>
            </w:r>
            <w:r>
              <w:rPr>
                <w:noProof/>
                <w:webHidden/>
              </w:rPr>
              <w:fldChar w:fldCharType="end"/>
            </w:r>
          </w:hyperlink>
        </w:p>
        <w:p w14:paraId="190CAA2A" w14:textId="0CF2F7E8" w:rsidR="0015095E" w:rsidRDefault="0015095E">
          <w:pPr>
            <w:pStyle w:val="TOC2"/>
            <w:tabs>
              <w:tab w:val="left" w:pos="1080"/>
              <w:tab w:val="right" w:leader="dot" w:pos="9350"/>
            </w:tabs>
            <w:rPr>
              <w:noProof/>
              <w:lang w:eastAsia="en-US"/>
            </w:rPr>
          </w:pPr>
          <w:hyperlink w:anchor="_Toc483908157" w:history="1">
            <w:r w:rsidRPr="00184821">
              <w:rPr>
                <w:rStyle w:val="Hyperlink"/>
                <w:noProof/>
              </w:rPr>
              <w:t>7.4</w:t>
            </w:r>
            <w:r>
              <w:rPr>
                <w:noProof/>
                <w:lang w:eastAsia="en-US"/>
              </w:rPr>
              <w:tab/>
            </w:r>
            <w:r w:rsidRPr="00184821">
              <w:rPr>
                <w:rStyle w:val="Hyperlink"/>
                <w:noProof/>
              </w:rPr>
              <w:t>SCMS Certificate Management</w:t>
            </w:r>
            <w:r>
              <w:rPr>
                <w:noProof/>
                <w:webHidden/>
              </w:rPr>
              <w:tab/>
            </w:r>
            <w:r>
              <w:rPr>
                <w:noProof/>
                <w:webHidden/>
              </w:rPr>
              <w:fldChar w:fldCharType="begin"/>
            </w:r>
            <w:r>
              <w:rPr>
                <w:noProof/>
                <w:webHidden/>
              </w:rPr>
              <w:instrText xml:space="preserve"> PAGEREF _Toc483908157 \h </w:instrText>
            </w:r>
            <w:r>
              <w:rPr>
                <w:noProof/>
                <w:webHidden/>
              </w:rPr>
            </w:r>
            <w:r>
              <w:rPr>
                <w:noProof/>
                <w:webHidden/>
              </w:rPr>
              <w:fldChar w:fldCharType="separate"/>
            </w:r>
            <w:r>
              <w:rPr>
                <w:noProof/>
                <w:webHidden/>
              </w:rPr>
              <w:t>20</w:t>
            </w:r>
            <w:r>
              <w:rPr>
                <w:noProof/>
                <w:webHidden/>
              </w:rPr>
              <w:fldChar w:fldCharType="end"/>
            </w:r>
          </w:hyperlink>
        </w:p>
        <w:p w14:paraId="15E8C947" w14:textId="626BCD53" w:rsidR="0015095E" w:rsidRDefault="0015095E">
          <w:pPr>
            <w:pStyle w:val="TOC2"/>
            <w:tabs>
              <w:tab w:val="left" w:pos="1080"/>
              <w:tab w:val="right" w:leader="dot" w:pos="9350"/>
            </w:tabs>
            <w:rPr>
              <w:noProof/>
              <w:lang w:eastAsia="en-US"/>
            </w:rPr>
          </w:pPr>
          <w:hyperlink w:anchor="_Toc483908158" w:history="1">
            <w:r w:rsidRPr="00184821">
              <w:rPr>
                <w:rStyle w:val="Hyperlink"/>
                <w:noProof/>
              </w:rPr>
              <w:t>7.5</w:t>
            </w:r>
            <w:r>
              <w:rPr>
                <w:noProof/>
                <w:lang w:eastAsia="en-US"/>
              </w:rPr>
              <w:tab/>
            </w:r>
            <w:r w:rsidRPr="00184821">
              <w:rPr>
                <w:rStyle w:val="Hyperlink"/>
                <w:noProof/>
              </w:rPr>
              <w:t>Inbound BSM Distribution</w:t>
            </w:r>
            <w:r>
              <w:rPr>
                <w:noProof/>
                <w:webHidden/>
              </w:rPr>
              <w:tab/>
            </w:r>
            <w:r>
              <w:rPr>
                <w:noProof/>
                <w:webHidden/>
              </w:rPr>
              <w:fldChar w:fldCharType="begin"/>
            </w:r>
            <w:r>
              <w:rPr>
                <w:noProof/>
                <w:webHidden/>
              </w:rPr>
              <w:instrText xml:space="preserve"> PAGEREF _Toc483908158 \h </w:instrText>
            </w:r>
            <w:r>
              <w:rPr>
                <w:noProof/>
                <w:webHidden/>
              </w:rPr>
            </w:r>
            <w:r>
              <w:rPr>
                <w:noProof/>
                <w:webHidden/>
              </w:rPr>
              <w:fldChar w:fldCharType="separate"/>
            </w:r>
            <w:r>
              <w:rPr>
                <w:noProof/>
                <w:webHidden/>
              </w:rPr>
              <w:t>20</w:t>
            </w:r>
            <w:r>
              <w:rPr>
                <w:noProof/>
                <w:webHidden/>
              </w:rPr>
              <w:fldChar w:fldCharType="end"/>
            </w:r>
          </w:hyperlink>
        </w:p>
        <w:p w14:paraId="1E7E6F3A" w14:textId="37709F5B" w:rsidR="0015095E" w:rsidRDefault="0015095E">
          <w:pPr>
            <w:pStyle w:val="TOC2"/>
            <w:tabs>
              <w:tab w:val="left" w:pos="1080"/>
              <w:tab w:val="right" w:leader="dot" w:pos="9350"/>
            </w:tabs>
            <w:rPr>
              <w:noProof/>
              <w:lang w:eastAsia="en-US"/>
            </w:rPr>
          </w:pPr>
          <w:hyperlink w:anchor="_Toc483908159" w:history="1">
            <w:r w:rsidRPr="00184821">
              <w:rPr>
                <w:rStyle w:val="Hyperlink"/>
                <w:noProof/>
              </w:rPr>
              <w:t>7.6</w:t>
            </w:r>
            <w:r>
              <w:rPr>
                <w:noProof/>
                <w:lang w:eastAsia="en-US"/>
              </w:rPr>
              <w:tab/>
            </w:r>
            <w:r w:rsidRPr="00184821">
              <w:rPr>
                <w:rStyle w:val="Hyperlink"/>
                <w:noProof/>
              </w:rPr>
              <w:t>Probe Data Management</w:t>
            </w:r>
            <w:r>
              <w:rPr>
                <w:noProof/>
                <w:webHidden/>
              </w:rPr>
              <w:tab/>
            </w:r>
            <w:r>
              <w:rPr>
                <w:noProof/>
                <w:webHidden/>
              </w:rPr>
              <w:fldChar w:fldCharType="begin"/>
            </w:r>
            <w:r>
              <w:rPr>
                <w:noProof/>
                <w:webHidden/>
              </w:rPr>
              <w:instrText xml:space="preserve"> PAGEREF _Toc483908159 \h </w:instrText>
            </w:r>
            <w:r>
              <w:rPr>
                <w:noProof/>
                <w:webHidden/>
              </w:rPr>
            </w:r>
            <w:r>
              <w:rPr>
                <w:noProof/>
                <w:webHidden/>
              </w:rPr>
              <w:fldChar w:fldCharType="separate"/>
            </w:r>
            <w:r>
              <w:rPr>
                <w:noProof/>
                <w:webHidden/>
              </w:rPr>
              <w:t>20</w:t>
            </w:r>
            <w:r>
              <w:rPr>
                <w:noProof/>
                <w:webHidden/>
              </w:rPr>
              <w:fldChar w:fldCharType="end"/>
            </w:r>
          </w:hyperlink>
        </w:p>
        <w:p w14:paraId="737DD404" w14:textId="6DEA3F81"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Pr="00184821">
              <w:rPr>
                <w:rStyle w:val="Hyperlink"/>
                <w:noProof/>
              </w:rPr>
              <w:t>7.6.1</w:t>
            </w:r>
            <w:r>
              <w:rPr>
                <w:rFonts w:asciiTheme="minorHAnsi" w:eastAsiaTheme="minorEastAsia" w:hAnsiTheme="minorHAnsi" w:cstheme="minorBidi"/>
                <w:noProof/>
                <w:sz w:val="22"/>
                <w:szCs w:val="22"/>
              </w:rPr>
              <w:tab/>
            </w:r>
            <w:r w:rsidRPr="00184821">
              <w:rPr>
                <w:rStyle w:val="Hyperlink"/>
                <w:noProof/>
              </w:rPr>
              <w:t>PDM Broadcast Request Quick Start Guide</w:t>
            </w:r>
            <w:r>
              <w:rPr>
                <w:noProof/>
                <w:webHidden/>
              </w:rPr>
              <w:tab/>
            </w:r>
            <w:r>
              <w:rPr>
                <w:noProof/>
                <w:webHidden/>
              </w:rPr>
              <w:fldChar w:fldCharType="begin"/>
            </w:r>
            <w:r>
              <w:rPr>
                <w:noProof/>
                <w:webHidden/>
              </w:rPr>
              <w:instrText xml:space="preserve"> PAGEREF _Toc483908160 \h </w:instrText>
            </w:r>
            <w:r>
              <w:rPr>
                <w:noProof/>
                <w:webHidden/>
              </w:rPr>
            </w:r>
            <w:r>
              <w:rPr>
                <w:noProof/>
                <w:webHidden/>
              </w:rPr>
              <w:fldChar w:fldCharType="separate"/>
            </w:r>
            <w:r>
              <w:rPr>
                <w:noProof/>
                <w:webHidden/>
              </w:rPr>
              <w:t>20</w:t>
            </w:r>
            <w:r>
              <w:rPr>
                <w:noProof/>
                <w:webHidden/>
              </w:rPr>
              <w:fldChar w:fldCharType="end"/>
            </w:r>
          </w:hyperlink>
        </w:p>
        <w:p w14:paraId="3D3B9663" w14:textId="736A57D7" w:rsidR="0015095E" w:rsidRDefault="0015095E">
          <w:pPr>
            <w:pStyle w:val="TOC2"/>
            <w:tabs>
              <w:tab w:val="left" w:pos="1080"/>
              <w:tab w:val="right" w:leader="dot" w:pos="9350"/>
            </w:tabs>
            <w:rPr>
              <w:noProof/>
              <w:lang w:eastAsia="en-US"/>
            </w:rPr>
          </w:pPr>
          <w:hyperlink w:anchor="_Toc483908161" w:history="1">
            <w:r w:rsidRPr="00184821">
              <w:rPr>
                <w:rStyle w:val="Hyperlink"/>
                <w:noProof/>
              </w:rPr>
              <w:t>7.7</w:t>
            </w:r>
            <w:r>
              <w:rPr>
                <w:noProof/>
                <w:lang w:eastAsia="en-US"/>
              </w:rPr>
              <w:tab/>
            </w:r>
            <w:r w:rsidRPr="00184821">
              <w:rPr>
                <w:rStyle w:val="Hyperlink"/>
                <w:noProof/>
              </w:rPr>
              <w:t>Outbound TIM Broadcast</w:t>
            </w:r>
            <w:r>
              <w:rPr>
                <w:noProof/>
                <w:webHidden/>
              </w:rPr>
              <w:tab/>
            </w:r>
            <w:r>
              <w:rPr>
                <w:noProof/>
                <w:webHidden/>
              </w:rPr>
              <w:fldChar w:fldCharType="begin"/>
            </w:r>
            <w:r>
              <w:rPr>
                <w:noProof/>
                <w:webHidden/>
              </w:rPr>
              <w:instrText xml:space="preserve"> PAGEREF _Toc483908161 \h </w:instrText>
            </w:r>
            <w:r>
              <w:rPr>
                <w:noProof/>
                <w:webHidden/>
              </w:rPr>
            </w:r>
            <w:r>
              <w:rPr>
                <w:noProof/>
                <w:webHidden/>
              </w:rPr>
              <w:fldChar w:fldCharType="separate"/>
            </w:r>
            <w:r>
              <w:rPr>
                <w:noProof/>
                <w:webHidden/>
              </w:rPr>
              <w:t>21</w:t>
            </w:r>
            <w:r>
              <w:rPr>
                <w:noProof/>
                <w:webHidden/>
              </w:rPr>
              <w:fldChar w:fldCharType="end"/>
            </w:r>
          </w:hyperlink>
        </w:p>
        <w:p w14:paraId="32053466" w14:textId="2CE84C9E"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Pr="00184821">
              <w:rPr>
                <w:rStyle w:val="Hyperlink"/>
                <w:noProof/>
              </w:rPr>
              <w:t>7.7.1</w:t>
            </w:r>
            <w:r>
              <w:rPr>
                <w:rFonts w:asciiTheme="minorHAnsi" w:eastAsiaTheme="minorEastAsia" w:hAnsiTheme="minorHAnsi" w:cstheme="minorBidi"/>
                <w:noProof/>
                <w:sz w:val="22"/>
                <w:szCs w:val="22"/>
              </w:rPr>
              <w:tab/>
            </w:r>
            <w:r w:rsidRPr="00184821">
              <w:rPr>
                <w:rStyle w:val="Hyperlink"/>
                <w:noProof/>
              </w:rPr>
              <w:t>Outbound TIM Setup</w:t>
            </w:r>
            <w:r>
              <w:rPr>
                <w:noProof/>
                <w:webHidden/>
              </w:rPr>
              <w:tab/>
            </w:r>
            <w:r>
              <w:rPr>
                <w:noProof/>
                <w:webHidden/>
              </w:rPr>
              <w:fldChar w:fldCharType="begin"/>
            </w:r>
            <w:r>
              <w:rPr>
                <w:noProof/>
                <w:webHidden/>
              </w:rPr>
              <w:instrText xml:space="preserve"> PAGEREF _Toc483908162 \h </w:instrText>
            </w:r>
            <w:r>
              <w:rPr>
                <w:noProof/>
                <w:webHidden/>
              </w:rPr>
            </w:r>
            <w:r>
              <w:rPr>
                <w:noProof/>
                <w:webHidden/>
              </w:rPr>
              <w:fldChar w:fldCharType="separate"/>
            </w:r>
            <w:r>
              <w:rPr>
                <w:noProof/>
                <w:webHidden/>
              </w:rPr>
              <w:t>21</w:t>
            </w:r>
            <w:r>
              <w:rPr>
                <w:noProof/>
                <w:webHidden/>
              </w:rPr>
              <w:fldChar w:fldCharType="end"/>
            </w:r>
          </w:hyperlink>
        </w:p>
        <w:p w14:paraId="0CB7FE21" w14:textId="24DE02F8"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Pr="00184821">
              <w:rPr>
                <w:rStyle w:val="Hyperlink"/>
                <w:noProof/>
              </w:rPr>
              <w:t>7.7.2</w:t>
            </w:r>
            <w:r>
              <w:rPr>
                <w:rFonts w:asciiTheme="minorHAnsi" w:eastAsiaTheme="minorEastAsia" w:hAnsiTheme="minorHAnsi" w:cstheme="minorBidi"/>
                <w:noProof/>
                <w:sz w:val="22"/>
                <w:szCs w:val="22"/>
              </w:rPr>
              <w:tab/>
            </w:r>
            <w:r w:rsidRPr="00184821">
              <w:rPr>
                <w:rStyle w:val="Hyperlink"/>
                <w:noProof/>
              </w:rPr>
              <w:t>TIM Broadcast Request Quick Start Guide</w:t>
            </w:r>
            <w:r>
              <w:rPr>
                <w:noProof/>
                <w:webHidden/>
              </w:rPr>
              <w:tab/>
            </w:r>
            <w:r>
              <w:rPr>
                <w:noProof/>
                <w:webHidden/>
              </w:rPr>
              <w:fldChar w:fldCharType="begin"/>
            </w:r>
            <w:r>
              <w:rPr>
                <w:noProof/>
                <w:webHidden/>
              </w:rPr>
              <w:instrText xml:space="preserve"> PAGEREF _Toc483908163 \h </w:instrText>
            </w:r>
            <w:r>
              <w:rPr>
                <w:noProof/>
                <w:webHidden/>
              </w:rPr>
            </w:r>
            <w:r>
              <w:rPr>
                <w:noProof/>
                <w:webHidden/>
              </w:rPr>
              <w:fldChar w:fldCharType="separate"/>
            </w:r>
            <w:r>
              <w:rPr>
                <w:noProof/>
                <w:webHidden/>
              </w:rPr>
              <w:t>22</w:t>
            </w:r>
            <w:r>
              <w:rPr>
                <w:noProof/>
                <w:webHidden/>
              </w:rPr>
              <w:fldChar w:fldCharType="end"/>
            </w:r>
          </w:hyperlink>
        </w:p>
        <w:p w14:paraId="099CFFFF" w14:textId="3CEB6B8F" w:rsidR="0015095E" w:rsidRDefault="0015095E">
          <w:pPr>
            <w:pStyle w:val="TOC2"/>
            <w:tabs>
              <w:tab w:val="left" w:pos="1080"/>
              <w:tab w:val="right" w:leader="dot" w:pos="9350"/>
            </w:tabs>
            <w:rPr>
              <w:noProof/>
              <w:lang w:eastAsia="en-US"/>
            </w:rPr>
          </w:pPr>
          <w:hyperlink w:anchor="_Toc483908164" w:history="1">
            <w:r w:rsidRPr="00184821">
              <w:rPr>
                <w:rStyle w:val="Hyperlink"/>
                <w:noProof/>
              </w:rPr>
              <w:t>7.8</w:t>
            </w:r>
            <w:r>
              <w:rPr>
                <w:noProof/>
                <w:lang w:eastAsia="en-US"/>
              </w:rPr>
              <w:tab/>
            </w:r>
            <w:r w:rsidRPr="00184821">
              <w:rPr>
                <w:rStyle w:val="Hyperlink"/>
                <w:noProof/>
              </w:rPr>
              <w:t>Privacy Protection Module (PPM)</w:t>
            </w:r>
            <w:r>
              <w:rPr>
                <w:noProof/>
                <w:webHidden/>
              </w:rPr>
              <w:tab/>
            </w:r>
            <w:r>
              <w:rPr>
                <w:noProof/>
                <w:webHidden/>
              </w:rPr>
              <w:fldChar w:fldCharType="begin"/>
            </w:r>
            <w:r>
              <w:rPr>
                <w:noProof/>
                <w:webHidden/>
              </w:rPr>
              <w:instrText xml:space="preserve"> PAGEREF _Toc483908164 \h </w:instrText>
            </w:r>
            <w:r>
              <w:rPr>
                <w:noProof/>
                <w:webHidden/>
              </w:rPr>
            </w:r>
            <w:r>
              <w:rPr>
                <w:noProof/>
                <w:webHidden/>
              </w:rPr>
              <w:fldChar w:fldCharType="separate"/>
            </w:r>
            <w:r>
              <w:rPr>
                <w:noProof/>
                <w:webHidden/>
              </w:rPr>
              <w:t>22</w:t>
            </w:r>
            <w:r>
              <w:rPr>
                <w:noProof/>
                <w:webHidden/>
              </w:rPr>
              <w:fldChar w:fldCharType="end"/>
            </w:r>
          </w:hyperlink>
        </w:p>
        <w:p w14:paraId="6715A277" w14:textId="7938B717" w:rsidR="0015095E" w:rsidRDefault="0015095E">
          <w:pPr>
            <w:pStyle w:val="TOC2"/>
            <w:tabs>
              <w:tab w:val="left" w:pos="1080"/>
              <w:tab w:val="right" w:leader="dot" w:pos="9350"/>
            </w:tabs>
            <w:rPr>
              <w:noProof/>
              <w:lang w:eastAsia="en-US"/>
            </w:rPr>
          </w:pPr>
          <w:hyperlink w:anchor="_Toc483908165" w:history="1">
            <w:r w:rsidRPr="00184821">
              <w:rPr>
                <w:rStyle w:val="Hyperlink"/>
                <w:noProof/>
              </w:rPr>
              <w:t>7.9</w:t>
            </w:r>
            <w:r>
              <w:rPr>
                <w:noProof/>
                <w:lang w:eastAsia="en-US"/>
              </w:rPr>
              <w:tab/>
            </w:r>
            <w:r w:rsidRPr="00184821">
              <w:rPr>
                <w:rStyle w:val="Hyperlink"/>
                <w:noProof/>
              </w:rPr>
              <w:t>Inbound TIM Distribution</w:t>
            </w:r>
            <w:r>
              <w:rPr>
                <w:noProof/>
                <w:webHidden/>
              </w:rPr>
              <w:tab/>
            </w:r>
            <w:r>
              <w:rPr>
                <w:noProof/>
                <w:webHidden/>
              </w:rPr>
              <w:fldChar w:fldCharType="begin"/>
            </w:r>
            <w:r>
              <w:rPr>
                <w:noProof/>
                <w:webHidden/>
              </w:rPr>
              <w:instrText xml:space="preserve"> PAGEREF _Toc483908165 \h </w:instrText>
            </w:r>
            <w:r>
              <w:rPr>
                <w:noProof/>
                <w:webHidden/>
              </w:rPr>
            </w:r>
            <w:r>
              <w:rPr>
                <w:noProof/>
                <w:webHidden/>
              </w:rPr>
              <w:fldChar w:fldCharType="separate"/>
            </w:r>
            <w:r>
              <w:rPr>
                <w:noProof/>
                <w:webHidden/>
              </w:rPr>
              <w:t>23</w:t>
            </w:r>
            <w:r>
              <w:rPr>
                <w:noProof/>
                <w:webHidden/>
              </w:rPr>
              <w:fldChar w:fldCharType="end"/>
            </w:r>
          </w:hyperlink>
        </w:p>
        <w:p w14:paraId="44069E59" w14:textId="1DCB8ECD" w:rsidR="0015095E" w:rsidRDefault="0015095E">
          <w:pPr>
            <w:pStyle w:val="TOC2"/>
            <w:tabs>
              <w:tab w:val="left" w:pos="1080"/>
              <w:tab w:val="right" w:leader="dot" w:pos="9350"/>
            </w:tabs>
            <w:rPr>
              <w:noProof/>
              <w:lang w:eastAsia="en-US"/>
            </w:rPr>
          </w:pPr>
          <w:hyperlink w:anchor="_Toc483908166" w:history="1">
            <w:r w:rsidRPr="00184821">
              <w:rPr>
                <w:rStyle w:val="Hyperlink"/>
                <w:noProof/>
              </w:rPr>
              <w:t>7.10</w:t>
            </w:r>
            <w:r>
              <w:rPr>
                <w:noProof/>
                <w:lang w:eastAsia="en-US"/>
              </w:rPr>
              <w:tab/>
            </w:r>
            <w:r w:rsidRPr="00184821">
              <w:rPr>
                <w:rStyle w:val="Hyperlink"/>
                <w:noProof/>
              </w:rPr>
              <w:t>Data validation</w:t>
            </w:r>
            <w:r>
              <w:rPr>
                <w:noProof/>
                <w:webHidden/>
              </w:rPr>
              <w:tab/>
            </w:r>
            <w:r>
              <w:rPr>
                <w:noProof/>
                <w:webHidden/>
              </w:rPr>
              <w:fldChar w:fldCharType="begin"/>
            </w:r>
            <w:r>
              <w:rPr>
                <w:noProof/>
                <w:webHidden/>
              </w:rPr>
              <w:instrText xml:space="preserve"> PAGEREF _Toc483908166 \h </w:instrText>
            </w:r>
            <w:r>
              <w:rPr>
                <w:noProof/>
                <w:webHidden/>
              </w:rPr>
            </w:r>
            <w:r>
              <w:rPr>
                <w:noProof/>
                <w:webHidden/>
              </w:rPr>
              <w:fldChar w:fldCharType="separate"/>
            </w:r>
            <w:r>
              <w:rPr>
                <w:noProof/>
                <w:webHidden/>
              </w:rPr>
              <w:t>23</w:t>
            </w:r>
            <w:r>
              <w:rPr>
                <w:noProof/>
                <w:webHidden/>
              </w:rPr>
              <w:fldChar w:fldCharType="end"/>
            </w:r>
          </w:hyperlink>
        </w:p>
        <w:p w14:paraId="4CF5A47B" w14:textId="1E230D4B" w:rsidR="0015095E" w:rsidRDefault="0015095E">
          <w:pPr>
            <w:pStyle w:val="TOC2"/>
            <w:tabs>
              <w:tab w:val="left" w:pos="1080"/>
              <w:tab w:val="right" w:leader="dot" w:pos="9350"/>
            </w:tabs>
            <w:rPr>
              <w:noProof/>
              <w:lang w:eastAsia="en-US"/>
            </w:rPr>
          </w:pPr>
          <w:hyperlink w:anchor="_Toc483908167" w:history="1">
            <w:r w:rsidRPr="00184821">
              <w:rPr>
                <w:rStyle w:val="Hyperlink"/>
                <w:noProof/>
              </w:rPr>
              <w:t>7.11</w:t>
            </w:r>
            <w:r>
              <w:rPr>
                <w:noProof/>
                <w:lang w:eastAsia="en-US"/>
              </w:rPr>
              <w:tab/>
            </w:r>
            <w:r w:rsidRPr="00184821">
              <w:rPr>
                <w:rStyle w:val="Hyperlink"/>
                <w:noProof/>
              </w:rPr>
              <w:t>Data Sanitization</w:t>
            </w:r>
            <w:r>
              <w:rPr>
                <w:noProof/>
                <w:webHidden/>
              </w:rPr>
              <w:tab/>
            </w:r>
            <w:r>
              <w:rPr>
                <w:noProof/>
                <w:webHidden/>
              </w:rPr>
              <w:fldChar w:fldCharType="begin"/>
            </w:r>
            <w:r>
              <w:rPr>
                <w:noProof/>
                <w:webHidden/>
              </w:rPr>
              <w:instrText xml:space="preserve"> PAGEREF _Toc483908167 \h </w:instrText>
            </w:r>
            <w:r>
              <w:rPr>
                <w:noProof/>
                <w:webHidden/>
              </w:rPr>
            </w:r>
            <w:r>
              <w:rPr>
                <w:noProof/>
                <w:webHidden/>
              </w:rPr>
              <w:fldChar w:fldCharType="separate"/>
            </w:r>
            <w:r>
              <w:rPr>
                <w:noProof/>
                <w:webHidden/>
              </w:rPr>
              <w:t>23</w:t>
            </w:r>
            <w:r>
              <w:rPr>
                <w:noProof/>
                <w:webHidden/>
              </w:rPr>
              <w:fldChar w:fldCharType="end"/>
            </w:r>
          </w:hyperlink>
        </w:p>
        <w:p w14:paraId="06B3EEF5" w14:textId="0EC78B0E" w:rsidR="0015095E" w:rsidRDefault="0015095E">
          <w:pPr>
            <w:pStyle w:val="TOC2"/>
            <w:tabs>
              <w:tab w:val="left" w:pos="1080"/>
              <w:tab w:val="right" w:leader="dot" w:pos="9350"/>
            </w:tabs>
            <w:rPr>
              <w:noProof/>
              <w:lang w:eastAsia="en-US"/>
            </w:rPr>
          </w:pPr>
          <w:hyperlink w:anchor="_Toc483908168" w:history="1">
            <w:r w:rsidRPr="00184821">
              <w:rPr>
                <w:rStyle w:val="Hyperlink"/>
                <w:noProof/>
              </w:rPr>
              <w:t>7.12</w:t>
            </w:r>
            <w:r>
              <w:rPr>
                <w:noProof/>
                <w:lang w:eastAsia="en-US"/>
              </w:rPr>
              <w:tab/>
            </w:r>
            <w:r w:rsidRPr="00184821">
              <w:rPr>
                <w:rStyle w:val="Hyperlink"/>
                <w:noProof/>
              </w:rPr>
              <w:t>VSD Deposit Service</w:t>
            </w:r>
            <w:r>
              <w:rPr>
                <w:noProof/>
                <w:webHidden/>
              </w:rPr>
              <w:tab/>
            </w:r>
            <w:r>
              <w:rPr>
                <w:noProof/>
                <w:webHidden/>
              </w:rPr>
              <w:fldChar w:fldCharType="begin"/>
            </w:r>
            <w:r>
              <w:rPr>
                <w:noProof/>
                <w:webHidden/>
              </w:rPr>
              <w:instrText xml:space="preserve"> PAGEREF _Toc483908168 \h </w:instrText>
            </w:r>
            <w:r>
              <w:rPr>
                <w:noProof/>
                <w:webHidden/>
              </w:rPr>
            </w:r>
            <w:r>
              <w:rPr>
                <w:noProof/>
                <w:webHidden/>
              </w:rPr>
              <w:fldChar w:fldCharType="separate"/>
            </w:r>
            <w:r>
              <w:rPr>
                <w:noProof/>
                <w:webHidden/>
              </w:rPr>
              <w:t>23</w:t>
            </w:r>
            <w:r>
              <w:rPr>
                <w:noProof/>
                <w:webHidden/>
              </w:rPr>
              <w:fldChar w:fldCharType="end"/>
            </w:r>
          </w:hyperlink>
        </w:p>
        <w:p w14:paraId="3FE2F28A" w14:textId="14005439"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Pr="00184821">
              <w:rPr>
                <w:rStyle w:val="Hyperlink"/>
                <w:noProof/>
              </w:rPr>
              <w:t>7.12.1</w:t>
            </w:r>
            <w:r>
              <w:rPr>
                <w:rFonts w:asciiTheme="minorHAnsi" w:eastAsiaTheme="minorEastAsia" w:hAnsiTheme="minorHAnsi" w:cstheme="minorBidi"/>
                <w:noProof/>
                <w:sz w:val="22"/>
                <w:szCs w:val="22"/>
              </w:rPr>
              <w:tab/>
            </w:r>
            <w:r w:rsidRPr="00184821">
              <w:rPr>
                <w:rStyle w:val="Hyperlink"/>
                <w:noProof/>
              </w:rPr>
              <w:t>VSD Deposit Service Messages and Alerts</w:t>
            </w:r>
            <w:r>
              <w:rPr>
                <w:noProof/>
                <w:webHidden/>
              </w:rPr>
              <w:tab/>
            </w:r>
            <w:r>
              <w:rPr>
                <w:noProof/>
                <w:webHidden/>
              </w:rPr>
              <w:fldChar w:fldCharType="begin"/>
            </w:r>
            <w:r>
              <w:rPr>
                <w:noProof/>
                <w:webHidden/>
              </w:rPr>
              <w:instrText xml:space="preserve"> PAGEREF _Toc483908169 \h </w:instrText>
            </w:r>
            <w:r>
              <w:rPr>
                <w:noProof/>
                <w:webHidden/>
              </w:rPr>
            </w:r>
            <w:r>
              <w:rPr>
                <w:noProof/>
                <w:webHidden/>
              </w:rPr>
              <w:fldChar w:fldCharType="separate"/>
            </w:r>
            <w:r>
              <w:rPr>
                <w:noProof/>
                <w:webHidden/>
              </w:rPr>
              <w:t>24</w:t>
            </w:r>
            <w:r>
              <w:rPr>
                <w:noProof/>
                <w:webHidden/>
              </w:rPr>
              <w:fldChar w:fldCharType="end"/>
            </w:r>
          </w:hyperlink>
        </w:p>
        <w:p w14:paraId="007F6131" w14:textId="6E949938" w:rsidR="0015095E" w:rsidRDefault="0015095E">
          <w:pPr>
            <w:pStyle w:val="TOC2"/>
            <w:tabs>
              <w:tab w:val="left" w:pos="1080"/>
              <w:tab w:val="right" w:leader="dot" w:pos="9350"/>
            </w:tabs>
            <w:rPr>
              <w:noProof/>
              <w:lang w:eastAsia="en-US"/>
            </w:rPr>
          </w:pPr>
          <w:hyperlink w:anchor="_Toc483908170" w:history="1">
            <w:r w:rsidRPr="00184821">
              <w:rPr>
                <w:rStyle w:val="Hyperlink"/>
                <w:noProof/>
              </w:rPr>
              <w:t>7.13</w:t>
            </w:r>
            <w:r>
              <w:rPr>
                <w:noProof/>
                <w:lang w:eastAsia="en-US"/>
              </w:rPr>
              <w:tab/>
            </w:r>
            <w:r w:rsidRPr="00184821">
              <w:rPr>
                <w:rStyle w:val="Hyperlink"/>
                <w:noProof/>
              </w:rPr>
              <w:t>VSD Receiver Service</w:t>
            </w:r>
            <w:r>
              <w:rPr>
                <w:noProof/>
                <w:webHidden/>
              </w:rPr>
              <w:tab/>
            </w:r>
            <w:r>
              <w:rPr>
                <w:noProof/>
                <w:webHidden/>
              </w:rPr>
              <w:fldChar w:fldCharType="begin"/>
            </w:r>
            <w:r>
              <w:rPr>
                <w:noProof/>
                <w:webHidden/>
              </w:rPr>
              <w:instrText xml:space="preserve"> PAGEREF _Toc483908170 \h </w:instrText>
            </w:r>
            <w:r>
              <w:rPr>
                <w:noProof/>
                <w:webHidden/>
              </w:rPr>
            </w:r>
            <w:r>
              <w:rPr>
                <w:noProof/>
                <w:webHidden/>
              </w:rPr>
              <w:fldChar w:fldCharType="separate"/>
            </w:r>
            <w:r>
              <w:rPr>
                <w:noProof/>
                <w:webHidden/>
              </w:rPr>
              <w:t>25</w:t>
            </w:r>
            <w:r>
              <w:rPr>
                <w:noProof/>
                <w:webHidden/>
              </w:rPr>
              <w:fldChar w:fldCharType="end"/>
            </w:r>
          </w:hyperlink>
        </w:p>
        <w:p w14:paraId="31C04C19" w14:textId="5235FA69"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Pr="00184821">
              <w:rPr>
                <w:rStyle w:val="Hyperlink"/>
                <w:noProof/>
              </w:rPr>
              <w:t>7.13.1</w:t>
            </w:r>
            <w:r>
              <w:rPr>
                <w:rFonts w:asciiTheme="minorHAnsi" w:eastAsiaTheme="minorEastAsia" w:hAnsiTheme="minorHAnsi" w:cstheme="minorBidi"/>
                <w:noProof/>
                <w:sz w:val="22"/>
                <w:szCs w:val="22"/>
              </w:rPr>
              <w:tab/>
            </w:r>
            <w:r w:rsidRPr="00184821">
              <w:rPr>
                <w:rStyle w:val="Hyperlink"/>
                <w:noProof/>
              </w:rPr>
              <w:t>VSD Receiver Service Messages and Alerts</w:t>
            </w:r>
            <w:r>
              <w:rPr>
                <w:noProof/>
                <w:webHidden/>
              </w:rPr>
              <w:tab/>
            </w:r>
            <w:r>
              <w:rPr>
                <w:noProof/>
                <w:webHidden/>
              </w:rPr>
              <w:fldChar w:fldCharType="begin"/>
            </w:r>
            <w:r>
              <w:rPr>
                <w:noProof/>
                <w:webHidden/>
              </w:rPr>
              <w:instrText xml:space="preserve"> PAGEREF _Toc483908171 \h </w:instrText>
            </w:r>
            <w:r>
              <w:rPr>
                <w:noProof/>
                <w:webHidden/>
              </w:rPr>
            </w:r>
            <w:r>
              <w:rPr>
                <w:noProof/>
                <w:webHidden/>
              </w:rPr>
              <w:fldChar w:fldCharType="separate"/>
            </w:r>
            <w:r>
              <w:rPr>
                <w:noProof/>
                <w:webHidden/>
              </w:rPr>
              <w:t>26</w:t>
            </w:r>
            <w:r>
              <w:rPr>
                <w:noProof/>
                <w:webHidden/>
              </w:rPr>
              <w:fldChar w:fldCharType="end"/>
            </w:r>
          </w:hyperlink>
        </w:p>
        <w:p w14:paraId="393436DF" w14:textId="790C1A71" w:rsidR="0015095E" w:rsidRDefault="0015095E">
          <w:pPr>
            <w:pStyle w:val="TOC2"/>
            <w:tabs>
              <w:tab w:val="left" w:pos="1080"/>
              <w:tab w:val="right" w:leader="dot" w:pos="9350"/>
            </w:tabs>
            <w:rPr>
              <w:noProof/>
              <w:lang w:eastAsia="en-US"/>
            </w:rPr>
          </w:pPr>
          <w:hyperlink w:anchor="_Toc483908172" w:history="1">
            <w:r w:rsidRPr="00184821">
              <w:rPr>
                <w:rStyle w:val="Hyperlink"/>
                <w:noProof/>
              </w:rPr>
              <w:t>7.14</w:t>
            </w:r>
            <w:r>
              <w:rPr>
                <w:noProof/>
                <w:lang w:eastAsia="en-US"/>
              </w:rPr>
              <w:tab/>
            </w:r>
            <w:r w:rsidRPr="00184821">
              <w:rPr>
                <w:rStyle w:val="Hyperlink"/>
                <w:noProof/>
              </w:rPr>
              <w:t>BSM Receive Service via UDP</w:t>
            </w:r>
            <w:r>
              <w:rPr>
                <w:noProof/>
                <w:webHidden/>
              </w:rPr>
              <w:tab/>
            </w:r>
            <w:r>
              <w:rPr>
                <w:noProof/>
                <w:webHidden/>
              </w:rPr>
              <w:fldChar w:fldCharType="begin"/>
            </w:r>
            <w:r>
              <w:rPr>
                <w:noProof/>
                <w:webHidden/>
              </w:rPr>
              <w:instrText xml:space="preserve"> PAGEREF _Toc483908172 \h </w:instrText>
            </w:r>
            <w:r>
              <w:rPr>
                <w:noProof/>
                <w:webHidden/>
              </w:rPr>
            </w:r>
            <w:r>
              <w:rPr>
                <w:noProof/>
                <w:webHidden/>
              </w:rPr>
              <w:fldChar w:fldCharType="separate"/>
            </w:r>
            <w:r>
              <w:rPr>
                <w:noProof/>
                <w:webHidden/>
              </w:rPr>
              <w:t>28</w:t>
            </w:r>
            <w:r>
              <w:rPr>
                <w:noProof/>
                <w:webHidden/>
              </w:rPr>
              <w:fldChar w:fldCharType="end"/>
            </w:r>
          </w:hyperlink>
        </w:p>
        <w:p w14:paraId="2329DB8C" w14:textId="576C516C"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Pr="00184821">
              <w:rPr>
                <w:rStyle w:val="Hyperlink"/>
                <w:noProof/>
              </w:rPr>
              <w:t>7.14.1</w:t>
            </w:r>
            <w:r>
              <w:rPr>
                <w:rFonts w:asciiTheme="minorHAnsi" w:eastAsiaTheme="minorEastAsia" w:hAnsiTheme="minorHAnsi" w:cstheme="minorBidi"/>
                <w:noProof/>
                <w:sz w:val="22"/>
                <w:szCs w:val="22"/>
              </w:rPr>
              <w:tab/>
            </w:r>
            <w:r w:rsidRPr="00184821">
              <w:rPr>
                <w:rStyle w:val="Hyperlink"/>
                <w:noProof/>
              </w:rPr>
              <w:t>BSM Receiver Service Messages and Alerts</w:t>
            </w:r>
            <w:r>
              <w:rPr>
                <w:noProof/>
                <w:webHidden/>
              </w:rPr>
              <w:tab/>
            </w:r>
            <w:r>
              <w:rPr>
                <w:noProof/>
                <w:webHidden/>
              </w:rPr>
              <w:fldChar w:fldCharType="begin"/>
            </w:r>
            <w:r>
              <w:rPr>
                <w:noProof/>
                <w:webHidden/>
              </w:rPr>
              <w:instrText xml:space="preserve"> PAGEREF _Toc483908173 \h </w:instrText>
            </w:r>
            <w:r>
              <w:rPr>
                <w:noProof/>
                <w:webHidden/>
              </w:rPr>
            </w:r>
            <w:r>
              <w:rPr>
                <w:noProof/>
                <w:webHidden/>
              </w:rPr>
              <w:fldChar w:fldCharType="separate"/>
            </w:r>
            <w:r>
              <w:rPr>
                <w:noProof/>
                <w:webHidden/>
              </w:rPr>
              <w:t>28</w:t>
            </w:r>
            <w:r>
              <w:rPr>
                <w:noProof/>
                <w:webHidden/>
              </w:rPr>
              <w:fldChar w:fldCharType="end"/>
            </w:r>
          </w:hyperlink>
        </w:p>
        <w:p w14:paraId="17D85371" w14:textId="4507006B" w:rsidR="0015095E" w:rsidRDefault="0015095E">
          <w:pPr>
            <w:pStyle w:val="TOC1"/>
            <w:tabs>
              <w:tab w:val="left" w:pos="480"/>
              <w:tab w:val="right" w:leader="dot" w:pos="9350"/>
            </w:tabs>
            <w:rPr>
              <w:noProof/>
              <w:lang w:eastAsia="en-US"/>
            </w:rPr>
          </w:pPr>
          <w:hyperlink w:anchor="_Toc483908174" w:history="1">
            <w:r w:rsidRPr="00184821">
              <w:rPr>
                <w:rStyle w:val="Hyperlink"/>
                <w:noProof/>
              </w:rPr>
              <w:t>8</w:t>
            </w:r>
            <w:r>
              <w:rPr>
                <w:noProof/>
                <w:lang w:eastAsia="en-US"/>
              </w:rPr>
              <w:tab/>
            </w:r>
            <w:r w:rsidRPr="00184821">
              <w:rPr>
                <w:rStyle w:val="Hyperlink"/>
                <w:noProof/>
              </w:rPr>
              <w:t>Appendix A: ODE Interface Specification</w:t>
            </w:r>
            <w:r>
              <w:rPr>
                <w:noProof/>
                <w:webHidden/>
              </w:rPr>
              <w:tab/>
            </w:r>
            <w:r>
              <w:rPr>
                <w:noProof/>
                <w:webHidden/>
              </w:rPr>
              <w:fldChar w:fldCharType="begin"/>
            </w:r>
            <w:r>
              <w:rPr>
                <w:noProof/>
                <w:webHidden/>
              </w:rPr>
              <w:instrText xml:space="preserve"> PAGEREF _Toc483908174 \h </w:instrText>
            </w:r>
            <w:r>
              <w:rPr>
                <w:noProof/>
                <w:webHidden/>
              </w:rPr>
            </w:r>
            <w:r>
              <w:rPr>
                <w:noProof/>
                <w:webHidden/>
              </w:rPr>
              <w:fldChar w:fldCharType="separate"/>
            </w:r>
            <w:r>
              <w:rPr>
                <w:noProof/>
                <w:webHidden/>
              </w:rPr>
              <w:t>29</w:t>
            </w:r>
            <w:r>
              <w:rPr>
                <w:noProof/>
                <w:webHidden/>
              </w:rPr>
              <w:fldChar w:fldCharType="end"/>
            </w:r>
          </w:hyperlink>
        </w:p>
        <w:p w14:paraId="6105D7C3" w14:textId="2BF93917" w:rsidR="0015095E" w:rsidRDefault="0015095E">
          <w:pPr>
            <w:pStyle w:val="TOC2"/>
            <w:tabs>
              <w:tab w:val="left" w:pos="1080"/>
              <w:tab w:val="right" w:leader="dot" w:pos="9350"/>
            </w:tabs>
            <w:rPr>
              <w:noProof/>
              <w:lang w:eastAsia="en-US"/>
            </w:rPr>
          </w:pPr>
          <w:hyperlink w:anchor="_Toc483908175" w:history="1">
            <w:r w:rsidRPr="00184821">
              <w:rPr>
                <w:rStyle w:val="Hyperlink"/>
                <w:noProof/>
              </w:rPr>
              <w:t>8.1</w:t>
            </w:r>
            <w:r>
              <w:rPr>
                <w:noProof/>
                <w:lang w:eastAsia="en-US"/>
              </w:rPr>
              <w:tab/>
            </w:r>
            <w:r w:rsidRPr="00184821">
              <w:rPr>
                <w:rStyle w:val="Hyperlink"/>
                <w:noProof/>
              </w:rPr>
              <w:t>File Copy Data Deposit</w:t>
            </w:r>
            <w:r>
              <w:rPr>
                <w:noProof/>
                <w:webHidden/>
              </w:rPr>
              <w:tab/>
            </w:r>
            <w:r>
              <w:rPr>
                <w:noProof/>
                <w:webHidden/>
              </w:rPr>
              <w:fldChar w:fldCharType="begin"/>
            </w:r>
            <w:r>
              <w:rPr>
                <w:noProof/>
                <w:webHidden/>
              </w:rPr>
              <w:instrText xml:space="preserve"> PAGEREF _Toc483908175 \h </w:instrText>
            </w:r>
            <w:r>
              <w:rPr>
                <w:noProof/>
                <w:webHidden/>
              </w:rPr>
            </w:r>
            <w:r>
              <w:rPr>
                <w:noProof/>
                <w:webHidden/>
              </w:rPr>
              <w:fldChar w:fldCharType="separate"/>
            </w:r>
            <w:r>
              <w:rPr>
                <w:noProof/>
                <w:webHidden/>
              </w:rPr>
              <w:t>29</w:t>
            </w:r>
            <w:r>
              <w:rPr>
                <w:noProof/>
                <w:webHidden/>
              </w:rPr>
              <w:fldChar w:fldCharType="end"/>
            </w:r>
          </w:hyperlink>
        </w:p>
        <w:p w14:paraId="38333925" w14:textId="1CF149DB"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Pr="00184821">
              <w:rPr>
                <w:rStyle w:val="Hyperlink"/>
                <w:noProof/>
              </w:rPr>
              <w:t>8.1.1</w:t>
            </w:r>
            <w:r>
              <w:rPr>
                <w:rFonts w:asciiTheme="minorHAnsi" w:eastAsiaTheme="minorEastAsia" w:hAnsiTheme="minorHAnsi" w:cstheme="minorBidi"/>
                <w:noProof/>
                <w:sz w:val="22"/>
                <w:szCs w:val="22"/>
              </w:rPr>
              <w:tab/>
            </w:r>
            <w:r w:rsidRPr="00184821">
              <w:rPr>
                <w:rStyle w:val="Hyperlink"/>
                <w:noProof/>
              </w:rPr>
              <w:t>Messages and Alerts</w:t>
            </w:r>
            <w:r>
              <w:rPr>
                <w:noProof/>
                <w:webHidden/>
              </w:rPr>
              <w:tab/>
            </w:r>
            <w:r>
              <w:rPr>
                <w:noProof/>
                <w:webHidden/>
              </w:rPr>
              <w:fldChar w:fldCharType="begin"/>
            </w:r>
            <w:r>
              <w:rPr>
                <w:noProof/>
                <w:webHidden/>
              </w:rPr>
              <w:instrText xml:space="preserve"> PAGEREF _Toc483908176 \h </w:instrText>
            </w:r>
            <w:r>
              <w:rPr>
                <w:noProof/>
                <w:webHidden/>
              </w:rPr>
            </w:r>
            <w:r>
              <w:rPr>
                <w:noProof/>
                <w:webHidden/>
              </w:rPr>
              <w:fldChar w:fldCharType="separate"/>
            </w:r>
            <w:r>
              <w:rPr>
                <w:noProof/>
                <w:webHidden/>
              </w:rPr>
              <w:t>29</w:t>
            </w:r>
            <w:r>
              <w:rPr>
                <w:noProof/>
                <w:webHidden/>
              </w:rPr>
              <w:fldChar w:fldCharType="end"/>
            </w:r>
          </w:hyperlink>
        </w:p>
        <w:p w14:paraId="20240A19" w14:textId="287C495C" w:rsidR="0015095E" w:rsidRDefault="0015095E">
          <w:pPr>
            <w:pStyle w:val="TOC2"/>
            <w:tabs>
              <w:tab w:val="left" w:pos="1080"/>
              <w:tab w:val="right" w:leader="dot" w:pos="9350"/>
            </w:tabs>
            <w:rPr>
              <w:noProof/>
              <w:lang w:eastAsia="en-US"/>
            </w:rPr>
          </w:pPr>
          <w:hyperlink w:anchor="_Toc483908177" w:history="1">
            <w:r w:rsidRPr="00184821">
              <w:rPr>
                <w:rStyle w:val="Hyperlink"/>
                <w:noProof/>
              </w:rPr>
              <w:t>8.2</w:t>
            </w:r>
            <w:r>
              <w:rPr>
                <w:noProof/>
                <w:lang w:eastAsia="en-US"/>
              </w:rPr>
              <w:tab/>
            </w:r>
            <w:r w:rsidRPr="00184821">
              <w:rPr>
                <w:rStyle w:val="Hyperlink"/>
                <w:noProof/>
              </w:rPr>
              <w:t>ODE REST API</w:t>
            </w:r>
            <w:r>
              <w:rPr>
                <w:noProof/>
                <w:webHidden/>
              </w:rPr>
              <w:tab/>
            </w:r>
            <w:r>
              <w:rPr>
                <w:noProof/>
                <w:webHidden/>
              </w:rPr>
              <w:fldChar w:fldCharType="begin"/>
            </w:r>
            <w:r>
              <w:rPr>
                <w:noProof/>
                <w:webHidden/>
              </w:rPr>
              <w:instrText xml:space="preserve"> PAGEREF _Toc483908177 \h </w:instrText>
            </w:r>
            <w:r>
              <w:rPr>
                <w:noProof/>
                <w:webHidden/>
              </w:rPr>
            </w:r>
            <w:r>
              <w:rPr>
                <w:noProof/>
                <w:webHidden/>
              </w:rPr>
              <w:fldChar w:fldCharType="separate"/>
            </w:r>
            <w:r>
              <w:rPr>
                <w:noProof/>
                <w:webHidden/>
              </w:rPr>
              <w:t>32</w:t>
            </w:r>
            <w:r>
              <w:rPr>
                <w:noProof/>
                <w:webHidden/>
              </w:rPr>
              <w:fldChar w:fldCharType="end"/>
            </w:r>
          </w:hyperlink>
        </w:p>
        <w:p w14:paraId="21A429C4" w14:textId="6BE46277"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Pr="00184821">
              <w:rPr>
                <w:rStyle w:val="Hyperlink"/>
                <w:noProof/>
              </w:rPr>
              <w:t>8.2.1</w:t>
            </w:r>
            <w:r>
              <w:rPr>
                <w:rFonts w:asciiTheme="minorHAnsi" w:eastAsiaTheme="minorEastAsia" w:hAnsiTheme="minorHAnsi" w:cstheme="minorBidi"/>
                <w:noProof/>
                <w:sz w:val="22"/>
                <w:szCs w:val="22"/>
              </w:rPr>
              <w:tab/>
            </w:r>
            <w:r w:rsidRPr="00184821">
              <w:rPr>
                <w:rStyle w:val="Hyperlink"/>
                <w:noProof/>
              </w:rPr>
              <w:t>Upload BSM File</w:t>
            </w:r>
            <w:r>
              <w:rPr>
                <w:noProof/>
                <w:webHidden/>
              </w:rPr>
              <w:tab/>
            </w:r>
            <w:r>
              <w:rPr>
                <w:noProof/>
                <w:webHidden/>
              </w:rPr>
              <w:fldChar w:fldCharType="begin"/>
            </w:r>
            <w:r>
              <w:rPr>
                <w:noProof/>
                <w:webHidden/>
              </w:rPr>
              <w:instrText xml:space="preserve"> PAGEREF _Toc483908178 \h </w:instrText>
            </w:r>
            <w:r>
              <w:rPr>
                <w:noProof/>
                <w:webHidden/>
              </w:rPr>
            </w:r>
            <w:r>
              <w:rPr>
                <w:noProof/>
                <w:webHidden/>
              </w:rPr>
              <w:fldChar w:fldCharType="separate"/>
            </w:r>
            <w:r>
              <w:rPr>
                <w:noProof/>
                <w:webHidden/>
              </w:rPr>
              <w:t>35</w:t>
            </w:r>
            <w:r>
              <w:rPr>
                <w:noProof/>
                <w:webHidden/>
              </w:rPr>
              <w:fldChar w:fldCharType="end"/>
            </w:r>
          </w:hyperlink>
        </w:p>
        <w:p w14:paraId="31E2FF06" w14:textId="571E057F"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Pr="00184821">
              <w:rPr>
                <w:rStyle w:val="Hyperlink"/>
                <w:noProof/>
              </w:rPr>
              <w:t>8.2.2</w:t>
            </w:r>
            <w:r>
              <w:rPr>
                <w:rFonts w:asciiTheme="minorHAnsi" w:eastAsiaTheme="minorEastAsia" w:hAnsiTheme="minorHAnsi" w:cstheme="minorBidi"/>
                <w:noProof/>
                <w:sz w:val="22"/>
                <w:szCs w:val="22"/>
              </w:rPr>
              <w:tab/>
            </w:r>
            <w:r w:rsidRPr="00184821">
              <w:rPr>
                <w:rStyle w:val="Hyperlink"/>
                <w:noProof/>
              </w:rPr>
              <w:t>MANAGE SNMP API</w:t>
            </w:r>
            <w:r>
              <w:rPr>
                <w:noProof/>
                <w:webHidden/>
              </w:rPr>
              <w:tab/>
            </w:r>
            <w:r>
              <w:rPr>
                <w:noProof/>
                <w:webHidden/>
              </w:rPr>
              <w:fldChar w:fldCharType="begin"/>
            </w:r>
            <w:r>
              <w:rPr>
                <w:noProof/>
                <w:webHidden/>
              </w:rPr>
              <w:instrText xml:space="preserve"> PAGEREF _Toc483908179 \h </w:instrText>
            </w:r>
            <w:r>
              <w:rPr>
                <w:noProof/>
                <w:webHidden/>
              </w:rPr>
            </w:r>
            <w:r>
              <w:rPr>
                <w:noProof/>
                <w:webHidden/>
              </w:rPr>
              <w:fldChar w:fldCharType="separate"/>
            </w:r>
            <w:r>
              <w:rPr>
                <w:noProof/>
                <w:webHidden/>
              </w:rPr>
              <w:t>36</w:t>
            </w:r>
            <w:r>
              <w:rPr>
                <w:noProof/>
                <w:webHidden/>
              </w:rPr>
              <w:fldChar w:fldCharType="end"/>
            </w:r>
          </w:hyperlink>
        </w:p>
        <w:p w14:paraId="6C5E5335" w14:textId="22EB3C67"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Pr="00184821">
              <w:rPr>
                <w:rStyle w:val="Hyperlink"/>
                <w:noProof/>
              </w:rPr>
              <w:t>8.2.3</w:t>
            </w:r>
            <w:r>
              <w:rPr>
                <w:rFonts w:asciiTheme="minorHAnsi" w:eastAsiaTheme="minorEastAsia" w:hAnsiTheme="minorHAnsi" w:cstheme="minorBidi"/>
                <w:noProof/>
                <w:sz w:val="22"/>
                <w:szCs w:val="22"/>
              </w:rPr>
              <w:tab/>
            </w:r>
            <w:r w:rsidRPr="00184821">
              <w:rPr>
                <w:rStyle w:val="Hyperlink"/>
                <w:noProof/>
              </w:rPr>
              <w:t>Traveler Information Message (TIM) Interface</w:t>
            </w:r>
            <w:r>
              <w:rPr>
                <w:noProof/>
                <w:webHidden/>
              </w:rPr>
              <w:tab/>
            </w:r>
            <w:r>
              <w:rPr>
                <w:noProof/>
                <w:webHidden/>
              </w:rPr>
              <w:fldChar w:fldCharType="begin"/>
            </w:r>
            <w:r>
              <w:rPr>
                <w:noProof/>
                <w:webHidden/>
              </w:rPr>
              <w:instrText xml:space="preserve"> PAGEREF _Toc483908180 \h </w:instrText>
            </w:r>
            <w:r>
              <w:rPr>
                <w:noProof/>
                <w:webHidden/>
              </w:rPr>
            </w:r>
            <w:r>
              <w:rPr>
                <w:noProof/>
                <w:webHidden/>
              </w:rPr>
              <w:fldChar w:fldCharType="separate"/>
            </w:r>
            <w:r>
              <w:rPr>
                <w:noProof/>
                <w:webHidden/>
              </w:rPr>
              <w:t>37</w:t>
            </w:r>
            <w:r>
              <w:rPr>
                <w:noProof/>
                <w:webHidden/>
              </w:rPr>
              <w:fldChar w:fldCharType="end"/>
            </w:r>
          </w:hyperlink>
        </w:p>
        <w:p w14:paraId="79AB03C6" w14:textId="2E032DD8"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Pr="00184821">
              <w:rPr>
                <w:rStyle w:val="Hyperlink"/>
                <w:noProof/>
              </w:rPr>
              <w:t>8.2.4</w:t>
            </w:r>
            <w:r>
              <w:rPr>
                <w:rFonts w:asciiTheme="minorHAnsi" w:eastAsiaTheme="minorEastAsia" w:hAnsiTheme="minorHAnsi" w:cstheme="minorBidi"/>
                <w:noProof/>
                <w:sz w:val="22"/>
                <w:szCs w:val="22"/>
              </w:rPr>
              <w:tab/>
            </w:r>
            <w:r w:rsidRPr="00184821">
              <w:rPr>
                <w:rStyle w:val="Hyperlink"/>
                <w:noProof/>
              </w:rPr>
              <w:t>Probe Data Management Messages (PDM) Interface</w:t>
            </w:r>
            <w:r>
              <w:rPr>
                <w:noProof/>
                <w:webHidden/>
              </w:rPr>
              <w:tab/>
            </w:r>
            <w:r>
              <w:rPr>
                <w:noProof/>
                <w:webHidden/>
              </w:rPr>
              <w:fldChar w:fldCharType="begin"/>
            </w:r>
            <w:r>
              <w:rPr>
                <w:noProof/>
                <w:webHidden/>
              </w:rPr>
              <w:instrText xml:space="preserve"> PAGEREF _Toc483908181 \h </w:instrText>
            </w:r>
            <w:r>
              <w:rPr>
                <w:noProof/>
                <w:webHidden/>
              </w:rPr>
            </w:r>
            <w:r>
              <w:rPr>
                <w:noProof/>
                <w:webHidden/>
              </w:rPr>
              <w:fldChar w:fldCharType="separate"/>
            </w:r>
            <w:r>
              <w:rPr>
                <w:noProof/>
                <w:webHidden/>
              </w:rPr>
              <w:t>38</w:t>
            </w:r>
            <w:r>
              <w:rPr>
                <w:noProof/>
                <w:webHidden/>
              </w:rPr>
              <w:fldChar w:fldCharType="end"/>
            </w:r>
          </w:hyperlink>
        </w:p>
        <w:p w14:paraId="30BCB5F2" w14:textId="2573C52A" w:rsidR="0015095E" w:rsidRDefault="0015095E">
          <w:pPr>
            <w:pStyle w:val="TOC2"/>
            <w:tabs>
              <w:tab w:val="left" w:pos="1080"/>
              <w:tab w:val="right" w:leader="dot" w:pos="9350"/>
            </w:tabs>
            <w:rPr>
              <w:noProof/>
              <w:lang w:eastAsia="en-US"/>
            </w:rPr>
          </w:pPr>
          <w:hyperlink w:anchor="_Toc483908182" w:history="1">
            <w:r w:rsidRPr="00184821">
              <w:rPr>
                <w:rStyle w:val="Hyperlink"/>
                <w:noProof/>
              </w:rPr>
              <w:t>8.3</w:t>
            </w:r>
            <w:r>
              <w:rPr>
                <w:noProof/>
                <w:lang w:eastAsia="en-US"/>
              </w:rPr>
              <w:tab/>
            </w:r>
            <w:r w:rsidRPr="00184821">
              <w:rPr>
                <w:rStyle w:val="Hyperlink"/>
                <w:noProof/>
              </w:rPr>
              <w:t>ODE Streaming API</w:t>
            </w:r>
            <w:r>
              <w:rPr>
                <w:noProof/>
                <w:webHidden/>
              </w:rPr>
              <w:tab/>
            </w:r>
            <w:r>
              <w:rPr>
                <w:noProof/>
                <w:webHidden/>
              </w:rPr>
              <w:fldChar w:fldCharType="begin"/>
            </w:r>
            <w:r>
              <w:rPr>
                <w:noProof/>
                <w:webHidden/>
              </w:rPr>
              <w:instrText xml:space="preserve"> PAGEREF _Toc483908182 \h </w:instrText>
            </w:r>
            <w:r>
              <w:rPr>
                <w:noProof/>
                <w:webHidden/>
              </w:rPr>
            </w:r>
            <w:r>
              <w:rPr>
                <w:noProof/>
                <w:webHidden/>
              </w:rPr>
              <w:fldChar w:fldCharType="separate"/>
            </w:r>
            <w:r>
              <w:rPr>
                <w:noProof/>
                <w:webHidden/>
              </w:rPr>
              <w:t>39</w:t>
            </w:r>
            <w:r>
              <w:rPr>
                <w:noProof/>
                <w:webHidden/>
              </w:rPr>
              <w:fldChar w:fldCharType="end"/>
            </w:r>
          </w:hyperlink>
        </w:p>
        <w:p w14:paraId="529CD7DC" w14:textId="295AA927"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Pr="00184821">
              <w:rPr>
                <w:rStyle w:val="Hyperlink"/>
                <w:noProof/>
              </w:rPr>
              <w:t>8.3.1</w:t>
            </w:r>
            <w:r>
              <w:rPr>
                <w:rFonts w:asciiTheme="minorHAnsi" w:eastAsiaTheme="minorEastAsia" w:hAnsiTheme="minorHAnsi" w:cstheme="minorBidi"/>
                <w:noProof/>
                <w:sz w:val="22"/>
                <w:szCs w:val="22"/>
              </w:rPr>
              <w:tab/>
            </w:r>
            <w:r w:rsidRPr="00184821">
              <w:rPr>
                <w:rStyle w:val="Hyperlink"/>
                <w:noProof/>
              </w:rPr>
              <w:t>Direct Kafka Interface</w:t>
            </w:r>
            <w:r>
              <w:rPr>
                <w:noProof/>
                <w:webHidden/>
              </w:rPr>
              <w:tab/>
            </w:r>
            <w:r>
              <w:rPr>
                <w:noProof/>
                <w:webHidden/>
              </w:rPr>
              <w:fldChar w:fldCharType="begin"/>
            </w:r>
            <w:r>
              <w:rPr>
                <w:noProof/>
                <w:webHidden/>
              </w:rPr>
              <w:instrText xml:space="preserve"> PAGEREF _Toc483908183 \h </w:instrText>
            </w:r>
            <w:r>
              <w:rPr>
                <w:noProof/>
                <w:webHidden/>
              </w:rPr>
            </w:r>
            <w:r>
              <w:rPr>
                <w:noProof/>
                <w:webHidden/>
              </w:rPr>
              <w:fldChar w:fldCharType="separate"/>
            </w:r>
            <w:r>
              <w:rPr>
                <w:noProof/>
                <w:webHidden/>
              </w:rPr>
              <w:t>39</w:t>
            </w:r>
            <w:r>
              <w:rPr>
                <w:noProof/>
                <w:webHidden/>
              </w:rPr>
              <w:fldChar w:fldCharType="end"/>
            </w:r>
          </w:hyperlink>
        </w:p>
        <w:p w14:paraId="6611EFAE" w14:textId="7D71D0A4"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Pr="00184821">
              <w:rPr>
                <w:rStyle w:val="Hyperlink"/>
                <w:noProof/>
              </w:rPr>
              <w:t>8.3.2</w:t>
            </w:r>
            <w:r>
              <w:rPr>
                <w:rFonts w:asciiTheme="minorHAnsi" w:eastAsiaTheme="minorEastAsia" w:hAnsiTheme="minorHAnsi" w:cstheme="minorBidi"/>
                <w:noProof/>
                <w:sz w:val="22"/>
                <w:szCs w:val="22"/>
              </w:rPr>
              <w:tab/>
            </w:r>
            <w:r w:rsidRPr="00184821">
              <w:rPr>
                <w:rStyle w:val="Hyperlink"/>
                <w:noProof/>
              </w:rPr>
              <w:t>ODE WebSocket Interface</w:t>
            </w:r>
            <w:r>
              <w:rPr>
                <w:noProof/>
                <w:webHidden/>
              </w:rPr>
              <w:tab/>
            </w:r>
            <w:r>
              <w:rPr>
                <w:noProof/>
                <w:webHidden/>
              </w:rPr>
              <w:fldChar w:fldCharType="begin"/>
            </w:r>
            <w:r>
              <w:rPr>
                <w:noProof/>
                <w:webHidden/>
              </w:rPr>
              <w:instrText xml:space="preserve"> PAGEREF _Toc483908184 \h </w:instrText>
            </w:r>
            <w:r>
              <w:rPr>
                <w:noProof/>
                <w:webHidden/>
              </w:rPr>
            </w:r>
            <w:r>
              <w:rPr>
                <w:noProof/>
                <w:webHidden/>
              </w:rPr>
              <w:fldChar w:fldCharType="separate"/>
            </w:r>
            <w:r>
              <w:rPr>
                <w:noProof/>
                <w:webHidden/>
              </w:rPr>
              <w:t>40</w:t>
            </w:r>
            <w:r>
              <w:rPr>
                <w:noProof/>
                <w:webHidden/>
              </w:rPr>
              <w:fldChar w:fldCharType="end"/>
            </w:r>
          </w:hyperlink>
        </w:p>
        <w:p w14:paraId="5924E177" w14:textId="5558D389" w:rsidR="0015095E" w:rsidRDefault="0015095E">
          <w:pPr>
            <w:pStyle w:val="TOC2"/>
            <w:tabs>
              <w:tab w:val="left" w:pos="1080"/>
              <w:tab w:val="right" w:leader="dot" w:pos="9350"/>
            </w:tabs>
            <w:rPr>
              <w:noProof/>
              <w:lang w:eastAsia="en-US"/>
            </w:rPr>
          </w:pPr>
          <w:hyperlink w:anchor="_Toc483908185" w:history="1">
            <w:r w:rsidRPr="00184821">
              <w:rPr>
                <w:rStyle w:val="Hyperlink"/>
                <w:noProof/>
              </w:rPr>
              <w:t>8.4</w:t>
            </w:r>
            <w:r>
              <w:rPr>
                <w:noProof/>
                <w:lang w:eastAsia="en-US"/>
              </w:rPr>
              <w:tab/>
            </w:r>
            <w:r w:rsidRPr="00184821">
              <w:rPr>
                <w:rStyle w:val="Hyperlink"/>
                <w:noProof/>
              </w:rPr>
              <w:t>ODE Request Schemas</w:t>
            </w:r>
            <w:r>
              <w:rPr>
                <w:noProof/>
                <w:webHidden/>
              </w:rPr>
              <w:tab/>
            </w:r>
            <w:r>
              <w:rPr>
                <w:noProof/>
                <w:webHidden/>
              </w:rPr>
              <w:fldChar w:fldCharType="begin"/>
            </w:r>
            <w:r>
              <w:rPr>
                <w:noProof/>
                <w:webHidden/>
              </w:rPr>
              <w:instrText xml:space="preserve"> PAGEREF _Toc483908185 \h </w:instrText>
            </w:r>
            <w:r>
              <w:rPr>
                <w:noProof/>
                <w:webHidden/>
              </w:rPr>
            </w:r>
            <w:r>
              <w:rPr>
                <w:noProof/>
                <w:webHidden/>
              </w:rPr>
              <w:fldChar w:fldCharType="separate"/>
            </w:r>
            <w:r>
              <w:rPr>
                <w:noProof/>
                <w:webHidden/>
              </w:rPr>
              <w:t>42</w:t>
            </w:r>
            <w:r>
              <w:rPr>
                <w:noProof/>
                <w:webHidden/>
              </w:rPr>
              <w:fldChar w:fldCharType="end"/>
            </w:r>
          </w:hyperlink>
        </w:p>
        <w:p w14:paraId="76EA8AB6" w14:textId="49F70A61"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Pr="00184821">
              <w:rPr>
                <w:rStyle w:val="Hyperlink"/>
                <w:noProof/>
              </w:rPr>
              <w:t>8.4.1</w:t>
            </w:r>
            <w:r>
              <w:rPr>
                <w:rFonts w:asciiTheme="minorHAnsi" w:eastAsiaTheme="minorEastAsia" w:hAnsiTheme="minorHAnsi" w:cstheme="minorBidi"/>
                <w:noProof/>
                <w:sz w:val="22"/>
                <w:szCs w:val="22"/>
              </w:rPr>
              <w:tab/>
            </w:r>
            <w:r w:rsidRPr="00184821">
              <w:rPr>
                <w:rStyle w:val="Hyperlink"/>
                <w:noProof/>
              </w:rPr>
              <w:t>ODE Request Message Metadata</w:t>
            </w:r>
            <w:r>
              <w:rPr>
                <w:noProof/>
                <w:webHidden/>
              </w:rPr>
              <w:tab/>
            </w:r>
            <w:r>
              <w:rPr>
                <w:noProof/>
                <w:webHidden/>
              </w:rPr>
              <w:fldChar w:fldCharType="begin"/>
            </w:r>
            <w:r>
              <w:rPr>
                <w:noProof/>
                <w:webHidden/>
              </w:rPr>
              <w:instrText xml:space="preserve"> PAGEREF _Toc483908186 \h </w:instrText>
            </w:r>
            <w:r>
              <w:rPr>
                <w:noProof/>
                <w:webHidden/>
              </w:rPr>
            </w:r>
            <w:r>
              <w:rPr>
                <w:noProof/>
                <w:webHidden/>
              </w:rPr>
              <w:fldChar w:fldCharType="separate"/>
            </w:r>
            <w:r>
              <w:rPr>
                <w:noProof/>
                <w:webHidden/>
              </w:rPr>
              <w:t>42</w:t>
            </w:r>
            <w:r>
              <w:rPr>
                <w:noProof/>
                <w:webHidden/>
              </w:rPr>
              <w:fldChar w:fldCharType="end"/>
            </w:r>
          </w:hyperlink>
        </w:p>
        <w:p w14:paraId="1ED86B52" w14:textId="77D0B8A4" w:rsidR="0015095E" w:rsidRDefault="0015095E">
          <w:pPr>
            <w:pStyle w:val="TOC2"/>
            <w:tabs>
              <w:tab w:val="left" w:pos="1080"/>
              <w:tab w:val="right" w:leader="dot" w:pos="9350"/>
            </w:tabs>
            <w:rPr>
              <w:noProof/>
              <w:lang w:eastAsia="en-US"/>
            </w:rPr>
          </w:pPr>
          <w:hyperlink w:anchor="_Toc483908187" w:history="1">
            <w:r w:rsidRPr="00184821">
              <w:rPr>
                <w:rStyle w:val="Hyperlink"/>
                <w:noProof/>
              </w:rPr>
              <w:t>8.5</w:t>
            </w:r>
            <w:r>
              <w:rPr>
                <w:noProof/>
                <w:lang w:eastAsia="en-US"/>
              </w:rPr>
              <w:tab/>
            </w:r>
            <w:r w:rsidRPr="00184821">
              <w:rPr>
                <w:rStyle w:val="Hyperlink"/>
                <w:noProof/>
              </w:rPr>
              <w:t>ODE Response Schemas</w:t>
            </w:r>
            <w:r>
              <w:rPr>
                <w:noProof/>
                <w:webHidden/>
              </w:rPr>
              <w:tab/>
            </w:r>
            <w:r>
              <w:rPr>
                <w:noProof/>
                <w:webHidden/>
              </w:rPr>
              <w:fldChar w:fldCharType="begin"/>
            </w:r>
            <w:r>
              <w:rPr>
                <w:noProof/>
                <w:webHidden/>
              </w:rPr>
              <w:instrText xml:space="preserve"> PAGEREF _Toc483908187 \h </w:instrText>
            </w:r>
            <w:r>
              <w:rPr>
                <w:noProof/>
                <w:webHidden/>
              </w:rPr>
            </w:r>
            <w:r>
              <w:rPr>
                <w:noProof/>
                <w:webHidden/>
              </w:rPr>
              <w:fldChar w:fldCharType="separate"/>
            </w:r>
            <w:r>
              <w:rPr>
                <w:noProof/>
                <w:webHidden/>
              </w:rPr>
              <w:t>43</w:t>
            </w:r>
            <w:r>
              <w:rPr>
                <w:noProof/>
                <w:webHidden/>
              </w:rPr>
              <w:fldChar w:fldCharType="end"/>
            </w:r>
          </w:hyperlink>
        </w:p>
        <w:p w14:paraId="6F99DE5C" w14:textId="34D928E2"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Pr="00184821">
              <w:rPr>
                <w:rStyle w:val="Hyperlink"/>
                <w:noProof/>
              </w:rPr>
              <w:t>8.5.1</w:t>
            </w:r>
            <w:r>
              <w:rPr>
                <w:rFonts w:asciiTheme="minorHAnsi" w:eastAsiaTheme="minorEastAsia" w:hAnsiTheme="minorHAnsi" w:cstheme="minorBidi"/>
                <w:noProof/>
                <w:sz w:val="22"/>
                <w:szCs w:val="22"/>
              </w:rPr>
              <w:tab/>
            </w:r>
            <w:r w:rsidRPr="00184821">
              <w:rPr>
                <w:rStyle w:val="Hyperlink"/>
                <w:noProof/>
              </w:rPr>
              <w:t>ODE Data Message</w:t>
            </w:r>
            <w:r>
              <w:rPr>
                <w:noProof/>
                <w:webHidden/>
              </w:rPr>
              <w:tab/>
            </w:r>
            <w:r>
              <w:rPr>
                <w:noProof/>
                <w:webHidden/>
              </w:rPr>
              <w:fldChar w:fldCharType="begin"/>
            </w:r>
            <w:r>
              <w:rPr>
                <w:noProof/>
                <w:webHidden/>
              </w:rPr>
              <w:instrText xml:space="preserve"> PAGEREF _Toc483908188 \h </w:instrText>
            </w:r>
            <w:r>
              <w:rPr>
                <w:noProof/>
                <w:webHidden/>
              </w:rPr>
            </w:r>
            <w:r>
              <w:rPr>
                <w:noProof/>
                <w:webHidden/>
              </w:rPr>
              <w:fldChar w:fldCharType="separate"/>
            </w:r>
            <w:r>
              <w:rPr>
                <w:noProof/>
                <w:webHidden/>
              </w:rPr>
              <w:t>43</w:t>
            </w:r>
            <w:r>
              <w:rPr>
                <w:noProof/>
                <w:webHidden/>
              </w:rPr>
              <w:fldChar w:fldCharType="end"/>
            </w:r>
          </w:hyperlink>
        </w:p>
        <w:p w14:paraId="7CF46AC0" w14:textId="70C66803"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Pr="00184821">
              <w:rPr>
                <w:rStyle w:val="Hyperlink"/>
                <w:noProof/>
              </w:rPr>
              <w:t>8.5.2</w:t>
            </w:r>
            <w:r>
              <w:rPr>
                <w:rFonts w:asciiTheme="minorHAnsi" w:eastAsiaTheme="minorEastAsia" w:hAnsiTheme="minorHAnsi" w:cstheme="minorBidi"/>
                <w:noProof/>
                <w:sz w:val="22"/>
                <w:szCs w:val="22"/>
              </w:rPr>
              <w:tab/>
            </w:r>
            <w:r w:rsidRPr="00184821">
              <w:rPr>
                <w:rStyle w:val="Hyperlink"/>
                <w:noProof/>
              </w:rPr>
              <w:t>ODE Message Metadata</w:t>
            </w:r>
            <w:r>
              <w:rPr>
                <w:noProof/>
                <w:webHidden/>
              </w:rPr>
              <w:tab/>
            </w:r>
            <w:r>
              <w:rPr>
                <w:noProof/>
                <w:webHidden/>
              </w:rPr>
              <w:fldChar w:fldCharType="begin"/>
            </w:r>
            <w:r>
              <w:rPr>
                <w:noProof/>
                <w:webHidden/>
              </w:rPr>
              <w:instrText xml:space="preserve"> PAGEREF _Toc483908189 \h </w:instrText>
            </w:r>
            <w:r>
              <w:rPr>
                <w:noProof/>
                <w:webHidden/>
              </w:rPr>
            </w:r>
            <w:r>
              <w:rPr>
                <w:noProof/>
                <w:webHidden/>
              </w:rPr>
              <w:fldChar w:fldCharType="separate"/>
            </w:r>
            <w:r>
              <w:rPr>
                <w:noProof/>
                <w:webHidden/>
              </w:rPr>
              <w:t>43</w:t>
            </w:r>
            <w:r>
              <w:rPr>
                <w:noProof/>
                <w:webHidden/>
              </w:rPr>
              <w:fldChar w:fldCharType="end"/>
            </w:r>
          </w:hyperlink>
        </w:p>
        <w:p w14:paraId="47B0475A" w14:textId="76FE6DC6"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Pr="00184821">
              <w:rPr>
                <w:rStyle w:val="Hyperlink"/>
                <w:noProof/>
              </w:rPr>
              <w:t>8.5.3</w:t>
            </w:r>
            <w:r>
              <w:rPr>
                <w:rFonts w:asciiTheme="minorHAnsi" w:eastAsiaTheme="minorEastAsia" w:hAnsiTheme="minorHAnsi" w:cstheme="minorBidi"/>
                <w:noProof/>
                <w:sz w:val="22"/>
                <w:szCs w:val="22"/>
              </w:rPr>
              <w:tab/>
            </w:r>
            <w:r w:rsidRPr="00184821">
              <w:rPr>
                <w:rStyle w:val="Hyperlink"/>
                <w:noProof/>
              </w:rPr>
              <w:t>ODE Payload Violation</w:t>
            </w:r>
            <w:r>
              <w:rPr>
                <w:noProof/>
                <w:webHidden/>
              </w:rPr>
              <w:tab/>
            </w:r>
            <w:r>
              <w:rPr>
                <w:noProof/>
                <w:webHidden/>
              </w:rPr>
              <w:fldChar w:fldCharType="begin"/>
            </w:r>
            <w:r>
              <w:rPr>
                <w:noProof/>
                <w:webHidden/>
              </w:rPr>
              <w:instrText xml:space="preserve"> PAGEREF _Toc483908190 \h </w:instrText>
            </w:r>
            <w:r>
              <w:rPr>
                <w:noProof/>
                <w:webHidden/>
              </w:rPr>
            </w:r>
            <w:r>
              <w:rPr>
                <w:noProof/>
                <w:webHidden/>
              </w:rPr>
              <w:fldChar w:fldCharType="separate"/>
            </w:r>
            <w:r>
              <w:rPr>
                <w:noProof/>
                <w:webHidden/>
              </w:rPr>
              <w:t>45</w:t>
            </w:r>
            <w:r>
              <w:rPr>
                <w:noProof/>
                <w:webHidden/>
              </w:rPr>
              <w:fldChar w:fldCharType="end"/>
            </w:r>
          </w:hyperlink>
        </w:p>
        <w:p w14:paraId="50AE2E6C" w14:textId="482E06F1"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Pr="00184821">
              <w:rPr>
                <w:rStyle w:val="Hyperlink"/>
                <w:noProof/>
              </w:rPr>
              <w:t>8.5.4</w:t>
            </w:r>
            <w:r>
              <w:rPr>
                <w:rFonts w:asciiTheme="minorHAnsi" w:eastAsiaTheme="minorEastAsia" w:hAnsiTheme="minorHAnsi" w:cstheme="minorBidi"/>
                <w:noProof/>
                <w:sz w:val="22"/>
                <w:szCs w:val="22"/>
              </w:rPr>
              <w:tab/>
            </w:r>
            <w:r w:rsidRPr="00184821">
              <w:rPr>
                <w:rStyle w:val="Hyperlink"/>
                <w:noProof/>
              </w:rPr>
              <w:t>ODE GET TOKEN Response</w:t>
            </w:r>
            <w:r>
              <w:rPr>
                <w:noProof/>
                <w:webHidden/>
              </w:rPr>
              <w:tab/>
            </w:r>
            <w:r>
              <w:rPr>
                <w:noProof/>
                <w:webHidden/>
              </w:rPr>
              <w:fldChar w:fldCharType="begin"/>
            </w:r>
            <w:r>
              <w:rPr>
                <w:noProof/>
                <w:webHidden/>
              </w:rPr>
              <w:instrText xml:space="preserve"> PAGEREF _Toc483908191 \h </w:instrText>
            </w:r>
            <w:r>
              <w:rPr>
                <w:noProof/>
                <w:webHidden/>
              </w:rPr>
            </w:r>
            <w:r>
              <w:rPr>
                <w:noProof/>
                <w:webHidden/>
              </w:rPr>
              <w:fldChar w:fldCharType="separate"/>
            </w:r>
            <w:r>
              <w:rPr>
                <w:noProof/>
                <w:webHidden/>
              </w:rPr>
              <w:t>45</w:t>
            </w:r>
            <w:r>
              <w:rPr>
                <w:noProof/>
                <w:webHidden/>
              </w:rPr>
              <w:fldChar w:fldCharType="end"/>
            </w:r>
          </w:hyperlink>
        </w:p>
        <w:p w14:paraId="4537C033" w14:textId="0435ED32"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Pr="00184821">
              <w:rPr>
                <w:rStyle w:val="Hyperlink"/>
                <w:noProof/>
              </w:rPr>
              <w:t>8.5.5</w:t>
            </w:r>
            <w:r>
              <w:rPr>
                <w:rFonts w:asciiTheme="minorHAnsi" w:eastAsiaTheme="minorEastAsia" w:hAnsiTheme="minorHAnsi" w:cstheme="minorBidi"/>
                <w:noProof/>
                <w:sz w:val="22"/>
                <w:szCs w:val="22"/>
              </w:rPr>
              <w:tab/>
            </w:r>
            <w:r w:rsidRPr="00184821">
              <w:rPr>
                <w:rStyle w:val="Hyperlink"/>
                <w:noProof/>
              </w:rPr>
              <w:t>ODE Status Message</w:t>
            </w:r>
            <w:r>
              <w:rPr>
                <w:noProof/>
                <w:webHidden/>
              </w:rPr>
              <w:tab/>
            </w:r>
            <w:r>
              <w:rPr>
                <w:noProof/>
                <w:webHidden/>
              </w:rPr>
              <w:fldChar w:fldCharType="begin"/>
            </w:r>
            <w:r>
              <w:rPr>
                <w:noProof/>
                <w:webHidden/>
              </w:rPr>
              <w:instrText xml:space="preserve"> PAGEREF _Toc483908192 \h </w:instrText>
            </w:r>
            <w:r>
              <w:rPr>
                <w:noProof/>
                <w:webHidden/>
              </w:rPr>
            </w:r>
            <w:r>
              <w:rPr>
                <w:noProof/>
                <w:webHidden/>
              </w:rPr>
              <w:fldChar w:fldCharType="separate"/>
            </w:r>
            <w:r>
              <w:rPr>
                <w:noProof/>
                <w:webHidden/>
              </w:rPr>
              <w:t>46</w:t>
            </w:r>
            <w:r>
              <w:rPr>
                <w:noProof/>
                <w:webHidden/>
              </w:rPr>
              <w:fldChar w:fldCharType="end"/>
            </w:r>
          </w:hyperlink>
        </w:p>
        <w:p w14:paraId="06D52BA3" w14:textId="738339D8"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Pr="00184821">
              <w:rPr>
                <w:rStyle w:val="Hyperlink"/>
                <w:noProof/>
              </w:rPr>
              <w:t>8.5.6</w:t>
            </w:r>
            <w:r>
              <w:rPr>
                <w:rFonts w:asciiTheme="minorHAnsi" w:eastAsiaTheme="minorEastAsia" w:hAnsiTheme="minorHAnsi" w:cstheme="minorBidi"/>
                <w:noProof/>
                <w:sz w:val="22"/>
                <w:szCs w:val="22"/>
              </w:rPr>
              <w:tab/>
            </w:r>
            <w:r w:rsidRPr="00184821">
              <w:rPr>
                <w:rStyle w:val="Hyperlink"/>
                <w:noProof/>
              </w:rPr>
              <w:t>ODE Control Message</w:t>
            </w:r>
            <w:r>
              <w:rPr>
                <w:noProof/>
                <w:webHidden/>
              </w:rPr>
              <w:tab/>
            </w:r>
            <w:r>
              <w:rPr>
                <w:noProof/>
                <w:webHidden/>
              </w:rPr>
              <w:fldChar w:fldCharType="begin"/>
            </w:r>
            <w:r>
              <w:rPr>
                <w:noProof/>
                <w:webHidden/>
              </w:rPr>
              <w:instrText xml:space="preserve"> PAGEREF _Toc483908193 \h </w:instrText>
            </w:r>
            <w:r>
              <w:rPr>
                <w:noProof/>
                <w:webHidden/>
              </w:rPr>
            </w:r>
            <w:r>
              <w:rPr>
                <w:noProof/>
                <w:webHidden/>
              </w:rPr>
              <w:fldChar w:fldCharType="separate"/>
            </w:r>
            <w:r>
              <w:rPr>
                <w:noProof/>
                <w:webHidden/>
              </w:rPr>
              <w:t>46</w:t>
            </w:r>
            <w:r>
              <w:rPr>
                <w:noProof/>
                <w:webHidden/>
              </w:rPr>
              <w:fldChar w:fldCharType="end"/>
            </w:r>
          </w:hyperlink>
        </w:p>
        <w:p w14:paraId="3AF7CE27" w14:textId="719B811A"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Pr="00184821">
              <w:rPr>
                <w:rStyle w:val="Hyperlink"/>
                <w:noProof/>
              </w:rPr>
              <w:t>8.5.7</w:t>
            </w:r>
            <w:r>
              <w:rPr>
                <w:rFonts w:asciiTheme="minorHAnsi" w:eastAsiaTheme="minorEastAsia" w:hAnsiTheme="minorHAnsi" w:cstheme="minorBidi"/>
                <w:noProof/>
                <w:sz w:val="22"/>
                <w:szCs w:val="22"/>
              </w:rPr>
              <w:tab/>
            </w:r>
            <w:r w:rsidRPr="00184821">
              <w:rPr>
                <w:rStyle w:val="Hyperlink"/>
                <w:noProof/>
              </w:rPr>
              <w:t>ODE Data Message Payload</w:t>
            </w:r>
            <w:r>
              <w:rPr>
                <w:noProof/>
                <w:webHidden/>
              </w:rPr>
              <w:tab/>
            </w:r>
            <w:r>
              <w:rPr>
                <w:noProof/>
                <w:webHidden/>
              </w:rPr>
              <w:fldChar w:fldCharType="begin"/>
            </w:r>
            <w:r>
              <w:rPr>
                <w:noProof/>
                <w:webHidden/>
              </w:rPr>
              <w:instrText xml:space="preserve"> PAGEREF _Toc483908194 \h </w:instrText>
            </w:r>
            <w:r>
              <w:rPr>
                <w:noProof/>
                <w:webHidden/>
              </w:rPr>
            </w:r>
            <w:r>
              <w:rPr>
                <w:noProof/>
                <w:webHidden/>
              </w:rPr>
              <w:fldChar w:fldCharType="separate"/>
            </w:r>
            <w:r>
              <w:rPr>
                <w:noProof/>
                <w:webHidden/>
              </w:rPr>
              <w:t>47</w:t>
            </w:r>
            <w:r>
              <w:rPr>
                <w:noProof/>
                <w:webHidden/>
              </w:rPr>
              <w:fldChar w:fldCharType="end"/>
            </w:r>
          </w:hyperlink>
        </w:p>
        <w:p w14:paraId="4FAC8203" w14:textId="00B4FCA3" w:rsidR="0015095E" w:rsidRDefault="0015095E">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Pr="00184821">
              <w:rPr>
                <w:rStyle w:val="Hyperlink"/>
                <w:noProof/>
              </w:rPr>
              <w:t>8.5.8</w:t>
            </w:r>
            <w:r>
              <w:rPr>
                <w:rFonts w:asciiTheme="minorHAnsi" w:eastAsiaTheme="minorEastAsia" w:hAnsiTheme="minorHAnsi" w:cstheme="minorBidi"/>
                <w:noProof/>
                <w:sz w:val="22"/>
                <w:szCs w:val="22"/>
              </w:rPr>
              <w:tab/>
            </w:r>
            <w:r w:rsidRPr="00184821">
              <w:rPr>
                <w:rStyle w:val="Hyperlink"/>
                <w:noProof/>
              </w:rPr>
              <w:t>ODE Data Message Supporting Data Structures</w:t>
            </w:r>
            <w:r>
              <w:rPr>
                <w:noProof/>
                <w:webHidden/>
              </w:rPr>
              <w:tab/>
            </w:r>
            <w:r>
              <w:rPr>
                <w:noProof/>
                <w:webHidden/>
              </w:rPr>
              <w:fldChar w:fldCharType="begin"/>
            </w:r>
            <w:r>
              <w:rPr>
                <w:noProof/>
                <w:webHidden/>
              </w:rPr>
              <w:instrText xml:space="preserve"> PAGEREF _Toc483908195 \h </w:instrText>
            </w:r>
            <w:r>
              <w:rPr>
                <w:noProof/>
                <w:webHidden/>
              </w:rPr>
            </w:r>
            <w:r>
              <w:rPr>
                <w:noProof/>
                <w:webHidden/>
              </w:rPr>
              <w:fldChar w:fldCharType="separate"/>
            </w:r>
            <w:r>
              <w:rPr>
                <w:noProof/>
                <w:webHidden/>
              </w:rPr>
              <w:t>48</w:t>
            </w:r>
            <w:r>
              <w:rPr>
                <w:noProof/>
                <w:webHidden/>
              </w:rPr>
              <w:fldChar w:fldCharType="end"/>
            </w:r>
          </w:hyperlink>
        </w:p>
        <w:p w14:paraId="779BBBDA" w14:textId="7E104C7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1" w:name="_Toc464836201"/>
      <w:bookmarkStart w:id="2" w:name="_Toc483908129"/>
      <w:r w:rsidRPr="0027246B">
        <w:t>V</w:t>
      </w:r>
      <w:r w:rsidR="00CE5487">
        <w:t>ersion History</w:t>
      </w:r>
      <w:bookmarkEnd w:id="1"/>
      <w:bookmarkEnd w:id="2"/>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ins w:id="3" w:author="Musavi, Hamid [USA]" w:date="2017-05-25T16:21:00Z"/>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ins w:id="4" w:author="Musavi, Hamid [USA]" w:date="2017-05-25T16:21:00Z"/>
                <w:sz w:val="20"/>
                <w:szCs w:val="20"/>
              </w:rPr>
            </w:pPr>
            <w:ins w:id="5" w:author="Musavi, Hamid [USA]" w:date="2017-05-25T16:21:00Z">
              <w:r>
                <w:rPr>
                  <w:sz w:val="20"/>
                  <w:szCs w:val="20"/>
                </w:rPr>
                <w:t>0.</w:t>
              </w:r>
            </w:ins>
            <w:ins w:id="6" w:author="Musavi, Hamid [USA]" w:date="2017-05-30T11:38:00Z">
              <w:r w:rsidR="00C802D1">
                <w:rPr>
                  <w:sz w:val="20"/>
                  <w:szCs w:val="20"/>
                </w:rPr>
                <w:t>7</w:t>
              </w:r>
            </w:ins>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ins w:id="7" w:author="Musavi, Hamid [USA]" w:date="2017-05-25T16:21:00Z"/>
                <w:sz w:val="20"/>
                <w:szCs w:val="20"/>
              </w:rPr>
            </w:pPr>
            <w:r>
              <w:rPr>
                <w:sz w:val="20"/>
                <w:szCs w:val="20"/>
              </w:rPr>
              <w:t>ODE Team</w:t>
            </w:r>
            <w:ins w:id="8" w:author="Musavi, Hamid [USA]" w:date="2017-05-25T16:21:00Z">
              <w:r w:rsidR="00FB7FD7" w:rsidRPr="00443E64">
                <w:rPr>
                  <w:sz w:val="20"/>
                  <w:szCs w:val="20"/>
                </w:rPr>
                <w:t xml:space="preserve"> </w:t>
              </w:r>
            </w:ins>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ins w:id="9" w:author="Musavi, Hamid [USA]" w:date="2017-05-25T16:21:00Z"/>
                <w:sz w:val="20"/>
                <w:szCs w:val="20"/>
              </w:rPr>
            </w:pPr>
            <w:ins w:id="10" w:author="Musavi, Hamid [USA]" w:date="2017-05-25T16:21:00Z">
              <w:r>
                <w:rPr>
                  <w:sz w:val="20"/>
                  <w:szCs w:val="20"/>
                </w:rPr>
                <w:t>5/</w:t>
              </w:r>
            </w:ins>
            <w:r w:rsidR="00514A2A">
              <w:rPr>
                <w:sz w:val="20"/>
                <w:szCs w:val="20"/>
              </w:rPr>
              <w:t>30</w:t>
            </w:r>
            <w:ins w:id="11" w:author="Musavi, Hamid [USA]" w:date="2017-05-25T16:21:00Z">
              <w:r>
                <w:rPr>
                  <w:sz w:val="20"/>
                  <w:szCs w:val="20"/>
                </w:rPr>
                <w:t>/2017</w:t>
              </w:r>
            </w:ins>
          </w:p>
        </w:tc>
        <w:tc>
          <w:tcPr>
            <w:tcW w:w="4841" w:type="dxa"/>
          </w:tcPr>
          <w:p w14:paraId="07B33B99" w14:textId="1D8BE4D8"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ins w:id="12" w:author="Musavi, Hamid [USA]" w:date="2017-05-25T16:21:00Z"/>
                <w:sz w:val="20"/>
                <w:szCs w:val="20"/>
              </w:rPr>
            </w:pPr>
            <w:ins w:id="13" w:author="Musavi, Hamid [USA]" w:date="2017-05-25T16:21:00Z">
              <w:r>
                <w:rPr>
                  <w:sz w:val="20"/>
                  <w:szCs w:val="20"/>
                </w:rPr>
                <w:t xml:space="preserve">Added </w:t>
              </w:r>
            </w:ins>
            <w:r w:rsidR="00514A2A">
              <w:rPr>
                <w:sz w:val="20"/>
                <w:szCs w:val="20"/>
              </w:rPr>
              <w:t xml:space="preserve">VSD </w:t>
            </w:r>
            <w:ins w:id="14" w:author="Musavi, Hamid [USA]" w:date="2017-05-25T16:21:00Z">
              <w:r>
                <w:rPr>
                  <w:sz w:val="20"/>
                  <w:szCs w:val="20"/>
                </w:rPr>
                <w:t>documentation</w:t>
              </w:r>
            </w:ins>
          </w:p>
        </w:tc>
      </w:tr>
    </w:tbl>
    <w:p w14:paraId="57772AE4" w14:textId="2215594F" w:rsidR="00314B85" w:rsidRDefault="00FB7FD7" w:rsidP="00314B85">
      <w:pPr>
        <w:rPr>
          <w:rFonts w:eastAsia="Calibri"/>
        </w:rPr>
      </w:pPr>
      <w:ins w:id="15" w:author="Musavi, Hamid [USA]" w:date="2017-05-25T16:21:00Z">
        <w:r>
          <w:t xml:space="preserve"> </w:t>
        </w:r>
      </w:ins>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6" w:name="_Toc464836202"/>
      <w:bookmarkStart w:id="17" w:name="_Toc483908130"/>
      <w:r w:rsidRPr="00314B85">
        <w:t>Introduction</w:t>
      </w:r>
      <w:bookmarkEnd w:id="16"/>
      <w:bookmarkEnd w:id="1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8" w:name="_Toc483908131"/>
      <w:r>
        <w:t xml:space="preserve">Project </w:t>
      </w:r>
      <w:r w:rsidR="00F65242">
        <w:t>Overview</w:t>
      </w:r>
      <w:bookmarkEnd w:id="1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9" w:name="_Toc483908132"/>
      <w:r>
        <w:t xml:space="preserve">System </w:t>
      </w:r>
      <w:r w:rsidR="00D83260">
        <w:t>Overview</w:t>
      </w:r>
      <w:bookmarkEnd w:id="1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15095E"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67.55pt">
            <v:imagedata r:id="rId20" o:title=""/>
          </v:shape>
        </w:pict>
      </w:r>
    </w:p>
    <w:p w14:paraId="767F147D" w14:textId="762851B2" w:rsidR="00453261" w:rsidRDefault="00453261" w:rsidP="00B473AE">
      <w:pPr>
        <w:pStyle w:val="Caption"/>
        <w:jc w:val="center"/>
      </w:pPr>
      <w:bookmarkStart w:id="20" w:name="_Ref470259075"/>
      <w:bookmarkStart w:id="21" w:name="_Ref470259081"/>
      <w:r>
        <w:t xml:space="preserve">Figure </w:t>
      </w:r>
      <w:fldSimple w:instr=" SEQ Figure \* ARABIC ">
        <w:r w:rsidR="00244E15">
          <w:rPr>
            <w:noProof/>
          </w:rPr>
          <w:t>1</w:t>
        </w:r>
      </w:fldSimple>
      <w:bookmarkEnd w:id="20"/>
      <w:r>
        <w:t xml:space="preserve"> - ODE System Data Producers and Consumers</w:t>
      </w:r>
      <w:bookmarkEnd w:id="2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2" w:name="_Toc462052213"/>
      <w:bookmarkStart w:id="23" w:name="_Toc483908133"/>
      <w:r w:rsidRPr="00116242">
        <w:t>Audience</w:t>
      </w:r>
      <w:bookmarkEnd w:id="22"/>
      <w:bookmarkEnd w:id="23"/>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4" w:name="_Toc462052214"/>
      <w:bookmarkStart w:id="25" w:name="_Toc483908134"/>
      <w:r w:rsidRPr="00116242">
        <w:lastRenderedPageBreak/>
        <w:t>Glossary</w:t>
      </w:r>
      <w:bookmarkEnd w:id="24"/>
      <w:bookmarkEnd w:id="2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6" w:name="_Toc462052215"/>
      <w:bookmarkStart w:id="27" w:name="_Toc483908135"/>
      <w:r>
        <w:t xml:space="preserve">ODE </w:t>
      </w:r>
      <w:r w:rsidRPr="008F6528">
        <w:t>DEVELOPMENT ENVIRONMENT</w:t>
      </w:r>
      <w:bookmarkEnd w:id="26"/>
      <w:bookmarkEnd w:id="27"/>
    </w:p>
    <w:p w14:paraId="667C5AFA" w14:textId="52EF58AC" w:rsidR="00C26C45" w:rsidRPr="006222B8" w:rsidRDefault="00C26C45" w:rsidP="00C26C45">
      <w:pPr>
        <w:pStyle w:val="Heading2"/>
      </w:pPr>
      <w:bookmarkStart w:id="28" w:name="_Toc462052216"/>
      <w:bookmarkStart w:id="29" w:name="_Toc483908136"/>
      <w:r>
        <w:t>J</w:t>
      </w:r>
      <w:r w:rsidRPr="002F7470">
        <w:t>ava Development Tools</w:t>
      </w:r>
      <w:bookmarkEnd w:id="28"/>
      <w:bookmarkEnd w:id="2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30" w:name="_Toc462052217"/>
      <w:bookmarkStart w:id="31" w:name="_Toc483908137"/>
      <w:r w:rsidRPr="00176E93">
        <w:t>Java</w:t>
      </w:r>
      <w:bookmarkEnd w:id="30"/>
      <w:bookmarkEnd w:id="31"/>
    </w:p>
    <w:p w14:paraId="6875E589" w14:textId="77777777" w:rsidR="00C26C45" w:rsidRDefault="00C26C45" w:rsidP="00C26C45">
      <w:r>
        <w:t>Install Java Development Kit (JDK) 1.8</w:t>
      </w:r>
    </w:p>
    <w:p w14:paraId="0DF3A6FE" w14:textId="77777777" w:rsidR="00C26C45" w:rsidRDefault="00107A8C"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2" w:name="_Toc462052218"/>
      <w:bookmarkStart w:id="33" w:name="_Toc483908138"/>
      <w:r w:rsidRPr="00176E93">
        <w:t>Eclipse IDE</w:t>
      </w:r>
      <w:bookmarkEnd w:id="32"/>
      <w:bookmarkEnd w:id="33"/>
    </w:p>
    <w:p w14:paraId="3684579F" w14:textId="77777777" w:rsidR="00C26C45" w:rsidRDefault="00C26C45" w:rsidP="00C26C45">
      <w:r>
        <w:t xml:space="preserve">Download and install Eclipse. </w:t>
      </w:r>
    </w:p>
    <w:p w14:paraId="0E222FCE" w14:textId="77777777" w:rsidR="00C26C45" w:rsidRDefault="00107A8C"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4" w:name="_Toc462052219"/>
      <w:bookmarkStart w:id="35" w:name="_Toc483908139"/>
      <w:r>
        <w:t>M</w:t>
      </w:r>
      <w:r w:rsidRPr="00176E93">
        <w:t>aven</w:t>
      </w:r>
      <w:bookmarkEnd w:id="34"/>
      <w:bookmarkEnd w:id="3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6" w:name="_Toc462052236"/>
      <w:bookmarkStart w:id="37" w:name="_Toc483908140"/>
      <w:r>
        <w:t>Git</w:t>
      </w:r>
      <w:r w:rsidR="00C26C45" w:rsidRPr="00D76B4F">
        <w:t xml:space="preserve"> Version Control</w:t>
      </w:r>
      <w:bookmarkEnd w:id="36"/>
      <w:bookmarkEnd w:id="3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8" w:name="_Toc462052238"/>
      <w:bookmarkStart w:id="39" w:name="_Toc483908141"/>
      <w:r w:rsidRPr="003213A4">
        <w:t>Build</w:t>
      </w:r>
      <w:r w:rsidR="00ED0E13">
        <w:t>ing</w:t>
      </w:r>
      <w:r w:rsidRPr="003213A4">
        <w:t xml:space="preserve"> </w:t>
      </w:r>
      <w:bookmarkEnd w:id="38"/>
      <w:r w:rsidR="00C110E9">
        <w:t xml:space="preserve">ODE </w:t>
      </w:r>
      <w:r w:rsidR="00ED0E13">
        <w:t>Software Artifacts</w:t>
      </w:r>
      <w:bookmarkEnd w:id="39"/>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40" w:name="_Toc483908142"/>
      <w:r>
        <w:t xml:space="preserve">Open-Source </w:t>
      </w:r>
      <w:r w:rsidR="007038D0">
        <w:t>Repository</w:t>
      </w:r>
      <w:bookmarkEnd w:id="4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41" w:name="_Toc483908143"/>
      <w:r>
        <w:t>Pr</w:t>
      </w:r>
      <w:r w:rsidR="00284505">
        <w:t>ivate Repository</w:t>
      </w:r>
      <w:bookmarkEnd w:id="4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42" w:name="_Toc462052239"/>
      <w:bookmarkStart w:id="43" w:name="_Ref471486364"/>
      <w:bookmarkStart w:id="44" w:name="_Ref471486373"/>
      <w:bookmarkStart w:id="45" w:name="_Toc462052247"/>
      <w:r>
        <w:t xml:space="preserve">ASN.1 </w:t>
      </w:r>
      <w:r w:rsidRPr="003213A4">
        <w:t>Java API</w:t>
      </w:r>
      <w:bookmarkEnd w:id="42"/>
      <w:bookmarkEnd w:id="43"/>
      <w:bookmarkEnd w:id="4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46" w:name="_Toc462052243"/>
      <w:r w:rsidRPr="00211532">
        <w:t>Build</w:t>
      </w:r>
      <w:r w:rsidR="00671FAC">
        <w:t xml:space="preserve"> and Deploy</w:t>
      </w:r>
      <w:r w:rsidRPr="00211532">
        <w:t xml:space="preserve"> Procedure</w:t>
      </w:r>
      <w:bookmarkEnd w:id="4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47" w:name="_Toc462052259"/>
      <w:bookmarkStart w:id="48" w:name="_Toc483908144"/>
      <w:bookmarkEnd w:id="45"/>
      <w:r>
        <w:t xml:space="preserve">ODE </w:t>
      </w:r>
      <w:bookmarkEnd w:id="47"/>
      <w:r>
        <w:t>Application Properties</w:t>
      </w:r>
      <w:bookmarkEnd w:id="48"/>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9" w:name="_Ref483487699"/>
      <w:r>
        <w:t xml:space="preserve">Table </w:t>
      </w:r>
      <w:fldSimple w:instr=" SEQ Table \* ARABIC ">
        <w:r>
          <w:rPr>
            <w:noProof/>
          </w:rPr>
          <w:t>1</w:t>
        </w:r>
      </w:fldSimple>
      <w:r>
        <w:t xml:space="preserve"> - ODE Application Properties</w:t>
      </w:r>
      <w:bookmarkEnd w:id="49"/>
    </w:p>
    <w:tbl>
      <w:tblPr>
        <w:tblStyle w:val="GridTable4-Accent11"/>
        <w:tblW w:w="13045" w:type="dxa"/>
        <w:tblLayout w:type="fixed"/>
        <w:tblLook w:val="04A0" w:firstRow="1" w:lastRow="0" w:firstColumn="1" w:lastColumn="0" w:noHBand="0" w:noVBand="1"/>
      </w:tblPr>
      <w:tblGrid>
        <w:gridCol w:w="3665"/>
        <w:gridCol w:w="3440"/>
        <w:gridCol w:w="1170"/>
        <w:gridCol w:w="4770"/>
      </w:tblGrid>
      <w:tr w:rsidR="00D6784D" w14:paraId="7516CDAA" w14:textId="77777777" w:rsidTr="0060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344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60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3440"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6044F1">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3440"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170"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3440"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170"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3440"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170"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3440"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170"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3440"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How Kafka producers write to topics: valid values are async and sync for asynchronous writes and synchronous writes, respectively.</w:t>
            </w:r>
          </w:p>
        </w:tc>
      </w:tr>
      <w:tr w:rsidR="00D6784D" w:rsidRPr="00B900E1" w14:paraId="525CE710"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t>ode.</w:t>
            </w:r>
            <w:r>
              <w:t xml:space="preserve"> </w:t>
            </w:r>
            <w:r w:rsidRPr="003551B9">
              <w:rPr>
                <w:b w:val="0"/>
              </w:rPr>
              <w:t>kafkaProducerType</w:t>
            </w:r>
          </w:p>
        </w:tc>
        <w:tc>
          <w:tcPr>
            <w:tcW w:w="3440"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170"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3440"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170"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3440"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170"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3440"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3440"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6044F1" w:rsidRPr="00B900E1" w14:paraId="0E2D3A9E" w14:textId="77777777" w:rsidTr="002253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7CB18D5" w14:textId="77777777" w:rsidR="006044F1" w:rsidRDefault="006044F1" w:rsidP="002253B4">
            <w:r>
              <w:rPr>
                <w:b w:val="0"/>
              </w:rPr>
              <w:t>o</w:t>
            </w:r>
            <w:r w:rsidRPr="0007578F">
              <w:rPr>
                <w:b w:val="0"/>
              </w:rPr>
              <w:t>de. kafkaTopicBsmSerializedP</w:t>
            </w:r>
            <w:r>
              <w:rPr>
                <w:b w:val="0"/>
              </w:rPr>
              <w:t>ojo</w:t>
            </w:r>
          </w:p>
        </w:tc>
        <w:tc>
          <w:tcPr>
            <w:tcW w:w="3440" w:type="dxa"/>
          </w:tcPr>
          <w:p w14:paraId="05847042" w14:textId="77777777" w:rsidR="006044F1" w:rsidRPr="003551B9" w:rsidRDefault="006044F1" w:rsidP="002253B4">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70" w:type="dxa"/>
          </w:tcPr>
          <w:p w14:paraId="44D35564"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A7FA6C1" w14:textId="0317EAD9" w:rsidR="006044F1" w:rsidRDefault="006044F1" w:rsidP="002253B4">
            <w:pPr>
              <w:cnfStyle w:val="000000000000" w:firstRow="0" w:lastRow="0" w:firstColumn="0" w:lastColumn="0" w:oddVBand="0" w:evenVBand="0" w:oddHBand="0" w:evenHBand="0" w:firstRowFirstColumn="0" w:firstRowLastColumn="0" w:lastRowFirstColumn="0" w:lastRowLastColumn="0"/>
            </w:pPr>
            <w:r>
              <w:t>Name of the Kafka topic containing serialized POJOs</w:t>
            </w:r>
            <w:r w:rsidR="00095BD6">
              <w:t xml:space="preserve"> of</w:t>
            </w:r>
            <w:r>
              <w:t xml:space="preserve"> J2735 BSM data</w:t>
            </w:r>
          </w:p>
        </w:tc>
      </w:tr>
      <w:tr w:rsidR="00095BD6" w:rsidRPr="00B900E1" w14:paraId="4A1FEDB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4C7F307" w14:textId="77777777" w:rsidR="00095BD6" w:rsidRDefault="00095BD6" w:rsidP="006044F1">
            <w:r>
              <w:rPr>
                <w:b w:val="0"/>
              </w:rPr>
              <w:t xml:space="preserve">ode. </w:t>
            </w:r>
            <w:r w:rsidRPr="006044F1">
              <w:rPr>
                <w:b w:val="0"/>
              </w:rPr>
              <w:t>kafkaTopicBsmRawJson</w:t>
            </w:r>
          </w:p>
        </w:tc>
        <w:tc>
          <w:tcPr>
            <w:tcW w:w="3440" w:type="dxa"/>
          </w:tcPr>
          <w:p w14:paraId="65C338EB" w14:textId="77777777" w:rsidR="00095BD6" w:rsidRPr="003551B9" w:rsidRDefault="00095BD6" w:rsidP="006044F1">
            <w:pPr>
              <w:cnfStyle w:val="000000100000" w:firstRow="0" w:lastRow="0" w:firstColumn="0" w:lastColumn="0" w:oddVBand="0" w:evenVBand="0" w:oddHBand="1" w:evenHBand="0" w:firstRowFirstColumn="0" w:firstRowLastColumn="0" w:lastRowFirstColumn="0" w:lastRowLastColumn="0"/>
            </w:pPr>
            <w:r w:rsidRPr="006044F1">
              <w:t>j2735BsmRawJson</w:t>
            </w:r>
          </w:p>
        </w:tc>
        <w:tc>
          <w:tcPr>
            <w:tcW w:w="1170" w:type="dxa"/>
          </w:tcPr>
          <w:p w14:paraId="0D6B865C" w14:textId="77777777" w:rsidR="00095BD6" w:rsidRDefault="00095BD6" w:rsidP="006044F1">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10E3BFB" w14:textId="14BDAEF6" w:rsidR="00095BD6" w:rsidRDefault="00095BD6" w:rsidP="006044F1">
            <w:pPr>
              <w:cnfStyle w:val="000000100000" w:firstRow="0" w:lastRow="0" w:firstColumn="0" w:lastColumn="0" w:oddVBand="0" w:evenVBand="0" w:oddHBand="1" w:evenHBand="0" w:firstRowFirstColumn="0" w:firstRowLastColumn="0" w:lastRowFirstColumn="0" w:lastRowLastColumn="0"/>
            </w:pPr>
            <w:r>
              <w:t>Name of the Kafka topic containing raw J2735 BSM data in JSON format</w:t>
            </w:r>
          </w:p>
        </w:tc>
      </w:tr>
      <w:tr w:rsidR="00095BD6" w:rsidRPr="00B900E1" w14:paraId="764AEAA8"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5F058AE" w14:textId="77777777" w:rsidR="00095BD6" w:rsidRDefault="00095BD6" w:rsidP="002253B4">
            <w:r>
              <w:rPr>
                <w:b w:val="0"/>
              </w:rPr>
              <w:t xml:space="preserve">ode. </w:t>
            </w:r>
            <w:r w:rsidRPr="006044F1">
              <w:rPr>
                <w:b w:val="0"/>
              </w:rPr>
              <w:t>kafkaTopicBsmFilteredJson</w:t>
            </w:r>
          </w:p>
        </w:tc>
        <w:tc>
          <w:tcPr>
            <w:tcW w:w="3440" w:type="dxa"/>
          </w:tcPr>
          <w:p w14:paraId="3086F011" w14:textId="77777777" w:rsidR="00095BD6" w:rsidRPr="00472DAD" w:rsidRDefault="00095BD6" w:rsidP="002253B4">
            <w:pPr>
              <w:cnfStyle w:val="000000000000" w:firstRow="0" w:lastRow="0" w:firstColumn="0" w:lastColumn="0" w:oddVBand="0" w:evenVBand="0" w:oddHBand="0" w:evenHBand="0" w:firstRowFirstColumn="0" w:firstRowLastColumn="0" w:lastRowFirstColumn="0" w:lastRowLastColumn="0"/>
            </w:pPr>
            <w:r w:rsidRPr="006044F1">
              <w:t>j2735BsmFilteredJson</w:t>
            </w:r>
          </w:p>
        </w:tc>
        <w:tc>
          <w:tcPr>
            <w:tcW w:w="1170" w:type="dxa"/>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EFACB01" w14:textId="628EF2F6" w:rsidR="00095BD6" w:rsidRDefault="00095BD6" w:rsidP="002253B4">
            <w:pPr>
              <w:cnfStyle w:val="000000000000" w:firstRow="0" w:lastRow="0" w:firstColumn="0" w:lastColumn="0" w:oddVBand="0" w:evenVBand="0" w:oddHBand="0" w:evenHBand="0" w:firstRowFirstColumn="0" w:firstRowLastColumn="0" w:lastRowFirstColumn="0" w:lastRowLastColumn="0"/>
            </w:pPr>
            <w:r>
              <w:t>Name of the Kafka topic containing sanitized J2735 BSM data in JSON format</w:t>
            </w:r>
          </w:p>
        </w:tc>
      </w:tr>
      <w:tr w:rsidR="006044F1" w:rsidRPr="00B900E1" w14:paraId="03F2CF1C"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084B62B" w14:textId="77777777" w:rsidR="006044F1" w:rsidRPr="006044F1" w:rsidRDefault="006044F1" w:rsidP="002253B4">
            <w:pPr>
              <w:rPr>
                <w:b w:val="0"/>
              </w:rPr>
            </w:pPr>
            <w:r w:rsidRPr="006044F1">
              <w:t>ode.sdcIp</w:t>
            </w:r>
          </w:p>
        </w:tc>
        <w:tc>
          <w:tcPr>
            <w:tcW w:w="3440" w:type="dxa"/>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5002A55" w14:textId="77777777" w:rsidR="006044F1" w:rsidRPr="006044F1" w:rsidRDefault="006044F1" w:rsidP="002253B4">
            <w:pPr>
              <w:rPr>
                <w:b w:val="0"/>
              </w:rPr>
            </w:pPr>
            <w:r w:rsidRPr="006044F1">
              <w:t>ode.sdcPort</w:t>
            </w:r>
          </w:p>
        </w:tc>
        <w:tc>
          <w:tcPr>
            <w:tcW w:w="3440" w:type="dxa"/>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5A65CAF" w14:textId="77777777" w:rsidR="006044F1" w:rsidRPr="006044F1" w:rsidRDefault="006044F1" w:rsidP="002253B4">
            <w:pPr>
              <w:rPr>
                <w:b w:val="0"/>
              </w:rPr>
            </w:pPr>
            <w:r w:rsidRPr="006044F1">
              <w:lastRenderedPageBreak/>
              <w:t>ode.returnIp</w:t>
            </w:r>
          </w:p>
        </w:tc>
        <w:tc>
          <w:tcPr>
            <w:tcW w:w="3440" w:type="dxa"/>
          </w:tcPr>
          <w:p w14:paraId="5A3E54C7"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Not set</w:t>
            </w:r>
          </w:p>
        </w:tc>
        <w:tc>
          <w:tcPr>
            <w:tcW w:w="1170" w:type="dxa"/>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5C8C7D50"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where ServiceResponse should be sent</w:t>
            </w:r>
          </w:p>
        </w:tc>
      </w:tr>
      <w:tr w:rsidR="006044F1" w:rsidRPr="00B900E1" w14:paraId="6639931F"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5F4947" w14:textId="77777777" w:rsidR="006044F1" w:rsidRPr="006044F1" w:rsidRDefault="006044F1" w:rsidP="002253B4">
            <w:pPr>
              <w:rPr>
                <w:b w:val="0"/>
              </w:rPr>
            </w:pPr>
            <w:r w:rsidRPr="006044F1">
              <w:t>ode.forwarderPort</w:t>
            </w:r>
          </w:p>
        </w:tc>
        <w:tc>
          <w:tcPr>
            <w:tcW w:w="3440" w:type="dxa"/>
          </w:tcPr>
          <w:p w14:paraId="678B0C5F"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t>5555</w:t>
            </w:r>
          </w:p>
        </w:tc>
        <w:tc>
          <w:tcPr>
            <w:tcW w:w="1170" w:type="dxa"/>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38AFDDA"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Source port from which ServiceRequests are sent and service response are received from SDC and then forwarded to Blackbox</w:t>
            </w:r>
          </w:p>
        </w:tc>
      </w:tr>
      <w:tr w:rsidR="006044F1" w:rsidRPr="00B900E1" w14:paraId="3E31ADE5"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CE00ED" w14:textId="77777777" w:rsidR="006044F1" w:rsidRPr="006044F1" w:rsidRDefault="006044F1" w:rsidP="002253B4">
            <w:pPr>
              <w:rPr>
                <w:b w:val="0"/>
              </w:rPr>
            </w:pPr>
            <w:r w:rsidRPr="006044F1">
              <w:t>ode.vsdmSenderPort</w:t>
            </w:r>
          </w:p>
        </w:tc>
        <w:tc>
          <w:tcPr>
            <w:tcW w:w="3440" w:type="dxa"/>
          </w:tcPr>
          <w:p w14:paraId="7F0656D1"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6666</w:t>
            </w:r>
          </w:p>
        </w:tc>
        <w:tc>
          <w:tcPr>
            <w:tcW w:w="1170" w:type="dxa"/>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1F1D32C7"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Source port from which VSD messages are sent</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50" w:name="_Toc483908145"/>
      <w:r>
        <w:t>ODE Log</w:t>
      </w:r>
      <w:r w:rsidR="00316B55">
        <w:t>ging</w:t>
      </w:r>
      <w:r>
        <w:t xml:space="preserve"> Properties</w:t>
      </w:r>
      <w:bookmarkEnd w:id="50"/>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1" w:name="_Toc462052285"/>
      <w:bookmarkStart w:id="52" w:name="_Toc483908146"/>
      <w:r>
        <w:t>ODE</w:t>
      </w:r>
      <w:r w:rsidR="00C26C45" w:rsidRPr="001E40C7">
        <w:t xml:space="preserve"> </w:t>
      </w:r>
      <w:r w:rsidR="00A529B3">
        <w:t>Features</w:t>
      </w:r>
      <w:bookmarkEnd w:id="51"/>
      <w:bookmarkEnd w:id="52"/>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3" w:name="_Toc483908147"/>
      <w:r>
        <w:t>Managing SNMP Devices</w:t>
      </w:r>
      <w:bookmarkEnd w:id="53"/>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4" w:name="_Toc483908148"/>
      <w:r>
        <w:t>Query Parameters</w:t>
      </w:r>
      <w:bookmarkEnd w:id="54"/>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5" w:name="_Toc483908149"/>
      <w:r>
        <w:lastRenderedPageBreak/>
        <w:t>API Details</w:t>
      </w:r>
      <w:bookmarkEnd w:id="55"/>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6" w:name="_Toc483908150"/>
      <w:r>
        <w:t>Web Based View</w:t>
      </w:r>
      <w:bookmarkEnd w:id="56"/>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7" w:name="_Toc483908151"/>
      <w:r>
        <w:t>Additional Features/ Discussion Points</w:t>
      </w:r>
      <w:bookmarkEnd w:id="57"/>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8" w:name="_Toc483908152"/>
      <w:r>
        <w:t>Logging Events</w:t>
      </w:r>
      <w:bookmarkEnd w:id="58"/>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9" w:name="_Toc483908153"/>
      <w:r>
        <w:t>Log Levels</w:t>
      </w:r>
      <w:bookmarkEnd w:id="59"/>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60" w:name="_Toc483908154"/>
      <w:r>
        <w:t>Logging setup</w:t>
      </w:r>
      <w:bookmarkEnd w:id="60"/>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1" w:name="_Toc483908155"/>
      <w:r>
        <w:t>Steps to turn on/off logging during application runtime.</w:t>
      </w:r>
      <w:bookmarkEnd w:id="61"/>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2" w:name="_Toc483908156"/>
      <w:r>
        <w:t>IEEE 1609.2 Compliance</w:t>
      </w:r>
      <w:bookmarkEnd w:id="62"/>
    </w:p>
    <w:p w14:paraId="39EDD772" w14:textId="77777777" w:rsidR="00A529B3" w:rsidRDefault="001A3B89" w:rsidP="00C26C45">
      <w:r>
        <w:t>TBD</w:t>
      </w:r>
    </w:p>
    <w:p w14:paraId="746F15F0" w14:textId="77777777" w:rsidR="001A3B89" w:rsidRDefault="001A3B89" w:rsidP="00CA4BB4">
      <w:pPr>
        <w:pStyle w:val="Heading2"/>
      </w:pPr>
      <w:bookmarkStart w:id="63" w:name="_Toc483908157"/>
      <w:r>
        <w:t>SCMS Certificate Management</w:t>
      </w:r>
      <w:bookmarkEnd w:id="63"/>
    </w:p>
    <w:p w14:paraId="64A99D1C" w14:textId="77777777" w:rsidR="001A3B89" w:rsidRDefault="001A3B89" w:rsidP="00CA4BB4">
      <w:r>
        <w:t>TBD</w:t>
      </w:r>
    </w:p>
    <w:p w14:paraId="59FD1E00" w14:textId="77777777" w:rsidR="001A3B89" w:rsidRDefault="001A3B89" w:rsidP="00CA4BB4">
      <w:pPr>
        <w:pStyle w:val="Heading2"/>
      </w:pPr>
      <w:bookmarkStart w:id="64" w:name="_Toc483908158"/>
      <w:r>
        <w:t>Inbound BSM Distribution</w:t>
      </w:r>
      <w:bookmarkEnd w:id="64"/>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65" w:name="_Toc483908159"/>
      <w:r>
        <w:t>Probe D</w:t>
      </w:r>
      <w:r w:rsidR="00C90428">
        <w:t>ata</w:t>
      </w:r>
      <w:r>
        <w:t xml:space="preserve"> Management</w:t>
      </w:r>
      <w:bookmarkEnd w:id="65"/>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6" w:name="_Toc483908160"/>
      <w:r>
        <w:t>PDM Broadcast Request Quick Start Guide</w:t>
      </w:r>
      <w:bookmarkEnd w:id="66"/>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lastRenderedPageBreak/>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7" w:name="_Toc483908161"/>
      <w:r>
        <w:t>Outbound TIM Broadcast</w:t>
      </w:r>
      <w:bookmarkEnd w:id="67"/>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8" w:name="_Toc483908162"/>
      <w:r>
        <w:t>Outbound TIM Setup</w:t>
      </w:r>
      <w:bookmarkEnd w:id="68"/>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69" w:name="_Toc483908163"/>
      <w:r>
        <w:t>TIM Broadcast Request Quick Start Guide</w:t>
      </w:r>
      <w:bookmarkEnd w:id="69"/>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70" w:name="_Toc483908164"/>
      <w:r>
        <w:t>Privacy Protection Module (PPM)</w:t>
      </w:r>
      <w:bookmarkEnd w:id="70"/>
    </w:p>
    <w:p w14:paraId="0C11A378" w14:textId="77777777" w:rsidR="00783376" w:rsidRDefault="00783376" w:rsidP="00783376">
      <w:r>
        <w:lastRenderedPageBreak/>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71" w:name="_Toc483908165"/>
      <w:r>
        <w:t>Inbound TIM Distribution</w:t>
      </w:r>
      <w:bookmarkEnd w:id="71"/>
    </w:p>
    <w:p w14:paraId="3E634C7F" w14:textId="77777777" w:rsidR="001A3B89" w:rsidRDefault="001A3B89" w:rsidP="00CA4BB4">
      <w:r>
        <w:t>TBD</w:t>
      </w:r>
    </w:p>
    <w:p w14:paraId="027A71C4" w14:textId="77777777" w:rsidR="001A3B89" w:rsidRDefault="00B63D68" w:rsidP="00CA4BB4">
      <w:pPr>
        <w:pStyle w:val="Heading2"/>
      </w:pPr>
      <w:bookmarkStart w:id="72" w:name="_Toc483908166"/>
      <w:r>
        <w:t>Data validation</w:t>
      </w:r>
      <w:bookmarkEnd w:id="72"/>
    </w:p>
    <w:p w14:paraId="2E6B2693" w14:textId="77777777" w:rsidR="001A3B89" w:rsidRDefault="001A3B89" w:rsidP="00CA4BB4">
      <w:r>
        <w:t>TBD</w:t>
      </w:r>
    </w:p>
    <w:p w14:paraId="5FB39BFC" w14:textId="77777777" w:rsidR="001A3B89" w:rsidRDefault="00B63D68" w:rsidP="00CA4BB4">
      <w:pPr>
        <w:pStyle w:val="Heading2"/>
      </w:pPr>
      <w:bookmarkStart w:id="73" w:name="_Toc483908167"/>
      <w:r>
        <w:t>Data Sanitization</w:t>
      </w:r>
      <w:bookmarkEnd w:id="73"/>
    </w:p>
    <w:p w14:paraId="08740770" w14:textId="77777777" w:rsidR="00B63D68" w:rsidRPr="00B63D68" w:rsidRDefault="00B63D68" w:rsidP="00CA4BB4">
      <w:r>
        <w:t>TBD</w:t>
      </w:r>
    </w:p>
    <w:p w14:paraId="664E14F3" w14:textId="77777777" w:rsidR="001A3B89" w:rsidRPr="001A3B89" w:rsidRDefault="001A3B89" w:rsidP="001A3B89"/>
    <w:p w14:paraId="3D36584E" w14:textId="7DB174BC" w:rsidR="00783376" w:rsidRDefault="00783376" w:rsidP="00783376">
      <w:pPr>
        <w:pStyle w:val="Heading2"/>
        <w:rPr>
          <w:ins w:id="74" w:author="Musavi, Hamid [USA]" w:date="2017-05-25T15:32:00Z"/>
        </w:rPr>
      </w:pPr>
      <w:bookmarkStart w:id="75" w:name="_Toc483908168"/>
      <w:ins w:id="76" w:author="Musavi, Hamid [USA]" w:date="2017-05-25T15:32:00Z">
        <w:r>
          <w:t>VSD Deposit Service</w:t>
        </w:r>
        <w:bookmarkEnd w:id="75"/>
      </w:ins>
    </w:p>
    <w:p w14:paraId="68E6859F" w14:textId="77777777" w:rsidR="00783376" w:rsidRDefault="00783376" w:rsidP="00783376">
      <w:pPr>
        <w:rPr>
          <w:ins w:id="77" w:author="Musavi, Hamid [USA]" w:date="2017-05-25T15:32:00Z"/>
        </w:rPr>
      </w:pPr>
      <w:ins w:id="78" w:author="Musavi, Hamid [USA]" w:date="2017-05-25T15:32:00Z">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r>
          <w:fldChar w:fldCharType="begin"/>
        </w:r>
        <w:r>
          <w:instrText xml:space="preserve"> HYPERLINK "</w:instrText>
        </w:r>
        <w:r w:rsidRPr="00DB462B">
          <w:instrText>https://cvcs.samanage.com</w:instrText>
        </w:r>
        <w:r>
          <w:instrText xml:space="preserve">" </w:instrText>
        </w:r>
        <w:r>
          <w:fldChar w:fldCharType="separate"/>
        </w:r>
        <w:r w:rsidRPr="001E0C43">
          <w:rPr>
            <w:rStyle w:val="Hyperlink"/>
          </w:rPr>
          <w:t>https://cvcs.samanage.com</w:t>
        </w:r>
        <w:r>
          <w:fldChar w:fldCharType="end"/>
        </w:r>
        <w:r>
          <w:t xml:space="preserve"> and summarized below.</w:t>
        </w:r>
      </w:ins>
    </w:p>
    <w:p w14:paraId="6EA10411" w14:textId="77777777" w:rsidR="00783376" w:rsidRPr="00CA373C" w:rsidRDefault="00783376" w:rsidP="00783376">
      <w:pPr>
        <w:rPr>
          <w:ins w:id="79" w:author="Musavi, Hamid [USA]" w:date="2017-05-25T15:32:00Z"/>
          <w:b/>
        </w:rPr>
      </w:pPr>
      <w:ins w:id="80" w:author="Musavi, Hamid [USA]" w:date="2017-05-25T15:32:00Z">
        <w:r w:rsidRPr="00CA373C">
          <w:rPr>
            <w:b/>
          </w:rPr>
          <w:t>VSD Deposit Dialog</w:t>
        </w:r>
      </w:ins>
    </w:p>
    <w:p w14:paraId="3226022D" w14:textId="77777777" w:rsidR="00783376" w:rsidRDefault="00783376" w:rsidP="00783376">
      <w:pPr>
        <w:pStyle w:val="ListParagraph"/>
        <w:numPr>
          <w:ilvl w:val="1"/>
          <w:numId w:val="43"/>
        </w:numPr>
        <w:rPr>
          <w:ins w:id="81" w:author="Musavi, Hamid [USA]" w:date="2017-05-25T15:32:00Z"/>
        </w:rPr>
      </w:pPr>
      <w:ins w:id="82" w:author="Musavi, Hamid [USA]" w:date="2017-05-25T15:32:00Z">
        <w:r>
          <w:t>ODE ------ServiceRequest-----&gt; SDC</w:t>
        </w:r>
        <w:r>
          <w:tab/>
        </w:r>
        <w:r>
          <w:tab/>
          <w:t>// ODE sends service request to SDC</w:t>
        </w:r>
      </w:ins>
    </w:p>
    <w:p w14:paraId="772E57E1" w14:textId="77777777" w:rsidR="00783376" w:rsidRDefault="00783376" w:rsidP="00783376">
      <w:pPr>
        <w:pStyle w:val="ListParagraph"/>
        <w:numPr>
          <w:ilvl w:val="1"/>
          <w:numId w:val="43"/>
        </w:numPr>
        <w:rPr>
          <w:ins w:id="83" w:author="Musavi, Hamid [USA]" w:date="2017-05-25T15:32:00Z"/>
        </w:rPr>
      </w:pPr>
      <w:ins w:id="84" w:author="Musavi, Hamid [USA]" w:date="2017-05-25T15:32:00Z">
        <w:r>
          <w:t>ODE &lt;----ServiceResponse----- SDC</w:t>
        </w:r>
        <w:r>
          <w:tab/>
        </w:r>
        <w:r>
          <w:tab/>
          <w:t>// ODE receives service response from SDC</w:t>
        </w:r>
      </w:ins>
    </w:p>
    <w:p w14:paraId="47EE4348" w14:textId="77777777" w:rsidR="00783376" w:rsidRPr="00B63D68" w:rsidRDefault="00783376" w:rsidP="00783376">
      <w:pPr>
        <w:pStyle w:val="ListParagraph"/>
        <w:numPr>
          <w:ilvl w:val="1"/>
          <w:numId w:val="43"/>
        </w:numPr>
        <w:rPr>
          <w:ins w:id="85" w:author="Musavi, Hamid [USA]" w:date="2017-05-25T15:32:00Z"/>
        </w:rPr>
      </w:pPr>
      <w:ins w:id="86" w:author="Musavi, Hamid [USA]" w:date="2017-05-25T15:32:00Z">
        <w:r>
          <w:t>ODE --------VsdMessage-------&gt; SDC</w:t>
        </w:r>
        <w:r>
          <w:tab/>
        </w:r>
        <w:r>
          <w:tab/>
          <w:t>// ODE sends the actual VSD message to SDC</w:t>
        </w:r>
      </w:ins>
    </w:p>
    <w:p w14:paraId="1A97F467" w14:textId="77777777" w:rsidR="00783376" w:rsidRPr="009559DA" w:rsidRDefault="00783376" w:rsidP="00783376">
      <w:pPr>
        <w:rPr>
          <w:ins w:id="87" w:author="Musavi, Hamid [USA]" w:date="2017-05-25T15:32:00Z"/>
          <w:u w:val="single"/>
        </w:rPr>
      </w:pPr>
      <w:ins w:id="88" w:author="Musavi, Hamid [USA]" w:date="2017-05-25T15:32:00Z">
        <w:r w:rsidRPr="009559DA">
          <w:rPr>
            <w:u w:val="single"/>
          </w:rPr>
          <w:t>Requirements for sending VSD message to SDC over UDP</w:t>
        </w:r>
        <w:r>
          <w:rPr>
            <w:u w:val="single"/>
          </w:rPr>
          <w:t xml:space="preserve"> are the following:</w:t>
        </w:r>
      </w:ins>
    </w:p>
    <w:p w14:paraId="5287E5B0" w14:textId="77777777" w:rsidR="00783376" w:rsidRDefault="00783376" w:rsidP="00783376">
      <w:pPr>
        <w:pStyle w:val="ListParagraph"/>
        <w:numPr>
          <w:ilvl w:val="0"/>
          <w:numId w:val="52"/>
        </w:numPr>
        <w:rPr>
          <w:ins w:id="89" w:author="Musavi, Hamid [USA]" w:date="2017-05-25T15:32:00Z"/>
        </w:rPr>
      </w:pPr>
      <w:ins w:id="90" w:author="Musavi, Hamid [USA]" w:date="2017-05-25T15:32:00Z">
        <w:r>
          <w:t>IP address or Domain Name of the SDC server</w:t>
        </w:r>
      </w:ins>
    </w:p>
    <w:p w14:paraId="42837BB6" w14:textId="45662107" w:rsidR="00783376" w:rsidRDefault="00783376" w:rsidP="00783376">
      <w:pPr>
        <w:pStyle w:val="ListParagraph"/>
        <w:numPr>
          <w:ilvl w:val="0"/>
          <w:numId w:val="52"/>
        </w:numPr>
        <w:rPr>
          <w:ins w:id="91" w:author="Musavi, Hamid [USA]" w:date="2017-05-25T15:35:00Z"/>
        </w:rPr>
      </w:pPr>
      <w:ins w:id="92" w:author="Musavi, Hamid [USA]" w:date="2017-05-25T15:32:00Z">
        <w:r>
          <w:t>Port number of the SDC server</w:t>
        </w:r>
      </w:ins>
    </w:p>
    <w:p w14:paraId="279F1D0A" w14:textId="77777777" w:rsidR="003763F0" w:rsidRDefault="003763F0" w:rsidP="003763F0">
      <w:pPr>
        <w:pStyle w:val="Heading3"/>
        <w:rPr>
          <w:ins w:id="93" w:author="Musavi, Hamid [USA]" w:date="2017-05-25T15:44:00Z"/>
        </w:rPr>
      </w:pPr>
      <w:bookmarkStart w:id="94" w:name="_Toc483908169"/>
      <w:ins w:id="95" w:author="Musavi, Hamid [USA]" w:date="2017-05-25T15:44:00Z">
        <w:r>
          <w:lastRenderedPageBreak/>
          <w:t>VSD Deposit Service Messages and Alerts</w:t>
        </w:r>
        <w:bookmarkEnd w:id="94"/>
      </w:ins>
    </w:p>
    <w:p w14:paraId="1E29DB48" w14:textId="512DDC98" w:rsidR="003763F0" w:rsidRPr="002253B4" w:rsidRDefault="003763F0">
      <w:pPr>
        <w:rPr>
          <w:ins w:id="96" w:author="Musavi, Hamid [USA]" w:date="2017-05-25T15:44:00Z"/>
        </w:rPr>
        <w:pPrChange w:id="97" w:author="Musavi, Hamid [USA]" w:date="2017-05-25T15:36:00Z">
          <w:pPr>
            <w:pStyle w:val="Heading3"/>
          </w:pPr>
        </w:pPrChange>
      </w:pPr>
      <w:ins w:id="98" w:author="Musavi, Hamid [USA]" w:date="2017-05-25T15:44:00Z">
        <w:r>
          <w:fldChar w:fldCharType="begin"/>
        </w:r>
        <w:r>
          <w:instrText xml:space="preserve"> REF _Ref483489995 \h </w:instrText>
        </w:r>
      </w:ins>
      <w:ins w:id="99" w:author="Musavi, Hamid [USA]" w:date="2017-05-25T15:44:00Z">
        <w:r>
          <w:fldChar w:fldCharType="separate"/>
        </w:r>
        <w:r>
          <w:t xml:space="preserve">Table </w:t>
        </w:r>
      </w:ins>
      <w:r w:rsidR="00443882">
        <w:rPr>
          <w:noProof/>
        </w:rPr>
        <w:t>1</w:t>
      </w:r>
      <w:ins w:id="100" w:author="Musavi, Hamid [USA]" w:date="2017-05-25T15:44:00Z">
        <w:r>
          <w:fldChar w:fldCharType="end"/>
        </w:r>
        <w:r>
          <w:t xml:space="preserve"> provides a detailed list of the ODE Deposit Service messages and alerts. </w:t>
        </w:r>
      </w:ins>
    </w:p>
    <w:p w14:paraId="46CE1A0B" w14:textId="36BA8B40" w:rsidR="003763F0" w:rsidRDefault="003763F0" w:rsidP="003763F0">
      <w:pPr>
        <w:pStyle w:val="Caption"/>
        <w:keepNext/>
        <w:rPr>
          <w:ins w:id="101" w:author="Musavi, Hamid [USA]" w:date="2017-05-25T15:44:00Z"/>
        </w:rPr>
      </w:pPr>
      <w:bookmarkStart w:id="102" w:name="_Ref483489995"/>
      <w:ins w:id="103" w:author="Musavi, Hamid [USA]" w:date="2017-05-25T15:44:00Z">
        <w:r>
          <w:t xml:space="preserve">Table </w:t>
        </w:r>
      </w:ins>
      <w:bookmarkEnd w:id="102"/>
      <w:r w:rsidR="00443882">
        <w:t>1</w:t>
      </w:r>
      <w:ins w:id="104" w:author="Musavi, Hamid [USA]" w:date="2017-05-25T15:44:00Z">
        <w:r>
          <w:t xml:space="preserve"> </w:t>
        </w:r>
      </w:ins>
      <w:r w:rsidR="002B624D">
        <w:t>–</w:t>
      </w:r>
      <w:ins w:id="105" w:author="Musavi, Hamid [USA]" w:date="2017-05-25T15:44:00Z">
        <w:r>
          <w:t xml:space="preserve"> </w:t>
        </w:r>
      </w:ins>
      <w:r w:rsidR="002B624D">
        <w:t>VSD Deposit Service</w:t>
      </w:r>
      <w:ins w:id="106"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ins w:id="10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pPr>
              <w:rPr>
                <w:ins w:id="108" w:author="Musavi, Hamid [USA]" w:date="2017-05-25T15:44:00Z"/>
              </w:rPr>
            </w:pPr>
            <w:ins w:id="109" w:author="Musavi, Hamid [USA]" w:date="2017-05-25T15:44:00Z">
              <w:r>
                <w:t>Message or Alert</w:t>
              </w:r>
            </w:ins>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0" w:author="Musavi, Hamid [USA]" w:date="2017-05-25T15:44:00Z"/>
              </w:rPr>
            </w:pPr>
            <w:ins w:id="111" w:author="Musavi, Hamid [USA]" w:date="2017-05-25T15:44:00Z">
              <w:r>
                <w:t>Communication Method</w:t>
              </w:r>
            </w:ins>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2" w:author="Musavi, Hamid [USA]" w:date="2017-05-25T15:44:00Z"/>
              </w:rPr>
            </w:pPr>
            <w:ins w:id="113" w:author="Musavi, Hamid [USA]" w:date="2017-05-25T15:44:00Z">
              <w:r>
                <w:t>Description</w:t>
              </w:r>
            </w:ins>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4" w:author="Musavi, Hamid [USA]" w:date="2017-05-25T15:44:00Z"/>
              </w:rPr>
            </w:pPr>
            <w:ins w:id="115" w:author="Musavi, Hamid [USA]" w:date="2017-05-25T15:44:00Z">
              <w:r>
                <w:t>Criteria</w:t>
              </w:r>
            </w:ins>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ins w:id="11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t>"Error creating VSD depositor socket with port {}"</w:t>
            </w:r>
          </w:p>
          <w:p w14:paraId="37E256B8" w14:textId="3998654C" w:rsidR="003763F0" w:rsidRPr="0060553C" w:rsidRDefault="00BC5D3B" w:rsidP="0060553C">
            <w:pPr>
              <w:pStyle w:val="ListParagraph"/>
              <w:numPr>
                <w:ilvl w:val="0"/>
                <w:numId w:val="54"/>
              </w:numPr>
              <w:rPr>
                <w:ins w:id="117" w:author="Musavi, Hamid [USA]" w:date="2017-05-25T15:44:00Z"/>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rPr>
                <w:ins w:id="118" w:author="Musavi, Hamid [USA]" w:date="2017-05-25T15:44:00Z"/>
              </w:rPr>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rPr>
                <w:ins w:id="119" w:author="Musavi, Hamid [USA]" w:date="2017-05-25T15:44:00Z"/>
              </w:rPr>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rPr>
                <w:ins w:id="120" w:author="Musavi, Hamid [USA]" w:date="2017-05-25T15:44:00Z"/>
              </w:rPr>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rPr>
          <w:ins w:id="121"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ins w:id="122" w:author="Musavi, Hamid [USA]" w:date="2017-05-25T15:44:00Z"/>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rPr>
                <w:ins w:id="123" w:author="Musavi, Hamid [USA]" w:date="2017-05-25T15:44:00Z"/>
              </w:rPr>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rPr>
                <w:ins w:id="124" w:author="Musavi, Hamid [USA]" w:date="2017-05-25T15:44:00Z"/>
              </w:rPr>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rPr>
                <w:ins w:id="125" w:author="Musavi, Hamid [USA]" w:date="2017-05-25T15:44:00Z"/>
              </w:rPr>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ins w:id="12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pPr>
              <w:rPr>
                <w:ins w:id="127" w:author="Musavi, Hamid [USA]" w:date="2017-05-25T15:44:00Z"/>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rPr>
                <w:ins w:id="128" w:author="Musavi, Hamid [USA]" w:date="2017-05-25T15:44:00Z"/>
              </w:rPr>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rPr>
                <w:ins w:id="129" w:author="Musavi, Hamid [USA]" w:date="2017-05-25T15:44:00Z"/>
              </w:rPr>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rPr>
                <w:ins w:id="130" w:author="Musavi, Hamid [USA]" w:date="2017-05-25T15:44:00Z"/>
              </w:rPr>
            </w:pPr>
            <w:r>
              <w:t>If ODE fails to encode the modified service request properly, this message is logged in the application log file.</w:t>
            </w:r>
          </w:p>
        </w:tc>
      </w:tr>
      <w:tr w:rsidR="003763F0" w14:paraId="4A5438EE" w14:textId="77777777" w:rsidTr="00443E64">
        <w:trPr>
          <w:ins w:id="131"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ins w:id="132" w:author="Musavi, Hamid [USA]" w:date="2017-05-25T15:44:00Z"/>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rPr>
                <w:ins w:id="133" w:author="Musavi, Hamid [USA]" w:date="2017-05-25T15:44:00Z"/>
              </w:rPr>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rPr>
                <w:ins w:id="134" w:author="Musavi, Hamid [USA]" w:date="2017-05-25T15:44:00Z"/>
              </w:rPr>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rPr>
                <w:ins w:id="135" w:author="Musavi, Hamid [USA]" w:date="2017-05-25T15:44:00Z"/>
              </w:rPr>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lastRenderedPageBreak/>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 xml:space="preserve">When the ODE receives service response from SDC, the </w:t>
            </w:r>
            <w:r>
              <w:lastRenderedPageBreak/>
              <w:t>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lastRenderedPageBreak/>
              <w:t xml:space="preserve">If the depositor service fails to properly decode the incoming </w:t>
            </w:r>
            <w:r>
              <w:lastRenderedPageBreak/>
              <w:t>service response, this message is logged in the application log file.</w:t>
            </w:r>
          </w:p>
        </w:tc>
      </w:tr>
    </w:tbl>
    <w:p w14:paraId="1C18D7CF" w14:textId="77777777" w:rsidR="003763F0" w:rsidRDefault="003763F0">
      <w:pPr>
        <w:rPr>
          <w:ins w:id="136" w:author="Musavi, Hamid [USA]" w:date="2017-05-25T15:44:00Z"/>
        </w:rPr>
        <w:pPrChange w:id="137" w:author="Musavi, Hamid [USA]" w:date="2017-05-25T15:35:00Z">
          <w:pPr>
            <w:pStyle w:val="ListParagraph"/>
            <w:numPr>
              <w:numId w:val="52"/>
            </w:numPr>
            <w:ind w:hanging="360"/>
          </w:pPr>
        </w:pPrChange>
      </w:pPr>
    </w:p>
    <w:p w14:paraId="492DC8BD" w14:textId="420B3C69" w:rsidR="00783376" w:rsidRDefault="00783376" w:rsidP="00783376">
      <w:pPr>
        <w:pStyle w:val="Heading2"/>
        <w:rPr>
          <w:ins w:id="138" w:author="Musavi, Hamid [USA]" w:date="2017-05-25T15:32:00Z"/>
        </w:rPr>
      </w:pPr>
      <w:bookmarkStart w:id="139" w:name="_Toc483908170"/>
      <w:ins w:id="140" w:author="Musavi, Hamid [USA]" w:date="2017-05-25T15:32:00Z">
        <w:r>
          <w:t>VSD Receiver Service</w:t>
        </w:r>
        <w:bookmarkEnd w:id="139"/>
      </w:ins>
    </w:p>
    <w:p w14:paraId="7C7AC968" w14:textId="77777777" w:rsidR="00783376" w:rsidRDefault="00783376" w:rsidP="00783376">
      <w:pPr>
        <w:rPr>
          <w:ins w:id="141" w:author="Musavi, Hamid [USA]" w:date="2017-05-25T15:32:00Z"/>
        </w:rPr>
      </w:pPr>
      <w:ins w:id="142" w:author="Musavi, Hamid [USA]" w:date="2017-05-25T15:32:00Z">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ins>
    </w:p>
    <w:p w14:paraId="0D8D9751" w14:textId="77777777" w:rsidR="00783376" w:rsidRDefault="00783376" w:rsidP="00783376">
      <w:pPr>
        <w:jc w:val="both"/>
        <w:rPr>
          <w:ins w:id="143" w:author="Musavi, Hamid [USA]" w:date="2017-05-25T15:32:00Z"/>
        </w:rPr>
      </w:pPr>
      <w:ins w:id="144" w:author="Musavi, Hamid [USA]" w:date="2017-05-25T15:32:00Z">
        <w:r>
          <w:t xml:space="preserve">Configuration options (set in application.properties) can be found in </w:t>
        </w:r>
        <w:r>
          <w:fldChar w:fldCharType="begin"/>
        </w:r>
        <w:r>
          <w:instrText xml:space="preserve"> REF _Ref483487699 \h </w:instrText>
        </w:r>
      </w:ins>
      <w:ins w:id="145" w:author="Musavi, Hamid [USA]" w:date="2017-05-25T15:32:00Z">
        <w:r>
          <w:fldChar w:fldCharType="separate"/>
        </w:r>
        <w:r>
          <w:t xml:space="preserve">Table </w:t>
        </w:r>
        <w:r>
          <w:rPr>
            <w:noProof/>
          </w:rPr>
          <w:t>1</w:t>
        </w:r>
        <w:r>
          <w:t xml:space="preserve"> - ODE Application Properties</w:t>
        </w:r>
        <w:r>
          <w:fldChar w:fldCharType="end"/>
        </w:r>
        <w:r>
          <w:t>.</w:t>
        </w:r>
      </w:ins>
    </w:p>
    <w:p w14:paraId="0BF2ADB6" w14:textId="77777777" w:rsidR="00783376" w:rsidRDefault="00783376" w:rsidP="00783376">
      <w:pPr>
        <w:jc w:val="both"/>
        <w:rPr>
          <w:ins w:id="146" w:author="Musavi, Hamid [USA]" w:date="2017-05-25T15:32:00Z"/>
        </w:rPr>
      </w:pPr>
    </w:p>
    <w:p w14:paraId="77FEC3D4" w14:textId="271EAC68" w:rsidR="00783376" w:rsidRDefault="00783376" w:rsidP="00783376">
      <w:pPr>
        <w:keepNext/>
        <w:jc w:val="center"/>
        <w:rPr>
          <w:ins w:id="147" w:author="Musavi, Hamid [USA]" w:date="2017-05-25T15:32:00Z"/>
        </w:rPr>
      </w:pPr>
      <w:ins w:id="148" w:author="Musavi, Hamid [USA]" w:date="2017-05-25T15:32:00Z">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ins>
    </w:p>
    <w:p w14:paraId="03AB9C5F" w14:textId="77777777" w:rsidR="00783376" w:rsidRDefault="00783376" w:rsidP="00783376">
      <w:pPr>
        <w:pStyle w:val="Caption"/>
        <w:jc w:val="center"/>
        <w:rPr>
          <w:ins w:id="149" w:author="Musavi, Hamid [USA]" w:date="2017-05-25T15:32:00Z"/>
        </w:rPr>
      </w:pPr>
      <w:bookmarkStart w:id="150" w:name="_Ref483487917"/>
      <w:ins w:id="151" w:author="Musavi, Hamid [USA]" w:date="2017-05-25T15:32:00Z">
        <w:r>
          <w:t xml:space="preserve">Figure </w:t>
        </w:r>
        <w:r>
          <w:fldChar w:fldCharType="begin"/>
        </w:r>
        <w:r>
          <w:instrText xml:space="preserve"> SEQ Figure \* ARABIC </w:instrText>
        </w:r>
        <w:r>
          <w:fldChar w:fldCharType="separate"/>
        </w:r>
        <w:r>
          <w:rPr>
            <w:noProof/>
          </w:rPr>
          <w:t>2</w:t>
        </w:r>
        <w:r>
          <w:fldChar w:fldCharType="end"/>
        </w:r>
        <w:bookmarkEnd w:id="150"/>
        <w:r>
          <w:t xml:space="preserve"> - VSD</w:t>
        </w:r>
        <w:r w:rsidRPr="004E462A">
          <w:t xml:space="preserve"> Dialog Flow Diagram</w:t>
        </w:r>
      </w:ins>
    </w:p>
    <w:p w14:paraId="699AA1D4" w14:textId="77777777" w:rsidR="00783376" w:rsidRDefault="00783376" w:rsidP="00783376">
      <w:pPr>
        <w:rPr>
          <w:ins w:id="152" w:author="Musavi, Hamid [USA]" w:date="2017-05-25T15:32:00Z"/>
        </w:rPr>
      </w:pPr>
    </w:p>
    <w:p w14:paraId="6C3F407E" w14:textId="77777777" w:rsidR="00783376" w:rsidRDefault="00783376" w:rsidP="00783376">
      <w:pPr>
        <w:spacing w:line="240" w:lineRule="auto"/>
        <w:contextualSpacing/>
        <w:jc w:val="both"/>
        <w:rPr>
          <w:ins w:id="153" w:author="Musavi, Hamid [USA]" w:date="2017-05-25T15:32:00Z"/>
        </w:rPr>
      </w:pPr>
      <w:ins w:id="154" w:author="Musavi, Hamid [USA]" w:date="2017-05-25T15:32:00Z">
        <w:r>
          <w:t xml:space="preserve">Notes for </w:t>
        </w:r>
        <w:r>
          <w:fldChar w:fldCharType="begin"/>
        </w:r>
        <w:r>
          <w:instrText xml:space="preserve"> REF _Ref483487917 \h </w:instrText>
        </w:r>
      </w:ins>
      <w:ins w:id="155" w:author="Musavi, Hamid [USA]" w:date="2017-05-25T15:32:00Z">
        <w:r>
          <w:fldChar w:fldCharType="separate"/>
        </w:r>
        <w:r>
          <w:t xml:space="preserve">Figure </w:t>
        </w:r>
        <w:r>
          <w:rPr>
            <w:noProof/>
          </w:rPr>
          <w:t>2</w:t>
        </w:r>
        <w:r>
          <w:fldChar w:fldCharType="end"/>
        </w:r>
        <w:r>
          <w:t>:</w:t>
        </w:r>
      </w:ins>
    </w:p>
    <w:p w14:paraId="519A12FD" w14:textId="77777777" w:rsidR="00783376" w:rsidRDefault="00783376" w:rsidP="00783376">
      <w:pPr>
        <w:pStyle w:val="ListParagraph"/>
        <w:numPr>
          <w:ilvl w:val="0"/>
          <w:numId w:val="53"/>
        </w:numPr>
        <w:spacing w:line="240" w:lineRule="auto"/>
        <w:jc w:val="both"/>
        <w:rPr>
          <w:ins w:id="156" w:author="Musavi, Hamid [USA]" w:date="2017-05-25T15:32:00Z"/>
        </w:rPr>
      </w:pPr>
      <w:ins w:id="157" w:author="Musavi, Hamid [USA]" w:date="2017-05-25T15:32:00Z">
        <w:r>
          <w:t>Random Ports: These ports could have a range of values.</w:t>
        </w:r>
      </w:ins>
    </w:p>
    <w:p w14:paraId="1ED75F6F" w14:textId="77777777" w:rsidR="00783376" w:rsidRDefault="00783376" w:rsidP="00783376">
      <w:pPr>
        <w:pStyle w:val="ListParagraph"/>
        <w:numPr>
          <w:ilvl w:val="0"/>
          <w:numId w:val="53"/>
        </w:numPr>
        <w:spacing w:line="240" w:lineRule="auto"/>
        <w:jc w:val="both"/>
        <w:rPr>
          <w:ins w:id="158" w:author="Musavi, Hamid [USA]" w:date="2017-05-25T15:32:00Z"/>
        </w:rPr>
      </w:pPr>
      <w:ins w:id="159" w:author="Musavi, Hamid [USA]" w:date="2017-05-25T15:32:00Z">
        <w:r>
          <w:t>Port A: Can be configured in application.properties</w:t>
        </w:r>
      </w:ins>
    </w:p>
    <w:p w14:paraId="4774F1E7" w14:textId="77777777" w:rsidR="00783376" w:rsidRDefault="00783376" w:rsidP="00783376">
      <w:pPr>
        <w:pStyle w:val="ListParagraph"/>
        <w:numPr>
          <w:ilvl w:val="0"/>
          <w:numId w:val="53"/>
        </w:numPr>
        <w:spacing w:line="240" w:lineRule="auto"/>
        <w:jc w:val="both"/>
        <w:rPr>
          <w:ins w:id="160" w:author="Musavi, Hamid [USA]" w:date="2017-05-25T15:32:00Z"/>
        </w:rPr>
      </w:pPr>
      <w:ins w:id="161" w:author="Musavi, Hamid [USA]" w:date="2017-05-25T15:32:00Z">
        <w:r>
          <w:t>Port B: Can be configured in application.properties</w:t>
        </w:r>
      </w:ins>
    </w:p>
    <w:p w14:paraId="6C70F6D1" w14:textId="77777777" w:rsidR="00783376" w:rsidRDefault="00783376" w:rsidP="00783376">
      <w:pPr>
        <w:pStyle w:val="ListParagraph"/>
        <w:numPr>
          <w:ilvl w:val="0"/>
          <w:numId w:val="53"/>
        </w:numPr>
        <w:spacing w:line="240" w:lineRule="auto"/>
        <w:jc w:val="both"/>
        <w:rPr>
          <w:ins w:id="162" w:author="Musavi, Hamid [USA]" w:date="2017-05-25T15:32:00Z"/>
        </w:rPr>
      </w:pPr>
      <w:ins w:id="163" w:author="Musavi, Hamid [USA]" w:date="2017-05-25T15:32:00Z">
        <w:r>
          <w:t>Service Request 1: Original request whose destination field contains Port D</w:t>
        </w:r>
      </w:ins>
    </w:p>
    <w:p w14:paraId="44B9B034" w14:textId="77777777" w:rsidR="00783376" w:rsidRDefault="00783376" w:rsidP="00783376">
      <w:pPr>
        <w:pStyle w:val="ListParagraph"/>
        <w:numPr>
          <w:ilvl w:val="0"/>
          <w:numId w:val="53"/>
        </w:numPr>
        <w:spacing w:line="240" w:lineRule="auto"/>
        <w:jc w:val="both"/>
        <w:rPr>
          <w:ins w:id="164" w:author="Musavi, Hamid [USA]" w:date="2017-05-25T15:32:00Z"/>
        </w:rPr>
      </w:pPr>
      <w:ins w:id="165" w:author="Musavi, Hamid [USA]" w:date="2017-05-25T15:32:00Z">
        <w:r>
          <w:t>Service Request 2: Modified request whose destination field contains Port A</w:t>
        </w:r>
      </w:ins>
    </w:p>
    <w:p w14:paraId="22A99388" w14:textId="72BB1E35" w:rsidR="00783376" w:rsidRDefault="00783376" w:rsidP="00783376">
      <w:pPr>
        <w:pStyle w:val="ListParagraph"/>
        <w:numPr>
          <w:ilvl w:val="0"/>
          <w:numId w:val="53"/>
        </w:numPr>
        <w:spacing w:line="240" w:lineRule="auto"/>
        <w:jc w:val="both"/>
        <w:rPr>
          <w:ins w:id="166" w:author="Musavi, Hamid [USA]" w:date="2017-05-25T15:32:00Z"/>
        </w:rPr>
      </w:pPr>
      <w:ins w:id="167" w:author="Musavi, Hamid [USA]" w:date="2017-05-25T15:32:00Z">
        <w:r>
          <w:t>Firewall rules should be configured to allow inbound and outbound ports for ODE.</w:t>
        </w:r>
      </w:ins>
    </w:p>
    <w:p w14:paraId="7DABACC6" w14:textId="77777777" w:rsidR="003763F0" w:rsidRDefault="003763F0" w:rsidP="003763F0">
      <w:pPr>
        <w:pStyle w:val="Heading3"/>
        <w:rPr>
          <w:ins w:id="168" w:author="Musavi, Hamid [USA]" w:date="2017-05-25T15:44:00Z"/>
        </w:rPr>
      </w:pPr>
      <w:bookmarkStart w:id="169" w:name="_Toc483908171"/>
      <w:ins w:id="170" w:author="Musavi, Hamid [USA]" w:date="2017-05-25T15:44:00Z">
        <w:r>
          <w:t>VSD Receiver Service Messages and Alerts</w:t>
        </w:r>
        <w:bookmarkEnd w:id="169"/>
      </w:ins>
    </w:p>
    <w:p w14:paraId="3E1013AD" w14:textId="33982EA2" w:rsidR="003763F0" w:rsidRPr="002253B4" w:rsidRDefault="003763F0">
      <w:pPr>
        <w:rPr>
          <w:ins w:id="171" w:author="Musavi, Hamid [USA]" w:date="2017-05-25T15:44:00Z"/>
        </w:rPr>
        <w:pPrChange w:id="172" w:author="Musavi, Hamid [USA]" w:date="2017-05-25T15:36:00Z">
          <w:pPr>
            <w:pStyle w:val="Heading3"/>
          </w:pPr>
        </w:pPrChange>
      </w:pPr>
      <w:ins w:id="173" w:author="Musavi, Hamid [USA]" w:date="2017-05-25T15:44:00Z">
        <w:r>
          <w:fldChar w:fldCharType="begin"/>
        </w:r>
        <w:r>
          <w:instrText xml:space="preserve"> REF _Ref483489995 \h </w:instrText>
        </w:r>
      </w:ins>
      <w:ins w:id="174" w:author="Musavi, Hamid [USA]" w:date="2017-05-25T15:44:00Z">
        <w:r>
          <w:fldChar w:fldCharType="separate"/>
        </w:r>
        <w:r>
          <w:t xml:space="preserve">Table </w:t>
        </w:r>
      </w:ins>
      <w:r w:rsidR="00443882">
        <w:rPr>
          <w:noProof/>
        </w:rPr>
        <w:t>1</w:t>
      </w:r>
      <w:ins w:id="175" w:author="Musavi, Hamid [USA]" w:date="2017-05-25T15:44:00Z">
        <w:r>
          <w:fldChar w:fldCharType="end"/>
        </w:r>
        <w:r>
          <w:t xml:space="preserve"> provides a detailed list of the </w:t>
        </w:r>
      </w:ins>
      <w:ins w:id="176" w:author="Musavi, Hamid [USA]" w:date="2017-05-25T16:01:00Z">
        <w:r w:rsidR="004748A1">
          <w:t>VSD Receive</w:t>
        </w:r>
      </w:ins>
      <w:r w:rsidR="00443882">
        <w:t>r</w:t>
      </w:r>
      <w:ins w:id="177" w:author="Musavi, Hamid [USA]" w:date="2017-05-25T16:01:00Z">
        <w:r w:rsidR="004748A1">
          <w:t xml:space="preserve"> </w:t>
        </w:r>
      </w:ins>
      <w:ins w:id="178" w:author="Musavi, Hamid [USA]" w:date="2017-05-25T15:44:00Z">
        <w:r>
          <w:t xml:space="preserve">Service messages and alerts. </w:t>
        </w:r>
      </w:ins>
    </w:p>
    <w:p w14:paraId="09CFB57C" w14:textId="6B417D08" w:rsidR="003763F0" w:rsidRDefault="003763F0" w:rsidP="003763F0">
      <w:pPr>
        <w:pStyle w:val="Caption"/>
        <w:keepNext/>
        <w:rPr>
          <w:ins w:id="179" w:author="Musavi, Hamid [USA]" w:date="2017-05-25T15:44:00Z"/>
        </w:rPr>
      </w:pPr>
      <w:ins w:id="180" w:author="Musavi, Hamid [USA]" w:date="2017-05-25T15:44:00Z">
        <w:r>
          <w:lastRenderedPageBreak/>
          <w:t xml:space="preserve">Table </w:t>
        </w:r>
      </w:ins>
      <w:r w:rsidR="00443882">
        <w:t>1</w:t>
      </w:r>
      <w:ins w:id="181" w:author="Musavi, Hamid [USA]" w:date="2017-05-25T15:44:00Z">
        <w:r>
          <w:t xml:space="preserve"> </w:t>
        </w:r>
      </w:ins>
      <w:r w:rsidR="00443882">
        <w:t>–</w:t>
      </w:r>
      <w:ins w:id="182" w:author="Musavi, Hamid [USA]" w:date="2017-05-25T15:44:00Z">
        <w:r>
          <w:t xml:space="preserve"> </w:t>
        </w:r>
      </w:ins>
      <w:r w:rsidR="00443882">
        <w:t>VSD Receiver Service</w:t>
      </w:r>
      <w:ins w:id="183"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ins w:id="184"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pPr>
              <w:rPr>
                <w:ins w:id="185" w:author="Musavi, Hamid [USA]" w:date="2017-05-25T15:44:00Z"/>
              </w:rPr>
            </w:pPr>
            <w:ins w:id="186" w:author="Musavi, Hamid [USA]" w:date="2017-05-25T15:44:00Z">
              <w:r>
                <w:t>Message or Alert</w:t>
              </w:r>
            </w:ins>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7" w:author="Musavi, Hamid [USA]" w:date="2017-05-25T15:44:00Z"/>
              </w:rPr>
            </w:pPr>
            <w:ins w:id="188" w:author="Musavi, Hamid [USA]" w:date="2017-05-25T15:44:00Z">
              <w:r>
                <w:t>Communication Method</w:t>
              </w:r>
            </w:ins>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9" w:author="Musavi, Hamid [USA]" w:date="2017-05-25T15:44:00Z"/>
              </w:rPr>
            </w:pPr>
            <w:ins w:id="190" w:author="Musavi, Hamid [USA]" w:date="2017-05-25T15:44:00Z">
              <w:r>
                <w:t>Description</w:t>
              </w:r>
            </w:ins>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91" w:author="Musavi, Hamid [USA]" w:date="2017-05-25T15:44:00Z"/>
              </w:rPr>
            </w:pPr>
            <w:ins w:id="192" w:author="Musavi, Hamid [USA]" w:date="2017-05-25T15:44:00Z">
              <w:r>
                <w:t>Criteria</w:t>
              </w:r>
            </w:ins>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ins w:id="193"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ins w:id="194" w:author="Musavi, Hamid [USA]" w:date="2017-05-25T15:44:00Z"/>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rPr>
                <w:ins w:id="195" w:author="Musavi, Hamid [USA]" w:date="2017-05-25T15:44:00Z"/>
              </w:rPr>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rPr>
                <w:ins w:id="196" w:author="Musavi, Hamid [USA]" w:date="2017-05-25T15:44:00Z"/>
              </w:rPr>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rPr>
                <w:ins w:id="197" w:author="Musavi, Hamid [USA]" w:date="2017-05-25T15:44:00Z"/>
              </w:rPr>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rPr>
          <w:ins w:id="198"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ins w:id="199" w:author="Musavi, Hamid [USA]" w:date="2017-05-25T15:44:00Z"/>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rPr>
                <w:ins w:id="200" w:author="Musavi, Hamid [USA]" w:date="2017-05-25T15:44:00Z"/>
              </w:rPr>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rPr>
                <w:ins w:id="201" w:author="Musavi, Hamid [USA]" w:date="2017-05-25T15:44:00Z"/>
              </w:rPr>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rPr>
                <w:ins w:id="202" w:author="Musavi, Hamid [USA]" w:date="2017-05-25T15:44:00Z"/>
              </w:rPr>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ins w:id="203"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pPr>
              <w:rPr>
                <w:ins w:id="204" w:author="Musavi, Hamid [USA]" w:date="2017-05-25T15:44:00Z"/>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rPr>
                <w:ins w:id="205" w:author="Musavi, Hamid [USA]" w:date="2017-05-25T15:44:00Z"/>
              </w:rPr>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rPr>
                <w:ins w:id="206" w:author="Musavi, Hamid [USA]" w:date="2017-05-25T15:44:00Z"/>
              </w:rPr>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rPr>
                <w:ins w:id="207" w:author="Musavi, Hamid [USA]" w:date="2017-05-25T15:44:00Z"/>
              </w:rPr>
            </w:pPr>
            <w:r>
              <w:t>If the packet received from black box and decoded on the receiver end is of unknown message type, then this message is logged in the application log file.</w:t>
            </w:r>
          </w:p>
        </w:tc>
      </w:tr>
      <w:tr w:rsidR="003763F0" w14:paraId="1A2B1759" w14:textId="77777777" w:rsidTr="00443E64">
        <w:trPr>
          <w:ins w:id="208"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ins w:id="209" w:author="Musavi, Hamid [USA]" w:date="2017-05-25T15:44:00Z"/>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rPr>
                <w:ins w:id="210" w:author="Musavi, Hamid [USA]" w:date="2017-05-25T15:44:00Z"/>
              </w:rPr>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rPr>
                <w:ins w:id="211" w:author="Musavi, Hamid [USA]" w:date="2017-05-25T15:44:00Z"/>
              </w:rPr>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rPr>
                <w:ins w:id="212" w:author="Musavi, Hamid [USA]" w:date="2017-05-25T15:44:00Z"/>
              </w:rPr>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lastRenderedPageBreak/>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pPr>
        <w:spacing w:line="240" w:lineRule="auto"/>
        <w:jc w:val="both"/>
        <w:rPr>
          <w:ins w:id="213" w:author="Musavi, Hamid [USA]" w:date="2017-05-25T15:59:00Z"/>
        </w:rPr>
        <w:pPrChange w:id="214" w:author="Musavi, Hamid [USA]" w:date="2017-05-25T15:32:00Z">
          <w:pPr>
            <w:pStyle w:val="ListParagraph"/>
            <w:numPr>
              <w:numId w:val="53"/>
            </w:numPr>
            <w:spacing w:line="240" w:lineRule="auto"/>
            <w:ind w:hanging="360"/>
            <w:jc w:val="both"/>
          </w:pPr>
        </w:pPrChange>
      </w:pPr>
    </w:p>
    <w:p w14:paraId="27333D8B" w14:textId="6CF066F3" w:rsidR="004748A1" w:rsidRDefault="004748A1">
      <w:pPr>
        <w:pStyle w:val="Heading2"/>
        <w:rPr>
          <w:ins w:id="215" w:author="Musavi, Hamid [USA]" w:date="2017-05-25T15:59:00Z"/>
        </w:rPr>
        <w:pPrChange w:id="216" w:author="Musavi, Hamid [USA]" w:date="2017-05-25T15:59:00Z">
          <w:pPr>
            <w:pStyle w:val="ListParagraph"/>
            <w:numPr>
              <w:numId w:val="53"/>
            </w:numPr>
            <w:spacing w:line="240" w:lineRule="auto"/>
            <w:ind w:hanging="360"/>
            <w:jc w:val="both"/>
          </w:pPr>
        </w:pPrChange>
      </w:pPr>
      <w:bookmarkStart w:id="217" w:name="_Toc483908172"/>
      <w:ins w:id="218" w:author="Musavi, Hamid [USA]" w:date="2017-05-25T15:59:00Z">
        <w:r>
          <w:t>BSM Receive Service via UDP</w:t>
        </w:r>
        <w:bookmarkEnd w:id="217"/>
      </w:ins>
    </w:p>
    <w:p w14:paraId="1C0FA61B" w14:textId="0FEBCAE5" w:rsidR="007E5CC3" w:rsidRDefault="007E5CC3" w:rsidP="007E5CC3">
      <w:pPr>
        <w:rPr>
          <w:ins w:id="219" w:author="Musavi, Hamid [USA]" w:date="2017-05-25T15:32:00Z"/>
        </w:rPr>
      </w:pPr>
      <w:r>
        <w:t>[In Progress]</w:t>
      </w:r>
      <w:r w:rsidRPr="007E5CC3">
        <w:t xml:space="preserve"> </w:t>
      </w:r>
      <w:ins w:id="220" w:author="Musavi, Hamid [USA]" w:date="2017-05-25T15:32:00Z">
        <w:r>
          <w:t xml:space="preserve">The ODE receives </w:t>
        </w:r>
      </w:ins>
      <w:r>
        <w:t>BSM</w:t>
      </w:r>
      <w:ins w:id="221" w:author="Musavi, Hamid [USA]" w:date="2017-05-25T15:32:00Z">
        <w:r>
          <w:t xml:space="preserve"> messages via UDP/IP at its </w:t>
        </w:r>
      </w:ins>
      <w:r>
        <w:t>BSM</w:t>
      </w:r>
      <w:ins w:id="222" w:author="Musavi, Hamid [USA]" w:date="2017-05-25T15:32:00Z">
        <w:r>
          <w:t xml:space="preserve"> Receiver service. This service</w:t>
        </w:r>
      </w:ins>
      <w:r>
        <w:t xml:space="preserve"> currently assumes that there will not be any dialog or sessions involved in receiving the BSM messages. The service will listen on the default port &lt;TBD&gt;. Once BSMs are received, they will be immediately inserted in a hash map where the keys will be the temp ID of the BSM and the value will be a queue of corresponding BSMs with the particular tempID. When a BSM is inserted to the queue,</w:t>
      </w:r>
      <w:r w:rsidR="006E7C7C">
        <w:t xml:space="preserve"> it will publish it to the BSM kafka topics. Additionally,</w:t>
      </w:r>
      <w:r>
        <w:t xml:space="preserve"> it will </w:t>
      </w:r>
      <w:r w:rsidR="006E7C7C">
        <w:t xml:space="preserve">also </w:t>
      </w:r>
      <w:r>
        <w:t>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pPr>
        <w:rPr>
          <w:ins w:id="223" w:author="Musavi, Hamid [USA]" w:date="2017-05-25T16:00:00Z"/>
        </w:rPr>
        <w:pPrChange w:id="224" w:author="Musavi, Hamid [USA]" w:date="2017-05-25T15:59:00Z">
          <w:pPr>
            <w:pStyle w:val="ListParagraph"/>
            <w:numPr>
              <w:numId w:val="53"/>
            </w:numPr>
            <w:spacing w:line="240" w:lineRule="auto"/>
            <w:ind w:hanging="360"/>
            <w:jc w:val="both"/>
          </w:pPr>
        </w:pPrChange>
      </w:pPr>
    </w:p>
    <w:p w14:paraId="6BA4B589" w14:textId="34DBE8C3" w:rsidR="004748A1" w:rsidRDefault="004748A1" w:rsidP="004748A1">
      <w:pPr>
        <w:pStyle w:val="Heading3"/>
        <w:rPr>
          <w:ins w:id="225" w:author="Musavi, Hamid [USA]" w:date="2017-05-25T16:00:00Z"/>
        </w:rPr>
      </w:pPr>
      <w:bookmarkStart w:id="226" w:name="_Toc483908173"/>
      <w:ins w:id="227" w:author="Musavi, Hamid [USA]" w:date="2017-05-25T16:00:00Z">
        <w:r>
          <w:t>BSM Receiver Service Messages and Alerts</w:t>
        </w:r>
        <w:bookmarkEnd w:id="226"/>
      </w:ins>
    </w:p>
    <w:p w14:paraId="28D54A79" w14:textId="1ECE78F7" w:rsidR="004748A1" w:rsidRPr="002253B4" w:rsidRDefault="004748A1" w:rsidP="004748A1">
      <w:pPr>
        <w:rPr>
          <w:ins w:id="228" w:author="Musavi, Hamid [USA]" w:date="2017-05-25T16:00:00Z"/>
        </w:rPr>
      </w:pPr>
      <w:ins w:id="229" w:author="Musavi, Hamid [USA]" w:date="2017-05-25T16:00:00Z">
        <w:r>
          <w:fldChar w:fldCharType="begin"/>
        </w:r>
        <w:r>
          <w:instrText xml:space="preserve"> REF _Ref483489995 \h </w:instrText>
        </w:r>
      </w:ins>
      <w:ins w:id="230" w:author="Musavi, Hamid [USA]" w:date="2017-05-25T16:00:00Z">
        <w:r>
          <w:fldChar w:fldCharType="separate"/>
        </w:r>
        <w:r>
          <w:t xml:space="preserve">Table </w:t>
        </w:r>
      </w:ins>
      <w:r w:rsidR="0010402A">
        <w:rPr>
          <w:noProof/>
        </w:rPr>
        <w:t>1</w:t>
      </w:r>
      <w:ins w:id="231" w:author="Musavi, Hamid [USA]" w:date="2017-05-25T16:00:00Z">
        <w:r>
          <w:fldChar w:fldCharType="end"/>
        </w:r>
        <w:r>
          <w:t xml:space="preserve"> provides a detailed list of the BSM Receive</w:t>
        </w:r>
      </w:ins>
      <w:r w:rsidR="0010402A">
        <w:t>r</w:t>
      </w:r>
      <w:ins w:id="232" w:author="Musavi, Hamid [USA]" w:date="2017-05-25T16:00:00Z">
        <w:r>
          <w:t xml:space="preserve"> Service messages and alerts. </w:t>
        </w:r>
      </w:ins>
    </w:p>
    <w:p w14:paraId="1996C79F" w14:textId="7FC7DACA" w:rsidR="004748A1" w:rsidRDefault="004748A1" w:rsidP="004748A1">
      <w:pPr>
        <w:pStyle w:val="Caption"/>
        <w:keepNext/>
        <w:rPr>
          <w:ins w:id="233" w:author="Musavi, Hamid [USA]" w:date="2017-05-25T16:00:00Z"/>
        </w:rPr>
      </w:pPr>
      <w:ins w:id="234" w:author="Musavi, Hamid [USA]" w:date="2017-05-25T16:00:00Z">
        <w:r>
          <w:t xml:space="preserve">Table </w:t>
        </w:r>
      </w:ins>
      <w:r w:rsidR="0010402A">
        <w:t>1</w:t>
      </w:r>
      <w:ins w:id="235" w:author="Musavi, Hamid [USA]" w:date="2017-05-25T16:00:00Z">
        <w:r>
          <w:t xml:space="preserve"> </w:t>
        </w:r>
      </w:ins>
      <w:r w:rsidR="0010402A">
        <w:t>–</w:t>
      </w:r>
      <w:ins w:id="236" w:author="Musavi, Hamid [USA]" w:date="2017-05-25T16:00:00Z">
        <w:r>
          <w:t xml:space="preserve"> </w:t>
        </w:r>
      </w:ins>
      <w:r w:rsidR="0010402A">
        <w:t>BSM Receiver Service</w:t>
      </w:r>
      <w:ins w:id="237" w:author="Musavi, Hamid [USA]" w:date="2017-05-25T16:00: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443E64">
        <w:trPr>
          <w:cnfStyle w:val="100000000000" w:firstRow="1" w:lastRow="0" w:firstColumn="0" w:lastColumn="0" w:oddVBand="0" w:evenVBand="0" w:oddHBand="0" w:evenHBand="0" w:firstRowFirstColumn="0" w:firstRowLastColumn="0" w:lastRowFirstColumn="0" w:lastRowLastColumn="0"/>
          <w:ins w:id="238"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pPr>
              <w:rPr>
                <w:ins w:id="239" w:author="Musavi, Hamid [USA]" w:date="2017-05-25T16:00:00Z"/>
              </w:rPr>
            </w:pPr>
            <w:ins w:id="240" w:author="Musavi, Hamid [USA]" w:date="2017-05-25T16:00:00Z">
              <w:r>
                <w:t>Message or Alert</w:t>
              </w:r>
            </w:ins>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1" w:author="Musavi, Hamid [USA]" w:date="2017-05-25T16:00:00Z"/>
              </w:rPr>
            </w:pPr>
            <w:ins w:id="242" w:author="Musavi, Hamid [USA]" w:date="2017-05-25T16:00:00Z">
              <w:r>
                <w:t>Communication Method</w:t>
              </w:r>
            </w:ins>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3" w:author="Musavi, Hamid [USA]" w:date="2017-05-25T16:00:00Z"/>
              </w:rPr>
            </w:pPr>
            <w:ins w:id="244" w:author="Musavi, Hamid [USA]" w:date="2017-05-25T16:00:00Z">
              <w:r>
                <w:t>Description</w:t>
              </w:r>
            </w:ins>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5" w:author="Musavi, Hamid [USA]" w:date="2017-05-25T16:00:00Z"/>
              </w:rPr>
            </w:pPr>
            <w:ins w:id="246" w:author="Musavi, Hamid [USA]" w:date="2017-05-25T16:00:00Z">
              <w:r>
                <w:t>Criteria</w:t>
              </w:r>
            </w:ins>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ins w:id="247"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3AC24373" w14:textId="77777777" w:rsidR="004748A1" w:rsidRDefault="004748A1" w:rsidP="00443E64">
            <w:pPr>
              <w:rPr>
                <w:ins w:id="248" w:author="Musavi, Hamid [USA]" w:date="2017-05-25T16:00:00Z"/>
              </w:rPr>
            </w:pPr>
          </w:p>
        </w:tc>
        <w:tc>
          <w:tcPr>
            <w:tcW w:w="2345" w:type="dxa"/>
          </w:tcPr>
          <w:p w14:paraId="49A261E7"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49" w:author="Musavi, Hamid [USA]" w:date="2017-05-25T16:00:00Z"/>
              </w:rPr>
            </w:pPr>
          </w:p>
        </w:tc>
        <w:tc>
          <w:tcPr>
            <w:tcW w:w="3335" w:type="dxa"/>
          </w:tcPr>
          <w:p w14:paraId="7592AD9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0" w:author="Musavi, Hamid [USA]" w:date="2017-05-25T16:00:00Z"/>
              </w:rPr>
            </w:pPr>
          </w:p>
        </w:tc>
        <w:tc>
          <w:tcPr>
            <w:tcW w:w="3330" w:type="dxa"/>
          </w:tcPr>
          <w:p w14:paraId="1719549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1" w:author="Musavi, Hamid [USA]" w:date="2017-05-25T16:00:00Z"/>
              </w:rPr>
            </w:pPr>
          </w:p>
        </w:tc>
      </w:tr>
      <w:tr w:rsidR="004748A1" w14:paraId="22AC8C98" w14:textId="77777777" w:rsidTr="00443E64">
        <w:trPr>
          <w:ins w:id="252"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168FFFAB" w14:textId="77777777" w:rsidR="004748A1" w:rsidRPr="009417E3" w:rsidRDefault="004748A1" w:rsidP="00443E64">
            <w:pPr>
              <w:rPr>
                <w:ins w:id="253" w:author="Musavi, Hamid [USA]" w:date="2017-05-25T16:00:00Z"/>
              </w:rPr>
            </w:pPr>
          </w:p>
        </w:tc>
        <w:tc>
          <w:tcPr>
            <w:tcW w:w="2345" w:type="dxa"/>
          </w:tcPr>
          <w:p w14:paraId="2D4FFF7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4" w:author="Musavi, Hamid [USA]" w:date="2017-05-25T16:00:00Z"/>
              </w:rPr>
            </w:pPr>
          </w:p>
        </w:tc>
        <w:tc>
          <w:tcPr>
            <w:tcW w:w="3335" w:type="dxa"/>
          </w:tcPr>
          <w:p w14:paraId="71074DF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5" w:author="Musavi, Hamid [USA]" w:date="2017-05-25T16:00:00Z"/>
              </w:rPr>
            </w:pPr>
          </w:p>
        </w:tc>
        <w:tc>
          <w:tcPr>
            <w:tcW w:w="3330" w:type="dxa"/>
          </w:tcPr>
          <w:p w14:paraId="4047EF1A"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56" w:author="Musavi, Hamid [USA]" w:date="2017-05-25T16:00:00Z"/>
              </w:rPr>
            </w:pP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ins w:id="257"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509A5605" w14:textId="77777777" w:rsidR="004748A1" w:rsidRPr="009417E3" w:rsidRDefault="004748A1" w:rsidP="00443E64">
            <w:pPr>
              <w:rPr>
                <w:ins w:id="258" w:author="Musavi, Hamid [USA]" w:date="2017-05-25T16:00:00Z"/>
              </w:rPr>
            </w:pPr>
          </w:p>
        </w:tc>
        <w:tc>
          <w:tcPr>
            <w:tcW w:w="2345" w:type="dxa"/>
          </w:tcPr>
          <w:p w14:paraId="4BE2DD80"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59" w:author="Musavi, Hamid [USA]" w:date="2017-05-25T16:00:00Z"/>
              </w:rPr>
            </w:pPr>
          </w:p>
        </w:tc>
        <w:tc>
          <w:tcPr>
            <w:tcW w:w="3335" w:type="dxa"/>
          </w:tcPr>
          <w:p w14:paraId="59584F9D"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60" w:author="Musavi, Hamid [USA]" w:date="2017-05-25T16:00:00Z"/>
              </w:rPr>
            </w:pPr>
          </w:p>
        </w:tc>
        <w:tc>
          <w:tcPr>
            <w:tcW w:w="3330" w:type="dxa"/>
          </w:tcPr>
          <w:p w14:paraId="2BF32B41" w14:textId="77777777" w:rsidR="004748A1" w:rsidRDefault="004748A1" w:rsidP="00443E64">
            <w:pPr>
              <w:cnfStyle w:val="000000100000" w:firstRow="0" w:lastRow="0" w:firstColumn="0" w:lastColumn="0" w:oddVBand="0" w:evenVBand="0" w:oddHBand="1" w:evenHBand="0" w:firstRowFirstColumn="0" w:firstRowLastColumn="0" w:lastRowFirstColumn="0" w:lastRowLastColumn="0"/>
              <w:rPr>
                <w:ins w:id="261" w:author="Musavi, Hamid [USA]" w:date="2017-05-25T16:00:00Z"/>
              </w:rPr>
            </w:pPr>
          </w:p>
        </w:tc>
      </w:tr>
      <w:tr w:rsidR="004748A1" w14:paraId="4B6036F3" w14:textId="77777777" w:rsidTr="00443E64">
        <w:trPr>
          <w:ins w:id="262"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pPr>
              <w:rPr>
                <w:ins w:id="263" w:author="Musavi, Hamid [USA]" w:date="2017-05-25T16:00:00Z"/>
              </w:rPr>
            </w:pPr>
          </w:p>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4" w:author="Musavi, Hamid [USA]" w:date="2017-05-25T16:00:00Z"/>
              </w:rPr>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5" w:author="Musavi, Hamid [USA]" w:date="2017-05-25T16:00:00Z"/>
              </w:rPr>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6" w:author="Musavi, Hamid [USA]" w:date="2017-05-25T16:00:00Z"/>
              </w:rPr>
            </w:pPr>
          </w:p>
        </w:tc>
      </w:tr>
    </w:tbl>
    <w:p w14:paraId="41604009" w14:textId="77777777" w:rsidR="004748A1" w:rsidRPr="004748A1" w:rsidRDefault="004748A1">
      <w:pPr>
        <w:rPr>
          <w:ins w:id="267" w:author="Musavi, Hamid [USA]" w:date="2017-05-25T15:44:00Z"/>
        </w:rPr>
        <w:pPrChange w:id="268" w:author="Musavi, Hamid [USA]" w:date="2017-05-25T15:59:00Z">
          <w:pPr>
            <w:pStyle w:val="ListParagraph"/>
            <w:numPr>
              <w:numId w:val="53"/>
            </w:numPr>
            <w:spacing w:line="240" w:lineRule="auto"/>
            <w:ind w:hanging="360"/>
            <w:jc w:val="both"/>
          </w:pPr>
        </w:pPrChange>
      </w:pPr>
    </w:p>
    <w:p w14:paraId="5C869022" w14:textId="77777777" w:rsidR="00C26C45" w:rsidRDefault="00E53E91" w:rsidP="00CB08F3">
      <w:pPr>
        <w:pStyle w:val="Heading1"/>
      </w:pPr>
      <w:bookmarkStart w:id="269" w:name="_Toc483908174"/>
      <w:r>
        <w:t>Appendix A: ODE</w:t>
      </w:r>
      <w:r w:rsidRPr="001E40C7">
        <w:t xml:space="preserve"> </w:t>
      </w:r>
      <w:r>
        <w:t>Interface Specification</w:t>
      </w:r>
      <w:bookmarkEnd w:id="26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270" w:name="_Ref471804194"/>
      <w:bookmarkStart w:id="271" w:name="_Toc483908175"/>
      <w:r>
        <w:t>File Co</w:t>
      </w:r>
      <w:r w:rsidR="0060433B">
        <w:t>py Data Deposit</w:t>
      </w:r>
      <w:bookmarkEnd w:id="270"/>
      <w:bookmarkEnd w:id="27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272" w:name="_Toc462052286"/>
      <w:bookmarkStart w:id="27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pPr>
      <w:bookmarkStart w:id="274" w:name="_Toc483908176"/>
      <w:r>
        <w:t>Messages and Alerts</w:t>
      </w:r>
      <w:bookmarkEnd w:id="274"/>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275" w:name="_Ref481149225"/>
      <w:r>
        <w:t xml:space="preserve">Table </w:t>
      </w:r>
      <w:fldSimple w:instr=" SEQ Table \* ARABIC ">
        <w:r w:rsidR="00C910EC">
          <w:rPr>
            <w:noProof/>
          </w:rPr>
          <w:t>1</w:t>
        </w:r>
      </w:fldSimple>
      <w:r>
        <w:t xml:space="preserve"> - </w:t>
      </w:r>
      <w:r w:rsidRPr="000970CE">
        <w:t>SCP Return Codes</w:t>
      </w:r>
      <w:bookmarkEnd w:id="275"/>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r w:rsidRPr="001F1A9D">
              <w:lastRenderedPageBreak/>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folders, ODE will try to open </w:t>
            </w:r>
            <w:r>
              <w:lastRenderedPageBreak/>
              <w:t>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I</w:t>
            </w:r>
            <w:r w:rsidRPr="001F1A9D">
              <w:t>f the file does not exist</w:t>
            </w:r>
            <w:r>
              <w:t xml:space="preserve"> when ODE starts to process it </w:t>
            </w:r>
            <w:r w:rsidRPr="001F1A9D">
              <w:t>or for some other reas</w:t>
            </w:r>
            <w:r>
              <w:t xml:space="preserve">on cannot be </w:t>
            </w:r>
            <w:r>
              <w:lastRenderedPageBreak/>
              <w:t>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lastRenderedPageBreak/>
              <w:t xml:space="preserve">“IMPORTER - Unable 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276" w:name="_Ref476570427"/>
      <w:bookmarkStart w:id="277" w:name="_Ref476570491"/>
      <w:bookmarkStart w:id="278" w:name="_Toc483908177"/>
      <w:r w:rsidRPr="001E40C7">
        <w:t xml:space="preserve">ODE </w:t>
      </w:r>
      <w:r w:rsidR="005D1916">
        <w:t>REST</w:t>
      </w:r>
      <w:r w:rsidRPr="001E40C7">
        <w:t xml:space="preserve"> API</w:t>
      </w:r>
      <w:bookmarkEnd w:id="272"/>
      <w:bookmarkEnd w:id="273"/>
      <w:bookmarkEnd w:id="276"/>
      <w:bookmarkEnd w:id="277"/>
      <w:bookmarkEnd w:id="278"/>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79" w:name="_Toc462052287"/>
    </w:p>
    <w:p w14:paraId="14D103C8" w14:textId="77777777" w:rsidR="00B54D4D" w:rsidRDefault="00B54D4D" w:rsidP="00B54D4D">
      <w:r>
        <w:lastRenderedPageBreak/>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280" w:name="_Ref476590854"/>
      <w:r>
        <w:t>Figure</w:t>
      </w:r>
      <w:r w:rsidR="00ED0E13">
        <w:t xml:space="preserve"> </w:t>
      </w:r>
      <w:fldSimple w:instr=" SEQ Figure \* ARABIC ">
        <w:r>
          <w:rPr>
            <w:noProof/>
          </w:rPr>
          <w:t>2</w:t>
        </w:r>
      </w:fldSimple>
      <w:bookmarkEnd w:id="280"/>
      <w:r w:rsidR="00ED0E13">
        <w:t xml:space="preserve"> - </w:t>
      </w:r>
      <w:r w:rsidR="00ED0E13" w:rsidRPr="001B7751">
        <w:t xml:space="preserve">ODE </w:t>
      </w:r>
      <w:r>
        <w:t>REST</w:t>
      </w:r>
      <w:bookmarkEnd w:id="279"/>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281" w:name="_Toc483908178"/>
      <w:commentRangeStart w:id="282"/>
      <w:r>
        <w:t>Upload BSM File</w:t>
      </w:r>
      <w:bookmarkEnd w:id="281"/>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282"/>
      <w:r w:rsidR="00A529B3">
        <w:rPr>
          <w:rStyle w:val="CommentReference"/>
        </w:rPr>
        <w:commentReference w:id="282"/>
      </w:r>
    </w:p>
    <w:p w14:paraId="142BF94F" w14:textId="77777777" w:rsidR="00ED0E13" w:rsidRPr="005F7EB4" w:rsidRDefault="00ED0E13" w:rsidP="005F7EB4"/>
    <w:p w14:paraId="3AAAD05A" w14:textId="7B800CD4" w:rsidR="00F44C7C" w:rsidRDefault="00F44C7C" w:rsidP="00F44C7C">
      <w:pPr>
        <w:pStyle w:val="Heading3"/>
      </w:pPr>
      <w:bookmarkStart w:id="283" w:name="_Toc462052289"/>
      <w:bookmarkStart w:id="284" w:name="_Ref471804513"/>
      <w:bookmarkStart w:id="285" w:name="_Toc483908179"/>
      <w:r>
        <w:lastRenderedPageBreak/>
        <w:t xml:space="preserve">MANAGE SNMP </w:t>
      </w:r>
      <w:r w:rsidRPr="00E35BF2">
        <w:t>API</w:t>
      </w:r>
      <w:bookmarkEnd w:id="285"/>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286"/>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286"/>
      <w:r w:rsidR="00A529B3">
        <w:rPr>
          <w:rStyle w:val="CommentReference"/>
        </w:rPr>
        <w:commentReference w:id="286"/>
      </w:r>
    </w:p>
    <w:p w14:paraId="6D121423" w14:textId="0D922875" w:rsidR="00A176FA" w:rsidRDefault="00E6110E" w:rsidP="00A176FA">
      <w:pPr>
        <w:pStyle w:val="Heading3"/>
      </w:pPr>
      <w:bookmarkStart w:id="287" w:name="_Toc483908180"/>
      <w:r>
        <w:t xml:space="preserve">Traveler Information Message (TIM) </w:t>
      </w:r>
      <w:r w:rsidR="000B7E76">
        <w:t>Interface</w:t>
      </w:r>
      <w:bookmarkEnd w:id="287"/>
    </w:p>
    <w:p w14:paraId="7DAC2D78" w14:textId="2B3F622F" w:rsidR="00E145C0" w:rsidRPr="00E145C0" w:rsidRDefault="00E145C0" w:rsidP="00E145C0">
      <w:r>
        <w:t xml:space="preserve">Refer to the </w:t>
      </w:r>
      <w:hyperlink r:id="rId44"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fldSimple w:instr=" SEQ Table \* ARABIC ">
        <w:r>
          <w:rPr>
            <w:noProof/>
          </w:rPr>
          <w:t>4</w:t>
        </w:r>
      </w:fldSimple>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Internal Error: OssTravelerMessageBuilder#encodeTravelerInformationToHex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288" w:name="_Toc483908181"/>
      <w:r>
        <w:t>Probe Data Management Messages (</w:t>
      </w:r>
      <w:r w:rsidR="00E145C0">
        <w:t>PDM</w:t>
      </w:r>
      <w:r>
        <w:t>)</w:t>
      </w:r>
      <w:r w:rsidR="00E145C0">
        <w:t xml:space="preserve"> Interface</w:t>
      </w:r>
      <w:bookmarkEnd w:id="288"/>
    </w:p>
    <w:p w14:paraId="6011D2F1" w14:textId="0432CF88" w:rsidR="00C910EC" w:rsidRPr="00E145C0" w:rsidRDefault="00C910EC" w:rsidP="00C910EC">
      <w:r>
        <w:t xml:space="preserve">Refer to the </w:t>
      </w:r>
      <w:hyperlink r:id="rId45" w:history="1">
        <w:r w:rsidRPr="00E145C0">
          <w:rPr>
            <w:rStyle w:val="Hyperlink"/>
          </w:rPr>
          <w:t>ODESwagger.yaml</w:t>
        </w:r>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fldSimple w:instr=" SEQ Table \* ARABIC ">
        <w:r>
          <w:rPr>
            <w:noProof/>
          </w:rPr>
          <w:t>5</w:t>
        </w:r>
      </w:fldSimple>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lastRenderedPageBreak/>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289" w:name="_Toc483908182"/>
      <w:r w:rsidRPr="00E35BF2">
        <w:t>ODE Streaming API</w:t>
      </w:r>
      <w:bookmarkEnd w:id="283"/>
      <w:bookmarkEnd w:id="284"/>
      <w:bookmarkEnd w:id="289"/>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290" w:name="_Ref471811829"/>
      <w:bookmarkStart w:id="291" w:name="_Toc483908183"/>
      <w:r>
        <w:t>Direct Kafka Interface</w:t>
      </w:r>
      <w:bookmarkEnd w:id="290"/>
      <w:bookmarkEnd w:id="291"/>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292"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910EC">
          <w:rPr>
            <w:noProof/>
          </w:rPr>
          <w:t>6</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293" w:name="_Toc483908184"/>
      <w:r>
        <w:t>ODE WebSocket Interface</w:t>
      </w:r>
      <w:bookmarkEnd w:id="292"/>
      <w:bookmarkEnd w:id="293"/>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294" w:name="_Toc462052290"/>
      <w:r>
        <w:t>O</w:t>
      </w:r>
      <w:r w:rsidR="00C26C45" w:rsidRPr="00E35BF2">
        <w:t xml:space="preserve">DE </w:t>
      </w:r>
      <w:r w:rsidR="00ED0E13">
        <w:t xml:space="preserve">WebSocket </w:t>
      </w:r>
      <w:r w:rsidR="00C26C45" w:rsidRPr="00E35BF2">
        <w:t>Control Messages</w:t>
      </w:r>
      <w:bookmarkEnd w:id="294"/>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295" w:name="_Toc462052291"/>
      <w:r>
        <w:t>BSM</w:t>
      </w:r>
      <w:r w:rsidR="00C26C45" w:rsidRPr="00E35BF2">
        <w:t xml:space="preserve"> </w:t>
      </w:r>
      <w:r>
        <w:t>WebSocket</w:t>
      </w:r>
      <w:r w:rsidR="00C26C45" w:rsidRPr="00E35BF2">
        <w:t xml:space="preserve"> Subscription </w:t>
      </w:r>
      <w:bookmarkEnd w:id="295"/>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296" w:name="_Toc462052298"/>
      <w:bookmarkStart w:id="297" w:name="_Ref471728137"/>
      <w:bookmarkStart w:id="298" w:name="_Toc483908185"/>
      <w:r w:rsidRPr="00145701">
        <w:t>ODE Request Schemas</w:t>
      </w:r>
      <w:bookmarkEnd w:id="296"/>
      <w:bookmarkEnd w:id="297"/>
      <w:bookmarkEnd w:id="298"/>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299" w:name="_Toc462052299"/>
      <w:bookmarkStart w:id="300" w:name="_Ref471813112"/>
      <w:bookmarkStart w:id="301" w:name="_Toc483908186"/>
      <w:r>
        <w:t>ODE</w:t>
      </w:r>
      <w:r w:rsidR="00C26C45" w:rsidRPr="00145701">
        <w:t xml:space="preserve"> Request</w:t>
      </w:r>
      <w:bookmarkEnd w:id="299"/>
      <w:bookmarkEnd w:id="300"/>
      <w:r w:rsidR="000D126A">
        <w:t xml:space="preserve"> Message Metadata</w:t>
      </w:r>
      <w:bookmarkEnd w:id="301"/>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302" w:name="_Toc441572976"/>
      <w:bookmarkStart w:id="303" w:name="_Toc456253304"/>
      <w:r>
        <w:t xml:space="preserve">Table </w:t>
      </w:r>
      <w:fldSimple w:instr=" SEQ Table \* ARABIC ">
        <w:r w:rsidR="00C910EC">
          <w:rPr>
            <w:noProof/>
          </w:rPr>
          <w:t>7</w:t>
        </w:r>
      </w:fldSimple>
      <w:r>
        <w:t xml:space="preserve"> </w:t>
      </w:r>
      <w:r w:rsidR="00874976">
        <w:t>–</w:t>
      </w:r>
      <w:r w:rsidR="00ED0E13">
        <w:t xml:space="preserve"> ODE </w:t>
      </w:r>
      <w:r>
        <w:t>Request</w:t>
      </w:r>
      <w:bookmarkEnd w:id="302"/>
      <w:bookmarkEnd w:id="303"/>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304" w:name="_Toc462052303"/>
      <w:bookmarkStart w:id="305" w:name="_Ref471728323"/>
      <w:bookmarkStart w:id="306" w:name="_Toc483908187"/>
      <w:r w:rsidRPr="00145701">
        <w:t xml:space="preserve">ODE </w:t>
      </w:r>
      <w:r w:rsidR="0016253B">
        <w:t>Response</w:t>
      </w:r>
      <w:r w:rsidRPr="00145701">
        <w:t xml:space="preserve"> Schemas</w:t>
      </w:r>
      <w:bookmarkEnd w:id="304"/>
      <w:bookmarkEnd w:id="305"/>
      <w:bookmarkEnd w:id="306"/>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307" w:name="_Toc462052304"/>
      <w:bookmarkStart w:id="308" w:name="_Toc483908188"/>
      <w:r w:rsidRPr="00145701">
        <w:t>ODE Data Message</w:t>
      </w:r>
      <w:bookmarkEnd w:id="307"/>
      <w:bookmarkEnd w:id="308"/>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309" w:name="_Toc441572980"/>
      <w:bookmarkStart w:id="310" w:name="_Toc456253308"/>
    </w:p>
    <w:p w14:paraId="3F314606" w14:textId="0368C575" w:rsidR="00C26C45" w:rsidRDefault="00C26C45" w:rsidP="00C26C45">
      <w:pPr>
        <w:pStyle w:val="Caption"/>
      </w:pPr>
      <w:r>
        <w:t xml:space="preserve">Table </w:t>
      </w:r>
      <w:fldSimple w:instr=" SEQ Table \* ARABIC ">
        <w:r w:rsidR="00C910EC">
          <w:rPr>
            <w:noProof/>
          </w:rPr>
          <w:t>8</w:t>
        </w:r>
      </w:fldSimple>
      <w:r>
        <w:t xml:space="preserve"> - OdeDataMessage</w:t>
      </w:r>
      <w:bookmarkEnd w:id="309"/>
      <w:bookmarkEnd w:id="310"/>
    </w:p>
    <w:p w14:paraId="605835CF" w14:textId="31425BC0" w:rsidR="00C26C45" w:rsidRDefault="00C26C45" w:rsidP="0016253B">
      <w:pPr>
        <w:pStyle w:val="Heading3"/>
      </w:pPr>
      <w:bookmarkStart w:id="311" w:name="_Toc462052305"/>
      <w:bookmarkStart w:id="312" w:name="_Ref471813394"/>
      <w:bookmarkStart w:id="313" w:name="_Toc483908189"/>
      <w:r w:rsidRPr="00284BEB">
        <w:t>ODE Message Metadata</w:t>
      </w:r>
      <w:bookmarkEnd w:id="311"/>
      <w:bookmarkEnd w:id="312"/>
      <w:bookmarkEnd w:id="313"/>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314" w:name="_Toc441572981"/>
      <w:bookmarkStart w:id="315" w:name="_Toc456253309"/>
      <w:r>
        <w:t xml:space="preserve">Table </w:t>
      </w:r>
      <w:fldSimple w:instr=" SEQ Table \* ARABIC ">
        <w:r w:rsidR="00C910EC">
          <w:rPr>
            <w:noProof/>
          </w:rPr>
          <w:t>9</w:t>
        </w:r>
      </w:fldSimple>
      <w:r>
        <w:t xml:space="preserve"> – OdeMsgMetadata</w:t>
      </w:r>
      <w:bookmarkEnd w:id="314"/>
      <w:bookmarkEnd w:id="315"/>
    </w:p>
    <w:p w14:paraId="6A1AA76C" w14:textId="77777777" w:rsidR="00752CB3" w:rsidRPr="00752CB3" w:rsidRDefault="00752CB3" w:rsidP="00752CB3"/>
    <w:p w14:paraId="1F52559C" w14:textId="72FEAEC3" w:rsidR="00C26C45" w:rsidRDefault="00C26C45" w:rsidP="00A524BA">
      <w:pPr>
        <w:pStyle w:val="Heading3"/>
      </w:pPr>
      <w:bookmarkStart w:id="316" w:name="_ODE_Payload_Violation"/>
      <w:bookmarkStart w:id="317" w:name="_Toc462052306"/>
      <w:bookmarkStart w:id="318" w:name="_Ref471814373"/>
      <w:bookmarkStart w:id="319" w:name="_Toc483908190"/>
      <w:bookmarkEnd w:id="316"/>
      <w:r w:rsidRPr="00284BEB">
        <w:lastRenderedPageBreak/>
        <w:t>ODE Payload Violation</w:t>
      </w:r>
      <w:bookmarkEnd w:id="317"/>
      <w:bookmarkEnd w:id="318"/>
      <w:bookmarkEnd w:id="319"/>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320" w:name="_ODE_Data_Message"/>
      <w:bookmarkStart w:id="321" w:name="_Toc462052308"/>
      <w:bookmarkStart w:id="322" w:name="_Toc483908191"/>
      <w:bookmarkEnd w:id="320"/>
      <w:r w:rsidRPr="00284BEB">
        <w:t xml:space="preserve">ODE </w:t>
      </w:r>
      <w:r w:rsidR="00410F95">
        <w:t>GET TOKEN</w:t>
      </w:r>
      <w:r w:rsidRPr="00284BEB">
        <w:t xml:space="preserve"> Response</w:t>
      </w:r>
      <w:bookmarkEnd w:id="321"/>
      <w:bookmarkEnd w:id="322"/>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323" w:name="_Toc441572983"/>
      <w:bookmarkStart w:id="324" w:name="_Toc456253311"/>
      <w:r>
        <w:t xml:space="preserve">Table </w:t>
      </w:r>
      <w:fldSimple w:instr=" SEQ Table \* ARABIC ">
        <w:r w:rsidR="00C910EC">
          <w:rPr>
            <w:noProof/>
          </w:rPr>
          <w:t>10</w:t>
        </w:r>
      </w:fldSimple>
      <w:r>
        <w:t xml:space="preserve"> - OdeAuthentication</w:t>
      </w:r>
      <w:bookmarkEnd w:id="323"/>
      <w:bookmarkEnd w:id="324"/>
    </w:p>
    <w:p w14:paraId="2C1ABE0C" w14:textId="5290E6E8" w:rsidR="00C26C45" w:rsidRDefault="00C26C45" w:rsidP="0016253B">
      <w:pPr>
        <w:pStyle w:val="Heading3"/>
      </w:pPr>
      <w:bookmarkStart w:id="325" w:name="_Toc462052309"/>
      <w:bookmarkStart w:id="326" w:name="_Toc483908192"/>
      <w:r w:rsidRPr="00284BEB">
        <w:t>ODE Status Message</w:t>
      </w:r>
      <w:bookmarkEnd w:id="325"/>
      <w:bookmarkEnd w:id="326"/>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327" w:name="_Toc441572984"/>
      <w:bookmarkStart w:id="328" w:name="_Toc456253312"/>
      <w:r>
        <w:t xml:space="preserve">Table </w:t>
      </w:r>
      <w:fldSimple w:instr=" SEQ Table \* ARABIC ">
        <w:r w:rsidR="00C910EC">
          <w:rPr>
            <w:noProof/>
          </w:rPr>
          <w:t>11</w:t>
        </w:r>
      </w:fldSimple>
      <w:r>
        <w:t xml:space="preserve"> - OdeStatus</w:t>
      </w:r>
      <w:bookmarkEnd w:id="327"/>
      <w:bookmarkEnd w:id="328"/>
    </w:p>
    <w:p w14:paraId="1B2629C5" w14:textId="45791E6C" w:rsidR="00C26C45" w:rsidRDefault="00C26C45" w:rsidP="0016253B">
      <w:pPr>
        <w:pStyle w:val="Heading3"/>
      </w:pPr>
      <w:bookmarkStart w:id="329" w:name="_Toc462052310"/>
      <w:bookmarkStart w:id="330" w:name="_Ref471812176"/>
      <w:bookmarkStart w:id="331" w:name="_Toc483908193"/>
      <w:r w:rsidRPr="00284BEB">
        <w:t>ODE Control Message</w:t>
      </w:r>
      <w:bookmarkEnd w:id="329"/>
      <w:bookmarkEnd w:id="330"/>
      <w:bookmarkEnd w:id="331"/>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332" w:name="_Toc441572985"/>
      <w:bookmarkStart w:id="333" w:name="_Toc456253313"/>
      <w:r>
        <w:t xml:space="preserve">Table </w:t>
      </w:r>
      <w:fldSimple w:instr=" SEQ Table \* ARABIC ">
        <w:r w:rsidR="00C910EC">
          <w:rPr>
            <w:noProof/>
          </w:rPr>
          <w:t>12</w:t>
        </w:r>
      </w:fldSimple>
      <w:r>
        <w:t xml:space="preserve"> - OdeControlData</w:t>
      </w:r>
      <w:bookmarkEnd w:id="332"/>
      <w:bookmarkEnd w:id="333"/>
    </w:p>
    <w:p w14:paraId="02321E0C" w14:textId="77777777" w:rsidR="00752CB3" w:rsidRDefault="00752CB3" w:rsidP="00752CB3">
      <w:pPr>
        <w:pStyle w:val="Heading3"/>
      </w:pPr>
      <w:bookmarkStart w:id="334" w:name="_ODE_Data_Message_1"/>
      <w:bookmarkStart w:id="335" w:name="_Toc462052307"/>
      <w:bookmarkStart w:id="336" w:name="_Ref471813434"/>
      <w:bookmarkStart w:id="337" w:name="_Toc462052316"/>
      <w:bookmarkStart w:id="338" w:name="_Toc483908194"/>
      <w:bookmarkEnd w:id="334"/>
      <w:r w:rsidRPr="00284BEB">
        <w:t>ODE Data Message Payload</w:t>
      </w:r>
      <w:bookmarkEnd w:id="335"/>
      <w:bookmarkEnd w:id="336"/>
      <w:bookmarkEnd w:id="338"/>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339" w:name="_Toc441572982"/>
      <w:bookmarkStart w:id="340" w:name="_Toc456253310"/>
      <w:r>
        <w:t xml:space="preserve">Table </w:t>
      </w:r>
      <w:fldSimple w:instr=" SEQ Table \* ARABIC ">
        <w:r w:rsidR="00C910EC">
          <w:rPr>
            <w:noProof/>
          </w:rPr>
          <w:t>13</w:t>
        </w:r>
      </w:fldSimple>
      <w:r>
        <w:t xml:space="preserve"> – OdeMsgPayload</w:t>
      </w:r>
      <w:bookmarkEnd w:id="339"/>
      <w:bookmarkEnd w:id="340"/>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337"/>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107A8C"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341" w:name="_Toc462052317"/>
      <w:bookmarkStart w:id="342" w:name="_Toc483908195"/>
      <w:r>
        <w:t xml:space="preserve">ODE Data Message </w:t>
      </w:r>
      <w:r w:rsidRPr="009F4DD0">
        <w:t>Supporting Data Structures</w:t>
      </w:r>
      <w:bookmarkEnd w:id="341"/>
      <w:bookmarkEnd w:id="342"/>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343" w:name="_J2735BsmCoreData"/>
      <w:bookmarkStart w:id="344" w:name="_Ref471884029"/>
      <w:bookmarkEnd w:id="343"/>
      <w:r w:rsidRPr="006D1B36">
        <w:t>J2735BsmCoreData</w:t>
      </w:r>
      <w:bookmarkEnd w:id="344"/>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107A8C"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107A8C"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107A8C"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107A8C"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107A8C"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345" w:name="_J2735BsmPart2Content"/>
      <w:bookmarkStart w:id="346" w:name="_Ref471884050"/>
      <w:bookmarkEnd w:id="345"/>
      <w:r w:rsidRPr="006D1B36">
        <w:t>J2735BsmPart2Content</w:t>
      </w:r>
      <w:bookmarkEnd w:id="346"/>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107A8C"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107A8C"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107A8C"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347" w:name="_5J2735Position3D"/>
      <w:bookmarkStart w:id="348" w:name="_J2735Position3D"/>
      <w:bookmarkStart w:id="349" w:name="_Toc462052335"/>
      <w:bookmarkEnd w:id="347"/>
      <w:bookmarkEnd w:id="348"/>
      <w:r>
        <w:t>J2735</w:t>
      </w:r>
      <w:r w:rsidRPr="006719D6">
        <w:t>Position3D</w:t>
      </w:r>
      <w:bookmarkEnd w:id="349"/>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350" w:name="_Toc456253340"/>
      <w:r>
        <w:t xml:space="preserve">Table </w:t>
      </w:r>
      <w:fldSimple w:instr=" SEQ Table \* ARABIC ">
        <w:r w:rsidR="00C910EC">
          <w:rPr>
            <w:noProof/>
          </w:rPr>
          <w:t>14</w:t>
        </w:r>
      </w:fldSimple>
      <w:r>
        <w:t xml:space="preserve"> - </w:t>
      </w:r>
      <w:r w:rsidRPr="00633532">
        <w:t>OdePosition3D</w:t>
      </w:r>
      <w:bookmarkEnd w:id="350"/>
    </w:p>
    <w:p w14:paraId="6449FF60" w14:textId="77777777" w:rsidR="006D1B36" w:rsidRDefault="006D1B36" w:rsidP="000A3293"/>
    <w:p w14:paraId="594931C0" w14:textId="6D7A0BBC" w:rsidR="00BA3CFB" w:rsidRDefault="00BA3CFB" w:rsidP="000A3293">
      <w:pPr>
        <w:pStyle w:val="Heading4"/>
      </w:pPr>
      <w:bookmarkStart w:id="351" w:name="_J2735AccelerationSet4Way"/>
      <w:bookmarkEnd w:id="351"/>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352" w:name="_J2735PositionalAccuracy"/>
      <w:bookmarkEnd w:id="352"/>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353" w:name="_J2735TransmissionState"/>
      <w:bookmarkStart w:id="354" w:name="_J2735BrakeSystemStatus"/>
      <w:bookmarkEnd w:id="353"/>
      <w:bookmarkEnd w:id="354"/>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107A8C"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355" w:name="_J2735VehicleSize"/>
      <w:bookmarkEnd w:id="355"/>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356" w:name="_J2735BitString"/>
      <w:bookmarkEnd w:id="356"/>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357" w:name="_J2735VehicleSafetyExtensions"/>
      <w:bookmarkEnd w:id="357"/>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107A8C"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107A8C"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107A8C"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107A8C"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358" w:name="_J2735SpecialVehicleExtensions"/>
      <w:bookmarkEnd w:id="358"/>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107A8C"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107A8C"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107A8C"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359" w:name="_J2735SupplementalVehicleExtensions"/>
      <w:bookmarkEnd w:id="359"/>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107A8C"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107A8C"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107A8C"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107A8C"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107A8C"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107A8C"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107A8C"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107A8C"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360" w:name="_J2735PathHistory"/>
      <w:bookmarkEnd w:id="360"/>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107A8C"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107A8C"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361" w:name="_J2735PathPrediction"/>
      <w:bookmarkEnd w:id="361"/>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362" w:name="_J2735EmergencyDetails"/>
      <w:bookmarkEnd w:id="362"/>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107A8C"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363" w:name="_J2735EventDescription"/>
      <w:bookmarkEnd w:id="363"/>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107A8C"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107A8C"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364" w:name="_J2735TrailerData"/>
      <w:bookmarkEnd w:id="364"/>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107A8C"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365" w:name="_J2735VehicleClassification"/>
      <w:bookmarkEnd w:id="365"/>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366" w:name="_J2735VehicleData"/>
      <w:bookmarkEnd w:id="366"/>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367" w:name="_J2735WeatherReport"/>
      <w:bookmarkEnd w:id="367"/>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368" w:name="_J2735WeatherProbe"/>
      <w:bookmarkEnd w:id="368"/>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369" w:name="_J2735ObstacleDetection"/>
      <w:bookmarkEnd w:id="369"/>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370" w:name="_J2735DisabledVehicle"/>
      <w:bookmarkEnd w:id="370"/>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371" w:name="_J2735SpeedProfile"/>
      <w:bookmarkEnd w:id="371"/>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372" w:name="_J2735RTCMPackage"/>
      <w:bookmarkEnd w:id="372"/>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373" w:name="_J2735RegionalContent"/>
      <w:bookmarkEnd w:id="373"/>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374" w:name="_J2735FullPositionVector"/>
      <w:bookmarkEnd w:id="374"/>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375" w:name="_J2735PathHistoryPoint"/>
      <w:bookmarkEnd w:id="375"/>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376" w:name="_J2735Extent"/>
      <w:bookmarkEnd w:id="376"/>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377" w:name="_J2735PivotPointDescription"/>
      <w:bookmarkEnd w:id="377"/>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378" w:name="_J2735TrailerUnitDescription"/>
      <w:bookmarkEnd w:id="378"/>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379" w:name="_Toc441572992"/>
      <w:bookmarkStart w:id="380" w:name="_Toc456253320"/>
      <w:r>
        <w:t xml:space="preserve">Table </w:t>
      </w:r>
      <w:fldSimple w:instr=" SEQ Table \* ARABIC ">
        <w:r w:rsidR="00C910EC">
          <w:rPr>
            <w:noProof/>
          </w:rPr>
          <w:t>15</w:t>
        </w:r>
      </w:fldSimple>
      <w:r>
        <w:t xml:space="preserve"> </w:t>
      </w:r>
      <w:r w:rsidR="00410F95">
        <w:t>–</w:t>
      </w:r>
      <w:r>
        <w:t xml:space="preserve"> </w:t>
      </w:r>
      <w:bookmarkEnd w:id="379"/>
      <w:bookmarkEnd w:id="380"/>
      <w:r w:rsidR="00410F95">
        <w:t>BSM Data</w:t>
      </w:r>
    </w:p>
    <w:p w14:paraId="219B2098" w14:textId="7911466A" w:rsidR="00C26C45" w:rsidRDefault="00C26C45" w:rsidP="000A3293">
      <w:pPr>
        <w:pStyle w:val="Heading4"/>
      </w:pPr>
      <w:bookmarkStart w:id="381" w:name="_Toc462052323"/>
      <w:r w:rsidRPr="00961838">
        <w:t>OdeDateTime</w:t>
      </w:r>
      <w:bookmarkEnd w:id="381"/>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382" w:name="_Toc456253327"/>
      <w:r>
        <w:t xml:space="preserve">Table </w:t>
      </w:r>
      <w:fldSimple w:instr=" SEQ Table \* ARABIC ">
        <w:r w:rsidR="00C910EC">
          <w:rPr>
            <w:noProof/>
          </w:rPr>
          <w:t>16</w:t>
        </w:r>
      </w:fldSimple>
      <w:r>
        <w:t xml:space="preserve"> - </w:t>
      </w:r>
      <w:r w:rsidRPr="00951B2B">
        <w:t>OdeDateTime</w:t>
      </w:r>
      <w:bookmarkEnd w:id="382"/>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2" w:author="Musavi, Hamid [USA] [2]" w:date="2017-03-06T19:24:00Z" w:initials="MH[">
    <w:p w14:paraId="39FA11AE" w14:textId="77777777" w:rsidR="00D43D48" w:rsidRDefault="00D43D48">
      <w:pPr>
        <w:pStyle w:val="CommentText"/>
      </w:pPr>
      <w:r>
        <w:rPr>
          <w:rStyle w:val="CommentReference"/>
        </w:rPr>
        <w:annotationRef/>
      </w:r>
      <w:r>
        <w:t>To be moved to Swagger file</w:t>
      </w:r>
    </w:p>
  </w:comment>
  <w:comment w:id="286" w:author="Musavi, Hamid [USA] [2]" w:date="2017-03-06T19:25:00Z" w:initials="MH[">
    <w:p w14:paraId="39715C69" w14:textId="77777777" w:rsidR="00D43D48" w:rsidRDefault="00D43D48">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2638D" w14:textId="77777777" w:rsidR="00107A8C" w:rsidRDefault="00107A8C">
      <w:pPr>
        <w:spacing w:after="0" w:line="240" w:lineRule="auto"/>
      </w:pPr>
      <w:r>
        <w:separator/>
      </w:r>
    </w:p>
  </w:endnote>
  <w:endnote w:type="continuationSeparator" w:id="0">
    <w:p w14:paraId="22799EE6" w14:textId="77777777" w:rsidR="00107A8C" w:rsidRDefault="00107A8C">
      <w:pPr>
        <w:spacing w:after="0" w:line="240" w:lineRule="auto"/>
      </w:pPr>
      <w:r>
        <w:continuationSeparator/>
      </w:r>
    </w:p>
  </w:endnote>
  <w:endnote w:type="continuationNotice" w:id="1">
    <w:p w14:paraId="3D89B9F8" w14:textId="77777777" w:rsidR="00107A8C" w:rsidRDefault="00107A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Monaco">
    <w:altName w:val="Courier New"/>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65E7412B" w:rsidR="00D43D48" w:rsidRDefault="00D43D48"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5095E">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15095E">
      <w:rPr>
        <w:noProof/>
      </w:rPr>
      <w:t>May 30, 2017</w:t>
    </w:r>
    <w:r>
      <w:rPr>
        <w:noProof/>
      </w:rPr>
      <w:fldChar w:fldCharType="end"/>
    </w:r>
  </w:p>
  <w:p w14:paraId="022A2A9B" w14:textId="0E57C247" w:rsidR="00D43D48" w:rsidRPr="00D47340" w:rsidRDefault="00D43D48"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1CC40C39" w:rsidR="00D43D48" w:rsidRDefault="00D43D48">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5095E">
      <w:rPr>
        <w:noProof/>
      </w:rPr>
      <w:t>- 3 -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15095E">
      <w:rPr>
        <w:noProof/>
      </w:rPr>
      <w:t>May 30, 2017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141DC" w14:textId="77777777" w:rsidR="00107A8C" w:rsidRDefault="00107A8C">
      <w:pPr>
        <w:spacing w:after="0" w:line="240" w:lineRule="auto"/>
      </w:pPr>
      <w:r>
        <w:separator/>
      </w:r>
    </w:p>
  </w:footnote>
  <w:footnote w:type="continuationSeparator" w:id="0">
    <w:p w14:paraId="4EFFC86B" w14:textId="77777777" w:rsidR="00107A8C" w:rsidRDefault="00107A8C">
      <w:pPr>
        <w:spacing w:after="0" w:line="240" w:lineRule="auto"/>
      </w:pPr>
      <w:r>
        <w:continuationSeparator/>
      </w:r>
    </w:p>
  </w:footnote>
  <w:footnote w:type="continuationNotice" w:id="1">
    <w:p w14:paraId="520A8CAB" w14:textId="77777777" w:rsidR="00107A8C" w:rsidRDefault="00107A8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D43D48" w:rsidRPr="00533512" w:rsidRDefault="00D43D48"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D43D48" w:rsidRDefault="00D43D48">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mo="http://schemas.microsoft.com/office/mac/office/2008/main" xmlns:mv="urn:schemas-microsoft-com:mac:vml">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3D48" w:rsidRDefault="00D43D48">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107A8C">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D43D48" w:rsidRDefault="00D43D48">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43D48" w:rsidRDefault="00D43D48"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mo="http://schemas.microsoft.com/office/mac/office/2008/main" xmlns:mv="urn:schemas-microsoft-com:mac:vml">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D43D48" w:rsidRDefault="00D43D48"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07A8C"/>
    <w:rsid w:val="001108C8"/>
    <w:rsid w:val="0011130E"/>
    <w:rsid w:val="00113481"/>
    <w:rsid w:val="00114833"/>
    <w:rsid w:val="001150A7"/>
    <w:rsid w:val="0011797A"/>
    <w:rsid w:val="00125CE5"/>
    <w:rsid w:val="00127671"/>
    <w:rsid w:val="001332C3"/>
    <w:rsid w:val="00133FB7"/>
    <w:rsid w:val="001420F5"/>
    <w:rsid w:val="0015095E"/>
    <w:rsid w:val="00154D5A"/>
    <w:rsid w:val="00157CBB"/>
    <w:rsid w:val="0016253B"/>
    <w:rsid w:val="001708B7"/>
    <w:rsid w:val="00184A66"/>
    <w:rsid w:val="00194DF6"/>
    <w:rsid w:val="00196A0A"/>
    <w:rsid w:val="001A3B89"/>
    <w:rsid w:val="001A737A"/>
    <w:rsid w:val="001B14F4"/>
    <w:rsid w:val="001C59DC"/>
    <w:rsid w:val="001D32CC"/>
    <w:rsid w:val="001D486A"/>
    <w:rsid w:val="001D5913"/>
    <w:rsid w:val="001D5BB2"/>
    <w:rsid w:val="001E5150"/>
    <w:rsid w:val="001F1A9D"/>
    <w:rsid w:val="001F788C"/>
    <w:rsid w:val="001F79E4"/>
    <w:rsid w:val="002026AB"/>
    <w:rsid w:val="00213CF4"/>
    <w:rsid w:val="002253B4"/>
    <w:rsid w:val="00233B82"/>
    <w:rsid w:val="0023747B"/>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B624D"/>
    <w:rsid w:val="002B7E9A"/>
    <w:rsid w:val="002C04F6"/>
    <w:rsid w:val="002C11DA"/>
    <w:rsid w:val="002C2917"/>
    <w:rsid w:val="002D1CCE"/>
    <w:rsid w:val="002D474A"/>
    <w:rsid w:val="002D592E"/>
    <w:rsid w:val="002D65A7"/>
    <w:rsid w:val="002D71AA"/>
    <w:rsid w:val="002E1BA0"/>
    <w:rsid w:val="002F1D6C"/>
    <w:rsid w:val="0030246B"/>
    <w:rsid w:val="00306441"/>
    <w:rsid w:val="0030714D"/>
    <w:rsid w:val="00311473"/>
    <w:rsid w:val="00311B9F"/>
    <w:rsid w:val="00312B04"/>
    <w:rsid w:val="00314B85"/>
    <w:rsid w:val="00315504"/>
    <w:rsid w:val="00315A14"/>
    <w:rsid w:val="00316B55"/>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5660"/>
    <w:rsid w:val="003A3585"/>
    <w:rsid w:val="003A50FF"/>
    <w:rsid w:val="003B0FB9"/>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20060"/>
    <w:rsid w:val="00533512"/>
    <w:rsid w:val="00545323"/>
    <w:rsid w:val="00545450"/>
    <w:rsid w:val="00553903"/>
    <w:rsid w:val="00553AA4"/>
    <w:rsid w:val="00561AEB"/>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50B1F"/>
    <w:rsid w:val="00750EEC"/>
    <w:rsid w:val="00752CB3"/>
    <w:rsid w:val="00763F4A"/>
    <w:rsid w:val="0077218B"/>
    <w:rsid w:val="0077763C"/>
    <w:rsid w:val="00780835"/>
    <w:rsid w:val="00783376"/>
    <w:rsid w:val="00784158"/>
    <w:rsid w:val="00784320"/>
    <w:rsid w:val="00787BFF"/>
    <w:rsid w:val="007921AA"/>
    <w:rsid w:val="007A2419"/>
    <w:rsid w:val="007A2F48"/>
    <w:rsid w:val="007A3FD9"/>
    <w:rsid w:val="007B44EC"/>
    <w:rsid w:val="007D0347"/>
    <w:rsid w:val="007D2D91"/>
    <w:rsid w:val="007D6419"/>
    <w:rsid w:val="007D64B6"/>
    <w:rsid w:val="007E3CC7"/>
    <w:rsid w:val="007E5085"/>
    <w:rsid w:val="007E5CC3"/>
    <w:rsid w:val="007E7476"/>
    <w:rsid w:val="007E7FCE"/>
    <w:rsid w:val="00813084"/>
    <w:rsid w:val="00822CD3"/>
    <w:rsid w:val="00823070"/>
    <w:rsid w:val="008242BB"/>
    <w:rsid w:val="00832C11"/>
    <w:rsid w:val="00832DFA"/>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74B1B"/>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6002"/>
    <w:rsid w:val="00B26DE3"/>
    <w:rsid w:val="00B2719A"/>
    <w:rsid w:val="00B31175"/>
    <w:rsid w:val="00B32D46"/>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C38F2"/>
    <w:rsid w:val="00BC5D3B"/>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02D1"/>
    <w:rsid w:val="00C81EC7"/>
    <w:rsid w:val="00C845F2"/>
    <w:rsid w:val="00C865C5"/>
    <w:rsid w:val="00C86788"/>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65D3"/>
    <w:rsid w:val="00CF7463"/>
    <w:rsid w:val="00D043A2"/>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microsoft.com/office/2011/relationships/commentsExtended" Target="commentsExtended.xml"/><Relationship Id="rId47" Type="http://schemas.openxmlformats.org/officeDocument/2006/relationships/hyperlink" Target="https://www.confluent.io/blog/a-comprehensive-open-source-rest-proxy-for-kafka/" TargetMode="Externa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editor.swagger.io/" TargetMode="External"/><Relationship Id="rId46" Type="http://schemas.openxmlformats.org/officeDocument/2006/relationships/hyperlink" Target="http://tools.ietf.org/html/rfc6455"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emf"/><Relationship Id="rId29" Type="http://schemas.openxmlformats.org/officeDocument/2006/relationships/hyperlink" Target="http://www.oss.com/"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4.png"/><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www.oss.com/" TargetMode="External"/><Relationship Id="rId36" Type="http://schemas.openxmlformats.org/officeDocument/2006/relationships/hyperlink" Target="http://swagger.i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30" Type="http://schemas.openxmlformats.org/officeDocument/2006/relationships/footer" Target="footer2.xml"/><Relationship Id="rId35" Type="http://schemas.openxmlformats.org/officeDocument/2006/relationships/image" Target="media/image3.png"/><Relationship Id="rId43" Type="http://schemas.openxmlformats.org/officeDocument/2006/relationships/image" Target="media/image5.png"/><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309E34-F209-44AF-9D9D-0D2260C49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59</TotalTime>
  <Pages>1</Pages>
  <Words>10563</Words>
  <Characters>60210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32</cp:revision>
  <cp:lastPrinted>2017-01-18T03:07:00Z</cp:lastPrinted>
  <dcterms:created xsi:type="dcterms:W3CDTF">2017-05-30T11:52:00Z</dcterms:created>
  <dcterms:modified xsi:type="dcterms:W3CDTF">2017-05-30T15:46:00Z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