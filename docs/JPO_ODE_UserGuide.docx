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431257" w14:textId="77777777" w:rsidR="00314B85" w:rsidRPr="00AC61F8" w:rsidRDefault="00314B85" w:rsidP="00314B85">
      <w:pPr>
        <w:pStyle w:val="NormalArial11"/>
        <w:ind w:left="2880"/>
        <w:jc w:val="left"/>
        <w:rPr>
          <w:b/>
        </w:rPr>
      </w:pPr>
      <w:r w:rsidRPr="00AC61F8">
        <w:rPr>
          <w:b/>
          <w:noProof/>
        </w:rPr>
        <w:drawing>
          <wp:anchor distT="0" distB="0" distL="114300" distR="114300" simplePos="0" relativeHeight="251659264" behindDoc="0" locked="0" layoutInCell="1" allowOverlap="1" wp14:anchorId="2B549F13" wp14:editId="68676DDF">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1312" behindDoc="0" locked="0" layoutInCell="1" allowOverlap="1" wp14:anchorId="62EEF946" wp14:editId="04DDD68A">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10397FC4"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" strokecolor="#002060" strokeweight="4.5pt">
                <w10:wrap anchorx="page" anchory="page"/>
              </v:line>
            </w:pict>
          </mc:Fallback>
        </mc:AlternateContent>
      </w:r>
      <w:r w:rsidRPr="00AC61F8">
        <w:rPr>
          <w:b/>
        </w:rPr>
        <w:t>Contract #: DTFH6116D00035</w:t>
      </w:r>
    </w:p>
    <w:p w14:paraId="64238ABD" w14:textId="77777777" w:rsidR="00314B85" w:rsidRPr="00AC61F8" w:rsidRDefault="00314B85" w:rsidP="00314B85">
      <w:pPr>
        <w:pStyle w:val="NormalArial11"/>
        <w:ind w:left="2880"/>
        <w:jc w:val="left"/>
        <w:rPr>
          <w:b/>
        </w:rPr>
      </w:pPr>
      <w:r w:rsidRPr="00AC61F8">
        <w:rPr>
          <w:b/>
        </w:rPr>
        <w:t>TOPR #: HOIT212116217</w:t>
      </w:r>
    </w:p>
    <w:p w14:paraId="428E6DAB" w14:textId="77777777" w:rsidR="00314B85" w:rsidRPr="00961C9B" w:rsidRDefault="00314B85" w:rsidP="00314B85">
      <w:pPr>
        <w:pStyle w:val="NormalArial11"/>
        <w:ind w:left="2880"/>
        <w:jc w:val="left"/>
      </w:pPr>
    </w:p>
    <w:p w14:paraId="6D12205F" w14:textId="77777777" w:rsidR="00314B85" w:rsidRPr="00961C9B" w:rsidRDefault="00314B85" w:rsidP="00314B85">
      <w:pPr>
        <w:pStyle w:val="NormalArial11"/>
        <w:ind w:left="2880"/>
        <w:jc w:val="left"/>
      </w:pPr>
    </w:p>
    <w:p w14:paraId="6B70C1E3" w14:textId="77777777" w:rsidR="00314B85" w:rsidRPr="00961C9B" w:rsidRDefault="00314B85" w:rsidP="00314B85">
      <w:pPr>
        <w:pStyle w:val="NormalArial11"/>
        <w:ind w:left="2880"/>
        <w:jc w:val="left"/>
      </w:pPr>
    </w:p>
    <w:p w14:paraId="5FCB1886" w14:textId="77777777" w:rsidR="00314B85" w:rsidRPr="00961C9B" w:rsidRDefault="00314B85" w:rsidP="00314B85">
      <w:pPr>
        <w:pStyle w:val="NormalArial11"/>
        <w:ind w:left="2880"/>
        <w:jc w:val="left"/>
      </w:pPr>
    </w:p>
    <w:p w14:paraId="0D78BEA6" w14:textId="77777777" w:rsidR="00314B85" w:rsidRPr="00AC61F8" w:rsidRDefault="00314B85" w:rsidP="00314B85">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14:paraId="6C36A458" w14:textId="77777777" w:rsidR="00314B85" w:rsidRPr="00AC61F8" w:rsidRDefault="00314B85" w:rsidP="00314B85">
      <w:pPr>
        <w:pStyle w:val="NormalArial11"/>
        <w:spacing w:before="0" w:after="0"/>
        <w:ind w:left="2880"/>
        <w:jc w:val="left"/>
        <w:rPr>
          <w:sz w:val="36"/>
          <w:szCs w:val="36"/>
        </w:rPr>
      </w:pPr>
      <w:r w:rsidRPr="00AC61F8">
        <w:rPr>
          <w:sz w:val="36"/>
          <w:szCs w:val="36"/>
        </w:rPr>
        <w:t xml:space="preserve">Operational Data Environment </w:t>
      </w:r>
    </w:p>
    <w:p w14:paraId="074BAD19" w14:textId="79576E4B" w:rsidR="00314B85" w:rsidRPr="00AC61F8" w:rsidRDefault="00C26C45" w:rsidP="00314B85">
      <w:pPr>
        <w:pStyle w:val="NormalArial11"/>
        <w:spacing w:before="0" w:after="0"/>
        <w:ind w:left="2880"/>
        <w:jc w:val="left"/>
        <w:rPr>
          <w:b/>
          <w:color w:val="0070C0"/>
          <w:sz w:val="48"/>
          <w:szCs w:val="48"/>
        </w:rPr>
      </w:pPr>
      <w:r>
        <w:rPr>
          <w:b/>
          <w:color w:val="0070C0"/>
          <w:sz w:val="48"/>
          <w:szCs w:val="48"/>
        </w:rPr>
        <w:t>User Guide</w:t>
      </w:r>
    </w:p>
    <w:p w14:paraId="7D3C458F" w14:textId="77777777" w:rsidR="00314B85" w:rsidRPr="00961C9B" w:rsidRDefault="00314B85" w:rsidP="00314B85">
      <w:pPr>
        <w:pStyle w:val="NormalArial11"/>
        <w:ind w:left="2880"/>
        <w:jc w:val="left"/>
      </w:pPr>
    </w:p>
    <w:p w14:paraId="0C4588F8" w14:textId="77777777" w:rsidR="00314B85" w:rsidRPr="00961C9B" w:rsidRDefault="00314B85" w:rsidP="00314B85">
      <w:pPr>
        <w:pStyle w:val="NormalArial11"/>
        <w:ind w:left="2880"/>
        <w:jc w:val="left"/>
      </w:pPr>
    </w:p>
    <w:p w14:paraId="62A45C0C" w14:textId="77777777" w:rsidR="00314B85" w:rsidRPr="00961C9B" w:rsidRDefault="00314B85" w:rsidP="00314B85">
      <w:pPr>
        <w:pStyle w:val="NormalArial11"/>
        <w:ind w:left="2880"/>
        <w:jc w:val="left"/>
      </w:pPr>
    </w:p>
    <w:p w14:paraId="566C1CE9" w14:textId="77777777" w:rsidR="00314B85" w:rsidRPr="00AC61F8" w:rsidRDefault="00314B85" w:rsidP="00314B85">
      <w:pPr>
        <w:pStyle w:val="NormalArial11"/>
        <w:ind w:left="2880"/>
        <w:jc w:val="left"/>
        <w:rPr>
          <w:b/>
        </w:rPr>
      </w:pPr>
      <w:r w:rsidRPr="00AC61F8">
        <w:rPr>
          <w:b/>
        </w:rPr>
        <w:t xml:space="preserve">Submitted to: </w:t>
      </w:r>
    </w:p>
    <w:p w14:paraId="0C9E0DB6" w14:textId="77777777" w:rsidR="00314B85" w:rsidRPr="00AC61F8" w:rsidRDefault="00314B85" w:rsidP="00314B85">
      <w:pPr>
        <w:pStyle w:val="NormalArial11"/>
        <w:ind w:left="2880"/>
        <w:jc w:val="left"/>
        <w:rPr>
          <w:color w:val="000000" w:themeColor="text1"/>
        </w:rPr>
      </w:pPr>
      <w:r w:rsidRPr="00AC61F8">
        <w:rPr>
          <w:color w:val="000000" w:themeColor="text1"/>
        </w:rPr>
        <w:t xml:space="preserve">U.S. Department of Transportation (USDOT) </w:t>
      </w:r>
    </w:p>
    <w:p w14:paraId="2680A449" w14:textId="77777777" w:rsidR="00314B85" w:rsidRPr="00AC61F8" w:rsidRDefault="00314B85" w:rsidP="00314B85">
      <w:pPr>
        <w:pStyle w:val="NormalArial11"/>
        <w:ind w:left="2880"/>
        <w:jc w:val="left"/>
        <w:rPr>
          <w:color w:val="000000" w:themeColor="text1"/>
        </w:rPr>
      </w:pPr>
      <w:r w:rsidRPr="00AC61F8">
        <w:rPr>
          <w:color w:val="000000" w:themeColor="text1"/>
        </w:rPr>
        <w:t>Federal Highway Administration ITS JPO</w:t>
      </w:r>
    </w:p>
    <w:p w14:paraId="302B3B98" w14:textId="77777777" w:rsidR="00314B85" w:rsidRPr="00961C9B" w:rsidRDefault="00314B85" w:rsidP="00314B85">
      <w:pPr>
        <w:pStyle w:val="NormalArial11"/>
        <w:ind w:left="2880"/>
        <w:jc w:val="left"/>
      </w:pPr>
    </w:p>
    <w:p w14:paraId="0599FD1B" w14:textId="77777777" w:rsidR="00314B85" w:rsidRPr="00961C9B" w:rsidRDefault="00314B85" w:rsidP="00314B85">
      <w:pPr>
        <w:pStyle w:val="NormalArial11"/>
        <w:ind w:left="2880"/>
        <w:jc w:val="left"/>
      </w:pPr>
    </w:p>
    <w:p w14:paraId="7F8FA1D6" w14:textId="77777777" w:rsidR="00314B85" w:rsidRPr="00961C9B" w:rsidRDefault="00314B85" w:rsidP="00314B85">
      <w:pPr>
        <w:pStyle w:val="NormalArial11"/>
        <w:ind w:left="2880"/>
        <w:jc w:val="left"/>
      </w:pPr>
    </w:p>
    <w:p w14:paraId="44409550" w14:textId="6194C8A0" w:rsidR="00314B85" w:rsidRPr="00AC61F8" w:rsidRDefault="002C2917" w:rsidP="00314B85">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ins w:id="0" w:author="Musavi, Hamid [USA]" w:date="2017-04-27T17:16:00Z">
        <w:r w:rsidR="00D6784D">
          <w:rPr>
            <w:b/>
            <w:noProof/>
            <w:color w:val="0070C0"/>
          </w:rPr>
          <w:t>April 27, 2017</w:t>
        </w:r>
      </w:ins>
      <w:del w:id="1" w:author="Musavi, Hamid [USA]" w:date="2017-04-27T17:16:00Z">
        <w:r w:rsidR="001C59DC" w:rsidDel="00D6784D">
          <w:rPr>
            <w:b/>
            <w:noProof/>
            <w:color w:val="0070C0"/>
          </w:rPr>
          <w:delText>April 26, 2017</w:delText>
        </w:r>
      </w:del>
      <w:r>
        <w:rPr>
          <w:b/>
          <w:color w:val="0070C0"/>
        </w:rPr>
        <w:fldChar w:fldCharType="end"/>
      </w:r>
    </w:p>
    <w:p w14:paraId="7CAD0097" w14:textId="77777777" w:rsidR="00314B85" w:rsidRPr="00961C9B" w:rsidRDefault="00314B85" w:rsidP="00314B85">
      <w:pPr>
        <w:pStyle w:val="NormalArial11"/>
        <w:ind w:left="2880"/>
        <w:jc w:val="left"/>
      </w:pPr>
    </w:p>
    <w:p w14:paraId="13FC9B97" w14:textId="77777777" w:rsidR="00314B85" w:rsidRPr="00AC61F8" w:rsidRDefault="00314B85" w:rsidP="00314B85">
      <w:pPr>
        <w:pStyle w:val="NormalArial11"/>
        <w:ind w:left="2880"/>
        <w:jc w:val="left"/>
        <w:rPr>
          <w:b/>
        </w:rPr>
      </w:pPr>
      <w:r w:rsidRPr="00AC61F8">
        <w:rPr>
          <w:b/>
        </w:rPr>
        <w:t xml:space="preserve">Prepared by: </w:t>
      </w:r>
    </w:p>
    <w:p w14:paraId="5CE9B7B6" w14:textId="77777777" w:rsidR="002A65E2" w:rsidRDefault="00314B85" w:rsidP="00314B85">
      <w:pPr>
        <w:pStyle w:val="NormalArial11"/>
        <w:ind w:left="2880"/>
        <w:jc w:val="left"/>
      </w:pPr>
      <w:r w:rsidRPr="00961C9B">
        <w:t>Booz Allen Hamilton</w:t>
      </w:r>
      <w:r w:rsidRPr="00961C9B">
        <w:br/>
        <w:t>8283 Greensboro Drive</w:t>
      </w:r>
      <w:r w:rsidRPr="00961C9B">
        <w:br/>
        <w:t xml:space="preserve">McLean, VA 22102 </w:t>
      </w:r>
    </w:p>
    <w:p w14:paraId="0D39A261" w14:textId="77777777" w:rsidR="002A65E2" w:rsidRDefault="002A65E2" w:rsidP="002A65E2"/>
    <w:p w14:paraId="77170DDF" w14:textId="77777777" w:rsidR="002A65E2" w:rsidRDefault="002A65E2" w:rsidP="002A65E2"/>
    <w:p w14:paraId="4A7C0B6A" w14:textId="77777777" w:rsidR="002A65E2" w:rsidRDefault="002A65E2" w:rsidP="002A65E2"/>
    <w:p w14:paraId="13CEAE76" w14:textId="77777777" w:rsidR="002A65E2" w:rsidRPr="002A65E2" w:rsidRDefault="002A65E2" w:rsidP="002A65E2">
      <w:pPr>
        <w:jc w:val="center"/>
        <w:rPr>
          <w:rFonts w:ascii="Arial" w:hAnsi="Arial" w:cs="Arial"/>
          <w:color w:val="002060"/>
          <w:lang w:eastAsia="en-US"/>
        </w:rPr>
      </w:pPr>
      <w:r w:rsidRPr="002A65E2">
        <w:rPr>
          <w:color w:val="002060"/>
        </w:rPr>
        <w:t>This page intentionally blank</w:t>
      </w:r>
    </w:p>
    <w:p w14:paraId="7B07AD3F" w14:textId="77777777" w:rsidR="00314B85" w:rsidRPr="00961C9B" w:rsidRDefault="00314B85" w:rsidP="00314B85">
      <w:pPr>
        <w:pStyle w:val="NormalArial11"/>
        <w:ind w:left="2880"/>
        <w:jc w:val="left"/>
      </w:pPr>
    </w:p>
    <w:p w14:paraId="708E358E" w14:textId="77777777" w:rsidR="00314B85" w:rsidRPr="00C4441E" w:rsidRDefault="00314B85" w:rsidP="00314B85">
      <w:pPr>
        <w:ind w:left="2880"/>
        <w:rPr>
          <w:color w:val="FFFFFF"/>
        </w:rPr>
        <w:sectPr w:rsidR="00314B85" w:rsidRPr="00C4441E" w:rsidSect="00D47340">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pgNumType w:start="1"/>
          <w:cols w:space="720"/>
          <w:titlePg/>
          <w:docGrid w:linePitch="360"/>
        </w:sectPr>
      </w:pPr>
      <w:r w:rsidRPr="00C4441E">
        <w:rPr>
          <w:noProof/>
          <w:lang w:eastAsia="en-US"/>
        </w:rPr>
        <mc:AlternateContent>
          <mc:Choice Requires="wps">
            <w:drawing>
              <wp:anchor distT="0" distB="0" distL="114300" distR="114300" simplePos="0" relativeHeight="251660288" behindDoc="0" locked="0" layoutInCell="1" allowOverlap="1" wp14:anchorId="4D7C1305" wp14:editId="2BF28B12">
                <wp:simplePos x="0" y="0"/>
                <wp:positionH relativeFrom="column">
                  <wp:posOffset>-2280285</wp:posOffset>
                </wp:positionH>
                <wp:positionV relativeFrom="paragraph">
                  <wp:posOffset>4742815</wp:posOffset>
                </wp:positionV>
                <wp:extent cx="1187450" cy="921385"/>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92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DAD0B" w14:textId="77777777" w:rsidR="00D6784D" w:rsidRDefault="00D6784D" w:rsidP="00314B85">
                            <w:pPr>
                              <w:pStyle w:val="BAHOfficeAddressBAH"/>
                              <w:rPr>
                                <w:b/>
                                <w:bCs/>
                              </w:rPr>
                            </w:pPr>
                            <w:r>
                              <w:rPr>
                                <w:b/>
                                <w:bCs/>
                              </w:rPr>
                              <w:t>Booz Allen Hamilton</w:t>
                            </w:r>
                          </w:p>
                          <w:p w14:paraId="5FB437CA" w14:textId="77777777" w:rsidR="00D6784D" w:rsidRDefault="00D6784D" w:rsidP="00314B85">
                            <w:pPr>
                              <w:pStyle w:val="BAHOfficeAddressBAH"/>
                            </w:pPr>
                            <w:r>
                              <w:t>8283 Greensboro Drive</w:t>
                            </w:r>
                          </w:p>
                          <w:p w14:paraId="1FCD3473" w14:textId="77777777" w:rsidR="00D6784D" w:rsidRDefault="00D6784D" w:rsidP="00314B85">
                            <w:pPr>
                              <w:pStyle w:val="BAHOfficeAddressBAH"/>
                            </w:pPr>
                            <w:r>
                              <w:t>McLean, VA 22102-3838</w:t>
                            </w:r>
                          </w:p>
                          <w:p w14:paraId="1E61E11E" w14:textId="77777777" w:rsidR="00D6784D" w:rsidRDefault="00D6784D" w:rsidP="00314B85">
                            <w:pPr>
                              <w:pStyle w:val="BAHOfficeAddressBAH"/>
                            </w:pPr>
                            <w:r>
                              <w:t>Tel 703-902-5000</w:t>
                            </w:r>
                          </w:p>
                          <w:p w14:paraId="2C05FE5D" w14:textId="77777777" w:rsidR="00D6784D" w:rsidRDefault="00D6784D" w:rsidP="00314B85">
                            <w:pPr>
                              <w:pStyle w:val="BAHOfficeAddressLastBAH"/>
                            </w:pPr>
                            <w:r>
                              <w:t>Fax 703-902-3333</w:t>
                            </w:r>
                          </w:p>
                          <w:p w14:paraId="7CFBEDAE" w14:textId="77777777" w:rsidR="00D6784D" w:rsidRDefault="00D6784D" w:rsidP="00314B85">
                            <w:pPr>
                              <w:pStyle w:val="BAHURLBAH"/>
                              <w:spacing w:after="120"/>
                              <w:rPr>
                                <w:i/>
                                <w:iCs/>
                              </w:rPr>
                            </w:pPr>
                            <w:hyperlink r:id="rId18" w:history="1">
                              <w:r>
                                <w:rPr>
                                  <w:rStyle w:val="Hyperlink"/>
                                </w:rPr>
                                <w:t>www.boozallen.com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7C1305" id="_x0000_t202" coordsize="21600,21600" o:spt="202" path="m,l,21600r21600,l21600,xe">
                <v:stroke joinstyle="miter"/>
                <v:path gradientshapeok="t" o:connecttype="rect"/>
              </v:shapetype>
              <v:shape id="Text Box 22" o:spid="_x0000_s1026" type="#_x0000_t202" style="position:absolute;left:0;text-align:left;margin-left:-179.55pt;margin-top:373.45pt;width:93.5pt;height:7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" filled="f" stroked="f">
                <v:textbox>
                  <w:txbxContent>
                    <w:p w14:paraId="180DAD0B" w14:textId="77777777" w:rsidR="00D6784D" w:rsidRDefault="00D6784D" w:rsidP="00314B85">
                      <w:pPr>
                        <w:pStyle w:val="BAHOfficeAddressBAH"/>
                        <w:rPr>
                          <w:b/>
                          <w:bCs/>
                        </w:rPr>
                      </w:pPr>
                      <w:r>
                        <w:rPr>
                          <w:b/>
                          <w:bCs/>
                        </w:rPr>
                        <w:t>Booz Allen Hamilton</w:t>
                      </w:r>
                    </w:p>
                    <w:p w14:paraId="5FB437CA" w14:textId="77777777" w:rsidR="00D6784D" w:rsidRDefault="00D6784D" w:rsidP="00314B85">
                      <w:pPr>
                        <w:pStyle w:val="BAHOfficeAddressBAH"/>
                      </w:pPr>
                      <w:r>
                        <w:t>8283 Greensboro Drive</w:t>
                      </w:r>
                    </w:p>
                    <w:p w14:paraId="1FCD3473" w14:textId="77777777" w:rsidR="00D6784D" w:rsidRDefault="00D6784D" w:rsidP="00314B85">
                      <w:pPr>
                        <w:pStyle w:val="BAHOfficeAddressBAH"/>
                      </w:pPr>
                      <w:r>
                        <w:t>McLean, VA 22102-3838</w:t>
                      </w:r>
                    </w:p>
                    <w:p w14:paraId="1E61E11E" w14:textId="77777777" w:rsidR="00D6784D" w:rsidRDefault="00D6784D" w:rsidP="00314B85">
                      <w:pPr>
                        <w:pStyle w:val="BAHOfficeAddressBAH"/>
                      </w:pPr>
                      <w:r>
                        <w:t>Tel 703-902-5000</w:t>
                      </w:r>
                    </w:p>
                    <w:p w14:paraId="2C05FE5D" w14:textId="77777777" w:rsidR="00D6784D" w:rsidRDefault="00D6784D" w:rsidP="00314B85">
                      <w:pPr>
                        <w:pStyle w:val="BAHOfficeAddressLastBAH"/>
                      </w:pPr>
                      <w:r>
                        <w:t>Fax 703-902-3333</w:t>
                      </w:r>
                    </w:p>
                    <w:p w14:paraId="7CFBEDAE" w14:textId="77777777" w:rsidR="00D6784D" w:rsidRDefault="00D6784D" w:rsidP="00314B85">
                      <w:pPr>
                        <w:pStyle w:val="BAHURLBAH"/>
                        <w:spacing w:after="120"/>
                        <w:rPr>
                          <w:i/>
                          <w:iCs/>
                        </w:rPr>
                      </w:pPr>
                      <w:hyperlink r:id="rId19" w:history="1">
                        <w:r>
                          <w:rPr>
                            <w:rStyle w:val="Hyperlink"/>
                          </w:rPr>
                          <w:t>www.boozallen.com</w:t>
                        </w:r>
                      </w:hyperlink>
                    </w:p>
                  </w:txbxContent>
                </v:textbox>
              </v:shape>
            </w:pict>
          </mc:Fallback>
        </mc:AlternateContent>
      </w:r>
    </w:p>
    <w:sdt>
      <w:sdtPr>
        <w:rPr>
          <w:rFonts w:asciiTheme="minorHAnsi" w:eastAsiaTheme="minorEastAsia" w:hAnsiTheme="minorHAnsi" w:cstheme="minorBidi"/>
          <w:b w:val="0"/>
          <w:caps/>
          <w:color w:val="auto"/>
          <w:spacing w:val="0"/>
          <w:sz w:val="22"/>
          <w:szCs w:val="22"/>
        </w:rPr>
        <w:id w:val="756867915"/>
        <w:docPartObj>
          <w:docPartGallery w:val="Table of Contents"/>
          <w:docPartUnique/>
        </w:docPartObj>
      </w:sdtPr>
      <w:sdtEndPr>
        <w:rPr>
          <w:bCs/>
          <w:caps w:val="0"/>
          <w:noProof/>
        </w:rPr>
      </w:sdtEndPr>
      <w:sdtContent>
        <w:p w14:paraId="1AA9898A" w14:textId="77777777" w:rsidR="002A65E2" w:rsidRDefault="002A65E2" w:rsidP="002A65E2">
          <w:pPr>
            <w:pStyle w:val="TOCHeading"/>
            <w:numPr>
              <w:ilvl w:val="0"/>
              <w:numId w:val="0"/>
            </w:numPr>
            <w:rPr>
              <w:b w:val="0"/>
              <w:caps/>
            </w:rPr>
          </w:pPr>
        </w:p>
        <w:p w14:paraId="750E3DD5" w14:textId="77777777" w:rsidR="00CE5487" w:rsidRDefault="00CE5487" w:rsidP="00CE5487">
          <w:pPr>
            <w:pStyle w:val="TOCHeading"/>
            <w:numPr>
              <w:ilvl w:val="0"/>
              <w:numId w:val="0"/>
            </w:numPr>
          </w:pPr>
          <w:r>
            <w:t>Contents</w:t>
          </w:r>
        </w:p>
        <w:p w14:paraId="73A661B5" w14:textId="77777777" w:rsidR="008A7EB4" w:rsidRDefault="00CE5487">
          <w:pPr>
            <w:pStyle w:val="TOC1"/>
            <w:tabs>
              <w:tab w:val="right" w:leader="dot" w:pos="9350"/>
            </w:tabs>
            <w:rPr>
              <w:noProof/>
              <w:lang w:eastAsia="en-US"/>
            </w:rPr>
          </w:pPr>
          <w:r>
            <w:fldChar w:fldCharType="begin"/>
          </w:r>
          <w:r>
            <w:instrText xml:space="preserve"> TOC \o "1-3" \h \z \u </w:instrText>
          </w:r>
          <w:r>
            <w:fldChar w:fldCharType="separate"/>
          </w:r>
          <w:hyperlink w:anchor="_Toc478121029" w:history="1">
            <w:r w:rsidR="008A7EB4" w:rsidRPr="00CF1771">
              <w:rPr>
                <w:rStyle w:val="Hyperlink"/>
                <w:noProof/>
              </w:rPr>
              <w:t>Version History</w:t>
            </w:r>
            <w:r w:rsidR="008A7EB4">
              <w:rPr>
                <w:noProof/>
                <w:webHidden/>
              </w:rPr>
              <w:tab/>
            </w:r>
            <w:r w:rsidR="008A7EB4">
              <w:rPr>
                <w:noProof/>
                <w:webHidden/>
              </w:rPr>
              <w:fldChar w:fldCharType="begin"/>
            </w:r>
            <w:r w:rsidR="008A7EB4">
              <w:rPr>
                <w:noProof/>
                <w:webHidden/>
              </w:rPr>
              <w:instrText xml:space="preserve"> PAGEREF _Toc478121029 \h </w:instrText>
            </w:r>
            <w:r w:rsidR="008A7EB4">
              <w:rPr>
                <w:noProof/>
                <w:webHidden/>
              </w:rPr>
            </w:r>
            <w:r w:rsidR="008A7EB4">
              <w:rPr>
                <w:noProof/>
                <w:webHidden/>
              </w:rPr>
              <w:fldChar w:fldCharType="separate"/>
            </w:r>
            <w:r w:rsidR="008A7EB4">
              <w:rPr>
                <w:noProof/>
                <w:webHidden/>
              </w:rPr>
              <w:t>5</w:t>
            </w:r>
            <w:r w:rsidR="008A7EB4">
              <w:rPr>
                <w:noProof/>
                <w:webHidden/>
              </w:rPr>
              <w:fldChar w:fldCharType="end"/>
            </w:r>
          </w:hyperlink>
        </w:p>
        <w:p w14:paraId="50FF4AF9" w14:textId="77777777" w:rsidR="008A7EB4" w:rsidRDefault="00D6784D">
          <w:pPr>
            <w:pStyle w:val="TOC1"/>
            <w:tabs>
              <w:tab w:val="left" w:pos="480"/>
              <w:tab w:val="right" w:leader="dot" w:pos="9350"/>
            </w:tabs>
            <w:rPr>
              <w:noProof/>
              <w:lang w:eastAsia="en-US"/>
            </w:rPr>
          </w:pPr>
          <w:hyperlink w:anchor="_Toc478121030" w:history="1">
            <w:r w:rsidR="008A7EB4" w:rsidRPr="00CF1771">
              <w:rPr>
                <w:rStyle w:val="Hyperlink"/>
                <w:noProof/>
              </w:rPr>
              <w:t>1</w:t>
            </w:r>
            <w:r w:rsidR="008A7EB4">
              <w:rPr>
                <w:noProof/>
                <w:lang w:eastAsia="en-US"/>
              </w:rPr>
              <w:tab/>
            </w:r>
            <w:r w:rsidR="008A7EB4" w:rsidRPr="00CF1771">
              <w:rPr>
                <w:rStyle w:val="Hyperlink"/>
                <w:noProof/>
              </w:rPr>
              <w:t>Introduction</w:t>
            </w:r>
            <w:r w:rsidR="008A7EB4">
              <w:rPr>
                <w:noProof/>
                <w:webHidden/>
              </w:rPr>
              <w:tab/>
            </w:r>
            <w:r w:rsidR="008A7EB4">
              <w:rPr>
                <w:noProof/>
                <w:webHidden/>
              </w:rPr>
              <w:fldChar w:fldCharType="begin"/>
            </w:r>
            <w:r w:rsidR="008A7EB4">
              <w:rPr>
                <w:noProof/>
                <w:webHidden/>
              </w:rPr>
              <w:instrText xml:space="preserve"> PAGEREF _Toc478121030 \h </w:instrText>
            </w:r>
            <w:r w:rsidR="008A7EB4">
              <w:rPr>
                <w:noProof/>
                <w:webHidden/>
              </w:rPr>
            </w:r>
            <w:r w:rsidR="008A7EB4">
              <w:rPr>
                <w:noProof/>
                <w:webHidden/>
              </w:rPr>
              <w:fldChar w:fldCharType="separate"/>
            </w:r>
            <w:r w:rsidR="008A7EB4">
              <w:rPr>
                <w:noProof/>
                <w:webHidden/>
              </w:rPr>
              <w:t>6</w:t>
            </w:r>
            <w:r w:rsidR="008A7EB4">
              <w:rPr>
                <w:noProof/>
                <w:webHidden/>
              </w:rPr>
              <w:fldChar w:fldCharType="end"/>
            </w:r>
          </w:hyperlink>
        </w:p>
        <w:p w14:paraId="6CEC13C9" w14:textId="77777777" w:rsidR="008A7EB4" w:rsidRDefault="00D6784D">
          <w:pPr>
            <w:pStyle w:val="TOC1"/>
            <w:tabs>
              <w:tab w:val="left" w:pos="480"/>
              <w:tab w:val="right" w:leader="dot" w:pos="9350"/>
            </w:tabs>
            <w:rPr>
              <w:noProof/>
              <w:lang w:eastAsia="en-US"/>
            </w:rPr>
          </w:pPr>
          <w:hyperlink w:anchor="_Toc478121031" w:history="1">
            <w:r w:rsidR="008A7EB4" w:rsidRPr="00CF1771">
              <w:rPr>
                <w:rStyle w:val="Hyperlink"/>
                <w:noProof/>
              </w:rPr>
              <w:t>2</w:t>
            </w:r>
            <w:r w:rsidR="008A7EB4">
              <w:rPr>
                <w:noProof/>
                <w:lang w:eastAsia="en-US"/>
              </w:rPr>
              <w:tab/>
            </w:r>
            <w:r w:rsidR="008A7EB4" w:rsidRPr="00CF1771">
              <w:rPr>
                <w:rStyle w:val="Hyperlink"/>
                <w:noProof/>
              </w:rPr>
              <w:t>Project Overview</w:t>
            </w:r>
            <w:r w:rsidR="008A7EB4">
              <w:rPr>
                <w:noProof/>
                <w:webHidden/>
              </w:rPr>
              <w:tab/>
            </w:r>
            <w:r w:rsidR="008A7EB4">
              <w:rPr>
                <w:noProof/>
                <w:webHidden/>
              </w:rPr>
              <w:fldChar w:fldCharType="begin"/>
            </w:r>
            <w:r w:rsidR="008A7EB4">
              <w:rPr>
                <w:noProof/>
                <w:webHidden/>
              </w:rPr>
              <w:instrText xml:space="preserve"> PAGEREF _Toc478121031 \h </w:instrText>
            </w:r>
            <w:r w:rsidR="008A7EB4">
              <w:rPr>
                <w:noProof/>
                <w:webHidden/>
              </w:rPr>
            </w:r>
            <w:r w:rsidR="008A7EB4">
              <w:rPr>
                <w:noProof/>
                <w:webHidden/>
              </w:rPr>
              <w:fldChar w:fldCharType="separate"/>
            </w:r>
            <w:r w:rsidR="008A7EB4">
              <w:rPr>
                <w:noProof/>
                <w:webHidden/>
              </w:rPr>
              <w:t>6</w:t>
            </w:r>
            <w:r w:rsidR="008A7EB4">
              <w:rPr>
                <w:noProof/>
                <w:webHidden/>
              </w:rPr>
              <w:fldChar w:fldCharType="end"/>
            </w:r>
          </w:hyperlink>
        </w:p>
        <w:p w14:paraId="37C00459" w14:textId="77777777" w:rsidR="008A7EB4" w:rsidRDefault="00D6784D">
          <w:pPr>
            <w:pStyle w:val="TOC1"/>
            <w:tabs>
              <w:tab w:val="left" w:pos="480"/>
              <w:tab w:val="right" w:leader="dot" w:pos="9350"/>
            </w:tabs>
            <w:rPr>
              <w:noProof/>
              <w:lang w:eastAsia="en-US"/>
            </w:rPr>
          </w:pPr>
          <w:hyperlink w:anchor="_Toc478121032" w:history="1">
            <w:r w:rsidR="008A7EB4" w:rsidRPr="00CF1771">
              <w:rPr>
                <w:rStyle w:val="Hyperlink"/>
                <w:noProof/>
              </w:rPr>
              <w:t>3</w:t>
            </w:r>
            <w:r w:rsidR="008A7EB4">
              <w:rPr>
                <w:noProof/>
                <w:lang w:eastAsia="en-US"/>
              </w:rPr>
              <w:tab/>
            </w:r>
            <w:r w:rsidR="008A7EB4" w:rsidRPr="00CF1771">
              <w:rPr>
                <w:rStyle w:val="Hyperlink"/>
                <w:noProof/>
              </w:rPr>
              <w:t>System Overview</w:t>
            </w:r>
            <w:r w:rsidR="008A7EB4">
              <w:rPr>
                <w:noProof/>
                <w:webHidden/>
              </w:rPr>
              <w:tab/>
            </w:r>
            <w:r w:rsidR="008A7EB4">
              <w:rPr>
                <w:noProof/>
                <w:webHidden/>
              </w:rPr>
              <w:fldChar w:fldCharType="begin"/>
            </w:r>
            <w:r w:rsidR="008A7EB4">
              <w:rPr>
                <w:noProof/>
                <w:webHidden/>
              </w:rPr>
              <w:instrText xml:space="preserve"> PAGEREF _Toc478121032 \h </w:instrText>
            </w:r>
            <w:r w:rsidR="008A7EB4">
              <w:rPr>
                <w:noProof/>
                <w:webHidden/>
              </w:rPr>
            </w:r>
            <w:r w:rsidR="008A7EB4">
              <w:rPr>
                <w:noProof/>
                <w:webHidden/>
              </w:rPr>
              <w:fldChar w:fldCharType="separate"/>
            </w:r>
            <w:r w:rsidR="008A7EB4">
              <w:rPr>
                <w:noProof/>
                <w:webHidden/>
              </w:rPr>
              <w:t>7</w:t>
            </w:r>
            <w:r w:rsidR="008A7EB4">
              <w:rPr>
                <w:noProof/>
                <w:webHidden/>
              </w:rPr>
              <w:fldChar w:fldCharType="end"/>
            </w:r>
          </w:hyperlink>
        </w:p>
        <w:p w14:paraId="5C73ADC3" w14:textId="77777777" w:rsidR="008A7EB4" w:rsidRDefault="00D6784D">
          <w:pPr>
            <w:pStyle w:val="TOC1"/>
            <w:tabs>
              <w:tab w:val="left" w:pos="480"/>
              <w:tab w:val="right" w:leader="dot" w:pos="9350"/>
            </w:tabs>
            <w:rPr>
              <w:noProof/>
              <w:lang w:eastAsia="en-US"/>
            </w:rPr>
          </w:pPr>
          <w:hyperlink w:anchor="_Toc478121033" w:history="1">
            <w:r w:rsidR="008A7EB4" w:rsidRPr="00CF1771">
              <w:rPr>
                <w:rStyle w:val="Hyperlink"/>
                <w:noProof/>
              </w:rPr>
              <w:t>4</w:t>
            </w:r>
            <w:r w:rsidR="008A7EB4">
              <w:rPr>
                <w:noProof/>
                <w:lang w:eastAsia="en-US"/>
              </w:rPr>
              <w:tab/>
            </w:r>
            <w:r w:rsidR="008A7EB4" w:rsidRPr="00CF1771">
              <w:rPr>
                <w:rStyle w:val="Hyperlink"/>
                <w:noProof/>
              </w:rPr>
              <w:t>Audience</w:t>
            </w:r>
            <w:r w:rsidR="008A7EB4">
              <w:rPr>
                <w:noProof/>
                <w:webHidden/>
              </w:rPr>
              <w:tab/>
            </w:r>
            <w:r w:rsidR="008A7EB4">
              <w:rPr>
                <w:noProof/>
                <w:webHidden/>
              </w:rPr>
              <w:fldChar w:fldCharType="begin"/>
            </w:r>
            <w:r w:rsidR="008A7EB4">
              <w:rPr>
                <w:noProof/>
                <w:webHidden/>
              </w:rPr>
              <w:instrText xml:space="preserve"> PAGEREF _Toc478121033 \h </w:instrText>
            </w:r>
            <w:r w:rsidR="008A7EB4">
              <w:rPr>
                <w:noProof/>
                <w:webHidden/>
              </w:rPr>
            </w:r>
            <w:r w:rsidR="008A7EB4">
              <w:rPr>
                <w:noProof/>
                <w:webHidden/>
              </w:rPr>
              <w:fldChar w:fldCharType="separate"/>
            </w:r>
            <w:r w:rsidR="008A7EB4">
              <w:rPr>
                <w:noProof/>
                <w:webHidden/>
              </w:rPr>
              <w:t>7</w:t>
            </w:r>
            <w:r w:rsidR="008A7EB4">
              <w:rPr>
                <w:noProof/>
                <w:webHidden/>
              </w:rPr>
              <w:fldChar w:fldCharType="end"/>
            </w:r>
          </w:hyperlink>
        </w:p>
        <w:p w14:paraId="5CDDED1A" w14:textId="77777777" w:rsidR="008A7EB4" w:rsidRDefault="00D6784D">
          <w:pPr>
            <w:pStyle w:val="TOC1"/>
            <w:tabs>
              <w:tab w:val="left" w:pos="480"/>
              <w:tab w:val="right" w:leader="dot" w:pos="9350"/>
            </w:tabs>
            <w:rPr>
              <w:noProof/>
              <w:lang w:eastAsia="en-US"/>
            </w:rPr>
          </w:pPr>
          <w:hyperlink w:anchor="_Toc478121034" w:history="1">
            <w:r w:rsidR="008A7EB4" w:rsidRPr="00CF1771">
              <w:rPr>
                <w:rStyle w:val="Hyperlink"/>
                <w:noProof/>
              </w:rPr>
              <w:t>5</w:t>
            </w:r>
            <w:r w:rsidR="008A7EB4">
              <w:rPr>
                <w:noProof/>
                <w:lang w:eastAsia="en-US"/>
              </w:rPr>
              <w:tab/>
            </w:r>
            <w:r w:rsidR="008A7EB4" w:rsidRPr="00CF1771">
              <w:rPr>
                <w:rStyle w:val="Hyperlink"/>
                <w:noProof/>
              </w:rPr>
              <w:t>Glossary</w:t>
            </w:r>
            <w:r w:rsidR="008A7EB4">
              <w:rPr>
                <w:noProof/>
                <w:webHidden/>
              </w:rPr>
              <w:tab/>
            </w:r>
            <w:r w:rsidR="008A7EB4">
              <w:rPr>
                <w:noProof/>
                <w:webHidden/>
              </w:rPr>
              <w:fldChar w:fldCharType="begin"/>
            </w:r>
            <w:r w:rsidR="008A7EB4">
              <w:rPr>
                <w:noProof/>
                <w:webHidden/>
              </w:rPr>
              <w:instrText xml:space="preserve"> PAGEREF _Toc478121034 \h </w:instrText>
            </w:r>
            <w:r w:rsidR="008A7EB4">
              <w:rPr>
                <w:noProof/>
                <w:webHidden/>
              </w:rPr>
            </w:r>
            <w:r w:rsidR="008A7EB4">
              <w:rPr>
                <w:noProof/>
                <w:webHidden/>
              </w:rPr>
              <w:fldChar w:fldCharType="separate"/>
            </w:r>
            <w:r w:rsidR="008A7EB4">
              <w:rPr>
                <w:noProof/>
                <w:webHidden/>
              </w:rPr>
              <w:t>8</w:t>
            </w:r>
            <w:r w:rsidR="008A7EB4">
              <w:rPr>
                <w:noProof/>
                <w:webHidden/>
              </w:rPr>
              <w:fldChar w:fldCharType="end"/>
            </w:r>
          </w:hyperlink>
        </w:p>
        <w:p w14:paraId="48DDE16D" w14:textId="77777777" w:rsidR="008A7EB4" w:rsidRDefault="00D6784D">
          <w:pPr>
            <w:pStyle w:val="TOC1"/>
            <w:tabs>
              <w:tab w:val="left" w:pos="480"/>
              <w:tab w:val="right" w:leader="dot" w:pos="9350"/>
            </w:tabs>
            <w:rPr>
              <w:noProof/>
              <w:lang w:eastAsia="en-US"/>
            </w:rPr>
          </w:pPr>
          <w:hyperlink w:anchor="_Toc478121035" w:history="1">
            <w:r w:rsidR="008A7EB4" w:rsidRPr="00CF1771">
              <w:rPr>
                <w:rStyle w:val="Hyperlink"/>
                <w:noProof/>
              </w:rPr>
              <w:t>6</w:t>
            </w:r>
            <w:r w:rsidR="008A7EB4">
              <w:rPr>
                <w:noProof/>
                <w:lang w:eastAsia="en-US"/>
              </w:rPr>
              <w:tab/>
            </w:r>
            <w:r w:rsidR="008A7EB4" w:rsidRPr="00CF1771">
              <w:rPr>
                <w:rStyle w:val="Hyperlink"/>
                <w:noProof/>
              </w:rPr>
              <w:t>ODE DEVELOPMENT ENVIRONMENT</w:t>
            </w:r>
            <w:r w:rsidR="008A7EB4">
              <w:rPr>
                <w:noProof/>
                <w:webHidden/>
              </w:rPr>
              <w:tab/>
            </w:r>
            <w:r w:rsidR="008A7EB4">
              <w:rPr>
                <w:noProof/>
                <w:webHidden/>
              </w:rPr>
              <w:fldChar w:fldCharType="begin"/>
            </w:r>
            <w:r w:rsidR="008A7EB4">
              <w:rPr>
                <w:noProof/>
                <w:webHidden/>
              </w:rPr>
              <w:instrText xml:space="preserve"> PAGEREF _Toc478121035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031DEA6B" w14:textId="77777777" w:rsidR="008A7EB4" w:rsidRDefault="00D6784D">
          <w:pPr>
            <w:pStyle w:val="TOC2"/>
            <w:tabs>
              <w:tab w:val="left" w:pos="1080"/>
              <w:tab w:val="right" w:leader="dot" w:pos="9350"/>
            </w:tabs>
            <w:rPr>
              <w:noProof/>
              <w:lang w:eastAsia="en-US"/>
            </w:rPr>
          </w:pPr>
          <w:hyperlink w:anchor="_Toc478121036" w:history="1">
            <w:r w:rsidR="008A7EB4" w:rsidRPr="00CF1771">
              <w:rPr>
                <w:rStyle w:val="Hyperlink"/>
                <w:noProof/>
              </w:rPr>
              <w:t>6.1</w:t>
            </w:r>
            <w:r w:rsidR="008A7EB4">
              <w:rPr>
                <w:noProof/>
                <w:lang w:eastAsia="en-US"/>
              </w:rPr>
              <w:tab/>
            </w:r>
            <w:r w:rsidR="008A7EB4" w:rsidRPr="00CF1771">
              <w:rPr>
                <w:rStyle w:val="Hyperlink"/>
                <w:noProof/>
              </w:rPr>
              <w:t>Java Development Tools</w:t>
            </w:r>
            <w:r w:rsidR="008A7EB4">
              <w:rPr>
                <w:noProof/>
                <w:webHidden/>
              </w:rPr>
              <w:tab/>
            </w:r>
            <w:r w:rsidR="008A7EB4">
              <w:rPr>
                <w:noProof/>
                <w:webHidden/>
              </w:rPr>
              <w:fldChar w:fldCharType="begin"/>
            </w:r>
            <w:r w:rsidR="008A7EB4">
              <w:rPr>
                <w:noProof/>
                <w:webHidden/>
              </w:rPr>
              <w:instrText xml:space="preserve"> PAGEREF _Toc478121036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2DB6B9DA" w14:textId="77777777" w:rsidR="008A7EB4" w:rsidRDefault="00D6784D">
          <w:pPr>
            <w:pStyle w:val="TOC2"/>
            <w:tabs>
              <w:tab w:val="left" w:pos="1080"/>
              <w:tab w:val="right" w:leader="dot" w:pos="9350"/>
            </w:tabs>
            <w:rPr>
              <w:noProof/>
              <w:lang w:eastAsia="en-US"/>
            </w:rPr>
          </w:pPr>
          <w:hyperlink w:anchor="_Toc478121037" w:history="1">
            <w:r w:rsidR="008A7EB4" w:rsidRPr="00CF1771">
              <w:rPr>
                <w:rStyle w:val="Hyperlink"/>
                <w:noProof/>
              </w:rPr>
              <w:t>6.2</w:t>
            </w:r>
            <w:r w:rsidR="008A7EB4">
              <w:rPr>
                <w:noProof/>
                <w:lang w:eastAsia="en-US"/>
              </w:rPr>
              <w:tab/>
            </w:r>
            <w:r w:rsidR="008A7EB4" w:rsidRPr="00CF1771">
              <w:rPr>
                <w:rStyle w:val="Hyperlink"/>
                <w:noProof/>
              </w:rPr>
              <w:t>Java</w:t>
            </w:r>
            <w:r w:rsidR="008A7EB4">
              <w:rPr>
                <w:noProof/>
                <w:webHidden/>
              </w:rPr>
              <w:tab/>
            </w:r>
            <w:r w:rsidR="008A7EB4">
              <w:rPr>
                <w:noProof/>
                <w:webHidden/>
              </w:rPr>
              <w:fldChar w:fldCharType="begin"/>
            </w:r>
            <w:r w:rsidR="008A7EB4">
              <w:rPr>
                <w:noProof/>
                <w:webHidden/>
              </w:rPr>
              <w:instrText xml:space="preserve"> PAGEREF _Toc478121037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5604B5C4" w14:textId="77777777" w:rsidR="008A7EB4" w:rsidRDefault="00D6784D">
          <w:pPr>
            <w:pStyle w:val="TOC2"/>
            <w:tabs>
              <w:tab w:val="left" w:pos="1080"/>
              <w:tab w:val="right" w:leader="dot" w:pos="9350"/>
            </w:tabs>
            <w:rPr>
              <w:noProof/>
              <w:lang w:eastAsia="en-US"/>
            </w:rPr>
          </w:pPr>
          <w:hyperlink w:anchor="_Toc478121038" w:history="1">
            <w:r w:rsidR="008A7EB4" w:rsidRPr="00CF1771">
              <w:rPr>
                <w:rStyle w:val="Hyperlink"/>
                <w:noProof/>
              </w:rPr>
              <w:t>6.3</w:t>
            </w:r>
            <w:r w:rsidR="008A7EB4">
              <w:rPr>
                <w:noProof/>
                <w:lang w:eastAsia="en-US"/>
              </w:rPr>
              <w:tab/>
            </w:r>
            <w:r w:rsidR="008A7EB4" w:rsidRPr="00CF1771">
              <w:rPr>
                <w:rStyle w:val="Hyperlink"/>
                <w:noProof/>
              </w:rPr>
              <w:t>Eclipse IDE</w:t>
            </w:r>
            <w:r w:rsidR="008A7EB4">
              <w:rPr>
                <w:noProof/>
                <w:webHidden/>
              </w:rPr>
              <w:tab/>
            </w:r>
            <w:r w:rsidR="008A7EB4">
              <w:rPr>
                <w:noProof/>
                <w:webHidden/>
              </w:rPr>
              <w:fldChar w:fldCharType="begin"/>
            </w:r>
            <w:r w:rsidR="008A7EB4">
              <w:rPr>
                <w:noProof/>
                <w:webHidden/>
              </w:rPr>
              <w:instrText xml:space="preserve"> PAGEREF _Toc478121038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0DBDFB52" w14:textId="77777777" w:rsidR="008A7EB4" w:rsidRDefault="00D6784D">
          <w:pPr>
            <w:pStyle w:val="TOC2"/>
            <w:tabs>
              <w:tab w:val="left" w:pos="1080"/>
              <w:tab w:val="right" w:leader="dot" w:pos="9350"/>
            </w:tabs>
            <w:rPr>
              <w:noProof/>
              <w:lang w:eastAsia="en-US"/>
            </w:rPr>
          </w:pPr>
          <w:hyperlink w:anchor="_Toc478121039" w:history="1">
            <w:r w:rsidR="008A7EB4" w:rsidRPr="00CF1771">
              <w:rPr>
                <w:rStyle w:val="Hyperlink"/>
                <w:noProof/>
              </w:rPr>
              <w:t>6.4</w:t>
            </w:r>
            <w:r w:rsidR="008A7EB4">
              <w:rPr>
                <w:noProof/>
                <w:lang w:eastAsia="en-US"/>
              </w:rPr>
              <w:tab/>
            </w:r>
            <w:r w:rsidR="008A7EB4" w:rsidRPr="00CF1771">
              <w:rPr>
                <w:rStyle w:val="Hyperlink"/>
                <w:noProof/>
              </w:rPr>
              <w:t>Maven</w:t>
            </w:r>
            <w:r w:rsidR="008A7EB4">
              <w:rPr>
                <w:noProof/>
                <w:webHidden/>
              </w:rPr>
              <w:tab/>
            </w:r>
            <w:r w:rsidR="008A7EB4">
              <w:rPr>
                <w:noProof/>
                <w:webHidden/>
              </w:rPr>
              <w:fldChar w:fldCharType="begin"/>
            </w:r>
            <w:r w:rsidR="008A7EB4">
              <w:rPr>
                <w:noProof/>
                <w:webHidden/>
              </w:rPr>
              <w:instrText xml:space="preserve"> PAGEREF _Toc478121039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4C5F2778" w14:textId="77777777" w:rsidR="008A7EB4" w:rsidRDefault="00D6784D">
          <w:pPr>
            <w:pStyle w:val="TOC2"/>
            <w:tabs>
              <w:tab w:val="left" w:pos="1080"/>
              <w:tab w:val="right" w:leader="dot" w:pos="9350"/>
            </w:tabs>
            <w:rPr>
              <w:noProof/>
              <w:lang w:eastAsia="en-US"/>
            </w:rPr>
          </w:pPr>
          <w:hyperlink w:anchor="_Toc478121040" w:history="1">
            <w:r w:rsidR="008A7EB4" w:rsidRPr="00CF1771">
              <w:rPr>
                <w:rStyle w:val="Hyperlink"/>
                <w:noProof/>
              </w:rPr>
              <w:t>6.5</w:t>
            </w:r>
            <w:r w:rsidR="008A7EB4">
              <w:rPr>
                <w:noProof/>
                <w:lang w:eastAsia="en-US"/>
              </w:rPr>
              <w:tab/>
            </w:r>
            <w:r w:rsidR="008A7EB4" w:rsidRPr="00CF1771">
              <w:rPr>
                <w:rStyle w:val="Hyperlink"/>
                <w:noProof/>
              </w:rPr>
              <w:t>Git Version Control</w:t>
            </w:r>
            <w:r w:rsidR="008A7EB4">
              <w:rPr>
                <w:noProof/>
                <w:webHidden/>
              </w:rPr>
              <w:tab/>
            </w:r>
            <w:r w:rsidR="008A7EB4">
              <w:rPr>
                <w:noProof/>
                <w:webHidden/>
              </w:rPr>
              <w:fldChar w:fldCharType="begin"/>
            </w:r>
            <w:r w:rsidR="008A7EB4">
              <w:rPr>
                <w:noProof/>
                <w:webHidden/>
              </w:rPr>
              <w:instrText xml:space="preserve"> PAGEREF _Toc478121040 \h </w:instrText>
            </w:r>
            <w:r w:rsidR="008A7EB4">
              <w:rPr>
                <w:noProof/>
                <w:webHidden/>
              </w:rPr>
            </w:r>
            <w:r w:rsidR="008A7EB4">
              <w:rPr>
                <w:noProof/>
                <w:webHidden/>
              </w:rPr>
              <w:fldChar w:fldCharType="separate"/>
            </w:r>
            <w:r w:rsidR="008A7EB4">
              <w:rPr>
                <w:noProof/>
                <w:webHidden/>
              </w:rPr>
              <w:t>10</w:t>
            </w:r>
            <w:r w:rsidR="008A7EB4">
              <w:rPr>
                <w:noProof/>
                <w:webHidden/>
              </w:rPr>
              <w:fldChar w:fldCharType="end"/>
            </w:r>
          </w:hyperlink>
        </w:p>
        <w:p w14:paraId="797A06A6" w14:textId="77777777" w:rsidR="008A7EB4" w:rsidRDefault="00D6784D">
          <w:pPr>
            <w:pStyle w:val="TOC2"/>
            <w:tabs>
              <w:tab w:val="left" w:pos="1080"/>
              <w:tab w:val="right" w:leader="dot" w:pos="9350"/>
            </w:tabs>
            <w:rPr>
              <w:noProof/>
              <w:lang w:eastAsia="en-US"/>
            </w:rPr>
          </w:pPr>
          <w:hyperlink w:anchor="_Toc478121041" w:history="1">
            <w:r w:rsidR="008A7EB4" w:rsidRPr="00CF1771">
              <w:rPr>
                <w:rStyle w:val="Hyperlink"/>
                <w:noProof/>
              </w:rPr>
              <w:t>6.6</w:t>
            </w:r>
            <w:r w:rsidR="008A7EB4">
              <w:rPr>
                <w:noProof/>
                <w:lang w:eastAsia="en-US"/>
              </w:rPr>
              <w:tab/>
            </w:r>
            <w:r w:rsidR="008A7EB4" w:rsidRPr="00CF1771">
              <w:rPr>
                <w:rStyle w:val="Hyperlink"/>
                <w:noProof/>
              </w:rPr>
              <w:t>Building ODE Software Artifacts</w:t>
            </w:r>
            <w:r w:rsidR="008A7EB4">
              <w:rPr>
                <w:noProof/>
                <w:webHidden/>
              </w:rPr>
              <w:tab/>
            </w:r>
            <w:r w:rsidR="008A7EB4">
              <w:rPr>
                <w:noProof/>
                <w:webHidden/>
              </w:rPr>
              <w:fldChar w:fldCharType="begin"/>
            </w:r>
            <w:r w:rsidR="008A7EB4">
              <w:rPr>
                <w:noProof/>
                <w:webHidden/>
              </w:rPr>
              <w:instrText xml:space="preserve"> PAGEREF _Toc478121041 \h </w:instrText>
            </w:r>
            <w:r w:rsidR="008A7EB4">
              <w:rPr>
                <w:noProof/>
                <w:webHidden/>
              </w:rPr>
            </w:r>
            <w:r w:rsidR="008A7EB4">
              <w:rPr>
                <w:noProof/>
                <w:webHidden/>
              </w:rPr>
              <w:fldChar w:fldCharType="separate"/>
            </w:r>
            <w:r w:rsidR="008A7EB4">
              <w:rPr>
                <w:noProof/>
                <w:webHidden/>
              </w:rPr>
              <w:t>11</w:t>
            </w:r>
            <w:r w:rsidR="008A7EB4">
              <w:rPr>
                <w:noProof/>
                <w:webHidden/>
              </w:rPr>
              <w:fldChar w:fldCharType="end"/>
            </w:r>
          </w:hyperlink>
        </w:p>
        <w:p w14:paraId="595E0943" w14:textId="77777777" w:rsidR="008A7EB4" w:rsidRDefault="00D6784D">
          <w:pPr>
            <w:pStyle w:val="TOC3"/>
            <w:tabs>
              <w:tab w:val="left" w:pos="1440"/>
              <w:tab w:val="right" w:leader="dot" w:pos="9350"/>
            </w:tabs>
            <w:rPr>
              <w:rFonts w:asciiTheme="minorHAnsi" w:eastAsiaTheme="minorEastAsia" w:hAnsiTheme="minorHAnsi" w:cstheme="minorBidi"/>
              <w:noProof/>
              <w:sz w:val="22"/>
              <w:szCs w:val="22"/>
            </w:rPr>
          </w:pPr>
          <w:hyperlink w:anchor="_Toc478121042" w:history="1">
            <w:r w:rsidR="008A7EB4" w:rsidRPr="00CF1771">
              <w:rPr>
                <w:rStyle w:val="Hyperlink"/>
                <w:noProof/>
              </w:rPr>
              <w:t>6.6.1</w:t>
            </w:r>
            <w:r w:rsidR="008A7EB4">
              <w:rPr>
                <w:rFonts w:asciiTheme="minorHAnsi" w:eastAsiaTheme="minorEastAsia" w:hAnsiTheme="minorHAnsi" w:cstheme="minorBidi"/>
                <w:noProof/>
                <w:sz w:val="22"/>
                <w:szCs w:val="22"/>
              </w:rPr>
              <w:tab/>
            </w:r>
            <w:r w:rsidR="008A7EB4" w:rsidRPr="00CF1771">
              <w:rPr>
                <w:rStyle w:val="Hyperlink"/>
                <w:noProof/>
              </w:rPr>
              <w:t>Open-Source Repository</w:t>
            </w:r>
            <w:r w:rsidR="008A7EB4">
              <w:rPr>
                <w:noProof/>
                <w:webHidden/>
              </w:rPr>
              <w:tab/>
            </w:r>
            <w:r w:rsidR="008A7EB4">
              <w:rPr>
                <w:noProof/>
                <w:webHidden/>
              </w:rPr>
              <w:fldChar w:fldCharType="begin"/>
            </w:r>
            <w:r w:rsidR="008A7EB4">
              <w:rPr>
                <w:noProof/>
                <w:webHidden/>
              </w:rPr>
              <w:instrText xml:space="preserve"> PAGEREF _Toc478121042 \h </w:instrText>
            </w:r>
            <w:r w:rsidR="008A7EB4">
              <w:rPr>
                <w:noProof/>
                <w:webHidden/>
              </w:rPr>
            </w:r>
            <w:r w:rsidR="008A7EB4">
              <w:rPr>
                <w:noProof/>
                <w:webHidden/>
              </w:rPr>
              <w:fldChar w:fldCharType="separate"/>
            </w:r>
            <w:r w:rsidR="008A7EB4">
              <w:rPr>
                <w:noProof/>
                <w:webHidden/>
              </w:rPr>
              <w:t>11</w:t>
            </w:r>
            <w:r w:rsidR="008A7EB4">
              <w:rPr>
                <w:noProof/>
                <w:webHidden/>
              </w:rPr>
              <w:fldChar w:fldCharType="end"/>
            </w:r>
          </w:hyperlink>
        </w:p>
        <w:p w14:paraId="07962C08" w14:textId="77777777" w:rsidR="008A7EB4" w:rsidRDefault="00D6784D">
          <w:pPr>
            <w:pStyle w:val="TOC3"/>
            <w:tabs>
              <w:tab w:val="left" w:pos="1440"/>
              <w:tab w:val="right" w:leader="dot" w:pos="9350"/>
            </w:tabs>
            <w:rPr>
              <w:rFonts w:asciiTheme="minorHAnsi" w:eastAsiaTheme="minorEastAsia" w:hAnsiTheme="minorHAnsi" w:cstheme="minorBidi"/>
              <w:noProof/>
              <w:sz w:val="22"/>
              <w:szCs w:val="22"/>
            </w:rPr>
          </w:pPr>
          <w:hyperlink w:anchor="_Toc478121043" w:history="1">
            <w:r w:rsidR="008A7EB4" w:rsidRPr="00CF1771">
              <w:rPr>
                <w:rStyle w:val="Hyperlink"/>
                <w:noProof/>
              </w:rPr>
              <w:t>6.6.2</w:t>
            </w:r>
            <w:r w:rsidR="008A7EB4">
              <w:rPr>
                <w:rFonts w:asciiTheme="minorHAnsi" w:eastAsiaTheme="minorEastAsia" w:hAnsiTheme="minorHAnsi" w:cstheme="minorBidi"/>
                <w:noProof/>
                <w:sz w:val="22"/>
                <w:szCs w:val="22"/>
              </w:rPr>
              <w:tab/>
            </w:r>
            <w:r w:rsidR="008A7EB4" w:rsidRPr="00CF1771">
              <w:rPr>
                <w:rStyle w:val="Hyperlink"/>
                <w:noProof/>
              </w:rPr>
              <w:t>Private Repository</w:t>
            </w:r>
            <w:r w:rsidR="008A7EB4">
              <w:rPr>
                <w:noProof/>
                <w:webHidden/>
              </w:rPr>
              <w:tab/>
            </w:r>
            <w:r w:rsidR="008A7EB4">
              <w:rPr>
                <w:noProof/>
                <w:webHidden/>
              </w:rPr>
              <w:fldChar w:fldCharType="begin"/>
            </w:r>
            <w:r w:rsidR="008A7EB4">
              <w:rPr>
                <w:noProof/>
                <w:webHidden/>
              </w:rPr>
              <w:instrText xml:space="preserve"> PAGEREF _Toc478121043 \h </w:instrText>
            </w:r>
            <w:r w:rsidR="008A7EB4">
              <w:rPr>
                <w:noProof/>
                <w:webHidden/>
              </w:rPr>
            </w:r>
            <w:r w:rsidR="008A7EB4">
              <w:rPr>
                <w:noProof/>
                <w:webHidden/>
              </w:rPr>
              <w:fldChar w:fldCharType="separate"/>
            </w:r>
            <w:r w:rsidR="008A7EB4">
              <w:rPr>
                <w:noProof/>
                <w:webHidden/>
              </w:rPr>
              <w:t>11</w:t>
            </w:r>
            <w:r w:rsidR="008A7EB4">
              <w:rPr>
                <w:noProof/>
                <w:webHidden/>
              </w:rPr>
              <w:fldChar w:fldCharType="end"/>
            </w:r>
          </w:hyperlink>
        </w:p>
        <w:p w14:paraId="2723D678" w14:textId="77777777" w:rsidR="008A7EB4" w:rsidRDefault="00D6784D">
          <w:pPr>
            <w:pStyle w:val="TOC3"/>
            <w:tabs>
              <w:tab w:val="left" w:pos="1440"/>
              <w:tab w:val="right" w:leader="dot" w:pos="9350"/>
            </w:tabs>
            <w:rPr>
              <w:rFonts w:asciiTheme="minorHAnsi" w:eastAsiaTheme="minorEastAsia" w:hAnsiTheme="minorHAnsi" w:cstheme="minorBidi"/>
              <w:noProof/>
              <w:sz w:val="22"/>
              <w:szCs w:val="22"/>
            </w:rPr>
          </w:pPr>
          <w:hyperlink w:anchor="_Toc478121044" w:history="1">
            <w:r w:rsidR="008A7EB4" w:rsidRPr="00CF1771">
              <w:rPr>
                <w:rStyle w:val="Hyperlink"/>
                <w:b/>
                <w:noProof/>
              </w:rPr>
              <w:t>6.6.3</w:t>
            </w:r>
            <w:r w:rsidR="008A7EB4">
              <w:rPr>
                <w:rFonts w:asciiTheme="minorHAnsi" w:eastAsiaTheme="minorEastAsia" w:hAnsiTheme="minorHAnsi" w:cstheme="minorBidi"/>
                <w:noProof/>
                <w:sz w:val="22"/>
                <w:szCs w:val="22"/>
              </w:rPr>
              <w:tab/>
            </w:r>
            <w:r w:rsidR="008A7EB4" w:rsidRPr="00CF1771">
              <w:rPr>
                <w:rStyle w:val="Hyperlink"/>
                <w:noProof/>
              </w:rPr>
              <w:t>ODE Application Properties</w:t>
            </w:r>
            <w:r w:rsidR="008A7EB4">
              <w:rPr>
                <w:noProof/>
                <w:webHidden/>
              </w:rPr>
              <w:tab/>
            </w:r>
            <w:r w:rsidR="008A7EB4">
              <w:rPr>
                <w:noProof/>
                <w:webHidden/>
              </w:rPr>
              <w:fldChar w:fldCharType="begin"/>
            </w:r>
            <w:r w:rsidR="008A7EB4">
              <w:rPr>
                <w:noProof/>
                <w:webHidden/>
              </w:rPr>
              <w:instrText xml:space="preserve"> PAGEREF _Toc478121044 \h </w:instrText>
            </w:r>
            <w:r w:rsidR="008A7EB4">
              <w:rPr>
                <w:noProof/>
                <w:webHidden/>
              </w:rPr>
            </w:r>
            <w:r w:rsidR="008A7EB4">
              <w:rPr>
                <w:noProof/>
                <w:webHidden/>
              </w:rPr>
              <w:fldChar w:fldCharType="separate"/>
            </w:r>
            <w:r w:rsidR="008A7EB4">
              <w:rPr>
                <w:noProof/>
                <w:webHidden/>
              </w:rPr>
              <w:t>12</w:t>
            </w:r>
            <w:r w:rsidR="008A7EB4">
              <w:rPr>
                <w:noProof/>
                <w:webHidden/>
              </w:rPr>
              <w:fldChar w:fldCharType="end"/>
            </w:r>
          </w:hyperlink>
        </w:p>
        <w:p w14:paraId="24E78FD7" w14:textId="77777777" w:rsidR="008A7EB4" w:rsidRDefault="00D6784D">
          <w:pPr>
            <w:pStyle w:val="TOC3"/>
            <w:tabs>
              <w:tab w:val="left" w:pos="1440"/>
              <w:tab w:val="right" w:leader="dot" w:pos="9350"/>
            </w:tabs>
            <w:rPr>
              <w:rFonts w:asciiTheme="minorHAnsi" w:eastAsiaTheme="minorEastAsia" w:hAnsiTheme="minorHAnsi" w:cstheme="minorBidi"/>
              <w:noProof/>
              <w:sz w:val="22"/>
              <w:szCs w:val="22"/>
            </w:rPr>
          </w:pPr>
          <w:hyperlink w:anchor="_Toc478121045" w:history="1">
            <w:r w:rsidR="008A7EB4" w:rsidRPr="00CF1771">
              <w:rPr>
                <w:rStyle w:val="Hyperlink"/>
                <w:noProof/>
              </w:rPr>
              <w:t>6.6.4</w:t>
            </w:r>
            <w:r w:rsidR="008A7EB4">
              <w:rPr>
                <w:rFonts w:asciiTheme="minorHAnsi" w:eastAsiaTheme="minorEastAsia" w:hAnsiTheme="minorHAnsi" w:cstheme="minorBidi"/>
                <w:noProof/>
                <w:sz w:val="22"/>
                <w:szCs w:val="22"/>
              </w:rPr>
              <w:tab/>
            </w:r>
            <w:r w:rsidR="008A7EB4" w:rsidRPr="00CF1771">
              <w:rPr>
                <w:rStyle w:val="Hyperlink"/>
                <w:noProof/>
              </w:rPr>
              <w:t>ODE Logging Properties</w:t>
            </w:r>
            <w:r w:rsidR="008A7EB4">
              <w:rPr>
                <w:noProof/>
                <w:webHidden/>
              </w:rPr>
              <w:tab/>
            </w:r>
            <w:r w:rsidR="008A7EB4">
              <w:rPr>
                <w:noProof/>
                <w:webHidden/>
              </w:rPr>
              <w:fldChar w:fldCharType="begin"/>
            </w:r>
            <w:r w:rsidR="008A7EB4">
              <w:rPr>
                <w:noProof/>
                <w:webHidden/>
              </w:rPr>
              <w:instrText xml:space="preserve"> PAGEREF _Toc478121045 \h </w:instrText>
            </w:r>
            <w:r w:rsidR="008A7EB4">
              <w:rPr>
                <w:noProof/>
                <w:webHidden/>
              </w:rPr>
            </w:r>
            <w:r w:rsidR="008A7EB4">
              <w:rPr>
                <w:noProof/>
                <w:webHidden/>
              </w:rPr>
              <w:fldChar w:fldCharType="separate"/>
            </w:r>
            <w:r w:rsidR="008A7EB4">
              <w:rPr>
                <w:noProof/>
                <w:webHidden/>
              </w:rPr>
              <w:t>15</w:t>
            </w:r>
            <w:r w:rsidR="008A7EB4">
              <w:rPr>
                <w:noProof/>
                <w:webHidden/>
              </w:rPr>
              <w:fldChar w:fldCharType="end"/>
            </w:r>
          </w:hyperlink>
        </w:p>
        <w:p w14:paraId="6285E134" w14:textId="77777777" w:rsidR="008A7EB4" w:rsidRDefault="00D6784D">
          <w:pPr>
            <w:pStyle w:val="TOC1"/>
            <w:tabs>
              <w:tab w:val="left" w:pos="480"/>
              <w:tab w:val="right" w:leader="dot" w:pos="9350"/>
            </w:tabs>
            <w:rPr>
              <w:noProof/>
              <w:lang w:eastAsia="en-US"/>
            </w:rPr>
          </w:pPr>
          <w:hyperlink w:anchor="_Toc478121046" w:history="1">
            <w:r w:rsidR="008A7EB4" w:rsidRPr="00CF1771">
              <w:rPr>
                <w:rStyle w:val="Hyperlink"/>
                <w:noProof/>
              </w:rPr>
              <w:t>7</w:t>
            </w:r>
            <w:r w:rsidR="008A7EB4">
              <w:rPr>
                <w:noProof/>
                <w:lang w:eastAsia="en-US"/>
              </w:rPr>
              <w:tab/>
            </w:r>
            <w:r w:rsidR="008A7EB4" w:rsidRPr="00CF1771">
              <w:rPr>
                <w:rStyle w:val="Hyperlink"/>
                <w:noProof/>
              </w:rPr>
              <w:t>ODE Features</w:t>
            </w:r>
            <w:r w:rsidR="008A7EB4">
              <w:rPr>
                <w:noProof/>
                <w:webHidden/>
              </w:rPr>
              <w:tab/>
            </w:r>
            <w:r w:rsidR="008A7EB4">
              <w:rPr>
                <w:noProof/>
                <w:webHidden/>
              </w:rPr>
              <w:fldChar w:fldCharType="begin"/>
            </w:r>
            <w:r w:rsidR="008A7EB4">
              <w:rPr>
                <w:noProof/>
                <w:webHidden/>
              </w:rPr>
              <w:instrText xml:space="preserve"> PAGEREF _Toc478121046 \h </w:instrText>
            </w:r>
            <w:r w:rsidR="008A7EB4">
              <w:rPr>
                <w:noProof/>
                <w:webHidden/>
              </w:rPr>
            </w:r>
            <w:r w:rsidR="008A7EB4">
              <w:rPr>
                <w:noProof/>
                <w:webHidden/>
              </w:rPr>
              <w:fldChar w:fldCharType="separate"/>
            </w:r>
            <w:r w:rsidR="008A7EB4">
              <w:rPr>
                <w:noProof/>
                <w:webHidden/>
              </w:rPr>
              <w:t>16</w:t>
            </w:r>
            <w:r w:rsidR="008A7EB4">
              <w:rPr>
                <w:noProof/>
                <w:webHidden/>
              </w:rPr>
              <w:fldChar w:fldCharType="end"/>
            </w:r>
          </w:hyperlink>
        </w:p>
        <w:p w14:paraId="451D6746" w14:textId="77777777" w:rsidR="008A7EB4" w:rsidRDefault="00D6784D">
          <w:pPr>
            <w:pStyle w:val="TOC2"/>
            <w:tabs>
              <w:tab w:val="left" w:pos="1080"/>
              <w:tab w:val="right" w:leader="dot" w:pos="9350"/>
            </w:tabs>
            <w:rPr>
              <w:noProof/>
              <w:lang w:eastAsia="en-US"/>
            </w:rPr>
          </w:pPr>
          <w:hyperlink w:anchor="_Toc478121047" w:history="1">
            <w:r w:rsidR="008A7EB4" w:rsidRPr="00CF1771">
              <w:rPr>
                <w:rStyle w:val="Hyperlink"/>
                <w:noProof/>
              </w:rPr>
              <w:t>7.1</w:t>
            </w:r>
            <w:r w:rsidR="008A7EB4">
              <w:rPr>
                <w:noProof/>
                <w:lang w:eastAsia="en-US"/>
              </w:rPr>
              <w:tab/>
            </w:r>
            <w:r w:rsidR="008A7EB4" w:rsidRPr="00CF1771">
              <w:rPr>
                <w:rStyle w:val="Hyperlink"/>
                <w:noProof/>
              </w:rPr>
              <w:t>Managing SNMP Devices</w:t>
            </w:r>
            <w:r w:rsidR="008A7EB4">
              <w:rPr>
                <w:noProof/>
                <w:webHidden/>
              </w:rPr>
              <w:tab/>
            </w:r>
            <w:r w:rsidR="008A7EB4">
              <w:rPr>
                <w:noProof/>
                <w:webHidden/>
              </w:rPr>
              <w:fldChar w:fldCharType="begin"/>
            </w:r>
            <w:r w:rsidR="008A7EB4">
              <w:rPr>
                <w:noProof/>
                <w:webHidden/>
              </w:rPr>
              <w:instrText xml:space="preserve"> PAGEREF _Toc478121047 \h </w:instrText>
            </w:r>
            <w:r w:rsidR="008A7EB4">
              <w:rPr>
                <w:noProof/>
                <w:webHidden/>
              </w:rPr>
            </w:r>
            <w:r w:rsidR="008A7EB4">
              <w:rPr>
                <w:noProof/>
                <w:webHidden/>
              </w:rPr>
              <w:fldChar w:fldCharType="separate"/>
            </w:r>
            <w:r w:rsidR="008A7EB4">
              <w:rPr>
                <w:noProof/>
                <w:webHidden/>
              </w:rPr>
              <w:t>16</w:t>
            </w:r>
            <w:r w:rsidR="008A7EB4">
              <w:rPr>
                <w:noProof/>
                <w:webHidden/>
              </w:rPr>
              <w:fldChar w:fldCharType="end"/>
            </w:r>
          </w:hyperlink>
        </w:p>
        <w:p w14:paraId="140FCB0A" w14:textId="77777777" w:rsidR="008A7EB4" w:rsidRDefault="00D6784D">
          <w:pPr>
            <w:pStyle w:val="TOC3"/>
            <w:tabs>
              <w:tab w:val="left" w:pos="1440"/>
              <w:tab w:val="right" w:leader="dot" w:pos="9350"/>
            </w:tabs>
            <w:rPr>
              <w:rFonts w:asciiTheme="minorHAnsi" w:eastAsiaTheme="minorEastAsia" w:hAnsiTheme="minorHAnsi" w:cstheme="minorBidi"/>
              <w:noProof/>
              <w:sz w:val="22"/>
              <w:szCs w:val="22"/>
            </w:rPr>
          </w:pPr>
          <w:hyperlink w:anchor="_Toc478121048" w:history="1">
            <w:r w:rsidR="008A7EB4" w:rsidRPr="00CF1771">
              <w:rPr>
                <w:rStyle w:val="Hyperlink"/>
                <w:noProof/>
              </w:rPr>
              <w:t>7.1.1</w:t>
            </w:r>
            <w:r w:rsidR="008A7EB4">
              <w:rPr>
                <w:rFonts w:asciiTheme="minorHAnsi" w:eastAsiaTheme="minorEastAsia" w:hAnsiTheme="minorHAnsi" w:cstheme="minorBidi"/>
                <w:noProof/>
                <w:sz w:val="22"/>
                <w:szCs w:val="22"/>
              </w:rPr>
              <w:tab/>
            </w:r>
            <w:r w:rsidR="008A7EB4" w:rsidRPr="00CF1771">
              <w:rPr>
                <w:rStyle w:val="Hyperlink"/>
                <w:noProof/>
              </w:rPr>
              <w:t>Query Parameters</w:t>
            </w:r>
            <w:r w:rsidR="008A7EB4">
              <w:rPr>
                <w:noProof/>
                <w:webHidden/>
              </w:rPr>
              <w:tab/>
            </w:r>
            <w:r w:rsidR="008A7EB4">
              <w:rPr>
                <w:noProof/>
                <w:webHidden/>
              </w:rPr>
              <w:fldChar w:fldCharType="begin"/>
            </w:r>
            <w:r w:rsidR="008A7EB4">
              <w:rPr>
                <w:noProof/>
                <w:webHidden/>
              </w:rPr>
              <w:instrText xml:space="preserve"> PAGEREF _Toc478121048 \h </w:instrText>
            </w:r>
            <w:r w:rsidR="008A7EB4">
              <w:rPr>
                <w:noProof/>
                <w:webHidden/>
              </w:rPr>
            </w:r>
            <w:r w:rsidR="008A7EB4">
              <w:rPr>
                <w:noProof/>
                <w:webHidden/>
              </w:rPr>
              <w:fldChar w:fldCharType="separate"/>
            </w:r>
            <w:r w:rsidR="008A7EB4">
              <w:rPr>
                <w:noProof/>
                <w:webHidden/>
              </w:rPr>
              <w:t>16</w:t>
            </w:r>
            <w:r w:rsidR="008A7EB4">
              <w:rPr>
                <w:noProof/>
                <w:webHidden/>
              </w:rPr>
              <w:fldChar w:fldCharType="end"/>
            </w:r>
          </w:hyperlink>
        </w:p>
        <w:p w14:paraId="3CECF39C" w14:textId="77777777" w:rsidR="008A7EB4" w:rsidRDefault="00D6784D">
          <w:pPr>
            <w:pStyle w:val="TOC3"/>
            <w:tabs>
              <w:tab w:val="left" w:pos="1440"/>
              <w:tab w:val="right" w:leader="dot" w:pos="9350"/>
            </w:tabs>
            <w:rPr>
              <w:rFonts w:asciiTheme="minorHAnsi" w:eastAsiaTheme="minorEastAsia" w:hAnsiTheme="minorHAnsi" w:cstheme="minorBidi"/>
              <w:noProof/>
              <w:sz w:val="22"/>
              <w:szCs w:val="22"/>
            </w:rPr>
          </w:pPr>
          <w:hyperlink w:anchor="_Toc478121049" w:history="1">
            <w:r w:rsidR="008A7EB4" w:rsidRPr="00CF1771">
              <w:rPr>
                <w:rStyle w:val="Hyperlink"/>
                <w:noProof/>
              </w:rPr>
              <w:t>7.1.2</w:t>
            </w:r>
            <w:r w:rsidR="008A7EB4">
              <w:rPr>
                <w:rFonts w:asciiTheme="minorHAnsi" w:eastAsiaTheme="minorEastAsia" w:hAnsiTheme="minorHAnsi" w:cstheme="minorBidi"/>
                <w:noProof/>
                <w:sz w:val="22"/>
                <w:szCs w:val="22"/>
              </w:rPr>
              <w:tab/>
            </w:r>
            <w:r w:rsidR="008A7EB4" w:rsidRPr="00CF1771">
              <w:rPr>
                <w:rStyle w:val="Hyperlink"/>
                <w:noProof/>
              </w:rPr>
              <w:t>API Details</w:t>
            </w:r>
            <w:r w:rsidR="008A7EB4">
              <w:rPr>
                <w:noProof/>
                <w:webHidden/>
              </w:rPr>
              <w:tab/>
            </w:r>
            <w:r w:rsidR="008A7EB4">
              <w:rPr>
                <w:noProof/>
                <w:webHidden/>
              </w:rPr>
              <w:fldChar w:fldCharType="begin"/>
            </w:r>
            <w:r w:rsidR="008A7EB4">
              <w:rPr>
                <w:noProof/>
                <w:webHidden/>
              </w:rPr>
              <w:instrText xml:space="preserve"> PAGEREF _Toc478121049 \h </w:instrText>
            </w:r>
            <w:r w:rsidR="008A7EB4">
              <w:rPr>
                <w:noProof/>
                <w:webHidden/>
              </w:rPr>
            </w:r>
            <w:r w:rsidR="008A7EB4">
              <w:rPr>
                <w:noProof/>
                <w:webHidden/>
              </w:rPr>
              <w:fldChar w:fldCharType="separate"/>
            </w:r>
            <w:r w:rsidR="008A7EB4">
              <w:rPr>
                <w:noProof/>
                <w:webHidden/>
              </w:rPr>
              <w:t>17</w:t>
            </w:r>
            <w:r w:rsidR="008A7EB4">
              <w:rPr>
                <w:noProof/>
                <w:webHidden/>
              </w:rPr>
              <w:fldChar w:fldCharType="end"/>
            </w:r>
          </w:hyperlink>
        </w:p>
        <w:p w14:paraId="694A6B41" w14:textId="77777777" w:rsidR="008A7EB4" w:rsidRDefault="00D6784D">
          <w:pPr>
            <w:pStyle w:val="TOC3"/>
            <w:tabs>
              <w:tab w:val="left" w:pos="1440"/>
              <w:tab w:val="right" w:leader="dot" w:pos="9350"/>
            </w:tabs>
            <w:rPr>
              <w:rFonts w:asciiTheme="minorHAnsi" w:eastAsiaTheme="minorEastAsia" w:hAnsiTheme="minorHAnsi" w:cstheme="minorBidi"/>
              <w:noProof/>
              <w:sz w:val="22"/>
              <w:szCs w:val="22"/>
            </w:rPr>
          </w:pPr>
          <w:hyperlink w:anchor="_Toc478121050" w:history="1">
            <w:r w:rsidR="008A7EB4" w:rsidRPr="00CF1771">
              <w:rPr>
                <w:rStyle w:val="Hyperlink"/>
                <w:noProof/>
              </w:rPr>
              <w:t>7.1.3</w:t>
            </w:r>
            <w:r w:rsidR="008A7EB4">
              <w:rPr>
                <w:rFonts w:asciiTheme="minorHAnsi" w:eastAsiaTheme="minorEastAsia" w:hAnsiTheme="minorHAnsi" w:cstheme="minorBidi"/>
                <w:noProof/>
                <w:sz w:val="22"/>
                <w:szCs w:val="22"/>
              </w:rPr>
              <w:tab/>
            </w:r>
            <w:r w:rsidR="008A7EB4" w:rsidRPr="00CF1771">
              <w:rPr>
                <w:rStyle w:val="Hyperlink"/>
                <w:noProof/>
              </w:rPr>
              <w:t>Web Based View</w:t>
            </w:r>
            <w:r w:rsidR="008A7EB4">
              <w:rPr>
                <w:noProof/>
                <w:webHidden/>
              </w:rPr>
              <w:tab/>
            </w:r>
            <w:r w:rsidR="008A7EB4">
              <w:rPr>
                <w:noProof/>
                <w:webHidden/>
              </w:rPr>
              <w:fldChar w:fldCharType="begin"/>
            </w:r>
            <w:r w:rsidR="008A7EB4">
              <w:rPr>
                <w:noProof/>
                <w:webHidden/>
              </w:rPr>
              <w:instrText xml:space="preserve"> PAGEREF _Toc478121050 \h </w:instrText>
            </w:r>
            <w:r w:rsidR="008A7EB4">
              <w:rPr>
                <w:noProof/>
                <w:webHidden/>
              </w:rPr>
            </w:r>
            <w:r w:rsidR="008A7EB4">
              <w:rPr>
                <w:noProof/>
                <w:webHidden/>
              </w:rPr>
              <w:fldChar w:fldCharType="separate"/>
            </w:r>
            <w:r w:rsidR="008A7EB4">
              <w:rPr>
                <w:noProof/>
                <w:webHidden/>
              </w:rPr>
              <w:t>17</w:t>
            </w:r>
            <w:r w:rsidR="008A7EB4">
              <w:rPr>
                <w:noProof/>
                <w:webHidden/>
              </w:rPr>
              <w:fldChar w:fldCharType="end"/>
            </w:r>
          </w:hyperlink>
        </w:p>
        <w:p w14:paraId="670196AB" w14:textId="77777777" w:rsidR="008A7EB4" w:rsidRDefault="00D6784D">
          <w:pPr>
            <w:pStyle w:val="TOC3"/>
            <w:tabs>
              <w:tab w:val="left" w:pos="1440"/>
              <w:tab w:val="right" w:leader="dot" w:pos="9350"/>
            </w:tabs>
            <w:rPr>
              <w:rFonts w:asciiTheme="minorHAnsi" w:eastAsiaTheme="minorEastAsia" w:hAnsiTheme="minorHAnsi" w:cstheme="minorBidi"/>
              <w:noProof/>
              <w:sz w:val="22"/>
              <w:szCs w:val="22"/>
            </w:rPr>
          </w:pPr>
          <w:hyperlink w:anchor="_Toc478121051" w:history="1">
            <w:r w:rsidR="008A7EB4" w:rsidRPr="00CF1771">
              <w:rPr>
                <w:rStyle w:val="Hyperlink"/>
                <w:noProof/>
              </w:rPr>
              <w:t>7.1.4</w:t>
            </w:r>
            <w:r w:rsidR="008A7EB4">
              <w:rPr>
                <w:rFonts w:asciiTheme="minorHAnsi" w:eastAsiaTheme="minorEastAsia" w:hAnsiTheme="minorHAnsi" w:cstheme="minorBidi"/>
                <w:noProof/>
                <w:sz w:val="22"/>
                <w:szCs w:val="22"/>
              </w:rPr>
              <w:tab/>
            </w:r>
            <w:r w:rsidR="008A7EB4" w:rsidRPr="00CF1771">
              <w:rPr>
                <w:rStyle w:val="Hyperlink"/>
                <w:noProof/>
              </w:rPr>
              <w:t>Additional Features/ Discussion Points</w:t>
            </w:r>
            <w:r w:rsidR="008A7EB4">
              <w:rPr>
                <w:noProof/>
                <w:webHidden/>
              </w:rPr>
              <w:tab/>
            </w:r>
            <w:r w:rsidR="008A7EB4">
              <w:rPr>
                <w:noProof/>
                <w:webHidden/>
              </w:rPr>
              <w:fldChar w:fldCharType="begin"/>
            </w:r>
            <w:r w:rsidR="008A7EB4">
              <w:rPr>
                <w:noProof/>
                <w:webHidden/>
              </w:rPr>
              <w:instrText xml:space="preserve"> PAGEREF _Toc478121051 \h </w:instrText>
            </w:r>
            <w:r w:rsidR="008A7EB4">
              <w:rPr>
                <w:noProof/>
                <w:webHidden/>
              </w:rPr>
            </w:r>
            <w:r w:rsidR="008A7EB4">
              <w:rPr>
                <w:noProof/>
                <w:webHidden/>
              </w:rPr>
              <w:fldChar w:fldCharType="separate"/>
            </w:r>
            <w:r w:rsidR="008A7EB4">
              <w:rPr>
                <w:noProof/>
                <w:webHidden/>
              </w:rPr>
              <w:t>17</w:t>
            </w:r>
            <w:r w:rsidR="008A7EB4">
              <w:rPr>
                <w:noProof/>
                <w:webHidden/>
              </w:rPr>
              <w:fldChar w:fldCharType="end"/>
            </w:r>
          </w:hyperlink>
        </w:p>
        <w:p w14:paraId="42FE1A34" w14:textId="77777777" w:rsidR="008A7EB4" w:rsidRDefault="00D6784D">
          <w:pPr>
            <w:pStyle w:val="TOC2"/>
            <w:tabs>
              <w:tab w:val="left" w:pos="1080"/>
              <w:tab w:val="right" w:leader="dot" w:pos="9350"/>
            </w:tabs>
            <w:rPr>
              <w:noProof/>
              <w:lang w:eastAsia="en-US"/>
            </w:rPr>
          </w:pPr>
          <w:hyperlink w:anchor="_Toc478121052" w:history="1">
            <w:r w:rsidR="008A7EB4" w:rsidRPr="00CF1771">
              <w:rPr>
                <w:rStyle w:val="Hyperlink"/>
                <w:noProof/>
              </w:rPr>
              <w:t>7.2</w:t>
            </w:r>
            <w:r w:rsidR="008A7EB4">
              <w:rPr>
                <w:noProof/>
                <w:lang w:eastAsia="en-US"/>
              </w:rPr>
              <w:tab/>
            </w:r>
            <w:r w:rsidR="008A7EB4" w:rsidRPr="00CF1771">
              <w:rPr>
                <w:rStyle w:val="Hyperlink"/>
                <w:noProof/>
              </w:rPr>
              <w:t>Logging Events</w:t>
            </w:r>
            <w:r w:rsidR="008A7EB4">
              <w:rPr>
                <w:noProof/>
                <w:webHidden/>
              </w:rPr>
              <w:tab/>
            </w:r>
            <w:r w:rsidR="008A7EB4">
              <w:rPr>
                <w:noProof/>
                <w:webHidden/>
              </w:rPr>
              <w:fldChar w:fldCharType="begin"/>
            </w:r>
            <w:r w:rsidR="008A7EB4">
              <w:rPr>
                <w:noProof/>
                <w:webHidden/>
              </w:rPr>
              <w:instrText xml:space="preserve"> PAGEREF _Toc478121052 \h </w:instrText>
            </w:r>
            <w:r w:rsidR="008A7EB4">
              <w:rPr>
                <w:noProof/>
                <w:webHidden/>
              </w:rPr>
            </w:r>
            <w:r w:rsidR="008A7EB4">
              <w:rPr>
                <w:noProof/>
                <w:webHidden/>
              </w:rPr>
              <w:fldChar w:fldCharType="separate"/>
            </w:r>
            <w:r w:rsidR="008A7EB4">
              <w:rPr>
                <w:noProof/>
                <w:webHidden/>
              </w:rPr>
              <w:t>17</w:t>
            </w:r>
            <w:r w:rsidR="008A7EB4">
              <w:rPr>
                <w:noProof/>
                <w:webHidden/>
              </w:rPr>
              <w:fldChar w:fldCharType="end"/>
            </w:r>
          </w:hyperlink>
        </w:p>
        <w:p w14:paraId="29400EF0" w14:textId="77777777" w:rsidR="008A7EB4" w:rsidRDefault="00D6784D">
          <w:pPr>
            <w:pStyle w:val="TOC3"/>
            <w:tabs>
              <w:tab w:val="left" w:pos="1440"/>
              <w:tab w:val="right" w:leader="dot" w:pos="9350"/>
            </w:tabs>
            <w:rPr>
              <w:rFonts w:asciiTheme="minorHAnsi" w:eastAsiaTheme="minorEastAsia" w:hAnsiTheme="minorHAnsi" w:cstheme="minorBidi"/>
              <w:noProof/>
              <w:sz w:val="22"/>
              <w:szCs w:val="22"/>
            </w:rPr>
          </w:pPr>
          <w:hyperlink w:anchor="_Toc478121053" w:history="1">
            <w:r w:rsidR="008A7EB4" w:rsidRPr="00CF1771">
              <w:rPr>
                <w:rStyle w:val="Hyperlink"/>
                <w:noProof/>
              </w:rPr>
              <w:t>7.2.1</w:t>
            </w:r>
            <w:r w:rsidR="008A7EB4">
              <w:rPr>
                <w:rFonts w:asciiTheme="minorHAnsi" w:eastAsiaTheme="minorEastAsia" w:hAnsiTheme="minorHAnsi" w:cstheme="minorBidi"/>
                <w:noProof/>
                <w:sz w:val="22"/>
                <w:szCs w:val="22"/>
              </w:rPr>
              <w:tab/>
            </w:r>
            <w:r w:rsidR="008A7EB4" w:rsidRPr="00CF1771">
              <w:rPr>
                <w:rStyle w:val="Hyperlink"/>
                <w:noProof/>
              </w:rPr>
              <w:t>Log Levels</w:t>
            </w:r>
            <w:r w:rsidR="008A7EB4">
              <w:rPr>
                <w:noProof/>
                <w:webHidden/>
              </w:rPr>
              <w:tab/>
            </w:r>
            <w:r w:rsidR="008A7EB4">
              <w:rPr>
                <w:noProof/>
                <w:webHidden/>
              </w:rPr>
              <w:fldChar w:fldCharType="begin"/>
            </w:r>
            <w:r w:rsidR="008A7EB4">
              <w:rPr>
                <w:noProof/>
                <w:webHidden/>
              </w:rPr>
              <w:instrText xml:space="preserve"> PAGEREF _Toc478121053 \h </w:instrText>
            </w:r>
            <w:r w:rsidR="008A7EB4">
              <w:rPr>
                <w:noProof/>
                <w:webHidden/>
              </w:rPr>
            </w:r>
            <w:r w:rsidR="008A7EB4">
              <w:rPr>
                <w:noProof/>
                <w:webHidden/>
              </w:rPr>
              <w:fldChar w:fldCharType="separate"/>
            </w:r>
            <w:r w:rsidR="008A7EB4">
              <w:rPr>
                <w:noProof/>
                <w:webHidden/>
              </w:rPr>
              <w:t>17</w:t>
            </w:r>
            <w:r w:rsidR="008A7EB4">
              <w:rPr>
                <w:noProof/>
                <w:webHidden/>
              </w:rPr>
              <w:fldChar w:fldCharType="end"/>
            </w:r>
          </w:hyperlink>
        </w:p>
        <w:p w14:paraId="1989E30F" w14:textId="77777777" w:rsidR="008A7EB4" w:rsidRDefault="00D6784D">
          <w:pPr>
            <w:pStyle w:val="TOC3"/>
            <w:tabs>
              <w:tab w:val="left" w:pos="1440"/>
              <w:tab w:val="right" w:leader="dot" w:pos="9350"/>
            </w:tabs>
            <w:rPr>
              <w:rFonts w:asciiTheme="minorHAnsi" w:eastAsiaTheme="minorEastAsia" w:hAnsiTheme="minorHAnsi" w:cstheme="minorBidi"/>
              <w:noProof/>
              <w:sz w:val="22"/>
              <w:szCs w:val="22"/>
            </w:rPr>
          </w:pPr>
          <w:hyperlink w:anchor="_Toc478121054" w:history="1">
            <w:r w:rsidR="008A7EB4" w:rsidRPr="00CF1771">
              <w:rPr>
                <w:rStyle w:val="Hyperlink"/>
                <w:noProof/>
              </w:rPr>
              <w:t>7.2.2</w:t>
            </w:r>
            <w:r w:rsidR="008A7EB4">
              <w:rPr>
                <w:rFonts w:asciiTheme="minorHAnsi" w:eastAsiaTheme="minorEastAsia" w:hAnsiTheme="minorHAnsi" w:cstheme="minorBidi"/>
                <w:noProof/>
                <w:sz w:val="22"/>
                <w:szCs w:val="22"/>
              </w:rPr>
              <w:tab/>
            </w:r>
            <w:r w:rsidR="008A7EB4" w:rsidRPr="00CF1771">
              <w:rPr>
                <w:rStyle w:val="Hyperlink"/>
                <w:noProof/>
              </w:rPr>
              <w:t>Logging setup</w:t>
            </w:r>
            <w:r w:rsidR="008A7EB4">
              <w:rPr>
                <w:noProof/>
                <w:webHidden/>
              </w:rPr>
              <w:tab/>
            </w:r>
            <w:r w:rsidR="008A7EB4">
              <w:rPr>
                <w:noProof/>
                <w:webHidden/>
              </w:rPr>
              <w:fldChar w:fldCharType="begin"/>
            </w:r>
            <w:r w:rsidR="008A7EB4">
              <w:rPr>
                <w:noProof/>
                <w:webHidden/>
              </w:rPr>
              <w:instrText xml:space="preserve"> PAGEREF _Toc478121054 \h </w:instrText>
            </w:r>
            <w:r w:rsidR="008A7EB4">
              <w:rPr>
                <w:noProof/>
                <w:webHidden/>
              </w:rPr>
            </w:r>
            <w:r w:rsidR="008A7EB4">
              <w:rPr>
                <w:noProof/>
                <w:webHidden/>
              </w:rPr>
              <w:fldChar w:fldCharType="separate"/>
            </w:r>
            <w:r w:rsidR="008A7EB4">
              <w:rPr>
                <w:noProof/>
                <w:webHidden/>
              </w:rPr>
              <w:t>18</w:t>
            </w:r>
            <w:r w:rsidR="008A7EB4">
              <w:rPr>
                <w:noProof/>
                <w:webHidden/>
              </w:rPr>
              <w:fldChar w:fldCharType="end"/>
            </w:r>
          </w:hyperlink>
        </w:p>
        <w:p w14:paraId="59D87011" w14:textId="77777777" w:rsidR="008A7EB4" w:rsidRDefault="00D6784D">
          <w:pPr>
            <w:pStyle w:val="TOC3"/>
            <w:tabs>
              <w:tab w:val="left" w:pos="1440"/>
              <w:tab w:val="right" w:leader="dot" w:pos="9350"/>
            </w:tabs>
            <w:rPr>
              <w:rFonts w:asciiTheme="minorHAnsi" w:eastAsiaTheme="minorEastAsia" w:hAnsiTheme="minorHAnsi" w:cstheme="minorBidi"/>
              <w:noProof/>
              <w:sz w:val="22"/>
              <w:szCs w:val="22"/>
            </w:rPr>
          </w:pPr>
          <w:hyperlink w:anchor="_Toc478121055" w:history="1">
            <w:r w:rsidR="008A7EB4" w:rsidRPr="00CF1771">
              <w:rPr>
                <w:rStyle w:val="Hyperlink"/>
                <w:noProof/>
              </w:rPr>
              <w:t>7.2.3</w:t>
            </w:r>
            <w:r w:rsidR="008A7EB4">
              <w:rPr>
                <w:rFonts w:asciiTheme="minorHAnsi" w:eastAsiaTheme="minorEastAsia" w:hAnsiTheme="minorHAnsi" w:cstheme="minorBidi"/>
                <w:noProof/>
                <w:sz w:val="22"/>
                <w:szCs w:val="22"/>
              </w:rPr>
              <w:tab/>
            </w:r>
            <w:r w:rsidR="008A7EB4" w:rsidRPr="00CF1771">
              <w:rPr>
                <w:rStyle w:val="Hyperlink"/>
                <w:noProof/>
              </w:rPr>
              <w:t>Steps to turn on/off logging during application runtime.</w:t>
            </w:r>
            <w:r w:rsidR="008A7EB4">
              <w:rPr>
                <w:noProof/>
                <w:webHidden/>
              </w:rPr>
              <w:tab/>
            </w:r>
            <w:r w:rsidR="008A7EB4">
              <w:rPr>
                <w:noProof/>
                <w:webHidden/>
              </w:rPr>
              <w:fldChar w:fldCharType="begin"/>
            </w:r>
            <w:r w:rsidR="008A7EB4">
              <w:rPr>
                <w:noProof/>
                <w:webHidden/>
              </w:rPr>
              <w:instrText xml:space="preserve"> PAGEREF _Toc478121055 \h </w:instrText>
            </w:r>
            <w:r w:rsidR="008A7EB4">
              <w:rPr>
                <w:noProof/>
                <w:webHidden/>
              </w:rPr>
            </w:r>
            <w:r w:rsidR="008A7EB4">
              <w:rPr>
                <w:noProof/>
                <w:webHidden/>
              </w:rPr>
              <w:fldChar w:fldCharType="separate"/>
            </w:r>
            <w:r w:rsidR="008A7EB4">
              <w:rPr>
                <w:noProof/>
                <w:webHidden/>
              </w:rPr>
              <w:t>18</w:t>
            </w:r>
            <w:r w:rsidR="008A7EB4">
              <w:rPr>
                <w:noProof/>
                <w:webHidden/>
              </w:rPr>
              <w:fldChar w:fldCharType="end"/>
            </w:r>
          </w:hyperlink>
        </w:p>
        <w:p w14:paraId="5F50302A" w14:textId="77777777" w:rsidR="008A7EB4" w:rsidRDefault="00D6784D">
          <w:pPr>
            <w:pStyle w:val="TOC2"/>
            <w:tabs>
              <w:tab w:val="left" w:pos="1080"/>
              <w:tab w:val="right" w:leader="dot" w:pos="9350"/>
            </w:tabs>
            <w:rPr>
              <w:noProof/>
              <w:lang w:eastAsia="en-US"/>
            </w:rPr>
          </w:pPr>
          <w:hyperlink w:anchor="_Toc478121056" w:history="1">
            <w:r w:rsidR="008A7EB4" w:rsidRPr="00CF1771">
              <w:rPr>
                <w:rStyle w:val="Hyperlink"/>
                <w:noProof/>
              </w:rPr>
              <w:t>7.3</w:t>
            </w:r>
            <w:r w:rsidR="008A7EB4">
              <w:rPr>
                <w:noProof/>
                <w:lang w:eastAsia="en-US"/>
              </w:rPr>
              <w:tab/>
            </w:r>
            <w:r w:rsidR="008A7EB4" w:rsidRPr="00CF1771">
              <w:rPr>
                <w:rStyle w:val="Hyperlink"/>
                <w:noProof/>
              </w:rPr>
              <w:t>IEEE 1609.2 Compliance</w:t>
            </w:r>
            <w:r w:rsidR="008A7EB4">
              <w:rPr>
                <w:noProof/>
                <w:webHidden/>
              </w:rPr>
              <w:tab/>
            </w:r>
            <w:r w:rsidR="008A7EB4">
              <w:rPr>
                <w:noProof/>
                <w:webHidden/>
              </w:rPr>
              <w:fldChar w:fldCharType="begin"/>
            </w:r>
            <w:r w:rsidR="008A7EB4">
              <w:rPr>
                <w:noProof/>
                <w:webHidden/>
              </w:rPr>
              <w:instrText xml:space="preserve"> PAGEREF _Toc478121056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22549BFE" w14:textId="77777777" w:rsidR="008A7EB4" w:rsidRDefault="00D6784D">
          <w:pPr>
            <w:pStyle w:val="TOC2"/>
            <w:tabs>
              <w:tab w:val="left" w:pos="1080"/>
              <w:tab w:val="right" w:leader="dot" w:pos="9350"/>
            </w:tabs>
            <w:rPr>
              <w:noProof/>
              <w:lang w:eastAsia="en-US"/>
            </w:rPr>
          </w:pPr>
          <w:hyperlink w:anchor="_Toc478121057" w:history="1">
            <w:r w:rsidR="008A7EB4" w:rsidRPr="00CF1771">
              <w:rPr>
                <w:rStyle w:val="Hyperlink"/>
                <w:noProof/>
              </w:rPr>
              <w:t>7.4</w:t>
            </w:r>
            <w:r w:rsidR="008A7EB4">
              <w:rPr>
                <w:noProof/>
                <w:lang w:eastAsia="en-US"/>
              </w:rPr>
              <w:tab/>
            </w:r>
            <w:r w:rsidR="008A7EB4" w:rsidRPr="00CF1771">
              <w:rPr>
                <w:rStyle w:val="Hyperlink"/>
                <w:noProof/>
              </w:rPr>
              <w:t>SCMS Certificate Management</w:t>
            </w:r>
            <w:r w:rsidR="008A7EB4">
              <w:rPr>
                <w:noProof/>
                <w:webHidden/>
              </w:rPr>
              <w:tab/>
            </w:r>
            <w:r w:rsidR="008A7EB4">
              <w:rPr>
                <w:noProof/>
                <w:webHidden/>
              </w:rPr>
              <w:fldChar w:fldCharType="begin"/>
            </w:r>
            <w:r w:rsidR="008A7EB4">
              <w:rPr>
                <w:noProof/>
                <w:webHidden/>
              </w:rPr>
              <w:instrText xml:space="preserve"> PAGEREF _Toc478121057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22F125DC" w14:textId="77777777" w:rsidR="008A7EB4" w:rsidRDefault="00D6784D">
          <w:pPr>
            <w:pStyle w:val="TOC2"/>
            <w:tabs>
              <w:tab w:val="left" w:pos="1080"/>
              <w:tab w:val="right" w:leader="dot" w:pos="9350"/>
            </w:tabs>
            <w:rPr>
              <w:noProof/>
              <w:lang w:eastAsia="en-US"/>
            </w:rPr>
          </w:pPr>
          <w:hyperlink w:anchor="_Toc478121058" w:history="1">
            <w:r w:rsidR="008A7EB4" w:rsidRPr="00CF1771">
              <w:rPr>
                <w:rStyle w:val="Hyperlink"/>
                <w:noProof/>
              </w:rPr>
              <w:t>7.5</w:t>
            </w:r>
            <w:r w:rsidR="008A7EB4">
              <w:rPr>
                <w:noProof/>
                <w:lang w:eastAsia="en-US"/>
              </w:rPr>
              <w:tab/>
            </w:r>
            <w:r w:rsidR="008A7EB4" w:rsidRPr="00CF1771">
              <w:rPr>
                <w:rStyle w:val="Hyperlink"/>
                <w:noProof/>
              </w:rPr>
              <w:t>Inbound BSM Distribution</w:t>
            </w:r>
            <w:r w:rsidR="008A7EB4">
              <w:rPr>
                <w:noProof/>
                <w:webHidden/>
              </w:rPr>
              <w:tab/>
            </w:r>
            <w:r w:rsidR="008A7EB4">
              <w:rPr>
                <w:noProof/>
                <w:webHidden/>
              </w:rPr>
              <w:fldChar w:fldCharType="begin"/>
            </w:r>
            <w:r w:rsidR="008A7EB4">
              <w:rPr>
                <w:noProof/>
                <w:webHidden/>
              </w:rPr>
              <w:instrText xml:space="preserve"> PAGEREF _Toc478121058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18462072" w14:textId="77777777" w:rsidR="008A7EB4" w:rsidRDefault="00D6784D">
          <w:pPr>
            <w:pStyle w:val="TOC2"/>
            <w:tabs>
              <w:tab w:val="left" w:pos="1080"/>
              <w:tab w:val="right" w:leader="dot" w:pos="9350"/>
            </w:tabs>
            <w:rPr>
              <w:noProof/>
              <w:lang w:eastAsia="en-US"/>
            </w:rPr>
          </w:pPr>
          <w:hyperlink w:anchor="_Toc478121059" w:history="1">
            <w:r w:rsidR="008A7EB4" w:rsidRPr="00CF1771">
              <w:rPr>
                <w:rStyle w:val="Hyperlink"/>
                <w:noProof/>
              </w:rPr>
              <w:t>7.6</w:t>
            </w:r>
            <w:r w:rsidR="008A7EB4">
              <w:rPr>
                <w:noProof/>
                <w:lang w:eastAsia="en-US"/>
              </w:rPr>
              <w:tab/>
            </w:r>
            <w:r w:rsidR="008A7EB4" w:rsidRPr="00CF1771">
              <w:rPr>
                <w:rStyle w:val="Hyperlink"/>
                <w:noProof/>
              </w:rPr>
              <w:t>Inbound Probe Data Distribution</w:t>
            </w:r>
            <w:r w:rsidR="008A7EB4">
              <w:rPr>
                <w:noProof/>
                <w:webHidden/>
              </w:rPr>
              <w:tab/>
            </w:r>
            <w:r w:rsidR="008A7EB4">
              <w:rPr>
                <w:noProof/>
                <w:webHidden/>
              </w:rPr>
              <w:fldChar w:fldCharType="begin"/>
            </w:r>
            <w:r w:rsidR="008A7EB4">
              <w:rPr>
                <w:noProof/>
                <w:webHidden/>
              </w:rPr>
              <w:instrText xml:space="preserve"> PAGEREF _Toc478121059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55577FBE" w14:textId="77777777" w:rsidR="008A7EB4" w:rsidRDefault="00D6784D">
          <w:pPr>
            <w:pStyle w:val="TOC2"/>
            <w:tabs>
              <w:tab w:val="left" w:pos="1080"/>
              <w:tab w:val="right" w:leader="dot" w:pos="9350"/>
            </w:tabs>
            <w:rPr>
              <w:noProof/>
              <w:lang w:eastAsia="en-US"/>
            </w:rPr>
          </w:pPr>
          <w:hyperlink w:anchor="_Toc478121060" w:history="1">
            <w:r w:rsidR="008A7EB4" w:rsidRPr="00CF1771">
              <w:rPr>
                <w:rStyle w:val="Hyperlink"/>
                <w:noProof/>
              </w:rPr>
              <w:t>7.7</w:t>
            </w:r>
            <w:r w:rsidR="008A7EB4">
              <w:rPr>
                <w:noProof/>
                <w:lang w:eastAsia="en-US"/>
              </w:rPr>
              <w:tab/>
            </w:r>
            <w:r w:rsidR="008A7EB4" w:rsidRPr="00CF1771">
              <w:rPr>
                <w:rStyle w:val="Hyperlink"/>
                <w:noProof/>
              </w:rPr>
              <w:t>Outbound Probe Data Management</w:t>
            </w:r>
            <w:r w:rsidR="008A7EB4">
              <w:rPr>
                <w:noProof/>
                <w:webHidden/>
              </w:rPr>
              <w:tab/>
            </w:r>
            <w:r w:rsidR="008A7EB4">
              <w:rPr>
                <w:noProof/>
                <w:webHidden/>
              </w:rPr>
              <w:fldChar w:fldCharType="begin"/>
            </w:r>
            <w:r w:rsidR="008A7EB4">
              <w:rPr>
                <w:noProof/>
                <w:webHidden/>
              </w:rPr>
              <w:instrText xml:space="preserve"> PAGEREF _Toc478121060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18CC7D0F" w14:textId="77777777" w:rsidR="008A7EB4" w:rsidRDefault="00D6784D">
          <w:pPr>
            <w:pStyle w:val="TOC3"/>
            <w:tabs>
              <w:tab w:val="left" w:pos="1440"/>
              <w:tab w:val="right" w:leader="dot" w:pos="9350"/>
            </w:tabs>
            <w:rPr>
              <w:rFonts w:asciiTheme="minorHAnsi" w:eastAsiaTheme="minorEastAsia" w:hAnsiTheme="minorHAnsi" w:cstheme="minorBidi"/>
              <w:noProof/>
              <w:sz w:val="22"/>
              <w:szCs w:val="22"/>
            </w:rPr>
          </w:pPr>
          <w:hyperlink w:anchor="_Toc478121061" w:history="1">
            <w:r w:rsidR="008A7EB4" w:rsidRPr="00CF1771">
              <w:rPr>
                <w:rStyle w:val="Hyperlink"/>
                <w:noProof/>
              </w:rPr>
              <w:t>7.7.1</w:t>
            </w:r>
            <w:r w:rsidR="008A7EB4">
              <w:rPr>
                <w:rFonts w:asciiTheme="minorHAnsi" w:eastAsiaTheme="minorEastAsia" w:hAnsiTheme="minorHAnsi" w:cstheme="minorBidi"/>
                <w:noProof/>
                <w:sz w:val="22"/>
                <w:szCs w:val="22"/>
              </w:rPr>
              <w:tab/>
            </w:r>
            <w:r w:rsidR="008A7EB4" w:rsidRPr="00CF1771">
              <w:rPr>
                <w:rStyle w:val="Hyperlink"/>
                <w:noProof/>
              </w:rPr>
              <w:t>PDM Broadcast Request Quick Start Guide</w:t>
            </w:r>
            <w:r w:rsidR="008A7EB4">
              <w:rPr>
                <w:noProof/>
                <w:webHidden/>
              </w:rPr>
              <w:tab/>
            </w:r>
            <w:r w:rsidR="008A7EB4">
              <w:rPr>
                <w:noProof/>
                <w:webHidden/>
              </w:rPr>
              <w:fldChar w:fldCharType="begin"/>
            </w:r>
            <w:r w:rsidR="008A7EB4">
              <w:rPr>
                <w:noProof/>
                <w:webHidden/>
              </w:rPr>
              <w:instrText xml:space="preserve"> PAGEREF _Toc478121061 \h </w:instrText>
            </w:r>
            <w:r w:rsidR="008A7EB4">
              <w:rPr>
                <w:noProof/>
                <w:webHidden/>
              </w:rPr>
            </w:r>
            <w:r w:rsidR="008A7EB4">
              <w:rPr>
                <w:noProof/>
                <w:webHidden/>
              </w:rPr>
              <w:fldChar w:fldCharType="separate"/>
            </w:r>
            <w:r w:rsidR="008A7EB4">
              <w:rPr>
                <w:noProof/>
                <w:webHidden/>
              </w:rPr>
              <w:t>19</w:t>
            </w:r>
            <w:r w:rsidR="008A7EB4">
              <w:rPr>
                <w:noProof/>
                <w:webHidden/>
              </w:rPr>
              <w:fldChar w:fldCharType="end"/>
            </w:r>
          </w:hyperlink>
        </w:p>
        <w:p w14:paraId="77E6648A" w14:textId="77777777" w:rsidR="008A7EB4" w:rsidRDefault="00D6784D">
          <w:pPr>
            <w:pStyle w:val="TOC2"/>
            <w:tabs>
              <w:tab w:val="left" w:pos="1080"/>
              <w:tab w:val="right" w:leader="dot" w:pos="9350"/>
            </w:tabs>
            <w:rPr>
              <w:noProof/>
              <w:lang w:eastAsia="en-US"/>
            </w:rPr>
          </w:pPr>
          <w:hyperlink w:anchor="_Toc478121062" w:history="1">
            <w:r w:rsidR="008A7EB4" w:rsidRPr="00CF1771">
              <w:rPr>
                <w:rStyle w:val="Hyperlink"/>
                <w:noProof/>
              </w:rPr>
              <w:t>7.8</w:t>
            </w:r>
            <w:r w:rsidR="008A7EB4">
              <w:rPr>
                <w:noProof/>
                <w:lang w:eastAsia="en-US"/>
              </w:rPr>
              <w:tab/>
            </w:r>
            <w:r w:rsidR="008A7EB4" w:rsidRPr="00CF1771">
              <w:rPr>
                <w:rStyle w:val="Hyperlink"/>
                <w:noProof/>
              </w:rPr>
              <w:t>Outbound TIM Broadcast</w:t>
            </w:r>
            <w:r w:rsidR="008A7EB4">
              <w:rPr>
                <w:noProof/>
                <w:webHidden/>
              </w:rPr>
              <w:tab/>
            </w:r>
            <w:r w:rsidR="008A7EB4">
              <w:rPr>
                <w:noProof/>
                <w:webHidden/>
              </w:rPr>
              <w:fldChar w:fldCharType="begin"/>
            </w:r>
            <w:r w:rsidR="008A7EB4">
              <w:rPr>
                <w:noProof/>
                <w:webHidden/>
              </w:rPr>
              <w:instrText xml:space="preserve"> PAGEREF _Toc478121062 \h </w:instrText>
            </w:r>
            <w:r w:rsidR="008A7EB4">
              <w:rPr>
                <w:noProof/>
                <w:webHidden/>
              </w:rPr>
            </w:r>
            <w:r w:rsidR="008A7EB4">
              <w:rPr>
                <w:noProof/>
                <w:webHidden/>
              </w:rPr>
              <w:fldChar w:fldCharType="separate"/>
            </w:r>
            <w:r w:rsidR="008A7EB4">
              <w:rPr>
                <w:noProof/>
                <w:webHidden/>
              </w:rPr>
              <w:t>20</w:t>
            </w:r>
            <w:r w:rsidR="008A7EB4">
              <w:rPr>
                <w:noProof/>
                <w:webHidden/>
              </w:rPr>
              <w:fldChar w:fldCharType="end"/>
            </w:r>
          </w:hyperlink>
        </w:p>
        <w:p w14:paraId="5CABF5E5" w14:textId="77777777" w:rsidR="008A7EB4" w:rsidRDefault="00D6784D">
          <w:pPr>
            <w:pStyle w:val="TOC3"/>
            <w:tabs>
              <w:tab w:val="left" w:pos="1440"/>
              <w:tab w:val="right" w:leader="dot" w:pos="9350"/>
            </w:tabs>
            <w:rPr>
              <w:rFonts w:asciiTheme="minorHAnsi" w:eastAsiaTheme="minorEastAsia" w:hAnsiTheme="minorHAnsi" w:cstheme="minorBidi"/>
              <w:noProof/>
              <w:sz w:val="22"/>
              <w:szCs w:val="22"/>
            </w:rPr>
          </w:pPr>
          <w:hyperlink w:anchor="_Toc478121063" w:history="1">
            <w:r w:rsidR="008A7EB4" w:rsidRPr="00CF1771">
              <w:rPr>
                <w:rStyle w:val="Hyperlink"/>
                <w:noProof/>
              </w:rPr>
              <w:t>7.8.1</w:t>
            </w:r>
            <w:r w:rsidR="008A7EB4">
              <w:rPr>
                <w:rFonts w:asciiTheme="minorHAnsi" w:eastAsiaTheme="minorEastAsia" w:hAnsiTheme="minorHAnsi" w:cstheme="minorBidi"/>
                <w:noProof/>
                <w:sz w:val="22"/>
                <w:szCs w:val="22"/>
              </w:rPr>
              <w:tab/>
            </w:r>
            <w:r w:rsidR="008A7EB4" w:rsidRPr="00CF1771">
              <w:rPr>
                <w:rStyle w:val="Hyperlink"/>
                <w:noProof/>
              </w:rPr>
              <w:t>Outbound TIM Setup</w:t>
            </w:r>
            <w:r w:rsidR="008A7EB4">
              <w:rPr>
                <w:noProof/>
                <w:webHidden/>
              </w:rPr>
              <w:tab/>
            </w:r>
            <w:r w:rsidR="008A7EB4">
              <w:rPr>
                <w:noProof/>
                <w:webHidden/>
              </w:rPr>
              <w:fldChar w:fldCharType="begin"/>
            </w:r>
            <w:r w:rsidR="008A7EB4">
              <w:rPr>
                <w:noProof/>
                <w:webHidden/>
              </w:rPr>
              <w:instrText xml:space="preserve"> PAGEREF _Toc478121063 \h </w:instrText>
            </w:r>
            <w:r w:rsidR="008A7EB4">
              <w:rPr>
                <w:noProof/>
                <w:webHidden/>
              </w:rPr>
            </w:r>
            <w:r w:rsidR="008A7EB4">
              <w:rPr>
                <w:noProof/>
                <w:webHidden/>
              </w:rPr>
              <w:fldChar w:fldCharType="separate"/>
            </w:r>
            <w:r w:rsidR="008A7EB4">
              <w:rPr>
                <w:noProof/>
                <w:webHidden/>
              </w:rPr>
              <w:t>20</w:t>
            </w:r>
            <w:r w:rsidR="008A7EB4">
              <w:rPr>
                <w:noProof/>
                <w:webHidden/>
              </w:rPr>
              <w:fldChar w:fldCharType="end"/>
            </w:r>
          </w:hyperlink>
        </w:p>
        <w:p w14:paraId="4C054475" w14:textId="77777777" w:rsidR="008A7EB4" w:rsidRDefault="00D6784D">
          <w:pPr>
            <w:pStyle w:val="TOC3"/>
            <w:tabs>
              <w:tab w:val="left" w:pos="1440"/>
              <w:tab w:val="right" w:leader="dot" w:pos="9350"/>
            </w:tabs>
            <w:rPr>
              <w:rFonts w:asciiTheme="minorHAnsi" w:eastAsiaTheme="minorEastAsia" w:hAnsiTheme="minorHAnsi" w:cstheme="minorBidi"/>
              <w:noProof/>
              <w:sz w:val="22"/>
              <w:szCs w:val="22"/>
            </w:rPr>
          </w:pPr>
          <w:hyperlink w:anchor="_Toc478121064" w:history="1">
            <w:r w:rsidR="008A7EB4" w:rsidRPr="00CF1771">
              <w:rPr>
                <w:rStyle w:val="Hyperlink"/>
                <w:noProof/>
              </w:rPr>
              <w:t>7.8.2</w:t>
            </w:r>
            <w:r w:rsidR="008A7EB4">
              <w:rPr>
                <w:rFonts w:asciiTheme="minorHAnsi" w:eastAsiaTheme="minorEastAsia" w:hAnsiTheme="minorHAnsi" w:cstheme="minorBidi"/>
                <w:noProof/>
                <w:sz w:val="22"/>
                <w:szCs w:val="22"/>
              </w:rPr>
              <w:tab/>
            </w:r>
            <w:r w:rsidR="008A7EB4" w:rsidRPr="00CF1771">
              <w:rPr>
                <w:rStyle w:val="Hyperlink"/>
                <w:noProof/>
              </w:rPr>
              <w:t>TIM Broadcast Request Quick Start Guide</w:t>
            </w:r>
            <w:r w:rsidR="008A7EB4">
              <w:rPr>
                <w:noProof/>
                <w:webHidden/>
              </w:rPr>
              <w:tab/>
            </w:r>
            <w:r w:rsidR="008A7EB4">
              <w:rPr>
                <w:noProof/>
                <w:webHidden/>
              </w:rPr>
              <w:fldChar w:fldCharType="begin"/>
            </w:r>
            <w:r w:rsidR="008A7EB4">
              <w:rPr>
                <w:noProof/>
                <w:webHidden/>
              </w:rPr>
              <w:instrText xml:space="preserve"> PAGEREF _Toc478121064 \h </w:instrText>
            </w:r>
            <w:r w:rsidR="008A7EB4">
              <w:rPr>
                <w:noProof/>
                <w:webHidden/>
              </w:rPr>
            </w:r>
            <w:r w:rsidR="008A7EB4">
              <w:rPr>
                <w:noProof/>
                <w:webHidden/>
              </w:rPr>
              <w:fldChar w:fldCharType="separate"/>
            </w:r>
            <w:r w:rsidR="008A7EB4">
              <w:rPr>
                <w:noProof/>
                <w:webHidden/>
              </w:rPr>
              <w:t>21</w:t>
            </w:r>
            <w:r w:rsidR="008A7EB4">
              <w:rPr>
                <w:noProof/>
                <w:webHidden/>
              </w:rPr>
              <w:fldChar w:fldCharType="end"/>
            </w:r>
          </w:hyperlink>
        </w:p>
        <w:p w14:paraId="0120166C" w14:textId="77777777" w:rsidR="008A7EB4" w:rsidRDefault="00D6784D">
          <w:pPr>
            <w:pStyle w:val="TOC2"/>
            <w:tabs>
              <w:tab w:val="left" w:pos="1080"/>
              <w:tab w:val="right" w:leader="dot" w:pos="9350"/>
            </w:tabs>
            <w:rPr>
              <w:noProof/>
              <w:lang w:eastAsia="en-US"/>
            </w:rPr>
          </w:pPr>
          <w:hyperlink w:anchor="_Toc478121065" w:history="1">
            <w:r w:rsidR="008A7EB4" w:rsidRPr="00CF1771">
              <w:rPr>
                <w:rStyle w:val="Hyperlink"/>
                <w:noProof/>
              </w:rPr>
              <w:t>7.9</w:t>
            </w:r>
            <w:r w:rsidR="008A7EB4">
              <w:rPr>
                <w:noProof/>
                <w:lang w:eastAsia="en-US"/>
              </w:rPr>
              <w:tab/>
            </w:r>
            <w:r w:rsidR="008A7EB4" w:rsidRPr="00CF1771">
              <w:rPr>
                <w:rStyle w:val="Hyperlink"/>
                <w:noProof/>
              </w:rPr>
              <w:t>Inbound TIM Distribution</w:t>
            </w:r>
            <w:r w:rsidR="008A7EB4">
              <w:rPr>
                <w:noProof/>
                <w:webHidden/>
              </w:rPr>
              <w:tab/>
            </w:r>
            <w:r w:rsidR="008A7EB4">
              <w:rPr>
                <w:noProof/>
                <w:webHidden/>
              </w:rPr>
              <w:fldChar w:fldCharType="begin"/>
            </w:r>
            <w:r w:rsidR="008A7EB4">
              <w:rPr>
                <w:noProof/>
                <w:webHidden/>
              </w:rPr>
              <w:instrText xml:space="preserve"> PAGEREF _Toc478121065 \h </w:instrText>
            </w:r>
            <w:r w:rsidR="008A7EB4">
              <w:rPr>
                <w:noProof/>
                <w:webHidden/>
              </w:rPr>
            </w:r>
            <w:r w:rsidR="008A7EB4">
              <w:rPr>
                <w:noProof/>
                <w:webHidden/>
              </w:rPr>
              <w:fldChar w:fldCharType="separate"/>
            </w:r>
            <w:r w:rsidR="008A7EB4">
              <w:rPr>
                <w:noProof/>
                <w:webHidden/>
              </w:rPr>
              <w:t>21</w:t>
            </w:r>
            <w:r w:rsidR="008A7EB4">
              <w:rPr>
                <w:noProof/>
                <w:webHidden/>
              </w:rPr>
              <w:fldChar w:fldCharType="end"/>
            </w:r>
          </w:hyperlink>
        </w:p>
        <w:p w14:paraId="4708DF83" w14:textId="77777777" w:rsidR="008A7EB4" w:rsidRDefault="00D6784D">
          <w:pPr>
            <w:pStyle w:val="TOC2"/>
            <w:tabs>
              <w:tab w:val="left" w:pos="1080"/>
              <w:tab w:val="right" w:leader="dot" w:pos="9350"/>
            </w:tabs>
            <w:rPr>
              <w:noProof/>
              <w:lang w:eastAsia="en-US"/>
            </w:rPr>
          </w:pPr>
          <w:hyperlink w:anchor="_Toc478121066" w:history="1">
            <w:r w:rsidR="008A7EB4" w:rsidRPr="00CF1771">
              <w:rPr>
                <w:rStyle w:val="Hyperlink"/>
                <w:noProof/>
              </w:rPr>
              <w:t>7.10</w:t>
            </w:r>
            <w:r w:rsidR="008A7EB4">
              <w:rPr>
                <w:noProof/>
                <w:lang w:eastAsia="en-US"/>
              </w:rPr>
              <w:tab/>
            </w:r>
            <w:r w:rsidR="008A7EB4" w:rsidRPr="00CF1771">
              <w:rPr>
                <w:rStyle w:val="Hyperlink"/>
                <w:noProof/>
              </w:rPr>
              <w:t>Data validation</w:t>
            </w:r>
            <w:r w:rsidR="008A7EB4">
              <w:rPr>
                <w:noProof/>
                <w:webHidden/>
              </w:rPr>
              <w:tab/>
            </w:r>
            <w:r w:rsidR="008A7EB4">
              <w:rPr>
                <w:noProof/>
                <w:webHidden/>
              </w:rPr>
              <w:fldChar w:fldCharType="begin"/>
            </w:r>
            <w:r w:rsidR="008A7EB4">
              <w:rPr>
                <w:noProof/>
                <w:webHidden/>
              </w:rPr>
              <w:instrText xml:space="preserve"> PAGEREF _Toc478121066 \h </w:instrText>
            </w:r>
            <w:r w:rsidR="008A7EB4">
              <w:rPr>
                <w:noProof/>
                <w:webHidden/>
              </w:rPr>
            </w:r>
            <w:r w:rsidR="008A7EB4">
              <w:rPr>
                <w:noProof/>
                <w:webHidden/>
              </w:rPr>
              <w:fldChar w:fldCharType="separate"/>
            </w:r>
            <w:r w:rsidR="008A7EB4">
              <w:rPr>
                <w:noProof/>
                <w:webHidden/>
              </w:rPr>
              <w:t>21</w:t>
            </w:r>
            <w:r w:rsidR="008A7EB4">
              <w:rPr>
                <w:noProof/>
                <w:webHidden/>
              </w:rPr>
              <w:fldChar w:fldCharType="end"/>
            </w:r>
          </w:hyperlink>
        </w:p>
        <w:p w14:paraId="3A7379DC" w14:textId="77777777" w:rsidR="008A7EB4" w:rsidRDefault="00D6784D">
          <w:pPr>
            <w:pStyle w:val="TOC2"/>
            <w:tabs>
              <w:tab w:val="left" w:pos="1080"/>
              <w:tab w:val="right" w:leader="dot" w:pos="9350"/>
            </w:tabs>
            <w:rPr>
              <w:noProof/>
              <w:lang w:eastAsia="en-US"/>
            </w:rPr>
          </w:pPr>
          <w:hyperlink w:anchor="_Toc478121067" w:history="1">
            <w:r w:rsidR="008A7EB4" w:rsidRPr="00CF1771">
              <w:rPr>
                <w:rStyle w:val="Hyperlink"/>
                <w:noProof/>
              </w:rPr>
              <w:t>7.11</w:t>
            </w:r>
            <w:r w:rsidR="008A7EB4">
              <w:rPr>
                <w:noProof/>
                <w:lang w:eastAsia="en-US"/>
              </w:rPr>
              <w:tab/>
            </w:r>
            <w:r w:rsidR="008A7EB4" w:rsidRPr="00CF1771">
              <w:rPr>
                <w:rStyle w:val="Hyperlink"/>
                <w:noProof/>
              </w:rPr>
              <w:t>Data Sanitization</w:t>
            </w:r>
            <w:r w:rsidR="008A7EB4">
              <w:rPr>
                <w:noProof/>
                <w:webHidden/>
              </w:rPr>
              <w:tab/>
            </w:r>
            <w:r w:rsidR="008A7EB4">
              <w:rPr>
                <w:noProof/>
                <w:webHidden/>
              </w:rPr>
              <w:fldChar w:fldCharType="begin"/>
            </w:r>
            <w:r w:rsidR="008A7EB4">
              <w:rPr>
                <w:noProof/>
                <w:webHidden/>
              </w:rPr>
              <w:instrText xml:space="preserve"> PAGEREF _Toc478121067 \h </w:instrText>
            </w:r>
            <w:r w:rsidR="008A7EB4">
              <w:rPr>
                <w:noProof/>
                <w:webHidden/>
              </w:rPr>
            </w:r>
            <w:r w:rsidR="008A7EB4">
              <w:rPr>
                <w:noProof/>
                <w:webHidden/>
              </w:rPr>
              <w:fldChar w:fldCharType="separate"/>
            </w:r>
            <w:r w:rsidR="008A7EB4">
              <w:rPr>
                <w:noProof/>
                <w:webHidden/>
              </w:rPr>
              <w:t>21</w:t>
            </w:r>
            <w:r w:rsidR="008A7EB4">
              <w:rPr>
                <w:noProof/>
                <w:webHidden/>
              </w:rPr>
              <w:fldChar w:fldCharType="end"/>
            </w:r>
          </w:hyperlink>
        </w:p>
        <w:p w14:paraId="7B16C6FB" w14:textId="77777777" w:rsidR="008A7EB4" w:rsidRDefault="00D6784D">
          <w:pPr>
            <w:pStyle w:val="TOC1"/>
            <w:tabs>
              <w:tab w:val="left" w:pos="480"/>
              <w:tab w:val="right" w:leader="dot" w:pos="9350"/>
            </w:tabs>
            <w:rPr>
              <w:noProof/>
              <w:lang w:eastAsia="en-US"/>
            </w:rPr>
          </w:pPr>
          <w:hyperlink w:anchor="_Toc478121068" w:history="1">
            <w:r w:rsidR="008A7EB4" w:rsidRPr="00CF1771">
              <w:rPr>
                <w:rStyle w:val="Hyperlink"/>
                <w:noProof/>
              </w:rPr>
              <w:t>8</w:t>
            </w:r>
            <w:r w:rsidR="008A7EB4">
              <w:rPr>
                <w:noProof/>
                <w:lang w:eastAsia="en-US"/>
              </w:rPr>
              <w:tab/>
            </w:r>
            <w:r w:rsidR="008A7EB4" w:rsidRPr="00CF1771">
              <w:rPr>
                <w:rStyle w:val="Hyperlink"/>
                <w:noProof/>
              </w:rPr>
              <w:t>Appendix A: ODE Interface Specification</w:t>
            </w:r>
            <w:r w:rsidR="008A7EB4">
              <w:rPr>
                <w:noProof/>
                <w:webHidden/>
              </w:rPr>
              <w:tab/>
            </w:r>
            <w:r w:rsidR="008A7EB4">
              <w:rPr>
                <w:noProof/>
                <w:webHidden/>
              </w:rPr>
              <w:fldChar w:fldCharType="begin"/>
            </w:r>
            <w:r w:rsidR="008A7EB4">
              <w:rPr>
                <w:noProof/>
                <w:webHidden/>
              </w:rPr>
              <w:instrText xml:space="preserve"> PAGEREF _Toc478121068 \h </w:instrText>
            </w:r>
            <w:r w:rsidR="008A7EB4">
              <w:rPr>
                <w:noProof/>
                <w:webHidden/>
              </w:rPr>
            </w:r>
            <w:r w:rsidR="008A7EB4">
              <w:rPr>
                <w:noProof/>
                <w:webHidden/>
              </w:rPr>
              <w:fldChar w:fldCharType="separate"/>
            </w:r>
            <w:r w:rsidR="008A7EB4">
              <w:rPr>
                <w:noProof/>
                <w:webHidden/>
              </w:rPr>
              <w:t>22</w:t>
            </w:r>
            <w:r w:rsidR="008A7EB4">
              <w:rPr>
                <w:noProof/>
                <w:webHidden/>
              </w:rPr>
              <w:fldChar w:fldCharType="end"/>
            </w:r>
          </w:hyperlink>
        </w:p>
        <w:p w14:paraId="33DC9820" w14:textId="77777777" w:rsidR="008A7EB4" w:rsidRDefault="00D6784D">
          <w:pPr>
            <w:pStyle w:val="TOC2"/>
            <w:tabs>
              <w:tab w:val="left" w:pos="1080"/>
              <w:tab w:val="right" w:leader="dot" w:pos="9350"/>
            </w:tabs>
            <w:rPr>
              <w:noProof/>
              <w:lang w:eastAsia="en-US"/>
            </w:rPr>
          </w:pPr>
          <w:hyperlink w:anchor="_Toc478121069" w:history="1">
            <w:r w:rsidR="008A7EB4" w:rsidRPr="00CF1771">
              <w:rPr>
                <w:rStyle w:val="Hyperlink"/>
                <w:noProof/>
              </w:rPr>
              <w:t>8.1</w:t>
            </w:r>
            <w:r w:rsidR="008A7EB4">
              <w:rPr>
                <w:noProof/>
                <w:lang w:eastAsia="en-US"/>
              </w:rPr>
              <w:tab/>
            </w:r>
            <w:r w:rsidR="008A7EB4" w:rsidRPr="00CF1771">
              <w:rPr>
                <w:rStyle w:val="Hyperlink"/>
                <w:noProof/>
              </w:rPr>
              <w:t>File Copy Data Deposit</w:t>
            </w:r>
            <w:r w:rsidR="008A7EB4">
              <w:rPr>
                <w:noProof/>
                <w:webHidden/>
              </w:rPr>
              <w:tab/>
            </w:r>
            <w:r w:rsidR="008A7EB4">
              <w:rPr>
                <w:noProof/>
                <w:webHidden/>
              </w:rPr>
              <w:fldChar w:fldCharType="begin"/>
            </w:r>
            <w:r w:rsidR="008A7EB4">
              <w:rPr>
                <w:noProof/>
                <w:webHidden/>
              </w:rPr>
              <w:instrText xml:space="preserve"> PAGEREF _Toc478121069 \h </w:instrText>
            </w:r>
            <w:r w:rsidR="008A7EB4">
              <w:rPr>
                <w:noProof/>
                <w:webHidden/>
              </w:rPr>
            </w:r>
            <w:r w:rsidR="008A7EB4">
              <w:rPr>
                <w:noProof/>
                <w:webHidden/>
              </w:rPr>
              <w:fldChar w:fldCharType="separate"/>
            </w:r>
            <w:r w:rsidR="008A7EB4">
              <w:rPr>
                <w:noProof/>
                <w:webHidden/>
              </w:rPr>
              <w:t>22</w:t>
            </w:r>
            <w:r w:rsidR="008A7EB4">
              <w:rPr>
                <w:noProof/>
                <w:webHidden/>
              </w:rPr>
              <w:fldChar w:fldCharType="end"/>
            </w:r>
          </w:hyperlink>
        </w:p>
        <w:p w14:paraId="30C4D0BA" w14:textId="77777777" w:rsidR="008A7EB4" w:rsidRDefault="00D6784D">
          <w:pPr>
            <w:pStyle w:val="TOC2"/>
            <w:tabs>
              <w:tab w:val="left" w:pos="1080"/>
              <w:tab w:val="right" w:leader="dot" w:pos="9350"/>
            </w:tabs>
            <w:rPr>
              <w:noProof/>
              <w:lang w:eastAsia="en-US"/>
            </w:rPr>
          </w:pPr>
          <w:hyperlink w:anchor="_Toc478121070" w:history="1">
            <w:r w:rsidR="008A7EB4" w:rsidRPr="00CF1771">
              <w:rPr>
                <w:rStyle w:val="Hyperlink"/>
                <w:noProof/>
              </w:rPr>
              <w:t>8.2</w:t>
            </w:r>
            <w:r w:rsidR="008A7EB4">
              <w:rPr>
                <w:noProof/>
                <w:lang w:eastAsia="en-US"/>
              </w:rPr>
              <w:tab/>
            </w:r>
            <w:r w:rsidR="008A7EB4" w:rsidRPr="00CF1771">
              <w:rPr>
                <w:rStyle w:val="Hyperlink"/>
                <w:noProof/>
              </w:rPr>
              <w:t>ODE REST API</w:t>
            </w:r>
            <w:r w:rsidR="008A7EB4">
              <w:rPr>
                <w:noProof/>
                <w:webHidden/>
              </w:rPr>
              <w:tab/>
            </w:r>
            <w:r w:rsidR="008A7EB4">
              <w:rPr>
                <w:noProof/>
                <w:webHidden/>
              </w:rPr>
              <w:fldChar w:fldCharType="begin"/>
            </w:r>
            <w:r w:rsidR="008A7EB4">
              <w:rPr>
                <w:noProof/>
                <w:webHidden/>
              </w:rPr>
              <w:instrText xml:space="preserve"> PAGEREF _Toc478121070 \h </w:instrText>
            </w:r>
            <w:r w:rsidR="008A7EB4">
              <w:rPr>
                <w:noProof/>
                <w:webHidden/>
              </w:rPr>
            </w:r>
            <w:r w:rsidR="008A7EB4">
              <w:rPr>
                <w:noProof/>
                <w:webHidden/>
              </w:rPr>
              <w:fldChar w:fldCharType="separate"/>
            </w:r>
            <w:r w:rsidR="008A7EB4">
              <w:rPr>
                <w:noProof/>
                <w:webHidden/>
              </w:rPr>
              <w:t>22</w:t>
            </w:r>
            <w:r w:rsidR="008A7EB4">
              <w:rPr>
                <w:noProof/>
                <w:webHidden/>
              </w:rPr>
              <w:fldChar w:fldCharType="end"/>
            </w:r>
          </w:hyperlink>
        </w:p>
        <w:p w14:paraId="098845E4" w14:textId="77777777" w:rsidR="008A7EB4" w:rsidRDefault="00D6784D">
          <w:pPr>
            <w:pStyle w:val="TOC3"/>
            <w:tabs>
              <w:tab w:val="left" w:pos="1440"/>
              <w:tab w:val="right" w:leader="dot" w:pos="9350"/>
            </w:tabs>
            <w:rPr>
              <w:rFonts w:asciiTheme="minorHAnsi" w:eastAsiaTheme="minorEastAsia" w:hAnsiTheme="minorHAnsi" w:cstheme="minorBidi"/>
              <w:noProof/>
              <w:sz w:val="22"/>
              <w:szCs w:val="22"/>
            </w:rPr>
          </w:pPr>
          <w:hyperlink w:anchor="_Toc478121071" w:history="1">
            <w:r w:rsidR="008A7EB4" w:rsidRPr="00CF1771">
              <w:rPr>
                <w:rStyle w:val="Hyperlink"/>
                <w:noProof/>
              </w:rPr>
              <w:t>8.2.1</w:t>
            </w:r>
            <w:r w:rsidR="008A7EB4">
              <w:rPr>
                <w:rFonts w:asciiTheme="minorHAnsi" w:eastAsiaTheme="minorEastAsia" w:hAnsiTheme="minorHAnsi" w:cstheme="minorBidi"/>
                <w:noProof/>
                <w:sz w:val="22"/>
                <w:szCs w:val="22"/>
              </w:rPr>
              <w:tab/>
            </w:r>
            <w:r w:rsidR="008A7EB4" w:rsidRPr="00CF1771">
              <w:rPr>
                <w:rStyle w:val="Hyperlink"/>
                <w:noProof/>
              </w:rPr>
              <w:t>Upload BSM File</w:t>
            </w:r>
            <w:r w:rsidR="008A7EB4">
              <w:rPr>
                <w:noProof/>
                <w:webHidden/>
              </w:rPr>
              <w:tab/>
            </w:r>
            <w:r w:rsidR="008A7EB4">
              <w:rPr>
                <w:noProof/>
                <w:webHidden/>
              </w:rPr>
              <w:fldChar w:fldCharType="begin"/>
            </w:r>
            <w:r w:rsidR="008A7EB4">
              <w:rPr>
                <w:noProof/>
                <w:webHidden/>
              </w:rPr>
              <w:instrText xml:space="preserve"> PAGEREF _Toc478121071 \h </w:instrText>
            </w:r>
            <w:r w:rsidR="008A7EB4">
              <w:rPr>
                <w:noProof/>
                <w:webHidden/>
              </w:rPr>
            </w:r>
            <w:r w:rsidR="008A7EB4">
              <w:rPr>
                <w:noProof/>
                <w:webHidden/>
              </w:rPr>
              <w:fldChar w:fldCharType="separate"/>
            </w:r>
            <w:r w:rsidR="008A7EB4">
              <w:rPr>
                <w:noProof/>
                <w:webHidden/>
              </w:rPr>
              <w:t>25</w:t>
            </w:r>
            <w:r w:rsidR="008A7EB4">
              <w:rPr>
                <w:noProof/>
                <w:webHidden/>
              </w:rPr>
              <w:fldChar w:fldCharType="end"/>
            </w:r>
          </w:hyperlink>
        </w:p>
        <w:p w14:paraId="4BEDF8E5" w14:textId="77777777" w:rsidR="008A7EB4" w:rsidRDefault="00D6784D">
          <w:pPr>
            <w:pStyle w:val="TOC3"/>
            <w:tabs>
              <w:tab w:val="left" w:pos="1440"/>
              <w:tab w:val="right" w:leader="dot" w:pos="9350"/>
            </w:tabs>
            <w:rPr>
              <w:rFonts w:asciiTheme="minorHAnsi" w:eastAsiaTheme="minorEastAsia" w:hAnsiTheme="minorHAnsi" w:cstheme="minorBidi"/>
              <w:noProof/>
              <w:sz w:val="22"/>
              <w:szCs w:val="22"/>
            </w:rPr>
          </w:pPr>
          <w:hyperlink w:anchor="_Toc478121072" w:history="1">
            <w:r w:rsidR="008A7EB4" w:rsidRPr="00CF1771">
              <w:rPr>
                <w:rStyle w:val="Hyperlink"/>
                <w:noProof/>
              </w:rPr>
              <w:t>8.2.2</w:t>
            </w:r>
            <w:r w:rsidR="008A7EB4">
              <w:rPr>
                <w:rFonts w:asciiTheme="minorHAnsi" w:eastAsiaTheme="minorEastAsia" w:hAnsiTheme="minorHAnsi" w:cstheme="minorBidi"/>
                <w:noProof/>
                <w:sz w:val="22"/>
                <w:szCs w:val="22"/>
              </w:rPr>
              <w:tab/>
            </w:r>
            <w:r w:rsidR="008A7EB4" w:rsidRPr="00CF1771">
              <w:rPr>
                <w:rStyle w:val="Hyperlink"/>
                <w:noProof/>
              </w:rPr>
              <w:t>ODE MANAGE SNMP API</w:t>
            </w:r>
            <w:r w:rsidR="008A7EB4">
              <w:rPr>
                <w:noProof/>
                <w:webHidden/>
              </w:rPr>
              <w:tab/>
            </w:r>
            <w:r w:rsidR="008A7EB4">
              <w:rPr>
                <w:noProof/>
                <w:webHidden/>
              </w:rPr>
              <w:fldChar w:fldCharType="begin"/>
            </w:r>
            <w:r w:rsidR="008A7EB4">
              <w:rPr>
                <w:noProof/>
                <w:webHidden/>
              </w:rPr>
              <w:instrText xml:space="preserve"> PAGEREF _Toc478121072 \h </w:instrText>
            </w:r>
            <w:r w:rsidR="008A7EB4">
              <w:rPr>
                <w:noProof/>
                <w:webHidden/>
              </w:rPr>
            </w:r>
            <w:r w:rsidR="008A7EB4">
              <w:rPr>
                <w:noProof/>
                <w:webHidden/>
              </w:rPr>
              <w:fldChar w:fldCharType="separate"/>
            </w:r>
            <w:r w:rsidR="008A7EB4">
              <w:rPr>
                <w:noProof/>
                <w:webHidden/>
              </w:rPr>
              <w:t>26</w:t>
            </w:r>
            <w:r w:rsidR="008A7EB4">
              <w:rPr>
                <w:noProof/>
                <w:webHidden/>
              </w:rPr>
              <w:fldChar w:fldCharType="end"/>
            </w:r>
          </w:hyperlink>
        </w:p>
        <w:p w14:paraId="03724475" w14:textId="77777777" w:rsidR="008A7EB4" w:rsidRDefault="00D6784D">
          <w:pPr>
            <w:pStyle w:val="TOC2"/>
            <w:tabs>
              <w:tab w:val="left" w:pos="1080"/>
              <w:tab w:val="right" w:leader="dot" w:pos="9350"/>
            </w:tabs>
            <w:rPr>
              <w:noProof/>
              <w:lang w:eastAsia="en-US"/>
            </w:rPr>
          </w:pPr>
          <w:hyperlink w:anchor="_Toc478121073" w:history="1">
            <w:r w:rsidR="008A7EB4" w:rsidRPr="00CF1771">
              <w:rPr>
                <w:rStyle w:val="Hyperlink"/>
                <w:noProof/>
              </w:rPr>
              <w:t>8.3</w:t>
            </w:r>
            <w:r w:rsidR="008A7EB4">
              <w:rPr>
                <w:noProof/>
                <w:lang w:eastAsia="en-US"/>
              </w:rPr>
              <w:tab/>
            </w:r>
            <w:r w:rsidR="008A7EB4" w:rsidRPr="00CF1771">
              <w:rPr>
                <w:rStyle w:val="Hyperlink"/>
                <w:noProof/>
              </w:rPr>
              <w:t>ODE Streaming API</w:t>
            </w:r>
            <w:r w:rsidR="008A7EB4">
              <w:rPr>
                <w:noProof/>
                <w:webHidden/>
              </w:rPr>
              <w:tab/>
            </w:r>
            <w:r w:rsidR="008A7EB4">
              <w:rPr>
                <w:noProof/>
                <w:webHidden/>
              </w:rPr>
              <w:fldChar w:fldCharType="begin"/>
            </w:r>
            <w:r w:rsidR="008A7EB4">
              <w:rPr>
                <w:noProof/>
                <w:webHidden/>
              </w:rPr>
              <w:instrText xml:space="preserve"> PAGEREF _Toc478121073 \h </w:instrText>
            </w:r>
            <w:r w:rsidR="008A7EB4">
              <w:rPr>
                <w:noProof/>
                <w:webHidden/>
              </w:rPr>
            </w:r>
            <w:r w:rsidR="008A7EB4">
              <w:rPr>
                <w:noProof/>
                <w:webHidden/>
              </w:rPr>
              <w:fldChar w:fldCharType="separate"/>
            </w:r>
            <w:r w:rsidR="008A7EB4">
              <w:rPr>
                <w:noProof/>
                <w:webHidden/>
              </w:rPr>
              <w:t>28</w:t>
            </w:r>
            <w:r w:rsidR="008A7EB4">
              <w:rPr>
                <w:noProof/>
                <w:webHidden/>
              </w:rPr>
              <w:fldChar w:fldCharType="end"/>
            </w:r>
          </w:hyperlink>
        </w:p>
        <w:p w14:paraId="51B8F91F" w14:textId="77777777" w:rsidR="008A7EB4" w:rsidRDefault="00D6784D">
          <w:pPr>
            <w:pStyle w:val="TOC3"/>
            <w:tabs>
              <w:tab w:val="left" w:pos="1440"/>
              <w:tab w:val="right" w:leader="dot" w:pos="9350"/>
            </w:tabs>
            <w:rPr>
              <w:rFonts w:asciiTheme="minorHAnsi" w:eastAsiaTheme="minorEastAsia" w:hAnsiTheme="minorHAnsi" w:cstheme="minorBidi"/>
              <w:noProof/>
              <w:sz w:val="22"/>
              <w:szCs w:val="22"/>
            </w:rPr>
          </w:pPr>
          <w:hyperlink w:anchor="_Toc478121074" w:history="1">
            <w:r w:rsidR="008A7EB4" w:rsidRPr="00CF1771">
              <w:rPr>
                <w:rStyle w:val="Hyperlink"/>
                <w:noProof/>
              </w:rPr>
              <w:t>8.3.1</w:t>
            </w:r>
            <w:r w:rsidR="008A7EB4">
              <w:rPr>
                <w:rFonts w:asciiTheme="minorHAnsi" w:eastAsiaTheme="minorEastAsia" w:hAnsiTheme="minorHAnsi" w:cstheme="minorBidi"/>
                <w:noProof/>
                <w:sz w:val="22"/>
                <w:szCs w:val="22"/>
              </w:rPr>
              <w:tab/>
            </w:r>
            <w:r w:rsidR="008A7EB4" w:rsidRPr="00CF1771">
              <w:rPr>
                <w:rStyle w:val="Hyperlink"/>
                <w:noProof/>
              </w:rPr>
              <w:t>Direct Kafka Interface</w:t>
            </w:r>
            <w:r w:rsidR="008A7EB4">
              <w:rPr>
                <w:noProof/>
                <w:webHidden/>
              </w:rPr>
              <w:tab/>
            </w:r>
            <w:r w:rsidR="008A7EB4">
              <w:rPr>
                <w:noProof/>
                <w:webHidden/>
              </w:rPr>
              <w:fldChar w:fldCharType="begin"/>
            </w:r>
            <w:r w:rsidR="008A7EB4">
              <w:rPr>
                <w:noProof/>
                <w:webHidden/>
              </w:rPr>
              <w:instrText xml:space="preserve"> PAGEREF _Toc478121074 \h </w:instrText>
            </w:r>
            <w:r w:rsidR="008A7EB4">
              <w:rPr>
                <w:noProof/>
                <w:webHidden/>
              </w:rPr>
            </w:r>
            <w:r w:rsidR="008A7EB4">
              <w:rPr>
                <w:noProof/>
                <w:webHidden/>
              </w:rPr>
              <w:fldChar w:fldCharType="separate"/>
            </w:r>
            <w:r w:rsidR="008A7EB4">
              <w:rPr>
                <w:noProof/>
                <w:webHidden/>
              </w:rPr>
              <w:t>28</w:t>
            </w:r>
            <w:r w:rsidR="008A7EB4">
              <w:rPr>
                <w:noProof/>
                <w:webHidden/>
              </w:rPr>
              <w:fldChar w:fldCharType="end"/>
            </w:r>
          </w:hyperlink>
        </w:p>
        <w:p w14:paraId="4039F214" w14:textId="77777777" w:rsidR="008A7EB4" w:rsidRDefault="00D6784D">
          <w:pPr>
            <w:pStyle w:val="TOC3"/>
            <w:tabs>
              <w:tab w:val="left" w:pos="1440"/>
              <w:tab w:val="right" w:leader="dot" w:pos="9350"/>
            </w:tabs>
            <w:rPr>
              <w:rFonts w:asciiTheme="minorHAnsi" w:eastAsiaTheme="minorEastAsia" w:hAnsiTheme="minorHAnsi" w:cstheme="minorBidi"/>
              <w:noProof/>
              <w:sz w:val="22"/>
              <w:szCs w:val="22"/>
            </w:rPr>
          </w:pPr>
          <w:hyperlink w:anchor="_Toc478121075" w:history="1">
            <w:r w:rsidR="008A7EB4" w:rsidRPr="00CF1771">
              <w:rPr>
                <w:rStyle w:val="Hyperlink"/>
                <w:noProof/>
              </w:rPr>
              <w:t>8.3.2</w:t>
            </w:r>
            <w:r w:rsidR="008A7EB4">
              <w:rPr>
                <w:rFonts w:asciiTheme="minorHAnsi" w:eastAsiaTheme="minorEastAsia" w:hAnsiTheme="minorHAnsi" w:cstheme="minorBidi"/>
                <w:noProof/>
                <w:sz w:val="22"/>
                <w:szCs w:val="22"/>
              </w:rPr>
              <w:tab/>
            </w:r>
            <w:r w:rsidR="008A7EB4" w:rsidRPr="00CF1771">
              <w:rPr>
                <w:rStyle w:val="Hyperlink"/>
                <w:noProof/>
              </w:rPr>
              <w:t>ODE WebSocket Interface</w:t>
            </w:r>
            <w:r w:rsidR="008A7EB4">
              <w:rPr>
                <w:noProof/>
                <w:webHidden/>
              </w:rPr>
              <w:tab/>
            </w:r>
            <w:r w:rsidR="008A7EB4">
              <w:rPr>
                <w:noProof/>
                <w:webHidden/>
              </w:rPr>
              <w:fldChar w:fldCharType="begin"/>
            </w:r>
            <w:r w:rsidR="008A7EB4">
              <w:rPr>
                <w:noProof/>
                <w:webHidden/>
              </w:rPr>
              <w:instrText xml:space="preserve"> PAGEREF _Toc478121075 \h </w:instrText>
            </w:r>
            <w:r w:rsidR="008A7EB4">
              <w:rPr>
                <w:noProof/>
                <w:webHidden/>
              </w:rPr>
            </w:r>
            <w:r w:rsidR="008A7EB4">
              <w:rPr>
                <w:noProof/>
                <w:webHidden/>
              </w:rPr>
              <w:fldChar w:fldCharType="separate"/>
            </w:r>
            <w:r w:rsidR="008A7EB4">
              <w:rPr>
                <w:noProof/>
                <w:webHidden/>
              </w:rPr>
              <w:t>29</w:t>
            </w:r>
            <w:r w:rsidR="008A7EB4">
              <w:rPr>
                <w:noProof/>
                <w:webHidden/>
              </w:rPr>
              <w:fldChar w:fldCharType="end"/>
            </w:r>
          </w:hyperlink>
        </w:p>
        <w:p w14:paraId="0A08BE9D" w14:textId="77777777" w:rsidR="008A7EB4" w:rsidRDefault="00D6784D">
          <w:pPr>
            <w:pStyle w:val="TOC2"/>
            <w:tabs>
              <w:tab w:val="left" w:pos="1080"/>
              <w:tab w:val="right" w:leader="dot" w:pos="9350"/>
            </w:tabs>
            <w:rPr>
              <w:noProof/>
              <w:lang w:eastAsia="en-US"/>
            </w:rPr>
          </w:pPr>
          <w:hyperlink w:anchor="_Toc478121076" w:history="1">
            <w:r w:rsidR="008A7EB4" w:rsidRPr="00CF1771">
              <w:rPr>
                <w:rStyle w:val="Hyperlink"/>
                <w:noProof/>
              </w:rPr>
              <w:t>8.4</w:t>
            </w:r>
            <w:r w:rsidR="008A7EB4">
              <w:rPr>
                <w:noProof/>
                <w:lang w:eastAsia="en-US"/>
              </w:rPr>
              <w:tab/>
            </w:r>
            <w:r w:rsidR="008A7EB4" w:rsidRPr="00CF1771">
              <w:rPr>
                <w:rStyle w:val="Hyperlink"/>
                <w:noProof/>
              </w:rPr>
              <w:t>ODE Request Schemas</w:t>
            </w:r>
            <w:r w:rsidR="008A7EB4">
              <w:rPr>
                <w:noProof/>
                <w:webHidden/>
              </w:rPr>
              <w:tab/>
            </w:r>
            <w:r w:rsidR="008A7EB4">
              <w:rPr>
                <w:noProof/>
                <w:webHidden/>
              </w:rPr>
              <w:fldChar w:fldCharType="begin"/>
            </w:r>
            <w:r w:rsidR="008A7EB4">
              <w:rPr>
                <w:noProof/>
                <w:webHidden/>
              </w:rPr>
              <w:instrText xml:space="preserve"> PAGEREF _Toc478121076 \h </w:instrText>
            </w:r>
            <w:r w:rsidR="008A7EB4">
              <w:rPr>
                <w:noProof/>
                <w:webHidden/>
              </w:rPr>
            </w:r>
            <w:r w:rsidR="008A7EB4">
              <w:rPr>
                <w:noProof/>
                <w:webHidden/>
              </w:rPr>
              <w:fldChar w:fldCharType="separate"/>
            </w:r>
            <w:r w:rsidR="008A7EB4">
              <w:rPr>
                <w:noProof/>
                <w:webHidden/>
              </w:rPr>
              <w:t>31</w:t>
            </w:r>
            <w:r w:rsidR="008A7EB4">
              <w:rPr>
                <w:noProof/>
                <w:webHidden/>
              </w:rPr>
              <w:fldChar w:fldCharType="end"/>
            </w:r>
          </w:hyperlink>
        </w:p>
        <w:p w14:paraId="0C853C3E" w14:textId="77777777" w:rsidR="008A7EB4" w:rsidRDefault="00D6784D">
          <w:pPr>
            <w:pStyle w:val="TOC3"/>
            <w:tabs>
              <w:tab w:val="left" w:pos="1440"/>
              <w:tab w:val="right" w:leader="dot" w:pos="9350"/>
            </w:tabs>
            <w:rPr>
              <w:rFonts w:asciiTheme="minorHAnsi" w:eastAsiaTheme="minorEastAsia" w:hAnsiTheme="minorHAnsi" w:cstheme="minorBidi"/>
              <w:noProof/>
              <w:sz w:val="22"/>
              <w:szCs w:val="22"/>
            </w:rPr>
          </w:pPr>
          <w:hyperlink w:anchor="_Toc478121077" w:history="1">
            <w:r w:rsidR="008A7EB4" w:rsidRPr="00CF1771">
              <w:rPr>
                <w:rStyle w:val="Hyperlink"/>
                <w:noProof/>
              </w:rPr>
              <w:t>8.4.1</w:t>
            </w:r>
            <w:r w:rsidR="008A7EB4">
              <w:rPr>
                <w:rFonts w:asciiTheme="minorHAnsi" w:eastAsiaTheme="minorEastAsia" w:hAnsiTheme="minorHAnsi" w:cstheme="minorBidi"/>
                <w:noProof/>
                <w:sz w:val="22"/>
                <w:szCs w:val="22"/>
              </w:rPr>
              <w:tab/>
            </w:r>
            <w:r w:rsidR="008A7EB4" w:rsidRPr="00CF1771">
              <w:rPr>
                <w:rStyle w:val="Hyperlink"/>
                <w:noProof/>
              </w:rPr>
              <w:t>ODE Request Message Metadata</w:t>
            </w:r>
            <w:r w:rsidR="008A7EB4">
              <w:rPr>
                <w:noProof/>
                <w:webHidden/>
              </w:rPr>
              <w:tab/>
            </w:r>
            <w:r w:rsidR="008A7EB4">
              <w:rPr>
                <w:noProof/>
                <w:webHidden/>
              </w:rPr>
              <w:fldChar w:fldCharType="begin"/>
            </w:r>
            <w:r w:rsidR="008A7EB4">
              <w:rPr>
                <w:noProof/>
                <w:webHidden/>
              </w:rPr>
              <w:instrText xml:space="preserve"> PAGEREF _Toc478121077 \h </w:instrText>
            </w:r>
            <w:r w:rsidR="008A7EB4">
              <w:rPr>
                <w:noProof/>
                <w:webHidden/>
              </w:rPr>
            </w:r>
            <w:r w:rsidR="008A7EB4">
              <w:rPr>
                <w:noProof/>
                <w:webHidden/>
              </w:rPr>
              <w:fldChar w:fldCharType="separate"/>
            </w:r>
            <w:r w:rsidR="008A7EB4">
              <w:rPr>
                <w:noProof/>
                <w:webHidden/>
              </w:rPr>
              <w:t>31</w:t>
            </w:r>
            <w:r w:rsidR="008A7EB4">
              <w:rPr>
                <w:noProof/>
                <w:webHidden/>
              </w:rPr>
              <w:fldChar w:fldCharType="end"/>
            </w:r>
          </w:hyperlink>
        </w:p>
        <w:p w14:paraId="6E64DAA1" w14:textId="77777777" w:rsidR="008A7EB4" w:rsidRDefault="00D6784D">
          <w:pPr>
            <w:pStyle w:val="TOC2"/>
            <w:tabs>
              <w:tab w:val="left" w:pos="1080"/>
              <w:tab w:val="right" w:leader="dot" w:pos="9350"/>
            </w:tabs>
            <w:rPr>
              <w:noProof/>
              <w:lang w:eastAsia="en-US"/>
            </w:rPr>
          </w:pPr>
          <w:hyperlink w:anchor="_Toc478121078" w:history="1">
            <w:r w:rsidR="008A7EB4" w:rsidRPr="00CF1771">
              <w:rPr>
                <w:rStyle w:val="Hyperlink"/>
                <w:noProof/>
              </w:rPr>
              <w:t>8.5</w:t>
            </w:r>
            <w:r w:rsidR="008A7EB4">
              <w:rPr>
                <w:noProof/>
                <w:lang w:eastAsia="en-US"/>
              </w:rPr>
              <w:tab/>
            </w:r>
            <w:r w:rsidR="008A7EB4" w:rsidRPr="00CF1771">
              <w:rPr>
                <w:rStyle w:val="Hyperlink"/>
                <w:noProof/>
              </w:rPr>
              <w:t>ODE Response Schemas</w:t>
            </w:r>
            <w:r w:rsidR="008A7EB4">
              <w:rPr>
                <w:noProof/>
                <w:webHidden/>
              </w:rPr>
              <w:tab/>
            </w:r>
            <w:r w:rsidR="008A7EB4">
              <w:rPr>
                <w:noProof/>
                <w:webHidden/>
              </w:rPr>
              <w:fldChar w:fldCharType="begin"/>
            </w:r>
            <w:r w:rsidR="008A7EB4">
              <w:rPr>
                <w:noProof/>
                <w:webHidden/>
              </w:rPr>
              <w:instrText xml:space="preserve"> PAGEREF _Toc478121078 \h </w:instrText>
            </w:r>
            <w:r w:rsidR="008A7EB4">
              <w:rPr>
                <w:noProof/>
                <w:webHidden/>
              </w:rPr>
            </w:r>
            <w:r w:rsidR="008A7EB4">
              <w:rPr>
                <w:noProof/>
                <w:webHidden/>
              </w:rPr>
              <w:fldChar w:fldCharType="separate"/>
            </w:r>
            <w:r w:rsidR="008A7EB4">
              <w:rPr>
                <w:noProof/>
                <w:webHidden/>
              </w:rPr>
              <w:t>32</w:t>
            </w:r>
            <w:r w:rsidR="008A7EB4">
              <w:rPr>
                <w:noProof/>
                <w:webHidden/>
              </w:rPr>
              <w:fldChar w:fldCharType="end"/>
            </w:r>
          </w:hyperlink>
        </w:p>
        <w:p w14:paraId="2E2456F7" w14:textId="77777777" w:rsidR="008A7EB4" w:rsidRDefault="00D6784D">
          <w:pPr>
            <w:pStyle w:val="TOC3"/>
            <w:tabs>
              <w:tab w:val="left" w:pos="1440"/>
              <w:tab w:val="right" w:leader="dot" w:pos="9350"/>
            </w:tabs>
            <w:rPr>
              <w:rFonts w:asciiTheme="minorHAnsi" w:eastAsiaTheme="minorEastAsia" w:hAnsiTheme="minorHAnsi" w:cstheme="minorBidi"/>
              <w:noProof/>
              <w:sz w:val="22"/>
              <w:szCs w:val="22"/>
            </w:rPr>
          </w:pPr>
          <w:hyperlink w:anchor="_Toc478121079" w:history="1">
            <w:r w:rsidR="008A7EB4" w:rsidRPr="00CF1771">
              <w:rPr>
                <w:rStyle w:val="Hyperlink"/>
                <w:noProof/>
              </w:rPr>
              <w:t>8.5.1</w:t>
            </w:r>
            <w:r w:rsidR="008A7EB4">
              <w:rPr>
                <w:rFonts w:asciiTheme="minorHAnsi" w:eastAsiaTheme="minorEastAsia" w:hAnsiTheme="minorHAnsi" w:cstheme="minorBidi"/>
                <w:noProof/>
                <w:sz w:val="22"/>
                <w:szCs w:val="22"/>
              </w:rPr>
              <w:tab/>
            </w:r>
            <w:r w:rsidR="008A7EB4" w:rsidRPr="00CF1771">
              <w:rPr>
                <w:rStyle w:val="Hyperlink"/>
                <w:noProof/>
              </w:rPr>
              <w:t>ODE Data Message</w:t>
            </w:r>
            <w:r w:rsidR="008A7EB4">
              <w:rPr>
                <w:noProof/>
                <w:webHidden/>
              </w:rPr>
              <w:tab/>
            </w:r>
            <w:r w:rsidR="008A7EB4">
              <w:rPr>
                <w:noProof/>
                <w:webHidden/>
              </w:rPr>
              <w:fldChar w:fldCharType="begin"/>
            </w:r>
            <w:r w:rsidR="008A7EB4">
              <w:rPr>
                <w:noProof/>
                <w:webHidden/>
              </w:rPr>
              <w:instrText xml:space="preserve"> PAGEREF _Toc478121079 \h </w:instrText>
            </w:r>
            <w:r w:rsidR="008A7EB4">
              <w:rPr>
                <w:noProof/>
                <w:webHidden/>
              </w:rPr>
            </w:r>
            <w:r w:rsidR="008A7EB4">
              <w:rPr>
                <w:noProof/>
                <w:webHidden/>
              </w:rPr>
              <w:fldChar w:fldCharType="separate"/>
            </w:r>
            <w:r w:rsidR="008A7EB4">
              <w:rPr>
                <w:noProof/>
                <w:webHidden/>
              </w:rPr>
              <w:t>32</w:t>
            </w:r>
            <w:r w:rsidR="008A7EB4">
              <w:rPr>
                <w:noProof/>
                <w:webHidden/>
              </w:rPr>
              <w:fldChar w:fldCharType="end"/>
            </w:r>
          </w:hyperlink>
        </w:p>
        <w:p w14:paraId="4328FA9A" w14:textId="77777777" w:rsidR="008A7EB4" w:rsidRDefault="00D6784D">
          <w:pPr>
            <w:pStyle w:val="TOC3"/>
            <w:tabs>
              <w:tab w:val="left" w:pos="1440"/>
              <w:tab w:val="right" w:leader="dot" w:pos="9350"/>
            </w:tabs>
            <w:rPr>
              <w:rFonts w:asciiTheme="minorHAnsi" w:eastAsiaTheme="minorEastAsia" w:hAnsiTheme="minorHAnsi" w:cstheme="minorBidi"/>
              <w:noProof/>
              <w:sz w:val="22"/>
              <w:szCs w:val="22"/>
            </w:rPr>
          </w:pPr>
          <w:hyperlink w:anchor="_Toc478121080" w:history="1">
            <w:r w:rsidR="008A7EB4" w:rsidRPr="00CF1771">
              <w:rPr>
                <w:rStyle w:val="Hyperlink"/>
                <w:noProof/>
              </w:rPr>
              <w:t>8.5.2</w:t>
            </w:r>
            <w:r w:rsidR="008A7EB4">
              <w:rPr>
                <w:rFonts w:asciiTheme="minorHAnsi" w:eastAsiaTheme="minorEastAsia" w:hAnsiTheme="minorHAnsi" w:cstheme="minorBidi"/>
                <w:noProof/>
                <w:sz w:val="22"/>
                <w:szCs w:val="22"/>
              </w:rPr>
              <w:tab/>
            </w:r>
            <w:r w:rsidR="008A7EB4" w:rsidRPr="00CF1771">
              <w:rPr>
                <w:rStyle w:val="Hyperlink"/>
                <w:noProof/>
              </w:rPr>
              <w:t>ODE Message Metadata</w:t>
            </w:r>
            <w:r w:rsidR="008A7EB4">
              <w:rPr>
                <w:noProof/>
                <w:webHidden/>
              </w:rPr>
              <w:tab/>
            </w:r>
            <w:r w:rsidR="008A7EB4">
              <w:rPr>
                <w:noProof/>
                <w:webHidden/>
              </w:rPr>
              <w:fldChar w:fldCharType="begin"/>
            </w:r>
            <w:r w:rsidR="008A7EB4">
              <w:rPr>
                <w:noProof/>
                <w:webHidden/>
              </w:rPr>
              <w:instrText xml:space="preserve"> PAGEREF _Toc478121080 \h </w:instrText>
            </w:r>
            <w:r w:rsidR="008A7EB4">
              <w:rPr>
                <w:noProof/>
                <w:webHidden/>
              </w:rPr>
            </w:r>
            <w:r w:rsidR="008A7EB4">
              <w:rPr>
                <w:noProof/>
                <w:webHidden/>
              </w:rPr>
              <w:fldChar w:fldCharType="separate"/>
            </w:r>
            <w:r w:rsidR="008A7EB4">
              <w:rPr>
                <w:noProof/>
                <w:webHidden/>
              </w:rPr>
              <w:t>32</w:t>
            </w:r>
            <w:r w:rsidR="008A7EB4">
              <w:rPr>
                <w:noProof/>
                <w:webHidden/>
              </w:rPr>
              <w:fldChar w:fldCharType="end"/>
            </w:r>
          </w:hyperlink>
        </w:p>
        <w:p w14:paraId="1622BA9E" w14:textId="77777777" w:rsidR="008A7EB4" w:rsidRDefault="00D6784D">
          <w:pPr>
            <w:pStyle w:val="TOC3"/>
            <w:tabs>
              <w:tab w:val="left" w:pos="1440"/>
              <w:tab w:val="right" w:leader="dot" w:pos="9350"/>
            </w:tabs>
            <w:rPr>
              <w:rFonts w:asciiTheme="minorHAnsi" w:eastAsiaTheme="minorEastAsia" w:hAnsiTheme="minorHAnsi" w:cstheme="minorBidi"/>
              <w:noProof/>
              <w:sz w:val="22"/>
              <w:szCs w:val="22"/>
            </w:rPr>
          </w:pPr>
          <w:hyperlink w:anchor="_Toc478121081" w:history="1">
            <w:r w:rsidR="008A7EB4" w:rsidRPr="00CF1771">
              <w:rPr>
                <w:rStyle w:val="Hyperlink"/>
                <w:noProof/>
              </w:rPr>
              <w:t>8.5.3</w:t>
            </w:r>
            <w:r w:rsidR="008A7EB4">
              <w:rPr>
                <w:rFonts w:asciiTheme="minorHAnsi" w:eastAsiaTheme="minorEastAsia" w:hAnsiTheme="minorHAnsi" w:cstheme="minorBidi"/>
                <w:noProof/>
                <w:sz w:val="22"/>
                <w:szCs w:val="22"/>
              </w:rPr>
              <w:tab/>
            </w:r>
            <w:r w:rsidR="008A7EB4" w:rsidRPr="00CF1771">
              <w:rPr>
                <w:rStyle w:val="Hyperlink"/>
                <w:noProof/>
              </w:rPr>
              <w:t>ODE Payload Violation</w:t>
            </w:r>
            <w:r w:rsidR="008A7EB4">
              <w:rPr>
                <w:noProof/>
                <w:webHidden/>
              </w:rPr>
              <w:tab/>
            </w:r>
            <w:r w:rsidR="008A7EB4">
              <w:rPr>
                <w:noProof/>
                <w:webHidden/>
              </w:rPr>
              <w:fldChar w:fldCharType="begin"/>
            </w:r>
            <w:r w:rsidR="008A7EB4">
              <w:rPr>
                <w:noProof/>
                <w:webHidden/>
              </w:rPr>
              <w:instrText xml:space="preserve"> PAGEREF _Toc478121081 \h </w:instrText>
            </w:r>
            <w:r w:rsidR="008A7EB4">
              <w:rPr>
                <w:noProof/>
                <w:webHidden/>
              </w:rPr>
            </w:r>
            <w:r w:rsidR="008A7EB4">
              <w:rPr>
                <w:noProof/>
                <w:webHidden/>
              </w:rPr>
              <w:fldChar w:fldCharType="separate"/>
            </w:r>
            <w:r w:rsidR="008A7EB4">
              <w:rPr>
                <w:noProof/>
                <w:webHidden/>
              </w:rPr>
              <w:t>34</w:t>
            </w:r>
            <w:r w:rsidR="008A7EB4">
              <w:rPr>
                <w:noProof/>
                <w:webHidden/>
              </w:rPr>
              <w:fldChar w:fldCharType="end"/>
            </w:r>
          </w:hyperlink>
        </w:p>
        <w:p w14:paraId="4D5DFC9D" w14:textId="77777777" w:rsidR="008A7EB4" w:rsidRDefault="00D6784D">
          <w:pPr>
            <w:pStyle w:val="TOC3"/>
            <w:tabs>
              <w:tab w:val="left" w:pos="1440"/>
              <w:tab w:val="right" w:leader="dot" w:pos="9350"/>
            </w:tabs>
            <w:rPr>
              <w:rFonts w:asciiTheme="minorHAnsi" w:eastAsiaTheme="minorEastAsia" w:hAnsiTheme="minorHAnsi" w:cstheme="minorBidi"/>
              <w:noProof/>
              <w:sz w:val="22"/>
              <w:szCs w:val="22"/>
            </w:rPr>
          </w:pPr>
          <w:hyperlink w:anchor="_Toc478121082" w:history="1">
            <w:r w:rsidR="008A7EB4" w:rsidRPr="00CF1771">
              <w:rPr>
                <w:rStyle w:val="Hyperlink"/>
                <w:noProof/>
              </w:rPr>
              <w:t>8.5.4</w:t>
            </w:r>
            <w:r w:rsidR="008A7EB4">
              <w:rPr>
                <w:rFonts w:asciiTheme="minorHAnsi" w:eastAsiaTheme="minorEastAsia" w:hAnsiTheme="minorHAnsi" w:cstheme="minorBidi"/>
                <w:noProof/>
                <w:sz w:val="22"/>
                <w:szCs w:val="22"/>
              </w:rPr>
              <w:tab/>
            </w:r>
            <w:r w:rsidR="008A7EB4" w:rsidRPr="00CF1771">
              <w:rPr>
                <w:rStyle w:val="Hyperlink"/>
                <w:noProof/>
              </w:rPr>
              <w:t>ODE GET TOKEN Response</w:t>
            </w:r>
            <w:r w:rsidR="008A7EB4">
              <w:rPr>
                <w:noProof/>
                <w:webHidden/>
              </w:rPr>
              <w:tab/>
            </w:r>
            <w:r w:rsidR="008A7EB4">
              <w:rPr>
                <w:noProof/>
                <w:webHidden/>
              </w:rPr>
              <w:fldChar w:fldCharType="begin"/>
            </w:r>
            <w:r w:rsidR="008A7EB4">
              <w:rPr>
                <w:noProof/>
                <w:webHidden/>
              </w:rPr>
              <w:instrText xml:space="preserve"> PAGEREF _Toc478121082 \h </w:instrText>
            </w:r>
            <w:r w:rsidR="008A7EB4">
              <w:rPr>
                <w:noProof/>
                <w:webHidden/>
              </w:rPr>
            </w:r>
            <w:r w:rsidR="008A7EB4">
              <w:rPr>
                <w:noProof/>
                <w:webHidden/>
              </w:rPr>
              <w:fldChar w:fldCharType="separate"/>
            </w:r>
            <w:r w:rsidR="008A7EB4">
              <w:rPr>
                <w:noProof/>
                <w:webHidden/>
              </w:rPr>
              <w:t>34</w:t>
            </w:r>
            <w:r w:rsidR="008A7EB4">
              <w:rPr>
                <w:noProof/>
                <w:webHidden/>
              </w:rPr>
              <w:fldChar w:fldCharType="end"/>
            </w:r>
          </w:hyperlink>
        </w:p>
        <w:p w14:paraId="29B0FC3C" w14:textId="77777777" w:rsidR="008A7EB4" w:rsidRDefault="00D6784D">
          <w:pPr>
            <w:pStyle w:val="TOC3"/>
            <w:tabs>
              <w:tab w:val="left" w:pos="1440"/>
              <w:tab w:val="right" w:leader="dot" w:pos="9350"/>
            </w:tabs>
            <w:rPr>
              <w:rFonts w:asciiTheme="minorHAnsi" w:eastAsiaTheme="minorEastAsia" w:hAnsiTheme="minorHAnsi" w:cstheme="minorBidi"/>
              <w:noProof/>
              <w:sz w:val="22"/>
              <w:szCs w:val="22"/>
            </w:rPr>
          </w:pPr>
          <w:hyperlink w:anchor="_Toc478121083" w:history="1">
            <w:r w:rsidR="008A7EB4" w:rsidRPr="00CF1771">
              <w:rPr>
                <w:rStyle w:val="Hyperlink"/>
                <w:noProof/>
              </w:rPr>
              <w:t>8.5.5</w:t>
            </w:r>
            <w:r w:rsidR="008A7EB4">
              <w:rPr>
                <w:rFonts w:asciiTheme="minorHAnsi" w:eastAsiaTheme="minorEastAsia" w:hAnsiTheme="minorHAnsi" w:cstheme="minorBidi"/>
                <w:noProof/>
                <w:sz w:val="22"/>
                <w:szCs w:val="22"/>
              </w:rPr>
              <w:tab/>
            </w:r>
            <w:r w:rsidR="008A7EB4" w:rsidRPr="00CF1771">
              <w:rPr>
                <w:rStyle w:val="Hyperlink"/>
                <w:noProof/>
              </w:rPr>
              <w:t>ODE Status Message</w:t>
            </w:r>
            <w:r w:rsidR="008A7EB4">
              <w:rPr>
                <w:noProof/>
                <w:webHidden/>
              </w:rPr>
              <w:tab/>
            </w:r>
            <w:r w:rsidR="008A7EB4">
              <w:rPr>
                <w:noProof/>
                <w:webHidden/>
              </w:rPr>
              <w:fldChar w:fldCharType="begin"/>
            </w:r>
            <w:r w:rsidR="008A7EB4">
              <w:rPr>
                <w:noProof/>
                <w:webHidden/>
              </w:rPr>
              <w:instrText xml:space="preserve"> PAGEREF _Toc478121083 \h </w:instrText>
            </w:r>
            <w:r w:rsidR="008A7EB4">
              <w:rPr>
                <w:noProof/>
                <w:webHidden/>
              </w:rPr>
            </w:r>
            <w:r w:rsidR="008A7EB4">
              <w:rPr>
                <w:noProof/>
                <w:webHidden/>
              </w:rPr>
              <w:fldChar w:fldCharType="separate"/>
            </w:r>
            <w:r w:rsidR="008A7EB4">
              <w:rPr>
                <w:noProof/>
                <w:webHidden/>
              </w:rPr>
              <w:t>35</w:t>
            </w:r>
            <w:r w:rsidR="008A7EB4">
              <w:rPr>
                <w:noProof/>
                <w:webHidden/>
              </w:rPr>
              <w:fldChar w:fldCharType="end"/>
            </w:r>
          </w:hyperlink>
        </w:p>
        <w:p w14:paraId="05C9648A" w14:textId="77777777" w:rsidR="008A7EB4" w:rsidRDefault="00D6784D">
          <w:pPr>
            <w:pStyle w:val="TOC3"/>
            <w:tabs>
              <w:tab w:val="left" w:pos="1440"/>
              <w:tab w:val="right" w:leader="dot" w:pos="9350"/>
            </w:tabs>
            <w:rPr>
              <w:rFonts w:asciiTheme="minorHAnsi" w:eastAsiaTheme="minorEastAsia" w:hAnsiTheme="minorHAnsi" w:cstheme="minorBidi"/>
              <w:noProof/>
              <w:sz w:val="22"/>
              <w:szCs w:val="22"/>
            </w:rPr>
          </w:pPr>
          <w:hyperlink w:anchor="_Toc478121084" w:history="1">
            <w:r w:rsidR="008A7EB4" w:rsidRPr="00CF1771">
              <w:rPr>
                <w:rStyle w:val="Hyperlink"/>
                <w:noProof/>
              </w:rPr>
              <w:t>8.5.6</w:t>
            </w:r>
            <w:r w:rsidR="008A7EB4">
              <w:rPr>
                <w:rFonts w:asciiTheme="minorHAnsi" w:eastAsiaTheme="minorEastAsia" w:hAnsiTheme="minorHAnsi" w:cstheme="minorBidi"/>
                <w:noProof/>
                <w:sz w:val="22"/>
                <w:szCs w:val="22"/>
              </w:rPr>
              <w:tab/>
            </w:r>
            <w:r w:rsidR="008A7EB4" w:rsidRPr="00CF1771">
              <w:rPr>
                <w:rStyle w:val="Hyperlink"/>
                <w:noProof/>
              </w:rPr>
              <w:t>ODE Control Message</w:t>
            </w:r>
            <w:r w:rsidR="008A7EB4">
              <w:rPr>
                <w:noProof/>
                <w:webHidden/>
              </w:rPr>
              <w:tab/>
            </w:r>
            <w:r w:rsidR="008A7EB4">
              <w:rPr>
                <w:noProof/>
                <w:webHidden/>
              </w:rPr>
              <w:fldChar w:fldCharType="begin"/>
            </w:r>
            <w:r w:rsidR="008A7EB4">
              <w:rPr>
                <w:noProof/>
                <w:webHidden/>
              </w:rPr>
              <w:instrText xml:space="preserve"> PAGEREF _Toc478121084 \h </w:instrText>
            </w:r>
            <w:r w:rsidR="008A7EB4">
              <w:rPr>
                <w:noProof/>
                <w:webHidden/>
              </w:rPr>
            </w:r>
            <w:r w:rsidR="008A7EB4">
              <w:rPr>
                <w:noProof/>
                <w:webHidden/>
              </w:rPr>
              <w:fldChar w:fldCharType="separate"/>
            </w:r>
            <w:r w:rsidR="008A7EB4">
              <w:rPr>
                <w:noProof/>
                <w:webHidden/>
              </w:rPr>
              <w:t>35</w:t>
            </w:r>
            <w:r w:rsidR="008A7EB4">
              <w:rPr>
                <w:noProof/>
                <w:webHidden/>
              </w:rPr>
              <w:fldChar w:fldCharType="end"/>
            </w:r>
          </w:hyperlink>
        </w:p>
        <w:p w14:paraId="1A22B456" w14:textId="77777777" w:rsidR="008A7EB4" w:rsidRDefault="00D6784D">
          <w:pPr>
            <w:pStyle w:val="TOC3"/>
            <w:tabs>
              <w:tab w:val="left" w:pos="1440"/>
              <w:tab w:val="right" w:leader="dot" w:pos="9350"/>
            </w:tabs>
            <w:rPr>
              <w:rFonts w:asciiTheme="minorHAnsi" w:eastAsiaTheme="minorEastAsia" w:hAnsiTheme="minorHAnsi" w:cstheme="minorBidi"/>
              <w:noProof/>
              <w:sz w:val="22"/>
              <w:szCs w:val="22"/>
            </w:rPr>
          </w:pPr>
          <w:hyperlink w:anchor="_Toc478121085" w:history="1">
            <w:r w:rsidR="008A7EB4" w:rsidRPr="00CF1771">
              <w:rPr>
                <w:rStyle w:val="Hyperlink"/>
                <w:noProof/>
              </w:rPr>
              <w:t>8.5.7</w:t>
            </w:r>
            <w:r w:rsidR="008A7EB4">
              <w:rPr>
                <w:rFonts w:asciiTheme="minorHAnsi" w:eastAsiaTheme="minorEastAsia" w:hAnsiTheme="minorHAnsi" w:cstheme="minorBidi"/>
                <w:noProof/>
                <w:sz w:val="22"/>
                <w:szCs w:val="22"/>
              </w:rPr>
              <w:tab/>
            </w:r>
            <w:r w:rsidR="008A7EB4" w:rsidRPr="00CF1771">
              <w:rPr>
                <w:rStyle w:val="Hyperlink"/>
                <w:noProof/>
              </w:rPr>
              <w:t>ODE Data Message Payload</w:t>
            </w:r>
            <w:r w:rsidR="008A7EB4">
              <w:rPr>
                <w:noProof/>
                <w:webHidden/>
              </w:rPr>
              <w:tab/>
            </w:r>
            <w:r w:rsidR="008A7EB4">
              <w:rPr>
                <w:noProof/>
                <w:webHidden/>
              </w:rPr>
              <w:fldChar w:fldCharType="begin"/>
            </w:r>
            <w:r w:rsidR="008A7EB4">
              <w:rPr>
                <w:noProof/>
                <w:webHidden/>
              </w:rPr>
              <w:instrText xml:space="preserve"> PAGEREF _Toc478121085 \h </w:instrText>
            </w:r>
            <w:r w:rsidR="008A7EB4">
              <w:rPr>
                <w:noProof/>
                <w:webHidden/>
              </w:rPr>
            </w:r>
            <w:r w:rsidR="008A7EB4">
              <w:rPr>
                <w:noProof/>
                <w:webHidden/>
              </w:rPr>
              <w:fldChar w:fldCharType="separate"/>
            </w:r>
            <w:r w:rsidR="008A7EB4">
              <w:rPr>
                <w:noProof/>
                <w:webHidden/>
              </w:rPr>
              <w:t>36</w:t>
            </w:r>
            <w:r w:rsidR="008A7EB4">
              <w:rPr>
                <w:noProof/>
                <w:webHidden/>
              </w:rPr>
              <w:fldChar w:fldCharType="end"/>
            </w:r>
          </w:hyperlink>
        </w:p>
        <w:p w14:paraId="406D158B" w14:textId="77777777" w:rsidR="008A7EB4" w:rsidRDefault="00D6784D">
          <w:pPr>
            <w:pStyle w:val="TOC3"/>
            <w:tabs>
              <w:tab w:val="left" w:pos="1440"/>
              <w:tab w:val="right" w:leader="dot" w:pos="9350"/>
            </w:tabs>
            <w:rPr>
              <w:rFonts w:asciiTheme="minorHAnsi" w:eastAsiaTheme="minorEastAsia" w:hAnsiTheme="minorHAnsi" w:cstheme="minorBidi"/>
              <w:noProof/>
              <w:sz w:val="22"/>
              <w:szCs w:val="22"/>
            </w:rPr>
          </w:pPr>
          <w:hyperlink w:anchor="_Toc478121086" w:history="1">
            <w:r w:rsidR="008A7EB4" w:rsidRPr="00CF1771">
              <w:rPr>
                <w:rStyle w:val="Hyperlink"/>
                <w:noProof/>
              </w:rPr>
              <w:t>8.5.8</w:t>
            </w:r>
            <w:r w:rsidR="008A7EB4">
              <w:rPr>
                <w:rFonts w:asciiTheme="minorHAnsi" w:eastAsiaTheme="minorEastAsia" w:hAnsiTheme="minorHAnsi" w:cstheme="minorBidi"/>
                <w:noProof/>
                <w:sz w:val="22"/>
                <w:szCs w:val="22"/>
              </w:rPr>
              <w:tab/>
            </w:r>
            <w:r w:rsidR="008A7EB4" w:rsidRPr="00CF1771">
              <w:rPr>
                <w:rStyle w:val="Hyperlink"/>
                <w:noProof/>
              </w:rPr>
              <w:t>ODE Data Message Supporting Data Structures</w:t>
            </w:r>
            <w:r w:rsidR="008A7EB4">
              <w:rPr>
                <w:noProof/>
                <w:webHidden/>
              </w:rPr>
              <w:tab/>
            </w:r>
            <w:r w:rsidR="008A7EB4">
              <w:rPr>
                <w:noProof/>
                <w:webHidden/>
              </w:rPr>
              <w:fldChar w:fldCharType="begin"/>
            </w:r>
            <w:r w:rsidR="008A7EB4">
              <w:rPr>
                <w:noProof/>
                <w:webHidden/>
              </w:rPr>
              <w:instrText xml:space="preserve"> PAGEREF _Toc478121086 \h </w:instrText>
            </w:r>
            <w:r w:rsidR="008A7EB4">
              <w:rPr>
                <w:noProof/>
                <w:webHidden/>
              </w:rPr>
            </w:r>
            <w:r w:rsidR="008A7EB4">
              <w:rPr>
                <w:noProof/>
                <w:webHidden/>
              </w:rPr>
              <w:fldChar w:fldCharType="separate"/>
            </w:r>
            <w:r w:rsidR="008A7EB4">
              <w:rPr>
                <w:noProof/>
                <w:webHidden/>
              </w:rPr>
              <w:t>37</w:t>
            </w:r>
            <w:r w:rsidR="008A7EB4">
              <w:rPr>
                <w:noProof/>
                <w:webHidden/>
              </w:rPr>
              <w:fldChar w:fldCharType="end"/>
            </w:r>
          </w:hyperlink>
        </w:p>
        <w:p w14:paraId="779BBBDA" w14:textId="77777777" w:rsidR="00CE5487" w:rsidRDefault="00CE5487">
          <w:r>
            <w:rPr>
              <w:b/>
              <w:bCs/>
              <w:noProof/>
            </w:rPr>
            <w:fldChar w:fldCharType="end"/>
          </w:r>
        </w:p>
      </w:sdtContent>
    </w:sdt>
    <w:p w14:paraId="2C82978D" w14:textId="77777777" w:rsidR="00CE5487" w:rsidRDefault="00CE5487" w:rsidP="00314B85">
      <w:pPr>
        <w:pStyle w:val="Header1"/>
      </w:pPr>
    </w:p>
    <w:p w14:paraId="28FCD1B8" w14:textId="77777777" w:rsidR="00314B85" w:rsidRDefault="00314B85" w:rsidP="00314B85">
      <w:pPr>
        <w:rPr>
          <w:rFonts w:ascii="Calibri" w:hAnsi="Calibri"/>
          <w:sz w:val="18"/>
          <w:szCs w:val="18"/>
        </w:rPr>
      </w:pPr>
      <w:r>
        <w:br w:type="page"/>
      </w:r>
    </w:p>
    <w:p w14:paraId="06063CFD" w14:textId="77777777" w:rsidR="00314B85" w:rsidRDefault="00314B85" w:rsidP="00314B85">
      <w:pPr>
        <w:pStyle w:val="Header1"/>
      </w:pPr>
    </w:p>
    <w:p w14:paraId="385E71C7" w14:textId="77777777" w:rsidR="00314B85" w:rsidRPr="0027246B" w:rsidRDefault="00314B85" w:rsidP="00CE5487">
      <w:pPr>
        <w:pStyle w:val="Heading1"/>
        <w:numPr>
          <w:ilvl w:val="0"/>
          <w:numId w:val="0"/>
        </w:numPr>
      </w:pPr>
      <w:bookmarkStart w:id="4" w:name="_Toc464836201"/>
      <w:bookmarkStart w:id="5" w:name="_Toc478121029"/>
      <w:r w:rsidRPr="0027246B">
        <w:t>V</w:t>
      </w:r>
      <w:r w:rsidR="00CE5487">
        <w:t>ersion History</w:t>
      </w:r>
      <w:bookmarkEnd w:id="4"/>
      <w:bookmarkEnd w:id="5"/>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314B85" w14:paraId="7F9006E9" w14:textId="77777777" w:rsidTr="00886E1A">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14:paraId="1A3FBE28" w14:textId="0622720B" w:rsidR="00314B85" w:rsidRPr="00314B85" w:rsidRDefault="00314B85" w:rsidP="002C2917">
            <w:pPr>
              <w:pStyle w:val="NormalArial11"/>
              <w:rPr>
                <w:sz w:val="20"/>
                <w:szCs w:val="20"/>
              </w:rPr>
            </w:pPr>
            <w:r w:rsidRPr="00314B85">
              <w:rPr>
                <w:sz w:val="20"/>
                <w:szCs w:val="20"/>
              </w:rPr>
              <w:t>Version</w:t>
            </w:r>
            <w:r w:rsidR="002C2917">
              <w:rPr>
                <w:sz w:val="20"/>
                <w:szCs w:val="20"/>
              </w:rPr>
              <w:t xml:space="preserve"> </w:t>
            </w:r>
            <w:r w:rsidRPr="00314B85">
              <w:rPr>
                <w:sz w:val="20"/>
                <w:szCs w:val="20"/>
              </w:rPr>
              <w:t>#</w:t>
            </w:r>
          </w:p>
        </w:tc>
        <w:tc>
          <w:tcPr>
            <w:tcW w:w="1820" w:type="dxa"/>
            <w:hideMark/>
          </w:tcPr>
          <w:p w14:paraId="2456B93F" w14:textId="5E4AC46B"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sidR="002C2917">
              <w:rPr>
                <w:sz w:val="20"/>
                <w:szCs w:val="20"/>
              </w:rPr>
              <w:t xml:space="preserve"> </w:t>
            </w:r>
            <w:r w:rsidRPr="00314B85">
              <w:rPr>
                <w:sz w:val="20"/>
                <w:szCs w:val="20"/>
              </w:rPr>
              <w:t>By</w:t>
            </w:r>
          </w:p>
        </w:tc>
        <w:tc>
          <w:tcPr>
            <w:tcW w:w="1529" w:type="dxa"/>
            <w:hideMark/>
          </w:tcPr>
          <w:p w14:paraId="532F7F2D" w14:textId="3A685E70"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sidR="002C2917">
              <w:rPr>
                <w:sz w:val="20"/>
                <w:szCs w:val="20"/>
              </w:rPr>
              <w:t xml:space="preserve"> </w:t>
            </w:r>
            <w:r w:rsidRPr="00314B85">
              <w:rPr>
                <w:sz w:val="20"/>
                <w:szCs w:val="20"/>
              </w:rPr>
              <w:t>Date</w:t>
            </w:r>
          </w:p>
        </w:tc>
        <w:tc>
          <w:tcPr>
            <w:tcW w:w="4841" w:type="dxa"/>
          </w:tcPr>
          <w:p w14:paraId="602ED436" w14:textId="77777777" w:rsidR="00314B85" w:rsidRPr="00314B85" w:rsidRDefault="00314B85" w:rsidP="004E2E31">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314B85" w14:paraId="20C953BA" w14:textId="77777777" w:rsidTr="00886E1A">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14:paraId="53661D0B" w14:textId="6D1EAE23" w:rsidR="00314B85" w:rsidRPr="00314B85" w:rsidRDefault="002C2917" w:rsidP="004E2E31">
            <w:pPr>
              <w:pStyle w:val="NormalArial11"/>
              <w:rPr>
                <w:sz w:val="20"/>
                <w:szCs w:val="20"/>
              </w:rPr>
            </w:pPr>
            <w:r>
              <w:rPr>
                <w:sz w:val="20"/>
                <w:szCs w:val="20"/>
              </w:rPr>
              <w:t>1.0</w:t>
            </w:r>
          </w:p>
        </w:tc>
        <w:tc>
          <w:tcPr>
            <w:tcW w:w="1820" w:type="dxa"/>
          </w:tcPr>
          <w:p w14:paraId="0F750757" w14:textId="6EFB1E5A" w:rsidR="002C2917" w:rsidRPr="00314B85" w:rsidRDefault="002C2917" w:rsidP="00E616D3">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Hamid Musavi</w:t>
            </w:r>
          </w:p>
        </w:tc>
        <w:tc>
          <w:tcPr>
            <w:tcW w:w="1529" w:type="dxa"/>
          </w:tcPr>
          <w:p w14:paraId="17A74E01" w14:textId="32C84959" w:rsidR="00314B85" w:rsidRPr="00314B85" w:rsidRDefault="00314B85" w:rsidP="00314B85">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
          <w:p w14:paraId="08683516" w14:textId="24D2D8BB" w:rsidR="00314B85" w:rsidRPr="00314B85" w:rsidRDefault="00C26C4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314B85" w14:paraId="7B3DEF0D" w14:textId="77777777" w:rsidTr="00886E1A">
        <w:trPr>
          <w:trHeight w:val="311"/>
        </w:trPr>
        <w:tc>
          <w:tcPr>
            <w:cnfStyle w:val="001000000000" w:firstRow="0" w:lastRow="0" w:firstColumn="1" w:lastColumn="0" w:oddVBand="0" w:evenVBand="0" w:oddHBand="0" w:evenHBand="0" w:firstRowFirstColumn="0" w:firstRowLastColumn="0" w:lastRowFirstColumn="0" w:lastRowLastColumn="0"/>
            <w:tcW w:w="1160" w:type="dxa"/>
          </w:tcPr>
          <w:p w14:paraId="669DCC07" w14:textId="665FB3AE" w:rsidR="00314B85" w:rsidRPr="00314B85" w:rsidRDefault="00314B85" w:rsidP="004E2E31">
            <w:pPr>
              <w:pStyle w:val="NormalArial11"/>
              <w:rPr>
                <w:sz w:val="20"/>
                <w:szCs w:val="20"/>
              </w:rPr>
            </w:pPr>
          </w:p>
        </w:tc>
        <w:tc>
          <w:tcPr>
            <w:tcW w:w="1820" w:type="dxa"/>
          </w:tcPr>
          <w:p w14:paraId="4EA910FE" w14:textId="3A570BC2"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Hamid Musavi</w:t>
            </w:r>
          </w:p>
        </w:tc>
        <w:tc>
          <w:tcPr>
            <w:tcW w:w="1529" w:type="dxa"/>
          </w:tcPr>
          <w:p w14:paraId="46FDC20E" w14:textId="386AE4B9"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3/6/2017</w:t>
            </w:r>
          </w:p>
        </w:tc>
        <w:tc>
          <w:tcPr>
            <w:tcW w:w="4841" w:type="dxa"/>
          </w:tcPr>
          <w:p w14:paraId="100A6E80" w14:textId="77D55F7A"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Updated document for </w:t>
            </w:r>
            <w:hyperlink r:id="rId20" w:tooltip="View this issue" w:history="1">
              <w:r>
                <w:rPr>
                  <w:rStyle w:val="Hyperlink"/>
                  <w:color w:val="3B73AF"/>
                  <w:sz w:val="21"/>
                  <w:szCs w:val="21"/>
                  <w:shd w:val="clear" w:color="auto" w:fill="FFFFFF"/>
                </w:rPr>
                <w:t>ODE-146</w:t>
              </w:r>
            </w:hyperlink>
          </w:p>
        </w:tc>
      </w:tr>
      <w:tr w:rsidR="00314B85" w14:paraId="47CB5EC8" w14:textId="77777777" w:rsidTr="00886E1A">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160" w:type="dxa"/>
          </w:tcPr>
          <w:p w14:paraId="1208BBAA" w14:textId="67B51D30" w:rsidR="00314B85" w:rsidRPr="00314B85" w:rsidRDefault="00314B85" w:rsidP="004E2E31">
            <w:pPr>
              <w:pStyle w:val="NormalArial11"/>
              <w:rPr>
                <w:sz w:val="20"/>
                <w:szCs w:val="20"/>
              </w:rPr>
            </w:pPr>
          </w:p>
        </w:tc>
        <w:tc>
          <w:tcPr>
            <w:tcW w:w="1820" w:type="dxa"/>
          </w:tcPr>
          <w:p w14:paraId="741418A2" w14:textId="57DD8145"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1529" w:type="dxa"/>
          </w:tcPr>
          <w:p w14:paraId="420201AD" w14:textId="242FC677"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
          <w:p w14:paraId="62072961" w14:textId="4066008C" w:rsidR="00314B85" w:rsidRPr="00314B85" w:rsidRDefault="00314B8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r>
      <w:tr w:rsidR="00314B85" w14:paraId="6020700A" w14:textId="77777777" w:rsidTr="00886E1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FFFF1C0" w14:textId="77777777" w:rsidR="00314B85" w:rsidRPr="00314B85" w:rsidRDefault="00314B85" w:rsidP="004E2E31">
            <w:pPr>
              <w:pStyle w:val="NormalArial11"/>
              <w:rPr>
                <w:sz w:val="20"/>
                <w:szCs w:val="20"/>
              </w:rPr>
            </w:pPr>
          </w:p>
        </w:tc>
        <w:tc>
          <w:tcPr>
            <w:tcW w:w="1820" w:type="dxa"/>
          </w:tcPr>
          <w:p w14:paraId="78EA3D72"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1529" w:type="dxa"/>
          </w:tcPr>
          <w:p w14:paraId="4D44316E"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c>
          <w:tcPr>
            <w:tcW w:w="4841" w:type="dxa"/>
          </w:tcPr>
          <w:p w14:paraId="4C291BE8" w14:textId="77777777" w:rsidR="00314B85" w:rsidRPr="00314B85" w:rsidRDefault="00314B85"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p>
        </w:tc>
      </w:tr>
    </w:tbl>
    <w:p w14:paraId="57772AE4" w14:textId="77777777" w:rsidR="00314B85" w:rsidRDefault="00314B85" w:rsidP="00314B85">
      <w:pPr>
        <w:rPr>
          <w:rFonts w:eastAsia="Calibri"/>
        </w:rPr>
      </w:pPr>
      <w:r>
        <w:br w:type="page"/>
      </w:r>
    </w:p>
    <w:p w14:paraId="11B53EF4" w14:textId="77777777" w:rsidR="00314B85" w:rsidRDefault="00314B85" w:rsidP="004E1AED">
      <w:pPr>
        <w:pStyle w:val="Title"/>
        <w:rPr>
          <w:rFonts w:asciiTheme="minorHAnsi" w:hAnsiTheme="minorHAnsi" w:cstheme="minorHAnsi"/>
          <w:b/>
          <w:color w:val="000000" w:themeColor="text1"/>
          <w:sz w:val="36"/>
          <w:szCs w:val="36"/>
        </w:rPr>
      </w:pPr>
    </w:p>
    <w:p w14:paraId="713CCD1C" w14:textId="77777777" w:rsidR="00314B85" w:rsidRPr="00314B85" w:rsidRDefault="00314B85" w:rsidP="00D359EF">
      <w:pPr>
        <w:pStyle w:val="Heading1"/>
      </w:pPr>
      <w:bookmarkStart w:id="6" w:name="_Toc464836202"/>
      <w:bookmarkStart w:id="7" w:name="_Toc478121030"/>
      <w:r w:rsidRPr="00314B85">
        <w:t>Introduction</w:t>
      </w:r>
      <w:bookmarkEnd w:id="6"/>
      <w:bookmarkEnd w:id="7"/>
    </w:p>
    <w:p w14:paraId="4495AD66" w14:textId="6853A0E2" w:rsidR="00893F6B" w:rsidRDefault="00314B85" w:rsidP="00314B85">
      <w:pPr>
        <w:pStyle w:val="NormalArial11"/>
      </w:pPr>
      <w:r w:rsidRPr="00314B85">
        <w:t>The JPO Operational Data Environment (ODE) product is being developed under Agile Development Methodologies, using an open architecture approach,</w:t>
      </w:r>
      <w:r w:rsidR="006444D9">
        <w:t xml:space="preserve"> in an open source environment. </w:t>
      </w:r>
      <w:r>
        <w:t xml:space="preserve">This document describes </w:t>
      </w:r>
      <w:r w:rsidR="003E264F">
        <w:t>the preliminary architectural design of the JPO ODE and its interfaces with external systems including the TMC applications, field devices and center services.</w:t>
      </w:r>
    </w:p>
    <w:p w14:paraId="7A4E5E66" w14:textId="0225743B" w:rsidR="003819EC" w:rsidRDefault="00B76EF8" w:rsidP="003819EC">
      <w:pPr>
        <w:pStyle w:val="NormalArial11"/>
      </w:pPr>
      <w:r>
        <w:t>Note: This is a living document and will be updated throughout the life of the JPO ODE project to reflect the most recent changes in the ODE design and stakeholder feedback.</w:t>
      </w:r>
      <w:r w:rsidR="003819EC">
        <w:t xml:space="preserve"> All stakeholders are invited to provide input to this document. Stakeholders may direct all input to the JPO Product Owner at DOT, FHWA, JPO. To provide feedback, we recommend that you create an “</w:t>
      </w:r>
      <w:hyperlink r:id="rId21" w:history="1">
        <w:r w:rsidR="003819EC" w:rsidRPr="00553903">
          <w:rPr>
            <w:rStyle w:val="Hyperlink"/>
          </w:rPr>
          <w:t>issue</w:t>
        </w:r>
      </w:hyperlink>
      <w:r w:rsidR="003819EC">
        <w:t>” in the project’s GitHub repository (</w:t>
      </w:r>
      <w:hyperlink r:id="rId22" w:history="1">
        <w:r w:rsidR="003819EC" w:rsidRPr="001210B5">
          <w:rPr>
            <w:rStyle w:val="Hyperlink"/>
          </w:rPr>
          <w:t>https://github.com/usdot-jpo-ode/jpo-ode/issues</w:t>
        </w:r>
      </w:hyperlink>
      <w:r w:rsidR="003819EC">
        <w:t>). You will need a GitHub account to create an issue. If you don’t have an account, a dialog will be presented to you to create one at no cost.</w:t>
      </w:r>
    </w:p>
    <w:p w14:paraId="47CB2BFF" w14:textId="4DDDEE35" w:rsidR="00F65242" w:rsidRPr="000E1350" w:rsidRDefault="00D83260" w:rsidP="00D359EF">
      <w:pPr>
        <w:pStyle w:val="Heading1"/>
      </w:pPr>
      <w:bookmarkStart w:id="8" w:name="_Toc478121031"/>
      <w:r>
        <w:t xml:space="preserve">Project </w:t>
      </w:r>
      <w:r w:rsidR="00F65242">
        <w:t>Overview</w:t>
      </w:r>
      <w:bookmarkEnd w:id="8"/>
    </w:p>
    <w:p w14:paraId="5863A8CE" w14:textId="77777777" w:rsidR="00F65242" w:rsidRDefault="00F65242" w:rsidP="00F65242">
      <w:r>
        <w:t>A</w:t>
      </w:r>
      <w:r w:rsidRPr="006455A3">
        <w:t xml:space="preserve">n Operational Data Environment is a real-time data acquisition and distribution software system that processes and routes data from Connected-X devices – including connected vehicles (CV), personal mobile devices, infrastructure components, and sensors – to subscribing applications to support the operation, maintenance, and use of the transportation system, as well as related research and development efforts. </w:t>
      </w:r>
    </w:p>
    <w:p w14:paraId="024FD882" w14:textId="54F127CD" w:rsidR="00F65242" w:rsidRPr="00481BBA" w:rsidRDefault="00F65242" w:rsidP="00F65242">
      <w:pPr>
        <w:rPr>
          <w:rFonts w:ascii="Times" w:hAnsi="Times" w:cs="Times"/>
        </w:rPr>
      </w:pPr>
      <w:r>
        <w:t xml:space="preserve">The ODE is intended to complement a connected vehicle infrastructure by brokering, processing and routing data from various data sources, including connected vehicles, field devices, Transportation Management Center (TMC) applications and a variety of other data users. Data users include but not limited to transportation software applications, Research Data Exchange (RDE), US DOT Situation Data Warehouse.  </w:t>
      </w:r>
    </w:p>
    <w:p w14:paraId="709893A3" w14:textId="0FCDF375" w:rsidR="001420F5" w:rsidRDefault="00F65242" w:rsidP="00F65242">
      <w:r>
        <w:t xml:space="preserve">As a data provisioning service, the ODE can provision data from disparate data sources to software applications that have placed data subscription requests to the ODE. </w:t>
      </w:r>
      <w:r w:rsidR="001420F5">
        <w:t>On the other direction, the ODE can accept data from CV applications and broadcast them to field devices through Road Side Units (RSU) and US DOT Situation Data Warehouse which in turn will transmit the data to Sirius XM satellites for delivery to the connected vehicles in the field.</w:t>
      </w:r>
    </w:p>
    <w:p w14:paraId="4C319565" w14:textId="2E013AA8" w:rsidR="00F65242" w:rsidRDefault="00F65242" w:rsidP="00F65242">
      <w:pPr>
        <w:rPr>
          <w:rFonts w:ascii="Times" w:hAnsi="Times" w:cs="Times"/>
        </w:rPr>
      </w:pPr>
      <w:r>
        <w:t xml:space="preserve">While provisioning data from data sources </w:t>
      </w:r>
      <w:r w:rsidR="006A6114">
        <w:t>to</w:t>
      </w:r>
      <w:r>
        <w:t xml:space="preserve"> data users, the ODE also will perform necessary security / credential checks and, as needed, data </w:t>
      </w:r>
      <w:r w:rsidR="001332C3">
        <w:t>validation</w:t>
      </w:r>
      <w:r>
        <w:t xml:space="preserve"> </w:t>
      </w:r>
      <w:r w:rsidR="001332C3">
        <w:t xml:space="preserve">and </w:t>
      </w:r>
      <w:r>
        <w:t xml:space="preserve">sanitization. </w:t>
      </w:r>
    </w:p>
    <w:p w14:paraId="253D16F1" w14:textId="17D05C44" w:rsidR="00F65242" w:rsidRPr="00F103A6" w:rsidRDefault="00F65242" w:rsidP="006820F5">
      <w:pPr>
        <w:pStyle w:val="ListParagraph"/>
        <w:numPr>
          <w:ilvl w:val="0"/>
          <w:numId w:val="3"/>
        </w:numPr>
        <w:spacing w:before="0" w:after="0" w:line="240" w:lineRule="auto"/>
        <w:rPr>
          <w:rFonts w:ascii="Times" w:hAnsi="Times" w:cs="Times"/>
        </w:rPr>
      </w:pPr>
      <w:r>
        <w:t>D</w:t>
      </w:r>
      <w:r w:rsidRPr="005D56B4">
        <w:t xml:space="preserve">ata </w:t>
      </w:r>
      <w:r w:rsidR="001332C3">
        <w:t>validation</w:t>
      </w:r>
      <w:r w:rsidRPr="005D56B4">
        <w:t xml:space="preserve"> is the process of making a judgment about the quality of the data</w:t>
      </w:r>
      <w:r w:rsidR="001332C3">
        <w:t xml:space="preserve"> and handling invalid data as prescribed by the system owners.</w:t>
      </w:r>
    </w:p>
    <w:p w14:paraId="7D543692" w14:textId="50104C91" w:rsidR="00F65242" w:rsidRPr="00F103A6" w:rsidRDefault="00F65242" w:rsidP="006820F5">
      <w:pPr>
        <w:pStyle w:val="ListParagraph"/>
        <w:numPr>
          <w:ilvl w:val="0"/>
          <w:numId w:val="3"/>
        </w:numPr>
        <w:spacing w:before="0" w:after="0" w:line="240" w:lineRule="auto"/>
        <w:rPr>
          <w:rFonts w:ascii="Times" w:hAnsi="Times" w:cs="Times"/>
        </w:rPr>
      </w:pPr>
      <w:r>
        <w:t>D</w:t>
      </w:r>
      <w:r w:rsidRPr="005D56B4">
        <w:t>ata sanitization is the modification of data as originally received to reduce or eliminate the possibility that the data can be used to compromise the privacy of the individual(s) that might be linked to the data</w:t>
      </w:r>
      <w:r w:rsidR="001332C3">
        <w:rPr>
          <w:rFonts w:ascii="MS Mincho" w:eastAsia="MS Mincho" w:hAnsi="MS Mincho" w:cs="MS Mincho"/>
        </w:rPr>
        <w:t>.</w:t>
      </w:r>
    </w:p>
    <w:p w14:paraId="62CE524B" w14:textId="1ACAC948" w:rsidR="00F65242" w:rsidRPr="00481BBA" w:rsidRDefault="00F65242" w:rsidP="001420F5"/>
    <w:p w14:paraId="4416D78E" w14:textId="1623427B" w:rsidR="00F65242" w:rsidRDefault="00F65242" w:rsidP="00F65242">
      <w:pPr>
        <w:pStyle w:val="Heading1"/>
        <w:keepNext/>
        <w:keepLines/>
        <w:spacing w:before="240" w:line="259" w:lineRule="auto"/>
        <w:ind w:left="720" w:hanging="720"/>
      </w:pPr>
      <w:bookmarkStart w:id="9" w:name="_Toc478121032"/>
      <w:r>
        <w:t xml:space="preserve">System </w:t>
      </w:r>
      <w:r w:rsidR="00D83260">
        <w:t>Overview</w:t>
      </w:r>
      <w:bookmarkEnd w:id="9"/>
    </w:p>
    <w:p w14:paraId="3B5836F5" w14:textId="07D1F1C7" w:rsidR="00F65242" w:rsidRDefault="00F65242" w:rsidP="00F65242">
      <w:r>
        <w:t xml:space="preserve">JPO ODE is an open-sourced software </w:t>
      </w:r>
      <w:r w:rsidR="00D83260">
        <w:t>application</w:t>
      </w:r>
      <w:r>
        <w:t xml:space="preserve"> that will enable the transfer </w:t>
      </w:r>
      <w:r w:rsidR="00D83260">
        <w:t xml:space="preserve">of data </w:t>
      </w:r>
      <w:r>
        <w:t xml:space="preserve">between field </w:t>
      </w:r>
      <w:r w:rsidR="00D83260">
        <w:t>devices</w:t>
      </w:r>
      <w:r>
        <w:t xml:space="preserve"> and backend </w:t>
      </w:r>
      <w:r w:rsidR="00D83260">
        <w:t xml:space="preserve">TMC </w:t>
      </w:r>
      <w:r>
        <w:t xml:space="preserve">systems for operational, monitoring, and research purposes. The system will enable applications to submit data through a variety </w:t>
      </w:r>
      <w:r w:rsidR="00D83260">
        <w:t xml:space="preserve">standard interfaces as </w:t>
      </w:r>
      <w:r>
        <w:t>illustrated in the figure below.</w:t>
      </w:r>
    </w:p>
    <w:p w14:paraId="42411CB6" w14:textId="77777777" w:rsidR="00F65242" w:rsidRDefault="00F65242" w:rsidP="00F65242">
      <w:r>
        <w:t>The mechanisms chosen for a specific deployment will depend on the infrastructure, technical resources, and applications available to an ODE environment.</w:t>
      </w:r>
    </w:p>
    <w:p w14:paraId="4E1A8F2B" w14:textId="534EFC0F" w:rsidR="0087489C" w:rsidRDefault="0087489C" w:rsidP="00F65242">
      <w:r>
        <w:t xml:space="preserve">The JPO-ODE will be designed to support the producers and consumers of CV data as illustrated in </w:t>
      </w:r>
      <w:r>
        <w:fldChar w:fldCharType="begin"/>
      </w:r>
      <w:r>
        <w:instrText xml:space="preserve"> REF _Ref470259075 \h </w:instrText>
      </w:r>
      <w:r>
        <w:fldChar w:fldCharType="separate"/>
      </w:r>
      <w:r w:rsidR="00244E15">
        <w:t xml:space="preserve">Figure </w:t>
      </w:r>
      <w:r w:rsidR="00244E15">
        <w:rPr>
          <w:noProof/>
        </w:rPr>
        <w:t>1</w:t>
      </w:r>
      <w:r>
        <w:fldChar w:fldCharType="end"/>
      </w:r>
      <w:r>
        <w:t xml:space="preserve"> </w:t>
      </w:r>
      <w:r>
        <w:fldChar w:fldCharType="begin"/>
      </w:r>
      <w:r>
        <w:instrText xml:space="preserve"> REF _Ref470259081 \p \h </w:instrText>
      </w:r>
      <w:r>
        <w:fldChar w:fldCharType="separate"/>
      </w:r>
      <w:r w:rsidR="00244E15">
        <w:t>below</w:t>
      </w:r>
      <w:r>
        <w:fldChar w:fldCharType="end"/>
      </w:r>
      <w:r>
        <w:t xml:space="preserve">. </w:t>
      </w:r>
      <w:r w:rsidRPr="0087489C">
        <w:rPr>
          <w:b/>
          <w:i/>
        </w:rPr>
        <w:t xml:space="preserve">The implementation </w:t>
      </w:r>
      <w:r>
        <w:rPr>
          <w:b/>
          <w:i/>
        </w:rPr>
        <w:t xml:space="preserve">timeline for </w:t>
      </w:r>
      <w:r w:rsidRPr="0087489C">
        <w:rPr>
          <w:b/>
          <w:i/>
        </w:rPr>
        <w:t>the identified interfaces will depend on the needs of the JPO ODE customers (Wyoming CV Pilot site, initially) and the priority of these capabilities to the JPO-ODE product owner.</w:t>
      </w:r>
    </w:p>
    <w:p w14:paraId="56F74570" w14:textId="77777777" w:rsidR="00F65242" w:rsidRPr="00DA32BB" w:rsidRDefault="00F65242" w:rsidP="00F65242"/>
    <w:p w14:paraId="625F20ED" w14:textId="4B894AEF" w:rsidR="00453261" w:rsidRDefault="00B473AE" w:rsidP="00B473AE">
      <w:pPr>
        <w:keepNext/>
        <w:jc w:val="center"/>
      </w:pPr>
      <w:r>
        <w:object w:dxaOrig="10441" w:dyaOrig="8220" w14:anchorId="7625CA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85pt;height:267.55pt" o:ole="">
            <v:imagedata r:id="rId23" o:title=""/>
          </v:shape>
          <o:OLEObject Type="Embed" ProgID="Visio.Drawing.15" ShapeID="_x0000_i1025" DrawAspect="Content" ObjectID="_1554820700" r:id="rId24"/>
        </w:object>
      </w:r>
    </w:p>
    <w:p w14:paraId="767F147D" w14:textId="762851B2" w:rsidR="00453261" w:rsidRDefault="00453261" w:rsidP="00B473AE">
      <w:pPr>
        <w:pStyle w:val="Caption"/>
        <w:jc w:val="center"/>
      </w:pPr>
      <w:bookmarkStart w:id="10" w:name="_Ref470259075"/>
      <w:bookmarkStart w:id="11" w:name="_Ref470259081"/>
      <w:r>
        <w:t xml:space="preserve">Figure </w:t>
      </w:r>
      <w:r w:rsidR="00481B08">
        <w:fldChar w:fldCharType="begin"/>
      </w:r>
      <w:r w:rsidR="00481B08">
        <w:instrText xml:space="preserve"> SEQ Figure \* ARABIC </w:instrText>
      </w:r>
      <w:r w:rsidR="00481B08">
        <w:fldChar w:fldCharType="separate"/>
      </w:r>
      <w:r w:rsidR="00244E15">
        <w:rPr>
          <w:noProof/>
        </w:rPr>
        <w:t>1</w:t>
      </w:r>
      <w:r w:rsidR="00481B08">
        <w:rPr>
          <w:noProof/>
        </w:rPr>
        <w:fldChar w:fldCharType="end"/>
      </w:r>
      <w:bookmarkEnd w:id="10"/>
      <w:r>
        <w:t xml:space="preserve"> - ODE System Data Producers and Consumers</w:t>
      </w:r>
      <w:bookmarkEnd w:id="11"/>
    </w:p>
    <w:p w14:paraId="672FB2ED" w14:textId="369DE4CB" w:rsidR="00F65242" w:rsidRDefault="00F65242" w:rsidP="00D83260">
      <w:r>
        <w:tab/>
      </w:r>
    </w:p>
    <w:p w14:paraId="5A741DA3" w14:textId="77777777" w:rsidR="00C26C45" w:rsidRDefault="00C26C45" w:rsidP="00C26C45"/>
    <w:p w14:paraId="76478E70" w14:textId="77777777" w:rsidR="00C26C45" w:rsidRDefault="00C26C45" w:rsidP="00C26C45">
      <w:pPr>
        <w:pStyle w:val="Heading1"/>
      </w:pPr>
      <w:bookmarkStart w:id="12" w:name="_Toc462052213"/>
      <w:bookmarkStart w:id="13" w:name="_Toc478121033"/>
      <w:r w:rsidRPr="00116242">
        <w:t>Audience</w:t>
      </w:r>
      <w:bookmarkEnd w:id="12"/>
      <w:bookmarkEnd w:id="13"/>
    </w:p>
    <w:p w14:paraId="447878FF" w14:textId="1E2D6DCE" w:rsidR="00C26C45" w:rsidRDefault="00C26C45" w:rsidP="00C26C45">
      <w:r>
        <w:lastRenderedPageBreak/>
        <w:t>This document is intended for use by the ODE client applications.</w:t>
      </w:r>
    </w:p>
    <w:p w14:paraId="5CC6A8C6" w14:textId="77777777" w:rsidR="00C26C45" w:rsidRPr="00116242" w:rsidRDefault="00C26C45" w:rsidP="00C26C45">
      <w:pPr>
        <w:pStyle w:val="Heading1"/>
      </w:pPr>
      <w:bookmarkStart w:id="14" w:name="_Toc462052214"/>
      <w:bookmarkStart w:id="15" w:name="_Toc478121034"/>
      <w:r w:rsidRPr="00116242">
        <w:t>Glossary</w:t>
      </w:r>
      <w:bookmarkEnd w:id="14"/>
      <w:bookmarkEnd w:id="15"/>
    </w:p>
    <w:tbl>
      <w:tblPr>
        <w:tblStyle w:val="GridTable4-Accent11"/>
        <w:tblW w:w="9558" w:type="dxa"/>
        <w:tblLook w:val="04A0" w:firstRow="1" w:lastRow="0" w:firstColumn="1" w:lastColumn="0" w:noHBand="0" w:noVBand="1"/>
      </w:tblPr>
      <w:tblGrid>
        <w:gridCol w:w="2178"/>
        <w:gridCol w:w="7380"/>
      </w:tblGrid>
      <w:tr w:rsidR="00C26C45" w:rsidRPr="00BD73CD" w14:paraId="7B6D16CA" w14:textId="77777777" w:rsidTr="00C26C4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4C45A179" w14:textId="77777777" w:rsidR="00C26C45" w:rsidRPr="00BD73CD" w:rsidRDefault="00C26C45" w:rsidP="00C26C45">
            <w:pPr>
              <w:rPr>
                <w:rFonts w:ascii="Calibri" w:hAnsi="Calibri"/>
                <w:color w:val="000000"/>
              </w:rPr>
            </w:pPr>
            <w:r>
              <w:rPr>
                <w:rFonts w:ascii="Calibri" w:hAnsi="Calibri"/>
                <w:color w:val="000000"/>
              </w:rPr>
              <w:t>Term</w:t>
            </w:r>
          </w:p>
        </w:tc>
        <w:tc>
          <w:tcPr>
            <w:tcW w:w="7380" w:type="dxa"/>
            <w:noWrap/>
          </w:tcPr>
          <w:p w14:paraId="26508E3A" w14:textId="77777777" w:rsidR="00C26C45" w:rsidRPr="00BD73CD" w:rsidRDefault="00C26C45" w:rsidP="00C26C45">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Description</w:t>
            </w:r>
          </w:p>
        </w:tc>
      </w:tr>
      <w:tr w:rsidR="00C26C45" w:rsidRPr="00BD73CD" w14:paraId="47F51184"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5BEC300" w14:textId="77777777" w:rsidR="00C26C45" w:rsidRPr="00BD73CD" w:rsidRDefault="00C26C45" w:rsidP="00C26C45">
            <w:pPr>
              <w:rPr>
                <w:rFonts w:ascii="Calibri" w:hAnsi="Calibri"/>
                <w:color w:val="000000"/>
              </w:rPr>
            </w:pPr>
            <w:r>
              <w:rPr>
                <w:rFonts w:ascii="Calibri" w:hAnsi="Calibri"/>
                <w:color w:val="000000"/>
              </w:rPr>
              <w:t>API</w:t>
            </w:r>
          </w:p>
        </w:tc>
        <w:tc>
          <w:tcPr>
            <w:tcW w:w="7380" w:type="dxa"/>
            <w:noWrap/>
          </w:tcPr>
          <w:p w14:paraId="224B908C" w14:textId="77777777" w:rsidR="00C26C45"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Application Program Interface</w:t>
            </w:r>
          </w:p>
        </w:tc>
      </w:tr>
      <w:tr w:rsidR="00C26C45" w:rsidRPr="00BD73CD" w14:paraId="19DB973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FADD9CF" w14:textId="77777777" w:rsidR="00C26C45" w:rsidRPr="00BD73CD" w:rsidRDefault="00C26C45" w:rsidP="00C26C45">
            <w:pPr>
              <w:rPr>
                <w:rFonts w:ascii="Calibri" w:hAnsi="Calibri"/>
                <w:color w:val="000000"/>
              </w:rPr>
            </w:pPr>
            <w:r w:rsidRPr="00BD73CD">
              <w:rPr>
                <w:rFonts w:ascii="Calibri" w:hAnsi="Calibri"/>
                <w:color w:val="000000"/>
              </w:rPr>
              <w:t>ASN.1</w:t>
            </w:r>
          </w:p>
        </w:tc>
        <w:tc>
          <w:tcPr>
            <w:tcW w:w="7380" w:type="dxa"/>
            <w:noWrap/>
          </w:tcPr>
          <w:p w14:paraId="6B89A06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57AC">
              <w:rPr>
                <w:rFonts w:ascii="Calibri" w:hAnsi="Calibri"/>
                <w:color w:val="000000"/>
              </w:rPr>
              <w:t>Abstract Syntax Notation One (ASN.1) is a standard and notation that describes rules and structures for representing, encoding, transmitting, and decoding data in telecommunications and computer networking</w:t>
            </w:r>
          </w:p>
        </w:tc>
      </w:tr>
      <w:tr w:rsidR="00C26C45" w:rsidRPr="00BD73CD" w14:paraId="1966B18A"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56B206F" w14:textId="77777777" w:rsidR="00C26C45" w:rsidRPr="00BD73CD" w:rsidRDefault="00C26C45" w:rsidP="00C26C45">
            <w:pPr>
              <w:rPr>
                <w:rFonts w:ascii="Calibri" w:hAnsi="Calibri"/>
                <w:color w:val="000000"/>
              </w:rPr>
            </w:pPr>
            <w:r w:rsidRPr="00BD73CD">
              <w:rPr>
                <w:rFonts w:ascii="Calibri" w:hAnsi="Calibri"/>
                <w:color w:val="000000"/>
              </w:rPr>
              <w:t>Git</w:t>
            </w:r>
          </w:p>
        </w:tc>
        <w:tc>
          <w:tcPr>
            <w:tcW w:w="7380" w:type="dxa"/>
            <w:noWrap/>
            <w:hideMark/>
          </w:tcPr>
          <w:p w14:paraId="49C804A3"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680932">
              <w:rPr>
                <w:rFonts w:ascii="Calibri" w:hAnsi="Calibri"/>
                <w:color w:val="000000"/>
              </w:rPr>
              <w:t xml:space="preserve">Git is a free and open source distributed version control system designed to handle everything from small to very large projects with speed and efficiency. </w:t>
            </w:r>
            <w:r>
              <w:rPr>
                <w:rFonts w:ascii="Calibri" w:hAnsi="Calibri"/>
                <w:color w:val="000000"/>
              </w:rPr>
              <w:t xml:space="preserve"> </w:t>
            </w:r>
            <w:hyperlink r:id="rId25" w:history="1">
              <w:r w:rsidRPr="00E609F1">
                <w:rPr>
                  <w:rStyle w:val="Hyperlink"/>
                  <w:rFonts w:ascii="Calibri" w:hAnsi="Calibri"/>
                </w:rPr>
                <w:t>https://git-scm.com/</w:t>
              </w:r>
            </w:hyperlink>
            <w:r>
              <w:rPr>
                <w:rFonts w:ascii="Calibri" w:hAnsi="Calibri"/>
                <w:color w:val="000000"/>
              </w:rPr>
              <w:t xml:space="preserve"> </w:t>
            </w:r>
          </w:p>
        </w:tc>
      </w:tr>
      <w:tr w:rsidR="00C26C45" w:rsidRPr="00BD73CD" w14:paraId="41F6C4CB"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DE5CE7" w14:textId="77777777" w:rsidR="00C26C45" w:rsidRPr="00BD73CD" w:rsidRDefault="00C26C45" w:rsidP="00C26C45">
            <w:pPr>
              <w:rPr>
                <w:rFonts w:ascii="Calibri" w:hAnsi="Calibri"/>
                <w:color w:val="000000"/>
              </w:rPr>
            </w:pPr>
            <w:r w:rsidRPr="00BD73CD">
              <w:rPr>
                <w:rFonts w:ascii="Calibri" w:hAnsi="Calibri"/>
                <w:color w:val="000000"/>
              </w:rPr>
              <w:t>JDK</w:t>
            </w:r>
          </w:p>
        </w:tc>
        <w:tc>
          <w:tcPr>
            <w:tcW w:w="7380" w:type="dxa"/>
            <w:noWrap/>
            <w:hideMark/>
          </w:tcPr>
          <w:p w14:paraId="179ECBA2"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Development Kit</w:t>
            </w:r>
          </w:p>
        </w:tc>
      </w:tr>
      <w:tr w:rsidR="00C26C45" w:rsidRPr="00BD73CD" w14:paraId="09A06945"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E86967" w14:textId="77777777" w:rsidR="00C26C45" w:rsidRPr="00BD73CD" w:rsidRDefault="00C26C45" w:rsidP="00C26C45">
            <w:pPr>
              <w:rPr>
                <w:rFonts w:ascii="Calibri" w:hAnsi="Calibri"/>
                <w:color w:val="000000"/>
              </w:rPr>
            </w:pPr>
            <w:r w:rsidRPr="00BD73CD">
              <w:rPr>
                <w:rFonts w:ascii="Calibri" w:hAnsi="Calibri"/>
                <w:color w:val="000000"/>
              </w:rPr>
              <w:t>JPO</w:t>
            </w:r>
          </w:p>
        </w:tc>
        <w:tc>
          <w:tcPr>
            <w:tcW w:w="7380" w:type="dxa"/>
            <w:noWrap/>
            <w:hideMark/>
          </w:tcPr>
          <w:p w14:paraId="19205D1A"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Joint Program Office</w:t>
            </w:r>
          </w:p>
        </w:tc>
      </w:tr>
      <w:tr w:rsidR="00C26C45" w:rsidRPr="00BD73CD" w14:paraId="5B8A3914"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9F31FBB" w14:textId="77777777" w:rsidR="00C26C45" w:rsidRPr="00BD73CD" w:rsidRDefault="00C26C45" w:rsidP="00C26C45">
            <w:pPr>
              <w:rPr>
                <w:rFonts w:ascii="Calibri" w:hAnsi="Calibri"/>
                <w:color w:val="000000"/>
              </w:rPr>
            </w:pPr>
            <w:r w:rsidRPr="00BD73CD">
              <w:rPr>
                <w:rFonts w:ascii="Calibri" w:hAnsi="Calibri"/>
                <w:color w:val="000000"/>
              </w:rPr>
              <w:t>JRE</w:t>
            </w:r>
          </w:p>
        </w:tc>
        <w:tc>
          <w:tcPr>
            <w:tcW w:w="7380" w:type="dxa"/>
            <w:noWrap/>
            <w:hideMark/>
          </w:tcPr>
          <w:p w14:paraId="2F153475"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Runtime Environment</w:t>
            </w:r>
          </w:p>
        </w:tc>
      </w:tr>
      <w:tr w:rsidR="00C26C45" w:rsidRPr="00BD73CD" w14:paraId="7999E76D"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0BCA688" w14:textId="77777777" w:rsidR="00C26C45" w:rsidRPr="00BD73CD" w:rsidRDefault="00C26C45" w:rsidP="00C26C45">
            <w:pPr>
              <w:rPr>
                <w:rFonts w:ascii="Calibri" w:hAnsi="Calibri"/>
                <w:color w:val="000000"/>
              </w:rPr>
            </w:pPr>
            <w:r w:rsidRPr="00BD73CD">
              <w:rPr>
                <w:rFonts w:ascii="Calibri" w:hAnsi="Calibri"/>
                <w:color w:val="000000"/>
              </w:rPr>
              <w:t>JVM</w:t>
            </w:r>
          </w:p>
        </w:tc>
        <w:tc>
          <w:tcPr>
            <w:tcW w:w="7380" w:type="dxa"/>
            <w:noWrap/>
            <w:hideMark/>
          </w:tcPr>
          <w:p w14:paraId="404D895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Java Virtual Machine</w:t>
            </w:r>
          </w:p>
        </w:tc>
      </w:tr>
      <w:tr w:rsidR="00C26C45" w:rsidRPr="00BD73CD" w14:paraId="07E04B3F"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20503C3B" w14:textId="77777777" w:rsidR="00C26C45" w:rsidRPr="00BD73CD" w:rsidRDefault="00C26C45" w:rsidP="00C26C45">
            <w:pPr>
              <w:rPr>
                <w:rFonts w:ascii="Calibri" w:hAnsi="Calibri"/>
                <w:color w:val="000000"/>
              </w:rPr>
            </w:pPr>
            <w:r w:rsidRPr="00BD73CD">
              <w:rPr>
                <w:rFonts w:ascii="Calibri" w:hAnsi="Calibri"/>
                <w:color w:val="000000"/>
              </w:rPr>
              <w:t>Kafka</w:t>
            </w:r>
          </w:p>
        </w:tc>
        <w:tc>
          <w:tcPr>
            <w:tcW w:w="7380" w:type="dxa"/>
            <w:noWrap/>
            <w:hideMark/>
          </w:tcPr>
          <w:p w14:paraId="4123722F"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A7F9B">
              <w:rPr>
                <w:rFonts w:ascii="Calibri" w:hAnsi="Calibri"/>
                <w:color w:val="000000"/>
              </w:rPr>
              <w:t>Apache Kafka is publish-subscribe messaging rethought as a distributed commit log.</w:t>
            </w:r>
          </w:p>
        </w:tc>
      </w:tr>
      <w:tr w:rsidR="00C26C45" w:rsidRPr="00BD73CD" w14:paraId="07B87F6C"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4BABA8BB" w14:textId="77777777" w:rsidR="00C26C45" w:rsidRPr="00BD73CD" w:rsidRDefault="00C26C45" w:rsidP="00C26C45">
            <w:pPr>
              <w:rPr>
                <w:rFonts w:ascii="Calibri" w:hAnsi="Calibri"/>
                <w:color w:val="000000"/>
              </w:rPr>
            </w:pPr>
            <w:r w:rsidRPr="00BD73CD">
              <w:rPr>
                <w:rFonts w:ascii="Calibri" w:hAnsi="Calibri"/>
                <w:color w:val="000000"/>
              </w:rPr>
              <w:t>POJO</w:t>
            </w:r>
          </w:p>
        </w:tc>
        <w:tc>
          <w:tcPr>
            <w:tcW w:w="7380" w:type="dxa"/>
            <w:noWrap/>
            <w:hideMark/>
          </w:tcPr>
          <w:p w14:paraId="1374ED1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Plain Old Java Object</w:t>
            </w:r>
          </w:p>
        </w:tc>
      </w:tr>
      <w:tr w:rsidR="00C26C45" w:rsidRPr="00BD73CD" w14:paraId="70664030"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C7DAB" w14:textId="77777777" w:rsidR="00C26C45" w:rsidRPr="00BD73CD" w:rsidRDefault="00C26C45" w:rsidP="00C26C45">
            <w:pPr>
              <w:rPr>
                <w:rFonts w:ascii="Calibri" w:hAnsi="Calibri"/>
                <w:color w:val="000000"/>
              </w:rPr>
            </w:pPr>
            <w:r>
              <w:rPr>
                <w:rFonts w:ascii="Calibri" w:hAnsi="Calibri"/>
                <w:color w:val="000000"/>
              </w:rPr>
              <w:t>SAE</w:t>
            </w:r>
          </w:p>
        </w:tc>
        <w:tc>
          <w:tcPr>
            <w:tcW w:w="7380" w:type="dxa"/>
            <w:noWrap/>
          </w:tcPr>
          <w:p w14:paraId="632DD58C" w14:textId="77777777" w:rsidR="00C26C45"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SAE International is a global association of more than 128,000 engineers and related technical experts in the aerospace, automotive and commercial-vehicle industries.</w:t>
            </w:r>
          </w:p>
        </w:tc>
      </w:tr>
      <w:tr w:rsidR="00C26C45" w:rsidRPr="00BD73CD" w14:paraId="566ABC39"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95399" w14:textId="77777777" w:rsidR="00C26C45" w:rsidRPr="00BD73CD" w:rsidRDefault="00C26C45" w:rsidP="00C26C45">
            <w:pPr>
              <w:rPr>
                <w:rFonts w:ascii="Calibri" w:hAnsi="Calibri"/>
                <w:color w:val="000000"/>
              </w:rPr>
            </w:pPr>
            <w:r>
              <w:rPr>
                <w:rFonts w:ascii="Calibri" w:hAnsi="Calibri"/>
                <w:color w:val="000000"/>
              </w:rPr>
              <w:t>J</w:t>
            </w:r>
            <w:r w:rsidRPr="00BD73CD">
              <w:rPr>
                <w:rFonts w:ascii="Calibri" w:hAnsi="Calibri"/>
                <w:color w:val="000000"/>
              </w:rPr>
              <w:t xml:space="preserve">2735 </w:t>
            </w:r>
          </w:p>
        </w:tc>
        <w:tc>
          <w:tcPr>
            <w:tcW w:w="7380" w:type="dxa"/>
            <w:noWrap/>
          </w:tcPr>
          <w:p w14:paraId="69C8C64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DF5D15">
              <w:rPr>
                <w:rFonts w:ascii="Calibri" w:hAnsi="Calibri"/>
                <w:color w:val="000000"/>
              </w:rPr>
              <w:t>This SAE Standard specifies a message set, and its data frames and data elements specifically for use by applications intended to utilize the 5.9 GHz Dedicated Short Range Communications for Wireless Access in Vehicular Environments (DSRC/WAVE, referenced in this document simply as “DSRC”), communications systems.</w:t>
            </w:r>
          </w:p>
        </w:tc>
      </w:tr>
      <w:tr w:rsidR="00C26C45" w:rsidRPr="00BD73CD" w14:paraId="18097B17"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57C3C646" w14:textId="77777777" w:rsidR="00C26C45" w:rsidRPr="00BD73CD" w:rsidRDefault="00C26C45" w:rsidP="00C26C45">
            <w:pPr>
              <w:rPr>
                <w:rFonts w:ascii="Calibri" w:hAnsi="Calibri"/>
                <w:color w:val="000000"/>
              </w:rPr>
            </w:pPr>
            <w:r w:rsidRPr="00BD73CD">
              <w:rPr>
                <w:rFonts w:ascii="Calibri" w:hAnsi="Calibri"/>
                <w:color w:val="000000"/>
              </w:rPr>
              <w:t>SCP</w:t>
            </w:r>
          </w:p>
        </w:tc>
        <w:tc>
          <w:tcPr>
            <w:tcW w:w="7380" w:type="dxa"/>
            <w:noWrap/>
            <w:hideMark/>
          </w:tcPr>
          <w:p w14:paraId="0C9A570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Secure Copy</w:t>
            </w:r>
          </w:p>
        </w:tc>
      </w:tr>
      <w:tr w:rsidR="00C26C45" w:rsidRPr="00BD73CD" w14:paraId="3CC43A00"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3860AA6" w14:textId="77777777" w:rsidR="00C26C45" w:rsidRPr="00BD73CD" w:rsidRDefault="00C26C45" w:rsidP="00C26C45">
            <w:pPr>
              <w:rPr>
                <w:rFonts w:ascii="Calibri" w:hAnsi="Calibri"/>
                <w:color w:val="000000"/>
              </w:rPr>
            </w:pPr>
            <w:r w:rsidRPr="00BD73CD">
              <w:rPr>
                <w:rFonts w:ascii="Calibri" w:hAnsi="Calibri"/>
                <w:color w:val="000000"/>
              </w:rPr>
              <w:t>SDW</w:t>
            </w:r>
          </w:p>
        </w:tc>
        <w:tc>
          <w:tcPr>
            <w:tcW w:w="7380" w:type="dxa"/>
            <w:noWrap/>
            <w:hideMark/>
          </w:tcPr>
          <w:p w14:paraId="48533FD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Situation Data Warehouse</w:t>
            </w:r>
          </w:p>
        </w:tc>
      </w:tr>
      <w:tr w:rsidR="00C26C45" w:rsidRPr="00BD73CD" w14:paraId="28028B86"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0A1D859" w14:textId="04039C77" w:rsidR="00C26C45" w:rsidRPr="00BD73CD" w:rsidRDefault="00C26C45" w:rsidP="00C26C45">
            <w:pPr>
              <w:rPr>
                <w:rFonts w:ascii="Calibri" w:hAnsi="Calibri"/>
                <w:color w:val="000000"/>
              </w:rPr>
            </w:pPr>
            <w:r>
              <w:rPr>
                <w:rFonts w:ascii="Calibri" w:hAnsi="Calibri"/>
                <w:color w:val="000000"/>
              </w:rPr>
              <w:t>TIM</w:t>
            </w:r>
          </w:p>
        </w:tc>
        <w:tc>
          <w:tcPr>
            <w:tcW w:w="7380" w:type="dxa"/>
            <w:noWrap/>
            <w:hideMark/>
          </w:tcPr>
          <w:p w14:paraId="4BF5992F" w14:textId="32C9F16B"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Traveler Information Message</w:t>
            </w:r>
          </w:p>
        </w:tc>
      </w:tr>
      <w:tr w:rsidR="00C26C45" w:rsidRPr="00BD73CD" w14:paraId="08640CD3"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4AF594B" w14:textId="77777777" w:rsidR="00C26C45" w:rsidRPr="00BD73CD" w:rsidRDefault="00C26C45" w:rsidP="00C26C45">
            <w:pPr>
              <w:rPr>
                <w:rFonts w:ascii="Calibri" w:hAnsi="Calibri"/>
                <w:color w:val="000000"/>
              </w:rPr>
            </w:pPr>
            <w:r w:rsidRPr="00BD73CD">
              <w:rPr>
                <w:rFonts w:ascii="Calibri" w:hAnsi="Calibri"/>
                <w:color w:val="000000"/>
              </w:rPr>
              <w:t>US</w:t>
            </w:r>
            <w:r>
              <w:rPr>
                <w:rFonts w:ascii="Calibri" w:hAnsi="Calibri"/>
                <w:color w:val="000000"/>
              </w:rPr>
              <w:t xml:space="preserve"> </w:t>
            </w:r>
            <w:r w:rsidRPr="00BD73CD">
              <w:rPr>
                <w:rFonts w:ascii="Calibri" w:hAnsi="Calibri"/>
                <w:color w:val="000000"/>
              </w:rPr>
              <w:t>DOT</w:t>
            </w:r>
          </w:p>
        </w:tc>
        <w:tc>
          <w:tcPr>
            <w:tcW w:w="7380" w:type="dxa"/>
            <w:noWrap/>
            <w:hideMark/>
          </w:tcPr>
          <w:p w14:paraId="56013BE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Unites States Department of Transportation</w:t>
            </w:r>
          </w:p>
        </w:tc>
      </w:tr>
      <w:tr w:rsidR="00C26C45" w:rsidRPr="00BD73CD" w14:paraId="354616B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7374D51" w14:textId="77777777" w:rsidR="00C26C45" w:rsidRPr="00BD73CD" w:rsidRDefault="00C26C45" w:rsidP="00C26C45">
            <w:pPr>
              <w:rPr>
                <w:rFonts w:ascii="Calibri" w:hAnsi="Calibri"/>
                <w:color w:val="000000"/>
              </w:rPr>
            </w:pPr>
            <w:r w:rsidRPr="00BD73CD">
              <w:rPr>
                <w:rFonts w:ascii="Calibri" w:hAnsi="Calibri"/>
                <w:color w:val="000000"/>
              </w:rPr>
              <w:t>WebSocket</w:t>
            </w:r>
          </w:p>
        </w:tc>
        <w:tc>
          <w:tcPr>
            <w:tcW w:w="7380" w:type="dxa"/>
            <w:noWrap/>
          </w:tcPr>
          <w:p w14:paraId="0F9DD6CC"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WebSocket is designed to be implemented in web browsers and web servers, but it can be used by any client or server application. The WebSocket Protocol is an independent TCP-based protocol. Its only relationship to HTTP is that its handshake is interpreted by HTTP servers as an Upgrade request.</w:t>
            </w:r>
          </w:p>
        </w:tc>
      </w:tr>
      <w:tr w:rsidR="00C26C45" w:rsidRPr="00BD73CD" w14:paraId="412CA948"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31E51D41" w14:textId="77777777" w:rsidR="00C26C45" w:rsidRPr="00BD73CD" w:rsidRDefault="00C26C45" w:rsidP="00C26C45">
            <w:pPr>
              <w:rPr>
                <w:rFonts w:ascii="Calibri" w:hAnsi="Calibri"/>
                <w:color w:val="000000"/>
              </w:rPr>
            </w:pPr>
            <w:r w:rsidRPr="00BD73CD">
              <w:rPr>
                <w:rFonts w:ascii="Calibri" w:hAnsi="Calibri"/>
                <w:color w:val="000000"/>
              </w:rPr>
              <w:t>ZooKeeper</w:t>
            </w:r>
          </w:p>
        </w:tc>
        <w:tc>
          <w:tcPr>
            <w:tcW w:w="7380" w:type="dxa"/>
            <w:noWrap/>
          </w:tcPr>
          <w:p w14:paraId="3DA01404"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7F295B">
              <w:rPr>
                <w:rFonts w:ascii="Calibri" w:hAnsi="Calibri"/>
                <w:color w:val="000000"/>
              </w:rPr>
              <w:t>Apache ZooKeeper</w:t>
            </w:r>
            <w:r>
              <w:rPr>
                <w:rFonts w:ascii="Calibri" w:hAnsi="Calibri"/>
                <w:color w:val="000000"/>
              </w:rPr>
              <w:t xml:space="preserve"> </w:t>
            </w:r>
            <w:r w:rsidRPr="007F295B">
              <w:rPr>
                <w:rFonts w:ascii="Calibri" w:hAnsi="Calibri"/>
                <w:color w:val="000000"/>
              </w:rPr>
              <w:t>is a centralized service for maintaining configuration information, naming, providing distributed synchronization, and providing group services.</w:t>
            </w:r>
          </w:p>
        </w:tc>
      </w:tr>
    </w:tbl>
    <w:p w14:paraId="6967021A" w14:textId="77777777" w:rsidR="00C26C45" w:rsidRDefault="00C26C45" w:rsidP="00C26C45">
      <w:pPr>
        <w:spacing w:before="4320" w:line="276" w:lineRule="auto"/>
        <w:jc w:val="center"/>
      </w:pPr>
    </w:p>
    <w:p w14:paraId="2FC87C35" w14:textId="77777777" w:rsidR="00C26C45" w:rsidRDefault="00C26C45" w:rsidP="00C26C45">
      <w:pPr>
        <w:spacing w:before="4320" w:line="276" w:lineRule="auto"/>
        <w:jc w:val="center"/>
      </w:pPr>
    </w:p>
    <w:p w14:paraId="3951D226" w14:textId="77777777" w:rsidR="00C26C45" w:rsidRPr="00F422B3" w:rsidRDefault="00C26C45" w:rsidP="00C26C45">
      <w:pPr>
        <w:spacing w:before="4320" w:line="276" w:lineRule="auto"/>
        <w:jc w:val="center"/>
      </w:pPr>
      <w:r w:rsidRPr="00F422B3">
        <w:t>This page intentionally left blank</w:t>
      </w:r>
    </w:p>
    <w:p w14:paraId="12F7CDEE" w14:textId="77777777" w:rsidR="00C26C45" w:rsidRPr="00F73ACA" w:rsidRDefault="00C26C45" w:rsidP="00C26C45"/>
    <w:p w14:paraId="47A3D9EF" w14:textId="77777777" w:rsidR="00C26C45" w:rsidRDefault="00C26C45" w:rsidP="00C26C45"/>
    <w:p w14:paraId="73EC81AF" w14:textId="77777777" w:rsidR="00C26C45" w:rsidRDefault="00C26C45" w:rsidP="00C26C45"/>
    <w:p w14:paraId="53380AF0" w14:textId="77777777" w:rsidR="00C26C45" w:rsidRDefault="00C26C45" w:rsidP="00C26C45"/>
    <w:p w14:paraId="2808767A" w14:textId="77777777" w:rsidR="00C26C45" w:rsidRDefault="00C26C45" w:rsidP="00C26C45"/>
    <w:p w14:paraId="67B5DF44" w14:textId="77777777" w:rsidR="00C26C45" w:rsidRDefault="00C26C45" w:rsidP="00C26C45"/>
    <w:p w14:paraId="47430F57" w14:textId="77777777" w:rsidR="00C26C45" w:rsidRDefault="00C26C45" w:rsidP="00C26C45"/>
    <w:p w14:paraId="72B05C10" w14:textId="77777777" w:rsidR="00C26C45" w:rsidRDefault="00C26C45" w:rsidP="00C26C45"/>
    <w:p w14:paraId="72C8BB62" w14:textId="77777777" w:rsidR="00C26C45" w:rsidRPr="00F73ACA" w:rsidRDefault="00C26C45" w:rsidP="00C26C45"/>
    <w:p w14:paraId="19C99C42" w14:textId="68DCF873" w:rsidR="00C26C45" w:rsidRDefault="00C26C45" w:rsidP="00C26C45">
      <w:pPr>
        <w:pStyle w:val="Heading1"/>
      </w:pPr>
      <w:bookmarkStart w:id="16" w:name="_Toc462052215"/>
      <w:bookmarkStart w:id="17" w:name="_Toc478121035"/>
      <w:r>
        <w:t xml:space="preserve">ODE </w:t>
      </w:r>
      <w:r w:rsidRPr="008F6528">
        <w:t>DEVELOPMENT ENVIRONMENT</w:t>
      </w:r>
      <w:bookmarkEnd w:id="16"/>
      <w:bookmarkEnd w:id="17"/>
    </w:p>
    <w:p w14:paraId="667C5AFA" w14:textId="52EF58AC" w:rsidR="00C26C45" w:rsidRPr="006222B8" w:rsidRDefault="00C26C45" w:rsidP="00C26C45">
      <w:pPr>
        <w:pStyle w:val="Heading2"/>
      </w:pPr>
      <w:bookmarkStart w:id="18" w:name="_Toc462052216"/>
      <w:bookmarkStart w:id="19" w:name="_Toc478121036"/>
      <w:r>
        <w:t>J</w:t>
      </w:r>
      <w:r w:rsidRPr="002F7470">
        <w:t>ava Development Tools</w:t>
      </w:r>
      <w:bookmarkEnd w:id="18"/>
      <w:bookmarkEnd w:id="19"/>
    </w:p>
    <w:p w14:paraId="4BBB2234" w14:textId="77777777" w:rsidR="00C26C45" w:rsidRDefault="00C26C45" w:rsidP="00C26C45">
      <w:r>
        <w:t xml:space="preserve">The ODE </w:t>
      </w:r>
      <w:r w:rsidRPr="00A72BA0">
        <w:t>team</w:t>
      </w:r>
      <w:r>
        <w:t xml:space="preserve"> uses Java as the primary programming language. </w:t>
      </w:r>
    </w:p>
    <w:p w14:paraId="651C089E" w14:textId="77777777" w:rsidR="00C26C45" w:rsidRDefault="00C26C45" w:rsidP="00C26C45">
      <w:r w:rsidRPr="006E0AB4">
        <w:t>Tools</w:t>
      </w:r>
      <w:r>
        <w:t>: </w:t>
      </w:r>
    </w:p>
    <w:p w14:paraId="7F838C88" w14:textId="77777777" w:rsidR="00C26C45" w:rsidRDefault="00C26C45" w:rsidP="006820F5">
      <w:pPr>
        <w:numPr>
          <w:ilvl w:val="0"/>
          <w:numId w:val="5"/>
        </w:numPr>
        <w:spacing w:before="100" w:beforeAutospacing="1" w:after="100" w:afterAutospacing="1" w:line="240" w:lineRule="auto"/>
      </w:pPr>
      <w:r>
        <w:t>Java</w:t>
      </w:r>
    </w:p>
    <w:p w14:paraId="74B33643" w14:textId="77777777" w:rsidR="00C26C45" w:rsidRDefault="00C26C45" w:rsidP="006820F5">
      <w:pPr>
        <w:numPr>
          <w:ilvl w:val="0"/>
          <w:numId w:val="5"/>
        </w:numPr>
        <w:spacing w:before="100" w:beforeAutospacing="1" w:after="100" w:afterAutospacing="1" w:line="240" w:lineRule="auto"/>
      </w:pPr>
      <w:r>
        <w:t>Eclipse IDE</w:t>
      </w:r>
    </w:p>
    <w:p w14:paraId="17208378" w14:textId="55604CD0" w:rsidR="00C26C45" w:rsidRDefault="00C26C45" w:rsidP="006820F5">
      <w:pPr>
        <w:numPr>
          <w:ilvl w:val="0"/>
          <w:numId w:val="5"/>
        </w:numPr>
        <w:spacing w:before="100" w:beforeAutospacing="1" w:after="100" w:afterAutospacing="1" w:line="240" w:lineRule="auto"/>
      </w:pPr>
      <w:r>
        <w:t>Git</w:t>
      </w:r>
    </w:p>
    <w:p w14:paraId="1A35A818" w14:textId="77777777" w:rsidR="00C26C45" w:rsidRDefault="00C26C45" w:rsidP="006820F5">
      <w:pPr>
        <w:numPr>
          <w:ilvl w:val="0"/>
          <w:numId w:val="5"/>
        </w:numPr>
        <w:spacing w:before="100" w:beforeAutospacing="1" w:after="100" w:afterAutospacing="1" w:line="240" w:lineRule="auto"/>
      </w:pPr>
      <w:r>
        <w:t>Maven</w:t>
      </w:r>
    </w:p>
    <w:p w14:paraId="71C61534" w14:textId="18E25F4D" w:rsidR="00C26C45" w:rsidRDefault="00C26C45" w:rsidP="006820F5">
      <w:pPr>
        <w:numPr>
          <w:ilvl w:val="0"/>
          <w:numId w:val="5"/>
        </w:numPr>
        <w:spacing w:before="100" w:beforeAutospacing="1" w:after="100" w:afterAutospacing="1" w:line="240" w:lineRule="auto"/>
      </w:pPr>
      <w:r>
        <w:t xml:space="preserve">GitHub: </w:t>
      </w:r>
      <w:hyperlink r:id="rId26" w:history="1">
        <w:r w:rsidRPr="00F14CE2">
          <w:rPr>
            <w:rStyle w:val="Hyperlink"/>
          </w:rPr>
          <w:t>https://github.com/usdot-jpo-ode/jpo-ode</w:t>
        </w:r>
      </w:hyperlink>
    </w:p>
    <w:p w14:paraId="177E6F06" w14:textId="40EE1ECA" w:rsidR="00C26C45" w:rsidRPr="00176E93" w:rsidRDefault="00C26C45" w:rsidP="00C26C45">
      <w:pPr>
        <w:pStyle w:val="Heading2"/>
      </w:pPr>
      <w:bookmarkStart w:id="20" w:name="_Toc462052217"/>
      <w:bookmarkStart w:id="21" w:name="_Toc478121037"/>
      <w:r w:rsidRPr="00176E93">
        <w:t>Java</w:t>
      </w:r>
      <w:bookmarkEnd w:id="20"/>
      <w:bookmarkEnd w:id="21"/>
    </w:p>
    <w:p w14:paraId="6875E589" w14:textId="77777777" w:rsidR="00C26C45" w:rsidRDefault="00C26C45" w:rsidP="00C26C45">
      <w:r>
        <w:t>Install Java Development Kit (JDK) 1.8</w:t>
      </w:r>
    </w:p>
    <w:p w14:paraId="0DF3A6FE" w14:textId="77777777" w:rsidR="00C26C45" w:rsidRDefault="00D6784D" w:rsidP="00C26C45">
      <w:pPr>
        <w:pStyle w:val="NormalWeb"/>
      </w:pPr>
      <w:hyperlink r:id="rId27" w:history="1">
        <w:r w:rsidR="00C26C45" w:rsidRPr="00201694">
          <w:rPr>
            <w:rStyle w:val="Hyperlink"/>
          </w:rPr>
          <w:t>http://www.oracle.com/technetwork/java/javase/downloads/jdk8-downloads-2133151.html</w:t>
        </w:r>
      </w:hyperlink>
    </w:p>
    <w:p w14:paraId="575A192A" w14:textId="6DDBBE0E" w:rsidR="00C26C45" w:rsidRPr="00176E93" w:rsidRDefault="00C26C45" w:rsidP="00C26C45">
      <w:pPr>
        <w:pStyle w:val="Heading2"/>
      </w:pPr>
      <w:bookmarkStart w:id="22" w:name="_Toc462052218"/>
      <w:bookmarkStart w:id="23" w:name="_Toc478121038"/>
      <w:r w:rsidRPr="00176E93">
        <w:t>Eclipse IDE</w:t>
      </w:r>
      <w:bookmarkEnd w:id="22"/>
      <w:bookmarkEnd w:id="23"/>
    </w:p>
    <w:p w14:paraId="3684579F" w14:textId="77777777" w:rsidR="00C26C45" w:rsidRDefault="00C26C45" w:rsidP="00C26C45">
      <w:r>
        <w:t xml:space="preserve">Download and install Eclipse. </w:t>
      </w:r>
    </w:p>
    <w:p w14:paraId="0E222FCE" w14:textId="77777777" w:rsidR="00C26C45" w:rsidRDefault="00D6784D" w:rsidP="00C26C45">
      <w:pPr>
        <w:pStyle w:val="NormalWeb"/>
      </w:pPr>
      <w:hyperlink r:id="rId28" w:history="1">
        <w:r w:rsidR="00C26C45" w:rsidRPr="00201694">
          <w:rPr>
            <w:rStyle w:val="Hyperlink"/>
          </w:rPr>
          <w:t>https://eclipse.org</w:t>
        </w:r>
      </w:hyperlink>
    </w:p>
    <w:p w14:paraId="5090986C" w14:textId="77777777" w:rsidR="00C26C45" w:rsidRDefault="00C26C45" w:rsidP="00C26C45">
      <w:r>
        <w:t>Configure Eclipse to use Java 1.8 JDK. Local installation of Tomcat can integrate with Eclipse and can help with prototyping or debugging the application. </w:t>
      </w:r>
    </w:p>
    <w:p w14:paraId="563455FA" w14:textId="7D6A2316" w:rsidR="00C26C45" w:rsidRPr="00176E93" w:rsidRDefault="00C26C45" w:rsidP="00C26C45">
      <w:pPr>
        <w:pStyle w:val="Heading2"/>
      </w:pPr>
      <w:bookmarkStart w:id="24" w:name="_Toc462052219"/>
      <w:bookmarkStart w:id="25" w:name="_Toc478121039"/>
      <w:r>
        <w:t>M</w:t>
      </w:r>
      <w:r w:rsidRPr="00176E93">
        <w:t>aven</w:t>
      </w:r>
      <w:bookmarkEnd w:id="24"/>
      <w:bookmarkEnd w:id="25"/>
    </w:p>
    <w:p w14:paraId="4562954F" w14:textId="16FBA4F9" w:rsidR="00C26C45" w:rsidRPr="00936659" w:rsidRDefault="00C26C45" w:rsidP="00C26C45">
      <w:r>
        <w:t>Maven is a build and dependency management tool. </w:t>
      </w:r>
      <w:r w:rsidR="00C27C89">
        <w:t>It is recommended that a Maven plug-in is installed with your IDE so that your IDE is Maven "aware". Newer versions of eclipse (Luna and later versions) comes pre-installed with a Maven plug-in. </w:t>
      </w:r>
    </w:p>
    <w:p w14:paraId="30D3437E" w14:textId="77777777" w:rsidR="00C26C45" w:rsidRPr="004244BE" w:rsidRDefault="00C26C45" w:rsidP="00C26C45">
      <w:r w:rsidRPr="004244BE">
        <w:t xml:space="preserve">Download and install Maven: </w:t>
      </w:r>
      <w:hyperlink r:id="rId29" w:history="1">
        <w:r w:rsidRPr="004244BE">
          <w:rPr>
            <w:rStyle w:val="Hyperlink"/>
          </w:rPr>
          <w:t>https://maven.apache.org/</w:t>
        </w:r>
      </w:hyperlink>
    </w:p>
    <w:p w14:paraId="59ADFF38" w14:textId="74DDA926" w:rsidR="00C26C45" w:rsidRDefault="00ED0E13" w:rsidP="00C26C45">
      <w:pPr>
        <w:pStyle w:val="Heading2"/>
      </w:pPr>
      <w:bookmarkStart w:id="26" w:name="_Toc462052236"/>
      <w:bookmarkStart w:id="27" w:name="_Toc478121040"/>
      <w:r>
        <w:t>Git</w:t>
      </w:r>
      <w:r w:rsidR="00C26C45" w:rsidRPr="00D76B4F">
        <w:t xml:space="preserve"> Version Control</w:t>
      </w:r>
      <w:bookmarkEnd w:id="26"/>
      <w:bookmarkEnd w:id="27"/>
    </w:p>
    <w:p w14:paraId="0324E874" w14:textId="77777777" w:rsidR="00C26C45" w:rsidRDefault="00C26C45" w:rsidP="00C26C45">
      <w:r>
        <w:t xml:space="preserve">The ODE software is maintained and version controlled using GIT version control system. </w:t>
      </w:r>
    </w:p>
    <w:p w14:paraId="39F66D34" w14:textId="77777777" w:rsidR="00C26C45" w:rsidRDefault="00C26C45" w:rsidP="00C26C45">
      <w:r>
        <w:t>Recommend clients:</w:t>
      </w:r>
    </w:p>
    <w:p w14:paraId="3DC82D2C" w14:textId="77777777" w:rsidR="00C26C45" w:rsidRDefault="00C26C45" w:rsidP="006820F5">
      <w:pPr>
        <w:numPr>
          <w:ilvl w:val="0"/>
          <w:numId w:val="7"/>
        </w:numPr>
        <w:spacing w:before="100" w:beforeAutospacing="1" w:after="100" w:afterAutospacing="1" w:line="240" w:lineRule="auto"/>
      </w:pPr>
      <w:r>
        <w:lastRenderedPageBreak/>
        <w:t>Tortoise Git</w:t>
      </w:r>
    </w:p>
    <w:p w14:paraId="4379D431" w14:textId="77777777" w:rsidR="00C26C45" w:rsidRDefault="00C26C45" w:rsidP="006820F5">
      <w:pPr>
        <w:numPr>
          <w:ilvl w:val="0"/>
          <w:numId w:val="7"/>
        </w:numPr>
        <w:spacing w:before="100" w:beforeAutospacing="1" w:after="100" w:afterAutospacing="1" w:line="240" w:lineRule="auto"/>
      </w:pPr>
      <w:r>
        <w:t>Source Tree</w:t>
      </w:r>
    </w:p>
    <w:p w14:paraId="33CE2229" w14:textId="6F338C7D" w:rsidR="00C26C45" w:rsidRDefault="00C26C45" w:rsidP="006820F5">
      <w:pPr>
        <w:numPr>
          <w:ilvl w:val="0"/>
          <w:numId w:val="7"/>
        </w:numPr>
        <w:spacing w:before="100" w:beforeAutospacing="1" w:after="100" w:afterAutospacing="1" w:line="240" w:lineRule="auto"/>
      </w:pPr>
      <w:r>
        <w:t xml:space="preserve">GitHub Windows </w:t>
      </w:r>
      <w:r w:rsidR="00C27C89">
        <w:t xml:space="preserve">Desktop </w:t>
      </w:r>
      <w:r>
        <w:t>App</w:t>
      </w:r>
      <w:r w:rsidR="00C27C89">
        <w:t>lication</w:t>
      </w:r>
    </w:p>
    <w:p w14:paraId="060147E1" w14:textId="77777777" w:rsidR="00C26C45" w:rsidRDefault="00C26C45" w:rsidP="006820F5">
      <w:pPr>
        <w:numPr>
          <w:ilvl w:val="0"/>
          <w:numId w:val="7"/>
        </w:numPr>
        <w:spacing w:before="100" w:beforeAutospacing="1" w:after="100" w:afterAutospacing="1" w:line="240" w:lineRule="auto"/>
      </w:pPr>
      <w:r>
        <w:t>Git Extensions</w:t>
      </w:r>
    </w:p>
    <w:p w14:paraId="7A2F3310" w14:textId="11223535" w:rsidR="00C26C45" w:rsidRDefault="00C26C45" w:rsidP="00C26C45">
      <w:r>
        <w:t xml:space="preserve">It is recommended that GIT plug-ins are installed with </w:t>
      </w:r>
      <w:r w:rsidR="00C27C89">
        <w:t>your IDE so that your IDE is Git</w:t>
      </w:r>
      <w:r>
        <w:t xml:space="preserve"> "aware". </w:t>
      </w:r>
      <w:r w:rsidR="00C27C89">
        <w:t>Newer versions of eclipse (Luna and later versions) comes pre-installed with a Git plug-in. </w:t>
      </w:r>
    </w:p>
    <w:p w14:paraId="66C1D469" w14:textId="1610E01E" w:rsidR="00C26C45" w:rsidRDefault="00C26C45" w:rsidP="00A91E21">
      <w:pPr>
        <w:pStyle w:val="Heading2"/>
      </w:pPr>
      <w:bookmarkStart w:id="28" w:name="_Toc462052238"/>
      <w:bookmarkStart w:id="29" w:name="_Toc478121041"/>
      <w:r w:rsidRPr="003213A4">
        <w:t>Build</w:t>
      </w:r>
      <w:r w:rsidR="00ED0E13">
        <w:t>ing</w:t>
      </w:r>
      <w:r w:rsidRPr="003213A4">
        <w:t xml:space="preserve"> </w:t>
      </w:r>
      <w:bookmarkEnd w:id="28"/>
      <w:r w:rsidR="00C110E9">
        <w:t xml:space="preserve">ODE </w:t>
      </w:r>
      <w:r w:rsidR="00ED0E13">
        <w:t>Software Artifacts</w:t>
      </w:r>
      <w:bookmarkEnd w:id="29"/>
    </w:p>
    <w:p w14:paraId="34FEA9B8" w14:textId="78CE7B95" w:rsidR="00C26C45" w:rsidRDefault="00C110E9" w:rsidP="00C26C45">
      <w:r>
        <w:t>The ODE source code is maintained in two separate Git repositories.</w:t>
      </w:r>
    </w:p>
    <w:p w14:paraId="22A023BB" w14:textId="319C9D88" w:rsidR="00C110E9" w:rsidRDefault="00C110E9" w:rsidP="006820F5">
      <w:pPr>
        <w:pStyle w:val="ListParagraph"/>
        <w:numPr>
          <w:ilvl w:val="0"/>
          <w:numId w:val="15"/>
        </w:numPr>
      </w:pPr>
      <w:r>
        <w:t xml:space="preserve">The public Git repository, </w:t>
      </w:r>
      <w:hyperlink r:id="rId30" w:history="1">
        <w:r w:rsidRPr="00F14CE2">
          <w:rPr>
            <w:rStyle w:val="Hyperlink"/>
          </w:rPr>
          <w:t>https://github.com/usdot-jpo-ode/jpo-ode</w:t>
        </w:r>
      </w:hyperlink>
      <w:r>
        <w:t>, houses the entirety of the JPO ODE open-source software source code.</w:t>
      </w:r>
    </w:p>
    <w:p w14:paraId="47B794D8" w14:textId="77777777" w:rsidR="00284505" w:rsidRDefault="00C110E9" w:rsidP="006820F5">
      <w:pPr>
        <w:pStyle w:val="ListParagraph"/>
        <w:numPr>
          <w:ilvl w:val="0"/>
          <w:numId w:val="15"/>
        </w:numPr>
      </w:pPr>
      <w:r>
        <w:t xml:space="preserve">The private Git repository, </w:t>
      </w:r>
      <w:hyperlink r:id="rId31" w:history="1">
        <w:r w:rsidRPr="00F14CE2">
          <w:rPr>
            <w:rStyle w:val="Hyperlink"/>
          </w:rPr>
          <w:t>https://bitbucket.org/usdot-jpo-ode/jpo-ode-private</w:t>
        </w:r>
      </w:hyperlink>
      <w:r>
        <w:t>, holds the components of the software that may be proprietary and/or hold commercial license and therefore not permitted to be open to public use.</w:t>
      </w:r>
    </w:p>
    <w:p w14:paraId="510E9854" w14:textId="2481A16D" w:rsidR="00C26C45" w:rsidRDefault="008E2CCA" w:rsidP="008E2CCA">
      <w:pPr>
        <w:pStyle w:val="Heading3"/>
      </w:pPr>
      <w:bookmarkStart w:id="30" w:name="_Toc478121042"/>
      <w:r>
        <w:t xml:space="preserve">Open-Source </w:t>
      </w:r>
      <w:r w:rsidR="007038D0">
        <w:t>Repository</w:t>
      </w:r>
      <w:bookmarkEnd w:id="30"/>
    </w:p>
    <w:p w14:paraId="6F3A1C39" w14:textId="354862D7" w:rsidR="00C26C45" w:rsidRDefault="00C26C45" w:rsidP="00C26C45">
      <w:r>
        <w:t>The ODE deployment artifact</w:t>
      </w:r>
      <w:r w:rsidR="0007235D">
        <w:t xml:space="preserve"> </w:t>
      </w:r>
      <w:r w:rsidR="008E2CCA">
        <w:t xml:space="preserve">consists of </w:t>
      </w:r>
      <w:r w:rsidR="0007235D">
        <w:t xml:space="preserve">one of more jar files </w:t>
      </w:r>
      <w:r w:rsidR="008E2CCA">
        <w:t>that make up the collection of software modules and service components</w:t>
      </w:r>
      <w:r w:rsidR="0007235D">
        <w:t xml:space="preserve">. Initially, there will be only one </w:t>
      </w:r>
      <w:r w:rsidR="008E2CCA">
        <w:t xml:space="preserve">executable </w:t>
      </w:r>
      <w:r w:rsidR="0007235D">
        <w:t xml:space="preserve">jar file </w:t>
      </w:r>
      <w:r w:rsidR="008E2CCA">
        <w:t xml:space="preserve">(one micros service) </w:t>
      </w:r>
      <w:r w:rsidR="0007235D">
        <w:t xml:space="preserve">but in the future as the ODE functionality expands it is envisioned that additional services be introduced in separate jar files. </w:t>
      </w:r>
      <w:r w:rsidR="008E2CCA">
        <w:t xml:space="preserve">Each service component jar file will be a standalone “uber-jar” that contains all necessary dependent jar files. </w:t>
      </w:r>
      <w:r w:rsidR="0007235D">
        <w:t>The jar file will be deployable to a physical or virtual server as well as within a Docker container.</w:t>
      </w:r>
    </w:p>
    <w:p w14:paraId="0A54F6FF" w14:textId="69FE84F5" w:rsidR="002534D5" w:rsidRDefault="002534D5" w:rsidP="00C26C45">
      <w:r>
        <w:t>The following components make up the JPO ODE software:</w:t>
      </w:r>
    </w:p>
    <w:p w14:paraId="78943D3F" w14:textId="52C30670" w:rsidR="002534D5" w:rsidRDefault="002534D5" w:rsidP="006820F5">
      <w:pPr>
        <w:pStyle w:val="ListParagraph"/>
        <w:numPr>
          <w:ilvl w:val="0"/>
          <w:numId w:val="16"/>
        </w:numPr>
      </w:pPr>
      <w:r>
        <w:t>jpo-ode-common: this component contains all the common classes used by other jpo-ode component</w:t>
      </w:r>
      <w:r w:rsidR="00671FAC">
        <w:t xml:space="preserve">s. </w:t>
      </w:r>
      <w:r w:rsidR="00671FAC" w:rsidRPr="00671FAC">
        <w:rPr>
          <w:i/>
        </w:rPr>
        <w:t>This component is the lowest common denominator and never depend</w:t>
      </w:r>
      <w:r w:rsidR="00671FAC">
        <w:rPr>
          <w:i/>
        </w:rPr>
        <w:t>s</w:t>
      </w:r>
      <w:r w:rsidR="00671FAC" w:rsidRPr="00671FAC">
        <w:rPr>
          <w:i/>
        </w:rPr>
        <w:t xml:space="preserve"> on any other jpo-ode component.</w:t>
      </w:r>
    </w:p>
    <w:p w14:paraId="56216276" w14:textId="440ED425" w:rsidR="00671FAC" w:rsidRDefault="00671FAC" w:rsidP="006820F5">
      <w:pPr>
        <w:pStyle w:val="ListParagraph"/>
        <w:numPr>
          <w:ilvl w:val="0"/>
          <w:numId w:val="16"/>
        </w:numPr>
      </w:pPr>
      <w:r>
        <w:t>jpo-ode-core: this component contains the core functions carried out by the jpo-ode.</w:t>
      </w:r>
    </w:p>
    <w:p w14:paraId="31C89F02" w14:textId="2A167634" w:rsidR="00671FAC" w:rsidRDefault="00671FAC" w:rsidP="006820F5">
      <w:pPr>
        <w:pStyle w:val="ListParagraph"/>
        <w:numPr>
          <w:ilvl w:val="0"/>
          <w:numId w:val="16"/>
        </w:numPr>
      </w:pPr>
      <w:r>
        <w:t>jpo-ode-plugins: this component contains the plug-in modules.</w:t>
      </w:r>
    </w:p>
    <w:p w14:paraId="3F689485" w14:textId="2FC6C9D7" w:rsidR="00671FAC" w:rsidRDefault="00671FAC" w:rsidP="006820F5">
      <w:pPr>
        <w:pStyle w:val="ListParagraph"/>
        <w:numPr>
          <w:ilvl w:val="0"/>
          <w:numId w:val="16"/>
        </w:numPr>
      </w:pPr>
      <w:r>
        <w:t>jpo-ode-svcs: this component and similar future components are the actual service components. This component is always a Spring Framework application and implements a specific service.</w:t>
      </w:r>
    </w:p>
    <w:p w14:paraId="1E7D9F5C" w14:textId="1C1AA971" w:rsidR="00284505" w:rsidRDefault="00D359EF" w:rsidP="00284505">
      <w:pPr>
        <w:pStyle w:val="Heading3"/>
      </w:pPr>
      <w:bookmarkStart w:id="31" w:name="_Toc478121043"/>
      <w:r>
        <w:t>Pr</w:t>
      </w:r>
      <w:r w:rsidR="00284505">
        <w:t>ivate Repository</w:t>
      </w:r>
      <w:bookmarkEnd w:id="31"/>
    </w:p>
    <w:p w14:paraId="0F2C40FB" w14:textId="64C5BF24" w:rsidR="00284505" w:rsidRPr="00284505" w:rsidRDefault="00284505" w:rsidP="00284505">
      <w:r>
        <w:t>The Private repository is intended to house the 3</w:t>
      </w:r>
      <w:r w:rsidRPr="00284505">
        <w:rPr>
          <w:vertAlign w:val="superscript"/>
        </w:rPr>
        <w:t>rd</w:t>
      </w:r>
      <w:r>
        <w:t xml:space="preserve">-party non-open source components of the software. Therefore, by nature this repository is quite static and once built and installed on a given build machine, it does not need to be rebuilt as long as no updates have been made to that source code. Currently this repository will contain only the </w:t>
      </w:r>
      <w:hyperlink r:id="rId32" w:history="1">
        <w:r w:rsidR="00671FAC">
          <w:rPr>
            <w:rStyle w:val="Hyperlink"/>
          </w:rPr>
          <w:t>OSS Nokalva</w:t>
        </w:r>
      </w:hyperlink>
      <w:r w:rsidR="00671FAC">
        <w:t> </w:t>
      </w:r>
      <w:r>
        <w:t>ASN.1 compiler and runtime libraries.</w:t>
      </w:r>
    </w:p>
    <w:p w14:paraId="3CDCB03A" w14:textId="77777777" w:rsidR="00C110E9" w:rsidRDefault="00C110E9" w:rsidP="00D359EF">
      <w:pPr>
        <w:pStyle w:val="Heading4"/>
        <w:rPr>
          <w:b/>
        </w:rPr>
      </w:pPr>
      <w:bookmarkStart w:id="32" w:name="_Toc462052239"/>
      <w:bookmarkStart w:id="33" w:name="_Ref471486364"/>
      <w:bookmarkStart w:id="34" w:name="_Ref471486373"/>
      <w:bookmarkStart w:id="35" w:name="_Toc462052247"/>
      <w:r>
        <w:t xml:space="preserve">ASN.1 </w:t>
      </w:r>
      <w:r w:rsidRPr="003213A4">
        <w:t>Java API</w:t>
      </w:r>
      <w:bookmarkEnd w:id="32"/>
      <w:bookmarkEnd w:id="33"/>
      <w:bookmarkEnd w:id="34"/>
    </w:p>
    <w:p w14:paraId="796167CD" w14:textId="6874E843" w:rsidR="00C110E9" w:rsidRDefault="00C110E9" w:rsidP="00C110E9">
      <w:r>
        <w:lastRenderedPageBreak/>
        <w:t xml:space="preserve">The data uploaded or deposited to the ODE from the connected vehicles (CV) and the road-side units (RSU) is encoded in ASN.1 format. In order for the ODE to utilize the data, it must be able to decode the data from ASN.1 format into a more generic format, in this case Plain Old Java Objects (POJOs). We have acquired ASN.1 compiler and run-time libraries from </w:t>
      </w:r>
      <w:hyperlink r:id="rId33" w:history="1">
        <w:r>
          <w:rPr>
            <w:rStyle w:val="Hyperlink"/>
          </w:rPr>
          <w:t>OSS Nokalva</w:t>
        </w:r>
      </w:hyperlink>
      <w:r>
        <w:t> to accomplish the decod</w:t>
      </w:r>
      <w:r w:rsidR="00284505">
        <w:t xml:space="preserve">ing/encoding of data from ASN.1 to </w:t>
      </w:r>
      <w:r>
        <w:t xml:space="preserve">POJO </w:t>
      </w:r>
      <w:r w:rsidR="00284505">
        <w:t>and vice-versa</w:t>
      </w:r>
      <w:r>
        <w:t>.</w:t>
      </w:r>
    </w:p>
    <w:p w14:paraId="03CF98C6" w14:textId="115286C1" w:rsidR="00C110E9" w:rsidRDefault="00C110E9" w:rsidP="00C110E9">
      <w:r>
        <w:t xml:space="preserve">Due to the commercial license associated with the ASN.1 compiler software, the source code generated by the compiler and the runtime libraries required to build and run the software are maintained in </w:t>
      </w:r>
      <w:r w:rsidR="00284505">
        <w:t xml:space="preserve">our </w:t>
      </w:r>
      <w:r>
        <w:t>private Git repository</w:t>
      </w:r>
      <w:r w:rsidR="00284505">
        <w:t>.</w:t>
      </w:r>
    </w:p>
    <w:p w14:paraId="2D262D1C" w14:textId="2E5823F7" w:rsidR="00C110E9" w:rsidRDefault="00C110E9" w:rsidP="00671FAC">
      <w:pPr>
        <w:pStyle w:val="Heading4"/>
      </w:pPr>
      <w:bookmarkStart w:id="36" w:name="_Toc462052243"/>
      <w:r w:rsidRPr="00211532">
        <w:t>Build</w:t>
      </w:r>
      <w:r w:rsidR="00671FAC">
        <w:t xml:space="preserve"> and Deploy</w:t>
      </w:r>
      <w:r w:rsidRPr="00211532">
        <w:t xml:space="preserve"> Procedure</w:t>
      </w:r>
      <w:bookmarkEnd w:id="36"/>
    </w:p>
    <w:p w14:paraId="1142C3CA" w14:textId="543C9146" w:rsidR="00671FAC" w:rsidRPr="00671FAC" w:rsidRDefault="00671FAC" w:rsidP="00671FAC">
      <w:r>
        <w:t>Follow the steps in jpo-ode/README.md Getting Started guide for building and deploying the JPO-ODE services.</w:t>
      </w:r>
    </w:p>
    <w:p w14:paraId="65F448AD" w14:textId="7DB4AB05" w:rsidR="00C26C45" w:rsidRDefault="0088060F" w:rsidP="0088060F">
      <w:pPr>
        <w:pStyle w:val="Heading3"/>
        <w:rPr>
          <w:b/>
        </w:rPr>
      </w:pPr>
      <w:bookmarkStart w:id="37" w:name="_Toc462052259"/>
      <w:bookmarkStart w:id="38" w:name="_Toc478121044"/>
      <w:bookmarkEnd w:id="35"/>
      <w:r>
        <w:t xml:space="preserve">ODE </w:t>
      </w:r>
      <w:bookmarkEnd w:id="37"/>
      <w:r>
        <w:t>Application Properties</w:t>
      </w:r>
      <w:bookmarkEnd w:id="38"/>
    </w:p>
    <w:p w14:paraId="4E098C32" w14:textId="51D86BEA" w:rsidR="00C26C45" w:rsidRDefault="0088060F" w:rsidP="00C26C45">
      <w:r>
        <w:t>JPO ODE configuration can be modified in a number of ways.</w:t>
      </w:r>
    </w:p>
    <w:p w14:paraId="21ABAB54" w14:textId="31B209C5" w:rsidR="0088060F" w:rsidRDefault="0088060F" w:rsidP="006820F5">
      <w:pPr>
        <w:pStyle w:val="ListParagraph"/>
        <w:numPr>
          <w:ilvl w:val="0"/>
          <w:numId w:val="17"/>
        </w:numPr>
      </w:pPr>
      <w:r>
        <w:t xml:space="preserve">You can </w:t>
      </w:r>
      <w:r w:rsidR="00CA712F">
        <w:t>specify the configur</w:t>
      </w:r>
      <w:r w:rsidR="00E916A3">
        <w:t>ation parameters in a file named</w:t>
      </w:r>
      <w:r w:rsidR="00CA712F">
        <w:t xml:space="preserve"> </w:t>
      </w:r>
      <w:r w:rsidR="00CA712F" w:rsidRPr="00CA712F">
        <w:rPr>
          <w:i/>
        </w:rPr>
        <w:t>application.properties</w:t>
      </w:r>
      <w:r w:rsidR="00CA712F">
        <w:t xml:space="preserve"> located in the </w:t>
      </w:r>
      <w:r w:rsidR="00E916A3">
        <w:t>same directory from which the application is launched.</w:t>
      </w:r>
    </w:p>
    <w:p w14:paraId="307515EB" w14:textId="77777777" w:rsidR="008B218F" w:rsidRPr="00CE6C37" w:rsidRDefault="00E916A3" w:rsidP="008B218F">
      <w:pPr>
        <w:pStyle w:val="ListParagraph"/>
        <w:numPr>
          <w:ilvl w:val="0"/>
          <w:numId w:val="17"/>
        </w:numPr>
        <w:rPr>
          <w:ins w:id="39" w:author="Musavi, Hamid [USA]" w:date="2017-04-26T18:59:00Z"/>
        </w:rPr>
      </w:pPr>
      <w:r>
        <w:t xml:space="preserve">You may specify properties as command line options in the form of </w:t>
      </w:r>
      <w:r w:rsidRPr="00E916A3">
        <w:rPr>
          <w:i/>
        </w:rPr>
        <w:t>--ode.</w:t>
      </w:r>
      <w:r>
        <w:rPr>
          <w:i/>
        </w:rPr>
        <w:t>propertyName</w:t>
      </w:r>
      <w:r w:rsidR="00A07598">
        <w:rPr>
          <w:i/>
        </w:rPr>
        <w:t>=</w:t>
      </w:r>
      <w:r>
        <w:rPr>
          <w:i/>
        </w:rPr>
        <w:t>propertyV</w:t>
      </w:r>
      <w:r w:rsidRPr="00E916A3">
        <w:rPr>
          <w:i/>
        </w:rPr>
        <w:t>alue</w:t>
      </w:r>
      <w:ins w:id="40" w:author="Musavi, Hamid [USA]" w:date="2017-04-26T18:59:00Z">
        <w:r w:rsidR="008B218F">
          <w:rPr>
            <w:iCs/>
          </w:rPr>
          <w:t>. For example, add ode.DdsCasUsername=fred.flintstone@stone.age</w:t>
        </w:r>
      </w:ins>
    </w:p>
    <w:p w14:paraId="162D8ED4" w14:textId="724868BC" w:rsidR="00E916A3" w:rsidRPr="00E916A3" w:rsidRDefault="008B218F" w:rsidP="00E811E3">
      <w:pPr>
        <w:pStyle w:val="ListParagraph"/>
        <w:numPr>
          <w:ilvl w:val="0"/>
          <w:numId w:val="17"/>
        </w:numPr>
      </w:pPr>
      <w:ins w:id="41" w:author="Musavi, Hamid [USA]" w:date="2017-04-26T18:59:00Z">
        <w:r>
          <w:rPr>
            <w:iCs/>
          </w:rPr>
          <w:t xml:space="preserve">You may </w:t>
        </w:r>
        <w:r>
          <w:t xml:space="preserve">specify properties as system environment variables in the form of </w:t>
        </w:r>
        <w:r w:rsidRPr="00CE6C37">
          <w:rPr>
            <w:i/>
          </w:rPr>
          <w:t>ode.DdsCasUsername=fred.flintstone@stone.age</w:t>
        </w:r>
        <w:r>
          <w:rPr>
            <w:i/>
          </w:rPr>
          <w:t>.</w:t>
        </w:r>
      </w:ins>
    </w:p>
    <w:p w14:paraId="6434F2B6" w14:textId="4FC5D8DA" w:rsidR="00E916A3" w:rsidRDefault="00E916A3" w:rsidP="009522E0">
      <w:r>
        <w:t xml:space="preserve">Other properties not </w:t>
      </w:r>
      <w:r w:rsidR="009522E0">
        <w:t>specific to the ODE can also be defin</w:t>
      </w:r>
      <w:r>
        <w:t xml:space="preserve">ed </w:t>
      </w:r>
      <w:r w:rsidR="009522E0">
        <w:t xml:space="preserve">in </w:t>
      </w:r>
      <w:r w:rsidR="00CB08F3">
        <w:t>a</w:t>
      </w:r>
      <w:r w:rsidR="009522E0">
        <w:t xml:space="preserve"> </w:t>
      </w:r>
      <w:r w:rsidR="00CB08F3">
        <w:t>similar</w:t>
      </w:r>
      <w:r w:rsidR="009522E0">
        <w:t xml:space="preserve"> way</w:t>
      </w:r>
      <w:r w:rsidR="00CB08F3">
        <w:t xml:space="preserve"> but without the </w:t>
      </w:r>
      <w:r w:rsidR="00CB08F3">
        <w:rPr>
          <w:i/>
        </w:rPr>
        <w:t>ode</w:t>
      </w:r>
      <w:r w:rsidR="00CB08F3">
        <w:t xml:space="preserve"> prefix</w:t>
      </w:r>
      <w:r w:rsidR="009522E0">
        <w:t xml:space="preserve">. </w:t>
      </w:r>
    </w:p>
    <w:p w14:paraId="32690F74" w14:textId="15A28A6B" w:rsidR="00E916A3" w:rsidRDefault="00E916A3" w:rsidP="00E916A3">
      <w:r>
        <w:t xml:space="preserve">Current ODE properties and their default are defined in OdeProperties class. The property name is the name of the </w:t>
      </w:r>
      <w:r w:rsidR="00A07598">
        <w:t xml:space="preserve">OdeProperties class </w:t>
      </w:r>
      <w:r>
        <w:t>instance parameter</w:t>
      </w:r>
      <w:r w:rsidR="00CB08F3">
        <w:t>.</w:t>
      </w:r>
    </w:p>
    <w:p w14:paraId="17A4DA3B" w14:textId="77777777" w:rsidR="00D4195B" w:rsidRDefault="00D4195B" w:rsidP="00E916A3">
      <w:pPr>
        <w:sectPr w:rsidR="00D4195B" w:rsidSect="00A956BC">
          <w:footerReference w:type="default" r:id="rId34"/>
          <w:pgSz w:w="12240" w:h="15840"/>
          <w:pgMar w:top="1440" w:right="1440" w:bottom="1440" w:left="1440" w:header="720" w:footer="720" w:gutter="0"/>
          <w:cols w:space="720"/>
          <w:docGrid w:linePitch="299"/>
        </w:sectPr>
      </w:pPr>
    </w:p>
    <w:p w14:paraId="2A54B51E" w14:textId="77777777" w:rsidR="00D4195B" w:rsidRDefault="00D4195B" w:rsidP="00E916A3"/>
    <w:p w14:paraId="4FF2BA83" w14:textId="195307E5" w:rsidR="00C26C45" w:rsidRDefault="00CB08F3" w:rsidP="00CB08F3">
      <w:r>
        <w:t>The following table d</w:t>
      </w:r>
      <w:r w:rsidR="00C26C45">
        <w:t xml:space="preserve">escribes </w:t>
      </w:r>
      <w:r>
        <w:t>all the ODE properties currently available. </w:t>
      </w:r>
    </w:p>
    <w:p w14:paraId="69A4D781" w14:textId="77777777" w:rsidR="00D6784D" w:rsidRDefault="00D6784D" w:rsidP="00CB08F3"/>
    <w:tbl>
      <w:tblPr>
        <w:tblStyle w:val="GridTable4-Accent11"/>
        <w:tblW w:w="13045" w:type="dxa"/>
        <w:tblLayout w:type="fixed"/>
        <w:tblLook w:val="04A0" w:firstRow="1" w:lastRow="0" w:firstColumn="1" w:lastColumn="0" w:noHBand="0" w:noVBand="1"/>
      </w:tblPr>
      <w:tblGrid>
        <w:gridCol w:w="3665"/>
        <w:gridCol w:w="6133"/>
        <w:gridCol w:w="1654"/>
        <w:gridCol w:w="1593"/>
      </w:tblGrid>
      <w:tr w:rsidR="00D6784D" w14:paraId="7516CDAA" w14:textId="77777777" w:rsidTr="00D6784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5" w:type="dxa"/>
            <w:hideMark/>
          </w:tcPr>
          <w:p w14:paraId="09BC081B" w14:textId="77777777" w:rsidR="00D6784D" w:rsidRDefault="00D6784D" w:rsidP="00D6784D">
            <w:pPr>
              <w:jc w:val="center"/>
              <w:rPr>
                <w:b w:val="0"/>
                <w:bCs w:val="0"/>
              </w:rPr>
            </w:pPr>
            <w:r>
              <w:t>Name</w:t>
            </w:r>
          </w:p>
        </w:tc>
        <w:tc>
          <w:tcPr>
            <w:tcW w:w="6133" w:type="dxa"/>
          </w:tcPr>
          <w:p w14:paraId="0D8F9D8C"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pPr>
            <w:r>
              <w:t>Default Value</w:t>
            </w:r>
          </w:p>
        </w:tc>
        <w:tc>
          <w:tcPr>
            <w:tcW w:w="1654" w:type="dxa"/>
          </w:tcPr>
          <w:p w14:paraId="599BBE01"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pPr>
            <w:r>
              <w:t>Required</w:t>
            </w:r>
          </w:p>
        </w:tc>
        <w:tc>
          <w:tcPr>
            <w:tcW w:w="1593" w:type="dxa"/>
            <w:hideMark/>
          </w:tcPr>
          <w:p w14:paraId="46D50467"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D6784D" w:rsidRPr="00B900E1" w14:paraId="4E092FD2" w14:textId="77777777" w:rsidTr="00D6784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65" w:type="dxa"/>
          </w:tcPr>
          <w:p w14:paraId="06DCE254" w14:textId="77777777" w:rsidR="00D6784D" w:rsidRPr="00B900E1" w:rsidRDefault="00D6784D" w:rsidP="00D6784D">
            <w:pPr>
              <w:rPr>
                <w:b w:val="0"/>
              </w:rPr>
            </w:pPr>
            <w:r w:rsidRPr="00780835">
              <w:rPr>
                <w:b w:val="0"/>
              </w:rPr>
              <w:t>ode.kafkaBrokers</w:t>
            </w:r>
          </w:p>
        </w:tc>
        <w:tc>
          <w:tcPr>
            <w:tcW w:w="6133" w:type="dxa"/>
          </w:tcPr>
          <w:p w14:paraId="62E375D3" w14:textId="77777777" w:rsidR="00D6784D" w:rsidRPr="00B900E1" w:rsidRDefault="00D6784D" w:rsidP="00D6784D">
            <w:pPr>
              <w:cnfStyle w:val="000000100000" w:firstRow="0" w:lastRow="0" w:firstColumn="0" w:lastColumn="0" w:oddVBand="0" w:evenVBand="0" w:oddHBand="1" w:evenHBand="0" w:firstRowFirstColumn="0" w:firstRowLastColumn="0" w:lastRowFirstColumn="0" w:lastRowLastColumn="0"/>
            </w:pPr>
            <w:r>
              <w:t>$DOCKER_HOST_IP:9092</w:t>
            </w:r>
          </w:p>
        </w:tc>
        <w:tc>
          <w:tcPr>
            <w:tcW w:w="1654" w:type="dxa"/>
          </w:tcPr>
          <w:p w14:paraId="4B2BFA2A"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r>
              <w:t>X</w:t>
            </w:r>
          </w:p>
        </w:tc>
        <w:tc>
          <w:tcPr>
            <w:tcW w:w="1593" w:type="dxa"/>
          </w:tcPr>
          <w:p w14:paraId="71290747" w14:textId="77777777" w:rsidR="00D6784D" w:rsidRPr="00B900E1" w:rsidRDefault="00D6784D" w:rsidP="00D6784D">
            <w:pPr>
              <w:cnfStyle w:val="000000100000" w:firstRow="0" w:lastRow="0" w:firstColumn="0" w:lastColumn="0" w:oddVBand="0" w:evenVBand="0" w:oddHBand="1" w:evenHBand="0" w:firstRowFirstColumn="0" w:firstRowLastColumn="0" w:lastRowFirstColumn="0" w:lastRowLastColumn="0"/>
            </w:pPr>
            <w:r>
              <w:t>List of kafka brokers and ports</w:t>
            </w:r>
          </w:p>
        </w:tc>
      </w:tr>
      <w:tr w:rsidR="00D6784D" w:rsidRPr="00B900E1" w14:paraId="345849CA" w14:textId="77777777" w:rsidTr="00D6784D">
        <w:tc>
          <w:tcPr>
            <w:cnfStyle w:val="001000000000" w:firstRow="0" w:lastRow="0" w:firstColumn="1" w:lastColumn="0" w:oddVBand="0" w:evenVBand="0" w:oddHBand="0" w:evenHBand="0" w:firstRowFirstColumn="0" w:firstRowLastColumn="0" w:lastRowFirstColumn="0" w:lastRowLastColumn="0"/>
            <w:tcW w:w="3665" w:type="dxa"/>
          </w:tcPr>
          <w:p w14:paraId="517C5D09" w14:textId="77777777" w:rsidR="00D6784D" w:rsidRPr="00B900E1" w:rsidRDefault="00D6784D" w:rsidP="00D6784D">
            <w:pPr>
              <w:rPr>
                <w:b w:val="0"/>
              </w:rPr>
            </w:pPr>
            <w:r w:rsidRPr="00780835">
              <w:rPr>
                <w:b w:val="0"/>
              </w:rPr>
              <w:t>ode.uploadLocation</w:t>
            </w:r>
            <w:r>
              <w:rPr>
                <w:b w:val="0"/>
              </w:rPr>
              <w:t>Root</w:t>
            </w:r>
          </w:p>
        </w:tc>
        <w:tc>
          <w:tcPr>
            <w:tcW w:w="6133" w:type="dxa"/>
          </w:tcPr>
          <w:p w14:paraId="2B0A02A1" w14:textId="77777777" w:rsidR="00D6784D" w:rsidRPr="00B900E1" w:rsidRDefault="00D6784D" w:rsidP="00D6784D">
            <w:pPr>
              <w:cnfStyle w:val="000000000000" w:firstRow="0" w:lastRow="0" w:firstColumn="0" w:lastColumn="0" w:oddVBand="0" w:evenVBand="0" w:oddHBand="0" w:evenHBand="0" w:firstRowFirstColumn="0" w:firstRowLastColumn="0" w:lastRowFirstColumn="0" w:lastRowLastColumn="0"/>
            </w:pPr>
            <w:r>
              <w:t>./uploads</w:t>
            </w:r>
          </w:p>
        </w:tc>
        <w:tc>
          <w:tcPr>
            <w:tcW w:w="1654" w:type="dxa"/>
          </w:tcPr>
          <w:p w14:paraId="3A13A498"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1593" w:type="dxa"/>
          </w:tcPr>
          <w:p w14:paraId="1E9E2759" w14:textId="77777777" w:rsidR="00D6784D" w:rsidRPr="00B900E1" w:rsidRDefault="00D6784D" w:rsidP="00D6784D">
            <w:pPr>
              <w:cnfStyle w:val="000000000000" w:firstRow="0" w:lastRow="0" w:firstColumn="0" w:lastColumn="0" w:oddVBand="0" w:evenVBand="0" w:oddHBand="0" w:evenHBand="0" w:firstRowFirstColumn="0" w:firstRowLastColumn="0" w:lastRowFirstColumn="0" w:lastRowLastColumn="0"/>
            </w:pPr>
            <w:r>
              <w:t>Location of the shared directory where ODE monitors for files to ingest.</w:t>
            </w:r>
          </w:p>
        </w:tc>
      </w:tr>
      <w:tr w:rsidR="00D6784D" w:rsidRPr="00B900E1" w14:paraId="3D580A72" w14:textId="77777777" w:rsidTr="00D6784D">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3A1396A9" w14:textId="77777777" w:rsidR="00D6784D" w:rsidRPr="00780835" w:rsidRDefault="00D6784D" w:rsidP="00D6784D">
            <w:r w:rsidRPr="00780835">
              <w:rPr>
                <w:b w:val="0"/>
              </w:rPr>
              <w:t>ode.uploadLocation</w:t>
            </w:r>
            <w:r>
              <w:rPr>
                <w:b w:val="0"/>
              </w:rPr>
              <w:t>Bsm</w:t>
            </w:r>
          </w:p>
        </w:tc>
        <w:tc>
          <w:tcPr>
            <w:tcW w:w="6133" w:type="dxa"/>
          </w:tcPr>
          <w:p w14:paraId="1C87A7CA"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./uploads/bsm</w:t>
            </w:r>
            <w:bookmarkStart w:id="44" w:name="_GoBack"/>
            <w:bookmarkEnd w:id="44"/>
          </w:p>
        </w:tc>
        <w:tc>
          <w:tcPr>
            <w:tcW w:w="1654" w:type="dxa"/>
          </w:tcPr>
          <w:p w14:paraId="1B3CB46C"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1593" w:type="dxa"/>
          </w:tcPr>
          <w:p w14:paraId="02E24404"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Specific location for BSM files without message-frame header</w:t>
            </w:r>
          </w:p>
        </w:tc>
      </w:tr>
      <w:tr w:rsidR="00D6784D" w:rsidRPr="00B900E1" w14:paraId="25CD629A" w14:textId="77777777" w:rsidTr="00D6784D">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75958BB5" w14:textId="77777777" w:rsidR="00D6784D" w:rsidRPr="00780835" w:rsidRDefault="00D6784D" w:rsidP="00D6784D">
            <w:r w:rsidRPr="00780835">
              <w:rPr>
                <w:b w:val="0"/>
              </w:rPr>
              <w:t>ode.uploadLocation</w:t>
            </w:r>
            <w:r>
              <w:rPr>
                <w:b w:val="0"/>
              </w:rPr>
              <w:t>MessageFrame</w:t>
            </w:r>
          </w:p>
        </w:tc>
        <w:tc>
          <w:tcPr>
            <w:tcW w:w="6133" w:type="dxa"/>
          </w:tcPr>
          <w:p w14:paraId="051D9CDD"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./uploads/messageframe</w:t>
            </w:r>
          </w:p>
        </w:tc>
        <w:tc>
          <w:tcPr>
            <w:tcW w:w="1654" w:type="dxa"/>
          </w:tcPr>
          <w:p w14:paraId="5C17725F"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1593" w:type="dxa"/>
          </w:tcPr>
          <w:p w14:paraId="0A8B872C"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Specific location for BSM files with message-frame header</w:t>
            </w:r>
          </w:p>
        </w:tc>
      </w:tr>
      <w:tr w:rsidR="00D6784D" w:rsidRPr="00B900E1" w14:paraId="32DDFF17" w14:textId="77777777" w:rsidTr="00D6784D">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534C6996" w14:textId="77777777" w:rsidR="00D6784D" w:rsidRPr="00780835" w:rsidRDefault="00D6784D" w:rsidP="00D6784D">
            <w:r>
              <w:rPr>
                <w:b w:val="0"/>
              </w:rPr>
              <w:t>ode.</w:t>
            </w:r>
            <w:r>
              <w:t xml:space="preserve"> </w:t>
            </w:r>
            <w:r w:rsidRPr="003D5949">
              <w:rPr>
                <w:b w:val="0"/>
              </w:rPr>
              <w:t>pluginsLocations</w:t>
            </w:r>
          </w:p>
        </w:tc>
        <w:tc>
          <w:tcPr>
            <w:tcW w:w="6133" w:type="dxa"/>
          </w:tcPr>
          <w:p w14:paraId="357B8FD0"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w:t>
            </w:r>
            <w:r w:rsidRPr="003D5949">
              <w:t>plugins</w:t>
            </w:r>
          </w:p>
        </w:tc>
        <w:tc>
          <w:tcPr>
            <w:tcW w:w="1654" w:type="dxa"/>
          </w:tcPr>
          <w:p w14:paraId="6048DCC0"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1593" w:type="dxa"/>
          </w:tcPr>
          <w:p w14:paraId="6649A8CF"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 xml:space="preserve">Location of the jar files for ODE plugins. </w:t>
            </w:r>
          </w:p>
        </w:tc>
      </w:tr>
      <w:tr w:rsidR="00D6784D" w:rsidRPr="00B900E1" w14:paraId="457EF61A" w14:textId="77777777" w:rsidTr="00D6784D">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098FF2CB" w14:textId="77777777" w:rsidR="00D6784D" w:rsidRDefault="00D6784D" w:rsidP="00D6784D">
            <w:r>
              <w:rPr>
                <w:b w:val="0"/>
              </w:rPr>
              <w:t>ode.</w:t>
            </w:r>
            <w:r>
              <w:t xml:space="preserve"> </w:t>
            </w:r>
            <w:r w:rsidRPr="003551B9">
              <w:rPr>
                <w:b w:val="0"/>
              </w:rPr>
              <w:t>asn1CoderClassName</w:t>
            </w:r>
          </w:p>
        </w:tc>
        <w:tc>
          <w:tcPr>
            <w:tcW w:w="6133" w:type="dxa"/>
          </w:tcPr>
          <w:p w14:paraId="72621CA0"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rsidRPr="003551B9">
              <w:t>us.dot.its.jpo.ode.plugin.j2735.oss.OssAsn1Coder</w:t>
            </w:r>
          </w:p>
        </w:tc>
        <w:tc>
          <w:tcPr>
            <w:tcW w:w="1654" w:type="dxa"/>
          </w:tcPr>
          <w:p w14:paraId="38F11FE2"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1593" w:type="dxa"/>
          </w:tcPr>
          <w:p w14:paraId="15610163"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 xml:space="preserve">How Kafka producers write to topics: valid values are </w:t>
            </w:r>
            <w:r>
              <w:lastRenderedPageBreak/>
              <w:t>async and sync for asynchronous writes and synchronous writes, respectively.</w:t>
            </w:r>
          </w:p>
        </w:tc>
      </w:tr>
      <w:tr w:rsidR="00D6784D" w:rsidRPr="00B900E1" w14:paraId="525CE710" w14:textId="77777777" w:rsidTr="00D6784D">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32B413B2" w14:textId="77777777" w:rsidR="00D6784D" w:rsidRDefault="00D6784D" w:rsidP="00D6784D">
            <w:r>
              <w:rPr>
                <w:b w:val="0"/>
              </w:rPr>
              <w:lastRenderedPageBreak/>
              <w:t>ode.</w:t>
            </w:r>
            <w:r>
              <w:t xml:space="preserve"> </w:t>
            </w:r>
            <w:r w:rsidRPr="003551B9">
              <w:rPr>
                <w:b w:val="0"/>
              </w:rPr>
              <w:t>kafkaProducerType</w:t>
            </w:r>
          </w:p>
        </w:tc>
        <w:tc>
          <w:tcPr>
            <w:tcW w:w="6133" w:type="dxa"/>
          </w:tcPr>
          <w:p w14:paraId="41645BBF"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async</w:t>
            </w:r>
          </w:p>
        </w:tc>
        <w:tc>
          <w:tcPr>
            <w:tcW w:w="1654" w:type="dxa"/>
          </w:tcPr>
          <w:p w14:paraId="42207E2F"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1593" w:type="dxa"/>
          </w:tcPr>
          <w:p w14:paraId="7395BC12"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p>
        </w:tc>
      </w:tr>
      <w:tr w:rsidR="00D6784D" w:rsidRPr="00B900E1" w14:paraId="741193D5" w14:textId="77777777" w:rsidTr="00D6784D">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511939A3" w14:textId="77777777" w:rsidR="00D6784D" w:rsidRDefault="00D6784D" w:rsidP="00D6784D">
            <w:r>
              <w:rPr>
                <w:b w:val="0"/>
              </w:rPr>
              <w:t>ode.</w:t>
            </w:r>
            <w:r>
              <w:t xml:space="preserve"> </w:t>
            </w:r>
            <w:r w:rsidRPr="003551B9">
              <w:rPr>
                <w:b w:val="0"/>
              </w:rPr>
              <w:t>ddsCasUsername</w:t>
            </w:r>
          </w:p>
        </w:tc>
        <w:tc>
          <w:tcPr>
            <w:tcW w:w="6133" w:type="dxa"/>
          </w:tcPr>
          <w:p w14:paraId="4FC50079"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p>
        </w:tc>
        <w:tc>
          <w:tcPr>
            <w:tcW w:w="1654" w:type="dxa"/>
          </w:tcPr>
          <w:p w14:paraId="53B00F20"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r>
              <w:t>X</w:t>
            </w:r>
          </w:p>
        </w:tc>
        <w:tc>
          <w:tcPr>
            <w:tcW w:w="1593" w:type="dxa"/>
          </w:tcPr>
          <w:p w14:paraId="2441316B"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Username to be used for authentication when interfacing with Situation Data Warehouse</w:t>
            </w:r>
          </w:p>
        </w:tc>
      </w:tr>
      <w:tr w:rsidR="00D6784D" w:rsidRPr="00B900E1" w14:paraId="447E6F86" w14:textId="77777777" w:rsidTr="00D6784D">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61615AE6" w14:textId="77777777" w:rsidR="00D6784D" w:rsidRDefault="00D6784D" w:rsidP="00D6784D">
            <w:r>
              <w:rPr>
                <w:b w:val="0"/>
              </w:rPr>
              <w:t>ode.</w:t>
            </w:r>
            <w:r>
              <w:t xml:space="preserve"> </w:t>
            </w:r>
            <w:r w:rsidRPr="003551B9">
              <w:rPr>
                <w:b w:val="0"/>
              </w:rPr>
              <w:t>ddsCasPassword</w:t>
            </w:r>
          </w:p>
        </w:tc>
        <w:tc>
          <w:tcPr>
            <w:tcW w:w="6133" w:type="dxa"/>
          </w:tcPr>
          <w:p w14:paraId="6EE90198"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p>
        </w:tc>
        <w:tc>
          <w:tcPr>
            <w:tcW w:w="1654" w:type="dxa"/>
          </w:tcPr>
          <w:p w14:paraId="7BEF0E77"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r>
              <w:t>X</w:t>
            </w:r>
          </w:p>
        </w:tc>
        <w:tc>
          <w:tcPr>
            <w:tcW w:w="1593" w:type="dxa"/>
          </w:tcPr>
          <w:p w14:paraId="1D0ADAF3"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Password to be used for authentication when interfacing with Situation Data Warehouse (SDW)</w:t>
            </w:r>
          </w:p>
        </w:tc>
      </w:tr>
      <w:tr w:rsidR="00D6784D" w:rsidRPr="00B900E1" w14:paraId="286A5703" w14:textId="77777777" w:rsidTr="00D6784D">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418939F4" w14:textId="77777777" w:rsidR="00D6784D" w:rsidRDefault="00D6784D" w:rsidP="00D6784D">
            <w:r>
              <w:rPr>
                <w:b w:val="0"/>
              </w:rPr>
              <w:t>ode.</w:t>
            </w:r>
            <w:r>
              <w:t xml:space="preserve"> </w:t>
            </w:r>
            <w:r w:rsidRPr="003551B9">
              <w:rPr>
                <w:b w:val="0"/>
              </w:rPr>
              <w:t>ddsCasUrl</w:t>
            </w:r>
          </w:p>
        </w:tc>
        <w:tc>
          <w:tcPr>
            <w:tcW w:w="6133" w:type="dxa"/>
          </w:tcPr>
          <w:p w14:paraId="48810A0D"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rsidRPr="003551B9">
              <w:t>https://cas.connectedvcs.com/accounts/v1/tickets</w:t>
            </w:r>
          </w:p>
        </w:tc>
        <w:tc>
          <w:tcPr>
            <w:tcW w:w="1654" w:type="dxa"/>
          </w:tcPr>
          <w:p w14:paraId="196B6858"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1593" w:type="dxa"/>
          </w:tcPr>
          <w:p w14:paraId="488EC6B8" w14:textId="77777777" w:rsidR="00D6784D" w:rsidRDefault="00D6784D" w:rsidP="00D6784D">
            <w:pPr>
              <w:cnfStyle w:val="000000000000" w:firstRow="0" w:lastRow="0" w:firstColumn="0" w:lastColumn="0" w:oddVBand="0" w:evenVBand="0" w:oddHBand="0" w:evenHBand="0" w:firstRowFirstColumn="0" w:firstRowLastColumn="0" w:lastRowFirstColumn="0" w:lastRowLastColumn="0"/>
            </w:pPr>
            <w:r>
              <w:t>URL of the US DOT security server.</w:t>
            </w:r>
          </w:p>
        </w:tc>
      </w:tr>
      <w:tr w:rsidR="00D6784D" w:rsidRPr="00B900E1" w14:paraId="18C99E9A" w14:textId="77777777" w:rsidTr="00D6784D">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1298E396" w14:textId="77777777" w:rsidR="00D6784D" w:rsidRDefault="00D6784D" w:rsidP="00D6784D">
            <w:r>
              <w:rPr>
                <w:b w:val="0"/>
              </w:rPr>
              <w:t>ode.</w:t>
            </w:r>
            <w:r>
              <w:t xml:space="preserve"> </w:t>
            </w:r>
            <w:r w:rsidRPr="003551B9">
              <w:rPr>
                <w:b w:val="0"/>
              </w:rPr>
              <w:t>ddsWebsocketUrl</w:t>
            </w:r>
          </w:p>
        </w:tc>
        <w:tc>
          <w:tcPr>
            <w:tcW w:w="6133" w:type="dxa"/>
          </w:tcPr>
          <w:p w14:paraId="0E5FAEA3"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rsidRPr="003551B9">
              <w:t>wss://webapp2.connectedvcs.com/whtools23/websocket</w:t>
            </w:r>
          </w:p>
        </w:tc>
        <w:tc>
          <w:tcPr>
            <w:tcW w:w="1654" w:type="dxa"/>
          </w:tcPr>
          <w:p w14:paraId="07BB5F16"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1593" w:type="dxa"/>
          </w:tcPr>
          <w:p w14:paraId="3A3B877D" w14:textId="77777777" w:rsidR="00D6784D" w:rsidRDefault="00D6784D" w:rsidP="00D6784D">
            <w:pPr>
              <w:cnfStyle w:val="000000100000" w:firstRow="0" w:lastRow="0" w:firstColumn="0" w:lastColumn="0" w:oddVBand="0" w:evenVBand="0" w:oddHBand="1" w:evenHBand="0" w:firstRowFirstColumn="0" w:firstRowLastColumn="0" w:lastRowFirstColumn="0" w:lastRowLastColumn="0"/>
            </w:pPr>
            <w:r>
              <w:t>URL of the US DOT SDW WebSockets API</w:t>
            </w:r>
          </w:p>
        </w:tc>
      </w:tr>
      <w:tr w:rsidR="00D6784D" w:rsidRPr="00B900E1" w14:paraId="4E608747" w14:textId="77777777" w:rsidTr="00D6784D">
        <w:trPr>
          <w:trHeight w:val="197"/>
        </w:trPr>
        <w:tc>
          <w:tcPr>
            <w:cnfStyle w:val="001000000000" w:firstRow="0" w:lastRow="0" w:firstColumn="1" w:lastColumn="0" w:oddVBand="0" w:evenVBand="0" w:oddHBand="0" w:evenHBand="0" w:firstRowFirstColumn="0" w:firstRowLastColumn="0" w:lastRowFirstColumn="0" w:lastRowLastColumn="0"/>
            <w:tcW w:w="3665" w:type="dxa"/>
          </w:tcPr>
          <w:p w14:paraId="5470500E" w14:textId="6FCE684E" w:rsidR="00D6784D" w:rsidRDefault="00D6784D" w:rsidP="00D6784D">
            <w:r>
              <w:rPr>
                <w:b w:val="0"/>
              </w:rPr>
              <w:lastRenderedPageBreak/>
              <w:t>o</w:t>
            </w:r>
            <w:r w:rsidRPr="0007578F">
              <w:rPr>
                <w:b w:val="0"/>
              </w:rPr>
              <w:t>de. kafkaTopicBsmSerializedPOJO</w:t>
            </w:r>
          </w:p>
        </w:tc>
        <w:tc>
          <w:tcPr>
            <w:tcW w:w="6133" w:type="dxa"/>
          </w:tcPr>
          <w:p w14:paraId="73BBFEE0" w14:textId="5C84626F" w:rsidR="00D6784D" w:rsidRPr="003551B9" w:rsidRDefault="00D6784D" w:rsidP="00D6784D">
            <w:pPr>
              <w:cnfStyle w:val="000000000000" w:firstRow="0" w:lastRow="0" w:firstColumn="0" w:lastColumn="0" w:oddVBand="0" w:evenVBand="0" w:oddHBand="0" w:evenHBand="0" w:firstRowFirstColumn="0" w:firstRowLastColumn="0" w:lastRowFirstColumn="0" w:lastRowLastColumn="0"/>
            </w:pPr>
            <w:r w:rsidRPr="00472DAD">
              <w:t>topic.J2735Bsm</w:t>
            </w:r>
          </w:p>
        </w:tc>
        <w:tc>
          <w:tcPr>
            <w:tcW w:w="1654" w:type="dxa"/>
          </w:tcPr>
          <w:p w14:paraId="0E2DD6C2" w14:textId="77777777" w:rsidR="00D6784D" w:rsidRDefault="00D6784D" w:rsidP="00D6784D">
            <w:pPr>
              <w:jc w:val="center"/>
              <w:cnfStyle w:val="000000000000" w:firstRow="0" w:lastRow="0" w:firstColumn="0" w:lastColumn="0" w:oddVBand="0" w:evenVBand="0" w:oddHBand="0" w:evenHBand="0" w:firstRowFirstColumn="0" w:firstRowLastColumn="0" w:lastRowFirstColumn="0" w:lastRowLastColumn="0"/>
            </w:pPr>
          </w:p>
        </w:tc>
        <w:tc>
          <w:tcPr>
            <w:tcW w:w="1593" w:type="dxa"/>
          </w:tcPr>
          <w:p w14:paraId="0F947BDD" w14:textId="5DC11DF4" w:rsidR="00D6784D" w:rsidRDefault="00D6784D" w:rsidP="00D6784D">
            <w:pPr>
              <w:cnfStyle w:val="000000000000" w:firstRow="0" w:lastRow="0" w:firstColumn="0" w:lastColumn="0" w:oddVBand="0" w:evenVBand="0" w:oddHBand="0" w:evenHBand="0" w:firstRowFirstColumn="0" w:firstRowLastColumn="0" w:lastRowFirstColumn="0" w:lastRowLastColumn="0"/>
            </w:pPr>
            <w:r>
              <w:t>Name of the serial Kafka topic</w:t>
            </w:r>
          </w:p>
        </w:tc>
      </w:tr>
      <w:tr w:rsidR="00D6784D" w:rsidRPr="00B900E1" w14:paraId="192828B4" w14:textId="77777777" w:rsidTr="00D6784D">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665" w:type="dxa"/>
          </w:tcPr>
          <w:p w14:paraId="197B8029" w14:textId="34AE48A6" w:rsidR="00D6784D" w:rsidRDefault="00D6784D" w:rsidP="00D6784D">
            <w:r>
              <w:rPr>
                <w:b w:val="0"/>
              </w:rPr>
              <w:t>o</w:t>
            </w:r>
            <w:r w:rsidRPr="0007578F">
              <w:rPr>
                <w:b w:val="0"/>
              </w:rPr>
              <w:t>de. kafkaTopicBsmJSON</w:t>
            </w:r>
          </w:p>
        </w:tc>
        <w:tc>
          <w:tcPr>
            <w:tcW w:w="6133" w:type="dxa"/>
          </w:tcPr>
          <w:p w14:paraId="31F06269" w14:textId="1D25D82E" w:rsidR="00D6784D" w:rsidRPr="00472DAD" w:rsidRDefault="00D6784D" w:rsidP="00D6784D">
            <w:pPr>
              <w:cnfStyle w:val="000000100000" w:firstRow="0" w:lastRow="0" w:firstColumn="0" w:lastColumn="0" w:oddVBand="0" w:evenVBand="0" w:oddHBand="1" w:evenHBand="0" w:firstRowFirstColumn="0" w:firstRowLastColumn="0" w:lastRowFirstColumn="0" w:lastRowLastColumn="0"/>
            </w:pPr>
            <w:r w:rsidRPr="00472DAD">
              <w:t>topic.J2735BsmRawJSON</w:t>
            </w:r>
          </w:p>
        </w:tc>
        <w:tc>
          <w:tcPr>
            <w:tcW w:w="1654" w:type="dxa"/>
          </w:tcPr>
          <w:p w14:paraId="6DFC34DA" w14:textId="77777777" w:rsidR="00D6784D" w:rsidRDefault="00D6784D" w:rsidP="00D6784D">
            <w:pPr>
              <w:jc w:val="center"/>
              <w:cnfStyle w:val="000000100000" w:firstRow="0" w:lastRow="0" w:firstColumn="0" w:lastColumn="0" w:oddVBand="0" w:evenVBand="0" w:oddHBand="1" w:evenHBand="0" w:firstRowFirstColumn="0" w:firstRowLastColumn="0" w:lastRowFirstColumn="0" w:lastRowLastColumn="0"/>
            </w:pPr>
          </w:p>
        </w:tc>
        <w:tc>
          <w:tcPr>
            <w:tcW w:w="1593" w:type="dxa"/>
          </w:tcPr>
          <w:p w14:paraId="7F847FCF" w14:textId="4FE32850" w:rsidR="00D6784D" w:rsidRDefault="00D6784D" w:rsidP="00D6784D">
            <w:pPr>
              <w:cnfStyle w:val="000000100000" w:firstRow="0" w:lastRow="0" w:firstColumn="0" w:lastColumn="0" w:oddVBand="0" w:evenVBand="0" w:oddHBand="1" w:evenHBand="0" w:firstRowFirstColumn="0" w:firstRowLastColumn="0" w:lastRowFirstColumn="0" w:lastRowLastColumn="0"/>
            </w:pPr>
            <w:r>
              <w:t xml:space="preserve">Name of the JSON Kafka topic </w:t>
            </w:r>
          </w:p>
        </w:tc>
      </w:tr>
    </w:tbl>
    <w:p w14:paraId="73EC59F5" w14:textId="77777777" w:rsidR="00D6784D" w:rsidRDefault="00D6784D" w:rsidP="00CB08F3"/>
    <w:p w14:paraId="28095985" w14:textId="77777777" w:rsidR="00D6784D" w:rsidRDefault="00D6784D" w:rsidP="00CB08F3"/>
    <w:p w14:paraId="10BE06FC" w14:textId="77777777" w:rsidR="00D4195B" w:rsidRDefault="00D4195B" w:rsidP="00C26C45">
      <w:pPr>
        <w:sectPr w:rsidR="00D4195B" w:rsidSect="00927FC8">
          <w:pgSz w:w="15840" w:h="12240" w:orient="landscape"/>
          <w:pgMar w:top="1440" w:right="1440" w:bottom="1440" w:left="1440" w:header="720" w:footer="720" w:gutter="0"/>
          <w:cols w:space="720"/>
          <w:docGrid w:linePitch="299"/>
        </w:sectPr>
      </w:pPr>
    </w:p>
    <w:p w14:paraId="4F86D4BF" w14:textId="77777777" w:rsidR="00D1087D" w:rsidRDefault="00D1087D" w:rsidP="00C26C45"/>
    <w:p w14:paraId="2D16FBD5" w14:textId="1893FCFF" w:rsidR="00D1087D" w:rsidRDefault="00D1087D" w:rsidP="00D1087D">
      <w:pPr>
        <w:pStyle w:val="Heading3"/>
      </w:pPr>
      <w:bookmarkStart w:id="45" w:name="_Toc478121045"/>
      <w:r>
        <w:t>ODE Log</w:t>
      </w:r>
      <w:r w:rsidR="00316B55">
        <w:t>ging</w:t>
      </w:r>
      <w:r>
        <w:t xml:space="preserve"> Properties</w:t>
      </w:r>
      <w:bookmarkEnd w:id="45"/>
    </w:p>
    <w:p w14:paraId="005D78E4" w14:textId="77777777" w:rsidR="00316B55" w:rsidRDefault="00316B55" w:rsidP="00D1087D">
      <w:r>
        <w:t>ODE produces two log files:</w:t>
      </w:r>
    </w:p>
    <w:p w14:paraId="403A009A" w14:textId="363B393E" w:rsidR="00316B55" w:rsidRDefault="00316B55" w:rsidP="006820F5">
      <w:pPr>
        <w:pStyle w:val="ListParagraph"/>
        <w:numPr>
          <w:ilvl w:val="0"/>
          <w:numId w:val="39"/>
        </w:numPr>
      </w:pPr>
      <w:r>
        <w:t>The application log file</w:t>
      </w:r>
      <w:r w:rsidR="00A6029C">
        <w:t>: for overall application health monitoring</w:t>
      </w:r>
    </w:p>
    <w:p w14:paraId="617FF226" w14:textId="5934CAE1" w:rsidR="00316B55" w:rsidRDefault="00316B55" w:rsidP="006820F5">
      <w:pPr>
        <w:pStyle w:val="ListParagraph"/>
        <w:numPr>
          <w:ilvl w:val="0"/>
          <w:numId w:val="39"/>
        </w:numPr>
      </w:pPr>
      <w:r>
        <w:t>Events log file</w:t>
      </w:r>
      <w:r w:rsidR="00A6029C">
        <w:t>: for tracking and monitoring major data events such as the flow of data files through the system</w:t>
      </w:r>
    </w:p>
    <w:p w14:paraId="651EA911" w14:textId="77777777" w:rsidR="00927FC8" w:rsidRDefault="00316B55" w:rsidP="00D1087D">
      <w:r>
        <w:t xml:space="preserve">The configuration of the loggers is done via </w:t>
      </w:r>
      <w:r w:rsidRPr="00D1087D">
        <w:rPr>
          <w:i/>
        </w:rPr>
        <w:t>logback.xm</w:t>
      </w:r>
      <w:r>
        <w:t xml:space="preserve">l file. The default logback.xml is located in the </w:t>
      </w:r>
      <w:r w:rsidR="00A6029C" w:rsidRPr="00A6029C">
        <w:rPr>
          <w:i/>
        </w:rPr>
        <w:t>src/main/</w:t>
      </w:r>
      <w:r w:rsidRPr="00D1087D">
        <w:rPr>
          <w:i/>
        </w:rPr>
        <w:t>resources</w:t>
      </w:r>
      <w:r>
        <w:t xml:space="preserve"> directory of the </w:t>
      </w:r>
      <w:r w:rsidR="00A6029C">
        <w:t xml:space="preserve">source code as well as in the </w:t>
      </w:r>
      <w:r w:rsidR="00A6029C" w:rsidRPr="00A6029C">
        <w:rPr>
          <w:i/>
        </w:rPr>
        <w:t>BOOT-INF\classes\</w:t>
      </w:r>
      <w:r w:rsidR="00A6029C">
        <w:t xml:space="preserve"> directory of the </w:t>
      </w:r>
      <w:r>
        <w:t xml:space="preserve">executable jar file. To modify the default values, </w:t>
      </w:r>
      <w:r w:rsidR="00A6029C">
        <w:t xml:space="preserve">you can modify the source </w:t>
      </w:r>
      <w:r w:rsidR="00A6029C" w:rsidRPr="00A6029C">
        <w:rPr>
          <w:i/>
        </w:rPr>
        <w:t>src/main/</w:t>
      </w:r>
      <w:r w:rsidR="00A6029C" w:rsidRPr="00D1087D">
        <w:rPr>
          <w:i/>
        </w:rPr>
        <w:t>resources</w:t>
      </w:r>
      <w:r w:rsidR="00A6029C" w:rsidRPr="00A6029C">
        <w:rPr>
          <w:i/>
        </w:rPr>
        <w:t>/</w:t>
      </w:r>
      <w:r w:rsidRPr="00A6029C">
        <w:rPr>
          <w:i/>
        </w:rPr>
        <w:t>logback.xml</w:t>
      </w:r>
      <w:r>
        <w:t xml:space="preserve"> file</w:t>
      </w:r>
      <w:r w:rsidR="00A6029C">
        <w:t xml:space="preserve"> before building the software or place a different </w:t>
      </w:r>
      <w:r w:rsidR="00A6029C">
        <w:rPr>
          <w:i/>
        </w:rPr>
        <w:t>logback.xml</w:t>
      </w:r>
      <w:r w:rsidR="00A6029C">
        <w:t xml:space="preserve"> file with the modified values</w:t>
      </w:r>
      <w:r>
        <w:t xml:space="preserve"> in the working directory of the application.</w:t>
      </w:r>
      <w:r w:rsidR="00D1087D">
        <w:t xml:space="preserve"> </w:t>
      </w:r>
    </w:p>
    <w:p w14:paraId="6448E1DE" w14:textId="77777777" w:rsidR="00927FC8" w:rsidRPr="00927FC8" w:rsidRDefault="00927FC8" w:rsidP="00927FC8"/>
    <w:p w14:paraId="5B0DE2AE" w14:textId="77777777" w:rsidR="00927FC8" w:rsidRPr="00927FC8" w:rsidRDefault="00927FC8" w:rsidP="00927FC8"/>
    <w:p w14:paraId="3EBE0FAB" w14:textId="77777777" w:rsidR="00927FC8" w:rsidRPr="00927FC8" w:rsidRDefault="00927FC8" w:rsidP="00927FC8"/>
    <w:p w14:paraId="1C6BE086" w14:textId="77777777" w:rsidR="00927FC8" w:rsidRPr="00927FC8" w:rsidRDefault="00927FC8" w:rsidP="00927FC8"/>
    <w:p w14:paraId="71914081" w14:textId="77777777" w:rsidR="00927FC8" w:rsidRPr="00E53E91" w:rsidRDefault="00927FC8" w:rsidP="00E53E91"/>
    <w:p w14:paraId="6C648E2B" w14:textId="77777777" w:rsidR="00927FC8" w:rsidRPr="00B54D4D" w:rsidRDefault="00927FC8" w:rsidP="00B54D4D"/>
    <w:p w14:paraId="68AF0AD2" w14:textId="77777777" w:rsidR="00927FC8" w:rsidRDefault="00927FC8" w:rsidP="00927FC8"/>
    <w:p w14:paraId="1E3EF63A" w14:textId="77777777" w:rsidR="00927FC8" w:rsidRDefault="00927FC8" w:rsidP="00927FC8"/>
    <w:p w14:paraId="7078E409" w14:textId="77777777" w:rsidR="00D1087D" w:rsidRPr="00927FC8" w:rsidRDefault="00927FC8" w:rsidP="00CA4BB4">
      <w:pPr>
        <w:tabs>
          <w:tab w:val="center" w:pos="4680"/>
        </w:tabs>
        <w:sectPr w:rsidR="00D1087D" w:rsidRPr="00927FC8" w:rsidSect="00927FC8">
          <w:pgSz w:w="12240" w:h="15840"/>
          <w:pgMar w:top="1440" w:right="1440" w:bottom="1440" w:left="1440" w:header="720" w:footer="720" w:gutter="0"/>
          <w:cols w:space="720"/>
          <w:docGrid w:linePitch="299"/>
        </w:sectPr>
      </w:pPr>
      <w:r>
        <w:tab/>
      </w:r>
    </w:p>
    <w:p w14:paraId="68D12CB8" w14:textId="77777777" w:rsidR="00C26C45" w:rsidRDefault="00C26C45" w:rsidP="00C26C45"/>
    <w:p w14:paraId="26C5722C" w14:textId="3B0AC611" w:rsidR="00C26C45" w:rsidRDefault="00CB08F3" w:rsidP="00CB08F3">
      <w:pPr>
        <w:pStyle w:val="Heading1"/>
      </w:pPr>
      <w:bookmarkStart w:id="46" w:name="_Toc462052285"/>
      <w:bookmarkStart w:id="47" w:name="_Toc478121046"/>
      <w:r>
        <w:t>ODE</w:t>
      </w:r>
      <w:r w:rsidR="00C26C45" w:rsidRPr="001E40C7">
        <w:t xml:space="preserve"> </w:t>
      </w:r>
      <w:r w:rsidR="00A529B3">
        <w:t>Features</w:t>
      </w:r>
      <w:bookmarkEnd w:id="46"/>
      <w:bookmarkEnd w:id="47"/>
    </w:p>
    <w:p w14:paraId="0C2D52D8" w14:textId="77777777" w:rsidR="00A529B3" w:rsidRDefault="00A529B3" w:rsidP="00CA4BB4">
      <w:r>
        <w:t>JPO ODE provides the following features and functions to TMC applications:</w:t>
      </w:r>
    </w:p>
    <w:p w14:paraId="36E8062C" w14:textId="344D0DF7" w:rsidR="001D5BB2" w:rsidRDefault="001D5BB2" w:rsidP="006820F5">
      <w:pPr>
        <w:pStyle w:val="ListParagraph"/>
        <w:numPr>
          <w:ilvl w:val="0"/>
          <w:numId w:val="40"/>
        </w:numPr>
      </w:pPr>
      <w:r>
        <w:t>Managing SNMP Devices</w:t>
      </w:r>
    </w:p>
    <w:p w14:paraId="7E419062" w14:textId="0B1D9B12" w:rsidR="001D5BB2" w:rsidRDefault="001D5BB2" w:rsidP="006820F5">
      <w:pPr>
        <w:pStyle w:val="ListParagraph"/>
        <w:numPr>
          <w:ilvl w:val="0"/>
          <w:numId w:val="40"/>
        </w:numPr>
      </w:pPr>
      <w:r>
        <w:t>Logging Events</w:t>
      </w:r>
    </w:p>
    <w:p w14:paraId="41CFEED4" w14:textId="77777777" w:rsidR="00A529B3" w:rsidRDefault="001A3B89" w:rsidP="006820F5">
      <w:pPr>
        <w:pStyle w:val="ListParagraph"/>
        <w:numPr>
          <w:ilvl w:val="0"/>
          <w:numId w:val="40"/>
        </w:numPr>
      </w:pPr>
      <w:r>
        <w:t xml:space="preserve">IEEE 1609.2 </w:t>
      </w:r>
      <w:r w:rsidR="00A529B3">
        <w:t>Compliance</w:t>
      </w:r>
    </w:p>
    <w:p w14:paraId="610A03FE" w14:textId="77777777" w:rsidR="00A529B3" w:rsidRDefault="00A529B3" w:rsidP="006820F5">
      <w:pPr>
        <w:pStyle w:val="ListParagraph"/>
        <w:numPr>
          <w:ilvl w:val="0"/>
          <w:numId w:val="40"/>
        </w:numPr>
      </w:pPr>
      <w:r>
        <w:t>SCMS Certificate Management</w:t>
      </w:r>
    </w:p>
    <w:p w14:paraId="58482454" w14:textId="77777777" w:rsidR="00A529B3" w:rsidRDefault="00A529B3" w:rsidP="006820F5">
      <w:pPr>
        <w:pStyle w:val="ListParagraph"/>
        <w:numPr>
          <w:ilvl w:val="0"/>
          <w:numId w:val="40"/>
        </w:numPr>
      </w:pPr>
      <w:r>
        <w:t>Inbound BSM Distribution</w:t>
      </w:r>
    </w:p>
    <w:p w14:paraId="62A68A6C" w14:textId="77777777" w:rsidR="00A529B3" w:rsidRDefault="00A529B3" w:rsidP="006820F5">
      <w:pPr>
        <w:pStyle w:val="ListParagraph"/>
        <w:numPr>
          <w:ilvl w:val="0"/>
          <w:numId w:val="40"/>
        </w:numPr>
      </w:pPr>
      <w:r>
        <w:t>Inbound Probe Data Distribution</w:t>
      </w:r>
    </w:p>
    <w:p w14:paraId="2A193E42" w14:textId="77777777" w:rsidR="001A3B89" w:rsidRDefault="001A3B89" w:rsidP="006820F5">
      <w:pPr>
        <w:pStyle w:val="ListParagraph"/>
        <w:numPr>
          <w:ilvl w:val="0"/>
          <w:numId w:val="40"/>
        </w:numPr>
      </w:pPr>
      <w:r>
        <w:t>Outbound Probe Device Management</w:t>
      </w:r>
    </w:p>
    <w:p w14:paraId="25762878" w14:textId="77777777" w:rsidR="00A529B3" w:rsidRDefault="00A529B3" w:rsidP="006820F5">
      <w:pPr>
        <w:pStyle w:val="ListParagraph"/>
        <w:numPr>
          <w:ilvl w:val="0"/>
          <w:numId w:val="40"/>
        </w:numPr>
      </w:pPr>
      <w:r>
        <w:t>Outbound TIM Broadcast</w:t>
      </w:r>
    </w:p>
    <w:p w14:paraId="40FB49CD" w14:textId="77777777" w:rsidR="00A529B3" w:rsidRDefault="00A529B3" w:rsidP="006820F5">
      <w:pPr>
        <w:pStyle w:val="ListParagraph"/>
        <w:numPr>
          <w:ilvl w:val="0"/>
          <w:numId w:val="40"/>
        </w:numPr>
      </w:pPr>
      <w:r>
        <w:t>Inbound TIM Distribution</w:t>
      </w:r>
    </w:p>
    <w:p w14:paraId="034B1EE2" w14:textId="77777777" w:rsidR="00A529B3" w:rsidRDefault="001A3B89" w:rsidP="006820F5">
      <w:pPr>
        <w:pStyle w:val="ListParagraph"/>
        <w:numPr>
          <w:ilvl w:val="0"/>
          <w:numId w:val="40"/>
        </w:numPr>
      </w:pPr>
      <w:r>
        <w:t>Data Validation</w:t>
      </w:r>
    </w:p>
    <w:p w14:paraId="73EC7CAB" w14:textId="77777777" w:rsidR="001A3B89" w:rsidRDefault="001A3B89" w:rsidP="006820F5">
      <w:pPr>
        <w:pStyle w:val="ListParagraph"/>
        <w:numPr>
          <w:ilvl w:val="0"/>
          <w:numId w:val="40"/>
        </w:numPr>
      </w:pPr>
      <w:r>
        <w:t>Data Sanitization</w:t>
      </w:r>
    </w:p>
    <w:p w14:paraId="5277B1A5" w14:textId="4387408E" w:rsidR="001A3B89" w:rsidRDefault="001D5BB2" w:rsidP="001D5BB2">
      <w:pPr>
        <w:pStyle w:val="Heading2"/>
      </w:pPr>
      <w:bookmarkStart w:id="48" w:name="_Toc478121047"/>
      <w:r>
        <w:t>Managing SNMP Devices</w:t>
      </w:r>
      <w:bookmarkEnd w:id="48"/>
    </w:p>
    <w:p w14:paraId="43AABE27" w14:textId="06EDB5FE" w:rsidR="00787BFF" w:rsidRDefault="00787BFF" w:rsidP="00787BFF">
      <w:pPr>
        <w:pStyle w:val="NormalWeb"/>
        <w:shd w:val="clear" w:color="auto" w:fill="FFFFFF"/>
        <w:spacing w:after="240" w:afterAutospacing="0"/>
        <w:rPr>
          <w:rFonts w:ascii="Segoe UI" w:hAnsi="Segoe UI" w:cs="Segoe UI"/>
          <w:color w:val="24292E"/>
        </w:rPr>
      </w:pPr>
      <w:r>
        <w:rPr>
          <w:rFonts w:ascii="Segoe UI" w:hAnsi="Segoe UI" w:cs="Segoe UI"/>
          <w:color w:val="24292E"/>
        </w:rPr>
        <w:t>Over SNMP Protocol, the ODE can ping and assess the health of an existing Road Side Unit to ensure the system is up and running. To trigger a specific heartbeat call, the ODE provides two separate interfaces to deploy a message to an RSU.</w:t>
      </w:r>
    </w:p>
    <w:p w14:paraId="084DBA1C" w14:textId="77777777" w:rsidR="00787BFF" w:rsidRDefault="00787BFF" w:rsidP="00787BFF">
      <w:pPr>
        <w:pStyle w:val="Heading3"/>
      </w:pPr>
      <w:bookmarkStart w:id="49" w:name="_Toc478121048"/>
      <w:r>
        <w:t>Query Parameters</w:t>
      </w:r>
      <w:bookmarkEnd w:id="49"/>
    </w:p>
    <w:p w14:paraId="28E972C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make a heartbeat call, a user must provide two pieces of information to identify the device and the information the user is attempting to capture.</w:t>
      </w:r>
    </w:p>
    <w:p w14:paraId="1EE51563"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IP Address:</w:t>
      </w:r>
      <w:r>
        <w:rPr>
          <w:rStyle w:val="apple-converted-space"/>
          <w:rFonts w:ascii="Segoe UI" w:eastAsiaTheme="majorEastAsia" w:hAnsi="Segoe UI" w:cs="Segoe UI"/>
          <w:color w:val="24292E"/>
        </w:rPr>
        <w:t> </w:t>
      </w:r>
      <w:r>
        <w:rPr>
          <w:rFonts w:ascii="Segoe UI" w:hAnsi="Segoe UI" w:cs="Segoe UI"/>
          <w:color w:val="24292E"/>
        </w:rPr>
        <w:t>The published ip address of the device.</w:t>
      </w:r>
    </w:p>
    <w:p w14:paraId="55722951"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SNMP OID Value:</w:t>
      </w:r>
      <w:r>
        <w:rPr>
          <w:rStyle w:val="apple-converted-space"/>
          <w:rFonts w:ascii="Segoe UI" w:eastAsiaTheme="majorEastAsia" w:hAnsi="Segoe UI" w:cs="Segoe UI"/>
          <w:color w:val="24292E"/>
        </w:rPr>
        <w:t> </w:t>
      </w:r>
      <w:r>
        <w:rPr>
          <w:rFonts w:ascii="Segoe UI" w:hAnsi="Segoe UI" w:cs="Segoe UI"/>
          <w:color w:val="24292E"/>
        </w:rPr>
        <w:t>The numeric OID of the desired information.</w:t>
      </w:r>
    </w:p>
    <w:p w14:paraId="17A7E4AA"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Emphasis"/>
          <w:rFonts w:ascii="Segoe UI" w:hAnsi="Segoe UI" w:cs="Segoe UI"/>
          <w:color w:val="24292E"/>
        </w:rPr>
        <w:t>The OIDs for the RSUs are specified in the DSRC Roadside Unit (RSU) Specifications Document v4.1. The units also respond to ISO standard OIDs, as demonstrated in the screenshot below.</w:t>
      </w:r>
    </w:p>
    <w:p w14:paraId="1EFC183D" w14:textId="77777777" w:rsidR="00787BFF" w:rsidRDefault="00787BFF" w:rsidP="00787BFF">
      <w:pPr>
        <w:pStyle w:val="Heading3"/>
      </w:pPr>
      <w:bookmarkStart w:id="50" w:name="_Toc478121049"/>
      <w:r>
        <w:lastRenderedPageBreak/>
        <w:t>API Details</w:t>
      </w:r>
      <w:bookmarkEnd w:id="50"/>
    </w:p>
    <w:p w14:paraId="483AA4C4"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get the results from the SNMP protocol, submit a RESTful GET request to the route listed below.</w:t>
      </w:r>
    </w:p>
    <w:p w14:paraId="0CCFCD6C"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/rsuHeartbeat?ip=&lt;ip_address&gt;&amp;oid=&lt;oid_string&gt;</w:t>
      </w:r>
    </w:p>
    <w:p w14:paraId="1B085006"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F2BAF7"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[1.3.6.1.2.1.1.3.0 = 0:05:12.59]</w:t>
      </w:r>
    </w:p>
    <w:p w14:paraId="02FB65D5" w14:textId="77777777" w:rsidR="00787BFF" w:rsidRDefault="00787BFF" w:rsidP="00787BFF">
      <w:pPr>
        <w:pStyle w:val="Heading3"/>
      </w:pPr>
      <w:bookmarkStart w:id="51" w:name="_Toc478121050"/>
      <w:r>
        <w:t>Web Based View</w:t>
      </w:r>
      <w:bookmarkEnd w:id="51"/>
    </w:p>
    <w:p w14:paraId="017E568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An additional method way to interact with the heartbeat service is through the existing web interface located at the root of the application. On it, a user will see a section for RSU SNMP Query and may enter in the same IP and OID information as the API Endpoint.</w:t>
      </w:r>
    </w:p>
    <w:p w14:paraId="66CA2AB9" w14:textId="77777777" w:rsidR="00787BFF" w:rsidRDefault="00787BFF" w:rsidP="00787BFF">
      <w:pPr>
        <w:pStyle w:val="Heading3"/>
      </w:pPr>
      <w:bookmarkStart w:id="52" w:name="_Toc478121051"/>
      <w:r>
        <w:t>Additional Features/ Discussion Points</w:t>
      </w:r>
      <w:bookmarkEnd w:id="52"/>
    </w:p>
    <w:p w14:paraId="74D5D616" w14:textId="77777777" w:rsidR="00787BFF" w:rsidRDefault="00787BFF" w:rsidP="006820F5">
      <w:pPr>
        <w:numPr>
          <w:ilvl w:val="0"/>
          <w:numId w:val="45"/>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SNMP v3 discussion needed surrounding v2, v1 support</w:t>
      </w:r>
    </w:p>
    <w:p w14:paraId="4A8303C0" w14:textId="77777777" w:rsidR="00787BFF" w:rsidRDefault="00787BFF" w:rsidP="006820F5">
      <w:pPr>
        <w:numPr>
          <w:ilvl w:val="1"/>
          <w:numId w:val="4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V3 username/password</w:t>
      </w:r>
    </w:p>
    <w:p w14:paraId="1F33BD09" w14:textId="77777777" w:rsidR="00787BFF" w:rsidRDefault="00787BFF" w:rsidP="006820F5">
      <w:pPr>
        <w:numPr>
          <w:ilvl w:val="0"/>
          <w:numId w:val="4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Should the responses from the application be in a standard format? (JSON)</w:t>
      </w:r>
    </w:p>
    <w:p w14:paraId="74037408" w14:textId="77777777" w:rsidR="001D5BB2" w:rsidRDefault="001D5BB2" w:rsidP="001D5BB2"/>
    <w:p w14:paraId="36C465EC" w14:textId="38BB720F" w:rsidR="001D5BB2" w:rsidRDefault="001D5BB2" w:rsidP="001D5BB2">
      <w:pPr>
        <w:pStyle w:val="Heading2"/>
      </w:pPr>
      <w:bookmarkStart w:id="53" w:name="_Toc478121052"/>
      <w:r>
        <w:t>Logging Events</w:t>
      </w:r>
      <w:bookmarkEnd w:id="53"/>
    </w:p>
    <w:p w14:paraId="51AC34B0" w14:textId="1CF8E8AB" w:rsidR="001D5BB2" w:rsidRDefault="001D5BB2" w:rsidP="001D5BB2">
      <w:r>
        <w:t>ODE uses Logback logging framework to log application and data events.</w:t>
      </w:r>
    </w:p>
    <w:p w14:paraId="566E2472" w14:textId="77777777" w:rsidR="001D5BB2" w:rsidRDefault="001D5BB2" w:rsidP="001D5BB2">
      <w:pPr>
        <w:pStyle w:val="Heading3"/>
      </w:pPr>
      <w:bookmarkStart w:id="54" w:name="_Toc478121053"/>
      <w:r>
        <w:t>Log Levels</w:t>
      </w:r>
      <w:bookmarkEnd w:id="54"/>
    </w:p>
    <w:p w14:paraId="5A790174" w14:textId="77777777" w:rsidR="001D5BB2" w:rsidRDefault="001D5BB2" w:rsidP="006820F5">
      <w:pPr>
        <w:numPr>
          <w:ilvl w:val="0"/>
          <w:numId w:val="4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ALL - Logger reports to all levels below</w:t>
      </w:r>
    </w:p>
    <w:p w14:paraId="6F39A963"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DEBUG - Logger reports debug information</w:t>
      </w:r>
    </w:p>
    <w:p w14:paraId="12242A89"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ERROR - Logger reports error events that may still allow the application to continue running</w:t>
      </w:r>
    </w:p>
    <w:p w14:paraId="10808F15"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FATAL - Logger reports fatal errors that will cause the application to abort</w:t>
      </w:r>
    </w:p>
    <w:p w14:paraId="2EFDCCC8"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INFO - Logger reports informational messages</w:t>
      </w:r>
    </w:p>
    <w:p w14:paraId="59A5D851"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OFF - Turns off the logger</w:t>
      </w:r>
    </w:p>
    <w:p w14:paraId="4A687617"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TRACE - Logger reports more specific debug information</w:t>
      </w:r>
    </w:p>
    <w:p w14:paraId="248721F4"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WARN - Logger reports application warnings</w:t>
      </w:r>
    </w:p>
    <w:p w14:paraId="6F2E600F" w14:textId="1402AB43" w:rsidR="001D5BB2" w:rsidRDefault="001D5BB2" w:rsidP="001D5BB2">
      <w:pPr>
        <w:pStyle w:val="Heading3"/>
      </w:pPr>
      <w:bookmarkStart w:id="55" w:name="_Toc478121054"/>
      <w:r>
        <w:t>Logging setup</w:t>
      </w:r>
      <w:bookmarkEnd w:id="55"/>
    </w:p>
    <w:p w14:paraId="61281828" w14:textId="77777777" w:rsidR="001D5BB2" w:rsidRDefault="001D5BB2" w:rsidP="006820F5">
      <w:pPr>
        <w:numPr>
          <w:ilvl w:val="0"/>
          <w:numId w:val="43"/>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As it stands, the current logging framework has two separate log files. The first log file is for application output called ode.log. Application debug information and backend service messages are output to this file. The second log file, Events.log contains informational messages pertaining to the services a message goes through inside of the system.</w:t>
      </w:r>
    </w:p>
    <w:p w14:paraId="5A33A859" w14:textId="77777777" w:rsidR="001D5BB2" w:rsidRDefault="001D5BB2" w:rsidP="006820F5">
      <w:pPr>
        <w:numPr>
          <w:ilvl w:val="0"/>
          <w:numId w:val="4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The current setup of the logging framework is very minimal. It contains four loggers and two appenders for the respective files. The logback framework has the ability to set time based file deletion, and rolling archive file naming. For the full list of features visit this URL:</w:t>
      </w:r>
      <w:r>
        <w:rPr>
          <w:rStyle w:val="apple-converted-space"/>
          <w:rFonts w:ascii="Segoe UI" w:hAnsi="Segoe UI" w:cs="Segoe UI"/>
          <w:color w:val="24292E"/>
        </w:rPr>
        <w:t> </w:t>
      </w:r>
      <w:hyperlink r:id="rId35" w:history="1">
        <w:r>
          <w:rPr>
            <w:rStyle w:val="Hyperlink"/>
            <w:rFonts w:ascii="Segoe UI" w:hAnsi="Segoe UI" w:cs="Segoe UI"/>
            <w:color w:val="0366D6"/>
          </w:rPr>
          <w:t>https://logback.qos.ch/manual/</w:t>
        </w:r>
      </w:hyperlink>
    </w:p>
    <w:p w14:paraId="23CC677A" w14:textId="77777777" w:rsidR="001D5BB2" w:rsidRDefault="001D5BB2" w:rsidP="001D5BB2">
      <w:pPr>
        <w:pStyle w:val="Heading3"/>
      </w:pPr>
      <w:bookmarkStart w:id="56" w:name="_Toc478121055"/>
      <w:r>
        <w:t>Steps to turn on/off logging during application runtime.</w:t>
      </w:r>
      <w:bookmarkEnd w:id="56"/>
    </w:p>
    <w:p w14:paraId="73AA8657" w14:textId="77777777" w:rsidR="001D5BB2" w:rsidRDefault="001D5BB2" w:rsidP="006820F5">
      <w:pPr>
        <w:numPr>
          <w:ilvl w:val="0"/>
          <w:numId w:val="44"/>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Start ode, Kafka, and Zookeeper as normal.</w:t>
      </w:r>
    </w:p>
    <w:p w14:paraId="6FF09B55"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a new terminal window run "jconsole".</w:t>
      </w:r>
    </w:p>
    <w:p w14:paraId="7C840316"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After the dialog box comes up asking for connection, click on the remote access button at the bottom.</w:t>
      </w:r>
    </w:p>
    <w:p w14:paraId="6F7762E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Input the ip address you set to be your DOCKER_HOST_IP:9090 (ex. 0.0.0.0:9090).</w:t>
      </w:r>
    </w:p>
    <w:p w14:paraId="5219C76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Click connect.</w:t>
      </w:r>
    </w:p>
    <w:p w14:paraId="4204918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insecure connection.</w:t>
      </w:r>
    </w:p>
    <w:p w14:paraId="444F4487"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MBeans tab at the top.</w:t>
      </w:r>
    </w:p>
    <w:p w14:paraId="3004C523"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Expand the folder ch.qos.logback.classic until you get to Attributes and Operations.</w:t>
      </w:r>
    </w:p>
    <w:p w14:paraId="420B9E3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Open the operations Tab.</w:t>
      </w:r>
    </w:p>
    <w:p w14:paraId="52C271C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the reloadbyfilename option.</w:t>
      </w:r>
    </w:p>
    <w:p w14:paraId="08940DE1"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the dialog box input the name of your logging configuration file. (Currently logback.xml)</w:t>
      </w:r>
    </w:p>
    <w:p w14:paraId="32E52CC2"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Edit logback.xml inside of the docker container for ode and modifiy the log level for whatever logger you wish to turn off to "OFF".</w:t>
      </w:r>
    </w:p>
    <w:p w14:paraId="1CF2D4E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Save the file and go back to the jconsole and click the button reloadbyfilename to submit changes.</w:t>
      </w:r>
    </w:p>
    <w:p w14:paraId="66A73C26" w14:textId="77777777" w:rsidR="001D5BB2" w:rsidRPr="001D5BB2" w:rsidRDefault="001D5BB2" w:rsidP="001D5BB2">
      <w:pPr>
        <w:ind w:left="576"/>
      </w:pPr>
    </w:p>
    <w:p w14:paraId="54E6EBB8" w14:textId="77777777" w:rsidR="001A3B89" w:rsidRPr="00A529B3" w:rsidRDefault="001A3B89" w:rsidP="00CA4BB4">
      <w:pPr>
        <w:pStyle w:val="Heading2"/>
      </w:pPr>
      <w:bookmarkStart w:id="57" w:name="_Toc478121056"/>
      <w:r>
        <w:t>IEEE 1609.2 Compliance</w:t>
      </w:r>
      <w:bookmarkEnd w:id="57"/>
    </w:p>
    <w:p w14:paraId="39EDD772" w14:textId="77777777" w:rsidR="00A529B3" w:rsidRDefault="001A3B89" w:rsidP="00C26C45">
      <w:r>
        <w:t>TBD</w:t>
      </w:r>
    </w:p>
    <w:p w14:paraId="746F15F0" w14:textId="77777777" w:rsidR="001A3B89" w:rsidRDefault="001A3B89" w:rsidP="00CA4BB4">
      <w:pPr>
        <w:pStyle w:val="Heading2"/>
      </w:pPr>
      <w:bookmarkStart w:id="58" w:name="_Toc478121057"/>
      <w:r>
        <w:t>SCMS Certificate Management</w:t>
      </w:r>
      <w:bookmarkEnd w:id="58"/>
    </w:p>
    <w:p w14:paraId="64A99D1C" w14:textId="77777777" w:rsidR="001A3B89" w:rsidRDefault="001A3B89" w:rsidP="00CA4BB4">
      <w:r>
        <w:t>TBD</w:t>
      </w:r>
    </w:p>
    <w:p w14:paraId="59FD1E00" w14:textId="77777777" w:rsidR="001A3B89" w:rsidRDefault="001A3B89" w:rsidP="00CA4BB4">
      <w:pPr>
        <w:pStyle w:val="Heading2"/>
      </w:pPr>
      <w:bookmarkStart w:id="59" w:name="_Toc478121058"/>
      <w:r>
        <w:t>Inbound BSM Distribution</w:t>
      </w:r>
      <w:bookmarkEnd w:id="59"/>
    </w:p>
    <w:p w14:paraId="5E74D63E" w14:textId="77777777" w:rsidR="001A3B89" w:rsidRDefault="001A3B89" w:rsidP="00CA4BB4">
      <w:r>
        <w:t xml:space="preserve">ODE accepts Inbound BSMs via File Copy Data Deposit mechanism as described in section </w:t>
      </w:r>
      <w:r>
        <w:fldChar w:fldCharType="begin"/>
      </w:r>
      <w:r>
        <w:instrText xml:space="preserve"> REF _Ref471804194 \r \h </w:instrText>
      </w:r>
      <w:r>
        <w:fldChar w:fldCharType="separate"/>
      </w:r>
      <w:r>
        <w:t>8.1</w:t>
      </w:r>
      <w:r>
        <w:fldChar w:fldCharType="end"/>
      </w:r>
      <w:r>
        <w:t>.</w:t>
      </w:r>
    </w:p>
    <w:p w14:paraId="434BE61C" w14:textId="76126D52" w:rsidR="001A3B89" w:rsidRDefault="001A3B89" w:rsidP="00CA4BB4">
      <w:r>
        <w:t xml:space="preserve">The ODE propagates BSM data to applications via a subscription service provided by Kafka messaging hub. </w:t>
      </w:r>
      <w:r w:rsidR="006916B6">
        <w:t>The ODE offers two Kafka BSM subscription formats, JSON and serialized</w:t>
      </w:r>
      <w:r w:rsidR="0007578F">
        <w:t xml:space="preserve"> Java objects (also referred to as POJO)</w:t>
      </w:r>
      <w:r w:rsidR="006916B6">
        <w:t xml:space="preserve">. </w:t>
      </w:r>
      <w:r w:rsidR="0007578F">
        <w:t xml:space="preserve">ODE uses Kryo serializer for serializing POJOs before publishing. </w:t>
      </w:r>
      <w:r>
        <w:t xml:space="preserve">See section </w:t>
      </w:r>
      <w:r>
        <w:fldChar w:fldCharType="begin"/>
      </w:r>
      <w:r>
        <w:instrText xml:space="preserve"> REF _Ref471811829 \r \h </w:instrText>
      </w:r>
      <w:r>
        <w:fldChar w:fldCharType="separate"/>
      </w:r>
      <w:r>
        <w:t>8.3.1</w:t>
      </w:r>
      <w:r>
        <w:fldChar w:fldCharType="end"/>
      </w:r>
      <w:r>
        <w:t xml:space="preserve"> for the topic names to which applications can subscribe.</w:t>
      </w:r>
    </w:p>
    <w:p w14:paraId="51C794FD" w14:textId="77777777" w:rsidR="001A3B89" w:rsidRDefault="001A3B89" w:rsidP="00CA4BB4">
      <w:pPr>
        <w:pStyle w:val="Heading2"/>
      </w:pPr>
      <w:bookmarkStart w:id="60" w:name="_Toc478121059"/>
      <w:r>
        <w:t>Inbound Probe Data Distribution</w:t>
      </w:r>
      <w:bookmarkEnd w:id="60"/>
    </w:p>
    <w:p w14:paraId="70AB9F6D" w14:textId="77777777" w:rsidR="001A3B89" w:rsidRDefault="001A3B89" w:rsidP="00CA4BB4">
      <w:r>
        <w:t>TBD</w:t>
      </w:r>
    </w:p>
    <w:p w14:paraId="030FF98F" w14:textId="524C6EF4" w:rsidR="00B63D68" w:rsidRDefault="00B63D68" w:rsidP="00B63D68">
      <w:pPr>
        <w:pStyle w:val="Heading2"/>
      </w:pPr>
      <w:bookmarkStart w:id="61" w:name="_Toc478121060"/>
      <w:r>
        <w:t>Outbound Probe D</w:t>
      </w:r>
      <w:r w:rsidR="00C90428">
        <w:t>ata</w:t>
      </w:r>
      <w:r>
        <w:t xml:space="preserve"> Management</w:t>
      </w:r>
      <w:bookmarkEnd w:id="61"/>
    </w:p>
    <w:p w14:paraId="16E5983A" w14:textId="6714A775" w:rsidR="00B63D68" w:rsidRDefault="00A82113" w:rsidP="00B63D68">
      <w:r>
        <w:t>ODE accepts PDM messages and other metadata parameters for broadcasting PDM messages via the REST API interface. The ODE accepts data elements in JSON which are then sent via SNMP to an array of Roadside Units (RSUs) which are also specified in that same JSON string.</w:t>
      </w:r>
    </w:p>
    <w:p w14:paraId="12BD8D44" w14:textId="13EBEE89" w:rsidR="00A82113" w:rsidRDefault="00A82113" w:rsidP="00A82113">
      <w:pPr>
        <w:pStyle w:val="Heading3"/>
      </w:pPr>
      <w:bookmarkStart w:id="62" w:name="_Toc478121061"/>
      <w:r>
        <w:t>PDM Broadcast Request Quick Start Guide</w:t>
      </w:r>
      <w:bookmarkEnd w:id="62"/>
    </w:p>
    <w:p w14:paraId="0FEEE74E" w14:textId="6F3227D4" w:rsidR="00A82113" w:rsidRDefault="00A82113" w:rsidP="00A82113">
      <w:r>
        <w:t>To run a local test of the PDM message API, please follow these instructions.</w:t>
      </w:r>
    </w:p>
    <w:p w14:paraId="1D36C745" w14:textId="4D65ED4A" w:rsidR="00A82113" w:rsidRDefault="00A82113" w:rsidP="00A82113">
      <w:pPr>
        <w:pStyle w:val="ListParagraph"/>
        <w:numPr>
          <w:ilvl w:val="0"/>
          <w:numId w:val="48"/>
        </w:numPr>
      </w:pPr>
      <w:r>
        <w:t>Start the ODE.</w:t>
      </w:r>
    </w:p>
    <w:p w14:paraId="1C6E6CEC" w14:textId="77777777" w:rsidR="00A82113" w:rsidRDefault="00A82113" w:rsidP="00A82113">
      <w:pPr>
        <w:pStyle w:val="ListParagraph"/>
        <w:numPr>
          <w:ilvl w:val="0"/>
          <w:numId w:val="48"/>
        </w:numPr>
      </w:pPr>
      <w:r>
        <w:lastRenderedPageBreak/>
        <w:t>Reference the Swagger documentation located in the /docs folder of the repo to view the specifications for the API call. If needed, paste the YAML file into http://editor.swagger.io to see a rendered webpage for the documentation.</w:t>
      </w:r>
    </w:p>
    <w:p w14:paraId="44F13095" w14:textId="3DD1497B" w:rsidR="00A82113" w:rsidRDefault="00A82113" w:rsidP="00A82113">
      <w:pPr>
        <w:pStyle w:val="ListParagraph"/>
        <w:numPr>
          <w:ilvl w:val="0"/>
          <w:numId w:val="48"/>
        </w:numPr>
      </w:pPr>
      <w:r>
        <w:t>Use a web based REST tool</w:t>
      </w:r>
      <w:r w:rsidR="004C0F68">
        <w:t xml:space="preserve"> such as Postman to send the PDM</w:t>
      </w:r>
      <w:r>
        <w:t xml:space="preserve"> broadcast request to the ODE. Make sure the REST request body contains the “snmp” and “rsus” elements with valid IP addresses of the RSUs that you intend to send the message to</w:t>
      </w:r>
      <w:r w:rsidR="004C0F68">
        <w:t>.</w:t>
      </w:r>
    </w:p>
    <w:p w14:paraId="5A4D0D9E" w14:textId="73E1A742" w:rsidR="00A82113" w:rsidRPr="00A82113" w:rsidRDefault="00A82113" w:rsidP="00A82113">
      <w:pPr>
        <w:pStyle w:val="ListParagraph"/>
        <w:numPr>
          <w:ilvl w:val="0"/>
          <w:numId w:val="48"/>
        </w:numPr>
      </w:pPr>
      <w:r>
        <w:t xml:space="preserve">The REST interface will return a response indicating the request was executed successfully: </w:t>
      </w:r>
      <w:r w:rsidRPr="00C12352">
        <w:rPr>
          <w:rFonts w:eastAsia="Times New Roman" w:cs="Consolas"/>
          <w:color w:val="999999"/>
          <w:sz w:val="20"/>
          <w:lang w:eastAsia="en-US"/>
        </w:rPr>
        <w:t>{</w:t>
      </w:r>
      <w:r w:rsidRPr="00C12352">
        <w:rPr>
          <w:rFonts w:eastAsia="Times New Roman" w:cs="Consolas"/>
          <w:color w:val="000000"/>
          <w:sz w:val="20"/>
          <w:lang w:eastAsia="en-US"/>
        </w:rPr>
        <w:t>success</w:t>
      </w:r>
      <w:r w:rsidRPr="00C12352">
        <w:rPr>
          <w:rFonts w:eastAsia="Times New Roman" w:cs="Consolas"/>
          <w:color w:val="999999"/>
          <w:sz w:val="20"/>
          <w:lang w:eastAsia="en-US"/>
        </w:rPr>
        <w:t>:</w:t>
      </w:r>
      <w:r w:rsidRPr="00C12352">
        <w:rPr>
          <w:rFonts w:eastAsia="Times New Roman" w:cs="Consolas"/>
          <w:color w:val="000000"/>
          <w:sz w:val="20"/>
          <w:lang w:eastAsia="en-US"/>
        </w:rPr>
        <w:t xml:space="preserve"> </w:t>
      </w:r>
      <w:r w:rsidRPr="00C12352">
        <w:rPr>
          <w:rFonts w:eastAsia="Times New Roman" w:cs="Consolas"/>
          <w:color w:val="990055"/>
          <w:sz w:val="20"/>
          <w:lang w:eastAsia="en-US"/>
        </w:rPr>
        <w:t>true</w:t>
      </w:r>
      <w:r w:rsidRPr="00C12352">
        <w:rPr>
          <w:rFonts w:eastAsia="Times New Roman" w:cs="Consolas"/>
          <w:color w:val="999999"/>
          <w:sz w:val="20"/>
          <w:lang w:eastAsia="en-US"/>
        </w:rPr>
        <w:t>}</w:t>
      </w:r>
      <w:r w:rsidRPr="00C12352">
        <w:t xml:space="preserve">. </w:t>
      </w:r>
      <w:r>
        <w:t>If the request fails, you will receive an error message such as:</w:t>
      </w:r>
      <w:r>
        <w:br/>
      </w:r>
      <w:r w:rsidRPr="00C12352">
        <w:rPr>
          <w:rFonts w:ascii="Courier New" w:hAnsi="Courier New" w:cs="Courier New"/>
          <w:sz w:val="20"/>
        </w:rPr>
        <w:t>{</w:t>
      </w:r>
      <w:r w:rsidRPr="00C12352">
        <w:rPr>
          <w:rFonts w:ascii="Courier New" w:hAnsi="Courier New" w:cs="Courier New"/>
          <w:sz w:val="20"/>
        </w:rPr>
        <w:br/>
        <w:t xml:space="preserve">   "timestamp": 1489415494755,</w:t>
      </w:r>
      <w:r w:rsidRPr="00C12352">
        <w:rPr>
          <w:rFonts w:ascii="Courier New" w:hAnsi="Courier New" w:cs="Courier New"/>
          <w:sz w:val="20"/>
        </w:rPr>
        <w:br/>
        <w:t xml:space="preserve">   "status": 400,</w:t>
      </w:r>
      <w:r w:rsidRPr="00C12352">
        <w:rPr>
          <w:rFonts w:ascii="Courier New" w:hAnsi="Courier New" w:cs="Courier New"/>
          <w:sz w:val="20"/>
        </w:rPr>
        <w:br/>
        <w:t xml:space="preserve">   "error": "Bad Request",</w:t>
      </w:r>
      <w:r w:rsidRPr="00C12352">
        <w:rPr>
          <w:rFonts w:ascii="Courier New" w:hAnsi="Courier New" w:cs="Courier New"/>
          <w:sz w:val="20"/>
        </w:rPr>
        <w:br/>
        <w:t xml:space="preserve">   "exception": "us.dot.its.jpo.ode.traveler.TimMessageException",</w:t>
      </w:r>
      <w:r w:rsidRPr="00C12352">
        <w:rPr>
          <w:rFonts w:ascii="Courier New" w:hAnsi="Courier New" w:cs="Courier New"/>
          <w:sz w:val="20"/>
        </w:rPr>
        <w:br/>
        <w:t xml:space="preserve">   "message": "us.dot.its.jpo.ode.traveler.TimMessageException: Empty response from RSU 127.0.0.1",</w:t>
      </w:r>
      <w:r w:rsidRPr="00C12352">
        <w:rPr>
          <w:rFonts w:ascii="Courier New" w:hAnsi="Courier New" w:cs="Courier New"/>
          <w:sz w:val="20"/>
        </w:rPr>
        <w:br/>
        <w:t xml:space="preserve">   "path": "/tim"</w:t>
      </w:r>
      <w:r w:rsidRPr="00C12352">
        <w:rPr>
          <w:rFonts w:ascii="Courier New" w:hAnsi="Courier New" w:cs="Courier New"/>
          <w:sz w:val="20"/>
        </w:rPr>
        <w:br/>
        <w:t>}</w:t>
      </w:r>
    </w:p>
    <w:p w14:paraId="010DA22C" w14:textId="77777777" w:rsidR="001A3B89" w:rsidRDefault="001A3B89" w:rsidP="00CA4BB4">
      <w:pPr>
        <w:pStyle w:val="Heading2"/>
      </w:pPr>
      <w:bookmarkStart w:id="63" w:name="_Toc478121062"/>
      <w:r>
        <w:t>Outbound TIM Broadcast</w:t>
      </w:r>
      <w:bookmarkEnd w:id="63"/>
    </w:p>
    <w:p w14:paraId="031325D7" w14:textId="2D095C14" w:rsidR="001A3B89" w:rsidRDefault="001A3B89" w:rsidP="001A3B89">
      <w:r>
        <w:t>ODE accepts TIM messages and other metadata parameters for broadcasting TIM messages via the REST API interface. The ODE accepts data elements in JSON format from which a fully formed ASN.1 compliant J2735 TravelerInformation message will be constructed and sent</w:t>
      </w:r>
      <w:r w:rsidR="00A82113">
        <w:t xml:space="preserve"> to an array of RSUs</w:t>
      </w:r>
      <w:r>
        <w:t>. The RSUs must be specified in the TIM broadcast message received by the ODE. In addition to the RSU devices, the TIM message is also deposited to the US DOT Situation Data Warehouse (SDW) from which the SiriusXM satellites will pull from and broadcast to vehicles that are not within range of RSUs. SDW parameters are also specified in the TIM REST interface. Please refer to the Swagger file documentation for details of a TIM REST interface.</w:t>
      </w:r>
    </w:p>
    <w:p w14:paraId="10A32AF1" w14:textId="3D9684F8" w:rsidR="00271DD3" w:rsidRDefault="00271DD3" w:rsidP="00271DD3">
      <w:pPr>
        <w:pStyle w:val="Heading3"/>
      </w:pPr>
      <w:bookmarkStart w:id="64" w:name="_Toc478121063"/>
      <w:r>
        <w:t>Outbound TIM Setup</w:t>
      </w:r>
      <w:bookmarkEnd w:id="64"/>
    </w:p>
    <w:p w14:paraId="6EBFF7F1" w14:textId="42E57B90" w:rsidR="00271DD3" w:rsidRPr="00271DD3" w:rsidRDefault="00271DD3" w:rsidP="006820F5">
      <w:pPr>
        <w:numPr>
          <w:ilvl w:val="0"/>
          <w:numId w:val="47"/>
        </w:numPr>
        <w:shd w:val="clear" w:color="auto" w:fill="FFFFFF"/>
        <w:spacing w:before="0" w:after="0" w:afterAutospacing="1" w:line="240" w:lineRule="auto"/>
        <w:rPr>
          <w:rFonts w:ascii="Segoe UI" w:eastAsia="Times New Roman" w:hAnsi="Segoe UI" w:cs="Segoe UI"/>
          <w:color w:val="24292E"/>
          <w:sz w:val="24"/>
          <w:szCs w:val="24"/>
          <w:lang w:eastAsia="en-US"/>
        </w:rPr>
      </w:pPr>
      <w:r>
        <w:rPr>
          <w:rFonts w:ascii="Segoe UI" w:eastAsia="Times New Roman" w:hAnsi="Segoe UI" w:cs="Segoe UI"/>
          <w:color w:val="24292E"/>
          <w:sz w:val="24"/>
          <w:szCs w:val="24"/>
          <w:lang w:eastAsia="en-US"/>
        </w:rPr>
        <w:t xml:space="preserve">ODE </w:t>
      </w:r>
      <w:r w:rsidRPr="00E576B4">
        <w:rPr>
          <w:rFonts w:ascii="Segoe UI" w:eastAsia="Times New Roman" w:hAnsi="Segoe UI" w:cs="Segoe UI"/>
          <w:b/>
          <w:color w:val="24292E"/>
          <w:sz w:val="24"/>
          <w:szCs w:val="24"/>
          <w:lang w:eastAsia="en-US"/>
        </w:rPr>
        <w:t>Configuration</w:t>
      </w:r>
      <w:r>
        <w:rPr>
          <w:rFonts w:ascii="Segoe UI" w:eastAsia="Times New Roman" w:hAnsi="Segoe UI" w:cs="Segoe UI"/>
          <w:color w:val="24292E"/>
          <w:sz w:val="24"/>
          <w:szCs w:val="24"/>
          <w:lang w:eastAsia="en-US"/>
        </w:rPr>
        <w:t xml:space="preserve">: </w:t>
      </w:r>
      <w:r w:rsidRPr="00271DD3">
        <w:rPr>
          <w:rFonts w:ascii="Segoe UI" w:eastAsia="Times New Roman" w:hAnsi="Segoe UI" w:cs="Segoe UI"/>
          <w:color w:val="24292E"/>
          <w:sz w:val="24"/>
          <w:szCs w:val="24"/>
          <w:lang w:eastAsia="en-US"/>
        </w:rPr>
        <w:t>Update the effective </w:t>
      </w:r>
      <w:r w:rsidRPr="00271DD3">
        <w:rPr>
          <w:rFonts w:ascii="Consolas" w:eastAsia="Times New Roman" w:hAnsi="Consolas" w:cs="Consolas"/>
          <w:color w:val="24292E"/>
          <w:sz w:val="20"/>
          <w:szCs w:val="20"/>
          <w:lang w:eastAsia="en-US"/>
        </w:rPr>
        <w:t>application.properties</w:t>
      </w:r>
      <w:r w:rsidRPr="00271DD3">
        <w:rPr>
          <w:rFonts w:ascii="Segoe UI" w:eastAsia="Times New Roman" w:hAnsi="Segoe UI" w:cs="Segoe UI"/>
          <w:color w:val="24292E"/>
          <w:sz w:val="24"/>
          <w:szCs w:val="24"/>
          <w:lang w:eastAsia="en-US"/>
        </w:rPr>
        <w:t> file with usernam</w:t>
      </w:r>
      <w:r w:rsidR="00B23540">
        <w:rPr>
          <w:rFonts w:ascii="Segoe UI" w:eastAsia="Times New Roman" w:hAnsi="Segoe UI" w:cs="Segoe UI"/>
          <w:color w:val="24292E"/>
          <w:sz w:val="24"/>
          <w:szCs w:val="24"/>
          <w:lang w:eastAsia="en-US"/>
        </w:rPr>
        <w:t xml:space="preserve">e and password for Webapp2/sdw. </w:t>
      </w:r>
      <w:r w:rsidRPr="00271DD3">
        <w:rPr>
          <w:rFonts w:ascii="Segoe UI" w:eastAsia="Times New Roman" w:hAnsi="Segoe UI" w:cs="Segoe UI"/>
          <w:color w:val="24292E"/>
          <w:sz w:val="24"/>
          <w:szCs w:val="24"/>
          <w:lang w:eastAsia="en-US"/>
        </w:rPr>
        <w:t>Substitute your username and password for </w:t>
      </w:r>
      <w:r w:rsidRPr="00271DD3">
        <w:rPr>
          <w:rFonts w:ascii="Consolas" w:eastAsia="Times New Roman" w:hAnsi="Consolas" w:cs="Consolas"/>
          <w:color w:val="24292E"/>
          <w:sz w:val="20"/>
          <w:szCs w:val="20"/>
          <w:lang w:eastAsia="en-US"/>
        </w:rPr>
        <w:t>&lt;SDWUSERNAME&gt;</w:t>
      </w:r>
      <w:r w:rsidRPr="00271DD3">
        <w:rPr>
          <w:rFonts w:ascii="Segoe UI" w:eastAsia="Times New Roman" w:hAnsi="Segoe UI" w:cs="Segoe UI"/>
          <w:color w:val="24292E"/>
          <w:sz w:val="24"/>
          <w:szCs w:val="24"/>
          <w:lang w:eastAsia="en-US"/>
        </w:rPr>
        <w:t> and </w:t>
      </w:r>
      <w:r w:rsidRPr="00271DD3">
        <w:rPr>
          <w:rFonts w:ascii="Consolas" w:eastAsia="Times New Roman" w:hAnsi="Consolas" w:cs="Consolas"/>
          <w:color w:val="24292E"/>
          <w:sz w:val="20"/>
          <w:szCs w:val="20"/>
          <w:lang w:eastAsia="en-US"/>
        </w:rPr>
        <w:t>&lt;SDWPASSWORD&gt;</w:t>
      </w:r>
      <w:r w:rsidRPr="00271DD3">
        <w:rPr>
          <w:rFonts w:ascii="Segoe UI" w:eastAsia="Times New Roman" w:hAnsi="Segoe UI" w:cs="Segoe UI"/>
          <w:color w:val="24292E"/>
          <w:sz w:val="24"/>
          <w:szCs w:val="24"/>
          <w:lang w:eastAsia="en-US"/>
        </w:rPr>
        <w:t>, respectively.</w:t>
      </w:r>
    </w:p>
    <w:p w14:paraId="5597D2AF" w14:textId="36075628" w:rsidR="00271DD3" w:rsidRPr="00271DD3" w:rsidRDefault="00271DD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sidRPr="00271DD3">
        <w:rPr>
          <w:rFonts w:ascii="Consolas" w:eastAsia="Times New Roman" w:hAnsi="Consolas" w:cs="Consolas"/>
          <w:color w:val="24292E"/>
          <w:sz w:val="20"/>
          <w:szCs w:val="20"/>
          <w:bdr w:val="none" w:sz="0" w:space="0" w:color="auto" w:frame="1"/>
          <w:lang w:eastAsia="en-US"/>
        </w:rPr>
        <w:t xml:space="preserve">        </w:t>
      </w:r>
      <w:r w:rsidR="00C06ADA">
        <w:rPr>
          <w:rFonts w:ascii="Consolas" w:eastAsia="Times New Roman" w:hAnsi="Consolas" w:cs="Consolas"/>
          <w:color w:val="24292E"/>
          <w:sz w:val="20"/>
          <w:szCs w:val="20"/>
          <w:bdr w:val="none" w:sz="0" w:space="0" w:color="auto" w:frame="1"/>
          <w:lang w:eastAsia="en-US"/>
        </w:rPr>
        <w:t>ode.ddsCasUsername=&lt;SDWUSERNAME&gt;</w:t>
      </w:r>
    </w:p>
    <w:p w14:paraId="3C7A6069" w14:textId="27D6250C" w:rsidR="00271DD3" w:rsidRDefault="00C06ADA"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65" w:author="Musavi, Hamid [USA]" w:date="2017-04-26T19:10:00Z"/>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 xml:space="preserve">        ode.ddsCasPassword=&lt;SDWPASSWORD&gt;</w:t>
      </w:r>
    </w:p>
    <w:p w14:paraId="13D2B398" w14:textId="77777777" w:rsidR="00E811E3" w:rsidRDefault="00E811E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p>
    <w:p w14:paraId="47011C90" w14:textId="77777777" w:rsidR="00E811E3" w:rsidRDefault="00E811E3"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66" w:author="Musavi, Hamid [USA]" w:date="2017-04-26T19:10:00Z"/>
          <w:rFonts w:ascii="Consolas" w:eastAsia="Times New Roman" w:hAnsi="Consolas" w:cs="Consolas"/>
          <w:color w:val="24292E"/>
          <w:sz w:val="20"/>
          <w:szCs w:val="20"/>
          <w:bdr w:val="none" w:sz="0" w:space="0" w:color="auto" w:frame="1"/>
          <w:lang w:eastAsia="en-US"/>
        </w:rPr>
      </w:pPr>
      <w:ins w:id="67" w:author="Musavi, Hamid [USA]" w:date="2017-04-26T19:10:00Z">
        <w:r>
          <w:rPr>
            <w:rFonts w:ascii="Consolas" w:eastAsia="Times New Roman" w:hAnsi="Consolas" w:cs="Consolas"/>
            <w:color w:val="24292E"/>
            <w:sz w:val="20"/>
            <w:szCs w:val="20"/>
            <w:bdr w:val="none" w:sz="0" w:space="0" w:color="auto" w:frame="1"/>
            <w:lang w:eastAsia="en-US"/>
          </w:rPr>
          <w:t>OR defined the following command line arguments while launching jpo-ode-svcs</w:t>
        </w:r>
      </w:ins>
    </w:p>
    <w:p w14:paraId="10B1A0C0"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68" w:author="Musavi, Hamid [USA]" w:date="2017-04-26T19:10:00Z"/>
          <w:rFonts w:ascii="Consolas" w:eastAsia="Times New Roman" w:hAnsi="Consolas" w:cs="Consolas"/>
          <w:color w:val="24292E"/>
          <w:sz w:val="20"/>
          <w:szCs w:val="20"/>
          <w:bdr w:val="none" w:sz="0" w:space="0" w:color="auto" w:frame="1"/>
          <w:lang w:eastAsia="en-US"/>
        </w:rPr>
      </w:pPr>
      <w:ins w:id="69" w:author="Musavi, Hamid [USA]" w:date="2017-04-26T19:10:00Z">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--ode.ddsCasUsername=&lt;SDWUSERNAME&gt;, \</w:t>
        </w:r>
      </w:ins>
    </w:p>
    <w:p w14:paraId="09709076"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70" w:author="Musavi, Hamid [USA]" w:date="2017-04-26T19:10:00Z"/>
          <w:rFonts w:ascii="Consolas" w:eastAsia="Times New Roman" w:hAnsi="Consolas" w:cs="Consolas"/>
          <w:color w:val="24292E"/>
          <w:sz w:val="20"/>
          <w:szCs w:val="20"/>
          <w:bdr w:val="none" w:sz="0" w:space="0" w:color="auto" w:frame="1"/>
          <w:lang w:eastAsia="en-US"/>
        </w:rPr>
      </w:pPr>
      <w:ins w:id="71" w:author="Musavi, Hamid [USA]" w:date="2017-04-26T19:10:00Z">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--ode.ddsCasPassword=&lt;SDWPASSWORD&gt;</w:t>
        </w:r>
      </w:ins>
    </w:p>
    <w:p w14:paraId="3E62C6E0"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72" w:author="Musavi, Hamid [USA]" w:date="2017-04-26T19:10:00Z"/>
          <w:rFonts w:ascii="Consolas" w:eastAsia="Times New Roman" w:hAnsi="Consolas" w:cs="Consolas"/>
          <w:color w:val="24292E"/>
          <w:sz w:val="20"/>
          <w:szCs w:val="20"/>
          <w:bdr w:val="none" w:sz="0" w:space="0" w:color="auto" w:frame="1"/>
          <w:lang w:eastAsia="en-US"/>
        </w:rPr>
      </w:pPr>
    </w:p>
    <w:p w14:paraId="6E744834" w14:textId="77777777" w:rsidR="00E811E3" w:rsidRDefault="00E811E3"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73" w:author="Musavi, Hamid [USA]" w:date="2017-04-26T19:10:00Z"/>
          <w:rFonts w:ascii="Consolas" w:eastAsia="Times New Roman" w:hAnsi="Consolas" w:cs="Consolas"/>
          <w:color w:val="24292E"/>
          <w:sz w:val="20"/>
          <w:szCs w:val="20"/>
          <w:bdr w:val="none" w:sz="0" w:space="0" w:color="auto" w:frame="1"/>
          <w:lang w:eastAsia="en-US"/>
        </w:rPr>
      </w:pPr>
      <w:ins w:id="74" w:author="Musavi, Hamid [USA]" w:date="2017-04-26T19:10:00Z">
        <w:r>
          <w:rPr>
            <w:rFonts w:ascii="Consolas" w:eastAsia="Times New Roman" w:hAnsi="Consolas" w:cs="Consolas"/>
            <w:color w:val="24292E"/>
            <w:sz w:val="20"/>
            <w:szCs w:val="20"/>
            <w:bdr w:val="none" w:sz="0" w:space="0" w:color="auto" w:frame="1"/>
            <w:lang w:eastAsia="en-US"/>
          </w:rPr>
          <w:lastRenderedPageBreak/>
          <w:tab/>
          <w:t>Or define the following system properties / environment variables</w:t>
        </w:r>
      </w:ins>
    </w:p>
    <w:p w14:paraId="7E02E201"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75" w:author="Musavi, Hamid [USA]" w:date="2017-04-26T19:10:00Z"/>
          <w:rFonts w:ascii="Consolas" w:eastAsia="Times New Roman" w:hAnsi="Consolas" w:cs="Consolas"/>
          <w:color w:val="24292E"/>
          <w:sz w:val="20"/>
          <w:szCs w:val="20"/>
          <w:bdr w:val="none" w:sz="0" w:space="0" w:color="auto" w:frame="1"/>
          <w:lang w:eastAsia="en-US"/>
        </w:rPr>
      </w:pPr>
      <w:ins w:id="76" w:author="Musavi, Hamid [USA]" w:date="2017-04-26T19:10:00Z">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ode.ddsCasUsername=&lt;SDWUSERNAME&gt;</w:t>
        </w:r>
      </w:ins>
    </w:p>
    <w:p w14:paraId="4FA54EF4"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77" w:author="Musavi, Hamid [USA]" w:date="2017-04-26T19:10:00Z"/>
          <w:rFonts w:ascii="Consolas" w:eastAsia="Times New Roman" w:hAnsi="Consolas" w:cs="Consolas"/>
          <w:color w:val="24292E"/>
          <w:sz w:val="20"/>
          <w:szCs w:val="20"/>
          <w:bdr w:val="none" w:sz="0" w:space="0" w:color="auto" w:frame="1"/>
          <w:lang w:eastAsia="en-US"/>
        </w:rPr>
      </w:pPr>
      <w:ins w:id="78" w:author="Musavi, Hamid [USA]" w:date="2017-04-26T19:10:00Z">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ode.ddsCasPassword=&lt;SDWPASSWORD&gt;</w:t>
        </w:r>
      </w:ins>
    </w:p>
    <w:p w14:paraId="1D3CF7F4" w14:textId="77777777" w:rsidR="00E811E3" w:rsidRPr="00271DD3" w:rsidRDefault="00E811E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lang w:eastAsia="en-US"/>
        </w:rPr>
      </w:pPr>
    </w:p>
    <w:p w14:paraId="61B1C499" w14:textId="31C171C3" w:rsidR="00271DD3" w:rsidRDefault="00271DD3" w:rsidP="006820F5">
      <w:pPr>
        <w:pStyle w:val="ListParagraph"/>
        <w:numPr>
          <w:ilvl w:val="0"/>
          <w:numId w:val="46"/>
        </w:numPr>
      </w:pPr>
      <w:r w:rsidRPr="00E576B4">
        <w:rPr>
          <w:b/>
        </w:rPr>
        <w:t>RSU Enablement</w:t>
      </w:r>
      <w:r>
        <w:t>: /tim REST service sends the TIM messages to RSUs if both “rsus” and “snmp” elements of the request body are defined and valid. If either “rsus” or “snmp” are missing, the request will not be sent to the RSUs.</w:t>
      </w:r>
    </w:p>
    <w:p w14:paraId="02DEC246" w14:textId="3FF43D07" w:rsidR="00271DD3" w:rsidRDefault="00271DD3" w:rsidP="006820F5">
      <w:pPr>
        <w:pStyle w:val="ListParagraph"/>
        <w:numPr>
          <w:ilvl w:val="0"/>
          <w:numId w:val="46"/>
        </w:numPr>
      </w:pPr>
      <w:r w:rsidRPr="00E576B4">
        <w:rPr>
          <w:b/>
        </w:rPr>
        <w:t>SDW Enablement</w:t>
      </w:r>
      <w:r>
        <w:t xml:space="preserve">: /tim REST service sends the TIM messages to SDW if the “sdw” element of the request body is defined and valid. If “sdw” element is missing, the request will not be sent to the </w:t>
      </w:r>
      <w:r w:rsidR="00E77EC6">
        <w:t>SDW</w:t>
      </w:r>
      <w:r>
        <w:t>.</w:t>
      </w:r>
    </w:p>
    <w:p w14:paraId="109F50E6" w14:textId="77777777" w:rsidR="001A3B89" w:rsidRDefault="001A3B89" w:rsidP="00CA4BB4">
      <w:pPr>
        <w:pStyle w:val="Heading3"/>
      </w:pPr>
      <w:bookmarkStart w:id="79" w:name="_Toc478121064"/>
      <w:r>
        <w:t>TIM Broadcast Request Quick Start Guide</w:t>
      </w:r>
      <w:bookmarkEnd w:id="79"/>
    </w:p>
    <w:p w14:paraId="4AEF3179" w14:textId="77777777" w:rsidR="001A3B89" w:rsidRDefault="001A3B89" w:rsidP="001A3B89">
      <w:r>
        <w:t>To run a local test of the TIM Message API, please follow these instructions:</w:t>
      </w:r>
    </w:p>
    <w:p w14:paraId="5549DD10" w14:textId="1B01E215" w:rsidR="001A3B89" w:rsidRDefault="001A3B89" w:rsidP="006820F5">
      <w:pPr>
        <w:pStyle w:val="ListParagraph"/>
        <w:numPr>
          <w:ilvl w:val="0"/>
          <w:numId w:val="41"/>
        </w:numPr>
      </w:pPr>
      <w:r>
        <w:t>Start the ODE</w:t>
      </w:r>
      <w:r w:rsidR="00E576B4">
        <w:t xml:space="preserve"> with valid </w:t>
      </w:r>
      <w:r w:rsidR="00E576B4" w:rsidRPr="00271DD3">
        <w:rPr>
          <w:rFonts w:ascii="Consolas" w:eastAsia="Times New Roman" w:hAnsi="Consolas" w:cs="Consolas"/>
          <w:color w:val="24292E"/>
          <w:sz w:val="20"/>
          <w:szCs w:val="20"/>
          <w:bdr w:val="none" w:sz="0" w:space="0" w:color="auto" w:frame="1"/>
          <w:lang w:eastAsia="en-US"/>
        </w:rPr>
        <w:t>ode.ddsCasUsername</w:t>
      </w:r>
      <w:r w:rsidR="00E576B4">
        <w:t xml:space="preserve"> and </w:t>
      </w:r>
      <w:r w:rsidR="00E576B4" w:rsidRPr="00271DD3">
        <w:rPr>
          <w:rFonts w:ascii="Consolas" w:eastAsia="Times New Roman" w:hAnsi="Consolas" w:cs="Consolas"/>
          <w:color w:val="24292E"/>
          <w:sz w:val="20"/>
          <w:szCs w:val="20"/>
          <w:bdr w:val="none" w:sz="0" w:space="0" w:color="auto" w:frame="1"/>
          <w:lang w:eastAsia="en-US"/>
        </w:rPr>
        <w:t>ode.ddsCasPassword</w:t>
      </w:r>
      <w:r w:rsidR="00E576B4">
        <w:t xml:space="preserve"> in the </w:t>
      </w:r>
      <w:r w:rsidR="00E576B4" w:rsidRPr="00271DD3">
        <w:rPr>
          <w:rFonts w:ascii="Segoe UI" w:eastAsia="Times New Roman" w:hAnsi="Segoe UI" w:cs="Segoe UI"/>
          <w:color w:val="24292E"/>
          <w:sz w:val="24"/>
          <w:szCs w:val="24"/>
          <w:lang w:eastAsia="en-US"/>
        </w:rPr>
        <w:t>effective </w:t>
      </w:r>
      <w:r w:rsidR="00E576B4" w:rsidRPr="00271DD3">
        <w:rPr>
          <w:rFonts w:ascii="Consolas" w:eastAsia="Times New Roman" w:hAnsi="Consolas" w:cs="Consolas"/>
          <w:color w:val="24292E"/>
          <w:sz w:val="20"/>
          <w:szCs w:val="20"/>
          <w:lang w:eastAsia="en-US"/>
        </w:rPr>
        <w:t>application.properties</w:t>
      </w:r>
      <w:r w:rsidR="00E576B4" w:rsidRPr="00271DD3">
        <w:rPr>
          <w:rFonts w:ascii="Segoe UI" w:eastAsia="Times New Roman" w:hAnsi="Segoe UI" w:cs="Segoe UI"/>
          <w:color w:val="24292E"/>
          <w:sz w:val="24"/>
          <w:szCs w:val="24"/>
          <w:lang w:eastAsia="en-US"/>
        </w:rPr>
        <w:t> </w:t>
      </w:r>
      <w:r w:rsidR="00E576B4">
        <w:rPr>
          <w:rFonts w:ascii="Segoe UI" w:eastAsia="Times New Roman" w:hAnsi="Segoe UI" w:cs="Segoe UI"/>
          <w:color w:val="24292E"/>
          <w:sz w:val="24"/>
          <w:szCs w:val="24"/>
          <w:lang w:eastAsia="en-US"/>
        </w:rPr>
        <w:t>file.</w:t>
      </w:r>
    </w:p>
    <w:p w14:paraId="179B448A" w14:textId="77777777" w:rsidR="001A3B89" w:rsidRDefault="00C77532" w:rsidP="006820F5">
      <w:pPr>
        <w:pStyle w:val="ListParagraph"/>
        <w:numPr>
          <w:ilvl w:val="0"/>
          <w:numId w:val="41"/>
        </w:numPr>
      </w:pPr>
      <w:r>
        <w:t xml:space="preserve">Reference the Swagger documentation located in the /docs folder of the repo to view the specifications for the API call. </w:t>
      </w:r>
      <w:r w:rsidR="001A3B89">
        <w:t>If needed, paste the YAML file into http://editor.swagger.io to see a rendered webpage for the documentation.</w:t>
      </w:r>
    </w:p>
    <w:p w14:paraId="4D4FF89E" w14:textId="77777777" w:rsidR="00C12352" w:rsidRDefault="001A3B89" w:rsidP="006820F5">
      <w:pPr>
        <w:pStyle w:val="ListParagraph"/>
        <w:numPr>
          <w:ilvl w:val="0"/>
          <w:numId w:val="41"/>
        </w:numPr>
      </w:pPr>
      <w:r>
        <w:t xml:space="preserve">Copy the curl command, run the python script, or use a web based REST tool such as Postman to send the TIM broadcast request to the ODE. Make sure the REST request body contains </w:t>
      </w:r>
      <w:r w:rsidR="00C12352">
        <w:t xml:space="preserve">the “snmp” and “rsus” elements with valid </w:t>
      </w:r>
      <w:r>
        <w:t>IP addresses of the RSUs that you intend to send the message to as well as the required SDW parameters.</w:t>
      </w:r>
    </w:p>
    <w:p w14:paraId="6CE29ECC" w14:textId="0EA2CF50" w:rsidR="00C12352" w:rsidRPr="00C12352" w:rsidRDefault="001A3B89" w:rsidP="006820F5">
      <w:pPr>
        <w:pStyle w:val="ListParagraph"/>
        <w:numPr>
          <w:ilvl w:val="0"/>
          <w:numId w:val="41"/>
        </w:numPr>
      </w:pPr>
      <w:r>
        <w:t xml:space="preserve">The REST interface will return a response indicating the </w:t>
      </w:r>
      <w:r w:rsidR="00C12352">
        <w:t xml:space="preserve">request was executed successfully: </w:t>
      </w:r>
      <w:r w:rsidR="00C12352" w:rsidRPr="00C12352">
        <w:rPr>
          <w:rFonts w:eastAsia="Times New Roman" w:cs="Consolas"/>
          <w:color w:val="999999"/>
          <w:sz w:val="20"/>
          <w:lang w:eastAsia="en-US"/>
        </w:rPr>
        <w:t>{</w:t>
      </w:r>
      <w:r w:rsidR="00C12352" w:rsidRPr="00C12352">
        <w:rPr>
          <w:rFonts w:eastAsia="Times New Roman" w:cs="Consolas"/>
          <w:color w:val="000000"/>
          <w:sz w:val="20"/>
          <w:lang w:eastAsia="en-US"/>
        </w:rPr>
        <w:t>success</w:t>
      </w:r>
      <w:r w:rsidR="00C12352" w:rsidRPr="00C12352">
        <w:rPr>
          <w:rFonts w:eastAsia="Times New Roman" w:cs="Consolas"/>
          <w:color w:val="999999"/>
          <w:sz w:val="20"/>
          <w:lang w:eastAsia="en-US"/>
        </w:rPr>
        <w:t>:</w:t>
      </w:r>
      <w:r w:rsidR="00C12352" w:rsidRPr="00C12352">
        <w:rPr>
          <w:rFonts w:eastAsia="Times New Roman" w:cs="Consolas"/>
          <w:color w:val="000000"/>
          <w:sz w:val="20"/>
          <w:lang w:eastAsia="en-US"/>
        </w:rPr>
        <w:t xml:space="preserve"> </w:t>
      </w:r>
      <w:r w:rsidR="00C12352" w:rsidRPr="00C12352">
        <w:rPr>
          <w:rFonts w:eastAsia="Times New Roman" w:cs="Consolas"/>
          <w:color w:val="990055"/>
          <w:sz w:val="20"/>
          <w:lang w:eastAsia="en-US"/>
        </w:rPr>
        <w:t>true</w:t>
      </w:r>
      <w:r w:rsidR="00C12352" w:rsidRPr="00C12352">
        <w:rPr>
          <w:rFonts w:eastAsia="Times New Roman" w:cs="Consolas"/>
          <w:color w:val="999999"/>
          <w:sz w:val="20"/>
          <w:lang w:eastAsia="en-US"/>
        </w:rPr>
        <w:t>}</w:t>
      </w:r>
      <w:r w:rsidR="00C12352" w:rsidRPr="00C12352">
        <w:t xml:space="preserve">. </w:t>
      </w:r>
      <w:r w:rsidR="00C12352">
        <w:t>If the request fails, you will receive an error message such as:</w:t>
      </w:r>
      <w:r w:rsidR="00C12352">
        <w:br/>
      </w:r>
      <w:r w:rsidR="00C12352" w:rsidRPr="00C12352">
        <w:rPr>
          <w:rFonts w:ascii="Courier New" w:hAnsi="Courier New" w:cs="Courier New"/>
          <w:sz w:val="20"/>
        </w:rPr>
        <w:t>{</w:t>
      </w:r>
      <w:r w:rsidR="00C12352" w:rsidRPr="00C12352">
        <w:rPr>
          <w:rFonts w:ascii="Courier New" w:hAnsi="Courier New" w:cs="Courier New"/>
          <w:sz w:val="20"/>
        </w:rPr>
        <w:br/>
        <w:t xml:space="preserve">   "timestamp": 1489415494755,</w:t>
      </w:r>
      <w:r w:rsidR="00C12352" w:rsidRPr="00C12352">
        <w:rPr>
          <w:rFonts w:ascii="Courier New" w:hAnsi="Courier New" w:cs="Courier New"/>
          <w:sz w:val="20"/>
        </w:rPr>
        <w:br/>
        <w:t xml:space="preserve">   "status": 400,</w:t>
      </w:r>
      <w:r w:rsidR="00C12352" w:rsidRPr="00C12352">
        <w:rPr>
          <w:rFonts w:ascii="Courier New" w:hAnsi="Courier New" w:cs="Courier New"/>
          <w:sz w:val="20"/>
        </w:rPr>
        <w:br/>
        <w:t xml:space="preserve">   "error": "Bad Request",</w:t>
      </w:r>
      <w:r w:rsidR="00C12352" w:rsidRPr="00C12352">
        <w:rPr>
          <w:rFonts w:ascii="Courier New" w:hAnsi="Courier New" w:cs="Courier New"/>
          <w:sz w:val="20"/>
        </w:rPr>
        <w:br/>
        <w:t xml:space="preserve">   "exception": "us.dot.its.jpo.ode.traveler.TimMessageException",</w:t>
      </w:r>
      <w:r w:rsidR="00C12352" w:rsidRPr="00C12352">
        <w:rPr>
          <w:rFonts w:ascii="Courier New" w:hAnsi="Courier New" w:cs="Courier New"/>
          <w:sz w:val="20"/>
        </w:rPr>
        <w:br/>
        <w:t xml:space="preserve">   "message": "us.dot.its.jpo.ode.traveler.TimMessageException: Empty response from RSU 127.0.0.1",</w:t>
      </w:r>
      <w:r w:rsidR="00C12352" w:rsidRPr="00C12352">
        <w:rPr>
          <w:rFonts w:ascii="Courier New" w:hAnsi="Courier New" w:cs="Courier New"/>
          <w:sz w:val="20"/>
        </w:rPr>
        <w:br/>
        <w:t xml:space="preserve">   "path": "/tim"</w:t>
      </w:r>
      <w:r w:rsidR="00C12352" w:rsidRPr="00C12352">
        <w:rPr>
          <w:rFonts w:ascii="Courier New" w:hAnsi="Courier New" w:cs="Courier New"/>
          <w:sz w:val="20"/>
        </w:rPr>
        <w:br/>
        <w:t>}</w:t>
      </w:r>
      <w:r w:rsidR="00C12352" w:rsidRPr="00C12352">
        <w:rPr>
          <w:rFonts w:ascii="Courier New" w:hAnsi="Courier New" w:cs="Courier New"/>
          <w:sz w:val="20"/>
        </w:rPr>
        <w:br/>
      </w:r>
    </w:p>
    <w:p w14:paraId="5028BA75" w14:textId="3BDC0A8C" w:rsidR="001A3B89" w:rsidRDefault="001A3B89" w:rsidP="00C12352"/>
    <w:p w14:paraId="2EF5A74E" w14:textId="77777777" w:rsidR="00886E1A" w:rsidRPr="00886E1A" w:rsidRDefault="00886E1A" w:rsidP="00886E1A"/>
    <w:p w14:paraId="4585F05F" w14:textId="77777777" w:rsidR="001A3B89" w:rsidRDefault="001A3B89" w:rsidP="00CA4BB4">
      <w:pPr>
        <w:pStyle w:val="Heading2"/>
      </w:pPr>
      <w:bookmarkStart w:id="80" w:name="_Toc478121065"/>
      <w:r>
        <w:lastRenderedPageBreak/>
        <w:t>Inbound TIM Distribution</w:t>
      </w:r>
      <w:bookmarkEnd w:id="80"/>
    </w:p>
    <w:p w14:paraId="3E634C7F" w14:textId="77777777" w:rsidR="001A3B89" w:rsidRDefault="001A3B89" w:rsidP="00CA4BB4">
      <w:r>
        <w:t>TBD</w:t>
      </w:r>
    </w:p>
    <w:p w14:paraId="027A71C4" w14:textId="77777777" w:rsidR="001A3B89" w:rsidRDefault="00B63D68" w:rsidP="00CA4BB4">
      <w:pPr>
        <w:pStyle w:val="Heading2"/>
      </w:pPr>
      <w:bookmarkStart w:id="81" w:name="_Toc478121066"/>
      <w:r>
        <w:t>Data validation</w:t>
      </w:r>
      <w:bookmarkEnd w:id="81"/>
    </w:p>
    <w:p w14:paraId="2E6B2693" w14:textId="77777777" w:rsidR="001A3B89" w:rsidRDefault="001A3B89" w:rsidP="00CA4BB4">
      <w:r>
        <w:t>TBD</w:t>
      </w:r>
    </w:p>
    <w:p w14:paraId="5FB39BFC" w14:textId="77777777" w:rsidR="001A3B89" w:rsidRDefault="00B63D68" w:rsidP="00CA4BB4">
      <w:pPr>
        <w:pStyle w:val="Heading2"/>
      </w:pPr>
      <w:bookmarkStart w:id="82" w:name="_Toc478121067"/>
      <w:r>
        <w:t>Data Sanitization</w:t>
      </w:r>
      <w:bookmarkEnd w:id="82"/>
    </w:p>
    <w:p w14:paraId="08740770" w14:textId="77777777" w:rsidR="00B63D68" w:rsidRPr="00B63D68" w:rsidRDefault="00B63D68" w:rsidP="00CA4BB4">
      <w:r>
        <w:t>TBD</w:t>
      </w:r>
    </w:p>
    <w:p w14:paraId="664E14F3" w14:textId="77777777" w:rsidR="001A3B89" w:rsidRPr="001A3B89" w:rsidRDefault="001A3B89" w:rsidP="001A3B89"/>
    <w:p w14:paraId="5C869022" w14:textId="77777777" w:rsidR="00C26C45" w:rsidRDefault="00E53E91" w:rsidP="00CB08F3">
      <w:pPr>
        <w:pStyle w:val="Heading1"/>
      </w:pPr>
      <w:bookmarkStart w:id="83" w:name="_Toc478121068"/>
      <w:r>
        <w:t>Appendix A: ODE</w:t>
      </w:r>
      <w:r w:rsidRPr="001E40C7">
        <w:t xml:space="preserve"> </w:t>
      </w:r>
      <w:r>
        <w:t>Interface Specification</w:t>
      </w:r>
      <w:bookmarkEnd w:id="83"/>
    </w:p>
    <w:p w14:paraId="30A1C191" w14:textId="0DB298C4" w:rsidR="0060433B" w:rsidRPr="0060433B" w:rsidRDefault="0060433B" w:rsidP="0060433B">
      <w:r>
        <w:t xml:space="preserve">Field devices and TMC applications interface with the ODE for both sending and receiving data to and from the ODE </w:t>
      </w:r>
    </w:p>
    <w:p w14:paraId="3C16AD85" w14:textId="77777777" w:rsidR="0060433B" w:rsidRDefault="0060433B" w:rsidP="0060433B">
      <w:r>
        <w:t>Ode provides two methods of accepting data from field devices:</w:t>
      </w:r>
    </w:p>
    <w:p w14:paraId="50A87EEC" w14:textId="3B74CCF5" w:rsidR="0060433B" w:rsidRDefault="0060433B" w:rsidP="006820F5">
      <w:pPr>
        <w:pStyle w:val="ListParagraph"/>
        <w:numPr>
          <w:ilvl w:val="0"/>
          <w:numId w:val="19"/>
        </w:numPr>
        <w:spacing w:before="0" w:after="0" w:line="240" w:lineRule="auto"/>
        <w:contextualSpacing w:val="0"/>
      </w:pPr>
      <w:r>
        <w:t xml:space="preserve">File copy: described in section </w:t>
      </w:r>
      <w:r>
        <w:fldChar w:fldCharType="begin"/>
      </w:r>
      <w:r>
        <w:instrText xml:space="preserve"> REF _Ref471804194 \r \h </w:instrText>
      </w:r>
      <w:r>
        <w:fldChar w:fldCharType="separate"/>
      </w:r>
      <w:r w:rsidR="00244E15">
        <w:t>7.1</w:t>
      </w:r>
      <w:r>
        <w:fldChar w:fldCharType="end"/>
      </w:r>
      <w:r>
        <w:t xml:space="preserve"> </w:t>
      </w:r>
    </w:p>
    <w:p w14:paraId="07602C19" w14:textId="3310D2CB" w:rsidR="0060433B" w:rsidRDefault="0060433B" w:rsidP="006820F5">
      <w:pPr>
        <w:pStyle w:val="ListParagraph"/>
        <w:numPr>
          <w:ilvl w:val="0"/>
          <w:numId w:val="19"/>
        </w:numPr>
        <w:spacing w:before="0" w:after="0" w:line="240" w:lineRule="auto"/>
        <w:contextualSpacing w:val="0"/>
      </w:pPr>
      <w:r>
        <w:t xml:space="preserve">RESTful API: upload described in section </w:t>
      </w:r>
      <w:r>
        <w:fldChar w:fldCharType="begin"/>
      </w:r>
      <w:r>
        <w:instrText xml:space="preserve"> REF _</w:instrText>
      </w:r>
      <w:r w:rsidR="00927FC8">
        <w:instrText>Ref476570427</w:instrText>
      </w:r>
      <w:r>
        <w:instrText xml:space="preserve"> \r \h </w:instrText>
      </w:r>
      <w:r>
        <w:fldChar w:fldCharType="separate"/>
      </w:r>
      <w:r w:rsidR="00927FC8">
        <w:t>7.2</w:t>
      </w:r>
      <w:r>
        <w:fldChar w:fldCharType="end"/>
      </w:r>
    </w:p>
    <w:p w14:paraId="0E26BBA6" w14:textId="25C0DE8D" w:rsidR="0060433B" w:rsidRDefault="0060433B" w:rsidP="0060433B">
      <w:r>
        <w:t xml:space="preserve">ODE provides several methods for the TMC applications </w:t>
      </w:r>
      <w:r w:rsidR="00B05D2B">
        <w:t xml:space="preserve">(or any ODE client application) </w:t>
      </w:r>
      <w:r>
        <w:t>to send and receive data</w:t>
      </w:r>
      <w:r w:rsidR="00B05D2B">
        <w:t xml:space="preserve"> to and from the ODE</w:t>
      </w:r>
    </w:p>
    <w:p w14:paraId="2D91CC45" w14:textId="17DF5917" w:rsidR="00B05D2B" w:rsidRDefault="00B05D2B" w:rsidP="006820F5">
      <w:pPr>
        <w:pStyle w:val="ListParagraph"/>
        <w:numPr>
          <w:ilvl w:val="0"/>
          <w:numId w:val="20"/>
        </w:numPr>
        <w:spacing w:before="0" w:after="0" w:line="240" w:lineRule="auto"/>
        <w:contextualSpacing w:val="0"/>
      </w:pPr>
      <w:r>
        <w:t xml:space="preserve">RESTful API: upload described in section </w:t>
      </w:r>
      <w:r>
        <w:fldChar w:fldCharType="begin"/>
      </w:r>
      <w:r>
        <w:instrText xml:space="preserve"> REF _</w:instrText>
      </w:r>
      <w:r w:rsidR="00927FC8">
        <w:instrText>Ref476570491</w:instrText>
      </w:r>
      <w:r>
        <w:instrText xml:space="preserve"> \r \h </w:instrText>
      </w:r>
      <w:r>
        <w:fldChar w:fldCharType="separate"/>
      </w:r>
      <w:r w:rsidR="00927FC8">
        <w:t>7.2</w:t>
      </w:r>
      <w:r>
        <w:fldChar w:fldCharType="end"/>
      </w:r>
    </w:p>
    <w:p w14:paraId="59D0318F" w14:textId="1F33EABC" w:rsidR="0060433B" w:rsidRDefault="00B05D2B" w:rsidP="006820F5">
      <w:pPr>
        <w:pStyle w:val="ListParagraph"/>
        <w:numPr>
          <w:ilvl w:val="0"/>
          <w:numId w:val="20"/>
        </w:numPr>
        <w:spacing w:before="0" w:after="0" w:line="240" w:lineRule="auto"/>
        <w:contextualSpacing w:val="0"/>
      </w:pPr>
      <w:r>
        <w:t xml:space="preserve">Streaming API: described in section </w:t>
      </w:r>
      <w:r>
        <w:fldChar w:fldCharType="begin"/>
      </w:r>
      <w:r>
        <w:instrText xml:space="preserve"> REF _Ref471804513 \r \h </w:instrText>
      </w:r>
      <w:r>
        <w:fldChar w:fldCharType="separate"/>
      </w:r>
      <w:r w:rsidR="00244E15">
        <w:t>7.3</w:t>
      </w:r>
      <w:r>
        <w:fldChar w:fldCharType="end"/>
      </w:r>
      <w:r>
        <w:t>.</w:t>
      </w:r>
    </w:p>
    <w:p w14:paraId="7326A029" w14:textId="59B96C93" w:rsidR="00B05D2B" w:rsidRDefault="00B05D2B" w:rsidP="00C26C45">
      <w:r>
        <w:t xml:space="preserve">All of the above interfaces </w:t>
      </w:r>
      <w:r w:rsidR="00927FC8">
        <w:t>can</w:t>
      </w:r>
      <w:r>
        <w:t xml:space="preserve"> be secured using SSL encryption. </w:t>
      </w:r>
    </w:p>
    <w:p w14:paraId="2B8D9DA3" w14:textId="5E89DEB3" w:rsidR="0060433B" w:rsidRDefault="00B05D2B" w:rsidP="0060433B">
      <w:pPr>
        <w:pStyle w:val="Heading2"/>
      </w:pPr>
      <w:bookmarkStart w:id="84" w:name="_Ref471804194"/>
      <w:bookmarkStart w:id="85" w:name="_Toc478121069"/>
      <w:r>
        <w:t>File Co</w:t>
      </w:r>
      <w:r w:rsidR="0060433B">
        <w:t>py Data Deposit</w:t>
      </w:r>
      <w:bookmarkEnd w:id="84"/>
      <w:bookmarkEnd w:id="85"/>
    </w:p>
    <w:p w14:paraId="67568B75" w14:textId="4045221C" w:rsidR="0060433B" w:rsidRPr="0060433B" w:rsidRDefault="0060433B" w:rsidP="0060433B">
      <w:r>
        <w:t xml:space="preserve">The File copy method is achieved by providing a configurable location on a shared file system where field devices will be able to deposit their data files and log files for processing. The upload location is specified by the application </w:t>
      </w:r>
      <w:r w:rsidR="008461B4">
        <w:t>properties</w:t>
      </w:r>
      <w:r>
        <w:t xml:space="preserve"> </w:t>
      </w:r>
      <w:r w:rsidRPr="00D51342">
        <w:rPr>
          <w:rStyle w:val="token"/>
          <w:rFonts w:ascii="Courier New" w:hAnsi="Courier New"/>
          <w:color w:val="343434"/>
          <w:shd w:val="clear" w:color="auto" w:fill="FCFCFC"/>
        </w:rPr>
        <w:t>ode.</w:t>
      </w:r>
      <w:r w:rsidR="008461B4">
        <w:rPr>
          <w:rStyle w:val="token"/>
          <w:rFonts w:ascii="Courier New" w:hAnsi="Courier New" w:cs="Courier New"/>
          <w:color w:val="343434"/>
          <w:shd w:val="clear" w:color="auto" w:fill="FCFCFC"/>
        </w:rPr>
        <w:t>uploadLocationRoot/ode.uploadLocationBsm</w:t>
      </w:r>
      <w:r w:rsidR="008461B4">
        <w:rPr>
          <w:rStyle w:val="token"/>
          <w:rFonts w:ascii="Arial" w:hAnsi="Arial" w:cs="Arial"/>
          <w:color w:val="5A5A5A"/>
          <w:sz w:val="27"/>
          <w:szCs w:val="27"/>
          <w:shd w:val="clear" w:color="auto" w:fill="FCFCFC"/>
        </w:rPr>
        <w:t xml:space="preserve"> </w:t>
      </w:r>
      <w:r w:rsidR="008461B4" w:rsidRPr="008461B4">
        <w:t>and</w:t>
      </w:r>
      <w:r w:rsidR="008461B4">
        <w:rPr>
          <w:rStyle w:val="token"/>
          <w:rFonts w:ascii="Arial" w:hAnsi="Arial" w:cs="Arial"/>
          <w:color w:val="5A5A5A"/>
          <w:sz w:val="27"/>
          <w:szCs w:val="27"/>
          <w:shd w:val="clear" w:color="auto" w:fill="FCFCFC"/>
        </w:rPr>
        <w:t xml:space="preserve"> </w:t>
      </w:r>
      <w:r w:rsidR="008461B4">
        <w:rPr>
          <w:rStyle w:val="token"/>
          <w:rFonts w:ascii="Courier New" w:hAnsi="Courier New" w:cs="Courier New"/>
          <w:color w:val="343434"/>
          <w:shd w:val="clear" w:color="auto" w:fill="FCFCFC"/>
        </w:rPr>
        <w:t>ode.uploadLocationRoot/ode.uploadLocationMessageFrame</w:t>
      </w:r>
      <w:r w:rsidR="008461B4">
        <w:rPr>
          <w:rStyle w:val="token"/>
          <w:rFonts w:ascii="Arial" w:hAnsi="Arial" w:cs="Arial"/>
          <w:color w:val="5A5A5A"/>
          <w:sz w:val="27"/>
          <w:szCs w:val="27"/>
          <w:shd w:val="clear" w:color="auto" w:fill="FCFCFC"/>
        </w:rPr>
        <w:t xml:space="preserve">. </w:t>
      </w:r>
      <w:r w:rsidR="008461B4" w:rsidRPr="008461B4">
        <w:t xml:space="preserve">If not specified, default locations would be </w:t>
      </w:r>
      <w:r w:rsidR="008461B4">
        <w:rPr>
          <w:rStyle w:val="token"/>
          <w:rFonts w:ascii="Courier New" w:hAnsi="Courier New" w:cs="Courier New"/>
          <w:color w:val="343434"/>
          <w:shd w:val="clear" w:color="auto" w:fill="FCFCFC"/>
        </w:rPr>
        <w:t>uploads/bsm</w:t>
      </w:r>
      <w:r w:rsidR="008461B4">
        <w:rPr>
          <w:rStyle w:val="token"/>
          <w:rFonts w:ascii="Arial" w:hAnsi="Arial" w:cs="Arial"/>
          <w:color w:val="5A5A5A"/>
          <w:sz w:val="27"/>
          <w:szCs w:val="27"/>
          <w:shd w:val="clear" w:color="auto" w:fill="FCFCFC"/>
        </w:rPr>
        <w:t xml:space="preserve"> </w:t>
      </w:r>
      <w:r w:rsidR="008461B4" w:rsidRPr="008461B4">
        <w:lastRenderedPageBreak/>
        <w:t>and</w:t>
      </w:r>
      <w:r w:rsidR="008461B4">
        <w:rPr>
          <w:rStyle w:val="token"/>
          <w:rFonts w:ascii="Arial" w:hAnsi="Arial" w:cs="Arial"/>
          <w:color w:val="5A5A5A"/>
          <w:sz w:val="27"/>
          <w:szCs w:val="27"/>
          <w:shd w:val="clear" w:color="auto" w:fill="FCFCFC"/>
        </w:rPr>
        <w:t xml:space="preserve"> </w:t>
      </w:r>
      <w:r w:rsidR="008461B4">
        <w:rPr>
          <w:rStyle w:val="token"/>
          <w:rFonts w:ascii="Courier New" w:hAnsi="Courier New" w:cs="Courier New"/>
          <w:color w:val="343434"/>
          <w:shd w:val="clear" w:color="auto" w:fill="FCFCFC"/>
        </w:rPr>
        <w:t>uploads/messageframe</w:t>
      </w:r>
      <w:r w:rsidR="008461B4">
        <w:rPr>
          <w:rStyle w:val="token"/>
          <w:rFonts w:ascii="Arial" w:hAnsi="Arial" w:cs="Arial"/>
          <w:color w:val="5A5A5A"/>
          <w:sz w:val="27"/>
          <w:szCs w:val="27"/>
          <w:shd w:val="clear" w:color="auto" w:fill="FCFCFC"/>
        </w:rPr>
        <w:t xml:space="preserve"> </w:t>
      </w:r>
      <w:r w:rsidR="008461B4" w:rsidRPr="008461B4">
        <w:t>sub-directories off of the location where ODE is launched.</w:t>
      </w:r>
      <w:r>
        <w:t xml:space="preserve"> ODE creates the specified </w:t>
      </w:r>
      <w:r w:rsidR="008461B4">
        <w:t>directories</w:t>
      </w:r>
      <w:r>
        <w:t xml:space="preserve"> if </w:t>
      </w:r>
      <w:r w:rsidR="008461B4">
        <w:t>they do</w:t>
      </w:r>
      <w:r>
        <w:t xml:space="preserve"> not exist. </w:t>
      </w:r>
    </w:p>
    <w:p w14:paraId="3F0B0A4D" w14:textId="6611D550" w:rsidR="0060433B" w:rsidRDefault="0060433B" w:rsidP="0060433B">
      <w:bookmarkStart w:id="86" w:name="_Toc462052286"/>
      <w:bookmarkStart w:id="87" w:name="_Ref471803834"/>
      <w:r>
        <w:t xml:space="preserve">Once the ODE processes the received file, it moves it to the “backup” sub-directory under the </w:t>
      </w:r>
      <w:r w:rsidR="008461B4">
        <w:t>respective</w:t>
      </w:r>
      <w:r>
        <w:t xml:space="preserve"> directory. The backed up file is renamed with a timestamp in milliseconds.</w:t>
      </w:r>
    </w:p>
    <w:p w14:paraId="6047B379" w14:textId="55BB723C" w:rsidR="00C26C45" w:rsidRDefault="00C26C45" w:rsidP="00A55F58">
      <w:pPr>
        <w:pStyle w:val="Heading2"/>
      </w:pPr>
      <w:bookmarkStart w:id="88" w:name="_Ref476570427"/>
      <w:bookmarkStart w:id="89" w:name="_Ref476570491"/>
      <w:bookmarkStart w:id="90" w:name="_Toc478121070"/>
      <w:r w:rsidRPr="001E40C7">
        <w:t xml:space="preserve">ODE </w:t>
      </w:r>
      <w:r w:rsidR="005D1916">
        <w:t>REST</w:t>
      </w:r>
      <w:r w:rsidRPr="001E40C7">
        <w:t xml:space="preserve"> API</w:t>
      </w:r>
      <w:bookmarkEnd w:id="86"/>
      <w:bookmarkEnd w:id="87"/>
      <w:bookmarkEnd w:id="88"/>
      <w:bookmarkEnd w:id="89"/>
      <w:bookmarkEnd w:id="90"/>
    </w:p>
    <w:p w14:paraId="282EA396" w14:textId="5CCD03FE" w:rsidR="00C26C45" w:rsidRPr="001E40C7" w:rsidRDefault="00C26C45" w:rsidP="00C26C45">
      <w:pPr>
        <w:rPr>
          <w:rFonts w:ascii="Arial" w:hAnsi="Arial" w:cs="Arial"/>
          <w:color w:val="252525"/>
          <w:sz w:val="21"/>
          <w:szCs w:val="21"/>
          <w:shd w:val="clear" w:color="auto" w:fill="FFFFFF"/>
        </w:rPr>
      </w:pPr>
      <w:r w:rsidRPr="00CA4BE7">
        <w:t xml:space="preserve">ODE </w:t>
      </w:r>
      <w:r w:rsidR="00ED0E13">
        <w:t xml:space="preserve">exposes a </w:t>
      </w:r>
      <w:r w:rsidRPr="00CA4BE7">
        <w:t>RESTful API for use by client</w:t>
      </w:r>
      <w:r w:rsidR="00A55F58">
        <w:t xml:space="preserve">s for </w:t>
      </w:r>
      <w:r w:rsidR="00ED0E13">
        <w:t>security</w:t>
      </w:r>
      <w:r w:rsidR="00FB7B75">
        <w:t>,</w:t>
      </w:r>
      <w:r w:rsidR="00ED0E13">
        <w:t xml:space="preserve"> </w:t>
      </w:r>
      <w:r w:rsidRPr="00CA4BE7">
        <w:t xml:space="preserve">administrative </w:t>
      </w:r>
      <w:r w:rsidR="00FB7B75">
        <w:t>and data</w:t>
      </w:r>
      <w:r w:rsidR="00A55F58">
        <w:t xml:space="preserve"> functions</w:t>
      </w:r>
      <w:r w:rsidRPr="00CA4BE7">
        <w:t xml:space="preserve">. </w:t>
      </w:r>
      <w:r>
        <w:t>Standard HTTP</w:t>
      </w:r>
      <w:r w:rsidR="00ED0E13">
        <w:t>/HTTPS</w:t>
      </w:r>
      <w:r>
        <w:t xml:space="preserve"> verbs such as </w:t>
      </w:r>
      <w:r w:rsidRPr="001E40C7">
        <w:rPr>
          <w:rFonts w:ascii="Arial" w:hAnsi="Arial" w:cs="Arial"/>
          <w:color w:val="252525"/>
          <w:sz w:val="21"/>
          <w:szCs w:val="21"/>
          <w:shd w:val="clear" w:color="auto" w:fill="FFFFFF"/>
        </w:rPr>
        <w:t>G</w:t>
      </w:r>
      <w:r w:rsidR="00ED0E13">
        <w:rPr>
          <w:rFonts w:ascii="Arial" w:hAnsi="Arial" w:cs="Arial"/>
          <w:color w:val="252525"/>
          <w:sz w:val="21"/>
          <w:szCs w:val="21"/>
          <w:shd w:val="clear" w:color="auto" w:fill="FFFFFF"/>
        </w:rPr>
        <w:t>ET, POST, PUT, DELETE, etc., will</w:t>
      </w:r>
      <w:r w:rsidRPr="001E40C7">
        <w:rPr>
          <w:rFonts w:ascii="Arial" w:hAnsi="Arial" w:cs="Arial"/>
          <w:color w:val="252525"/>
          <w:sz w:val="21"/>
          <w:szCs w:val="21"/>
          <w:shd w:val="clear" w:color="auto" w:fill="FFFFFF"/>
        </w:rPr>
        <w:t xml:space="preserve"> be deployed for various functions.</w:t>
      </w:r>
    </w:p>
    <w:p w14:paraId="20467DD9" w14:textId="0625023A"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host: </w:t>
      </w:r>
      <w:r w:rsidR="00A55F58">
        <w:rPr>
          <w:rFonts w:ascii="Courier New" w:hAnsi="Courier New" w:cs="Courier New"/>
        </w:rPr>
        <w:t>ip:port</w:t>
      </w:r>
    </w:p>
    <w:p w14:paraId="4B56A4D4" w14:textId="073EA114" w:rsidR="00C26C45" w:rsidRPr="001E40C7" w:rsidRDefault="00A55F58"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Pr>
          <w:rFonts w:ascii="Courier New" w:hAnsi="Courier New" w:cs="Courier New"/>
        </w:rPr>
        <w:t xml:space="preserve">root context path: </w:t>
      </w:r>
      <w:r w:rsidR="000B15A1">
        <w:rPr>
          <w:rFonts w:ascii="Courier New" w:hAnsi="Courier New" w:cs="Courier New"/>
        </w:rPr>
        <w:t>ode</w:t>
      </w:r>
      <w:r>
        <w:rPr>
          <w:rFonts w:ascii="Courier New" w:hAnsi="Courier New" w:cs="Courier New"/>
        </w:rPr>
        <w:t>/api/rest</w:t>
      </w:r>
    </w:p>
    <w:p w14:paraId="55FE3F4B"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schemes:</w:t>
      </w:r>
    </w:p>
    <w:p w14:paraId="15CEF7C4"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w:t>
      </w:r>
    </w:p>
    <w:p w14:paraId="4003D3AC"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https</w:t>
      </w:r>
    </w:p>
    <w:p w14:paraId="66A3F204" w14:textId="77777777" w:rsidR="008D1F2E" w:rsidRDefault="008D1F2E" w:rsidP="008D1F2E">
      <w:bookmarkStart w:id="91" w:name="_Toc462052287"/>
    </w:p>
    <w:p w14:paraId="14D103C8" w14:textId="77777777" w:rsidR="00B54D4D" w:rsidRDefault="00B54D4D" w:rsidP="00B54D4D">
      <w:r>
        <w:t xml:space="preserve">ODE REST API documentation utilizes </w:t>
      </w:r>
      <w:hyperlink r:id="rId36" w:history="1">
        <w:r w:rsidRPr="00E470F4">
          <w:rPr>
            <w:rStyle w:val="Hyperlink"/>
          </w:rPr>
          <w:t>http://swagger.io/</w:t>
        </w:r>
      </w:hyperlink>
      <w:r>
        <w:t xml:space="preserve"> API documentation framework. The file containing the API documentation can be found in our GitHub repository’s docs folder: </w:t>
      </w:r>
      <w:hyperlink r:id="rId37" w:history="1">
        <w:r w:rsidRPr="00E470F4">
          <w:rPr>
            <w:rStyle w:val="Hyperlink"/>
          </w:rPr>
          <w:t>https://github.com/usdot-jpo-ode/jpo-ode/blob/develop/docs/ODESwagger.yaml</w:t>
        </w:r>
      </w:hyperlink>
      <w:r>
        <w:t xml:space="preserve">. A Swagger UI server will be stood up in the future to host this file but for the time being you may copy the file contents to the free </w:t>
      </w:r>
      <w:hyperlink r:id="rId38" w:anchor="!/" w:history="1">
        <w:r w:rsidRPr="00B54D4D">
          <w:rPr>
            <w:rStyle w:val="Hyperlink"/>
          </w:rPr>
          <w:t>Swagger Editor</w:t>
        </w:r>
      </w:hyperlink>
      <w:r>
        <w:t xml:space="preserve"> at </w:t>
      </w:r>
      <w:hyperlink r:id="rId39" w:anchor="!/" w:history="1">
        <w:r w:rsidRPr="00E470F4">
          <w:rPr>
            <w:rStyle w:val="Hyperlink"/>
          </w:rPr>
          <w:t>http://editor.swagger.io/#!/</w:t>
        </w:r>
      </w:hyperlink>
      <w:r>
        <w:t xml:space="preserve"> in order to view the REST API specifications.</w:t>
      </w:r>
      <w:r w:rsidR="00EA6F69">
        <w:t xml:space="preserve"> </w:t>
      </w:r>
      <w:r w:rsidR="00EA6F69">
        <w:fldChar w:fldCharType="begin"/>
      </w:r>
      <w:r w:rsidR="00EA6F69">
        <w:instrText xml:space="preserve"> REF _Ref476590854 \h </w:instrText>
      </w:r>
      <w:r w:rsidR="00EA6F69">
        <w:fldChar w:fldCharType="separate"/>
      </w:r>
      <w:r w:rsidR="00EA6F69">
        <w:t xml:space="preserve">Figure </w:t>
      </w:r>
      <w:r w:rsidR="00EA6F69">
        <w:rPr>
          <w:noProof/>
        </w:rPr>
        <w:t>2</w:t>
      </w:r>
      <w:r w:rsidR="00EA6F69">
        <w:fldChar w:fldCharType="end"/>
      </w:r>
      <w:r w:rsidR="00EA6F69">
        <w:t xml:space="preserve"> illustrates the outcome of this process.</w:t>
      </w:r>
    </w:p>
    <w:p w14:paraId="318AC083" w14:textId="77777777" w:rsidR="00B54D4D" w:rsidRDefault="00B54D4D" w:rsidP="00B54D4D"/>
    <w:p w14:paraId="3308258D" w14:textId="77777777" w:rsidR="00B54D4D" w:rsidRDefault="00B54D4D" w:rsidP="00CA4BB4">
      <w:pPr>
        <w:keepNext/>
      </w:pPr>
      <w:r>
        <w:rPr>
          <w:noProof/>
          <w:lang w:eastAsia="en-US"/>
        </w:rPr>
        <w:lastRenderedPageBreak/>
        <w:drawing>
          <wp:inline distT="0" distB="0" distL="0" distR="0" wp14:anchorId="2FECA42B" wp14:editId="2462D98B">
            <wp:extent cx="8229600" cy="5038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29600" cy="5038090"/>
                    </a:xfrm>
                    <a:prstGeom prst="rect">
                      <a:avLst/>
                    </a:prstGeom>
                  </pic:spPr>
                </pic:pic>
              </a:graphicData>
            </a:graphic>
          </wp:inline>
        </w:drawing>
      </w:r>
    </w:p>
    <w:p w14:paraId="1C5FABF5" w14:textId="6BD17F83" w:rsidR="00C26C45" w:rsidRPr="00886E1A" w:rsidRDefault="00B54D4D" w:rsidP="00886E1A">
      <w:pPr>
        <w:pStyle w:val="Caption"/>
      </w:pPr>
      <w:bookmarkStart w:id="92" w:name="_Ref476590854"/>
      <w:r>
        <w:t>Figure</w:t>
      </w:r>
      <w:r w:rsidR="00ED0E13">
        <w:t xml:space="preserve"> </w:t>
      </w:r>
      <w:r w:rsidR="00481B08">
        <w:fldChar w:fldCharType="begin"/>
      </w:r>
      <w:r w:rsidR="00481B08">
        <w:instrText xml:space="preserve"> SEQ Figure \* ARABIC </w:instrText>
      </w:r>
      <w:r w:rsidR="00481B08">
        <w:fldChar w:fldCharType="separate"/>
      </w:r>
      <w:r>
        <w:rPr>
          <w:noProof/>
        </w:rPr>
        <w:t>2</w:t>
      </w:r>
      <w:r w:rsidR="00481B08">
        <w:rPr>
          <w:noProof/>
        </w:rPr>
        <w:fldChar w:fldCharType="end"/>
      </w:r>
      <w:bookmarkEnd w:id="92"/>
      <w:r w:rsidR="00ED0E13">
        <w:t xml:space="preserve"> - </w:t>
      </w:r>
      <w:r w:rsidR="00ED0E13" w:rsidRPr="001B7751">
        <w:t xml:space="preserve">ODE </w:t>
      </w:r>
      <w:r>
        <w:t>REST</w:t>
      </w:r>
      <w:bookmarkEnd w:id="91"/>
      <w:r w:rsidR="00ED0E13" w:rsidRPr="00886E1A">
        <w:t xml:space="preserve"> API </w:t>
      </w:r>
      <w:r>
        <w:t>Editor Tool</w:t>
      </w:r>
    </w:p>
    <w:p w14:paraId="4B1881A0" w14:textId="77777777" w:rsidR="00B54D4D" w:rsidRDefault="00B54D4D" w:rsidP="008D1F2E"/>
    <w:p w14:paraId="0631AB93" w14:textId="77777777" w:rsidR="00ED0E13" w:rsidRPr="00ED0E13" w:rsidRDefault="00ED0E13" w:rsidP="00ED0E13"/>
    <w:p w14:paraId="039DD5F4" w14:textId="38B68BCD" w:rsidR="005F7EB4" w:rsidRDefault="000B15A1" w:rsidP="005F7EB4">
      <w:pPr>
        <w:pStyle w:val="Heading3"/>
      </w:pPr>
      <w:bookmarkStart w:id="93" w:name="_Toc478121071"/>
      <w:commentRangeStart w:id="94"/>
      <w:r>
        <w:t>Upload BSM File</w:t>
      </w:r>
      <w:bookmarkEnd w:id="93"/>
    </w:p>
    <w:p w14:paraId="04D2A501" w14:textId="77777777" w:rsidR="000B15A1" w:rsidRPr="000B15A1" w:rsidRDefault="000B15A1" w:rsidP="000B15A1"/>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5F7EB4" w:rsidRPr="008A6E46" w14:paraId="7FE0B92A" w14:textId="77777777" w:rsidTr="00F175E9">
        <w:tc>
          <w:tcPr>
            <w:tcW w:w="1537" w:type="dxa"/>
            <w:shd w:val="clear" w:color="auto" w:fill="D9D9D9" w:themeFill="background1" w:themeFillShade="D9"/>
          </w:tcPr>
          <w:p w14:paraId="7018570B" w14:textId="77777777" w:rsidR="005F7EB4" w:rsidRPr="008A6E46" w:rsidRDefault="005F7EB4" w:rsidP="006B30A2">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0D03DD3" w14:textId="284E3594" w:rsidR="005F7EB4" w:rsidRPr="008A6E46" w:rsidRDefault="00D276F1" w:rsidP="00D276F1">
            <w:pPr>
              <w:rPr>
                <w:rFonts w:ascii="Courier New" w:hAnsi="Courier New" w:cs="Courier New"/>
              </w:rPr>
            </w:pPr>
            <w:r>
              <w:rPr>
                <w:rFonts w:ascii="Courier New" w:hAnsi="Courier New" w:cs="Courier New"/>
              </w:rPr>
              <w:t>upload</w:t>
            </w:r>
            <w:r w:rsidR="000B15A1">
              <w:rPr>
                <w:rFonts w:ascii="Courier New" w:hAnsi="Courier New" w:cs="Courier New"/>
              </w:rPr>
              <w:t>/</w:t>
            </w:r>
            <w:r>
              <w:rPr>
                <w:rFonts w:ascii="Courier New" w:hAnsi="Courier New" w:cs="Courier New"/>
              </w:rPr>
              <w:t>&lt;type: bsm (or) messageFrame&gt;</w:t>
            </w:r>
          </w:p>
        </w:tc>
      </w:tr>
      <w:tr w:rsidR="005F7EB4" w:rsidRPr="008A6E46" w14:paraId="57111CF8" w14:textId="77777777" w:rsidTr="00F175E9">
        <w:tc>
          <w:tcPr>
            <w:tcW w:w="1537" w:type="dxa"/>
            <w:shd w:val="clear" w:color="auto" w:fill="D9D9D9" w:themeFill="background1" w:themeFillShade="D9"/>
          </w:tcPr>
          <w:p w14:paraId="6B2C87A7" w14:textId="77777777" w:rsidR="005F7EB4" w:rsidRPr="008A6E46" w:rsidRDefault="005F7EB4" w:rsidP="006B30A2">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265CF433" w14:textId="198217AC" w:rsidR="005F7EB4" w:rsidRPr="008A6E46" w:rsidRDefault="005F7EB4" w:rsidP="000B15A1">
            <w:pPr>
              <w:rPr>
                <w:rFonts w:ascii="Courier New" w:hAnsi="Courier New" w:cs="Courier New"/>
              </w:rPr>
            </w:pPr>
            <w:r>
              <w:rPr>
                <w:rFonts w:ascii="Arial" w:hAnsi="Arial" w:cs="Arial"/>
                <w:color w:val="252525"/>
                <w:sz w:val="21"/>
                <w:szCs w:val="21"/>
                <w:shd w:val="clear" w:color="auto" w:fill="FFFFFF"/>
              </w:rPr>
              <w:t>POST</w:t>
            </w:r>
          </w:p>
        </w:tc>
      </w:tr>
      <w:tr w:rsidR="005F7EB4" w:rsidRPr="008A6E46" w14:paraId="3A5FC8D6" w14:textId="77777777" w:rsidTr="00F175E9">
        <w:tc>
          <w:tcPr>
            <w:tcW w:w="1537" w:type="dxa"/>
            <w:shd w:val="clear" w:color="auto" w:fill="D9D9D9" w:themeFill="background1" w:themeFillShade="D9"/>
          </w:tcPr>
          <w:p w14:paraId="46914B22" w14:textId="77777777" w:rsidR="005F7EB4" w:rsidRPr="008A6E46" w:rsidRDefault="005F7EB4" w:rsidP="006B30A2">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4EFC268D" w14:textId="7A36FC04" w:rsidR="005F7EB4" w:rsidRPr="008A6E46" w:rsidRDefault="000B15A1" w:rsidP="006B30A2">
            <w:pPr>
              <w:rPr>
                <w:rFonts w:ascii="Courier New" w:hAnsi="Courier New" w:cs="Courier New"/>
              </w:rPr>
            </w:pPr>
            <w:r>
              <w:rPr>
                <w:rFonts w:ascii="Courier New" w:hAnsi="Courier New" w:cs="Courier New"/>
              </w:rPr>
              <w:t>Service to upload a file containing BSM records</w:t>
            </w:r>
          </w:p>
        </w:tc>
      </w:tr>
      <w:tr w:rsidR="00F175E9" w:rsidRPr="008A6E46" w14:paraId="40AFFE67" w14:textId="77777777" w:rsidTr="00F175E9">
        <w:tc>
          <w:tcPr>
            <w:tcW w:w="1537" w:type="dxa"/>
            <w:shd w:val="clear" w:color="auto" w:fill="D9D9D9" w:themeFill="background1" w:themeFillShade="D9"/>
          </w:tcPr>
          <w:p w14:paraId="11C1357D" w14:textId="77777777" w:rsidR="00F175E9" w:rsidRPr="008A6E46" w:rsidRDefault="00F175E9" w:rsidP="006B30A2">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C2DB61B" w14:textId="25D725A5" w:rsidR="00F175E9" w:rsidRPr="008A6E46" w:rsidRDefault="00F175E9" w:rsidP="002C04F6">
            <w:pPr>
              <w:rPr>
                <w:rFonts w:ascii="Courier New" w:hAnsi="Courier New" w:cs="Courier New"/>
              </w:rPr>
            </w:pPr>
            <w:r w:rsidRPr="008A6E46">
              <w:rPr>
                <w:rFonts w:ascii="Courier New" w:hAnsi="Courier New" w:cs="Courier New"/>
              </w:rPr>
              <w:t xml:space="preserve">- </w:t>
            </w:r>
            <w:r w:rsidR="002C04F6">
              <w:rPr>
                <w:rFonts w:ascii="Courier New" w:hAnsi="Courier New" w:cs="Courier New"/>
              </w:rPr>
              <w:t>multi-part/file</w:t>
            </w:r>
          </w:p>
        </w:tc>
      </w:tr>
      <w:tr w:rsidR="000B15A1" w:rsidRPr="008A6E46" w14:paraId="3D6BB84E" w14:textId="77777777" w:rsidTr="00F175E9">
        <w:tc>
          <w:tcPr>
            <w:tcW w:w="1537" w:type="dxa"/>
            <w:shd w:val="clear" w:color="auto" w:fill="D9D9D9" w:themeFill="background1" w:themeFillShade="D9"/>
          </w:tcPr>
          <w:p w14:paraId="07A89CE0" w14:textId="77777777" w:rsidR="000B15A1" w:rsidRPr="008A6E46" w:rsidRDefault="000B15A1" w:rsidP="000B15A1">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6A96FCC3" w14:textId="3DF02352" w:rsidR="000B15A1" w:rsidRPr="008A6E46" w:rsidRDefault="000B15A1" w:rsidP="000B15A1">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5F7EB4" w:rsidRPr="008A6E46" w14:paraId="6BFCC0DA" w14:textId="77777777" w:rsidTr="00F175E9">
        <w:tc>
          <w:tcPr>
            <w:tcW w:w="1537" w:type="dxa"/>
            <w:shd w:val="clear" w:color="auto" w:fill="D9D9D9" w:themeFill="background1" w:themeFillShade="D9"/>
          </w:tcPr>
          <w:p w14:paraId="688A5EA7" w14:textId="77777777" w:rsidR="005F7EB4" w:rsidRPr="008A6E46" w:rsidRDefault="005F7EB4" w:rsidP="006B30A2">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5F7EB4" w:rsidRPr="008A6E46" w14:paraId="03F35146" w14:textId="77777777" w:rsidTr="00F175E9">
              <w:tc>
                <w:tcPr>
                  <w:tcW w:w="2125" w:type="dxa"/>
                </w:tcPr>
                <w:p w14:paraId="1F5E101A"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89" w:type="dxa"/>
                </w:tcPr>
                <w:p w14:paraId="769C6A57"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4841" w:type="dxa"/>
                </w:tcPr>
                <w:p w14:paraId="69A894F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0367062C" w14:textId="77777777" w:rsidR="005F7EB4" w:rsidRDefault="005F7EB4" w:rsidP="006B30A2">
                  <w:pPr>
                    <w:rPr>
                      <w:rFonts w:ascii="Courier New" w:hAnsi="Courier New" w:cs="Courier New"/>
                      <w:b/>
                    </w:rPr>
                  </w:pPr>
                  <w:r w:rsidRPr="008A6E46">
                    <w:rPr>
                      <w:rFonts w:ascii="Courier New" w:hAnsi="Courier New" w:cs="Courier New"/>
                      <w:b/>
                    </w:rPr>
                    <w:t>Required</w:t>
                  </w:r>
                </w:p>
                <w:p w14:paraId="22647BEF" w14:textId="77777777" w:rsidR="005F7EB4" w:rsidRPr="008A6E46" w:rsidRDefault="005F7EB4" w:rsidP="006B30A2">
                  <w:pPr>
                    <w:rPr>
                      <w:rFonts w:ascii="Courier New" w:hAnsi="Courier New" w:cs="Courier New"/>
                      <w:b/>
                    </w:rPr>
                  </w:pPr>
                  <w:r>
                    <w:rPr>
                      <w:rFonts w:ascii="Courier New" w:hAnsi="Courier New" w:cs="Courier New"/>
                      <w:b/>
                    </w:rPr>
                    <w:t>(T | F)</w:t>
                  </w:r>
                </w:p>
              </w:tc>
            </w:tr>
            <w:tr w:rsidR="005F7EB4" w:rsidRPr="008A6E46" w14:paraId="2A4D89F1" w14:textId="77777777" w:rsidTr="00F175E9">
              <w:tc>
                <w:tcPr>
                  <w:tcW w:w="2125" w:type="dxa"/>
                </w:tcPr>
                <w:p w14:paraId="2881AEEA" w14:textId="1847E198" w:rsidR="005F7EB4" w:rsidRPr="008A6E46" w:rsidRDefault="000B15A1" w:rsidP="006B30A2">
                  <w:pPr>
                    <w:rPr>
                      <w:rFonts w:ascii="Courier New" w:hAnsi="Courier New" w:cs="Courier New"/>
                    </w:rPr>
                  </w:pPr>
                  <w:r>
                    <w:rPr>
                      <w:rFonts w:ascii="Courier New" w:hAnsi="Courier New" w:cs="Courier New"/>
                    </w:rPr>
                    <w:t>Token</w:t>
                  </w:r>
                </w:p>
              </w:tc>
              <w:tc>
                <w:tcPr>
                  <w:tcW w:w="2989" w:type="dxa"/>
                </w:tcPr>
                <w:p w14:paraId="12202199" w14:textId="0BDCEFB9" w:rsidR="005F7EB4" w:rsidRPr="008A6E46" w:rsidRDefault="000B15A1" w:rsidP="006B30A2">
                  <w:pPr>
                    <w:rPr>
                      <w:rFonts w:ascii="Courier New" w:hAnsi="Courier New" w:cs="Courier New"/>
                    </w:rPr>
                  </w:pPr>
                  <w:r>
                    <w:rPr>
                      <w:rFonts w:ascii="Courier New" w:hAnsi="Courier New" w:cs="Courier New"/>
                    </w:rPr>
                    <w:t>Value of token</w:t>
                  </w:r>
                </w:p>
              </w:tc>
              <w:tc>
                <w:tcPr>
                  <w:tcW w:w="4841" w:type="dxa"/>
                </w:tcPr>
                <w:p w14:paraId="75B5B535" w14:textId="03E8A4A1" w:rsidR="005F7EB4" w:rsidRPr="008A6E46" w:rsidRDefault="000B15A1" w:rsidP="006B30A2">
                  <w:pPr>
                    <w:rPr>
                      <w:rFonts w:ascii="Courier New" w:hAnsi="Courier New" w:cs="Courier New"/>
                    </w:rPr>
                  </w:pPr>
                  <w:r>
                    <w:rPr>
                      <w:rFonts w:ascii="Courier New" w:hAnsi="Courier New" w:cs="Courier New"/>
                    </w:rPr>
                    <w:t>Valid security token</w:t>
                  </w:r>
                </w:p>
              </w:tc>
              <w:tc>
                <w:tcPr>
                  <w:tcW w:w="1273" w:type="dxa"/>
                </w:tcPr>
                <w:p w14:paraId="56F5AF29" w14:textId="1E9B5527" w:rsidR="005F7EB4" w:rsidRPr="008A6E46" w:rsidRDefault="000B15A1" w:rsidP="006B30A2">
                  <w:pPr>
                    <w:rPr>
                      <w:rFonts w:ascii="Courier New" w:hAnsi="Courier New" w:cs="Courier New"/>
                    </w:rPr>
                  </w:pPr>
                  <w:r>
                    <w:rPr>
                      <w:rFonts w:ascii="Courier New" w:hAnsi="Courier New" w:cs="Courier New"/>
                    </w:rPr>
                    <w:t>True</w:t>
                  </w:r>
                </w:p>
              </w:tc>
            </w:tr>
          </w:tbl>
          <w:p w14:paraId="7BB1B86A" w14:textId="77777777" w:rsidR="005F7EB4" w:rsidRPr="008A6E46" w:rsidRDefault="005F7EB4" w:rsidP="006B30A2">
            <w:pPr>
              <w:rPr>
                <w:rFonts w:ascii="Courier New" w:hAnsi="Courier New" w:cs="Courier New"/>
                <w:b/>
              </w:rPr>
            </w:pPr>
          </w:p>
        </w:tc>
      </w:tr>
      <w:tr w:rsidR="005F7EB4" w:rsidRPr="008A6E46" w14:paraId="0B5D5734" w14:textId="77777777" w:rsidTr="00F175E9">
        <w:tc>
          <w:tcPr>
            <w:tcW w:w="1537" w:type="dxa"/>
            <w:shd w:val="clear" w:color="auto" w:fill="D9D9D9" w:themeFill="background1" w:themeFillShade="D9"/>
          </w:tcPr>
          <w:p w14:paraId="5A7F5F42" w14:textId="77777777" w:rsidR="005F7EB4" w:rsidRPr="008A6E46" w:rsidRDefault="005F7EB4" w:rsidP="006B30A2">
            <w:pPr>
              <w:rPr>
                <w:rFonts w:ascii="Courier New" w:hAnsi="Courier New" w:cs="Courier New"/>
                <w:b/>
              </w:rPr>
            </w:pPr>
            <w:r>
              <w:rPr>
                <w:rFonts w:ascii="Courier New" w:hAnsi="Courier New" w:cs="Courier New"/>
                <w:b/>
              </w:rPr>
              <w:t>Parameters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3601"/>
              <w:gridCol w:w="1273"/>
              <w:gridCol w:w="1246"/>
            </w:tblGrid>
            <w:tr w:rsidR="005F7EB4" w:rsidRPr="008A6E46" w14:paraId="1CB1C963" w14:textId="77777777" w:rsidTr="00F175E9">
              <w:tc>
                <w:tcPr>
                  <w:tcW w:w="2125" w:type="dxa"/>
                </w:tcPr>
                <w:p w14:paraId="63764EC0" w14:textId="77777777" w:rsidR="005F7EB4" w:rsidRPr="008A6E46" w:rsidRDefault="005F7EB4" w:rsidP="006B30A2">
                  <w:pPr>
                    <w:rPr>
                      <w:rFonts w:ascii="Courier New" w:hAnsi="Courier New" w:cs="Courier New"/>
                      <w:b/>
                    </w:rPr>
                  </w:pPr>
                  <w:r w:rsidRPr="008A6E46">
                    <w:rPr>
                      <w:rFonts w:ascii="Courier New" w:hAnsi="Courier New" w:cs="Courier New"/>
                      <w:b/>
                    </w:rPr>
                    <w:t>Name</w:t>
                  </w:r>
                </w:p>
              </w:tc>
              <w:tc>
                <w:tcPr>
                  <w:tcW w:w="2970" w:type="dxa"/>
                </w:tcPr>
                <w:p w14:paraId="4CB80B8B" w14:textId="77777777" w:rsidR="005F7EB4" w:rsidRPr="008A6E46" w:rsidRDefault="005F7EB4" w:rsidP="006B30A2">
                  <w:pPr>
                    <w:rPr>
                      <w:rFonts w:ascii="Courier New" w:hAnsi="Courier New" w:cs="Courier New"/>
                      <w:b/>
                    </w:rPr>
                  </w:pPr>
                  <w:r w:rsidRPr="008A6E46">
                    <w:rPr>
                      <w:rFonts w:ascii="Courier New" w:hAnsi="Courier New" w:cs="Courier New"/>
                      <w:b/>
                    </w:rPr>
                    <w:t>Value</w:t>
                  </w:r>
                </w:p>
              </w:tc>
              <w:tc>
                <w:tcPr>
                  <w:tcW w:w="3601" w:type="dxa"/>
                </w:tcPr>
                <w:p w14:paraId="4B9FADA2"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1273" w:type="dxa"/>
                </w:tcPr>
                <w:p w14:paraId="47D50D66" w14:textId="77777777" w:rsidR="005F7EB4" w:rsidRPr="008A6E46" w:rsidRDefault="005F7EB4" w:rsidP="006B30A2">
                  <w:pPr>
                    <w:rPr>
                      <w:rFonts w:ascii="Courier New" w:hAnsi="Courier New" w:cs="Courier New"/>
                      <w:b/>
                    </w:rPr>
                  </w:pPr>
                  <w:r w:rsidRPr="008A6E46">
                    <w:rPr>
                      <w:rFonts w:ascii="Courier New" w:hAnsi="Courier New" w:cs="Courier New"/>
                      <w:b/>
                    </w:rPr>
                    <w:t>Required</w:t>
                  </w:r>
                </w:p>
              </w:tc>
              <w:tc>
                <w:tcPr>
                  <w:tcW w:w="1246" w:type="dxa"/>
                </w:tcPr>
                <w:p w14:paraId="536FCAF6" w14:textId="77777777" w:rsidR="005F7EB4" w:rsidRDefault="005F7EB4" w:rsidP="006B30A2">
                  <w:pPr>
                    <w:rPr>
                      <w:rFonts w:ascii="Courier New" w:hAnsi="Courier New" w:cs="Courier New"/>
                      <w:b/>
                    </w:rPr>
                  </w:pPr>
                  <w:r>
                    <w:rPr>
                      <w:rFonts w:ascii="Courier New" w:hAnsi="Courier New" w:cs="Courier New"/>
                      <w:b/>
                    </w:rPr>
                    <w:t>In</w:t>
                  </w:r>
                </w:p>
                <w:p w14:paraId="02CA0F18" w14:textId="77777777" w:rsidR="005F7EB4" w:rsidRPr="008A6E46" w:rsidRDefault="005F7EB4" w:rsidP="006B30A2">
                  <w:pPr>
                    <w:rPr>
                      <w:rFonts w:ascii="Courier New" w:hAnsi="Courier New" w:cs="Courier New"/>
                      <w:b/>
                    </w:rPr>
                  </w:pPr>
                  <w:r>
                    <w:rPr>
                      <w:rFonts w:ascii="Courier New" w:hAnsi="Courier New" w:cs="Courier New"/>
                      <w:b/>
                    </w:rPr>
                    <w:t>(Q|B)</w:t>
                  </w:r>
                </w:p>
              </w:tc>
            </w:tr>
            <w:tr w:rsidR="005F7EB4" w:rsidRPr="008A6E46" w14:paraId="676F6F28" w14:textId="77777777" w:rsidTr="00F175E9">
              <w:tc>
                <w:tcPr>
                  <w:tcW w:w="2125" w:type="dxa"/>
                </w:tcPr>
                <w:p w14:paraId="6B87A13F" w14:textId="55EC7D10" w:rsidR="005F7EB4" w:rsidRPr="008A6E46" w:rsidRDefault="000B15A1" w:rsidP="006B30A2">
                  <w:pPr>
                    <w:rPr>
                      <w:rFonts w:ascii="Courier New" w:hAnsi="Courier New" w:cs="Courier New"/>
                    </w:rPr>
                  </w:pPr>
                  <w:r>
                    <w:rPr>
                      <w:rFonts w:ascii="Courier New" w:hAnsi="Courier New" w:cs="Courier New"/>
                    </w:rPr>
                    <w:t>type</w:t>
                  </w:r>
                </w:p>
              </w:tc>
              <w:tc>
                <w:tcPr>
                  <w:tcW w:w="2970" w:type="dxa"/>
                </w:tcPr>
                <w:p w14:paraId="4D41ED44" w14:textId="728440F9" w:rsidR="005F7EB4" w:rsidRPr="008A6E46" w:rsidRDefault="00D276F1" w:rsidP="006B30A2">
                  <w:pPr>
                    <w:rPr>
                      <w:rFonts w:ascii="Courier New" w:hAnsi="Courier New" w:cs="Courier New"/>
                    </w:rPr>
                  </w:pPr>
                  <w:r>
                    <w:rPr>
                      <w:rFonts w:ascii="Courier New" w:hAnsi="Courier New" w:cs="Courier New"/>
                    </w:rPr>
                    <w:t>bsm | messageFrame</w:t>
                  </w:r>
                </w:p>
              </w:tc>
              <w:tc>
                <w:tcPr>
                  <w:tcW w:w="3601" w:type="dxa"/>
                </w:tcPr>
                <w:p w14:paraId="75381B72" w14:textId="143D251C" w:rsidR="005F7EB4" w:rsidRPr="008A6E46" w:rsidRDefault="00D276F1" w:rsidP="00D276F1">
                  <w:pPr>
                    <w:rPr>
                      <w:rFonts w:ascii="Courier New" w:hAnsi="Courier New" w:cs="Courier New"/>
                    </w:rPr>
                  </w:pPr>
                  <w:r>
                    <w:rPr>
                      <w:rFonts w:ascii="Courier New" w:hAnsi="Courier New" w:cs="Courier New"/>
                    </w:rPr>
                    <w:t>The message format of BSM in uploaded file.</w:t>
                  </w:r>
                </w:p>
              </w:tc>
              <w:tc>
                <w:tcPr>
                  <w:tcW w:w="1273" w:type="dxa"/>
                </w:tcPr>
                <w:p w14:paraId="0481EB24" w14:textId="351A4C37" w:rsidR="005F7EB4" w:rsidRPr="008A6E46" w:rsidRDefault="000B15A1" w:rsidP="006B30A2">
                  <w:pPr>
                    <w:rPr>
                      <w:rFonts w:ascii="Courier New" w:hAnsi="Courier New" w:cs="Courier New"/>
                    </w:rPr>
                  </w:pPr>
                  <w:r>
                    <w:rPr>
                      <w:rFonts w:ascii="Courier New" w:hAnsi="Courier New" w:cs="Courier New"/>
                    </w:rPr>
                    <w:t>True</w:t>
                  </w:r>
                </w:p>
              </w:tc>
              <w:tc>
                <w:tcPr>
                  <w:tcW w:w="1246" w:type="dxa"/>
                </w:tcPr>
                <w:p w14:paraId="072667F9" w14:textId="5FA2F7C2" w:rsidR="005F7EB4" w:rsidRPr="008A6E46" w:rsidRDefault="000B15A1" w:rsidP="006B30A2">
                  <w:pPr>
                    <w:rPr>
                      <w:rFonts w:ascii="Courier New" w:hAnsi="Courier New" w:cs="Courier New"/>
                    </w:rPr>
                  </w:pPr>
                  <w:r>
                    <w:rPr>
                      <w:rFonts w:ascii="Courier New" w:hAnsi="Courier New" w:cs="Courier New"/>
                    </w:rPr>
                    <w:t>Q</w:t>
                  </w:r>
                </w:p>
              </w:tc>
            </w:tr>
          </w:tbl>
          <w:p w14:paraId="3908381C" w14:textId="77777777" w:rsidR="005F7EB4" w:rsidRPr="008A6E46" w:rsidRDefault="005F7EB4" w:rsidP="006B30A2">
            <w:pPr>
              <w:rPr>
                <w:rFonts w:ascii="Courier New" w:hAnsi="Courier New" w:cs="Courier New"/>
                <w:b/>
              </w:rPr>
            </w:pPr>
          </w:p>
        </w:tc>
      </w:tr>
      <w:tr w:rsidR="005F7EB4" w:rsidRPr="008A6E46" w14:paraId="13A35E6E" w14:textId="77777777" w:rsidTr="00F175E9">
        <w:tc>
          <w:tcPr>
            <w:tcW w:w="1537" w:type="dxa"/>
            <w:shd w:val="clear" w:color="auto" w:fill="D9D9D9" w:themeFill="background1" w:themeFillShade="D9"/>
          </w:tcPr>
          <w:p w14:paraId="16E70EE1" w14:textId="77777777" w:rsidR="005F7EB4" w:rsidRPr="008A6E46" w:rsidRDefault="005F7EB4" w:rsidP="006B30A2">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5F7EB4" w:rsidRPr="008A6E46" w14:paraId="58FF0EC8" w14:textId="77777777" w:rsidTr="00F175E9">
              <w:tc>
                <w:tcPr>
                  <w:tcW w:w="2125" w:type="dxa"/>
                </w:tcPr>
                <w:p w14:paraId="39328EED" w14:textId="77777777" w:rsidR="005F7EB4" w:rsidRPr="008A6E46" w:rsidRDefault="005F7EB4" w:rsidP="006B30A2">
                  <w:pPr>
                    <w:rPr>
                      <w:rFonts w:ascii="Courier New" w:hAnsi="Courier New" w:cs="Courier New"/>
                      <w:b/>
                    </w:rPr>
                  </w:pPr>
                  <w:r w:rsidRPr="008A6E46">
                    <w:rPr>
                      <w:rFonts w:ascii="Courier New" w:hAnsi="Courier New" w:cs="Courier New"/>
                      <w:b/>
                    </w:rPr>
                    <w:t>Code</w:t>
                  </w:r>
                </w:p>
              </w:tc>
              <w:tc>
                <w:tcPr>
                  <w:tcW w:w="2970" w:type="dxa"/>
                </w:tcPr>
                <w:p w14:paraId="63A1F4FC" w14:textId="77777777" w:rsidR="005F7EB4" w:rsidRPr="008A6E46" w:rsidRDefault="005F7EB4" w:rsidP="006B30A2">
                  <w:pPr>
                    <w:rPr>
                      <w:rFonts w:ascii="Courier New" w:hAnsi="Courier New" w:cs="Courier New"/>
                      <w:b/>
                    </w:rPr>
                  </w:pPr>
                  <w:r w:rsidRPr="008A6E46">
                    <w:rPr>
                      <w:rFonts w:ascii="Courier New" w:hAnsi="Courier New" w:cs="Courier New"/>
                      <w:b/>
                    </w:rPr>
                    <w:t>Description</w:t>
                  </w:r>
                </w:p>
              </w:tc>
              <w:tc>
                <w:tcPr>
                  <w:tcW w:w="6120" w:type="dxa"/>
                </w:tcPr>
                <w:p w14:paraId="57404E0C" w14:textId="77777777" w:rsidR="005F7EB4" w:rsidRPr="008A6E46" w:rsidRDefault="005F7EB4" w:rsidP="006B30A2">
                  <w:pPr>
                    <w:rPr>
                      <w:rFonts w:ascii="Courier New" w:hAnsi="Courier New" w:cs="Courier New"/>
                      <w:b/>
                    </w:rPr>
                  </w:pPr>
                  <w:r w:rsidRPr="008A6E46">
                    <w:rPr>
                      <w:rFonts w:ascii="Courier New" w:hAnsi="Courier New" w:cs="Courier New"/>
                      <w:b/>
                    </w:rPr>
                    <w:t>Schema</w:t>
                  </w:r>
                </w:p>
              </w:tc>
            </w:tr>
            <w:tr w:rsidR="005F7EB4" w:rsidRPr="008A6E46" w14:paraId="33A95CD9" w14:textId="77777777" w:rsidTr="00F175E9">
              <w:tc>
                <w:tcPr>
                  <w:tcW w:w="2125" w:type="dxa"/>
                </w:tcPr>
                <w:p w14:paraId="4BE6E220" w14:textId="63E6D1DF" w:rsidR="005F7EB4" w:rsidRPr="008A6E46" w:rsidRDefault="000B15A1" w:rsidP="006B30A2">
                  <w:pPr>
                    <w:rPr>
                      <w:rFonts w:ascii="Courier New" w:hAnsi="Courier New" w:cs="Courier New"/>
                      <w:b/>
                    </w:rPr>
                  </w:pPr>
                  <w:r>
                    <w:rPr>
                      <w:rFonts w:ascii="Courier New" w:hAnsi="Courier New" w:cs="Courier New"/>
                      <w:b/>
                    </w:rPr>
                    <w:t>200</w:t>
                  </w:r>
                </w:p>
              </w:tc>
              <w:tc>
                <w:tcPr>
                  <w:tcW w:w="2970" w:type="dxa"/>
                </w:tcPr>
                <w:p w14:paraId="737DCCCC" w14:textId="21983E7D" w:rsidR="005F7EB4" w:rsidRPr="008D1F2E" w:rsidRDefault="000B15A1" w:rsidP="006B30A2">
                  <w:pPr>
                    <w:rPr>
                      <w:rFonts w:ascii="Courier New" w:hAnsi="Courier New" w:cs="Courier New"/>
                    </w:rPr>
                  </w:pPr>
                  <w:r>
                    <w:rPr>
                      <w:rFonts w:ascii="Courier New" w:hAnsi="Courier New" w:cs="Courier New"/>
                    </w:rPr>
                    <w:t>Upload was successful</w:t>
                  </w:r>
                </w:p>
              </w:tc>
              <w:tc>
                <w:tcPr>
                  <w:tcW w:w="6120" w:type="dxa"/>
                </w:tcPr>
                <w:p w14:paraId="3C26B2E2" w14:textId="2B5016B4" w:rsidR="005F7EB4" w:rsidRPr="008A6E46" w:rsidRDefault="000B15A1" w:rsidP="006B30A2">
                  <w:pPr>
                    <w:rPr>
                      <w:rFonts w:ascii="Courier New" w:hAnsi="Courier New" w:cs="Courier New"/>
                    </w:rPr>
                  </w:pPr>
                  <w:r>
                    <w:rPr>
                      <w:rFonts w:ascii="Courier New" w:hAnsi="Courier New" w:cs="Courier New"/>
                    </w:rPr>
                    <w:t>{Status:success}</w:t>
                  </w:r>
                </w:p>
              </w:tc>
            </w:tr>
            <w:tr w:rsidR="005F7EB4" w:rsidRPr="008A6E46" w14:paraId="7FEC065B" w14:textId="77777777" w:rsidTr="00F175E9">
              <w:tc>
                <w:tcPr>
                  <w:tcW w:w="2125" w:type="dxa"/>
                </w:tcPr>
                <w:p w14:paraId="035BB505" w14:textId="77777777" w:rsidR="005F7EB4" w:rsidRPr="008A6E46" w:rsidRDefault="005F7EB4" w:rsidP="006B30A2">
                  <w:pPr>
                    <w:rPr>
                      <w:rFonts w:ascii="Courier New" w:hAnsi="Courier New" w:cs="Courier New"/>
                      <w:b/>
                    </w:rPr>
                  </w:pPr>
                  <w:r>
                    <w:rPr>
                      <w:rFonts w:ascii="Courier New" w:hAnsi="Courier New" w:cs="Courier New"/>
                      <w:b/>
                    </w:rPr>
                    <w:t>HTTP Status code</w:t>
                  </w:r>
                </w:p>
              </w:tc>
              <w:tc>
                <w:tcPr>
                  <w:tcW w:w="2970" w:type="dxa"/>
                </w:tcPr>
                <w:p w14:paraId="703C3F87" w14:textId="77777777" w:rsidR="005F7EB4" w:rsidRPr="008A6E46" w:rsidRDefault="005F7EB4" w:rsidP="006B30A2">
                  <w:pPr>
                    <w:rPr>
                      <w:rFonts w:ascii="Courier New" w:hAnsi="Courier New" w:cs="Courier New"/>
                    </w:rPr>
                  </w:pPr>
                  <w:r w:rsidRPr="008D1F2E">
                    <w:rPr>
                      <w:rFonts w:ascii="Courier New" w:hAnsi="Courier New" w:cs="Courier New"/>
                    </w:rPr>
                    <w:t>Description of the response</w:t>
                  </w:r>
                </w:p>
              </w:tc>
              <w:tc>
                <w:tcPr>
                  <w:tcW w:w="6120" w:type="dxa"/>
                </w:tcPr>
                <w:p w14:paraId="525E1F85" w14:textId="77777777" w:rsidR="005F7EB4" w:rsidRPr="008A6E46" w:rsidRDefault="005F7EB4" w:rsidP="006B30A2">
                  <w:pPr>
                    <w:rPr>
                      <w:rFonts w:ascii="Courier New" w:hAnsi="Courier New" w:cs="Courier New"/>
                      <w:b/>
                    </w:rPr>
                  </w:pPr>
                  <w:r>
                    <w:rPr>
                      <w:rFonts w:ascii="Courier New" w:hAnsi="Courier New" w:cs="Courier New"/>
                    </w:rPr>
                    <w:t>Schema of the response body</w:t>
                  </w:r>
                </w:p>
              </w:tc>
            </w:tr>
          </w:tbl>
          <w:p w14:paraId="1CBCD77C" w14:textId="77777777" w:rsidR="005F7EB4" w:rsidRPr="008A6E46" w:rsidRDefault="005F7EB4" w:rsidP="00ED0E13">
            <w:pPr>
              <w:keepNext/>
              <w:rPr>
                <w:rFonts w:ascii="Courier New" w:hAnsi="Courier New" w:cs="Courier New"/>
                <w:b/>
              </w:rPr>
            </w:pPr>
          </w:p>
        </w:tc>
      </w:tr>
    </w:tbl>
    <w:p w14:paraId="1FA9E79A" w14:textId="75FCA2F5" w:rsidR="005F7EB4" w:rsidRDefault="00ED0E13" w:rsidP="00ED0E13">
      <w:pPr>
        <w:pStyle w:val="Caption"/>
      </w:pPr>
      <w:r>
        <w:t xml:space="preserve">Table </w:t>
      </w:r>
      <w:r w:rsidR="00481B08">
        <w:fldChar w:fldCharType="begin"/>
      </w:r>
      <w:r w:rsidR="00481B08">
        <w:instrText xml:space="preserve"> SEQ Table \* ARABIC </w:instrText>
      </w:r>
      <w:r w:rsidR="00481B08">
        <w:fldChar w:fldCharType="separate"/>
      </w:r>
      <w:r w:rsidR="00244E15">
        <w:rPr>
          <w:noProof/>
        </w:rPr>
        <w:t>4</w:t>
      </w:r>
      <w:r w:rsidR="00481B08">
        <w:rPr>
          <w:noProof/>
        </w:rPr>
        <w:fldChar w:fldCharType="end"/>
      </w:r>
      <w:r>
        <w:t xml:space="preserve"> - Upload BSM File API</w:t>
      </w:r>
    </w:p>
    <w:p w14:paraId="76080C49" w14:textId="3A8FCEB7"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upload BSM File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minor modifications to comply with the above specifications. </w:t>
      </w:r>
      <w:commentRangeEnd w:id="94"/>
      <w:r w:rsidR="00A529B3">
        <w:rPr>
          <w:rStyle w:val="CommentReference"/>
        </w:rPr>
        <w:commentReference w:id="94"/>
      </w:r>
    </w:p>
    <w:p w14:paraId="142BF94F" w14:textId="77777777" w:rsidR="00ED0E13" w:rsidRPr="005F7EB4" w:rsidRDefault="00ED0E13" w:rsidP="005F7EB4"/>
    <w:p w14:paraId="3AAAD05A" w14:textId="77777777" w:rsidR="00F44C7C" w:rsidRDefault="00F44C7C" w:rsidP="00F44C7C">
      <w:pPr>
        <w:pStyle w:val="Heading3"/>
      </w:pPr>
      <w:bookmarkStart w:id="95" w:name="_Toc478121072"/>
      <w:bookmarkStart w:id="96" w:name="_Toc462052289"/>
      <w:bookmarkStart w:id="97" w:name="_Ref471804513"/>
      <w:r w:rsidRPr="00E35BF2">
        <w:lastRenderedPageBreak/>
        <w:t xml:space="preserve">ODE </w:t>
      </w:r>
      <w:r>
        <w:t xml:space="preserve">MANAGE SNMP </w:t>
      </w:r>
      <w:r w:rsidRPr="00E35BF2">
        <w:t>API</w:t>
      </w:r>
      <w:bookmarkEnd w:id="95"/>
    </w:p>
    <w:p w14:paraId="4607E5B6"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sidRPr="005D79AB">
        <w:rPr>
          <w:rFonts w:ascii="Segoe UI" w:eastAsia="Times New Roman" w:hAnsi="Segoe UI" w:cs="Segoe UI"/>
          <w:color w:val="333333"/>
          <w:sz w:val="24"/>
          <w:szCs w:val="24"/>
          <w:shd w:val="clear" w:color="auto" w:fill="FFFFFF"/>
          <w:lang w:eastAsia="zh-CN"/>
        </w:rPr>
        <w:t>Over an SNMP Protocol, the ODE can ping and assess the health of an existing Road Side Unit to ensure the system is up and running. To trigger a specific heartbeat call, the ODE provides two separate interfaces to deploy a message to an RSU.</w:t>
      </w:r>
    </w:p>
    <w:p w14:paraId="380448DD" w14:textId="77777777" w:rsidR="00F44C7C" w:rsidRDefault="00F44C7C" w:rsidP="00F44C7C">
      <w:pPr>
        <w:pStyle w:val="Heading4"/>
      </w:pPr>
      <w:r>
        <w:t>ODE Web Based View</w:t>
      </w:r>
    </w:p>
    <w:p w14:paraId="176C26A5"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r>
        <w:rPr>
          <w:rFonts w:ascii="Segoe UI" w:eastAsia="Times New Roman" w:hAnsi="Segoe UI" w:cs="Segoe UI"/>
          <w:color w:val="333333"/>
          <w:sz w:val="24"/>
          <w:szCs w:val="24"/>
          <w:shd w:val="clear" w:color="auto" w:fill="FFFFFF"/>
          <w:lang w:eastAsia="zh-CN"/>
        </w:rPr>
        <w:t>To connect</w:t>
      </w:r>
      <w:r w:rsidRPr="005D79AB">
        <w:rPr>
          <w:rFonts w:ascii="Segoe UI" w:eastAsia="Times New Roman" w:hAnsi="Segoe UI" w:cs="Segoe UI"/>
          <w:color w:val="333333"/>
          <w:sz w:val="24"/>
          <w:szCs w:val="24"/>
          <w:shd w:val="clear" w:color="auto" w:fill="FFFFFF"/>
          <w:lang w:eastAsia="zh-CN"/>
        </w:rPr>
        <w:t xml:space="preserve"> heartbeat service is through the existing web interface located at the root of the application. On it, a user will see a section for RSU SNMP Query and may enter in the same IP and OID information as the API Endpoint.</w:t>
      </w:r>
    </w:p>
    <w:p w14:paraId="2B13520C"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p>
    <w:p w14:paraId="1F3F627D"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noProof/>
          <w:sz w:val="24"/>
          <w:szCs w:val="24"/>
          <w:lang w:eastAsia="en-US"/>
        </w:rPr>
        <w:drawing>
          <wp:inline distT="0" distB="0" distL="0" distR="0" wp14:anchorId="4C083A94" wp14:editId="72BC18A1">
            <wp:extent cx="5437505" cy="4017645"/>
            <wp:effectExtent l="0" t="0" r="0" b="0"/>
            <wp:docPr id="3" name="Picture 3" descr="../../Desktop/Screen%20Shot%202017-01-31%20at%208.29.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ktop/Screen%20Shot%202017-01-31%20at%208.29.01%20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37505" cy="4017645"/>
                    </a:xfrm>
                    <a:prstGeom prst="rect">
                      <a:avLst/>
                    </a:prstGeom>
                    <a:noFill/>
                    <a:ln>
                      <a:noFill/>
                    </a:ln>
                  </pic:spPr>
                </pic:pic>
              </a:graphicData>
            </a:graphic>
          </wp:inline>
        </w:drawing>
      </w:r>
    </w:p>
    <w:p w14:paraId="5DB21DDD" w14:textId="25B78714" w:rsidR="00F44C7C" w:rsidRDefault="00F44C7C" w:rsidP="00F44C7C">
      <w:pPr>
        <w:pStyle w:val="Heading4"/>
      </w:pPr>
      <w:commentRangeStart w:id="98"/>
      <w:r>
        <w:t>ODE API Interface</w:t>
      </w:r>
    </w:p>
    <w:p w14:paraId="153099EE" w14:textId="1D51428E" w:rsidR="00F44C7C" w:rsidRDefault="00F44C7C" w:rsidP="00F44C7C">
      <w:r>
        <w:lastRenderedPageBreak/>
        <w:t xml:space="preserve">To interface with the ODE through its </w:t>
      </w:r>
      <w:r w:rsidR="000B1601">
        <w:t>REST</w:t>
      </w:r>
      <w:r>
        <w:t xml:space="preserve"> </w:t>
      </w:r>
      <w:r w:rsidR="000B1601">
        <w:t>API</w:t>
      </w:r>
      <w:r>
        <w:t>, the client needs to use the following parameters:</w:t>
      </w:r>
    </w:p>
    <w:p w14:paraId="048DEF7E"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542978CF" w14:textId="77777777" w:rsidR="00F44C7C" w:rsidRPr="000D041D" w:rsidRDefault="00F44C7C" w:rsidP="00F44C7C">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basePath: /</w:t>
      </w:r>
      <w:r>
        <w:rPr>
          <w:rFonts w:ascii="Courier New" w:hAnsi="Courier New" w:cs="Courier New"/>
        </w:rPr>
        <w:t>rsuHeartbeat?ip=&lt;ip_address&gt;&amp;oid=&lt;oid_string&gt;</w:t>
      </w:r>
    </w:p>
    <w:p w14:paraId="560C7457" w14:textId="77777777" w:rsidR="00F44C7C" w:rsidRPr="00494632" w:rsidRDefault="00F44C7C" w:rsidP="00F44C7C">
      <w:r w:rsidRPr="00494632">
        <w:t>You should receive a detailed plain text response that looks like the following example. If the device is off, a 4 second timeout will occur and the ODE will indicate this with an "[ERROR] Empty response" message. (This specific OID returns the amount of time since the device was last powered on)</w:t>
      </w:r>
    </w:p>
    <w:p w14:paraId="2805D378" w14:textId="123C96C9" w:rsidR="00330DA4" w:rsidRDefault="00F44C7C" w:rsidP="00F44C7C">
      <w:pPr>
        <w:rPr>
          <w:rFonts w:ascii="Courier New" w:hAnsi="Courier New" w:cs="Courier New"/>
        </w:rPr>
      </w:pPr>
      <w:r w:rsidRPr="00494632">
        <w:rPr>
          <w:rFonts w:ascii="Courier New" w:hAnsi="Courier New" w:cs="Courier New"/>
        </w:rPr>
        <w:t>[1.3.6.1.2.1.1.3.0 = 0:05:12.59]</w:t>
      </w:r>
      <w:commentRangeEnd w:id="98"/>
      <w:r w:rsidR="00A529B3">
        <w:rPr>
          <w:rStyle w:val="CommentReference"/>
        </w:rPr>
        <w:commentReference w:id="98"/>
      </w:r>
    </w:p>
    <w:p w14:paraId="6AB23EE2" w14:textId="44C0A33A" w:rsidR="000B7E76" w:rsidRDefault="000B7E76" w:rsidP="000B7E76">
      <w:pPr>
        <w:pStyle w:val="Heading4"/>
      </w:pPr>
      <w:commentRangeStart w:id="99"/>
      <w:r>
        <w:t>ODE TIM Interface</w:t>
      </w:r>
    </w:p>
    <w:tbl>
      <w:tblPr>
        <w:tblStyle w:val="TableGrid"/>
        <w:tblW w:w="13045" w:type="dxa"/>
        <w:shd w:val="clear" w:color="auto" w:fill="D9D9D9" w:themeFill="background1" w:themeFillShade="D9"/>
        <w:tblLook w:val="04A0" w:firstRow="1" w:lastRow="0" w:firstColumn="1" w:lastColumn="0" w:noHBand="0" w:noVBand="1"/>
      </w:tblPr>
      <w:tblGrid>
        <w:gridCol w:w="1537"/>
        <w:gridCol w:w="11508"/>
      </w:tblGrid>
      <w:tr w:rsidR="000B7E76" w:rsidRPr="008A6E46" w14:paraId="02751236" w14:textId="77777777" w:rsidTr="00AD06BA">
        <w:tc>
          <w:tcPr>
            <w:tcW w:w="1537" w:type="dxa"/>
            <w:shd w:val="clear" w:color="auto" w:fill="D9D9D9" w:themeFill="background1" w:themeFillShade="D9"/>
          </w:tcPr>
          <w:p w14:paraId="38A378F4" w14:textId="77777777" w:rsidR="000B7E76" w:rsidRPr="008A6E46" w:rsidRDefault="000B7E76" w:rsidP="00AD06BA">
            <w:pPr>
              <w:rPr>
                <w:rFonts w:ascii="Courier New" w:hAnsi="Courier New" w:cs="Courier New"/>
                <w:b/>
              </w:rPr>
            </w:pPr>
            <w:r w:rsidRPr="008A6E46">
              <w:rPr>
                <w:rFonts w:ascii="Courier New" w:hAnsi="Courier New" w:cs="Courier New"/>
                <w:b/>
              </w:rPr>
              <w:t>Path</w:t>
            </w:r>
          </w:p>
        </w:tc>
        <w:tc>
          <w:tcPr>
            <w:tcW w:w="11508" w:type="dxa"/>
            <w:shd w:val="clear" w:color="auto" w:fill="D9D9D9" w:themeFill="background1" w:themeFillShade="D9"/>
          </w:tcPr>
          <w:p w14:paraId="72640733" w14:textId="7C08769C" w:rsidR="000B7E76" w:rsidRPr="008A6E46" w:rsidRDefault="000B7E76" w:rsidP="00AD06BA">
            <w:pPr>
              <w:rPr>
                <w:rFonts w:ascii="Courier New" w:hAnsi="Courier New" w:cs="Courier New"/>
              </w:rPr>
            </w:pPr>
            <w:r>
              <w:rPr>
                <w:rFonts w:ascii="Courier New" w:hAnsi="Courier New" w:cs="Courier New"/>
              </w:rPr>
              <w:t>upload/</w:t>
            </w:r>
            <w:r w:rsidR="00C51F43">
              <w:rPr>
                <w:rFonts w:ascii="Courier New" w:hAnsi="Courier New" w:cs="Courier New"/>
              </w:rPr>
              <w:t>t</w:t>
            </w:r>
            <w:r w:rsidR="00AD06BA">
              <w:rPr>
                <w:rFonts w:ascii="Courier New" w:hAnsi="Courier New" w:cs="Courier New"/>
              </w:rPr>
              <w:t>im</w:t>
            </w:r>
          </w:p>
        </w:tc>
      </w:tr>
      <w:tr w:rsidR="000B7E76" w:rsidRPr="008A6E46" w14:paraId="65B55341" w14:textId="77777777" w:rsidTr="00AD06BA">
        <w:tc>
          <w:tcPr>
            <w:tcW w:w="1537" w:type="dxa"/>
            <w:shd w:val="clear" w:color="auto" w:fill="D9D9D9" w:themeFill="background1" w:themeFillShade="D9"/>
          </w:tcPr>
          <w:p w14:paraId="60485DA2" w14:textId="77777777" w:rsidR="000B7E76" w:rsidRPr="008A6E46" w:rsidRDefault="000B7E76" w:rsidP="00AD06BA">
            <w:pPr>
              <w:rPr>
                <w:rFonts w:ascii="Courier New" w:hAnsi="Courier New" w:cs="Courier New"/>
                <w:b/>
              </w:rPr>
            </w:pPr>
            <w:r w:rsidRPr="008A6E46">
              <w:rPr>
                <w:rFonts w:ascii="Courier New" w:hAnsi="Courier New" w:cs="Courier New"/>
                <w:b/>
              </w:rPr>
              <w:t>Verb</w:t>
            </w:r>
          </w:p>
        </w:tc>
        <w:tc>
          <w:tcPr>
            <w:tcW w:w="11508" w:type="dxa"/>
            <w:shd w:val="clear" w:color="auto" w:fill="D9D9D9" w:themeFill="background1" w:themeFillShade="D9"/>
          </w:tcPr>
          <w:p w14:paraId="533CFCA6" w14:textId="77777777" w:rsidR="000B7E76" w:rsidRPr="008A6E46" w:rsidRDefault="000B7E76" w:rsidP="00AD06BA">
            <w:pPr>
              <w:rPr>
                <w:rFonts w:ascii="Courier New" w:hAnsi="Courier New" w:cs="Courier New"/>
              </w:rPr>
            </w:pPr>
            <w:r>
              <w:rPr>
                <w:rFonts w:ascii="Arial" w:hAnsi="Arial" w:cs="Arial"/>
                <w:color w:val="252525"/>
                <w:sz w:val="21"/>
                <w:szCs w:val="21"/>
                <w:shd w:val="clear" w:color="auto" w:fill="FFFFFF"/>
              </w:rPr>
              <w:t>POST</w:t>
            </w:r>
          </w:p>
        </w:tc>
      </w:tr>
      <w:tr w:rsidR="000B7E76" w:rsidRPr="008A6E46" w14:paraId="3F2E55CF" w14:textId="77777777" w:rsidTr="00AD06BA">
        <w:tc>
          <w:tcPr>
            <w:tcW w:w="1537" w:type="dxa"/>
            <w:shd w:val="clear" w:color="auto" w:fill="D9D9D9" w:themeFill="background1" w:themeFillShade="D9"/>
          </w:tcPr>
          <w:p w14:paraId="7847D47A" w14:textId="77777777" w:rsidR="000B7E76" w:rsidRPr="008A6E46" w:rsidRDefault="000B7E76" w:rsidP="00AD06BA">
            <w:pPr>
              <w:rPr>
                <w:rFonts w:ascii="Courier New" w:hAnsi="Courier New" w:cs="Courier New"/>
              </w:rPr>
            </w:pPr>
            <w:r w:rsidRPr="008A6E46">
              <w:rPr>
                <w:rFonts w:ascii="Courier New" w:hAnsi="Courier New" w:cs="Courier New"/>
                <w:b/>
              </w:rPr>
              <w:t>Summary</w:t>
            </w:r>
          </w:p>
        </w:tc>
        <w:tc>
          <w:tcPr>
            <w:tcW w:w="11508" w:type="dxa"/>
            <w:shd w:val="clear" w:color="auto" w:fill="D9D9D9" w:themeFill="background1" w:themeFillShade="D9"/>
          </w:tcPr>
          <w:p w14:paraId="76AF53CA" w14:textId="7DD765A0" w:rsidR="000B7E76" w:rsidRPr="008A6E46" w:rsidRDefault="00AA0A4C" w:rsidP="00AD06BA">
            <w:pPr>
              <w:rPr>
                <w:rFonts w:ascii="Courier New" w:hAnsi="Courier New" w:cs="Courier New"/>
              </w:rPr>
            </w:pPr>
            <w:r>
              <w:rPr>
                <w:rFonts w:ascii="Courier New" w:hAnsi="Courier New" w:cs="Courier New"/>
              </w:rPr>
              <w:t>Service to upload data elements to populate a TravelerInformation message</w:t>
            </w:r>
          </w:p>
        </w:tc>
      </w:tr>
      <w:tr w:rsidR="000B7E76" w:rsidRPr="008A6E46" w14:paraId="6233B6ED" w14:textId="77777777" w:rsidTr="00AD06BA">
        <w:tc>
          <w:tcPr>
            <w:tcW w:w="1537" w:type="dxa"/>
            <w:shd w:val="clear" w:color="auto" w:fill="D9D9D9" w:themeFill="background1" w:themeFillShade="D9"/>
          </w:tcPr>
          <w:p w14:paraId="6F9EAF8D" w14:textId="77777777" w:rsidR="000B7E76" w:rsidRPr="008A6E46" w:rsidRDefault="000B7E76" w:rsidP="00AD06BA">
            <w:pPr>
              <w:rPr>
                <w:rFonts w:ascii="Courier New" w:hAnsi="Courier New" w:cs="Courier New"/>
                <w:b/>
              </w:rPr>
            </w:pPr>
            <w:r>
              <w:rPr>
                <w:rFonts w:ascii="Courier New" w:hAnsi="Courier New" w:cs="Courier New"/>
                <w:b/>
              </w:rPr>
              <w:t>Consumes</w:t>
            </w:r>
          </w:p>
        </w:tc>
        <w:tc>
          <w:tcPr>
            <w:tcW w:w="11508" w:type="dxa"/>
            <w:shd w:val="clear" w:color="auto" w:fill="D9D9D9" w:themeFill="background1" w:themeFillShade="D9"/>
          </w:tcPr>
          <w:p w14:paraId="35C1ADC2" w14:textId="77777777" w:rsidR="000B7E76" w:rsidRPr="008A6E46" w:rsidRDefault="000B7E76" w:rsidP="00AD06BA">
            <w:pPr>
              <w:rPr>
                <w:rFonts w:ascii="Courier New" w:hAnsi="Courier New" w:cs="Courier New"/>
              </w:rPr>
            </w:pPr>
            <w:r w:rsidRPr="008A6E46">
              <w:rPr>
                <w:rFonts w:ascii="Courier New" w:hAnsi="Courier New" w:cs="Courier New"/>
              </w:rPr>
              <w:t xml:space="preserve">- </w:t>
            </w:r>
            <w:r>
              <w:rPr>
                <w:rFonts w:ascii="Courier New" w:hAnsi="Courier New" w:cs="Courier New"/>
              </w:rPr>
              <w:t>multi-part/file</w:t>
            </w:r>
          </w:p>
        </w:tc>
      </w:tr>
      <w:tr w:rsidR="000B7E76" w:rsidRPr="008A6E46" w14:paraId="27DE3754" w14:textId="77777777" w:rsidTr="00AD06BA">
        <w:tc>
          <w:tcPr>
            <w:tcW w:w="1537" w:type="dxa"/>
            <w:shd w:val="clear" w:color="auto" w:fill="D9D9D9" w:themeFill="background1" w:themeFillShade="D9"/>
          </w:tcPr>
          <w:p w14:paraId="74FD9EED" w14:textId="77777777" w:rsidR="000B7E76" w:rsidRPr="008A6E46" w:rsidRDefault="000B7E76" w:rsidP="00AD06BA">
            <w:pPr>
              <w:rPr>
                <w:rFonts w:ascii="Courier New" w:hAnsi="Courier New" w:cs="Courier New"/>
                <w:b/>
              </w:rPr>
            </w:pPr>
            <w:r w:rsidRPr="008A6E46">
              <w:rPr>
                <w:rFonts w:ascii="Courier New" w:hAnsi="Courier New" w:cs="Courier New"/>
                <w:b/>
              </w:rPr>
              <w:t>Produces</w:t>
            </w:r>
          </w:p>
        </w:tc>
        <w:tc>
          <w:tcPr>
            <w:tcW w:w="11508" w:type="dxa"/>
            <w:shd w:val="clear" w:color="auto" w:fill="D9D9D9" w:themeFill="background1" w:themeFillShade="D9"/>
          </w:tcPr>
          <w:p w14:paraId="40C6DB77" w14:textId="77777777" w:rsidR="000B7E76" w:rsidRPr="008A6E46" w:rsidRDefault="000B7E76" w:rsidP="00AD06BA">
            <w:pPr>
              <w:rPr>
                <w:rFonts w:ascii="Courier New" w:hAnsi="Courier New" w:cs="Courier New"/>
              </w:rPr>
            </w:pPr>
            <w:r w:rsidRPr="008A6E46">
              <w:rPr>
                <w:rFonts w:ascii="Courier New" w:hAnsi="Courier New" w:cs="Courier New"/>
              </w:rPr>
              <w:t xml:space="preserve">- </w:t>
            </w:r>
            <w:r>
              <w:rPr>
                <w:rFonts w:ascii="Courier New" w:hAnsi="Courier New" w:cs="Courier New"/>
              </w:rPr>
              <w:t>application/json</w:t>
            </w:r>
          </w:p>
        </w:tc>
      </w:tr>
      <w:tr w:rsidR="000B7E76" w:rsidRPr="008A6E46" w14:paraId="40631403" w14:textId="77777777" w:rsidTr="00AD06BA">
        <w:tc>
          <w:tcPr>
            <w:tcW w:w="1537" w:type="dxa"/>
            <w:shd w:val="clear" w:color="auto" w:fill="D9D9D9" w:themeFill="background1" w:themeFillShade="D9"/>
          </w:tcPr>
          <w:p w14:paraId="12FD55DA" w14:textId="77777777" w:rsidR="000B7E76" w:rsidRPr="008A6E46" w:rsidRDefault="000B7E76" w:rsidP="00AD06BA">
            <w:pPr>
              <w:rPr>
                <w:rFonts w:ascii="Courier New" w:hAnsi="Courier New" w:cs="Courier New"/>
                <w:b/>
              </w:rPr>
            </w:pPr>
            <w:r w:rsidRPr="008A6E46">
              <w:rPr>
                <w:rFonts w:ascii="Courier New" w:hAnsi="Courier New" w:cs="Courier New"/>
                <w:b/>
              </w:rPr>
              <w:t>Headers</w:t>
            </w:r>
          </w:p>
        </w:tc>
        <w:tc>
          <w:tcPr>
            <w:tcW w:w="11508" w:type="dxa"/>
            <w:shd w:val="clear" w:color="auto" w:fill="D9D9D9" w:themeFill="background1" w:themeFillShade="D9"/>
          </w:tcPr>
          <w:tbl>
            <w:tblPr>
              <w:tblStyle w:val="TableGrid"/>
              <w:tblW w:w="11228" w:type="dxa"/>
              <w:tblLook w:val="04A0" w:firstRow="1" w:lastRow="0" w:firstColumn="1" w:lastColumn="0" w:noHBand="0" w:noVBand="1"/>
            </w:tblPr>
            <w:tblGrid>
              <w:gridCol w:w="2125"/>
              <w:gridCol w:w="2989"/>
              <w:gridCol w:w="4841"/>
              <w:gridCol w:w="1273"/>
            </w:tblGrid>
            <w:tr w:rsidR="000B7E76" w:rsidRPr="008A6E46" w14:paraId="3BD007CE" w14:textId="77777777" w:rsidTr="00AD06BA">
              <w:tc>
                <w:tcPr>
                  <w:tcW w:w="2125" w:type="dxa"/>
                </w:tcPr>
                <w:p w14:paraId="1BD358D9" w14:textId="77777777" w:rsidR="000B7E76" w:rsidRPr="008A6E46" w:rsidRDefault="000B7E76" w:rsidP="00AD06BA">
                  <w:pPr>
                    <w:rPr>
                      <w:rFonts w:ascii="Courier New" w:hAnsi="Courier New" w:cs="Courier New"/>
                      <w:b/>
                    </w:rPr>
                  </w:pPr>
                  <w:r w:rsidRPr="008A6E46">
                    <w:rPr>
                      <w:rFonts w:ascii="Courier New" w:hAnsi="Courier New" w:cs="Courier New"/>
                      <w:b/>
                    </w:rPr>
                    <w:t>Name</w:t>
                  </w:r>
                </w:p>
              </w:tc>
              <w:tc>
                <w:tcPr>
                  <w:tcW w:w="2989" w:type="dxa"/>
                </w:tcPr>
                <w:p w14:paraId="16044FB5" w14:textId="77777777" w:rsidR="000B7E76" w:rsidRPr="008A6E46" w:rsidRDefault="000B7E76" w:rsidP="00AD06BA">
                  <w:pPr>
                    <w:rPr>
                      <w:rFonts w:ascii="Courier New" w:hAnsi="Courier New" w:cs="Courier New"/>
                      <w:b/>
                    </w:rPr>
                  </w:pPr>
                  <w:r w:rsidRPr="008A6E46">
                    <w:rPr>
                      <w:rFonts w:ascii="Courier New" w:hAnsi="Courier New" w:cs="Courier New"/>
                      <w:b/>
                    </w:rPr>
                    <w:t>Value</w:t>
                  </w:r>
                </w:p>
              </w:tc>
              <w:tc>
                <w:tcPr>
                  <w:tcW w:w="4841" w:type="dxa"/>
                </w:tcPr>
                <w:p w14:paraId="3E72822F" w14:textId="77777777" w:rsidR="000B7E76" w:rsidRPr="008A6E46" w:rsidRDefault="000B7E76" w:rsidP="00AD06BA">
                  <w:pPr>
                    <w:rPr>
                      <w:rFonts w:ascii="Courier New" w:hAnsi="Courier New" w:cs="Courier New"/>
                      <w:b/>
                    </w:rPr>
                  </w:pPr>
                  <w:r w:rsidRPr="008A6E46">
                    <w:rPr>
                      <w:rFonts w:ascii="Courier New" w:hAnsi="Courier New" w:cs="Courier New"/>
                      <w:b/>
                    </w:rPr>
                    <w:t>Description</w:t>
                  </w:r>
                </w:p>
              </w:tc>
              <w:tc>
                <w:tcPr>
                  <w:tcW w:w="1273" w:type="dxa"/>
                </w:tcPr>
                <w:p w14:paraId="49F91E17" w14:textId="77777777" w:rsidR="000B7E76" w:rsidRDefault="000B7E76" w:rsidP="00AD06BA">
                  <w:pPr>
                    <w:rPr>
                      <w:rFonts w:ascii="Courier New" w:hAnsi="Courier New" w:cs="Courier New"/>
                      <w:b/>
                    </w:rPr>
                  </w:pPr>
                  <w:r w:rsidRPr="008A6E46">
                    <w:rPr>
                      <w:rFonts w:ascii="Courier New" w:hAnsi="Courier New" w:cs="Courier New"/>
                      <w:b/>
                    </w:rPr>
                    <w:t>Required</w:t>
                  </w:r>
                </w:p>
                <w:p w14:paraId="75042A19" w14:textId="77777777" w:rsidR="000B7E76" w:rsidRPr="008A6E46" w:rsidRDefault="000B7E76" w:rsidP="00AD06BA">
                  <w:pPr>
                    <w:rPr>
                      <w:rFonts w:ascii="Courier New" w:hAnsi="Courier New" w:cs="Courier New"/>
                      <w:b/>
                    </w:rPr>
                  </w:pPr>
                  <w:r>
                    <w:rPr>
                      <w:rFonts w:ascii="Courier New" w:hAnsi="Courier New" w:cs="Courier New"/>
                      <w:b/>
                    </w:rPr>
                    <w:t>(T | F)</w:t>
                  </w:r>
                </w:p>
              </w:tc>
            </w:tr>
            <w:tr w:rsidR="000B7E76" w:rsidRPr="008A6E46" w14:paraId="0E7F2D30" w14:textId="77777777" w:rsidTr="00AD06BA">
              <w:tc>
                <w:tcPr>
                  <w:tcW w:w="2125" w:type="dxa"/>
                </w:tcPr>
                <w:p w14:paraId="36C83417" w14:textId="77777777" w:rsidR="000B7E76" w:rsidRPr="008A6E46" w:rsidRDefault="000B7E76" w:rsidP="00AD06BA">
                  <w:pPr>
                    <w:rPr>
                      <w:rFonts w:ascii="Courier New" w:hAnsi="Courier New" w:cs="Courier New"/>
                    </w:rPr>
                  </w:pPr>
                  <w:r>
                    <w:rPr>
                      <w:rFonts w:ascii="Courier New" w:hAnsi="Courier New" w:cs="Courier New"/>
                    </w:rPr>
                    <w:t>Token</w:t>
                  </w:r>
                </w:p>
              </w:tc>
              <w:tc>
                <w:tcPr>
                  <w:tcW w:w="2989" w:type="dxa"/>
                </w:tcPr>
                <w:p w14:paraId="3983306C" w14:textId="77777777" w:rsidR="000B7E76" w:rsidRPr="008A6E46" w:rsidRDefault="000B7E76" w:rsidP="00AD06BA">
                  <w:pPr>
                    <w:rPr>
                      <w:rFonts w:ascii="Courier New" w:hAnsi="Courier New" w:cs="Courier New"/>
                    </w:rPr>
                  </w:pPr>
                  <w:r>
                    <w:rPr>
                      <w:rFonts w:ascii="Courier New" w:hAnsi="Courier New" w:cs="Courier New"/>
                    </w:rPr>
                    <w:t>Value of token</w:t>
                  </w:r>
                </w:p>
              </w:tc>
              <w:tc>
                <w:tcPr>
                  <w:tcW w:w="4841" w:type="dxa"/>
                </w:tcPr>
                <w:p w14:paraId="78E55F72" w14:textId="77777777" w:rsidR="000B7E76" w:rsidRPr="008A6E46" w:rsidRDefault="000B7E76" w:rsidP="00AD06BA">
                  <w:pPr>
                    <w:rPr>
                      <w:rFonts w:ascii="Courier New" w:hAnsi="Courier New" w:cs="Courier New"/>
                    </w:rPr>
                  </w:pPr>
                  <w:r>
                    <w:rPr>
                      <w:rFonts w:ascii="Courier New" w:hAnsi="Courier New" w:cs="Courier New"/>
                    </w:rPr>
                    <w:t>Valid security token</w:t>
                  </w:r>
                </w:p>
              </w:tc>
              <w:tc>
                <w:tcPr>
                  <w:tcW w:w="1273" w:type="dxa"/>
                </w:tcPr>
                <w:p w14:paraId="128B8BCF" w14:textId="77777777" w:rsidR="000B7E76" w:rsidRPr="008A6E46" w:rsidRDefault="000B7E76" w:rsidP="00AD06BA">
                  <w:pPr>
                    <w:rPr>
                      <w:rFonts w:ascii="Courier New" w:hAnsi="Courier New" w:cs="Courier New"/>
                    </w:rPr>
                  </w:pPr>
                  <w:r>
                    <w:rPr>
                      <w:rFonts w:ascii="Courier New" w:hAnsi="Courier New" w:cs="Courier New"/>
                    </w:rPr>
                    <w:t>True</w:t>
                  </w:r>
                </w:p>
              </w:tc>
            </w:tr>
          </w:tbl>
          <w:p w14:paraId="3FF54BA0" w14:textId="77777777" w:rsidR="000B7E76" w:rsidRPr="008A6E46" w:rsidRDefault="000B7E76" w:rsidP="00AD06BA">
            <w:pPr>
              <w:rPr>
                <w:rFonts w:ascii="Courier New" w:hAnsi="Courier New" w:cs="Courier New"/>
                <w:b/>
              </w:rPr>
            </w:pPr>
          </w:p>
        </w:tc>
      </w:tr>
      <w:tr w:rsidR="000B7E76" w:rsidRPr="008A6E46" w14:paraId="4797B5D8" w14:textId="77777777" w:rsidTr="00AD06BA">
        <w:tc>
          <w:tcPr>
            <w:tcW w:w="1537" w:type="dxa"/>
            <w:shd w:val="clear" w:color="auto" w:fill="D9D9D9" w:themeFill="background1" w:themeFillShade="D9"/>
          </w:tcPr>
          <w:p w14:paraId="34039D98" w14:textId="0B4AD366" w:rsidR="000B7E76" w:rsidRPr="008A6E46" w:rsidRDefault="00AD06BA" w:rsidP="00AD06BA">
            <w:pPr>
              <w:rPr>
                <w:rFonts w:ascii="Courier New" w:hAnsi="Courier New" w:cs="Courier New"/>
                <w:b/>
              </w:rPr>
            </w:pPr>
            <w:r>
              <w:rPr>
                <w:rFonts w:ascii="Courier New" w:hAnsi="Courier New" w:cs="Courier New"/>
                <w:b/>
              </w:rPr>
              <w:t>Body</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990"/>
              <w:gridCol w:w="2667"/>
              <w:gridCol w:w="3135"/>
              <w:gridCol w:w="1273"/>
              <w:gridCol w:w="1150"/>
            </w:tblGrid>
            <w:tr w:rsidR="000B7E76" w:rsidRPr="008A6E46" w14:paraId="5A4DAAEF" w14:textId="77777777" w:rsidTr="00AD06BA">
              <w:tc>
                <w:tcPr>
                  <w:tcW w:w="2990" w:type="dxa"/>
                </w:tcPr>
                <w:p w14:paraId="09C19648" w14:textId="77777777" w:rsidR="000B7E76" w:rsidRPr="008A6E46" w:rsidRDefault="000B7E76" w:rsidP="00AD06BA">
                  <w:pPr>
                    <w:rPr>
                      <w:rFonts w:ascii="Courier New" w:hAnsi="Courier New" w:cs="Courier New"/>
                      <w:b/>
                    </w:rPr>
                  </w:pPr>
                  <w:r w:rsidRPr="008A6E46">
                    <w:rPr>
                      <w:rFonts w:ascii="Courier New" w:hAnsi="Courier New" w:cs="Courier New"/>
                      <w:b/>
                    </w:rPr>
                    <w:t>Name</w:t>
                  </w:r>
                </w:p>
              </w:tc>
              <w:tc>
                <w:tcPr>
                  <w:tcW w:w="2667" w:type="dxa"/>
                </w:tcPr>
                <w:p w14:paraId="62AEF543" w14:textId="77777777" w:rsidR="000B7E76" w:rsidRPr="008A6E46" w:rsidRDefault="000B7E76" w:rsidP="00AD06BA">
                  <w:pPr>
                    <w:rPr>
                      <w:rFonts w:ascii="Courier New" w:hAnsi="Courier New" w:cs="Courier New"/>
                      <w:b/>
                    </w:rPr>
                  </w:pPr>
                  <w:r w:rsidRPr="008A6E46">
                    <w:rPr>
                      <w:rFonts w:ascii="Courier New" w:hAnsi="Courier New" w:cs="Courier New"/>
                      <w:b/>
                    </w:rPr>
                    <w:t>Value</w:t>
                  </w:r>
                </w:p>
              </w:tc>
              <w:tc>
                <w:tcPr>
                  <w:tcW w:w="3135" w:type="dxa"/>
                </w:tcPr>
                <w:p w14:paraId="6D03F284" w14:textId="77777777" w:rsidR="000B7E76" w:rsidRPr="008A6E46" w:rsidRDefault="000B7E76" w:rsidP="00AD06BA">
                  <w:pPr>
                    <w:rPr>
                      <w:rFonts w:ascii="Courier New" w:hAnsi="Courier New" w:cs="Courier New"/>
                      <w:b/>
                    </w:rPr>
                  </w:pPr>
                  <w:r w:rsidRPr="008A6E46">
                    <w:rPr>
                      <w:rFonts w:ascii="Courier New" w:hAnsi="Courier New" w:cs="Courier New"/>
                      <w:b/>
                    </w:rPr>
                    <w:t>Description</w:t>
                  </w:r>
                </w:p>
              </w:tc>
              <w:tc>
                <w:tcPr>
                  <w:tcW w:w="1273" w:type="dxa"/>
                </w:tcPr>
                <w:p w14:paraId="4B7B905D" w14:textId="77777777" w:rsidR="000B7E76" w:rsidRPr="008A6E46" w:rsidRDefault="000B7E76" w:rsidP="00AD06BA">
                  <w:pPr>
                    <w:rPr>
                      <w:rFonts w:ascii="Courier New" w:hAnsi="Courier New" w:cs="Courier New"/>
                      <w:b/>
                    </w:rPr>
                  </w:pPr>
                  <w:r w:rsidRPr="008A6E46">
                    <w:rPr>
                      <w:rFonts w:ascii="Courier New" w:hAnsi="Courier New" w:cs="Courier New"/>
                      <w:b/>
                    </w:rPr>
                    <w:t>Required</w:t>
                  </w:r>
                </w:p>
              </w:tc>
              <w:tc>
                <w:tcPr>
                  <w:tcW w:w="1150" w:type="dxa"/>
                </w:tcPr>
                <w:p w14:paraId="5E5E1487" w14:textId="77777777" w:rsidR="000B7E76" w:rsidRDefault="000B7E76" w:rsidP="00AD06BA">
                  <w:pPr>
                    <w:rPr>
                      <w:rFonts w:ascii="Courier New" w:hAnsi="Courier New" w:cs="Courier New"/>
                      <w:b/>
                    </w:rPr>
                  </w:pPr>
                  <w:r>
                    <w:rPr>
                      <w:rFonts w:ascii="Courier New" w:hAnsi="Courier New" w:cs="Courier New"/>
                      <w:b/>
                    </w:rPr>
                    <w:t>In</w:t>
                  </w:r>
                </w:p>
                <w:p w14:paraId="5A466997" w14:textId="77777777" w:rsidR="000B7E76" w:rsidRPr="008A6E46" w:rsidRDefault="000B7E76" w:rsidP="00AD06BA">
                  <w:pPr>
                    <w:rPr>
                      <w:rFonts w:ascii="Courier New" w:hAnsi="Courier New" w:cs="Courier New"/>
                      <w:b/>
                    </w:rPr>
                  </w:pPr>
                  <w:r>
                    <w:rPr>
                      <w:rFonts w:ascii="Courier New" w:hAnsi="Courier New" w:cs="Courier New"/>
                      <w:b/>
                    </w:rPr>
                    <w:t>(Q|B)</w:t>
                  </w:r>
                </w:p>
              </w:tc>
            </w:tr>
            <w:tr w:rsidR="00AA0A4C" w:rsidRPr="008A6E46" w14:paraId="2E099A93" w14:textId="77777777" w:rsidTr="00AD06BA">
              <w:tc>
                <w:tcPr>
                  <w:tcW w:w="2990" w:type="dxa"/>
                </w:tcPr>
                <w:p w14:paraId="522A2786" w14:textId="26B16FCB" w:rsidR="00AA0A4C" w:rsidRDefault="00AA0A4C" w:rsidP="00AD06BA">
                  <w:pPr>
                    <w:rPr>
                      <w:rFonts w:ascii="Courier New" w:hAnsi="Courier New" w:cs="Courier New"/>
                    </w:rPr>
                  </w:pPr>
                  <w:r>
                    <w:rPr>
                      <w:rFonts w:ascii="Courier New" w:hAnsi="Courier New" w:cs="Courier New"/>
                    </w:rPr>
                    <w:t>Msgcnt</w:t>
                  </w:r>
                </w:p>
              </w:tc>
              <w:tc>
                <w:tcPr>
                  <w:tcW w:w="2667" w:type="dxa"/>
                </w:tcPr>
                <w:p w14:paraId="363B0FA1" w14:textId="001A7632" w:rsidR="00AA0A4C" w:rsidRDefault="00AA0A4C" w:rsidP="00AD06BA">
                  <w:pPr>
                    <w:rPr>
                      <w:rFonts w:ascii="Courier New" w:hAnsi="Courier New" w:cs="Courier New"/>
                    </w:rPr>
                  </w:pPr>
                  <w:r>
                    <w:rPr>
                      <w:rFonts w:ascii="Courier New" w:hAnsi="Courier New" w:cs="Courier New"/>
                    </w:rPr>
                    <w:t>Integer</w:t>
                  </w:r>
                </w:p>
              </w:tc>
              <w:tc>
                <w:tcPr>
                  <w:tcW w:w="3135" w:type="dxa"/>
                </w:tcPr>
                <w:p w14:paraId="12D36610" w14:textId="74F8F440" w:rsidR="00AA0A4C" w:rsidRDefault="00E9647A" w:rsidP="00AD06BA">
                  <w:pPr>
                    <w:rPr>
                      <w:rFonts w:ascii="Courier New" w:hAnsi="Courier New" w:cs="Courier New"/>
                    </w:rPr>
                  </w:pPr>
                  <w:r>
                    <w:rPr>
                      <w:rFonts w:ascii="Courier New" w:hAnsi="Courier New" w:cs="Courier New"/>
                    </w:rPr>
                    <w:t>Number of messages.</w:t>
                  </w:r>
                </w:p>
              </w:tc>
              <w:tc>
                <w:tcPr>
                  <w:tcW w:w="1273" w:type="dxa"/>
                </w:tcPr>
                <w:p w14:paraId="52FF2DBB" w14:textId="0DBF3EFA" w:rsidR="00AA0A4C" w:rsidRDefault="00E9647A" w:rsidP="00AD06BA">
                  <w:pPr>
                    <w:rPr>
                      <w:rFonts w:ascii="Courier New" w:hAnsi="Courier New" w:cs="Courier New"/>
                    </w:rPr>
                  </w:pPr>
                  <w:r>
                    <w:rPr>
                      <w:rFonts w:ascii="Courier New" w:hAnsi="Courier New" w:cs="Courier New"/>
                    </w:rPr>
                    <w:t>True</w:t>
                  </w:r>
                </w:p>
              </w:tc>
              <w:tc>
                <w:tcPr>
                  <w:tcW w:w="1150" w:type="dxa"/>
                </w:tcPr>
                <w:p w14:paraId="228A486F" w14:textId="7CDFBCE1" w:rsidR="00AA0A4C" w:rsidRDefault="00E9647A" w:rsidP="00AD06BA">
                  <w:pPr>
                    <w:rPr>
                      <w:rFonts w:ascii="Courier New" w:hAnsi="Courier New" w:cs="Courier New"/>
                    </w:rPr>
                  </w:pPr>
                  <w:r>
                    <w:rPr>
                      <w:rFonts w:ascii="Courier New" w:hAnsi="Courier New" w:cs="Courier New"/>
                    </w:rPr>
                    <w:t>Q</w:t>
                  </w:r>
                </w:p>
              </w:tc>
            </w:tr>
            <w:tr w:rsidR="00AA0A4C" w:rsidRPr="008A6E46" w14:paraId="37981C94" w14:textId="77777777" w:rsidTr="00AD06BA">
              <w:tc>
                <w:tcPr>
                  <w:tcW w:w="2990" w:type="dxa"/>
                </w:tcPr>
                <w:p w14:paraId="417BC17C" w14:textId="11056EE5" w:rsidR="00AA0A4C" w:rsidRDefault="00E9647A" w:rsidP="00AD06BA">
                  <w:pPr>
                    <w:rPr>
                      <w:rFonts w:ascii="Courier New" w:hAnsi="Courier New" w:cs="Courier New"/>
                    </w:rPr>
                  </w:pPr>
                  <w:r>
                    <w:rPr>
                      <w:rFonts w:ascii="Courier New" w:hAnsi="Courier New" w:cs="Courier New"/>
                    </w:rPr>
                    <w:t>Timestamp</w:t>
                  </w:r>
                </w:p>
              </w:tc>
              <w:tc>
                <w:tcPr>
                  <w:tcW w:w="2667" w:type="dxa"/>
                </w:tcPr>
                <w:p w14:paraId="43BA81D8" w14:textId="187BFA85" w:rsidR="00AA0A4C" w:rsidRDefault="00E9647A" w:rsidP="00AD06BA">
                  <w:pPr>
                    <w:rPr>
                      <w:rFonts w:ascii="Courier New" w:hAnsi="Courier New" w:cs="Courier New"/>
                    </w:rPr>
                  </w:pPr>
                  <w:r>
                    <w:rPr>
                      <w:rFonts w:ascii="Courier New" w:hAnsi="Courier New" w:cs="Courier New"/>
                    </w:rPr>
                    <w:t>Integer</w:t>
                  </w:r>
                </w:p>
              </w:tc>
              <w:tc>
                <w:tcPr>
                  <w:tcW w:w="3135" w:type="dxa"/>
                </w:tcPr>
                <w:p w14:paraId="65142677" w14:textId="38C6F39E" w:rsidR="00AA0A4C" w:rsidRDefault="00E9647A" w:rsidP="00AD06BA">
                  <w:pPr>
                    <w:rPr>
                      <w:rFonts w:ascii="Courier New" w:hAnsi="Courier New" w:cs="Courier New"/>
                    </w:rPr>
                  </w:pPr>
                  <w:r>
                    <w:rPr>
                      <w:rFonts w:ascii="Courier New" w:hAnsi="Courier New" w:cs="Courier New"/>
                    </w:rPr>
                    <w:t>Minute of the Year.</w:t>
                  </w:r>
                </w:p>
              </w:tc>
              <w:tc>
                <w:tcPr>
                  <w:tcW w:w="1273" w:type="dxa"/>
                </w:tcPr>
                <w:p w14:paraId="51148BC1" w14:textId="1744C85B" w:rsidR="00AA0A4C" w:rsidRDefault="00E9647A" w:rsidP="00AD06BA">
                  <w:pPr>
                    <w:rPr>
                      <w:rFonts w:ascii="Courier New" w:hAnsi="Courier New" w:cs="Courier New"/>
                    </w:rPr>
                  </w:pPr>
                  <w:r>
                    <w:rPr>
                      <w:rFonts w:ascii="Courier New" w:hAnsi="Courier New" w:cs="Courier New"/>
                    </w:rPr>
                    <w:t>False</w:t>
                  </w:r>
                </w:p>
              </w:tc>
              <w:tc>
                <w:tcPr>
                  <w:tcW w:w="1150" w:type="dxa"/>
                </w:tcPr>
                <w:p w14:paraId="1C4253DE" w14:textId="44C71889" w:rsidR="00AA0A4C" w:rsidRDefault="00E9647A" w:rsidP="00AD06BA">
                  <w:pPr>
                    <w:rPr>
                      <w:rFonts w:ascii="Courier New" w:hAnsi="Courier New" w:cs="Courier New"/>
                    </w:rPr>
                  </w:pPr>
                  <w:r>
                    <w:rPr>
                      <w:rFonts w:ascii="Courier New" w:hAnsi="Courier New" w:cs="Courier New"/>
                    </w:rPr>
                    <w:t>Q</w:t>
                  </w:r>
                </w:p>
              </w:tc>
            </w:tr>
            <w:tr w:rsidR="00AA0A4C" w:rsidRPr="008A6E46" w14:paraId="70DB8030" w14:textId="77777777" w:rsidTr="00AD06BA">
              <w:tc>
                <w:tcPr>
                  <w:tcW w:w="2990" w:type="dxa"/>
                </w:tcPr>
                <w:p w14:paraId="626640C5" w14:textId="25051291" w:rsidR="00AA0A4C" w:rsidRDefault="00E9647A" w:rsidP="00AD06BA">
                  <w:pPr>
                    <w:rPr>
                      <w:rFonts w:ascii="Courier New" w:hAnsi="Courier New" w:cs="Courier New"/>
                    </w:rPr>
                  </w:pPr>
                  <w:r>
                    <w:rPr>
                      <w:rFonts w:ascii="Courier New" w:hAnsi="Courier New" w:cs="Courier New"/>
                    </w:rPr>
                    <w:t>packetID</w:t>
                  </w:r>
                </w:p>
              </w:tc>
              <w:tc>
                <w:tcPr>
                  <w:tcW w:w="2667" w:type="dxa"/>
                </w:tcPr>
                <w:p w14:paraId="07CFADF2" w14:textId="4EA61380" w:rsidR="00AA0A4C" w:rsidRDefault="00E9647A" w:rsidP="00AD06BA">
                  <w:pPr>
                    <w:rPr>
                      <w:rFonts w:ascii="Courier New" w:hAnsi="Courier New" w:cs="Courier New"/>
                    </w:rPr>
                  </w:pPr>
                  <w:r>
                    <w:rPr>
                      <w:rFonts w:ascii="Courier New" w:hAnsi="Courier New" w:cs="Courier New"/>
                    </w:rPr>
                    <w:t>String</w:t>
                  </w:r>
                </w:p>
              </w:tc>
              <w:tc>
                <w:tcPr>
                  <w:tcW w:w="3135" w:type="dxa"/>
                </w:tcPr>
                <w:p w14:paraId="4550D15D" w14:textId="7C6B3B18" w:rsidR="00AA0A4C" w:rsidRDefault="00E9647A" w:rsidP="00AD06BA">
                  <w:pPr>
                    <w:rPr>
                      <w:rFonts w:ascii="Courier New" w:hAnsi="Courier New" w:cs="Courier New"/>
                    </w:rPr>
                  </w:pPr>
                  <w:r>
                    <w:rPr>
                      <w:rFonts w:ascii="Courier New" w:hAnsi="Courier New" w:cs="Courier New"/>
                    </w:rPr>
                    <w:t>Unique message ID.</w:t>
                  </w:r>
                </w:p>
              </w:tc>
              <w:tc>
                <w:tcPr>
                  <w:tcW w:w="1273" w:type="dxa"/>
                </w:tcPr>
                <w:p w14:paraId="487CBC52" w14:textId="40D72896" w:rsidR="00AA0A4C" w:rsidRDefault="00E9647A" w:rsidP="00AD06BA">
                  <w:pPr>
                    <w:rPr>
                      <w:rFonts w:ascii="Courier New" w:hAnsi="Courier New" w:cs="Courier New"/>
                    </w:rPr>
                  </w:pPr>
                  <w:r>
                    <w:rPr>
                      <w:rFonts w:ascii="Courier New" w:hAnsi="Courier New" w:cs="Courier New"/>
                    </w:rPr>
                    <w:t>False</w:t>
                  </w:r>
                </w:p>
              </w:tc>
              <w:tc>
                <w:tcPr>
                  <w:tcW w:w="1150" w:type="dxa"/>
                </w:tcPr>
                <w:p w14:paraId="74515FF7" w14:textId="193CE660" w:rsidR="00AA0A4C" w:rsidRDefault="00E9647A" w:rsidP="00AD06BA">
                  <w:pPr>
                    <w:rPr>
                      <w:rFonts w:ascii="Courier New" w:hAnsi="Courier New" w:cs="Courier New"/>
                    </w:rPr>
                  </w:pPr>
                  <w:r>
                    <w:rPr>
                      <w:rFonts w:ascii="Courier New" w:hAnsi="Courier New" w:cs="Courier New"/>
                    </w:rPr>
                    <w:t>Q</w:t>
                  </w:r>
                </w:p>
              </w:tc>
            </w:tr>
            <w:tr w:rsidR="00AA0A4C" w:rsidRPr="008A6E46" w14:paraId="26CBF21D" w14:textId="77777777" w:rsidTr="00AD06BA">
              <w:tc>
                <w:tcPr>
                  <w:tcW w:w="2990" w:type="dxa"/>
                </w:tcPr>
                <w:p w14:paraId="2FD19C36" w14:textId="505EA938" w:rsidR="00AA0A4C" w:rsidRDefault="00E9647A" w:rsidP="00AD06BA">
                  <w:pPr>
                    <w:rPr>
                      <w:rFonts w:ascii="Courier New" w:hAnsi="Courier New" w:cs="Courier New"/>
                    </w:rPr>
                  </w:pPr>
                  <w:r>
                    <w:rPr>
                      <w:rFonts w:ascii="Courier New" w:hAnsi="Courier New" w:cs="Courier New"/>
                    </w:rPr>
                    <w:t>urlB</w:t>
                  </w:r>
                </w:p>
              </w:tc>
              <w:tc>
                <w:tcPr>
                  <w:tcW w:w="2667" w:type="dxa"/>
                </w:tcPr>
                <w:p w14:paraId="17629751" w14:textId="5A8EB9F6" w:rsidR="00AA0A4C" w:rsidRDefault="00E9647A" w:rsidP="00AD06BA">
                  <w:pPr>
                    <w:rPr>
                      <w:rFonts w:ascii="Courier New" w:hAnsi="Courier New" w:cs="Courier New"/>
                    </w:rPr>
                  </w:pPr>
                  <w:r>
                    <w:rPr>
                      <w:rFonts w:ascii="Courier New" w:hAnsi="Courier New" w:cs="Courier New"/>
                    </w:rPr>
                    <w:t>String</w:t>
                  </w:r>
                </w:p>
              </w:tc>
              <w:tc>
                <w:tcPr>
                  <w:tcW w:w="3135" w:type="dxa"/>
                </w:tcPr>
                <w:p w14:paraId="3C53ADC8" w14:textId="49C096EF" w:rsidR="00AA0A4C" w:rsidRDefault="00E9647A" w:rsidP="00AD06BA">
                  <w:pPr>
                    <w:rPr>
                      <w:rFonts w:ascii="Courier New" w:hAnsi="Courier New" w:cs="Courier New"/>
                    </w:rPr>
                  </w:pPr>
                  <w:r>
                    <w:rPr>
                      <w:rFonts w:ascii="Courier New" w:hAnsi="Courier New" w:cs="Courier New"/>
                    </w:rPr>
                    <w:t>URL_Base.</w:t>
                  </w:r>
                </w:p>
              </w:tc>
              <w:tc>
                <w:tcPr>
                  <w:tcW w:w="1273" w:type="dxa"/>
                </w:tcPr>
                <w:p w14:paraId="713EA3B3" w14:textId="5CFB1E89" w:rsidR="00AA0A4C" w:rsidRDefault="00E9647A" w:rsidP="00AD06BA">
                  <w:pPr>
                    <w:rPr>
                      <w:rFonts w:ascii="Courier New" w:hAnsi="Courier New" w:cs="Courier New"/>
                    </w:rPr>
                  </w:pPr>
                  <w:r>
                    <w:rPr>
                      <w:rFonts w:ascii="Courier New" w:hAnsi="Courier New" w:cs="Courier New"/>
                    </w:rPr>
                    <w:t>False</w:t>
                  </w:r>
                </w:p>
              </w:tc>
              <w:tc>
                <w:tcPr>
                  <w:tcW w:w="1150" w:type="dxa"/>
                </w:tcPr>
                <w:p w14:paraId="0B1B0643" w14:textId="45A0FF13" w:rsidR="00E9647A" w:rsidRDefault="00E9647A" w:rsidP="00AD06BA">
                  <w:pPr>
                    <w:rPr>
                      <w:rFonts w:ascii="Courier New" w:hAnsi="Courier New" w:cs="Courier New"/>
                    </w:rPr>
                  </w:pPr>
                  <w:r>
                    <w:rPr>
                      <w:rFonts w:ascii="Courier New" w:hAnsi="Courier New" w:cs="Courier New"/>
                    </w:rPr>
                    <w:t>Q</w:t>
                  </w:r>
                </w:p>
              </w:tc>
            </w:tr>
            <w:tr w:rsidR="00E9647A" w:rsidRPr="008A6E46" w14:paraId="122B81C9" w14:textId="77777777" w:rsidTr="00AD06BA">
              <w:tc>
                <w:tcPr>
                  <w:tcW w:w="2990" w:type="dxa"/>
                </w:tcPr>
                <w:p w14:paraId="39CC8698" w14:textId="2A1EC467" w:rsidR="00E9647A" w:rsidRDefault="00E9647A" w:rsidP="00AD06BA">
                  <w:pPr>
                    <w:rPr>
                      <w:rFonts w:ascii="Courier New" w:hAnsi="Courier New" w:cs="Courier New"/>
                    </w:rPr>
                  </w:pPr>
                  <w:r>
                    <w:rPr>
                      <w:rFonts w:ascii="Courier New" w:hAnsi="Courier New" w:cs="Courier New"/>
                    </w:rPr>
                    <w:t>TravelerDataFrameList</w:t>
                  </w:r>
                </w:p>
              </w:tc>
              <w:tc>
                <w:tcPr>
                  <w:tcW w:w="2667" w:type="dxa"/>
                </w:tcPr>
                <w:p w14:paraId="765449F6" w14:textId="7961743A" w:rsidR="00E9647A" w:rsidRDefault="00E9647A" w:rsidP="00AD06BA">
                  <w:pPr>
                    <w:rPr>
                      <w:rFonts w:ascii="Courier New" w:hAnsi="Courier New" w:cs="Courier New"/>
                    </w:rPr>
                  </w:pPr>
                  <w:r>
                    <w:rPr>
                      <w:rFonts w:ascii="Courier New" w:hAnsi="Courier New" w:cs="Courier New"/>
                    </w:rPr>
                    <w:t>String</w:t>
                  </w:r>
                </w:p>
              </w:tc>
              <w:tc>
                <w:tcPr>
                  <w:tcW w:w="3135" w:type="dxa"/>
                </w:tcPr>
                <w:p w14:paraId="1AA64CEB" w14:textId="1982CB5E" w:rsidR="00E9647A" w:rsidRDefault="00E9647A" w:rsidP="00AD06BA">
                  <w:pPr>
                    <w:rPr>
                      <w:rFonts w:ascii="Courier New" w:hAnsi="Courier New" w:cs="Courier New"/>
                    </w:rPr>
                  </w:pPr>
                  <w:r>
                    <w:rPr>
                      <w:rFonts w:ascii="Courier New" w:hAnsi="Courier New" w:cs="Courier New"/>
                    </w:rPr>
                    <w:t>List of Traveler Data Frames.</w:t>
                  </w:r>
                </w:p>
              </w:tc>
              <w:tc>
                <w:tcPr>
                  <w:tcW w:w="1273" w:type="dxa"/>
                </w:tcPr>
                <w:p w14:paraId="78E1923C" w14:textId="72F2C7E7" w:rsidR="00E9647A" w:rsidRDefault="00E9647A" w:rsidP="00AD06BA">
                  <w:pPr>
                    <w:rPr>
                      <w:rFonts w:ascii="Courier New" w:hAnsi="Courier New" w:cs="Courier New"/>
                    </w:rPr>
                  </w:pPr>
                  <w:r>
                    <w:rPr>
                      <w:rFonts w:ascii="Courier New" w:hAnsi="Courier New" w:cs="Courier New"/>
                    </w:rPr>
                    <w:t>True</w:t>
                  </w:r>
                </w:p>
              </w:tc>
              <w:tc>
                <w:tcPr>
                  <w:tcW w:w="1150" w:type="dxa"/>
                </w:tcPr>
                <w:p w14:paraId="00B3F0DA" w14:textId="26E90E0B" w:rsidR="00E9647A" w:rsidRDefault="00E9647A" w:rsidP="00AD06BA">
                  <w:pPr>
                    <w:rPr>
                      <w:rFonts w:ascii="Courier New" w:hAnsi="Courier New" w:cs="Courier New"/>
                    </w:rPr>
                  </w:pPr>
                  <w:r>
                    <w:rPr>
                      <w:rFonts w:ascii="Courier New" w:hAnsi="Courier New" w:cs="Courier New"/>
                    </w:rPr>
                    <w:t>Q</w:t>
                  </w:r>
                </w:p>
              </w:tc>
            </w:tr>
            <w:tr w:rsidR="00E9647A" w:rsidRPr="008A6E46" w14:paraId="68F34D85" w14:textId="77777777" w:rsidTr="00AD06BA">
              <w:tc>
                <w:tcPr>
                  <w:tcW w:w="2990" w:type="dxa"/>
                </w:tcPr>
                <w:p w14:paraId="4F8526FA" w14:textId="58F1CAAC" w:rsidR="00E9647A" w:rsidRDefault="00E9647A" w:rsidP="00AD06BA">
                  <w:pPr>
                    <w:rPr>
                      <w:rFonts w:ascii="Courier New" w:hAnsi="Courier New" w:cs="Courier New"/>
                    </w:rPr>
                  </w:pPr>
                  <w:r>
                    <w:rPr>
                      <w:rFonts w:ascii="Courier New" w:hAnsi="Courier New" w:cs="Courier New"/>
                    </w:rPr>
                    <w:lastRenderedPageBreak/>
                    <w:t>Regional</w:t>
                  </w:r>
                </w:p>
              </w:tc>
              <w:tc>
                <w:tcPr>
                  <w:tcW w:w="2667" w:type="dxa"/>
                </w:tcPr>
                <w:p w14:paraId="42351CC9" w14:textId="4EF90AA4" w:rsidR="00E9647A" w:rsidRDefault="00E9647A" w:rsidP="00AD06BA">
                  <w:pPr>
                    <w:rPr>
                      <w:rFonts w:ascii="Courier New" w:hAnsi="Courier New" w:cs="Courier New"/>
                    </w:rPr>
                  </w:pPr>
                  <w:r>
                    <w:rPr>
                      <w:rFonts w:ascii="Courier New" w:hAnsi="Courier New" w:cs="Courier New"/>
                    </w:rPr>
                    <w:t>String</w:t>
                  </w:r>
                </w:p>
              </w:tc>
              <w:tc>
                <w:tcPr>
                  <w:tcW w:w="3135" w:type="dxa"/>
                </w:tcPr>
                <w:p w14:paraId="0A9E2E4E" w14:textId="464D2B4C" w:rsidR="00E9647A" w:rsidRDefault="00E9647A" w:rsidP="00AD06BA">
                  <w:pPr>
                    <w:rPr>
                      <w:rFonts w:ascii="Courier New" w:hAnsi="Courier New" w:cs="Courier New"/>
                    </w:rPr>
                  </w:pPr>
                  <w:r>
                    <w:rPr>
                      <w:rFonts w:ascii="Courier New" w:hAnsi="Courier New" w:cs="Courier New"/>
                    </w:rPr>
                    <w:t>Region Data.</w:t>
                  </w:r>
                </w:p>
              </w:tc>
              <w:tc>
                <w:tcPr>
                  <w:tcW w:w="1273" w:type="dxa"/>
                </w:tcPr>
                <w:p w14:paraId="71630D4C" w14:textId="598390E7" w:rsidR="00E9647A" w:rsidRDefault="00E9647A" w:rsidP="00AD06BA">
                  <w:pPr>
                    <w:rPr>
                      <w:rFonts w:ascii="Courier New" w:hAnsi="Courier New" w:cs="Courier New"/>
                    </w:rPr>
                  </w:pPr>
                  <w:r>
                    <w:rPr>
                      <w:rFonts w:ascii="Courier New" w:hAnsi="Courier New" w:cs="Courier New"/>
                    </w:rPr>
                    <w:t>False</w:t>
                  </w:r>
                </w:p>
              </w:tc>
              <w:tc>
                <w:tcPr>
                  <w:tcW w:w="1150" w:type="dxa"/>
                </w:tcPr>
                <w:p w14:paraId="000207D6" w14:textId="275AE5BB" w:rsidR="00E9647A" w:rsidRDefault="00E9647A" w:rsidP="00AD06BA">
                  <w:pPr>
                    <w:rPr>
                      <w:rFonts w:ascii="Courier New" w:hAnsi="Courier New" w:cs="Courier New"/>
                    </w:rPr>
                  </w:pPr>
                  <w:r>
                    <w:rPr>
                      <w:rFonts w:ascii="Courier New" w:hAnsi="Courier New" w:cs="Courier New"/>
                    </w:rPr>
                    <w:t>Q</w:t>
                  </w:r>
                </w:p>
              </w:tc>
            </w:tr>
            <w:tr w:rsidR="00E9647A" w:rsidRPr="008A6E46" w14:paraId="096917BC" w14:textId="77777777" w:rsidTr="00AD06BA">
              <w:tc>
                <w:tcPr>
                  <w:tcW w:w="2990" w:type="dxa"/>
                </w:tcPr>
                <w:p w14:paraId="763747D7" w14:textId="7ADEB1D3" w:rsidR="00E9647A" w:rsidRDefault="00E9647A" w:rsidP="00AD06BA">
                  <w:pPr>
                    <w:rPr>
                      <w:rFonts w:ascii="Courier New" w:hAnsi="Courier New" w:cs="Courier New"/>
                    </w:rPr>
                  </w:pPr>
                  <w:r>
                    <w:rPr>
                      <w:rFonts w:ascii="Courier New" w:hAnsi="Courier New" w:cs="Courier New"/>
                    </w:rPr>
                    <w:t>Rsulist</w:t>
                  </w:r>
                </w:p>
              </w:tc>
              <w:tc>
                <w:tcPr>
                  <w:tcW w:w="2667" w:type="dxa"/>
                </w:tcPr>
                <w:p w14:paraId="41CC0974" w14:textId="4C58F106" w:rsidR="00E9647A" w:rsidRDefault="00E9647A" w:rsidP="00AD06BA">
                  <w:pPr>
                    <w:rPr>
                      <w:rFonts w:ascii="Courier New" w:hAnsi="Courier New" w:cs="Courier New"/>
                    </w:rPr>
                  </w:pPr>
                  <w:r>
                    <w:rPr>
                      <w:rFonts w:ascii="Courier New" w:hAnsi="Courier New" w:cs="Courier New"/>
                    </w:rPr>
                    <w:t>String</w:t>
                  </w:r>
                </w:p>
              </w:tc>
              <w:tc>
                <w:tcPr>
                  <w:tcW w:w="3135" w:type="dxa"/>
                </w:tcPr>
                <w:p w14:paraId="4B9374D7" w14:textId="019ED3A9" w:rsidR="00E9647A" w:rsidRDefault="00E9647A" w:rsidP="00AD06BA">
                  <w:pPr>
                    <w:rPr>
                      <w:rFonts w:ascii="Courier New" w:hAnsi="Courier New" w:cs="Courier New"/>
                    </w:rPr>
                  </w:pPr>
                  <w:r>
                    <w:rPr>
                      <w:rFonts w:ascii="Courier New" w:hAnsi="Courier New" w:cs="Courier New"/>
                    </w:rPr>
                    <w:t xml:space="preserve">List of </w:t>
                  </w:r>
                  <w:r w:rsidR="00AD06BA">
                    <w:rPr>
                      <w:rFonts w:ascii="Courier New" w:hAnsi="Courier New" w:cs="Courier New"/>
                    </w:rPr>
                    <w:t>RSU info</w:t>
                  </w:r>
                  <w:r>
                    <w:rPr>
                      <w:rFonts w:ascii="Courier New" w:hAnsi="Courier New" w:cs="Courier New"/>
                    </w:rPr>
                    <w:t xml:space="preserve"> to send messages to.</w:t>
                  </w:r>
                </w:p>
              </w:tc>
              <w:tc>
                <w:tcPr>
                  <w:tcW w:w="1273" w:type="dxa"/>
                </w:tcPr>
                <w:p w14:paraId="72F643CE" w14:textId="437CBD74" w:rsidR="00E9647A" w:rsidRDefault="00E9647A" w:rsidP="00AD06BA">
                  <w:pPr>
                    <w:rPr>
                      <w:rFonts w:ascii="Courier New" w:hAnsi="Courier New" w:cs="Courier New"/>
                    </w:rPr>
                  </w:pPr>
                  <w:r>
                    <w:rPr>
                      <w:rFonts w:ascii="Courier New" w:hAnsi="Courier New" w:cs="Courier New"/>
                    </w:rPr>
                    <w:t>True</w:t>
                  </w:r>
                </w:p>
              </w:tc>
              <w:tc>
                <w:tcPr>
                  <w:tcW w:w="1150" w:type="dxa"/>
                </w:tcPr>
                <w:p w14:paraId="6C941EA9" w14:textId="237CE8CE" w:rsidR="00E9647A" w:rsidRDefault="00E9647A" w:rsidP="00AD06BA">
                  <w:pPr>
                    <w:rPr>
                      <w:rFonts w:ascii="Courier New" w:hAnsi="Courier New" w:cs="Courier New"/>
                    </w:rPr>
                  </w:pPr>
                  <w:r>
                    <w:rPr>
                      <w:rFonts w:ascii="Courier New" w:hAnsi="Courier New" w:cs="Courier New"/>
                    </w:rPr>
                    <w:t>Q</w:t>
                  </w:r>
                </w:p>
              </w:tc>
            </w:tr>
            <w:tr w:rsidR="00E9647A" w:rsidRPr="008A6E46" w14:paraId="2C708376" w14:textId="77777777" w:rsidTr="00AD06BA">
              <w:tc>
                <w:tcPr>
                  <w:tcW w:w="2990" w:type="dxa"/>
                </w:tcPr>
                <w:p w14:paraId="1C9A9CA3" w14:textId="6B60DC0D" w:rsidR="00E9647A" w:rsidRDefault="00E9647A" w:rsidP="00AD06BA">
                  <w:pPr>
                    <w:rPr>
                      <w:rFonts w:ascii="Courier New" w:hAnsi="Courier New" w:cs="Courier New"/>
                    </w:rPr>
                  </w:pPr>
                  <w:r>
                    <w:rPr>
                      <w:rFonts w:ascii="Courier New" w:hAnsi="Courier New" w:cs="Courier New"/>
                    </w:rPr>
                    <w:t>Snmp params</w:t>
                  </w:r>
                </w:p>
              </w:tc>
              <w:tc>
                <w:tcPr>
                  <w:tcW w:w="2667" w:type="dxa"/>
                </w:tcPr>
                <w:p w14:paraId="7277DE12" w14:textId="7DE6C765" w:rsidR="00E9647A" w:rsidRDefault="00E9647A" w:rsidP="00AD06BA">
                  <w:pPr>
                    <w:rPr>
                      <w:rFonts w:ascii="Courier New" w:hAnsi="Courier New" w:cs="Courier New"/>
                    </w:rPr>
                  </w:pPr>
                  <w:r>
                    <w:rPr>
                      <w:rFonts w:ascii="Courier New" w:hAnsi="Courier New" w:cs="Courier New"/>
                    </w:rPr>
                    <w:t>String</w:t>
                  </w:r>
                </w:p>
              </w:tc>
              <w:tc>
                <w:tcPr>
                  <w:tcW w:w="3135" w:type="dxa"/>
                </w:tcPr>
                <w:p w14:paraId="7B8F55F7" w14:textId="054113EB" w:rsidR="00E9647A" w:rsidRDefault="00AD06BA" w:rsidP="00AD06BA">
                  <w:pPr>
                    <w:rPr>
                      <w:rFonts w:ascii="Courier New" w:hAnsi="Courier New" w:cs="Courier New"/>
                    </w:rPr>
                  </w:pPr>
                  <w:r>
                    <w:rPr>
                      <w:rFonts w:ascii="Courier New" w:hAnsi="Courier New" w:cs="Courier New"/>
                    </w:rPr>
                    <w:t>SNMP message parameters</w:t>
                  </w:r>
                  <w:r w:rsidR="00E9647A">
                    <w:rPr>
                      <w:rFonts w:ascii="Courier New" w:hAnsi="Courier New" w:cs="Courier New"/>
                    </w:rPr>
                    <w:t>.</w:t>
                  </w:r>
                </w:p>
              </w:tc>
              <w:tc>
                <w:tcPr>
                  <w:tcW w:w="1273" w:type="dxa"/>
                </w:tcPr>
                <w:p w14:paraId="44E1E7A1" w14:textId="54268C3B" w:rsidR="00E9647A" w:rsidRDefault="00E9647A" w:rsidP="00AD06BA">
                  <w:pPr>
                    <w:rPr>
                      <w:rFonts w:ascii="Courier New" w:hAnsi="Courier New" w:cs="Courier New"/>
                    </w:rPr>
                  </w:pPr>
                  <w:r>
                    <w:rPr>
                      <w:rFonts w:ascii="Courier New" w:hAnsi="Courier New" w:cs="Courier New"/>
                    </w:rPr>
                    <w:t>True</w:t>
                  </w:r>
                </w:p>
              </w:tc>
              <w:tc>
                <w:tcPr>
                  <w:tcW w:w="1150" w:type="dxa"/>
                </w:tcPr>
                <w:p w14:paraId="297FF1EB" w14:textId="65DEA852" w:rsidR="00E9647A" w:rsidRDefault="00E9647A" w:rsidP="00AD06BA">
                  <w:pPr>
                    <w:rPr>
                      <w:rFonts w:ascii="Courier New" w:hAnsi="Courier New" w:cs="Courier New"/>
                    </w:rPr>
                  </w:pPr>
                  <w:r>
                    <w:rPr>
                      <w:rFonts w:ascii="Courier New" w:hAnsi="Courier New" w:cs="Courier New"/>
                    </w:rPr>
                    <w:t>Q</w:t>
                  </w:r>
                </w:p>
              </w:tc>
            </w:tr>
          </w:tbl>
          <w:p w14:paraId="13693EB7" w14:textId="03FEF491" w:rsidR="000B7E76" w:rsidRPr="008A6E46" w:rsidRDefault="000B7E76" w:rsidP="00AD06BA">
            <w:pPr>
              <w:rPr>
                <w:rFonts w:ascii="Courier New" w:hAnsi="Courier New" w:cs="Courier New"/>
                <w:b/>
              </w:rPr>
            </w:pPr>
          </w:p>
        </w:tc>
      </w:tr>
      <w:tr w:rsidR="000B7E76" w:rsidRPr="008A6E46" w14:paraId="5BEEAFC9" w14:textId="77777777" w:rsidTr="00AD06BA">
        <w:tc>
          <w:tcPr>
            <w:tcW w:w="1537" w:type="dxa"/>
            <w:shd w:val="clear" w:color="auto" w:fill="D9D9D9" w:themeFill="background1" w:themeFillShade="D9"/>
          </w:tcPr>
          <w:p w14:paraId="2227EBEB" w14:textId="77777777" w:rsidR="000B7E76" w:rsidRPr="008A6E46" w:rsidRDefault="000B7E76" w:rsidP="00AD06BA">
            <w:pPr>
              <w:rPr>
                <w:rFonts w:ascii="Courier New" w:hAnsi="Courier New" w:cs="Courier New"/>
                <w:b/>
              </w:rPr>
            </w:pPr>
            <w:r w:rsidRPr="008A6E46">
              <w:rPr>
                <w:rFonts w:ascii="Courier New" w:hAnsi="Courier New" w:cs="Courier New"/>
                <w:b/>
              </w:rPr>
              <w:t>Responses</w:t>
            </w:r>
          </w:p>
        </w:tc>
        <w:tc>
          <w:tcPr>
            <w:tcW w:w="11508" w:type="dxa"/>
            <w:shd w:val="clear" w:color="auto" w:fill="D9D9D9" w:themeFill="background1" w:themeFillShade="D9"/>
          </w:tcPr>
          <w:tbl>
            <w:tblPr>
              <w:tblStyle w:val="TableGrid"/>
              <w:tblW w:w="11215" w:type="dxa"/>
              <w:tblLook w:val="04A0" w:firstRow="1" w:lastRow="0" w:firstColumn="1" w:lastColumn="0" w:noHBand="0" w:noVBand="1"/>
            </w:tblPr>
            <w:tblGrid>
              <w:gridCol w:w="2125"/>
              <w:gridCol w:w="2970"/>
              <w:gridCol w:w="6120"/>
            </w:tblGrid>
            <w:tr w:rsidR="000B7E76" w:rsidRPr="008A6E46" w14:paraId="50070BCE" w14:textId="77777777" w:rsidTr="00AD06BA">
              <w:tc>
                <w:tcPr>
                  <w:tcW w:w="2125" w:type="dxa"/>
                </w:tcPr>
                <w:p w14:paraId="70924C77" w14:textId="77777777" w:rsidR="000B7E76" w:rsidRPr="008A6E46" w:rsidRDefault="000B7E76" w:rsidP="00AD06BA">
                  <w:pPr>
                    <w:rPr>
                      <w:rFonts w:ascii="Courier New" w:hAnsi="Courier New" w:cs="Courier New"/>
                      <w:b/>
                    </w:rPr>
                  </w:pPr>
                  <w:r w:rsidRPr="008A6E46">
                    <w:rPr>
                      <w:rFonts w:ascii="Courier New" w:hAnsi="Courier New" w:cs="Courier New"/>
                      <w:b/>
                    </w:rPr>
                    <w:t>Code</w:t>
                  </w:r>
                </w:p>
              </w:tc>
              <w:tc>
                <w:tcPr>
                  <w:tcW w:w="2970" w:type="dxa"/>
                </w:tcPr>
                <w:p w14:paraId="378C76FA" w14:textId="77777777" w:rsidR="000B7E76" w:rsidRPr="008A6E46" w:rsidRDefault="000B7E76" w:rsidP="00AD06BA">
                  <w:pPr>
                    <w:rPr>
                      <w:rFonts w:ascii="Courier New" w:hAnsi="Courier New" w:cs="Courier New"/>
                      <w:b/>
                    </w:rPr>
                  </w:pPr>
                  <w:r w:rsidRPr="008A6E46">
                    <w:rPr>
                      <w:rFonts w:ascii="Courier New" w:hAnsi="Courier New" w:cs="Courier New"/>
                      <w:b/>
                    </w:rPr>
                    <w:t>Description</w:t>
                  </w:r>
                </w:p>
              </w:tc>
              <w:tc>
                <w:tcPr>
                  <w:tcW w:w="6120" w:type="dxa"/>
                </w:tcPr>
                <w:p w14:paraId="22BD3781" w14:textId="77777777" w:rsidR="000B7E76" w:rsidRPr="008A6E46" w:rsidRDefault="000B7E76" w:rsidP="00AD06BA">
                  <w:pPr>
                    <w:rPr>
                      <w:rFonts w:ascii="Courier New" w:hAnsi="Courier New" w:cs="Courier New"/>
                      <w:b/>
                    </w:rPr>
                  </w:pPr>
                  <w:r w:rsidRPr="008A6E46">
                    <w:rPr>
                      <w:rFonts w:ascii="Courier New" w:hAnsi="Courier New" w:cs="Courier New"/>
                      <w:b/>
                    </w:rPr>
                    <w:t>Schema</w:t>
                  </w:r>
                </w:p>
              </w:tc>
            </w:tr>
            <w:tr w:rsidR="000B7E76" w:rsidRPr="008A6E46" w14:paraId="73C51A6B" w14:textId="77777777" w:rsidTr="00AD06BA">
              <w:tc>
                <w:tcPr>
                  <w:tcW w:w="2125" w:type="dxa"/>
                </w:tcPr>
                <w:p w14:paraId="395CC3AA" w14:textId="77777777" w:rsidR="000B7E76" w:rsidRPr="008A6E46" w:rsidRDefault="000B7E76" w:rsidP="00AD06BA">
                  <w:pPr>
                    <w:rPr>
                      <w:rFonts w:ascii="Courier New" w:hAnsi="Courier New" w:cs="Courier New"/>
                      <w:b/>
                    </w:rPr>
                  </w:pPr>
                  <w:r>
                    <w:rPr>
                      <w:rFonts w:ascii="Courier New" w:hAnsi="Courier New" w:cs="Courier New"/>
                      <w:b/>
                    </w:rPr>
                    <w:t>200</w:t>
                  </w:r>
                </w:p>
              </w:tc>
              <w:tc>
                <w:tcPr>
                  <w:tcW w:w="2970" w:type="dxa"/>
                </w:tcPr>
                <w:p w14:paraId="36CB24D4" w14:textId="2AB08A39" w:rsidR="000B7E76" w:rsidRPr="008D1F2E" w:rsidRDefault="00AD06BA" w:rsidP="00AD06BA">
                  <w:pPr>
                    <w:rPr>
                      <w:rFonts w:ascii="Courier New" w:hAnsi="Courier New" w:cs="Courier New"/>
                    </w:rPr>
                  </w:pPr>
                  <w:r>
                    <w:rPr>
                      <w:rFonts w:ascii="Courier New" w:hAnsi="Courier New" w:cs="Courier New"/>
                    </w:rPr>
                    <w:t>Success</w:t>
                  </w:r>
                </w:p>
              </w:tc>
              <w:tc>
                <w:tcPr>
                  <w:tcW w:w="6120" w:type="dxa"/>
                </w:tcPr>
                <w:p w14:paraId="2A50AB37" w14:textId="6DA1A3D5" w:rsidR="000B7E76" w:rsidRPr="008A6E46" w:rsidRDefault="00AD06BA" w:rsidP="00AD06BA">
                  <w:pPr>
                    <w:rPr>
                      <w:rFonts w:ascii="Courier New" w:hAnsi="Courier New" w:cs="Courier New"/>
                    </w:rPr>
                  </w:pPr>
                  <w:r>
                    <w:rPr>
                      <w:rFonts w:ascii="Courier New" w:hAnsi="Courier New" w:cs="Courier New"/>
                    </w:rPr>
                    <w:t>List of set OIDs</w:t>
                  </w:r>
                </w:p>
              </w:tc>
            </w:tr>
            <w:tr w:rsidR="000B7E76" w:rsidRPr="008A6E46" w14:paraId="0ECEFF0F" w14:textId="77777777" w:rsidTr="00AD06BA">
              <w:tc>
                <w:tcPr>
                  <w:tcW w:w="2125" w:type="dxa"/>
                </w:tcPr>
                <w:p w14:paraId="6B9378F9" w14:textId="196AA415" w:rsidR="000B7E76" w:rsidRPr="008A6E46" w:rsidRDefault="00B26DE3" w:rsidP="00AD06BA">
                  <w:pPr>
                    <w:rPr>
                      <w:rFonts w:ascii="Courier New" w:hAnsi="Courier New" w:cs="Courier New"/>
                      <w:b/>
                    </w:rPr>
                  </w:pPr>
                  <w:r>
                    <w:rPr>
                      <w:rFonts w:ascii="Courier New" w:hAnsi="Courier New" w:cs="Courier New"/>
                      <w:b/>
                    </w:rPr>
                    <w:t>HTTP Response Code</w:t>
                  </w:r>
                </w:p>
              </w:tc>
              <w:tc>
                <w:tcPr>
                  <w:tcW w:w="2970" w:type="dxa"/>
                </w:tcPr>
                <w:p w14:paraId="1394DD46" w14:textId="02D57DA0" w:rsidR="000B7E76" w:rsidRPr="008A6E46" w:rsidRDefault="00E9647A" w:rsidP="00AD06BA">
                  <w:pPr>
                    <w:rPr>
                      <w:rFonts w:ascii="Courier New" w:hAnsi="Courier New" w:cs="Courier New"/>
                    </w:rPr>
                  </w:pPr>
                  <w:r>
                    <w:rPr>
                      <w:rFonts w:ascii="Courier New" w:hAnsi="Courier New" w:cs="Courier New"/>
                    </w:rPr>
                    <w:t>Input error</w:t>
                  </w:r>
                </w:p>
              </w:tc>
              <w:tc>
                <w:tcPr>
                  <w:tcW w:w="6120" w:type="dxa"/>
                </w:tcPr>
                <w:p w14:paraId="50F980CC" w14:textId="77777777" w:rsidR="000B7E76" w:rsidRPr="008A6E46" w:rsidRDefault="000B7E76" w:rsidP="00AD06BA">
                  <w:pPr>
                    <w:rPr>
                      <w:rFonts w:ascii="Courier New" w:hAnsi="Courier New" w:cs="Courier New"/>
                      <w:b/>
                    </w:rPr>
                  </w:pPr>
                  <w:r>
                    <w:rPr>
                      <w:rFonts w:ascii="Courier New" w:hAnsi="Courier New" w:cs="Courier New"/>
                    </w:rPr>
                    <w:t>Schema of the response body</w:t>
                  </w:r>
                </w:p>
              </w:tc>
            </w:tr>
          </w:tbl>
          <w:p w14:paraId="361B99F9" w14:textId="77777777" w:rsidR="000B7E76" w:rsidRPr="008A6E46" w:rsidRDefault="000B7E76" w:rsidP="00AD06BA">
            <w:pPr>
              <w:keepNext/>
              <w:rPr>
                <w:rFonts w:ascii="Courier New" w:hAnsi="Courier New" w:cs="Courier New"/>
                <w:b/>
              </w:rPr>
            </w:pPr>
          </w:p>
        </w:tc>
      </w:tr>
    </w:tbl>
    <w:p w14:paraId="23E0415A" w14:textId="77777777" w:rsidR="000B7E76" w:rsidRPr="000B7E76" w:rsidRDefault="000B7E76" w:rsidP="000B7E76"/>
    <w:p w14:paraId="5FEE177F" w14:textId="4CF2F53F" w:rsidR="00F44C7C" w:rsidRDefault="00F44C7C" w:rsidP="00F44C7C">
      <w:pPr>
        <w:rPr>
          <w:color w:val="FF0000"/>
        </w:rPr>
      </w:pPr>
      <w:r>
        <w:rPr>
          <w:color w:val="FF0000"/>
        </w:rPr>
        <w:t>STATUS</w:t>
      </w:r>
      <w:r w:rsidRPr="00ED0E13">
        <w:rPr>
          <w:color w:val="FF0000"/>
        </w:rPr>
        <w:t xml:space="preserve">: </w:t>
      </w:r>
      <w:r>
        <w:rPr>
          <w:i/>
          <w:color w:val="FF0000"/>
        </w:rPr>
        <w:t xml:space="preserve">version </w:t>
      </w:r>
      <w:r>
        <w:rPr>
          <w:color w:val="FF0000"/>
        </w:rPr>
        <w:t>element has not yet been implemented in the ODE API.</w:t>
      </w:r>
      <w:commentRangeEnd w:id="99"/>
      <w:r w:rsidR="001A3B89">
        <w:rPr>
          <w:rStyle w:val="CommentReference"/>
        </w:rPr>
        <w:commentReference w:id="99"/>
      </w:r>
    </w:p>
    <w:p w14:paraId="6D121423" w14:textId="77777777" w:rsidR="00A176FA" w:rsidRPr="00A176FA" w:rsidRDefault="00A176FA" w:rsidP="00A176FA"/>
    <w:p w14:paraId="4E6D5A99" w14:textId="019420F2" w:rsidR="00C26C45" w:rsidRDefault="00C26C45" w:rsidP="00B05D2B">
      <w:pPr>
        <w:pStyle w:val="Heading2"/>
      </w:pPr>
      <w:bookmarkStart w:id="100" w:name="_Toc478121073"/>
      <w:r w:rsidRPr="00E35BF2">
        <w:t>ODE Streaming API</w:t>
      </w:r>
      <w:bookmarkEnd w:id="96"/>
      <w:bookmarkEnd w:id="97"/>
      <w:bookmarkEnd w:id="100"/>
    </w:p>
    <w:p w14:paraId="76E423BD" w14:textId="2E55A511" w:rsidR="008F6EBA" w:rsidRDefault="008F6EBA" w:rsidP="00C26C45">
      <w:r>
        <w:t>ODE client applications will be able to subscribe to data stream</w:t>
      </w:r>
      <w:r w:rsidR="00ED0E13">
        <w:t>s</w:t>
      </w:r>
      <w:r>
        <w:t xml:space="preserve"> via two distinct </w:t>
      </w:r>
      <w:r w:rsidR="00ED0E13">
        <w:t xml:space="preserve">but dependent </w:t>
      </w:r>
      <w:r>
        <w:t>interfaces.</w:t>
      </w:r>
    </w:p>
    <w:p w14:paraId="539B646B" w14:textId="68ED8CF5" w:rsidR="008F6EBA" w:rsidRDefault="00ED0E13" w:rsidP="006820F5">
      <w:pPr>
        <w:pStyle w:val="ListParagraph"/>
        <w:numPr>
          <w:ilvl w:val="0"/>
          <w:numId w:val="18"/>
        </w:numPr>
      </w:pPr>
      <w:r>
        <w:t>Clients may interface d</w:t>
      </w:r>
      <w:r w:rsidR="008F6EBA">
        <w:t xml:space="preserve">irectly </w:t>
      </w:r>
      <w:r>
        <w:t xml:space="preserve">or through proxies </w:t>
      </w:r>
      <w:r w:rsidR="008F6EBA">
        <w:t>with Kafka brokers to subscribe to a well-known topic</w:t>
      </w:r>
      <w:r>
        <w:t xml:space="preserve">s. See section </w:t>
      </w:r>
      <w:r>
        <w:fldChar w:fldCharType="begin"/>
      </w:r>
      <w:r>
        <w:instrText xml:space="preserve"> REF _Ref471811829 \r \h </w:instrText>
      </w:r>
      <w:r>
        <w:fldChar w:fldCharType="separate"/>
      </w:r>
      <w:r w:rsidR="00244E15">
        <w:t>7.3.1</w:t>
      </w:r>
      <w:r>
        <w:fldChar w:fldCharType="end"/>
      </w:r>
      <w:r>
        <w:t xml:space="preserve"> for details.</w:t>
      </w:r>
    </w:p>
    <w:p w14:paraId="3B24FF38" w14:textId="16C09187" w:rsidR="00C26C45" w:rsidRDefault="00ED0E13" w:rsidP="006820F5">
      <w:pPr>
        <w:pStyle w:val="ListParagraph"/>
        <w:numPr>
          <w:ilvl w:val="0"/>
          <w:numId w:val="18"/>
        </w:numPr>
      </w:pPr>
      <w:r>
        <w:t xml:space="preserve">Clients may </w:t>
      </w:r>
      <w:r w:rsidR="008F6EBA">
        <w:t xml:space="preserve">Interface </w:t>
      </w:r>
      <w:r>
        <w:t xml:space="preserve">directly with </w:t>
      </w:r>
      <w:r w:rsidR="008F6EBA">
        <w:t xml:space="preserve">ODE through </w:t>
      </w:r>
      <w:r>
        <w:t xml:space="preserve">ODE provided </w:t>
      </w:r>
      <w:r w:rsidR="00C26C45" w:rsidRPr="00A01CE9">
        <w:t>WebSocket</w:t>
      </w:r>
      <w:r w:rsidR="00C26C45" w:rsidRPr="00AB6331">
        <w:t xml:space="preserve"> </w:t>
      </w:r>
      <w:r w:rsidR="00C26C45">
        <w:t xml:space="preserve">interface </w:t>
      </w:r>
      <w:r w:rsidR="00C26C45" w:rsidRPr="00AB6331">
        <w:t>as defined by RFC 6455</w:t>
      </w:r>
      <w:r w:rsidR="00C26C45">
        <w:t xml:space="preserve"> (</w:t>
      </w:r>
      <w:hyperlink r:id="rId44" w:history="1">
        <w:r w:rsidR="00C26C45" w:rsidRPr="00A129BE">
          <w:rPr>
            <w:rStyle w:val="Hyperlink"/>
          </w:rPr>
          <w:t>http://tools.ietf.org/html/rfc6455</w:t>
        </w:r>
      </w:hyperlink>
      <w:r w:rsidR="00C26C45">
        <w:t xml:space="preserve"> ). </w:t>
      </w:r>
      <w:r>
        <w:t xml:space="preserve">See section </w:t>
      </w:r>
      <w:r>
        <w:fldChar w:fldCharType="begin"/>
      </w:r>
      <w:r>
        <w:instrText xml:space="preserve"> REF _Ref471811864 \r \h </w:instrText>
      </w:r>
      <w:r>
        <w:fldChar w:fldCharType="separate"/>
      </w:r>
      <w:r w:rsidR="00244E15">
        <w:t>7.3.2</w:t>
      </w:r>
      <w:r>
        <w:fldChar w:fldCharType="end"/>
      </w:r>
      <w:r>
        <w:t xml:space="preserve"> for details.</w:t>
      </w:r>
    </w:p>
    <w:p w14:paraId="785A6D2F" w14:textId="401B9571" w:rsidR="00F01B77" w:rsidRDefault="00F01B77" w:rsidP="00F01B77">
      <w:pPr>
        <w:pStyle w:val="Heading3"/>
      </w:pPr>
      <w:bookmarkStart w:id="101" w:name="_Ref471811829"/>
      <w:bookmarkStart w:id="102" w:name="_Toc478121074"/>
      <w:r>
        <w:t>Direct Kafka Interface</w:t>
      </w:r>
      <w:bookmarkEnd w:id="101"/>
      <w:bookmarkEnd w:id="102"/>
    </w:p>
    <w:p w14:paraId="6D995ACC" w14:textId="77777777" w:rsidR="00F01B77" w:rsidRDefault="008F6EBA" w:rsidP="00C26C45">
      <w:r>
        <w:t>To interface with Kafka directly, the client needs to know the list of available Kafka brokers and the name of the topic that will contain the data.</w:t>
      </w:r>
      <w:r w:rsidR="00F01B77">
        <w:t xml:space="preserve"> The client application may use any of the following methods to access Kafka topics:</w:t>
      </w:r>
    </w:p>
    <w:p w14:paraId="6DC35EF3" w14:textId="4E5C43BA" w:rsidR="008F6EBA" w:rsidRDefault="00F01B77" w:rsidP="006820F5">
      <w:pPr>
        <w:pStyle w:val="ListParagraph"/>
        <w:numPr>
          <w:ilvl w:val="0"/>
          <w:numId w:val="21"/>
        </w:numPr>
      </w:pPr>
      <w:r>
        <w:t>Native Kafka API (C, Java, Python, etc.)</w:t>
      </w:r>
    </w:p>
    <w:p w14:paraId="3AB1B43C" w14:textId="581ACF81" w:rsidR="00F01B77" w:rsidRDefault="00F01B77" w:rsidP="006820F5">
      <w:pPr>
        <w:pStyle w:val="ListParagraph"/>
        <w:numPr>
          <w:ilvl w:val="0"/>
          <w:numId w:val="21"/>
        </w:numPr>
      </w:pPr>
      <w:r>
        <w:t xml:space="preserve">Kafka API RESTful Proxy such as: </w:t>
      </w:r>
      <w:hyperlink r:id="rId45" w:history="1">
        <w:r w:rsidRPr="00184028">
          <w:rPr>
            <w:rStyle w:val="Hyperlink"/>
          </w:rPr>
          <w:t>https://www.confluent.io/blog/a-comprehensive-open-source-rest-proxy-for-kafka/</w:t>
        </w:r>
      </w:hyperlink>
      <w:r>
        <w:t xml:space="preserve"> </w:t>
      </w:r>
    </w:p>
    <w:p w14:paraId="449F1FEB" w14:textId="39EBADB9" w:rsidR="00F01B77" w:rsidRDefault="00F01B77" w:rsidP="006820F5">
      <w:pPr>
        <w:pStyle w:val="ListParagraph"/>
        <w:numPr>
          <w:ilvl w:val="0"/>
          <w:numId w:val="21"/>
        </w:numPr>
      </w:pPr>
      <w:r>
        <w:t xml:space="preserve">Kafka API WebSocket Proxy such as: </w:t>
      </w:r>
      <w:hyperlink r:id="rId46" w:history="1">
        <w:r w:rsidRPr="00184028">
          <w:rPr>
            <w:rStyle w:val="Hyperlink"/>
          </w:rPr>
          <w:t>https://github.com/b/kafka-websocket/blob/master/pom.xml</w:t>
        </w:r>
      </w:hyperlink>
      <w:r>
        <w:t xml:space="preserve"> </w:t>
      </w:r>
    </w:p>
    <w:p w14:paraId="3A6246A1" w14:textId="0F4211A8" w:rsidR="00F01B77" w:rsidRDefault="00F01B77" w:rsidP="00C26C45">
      <w:r>
        <w:lastRenderedPageBreak/>
        <w:t xml:space="preserve">A sample Java client will be available in the ODE source repository under </w:t>
      </w:r>
      <w:r w:rsidRPr="00F01B77">
        <w:t>jpo-ode-consumer-example</w:t>
      </w:r>
      <w:r>
        <w:t xml:space="preserve"> project.</w:t>
      </w:r>
    </w:p>
    <w:p w14:paraId="32947F86" w14:textId="77777777" w:rsidR="008461B4" w:rsidRDefault="00FA5D0B" w:rsidP="008461B4">
      <w:pPr>
        <w:pStyle w:val="Heading4"/>
      </w:pPr>
      <w:bookmarkStart w:id="103" w:name="_Ref471811864"/>
      <w:r>
        <w:t xml:space="preserve">Kafka Publish/Subscribe Topics </w:t>
      </w:r>
    </w:p>
    <w:p w14:paraId="05ECF919" w14:textId="77777777" w:rsidR="00FA5D0B" w:rsidRDefault="00FA5D0B" w:rsidP="00FA5D0B">
      <w:r>
        <w:t>The following table contains the name of the topics and the type of data in each topic.</w:t>
      </w:r>
    </w:p>
    <w:tbl>
      <w:tblPr>
        <w:tblStyle w:val="GridTable4-Accent11"/>
        <w:tblW w:w="0" w:type="auto"/>
        <w:tblLook w:val="04A0" w:firstRow="1" w:lastRow="0" w:firstColumn="1" w:lastColumn="0" w:noHBand="0" w:noVBand="1"/>
      </w:tblPr>
      <w:tblGrid>
        <w:gridCol w:w="3003"/>
        <w:gridCol w:w="7610"/>
        <w:gridCol w:w="2337"/>
      </w:tblGrid>
      <w:tr w:rsidR="006916B6" w:rsidRPr="00FA5D0B" w14:paraId="22EF592C" w14:textId="47405D1C" w:rsidTr="006916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6F1CD725" w14:textId="77777777" w:rsidR="006916B6" w:rsidRPr="00FA5D0B" w:rsidRDefault="006916B6" w:rsidP="00AD06BA">
            <w:r w:rsidRPr="00FA5D0B">
              <w:t>Topic Name</w:t>
            </w:r>
          </w:p>
        </w:tc>
        <w:tc>
          <w:tcPr>
            <w:tcW w:w="7610" w:type="dxa"/>
          </w:tcPr>
          <w:p w14:paraId="4076A6F2" w14:textId="77777777" w:rsidR="006916B6" w:rsidRPr="00FA5D0B" w:rsidRDefault="006916B6" w:rsidP="00AD06BA">
            <w:pPr>
              <w:cnfStyle w:val="100000000000" w:firstRow="1" w:lastRow="0" w:firstColumn="0" w:lastColumn="0" w:oddVBand="0" w:evenVBand="0" w:oddHBand="0" w:evenHBand="0" w:firstRowFirstColumn="0" w:firstRowLastColumn="0" w:lastRowFirstColumn="0" w:lastRowLastColumn="0"/>
            </w:pPr>
            <w:r w:rsidRPr="00FA5D0B">
              <w:t>Data Type</w:t>
            </w:r>
          </w:p>
        </w:tc>
        <w:tc>
          <w:tcPr>
            <w:tcW w:w="2337" w:type="dxa"/>
          </w:tcPr>
          <w:p w14:paraId="0B40E80C" w14:textId="44A3C687" w:rsidR="006916B6" w:rsidRPr="00FA5D0B" w:rsidRDefault="006916B6" w:rsidP="00AD06BA">
            <w:pPr>
              <w:cnfStyle w:val="100000000000" w:firstRow="1" w:lastRow="0" w:firstColumn="0" w:lastColumn="0" w:oddVBand="0" w:evenVBand="0" w:oddHBand="0" w:evenHBand="0" w:firstRowFirstColumn="0" w:firstRowLastColumn="0" w:lastRowFirstColumn="0" w:lastRowLastColumn="0"/>
            </w:pPr>
            <w:r>
              <w:t>Format</w:t>
            </w:r>
          </w:p>
        </w:tc>
      </w:tr>
      <w:tr w:rsidR="006916B6" w:rsidRPr="00FA5D0B" w14:paraId="3B2E6C16" w14:textId="5412C4E9" w:rsidTr="006916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3" w:type="dxa"/>
          </w:tcPr>
          <w:p w14:paraId="533CBCDB" w14:textId="77777777" w:rsidR="006916B6" w:rsidRPr="00FA5D0B" w:rsidRDefault="006916B6" w:rsidP="00AD06BA">
            <w:pPr>
              <w:rPr>
                <w:rFonts w:ascii="Courier New" w:hAnsi="Courier New" w:cs="Courier New"/>
              </w:rPr>
            </w:pPr>
            <w:r w:rsidRPr="00FA5D0B">
              <w:rPr>
                <w:rFonts w:ascii="Courier New" w:hAnsi="Courier New" w:cs="Courier New"/>
              </w:rPr>
              <w:t>topic.J2735Bsm</w:t>
            </w:r>
          </w:p>
        </w:tc>
        <w:tc>
          <w:tcPr>
            <w:tcW w:w="7610" w:type="dxa"/>
          </w:tcPr>
          <w:p w14:paraId="5C260F86" w14:textId="77777777" w:rsidR="006916B6" w:rsidRPr="00FA5D0B" w:rsidRDefault="006916B6" w:rsidP="00FA5D0B">
            <w:pPr>
              <w:keepNext/>
              <w:cnfStyle w:val="000000100000" w:firstRow="0" w:lastRow="0" w:firstColumn="0" w:lastColumn="0" w:oddVBand="0" w:evenVBand="0" w:oddHBand="1" w:evenHBand="0" w:firstRowFirstColumn="0" w:firstRowLastColumn="0" w:lastRowFirstColumn="0" w:lastRowLastColumn="0"/>
              <w:rPr>
                <w:b/>
              </w:rPr>
            </w:pPr>
            <w:r w:rsidRPr="00FA5D0B">
              <w:rPr>
                <w:rFonts w:ascii="Courier New" w:hAnsi="Courier New" w:cs="Courier New"/>
              </w:rPr>
              <w:t>us.dot.its.jpo.ode.plugin.j2735.J2735Bsm</w:t>
            </w:r>
          </w:p>
        </w:tc>
        <w:tc>
          <w:tcPr>
            <w:tcW w:w="2337" w:type="dxa"/>
          </w:tcPr>
          <w:p w14:paraId="6F191375" w14:textId="3BF8E5FD" w:rsidR="006916B6" w:rsidRPr="00FA5D0B" w:rsidRDefault="006916B6" w:rsidP="00FA5D0B">
            <w:pPr>
              <w:keepNext/>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Pr>
                <w:rFonts w:ascii="Courier New" w:hAnsi="Courier New" w:cs="Courier New"/>
              </w:rPr>
              <w:t>Serial</w:t>
            </w:r>
            <w:r w:rsidR="0007578F">
              <w:rPr>
                <w:rFonts w:ascii="Courier New" w:hAnsi="Courier New" w:cs="Courier New"/>
              </w:rPr>
              <w:t>ized POJO</w:t>
            </w:r>
          </w:p>
        </w:tc>
      </w:tr>
      <w:tr w:rsidR="006916B6" w:rsidRPr="00FA5D0B" w14:paraId="5D8B6656" w14:textId="77777777" w:rsidTr="006916B6">
        <w:tc>
          <w:tcPr>
            <w:cnfStyle w:val="001000000000" w:firstRow="0" w:lastRow="0" w:firstColumn="1" w:lastColumn="0" w:oddVBand="0" w:evenVBand="0" w:oddHBand="0" w:evenHBand="0" w:firstRowFirstColumn="0" w:firstRowLastColumn="0" w:lastRowFirstColumn="0" w:lastRowLastColumn="0"/>
            <w:tcW w:w="3003" w:type="dxa"/>
          </w:tcPr>
          <w:p w14:paraId="7676CEF3" w14:textId="17251794" w:rsidR="006916B6" w:rsidRPr="00FA5D0B" w:rsidRDefault="006916B6" w:rsidP="00AD06BA">
            <w:pPr>
              <w:rPr>
                <w:rFonts w:ascii="Courier New" w:hAnsi="Courier New" w:cs="Courier New"/>
              </w:rPr>
            </w:pPr>
            <w:r w:rsidRPr="006916B6">
              <w:rPr>
                <w:rFonts w:ascii="Courier New" w:hAnsi="Courier New" w:cs="Courier New"/>
              </w:rPr>
              <w:t>topic.J2735BsmRawJSON</w:t>
            </w:r>
          </w:p>
        </w:tc>
        <w:tc>
          <w:tcPr>
            <w:tcW w:w="7610" w:type="dxa"/>
          </w:tcPr>
          <w:p w14:paraId="46EE408E" w14:textId="5D13933E" w:rsidR="006916B6" w:rsidRPr="00FA5D0B" w:rsidRDefault="006916B6" w:rsidP="00FA5D0B">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FA5D0B">
              <w:rPr>
                <w:rFonts w:ascii="Courier New" w:hAnsi="Courier New" w:cs="Courier New"/>
              </w:rPr>
              <w:t>us.dot.its.jpo.ode.plugin.j2735.J2735Bsm</w:t>
            </w:r>
          </w:p>
        </w:tc>
        <w:tc>
          <w:tcPr>
            <w:tcW w:w="2337" w:type="dxa"/>
          </w:tcPr>
          <w:p w14:paraId="3D2F603A" w14:textId="5304A1D7" w:rsidR="006916B6" w:rsidRDefault="006916B6" w:rsidP="00FA5D0B">
            <w:pPr>
              <w:keepNext/>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Pr>
                <w:rFonts w:ascii="Courier New" w:hAnsi="Courier New" w:cs="Courier New"/>
              </w:rPr>
              <w:t>JSON</w:t>
            </w:r>
          </w:p>
        </w:tc>
      </w:tr>
    </w:tbl>
    <w:p w14:paraId="793A2536" w14:textId="77777777" w:rsidR="00FA5D0B" w:rsidRDefault="00FA5D0B">
      <w:pPr>
        <w:pStyle w:val="Caption"/>
      </w:pPr>
      <w:r>
        <w:t xml:space="preserve">Table </w:t>
      </w:r>
      <w:r w:rsidR="00481B08">
        <w:fldChar w:fldCharType="begin"/>
      </w:r>
      <w:r w:rsidR="00481B08">
        <w:instrText xml:space="preserve"> SEQ Table \* ARABIC </w:instrText>
      </w:r>
      <w:r w:rsidR="00481B08">
        <w:fldChar w:fldCharType="separate"/>
      </w:r>
      <w:r>
        <w:rPr>
          <w:noProof/>
        </w:rPr>
        <w:t>5</w:t>
      </w:r>
      <w:r w:rsidR="00481B08">
        <w:rPr>
          <w:noProof/>
        </w:rPr>
        <w:fldChar w:fldCharType="end"/>
      </w:r>
      <w:r>
        <w:t xml:space="preserve"> - Kafka Publish/Subscribe Topics</w:t>
      </w:r>
    </w:p>
    <w:p w14:paraId="46B273E1" w14:textId="77777777" w:rsidR="00FA5D0B" w:rsidRPr="00FA5D0B" w:rsidRDefault="00FA5D0B" w:rsidP="00FA5D0B"/>
    <w:p w14:paraId="7D40E325" w14:textId="4D43BACE" w:rsidR="00F01B77" w:rsidRDefault="00F01B77" w:rsidP="00F01B77">
      <w:pPr>
        <w:pStyle w:val="Heading3"/>
      </w:pPr>
      <w:bookmarkStart w:id="104" w:name="_Toc478121075"/>
      <w:r>
        <w:t>ODE WebSocket Interface</w:t>
      </w:r>
      <w:bookmarkEnd w:id="103"/>
      <w:bookmarkEnd w:id="104"/>
    </w:p>
    <w:p w14:paraId="155FD68C" w14:textId="24345753" w:rsidR="00C26C45" w:rsidRDefault="008F6EBA" w:rsidP="00C26C45">
      <w:r>
        <w:t>To interface with the ODE through its WebSocket interface, the client needs to know use the following parameters:</w:t>
      </w:r>
    </w:p>
    <w:p w14:paraId="18B66C1D"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host: </w:t>
      </w:r>
      <w:r>
        <w:rPr>
          <w:rFonts w:ascii="Courier New" w:hAnsi="Courier New" w:cs="Courier New"/>
        </w:rPr>
        <w:t>&lt;Host server IP address or DNS name&gt;</w:t>
      </w:r>
    </w:p>
    <w:p w14:paraId="295E514E"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basePath: /ode/api/ws</w:t>
      </w:r>
    </w:p>
    <w:p w14:paraId="2261DCBA" w14:textId="77777777" w:rsidR="00C26C45" w:rsidRPr="000D041D"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schemes:</w:t>
      </w:r>
    </w:p>
    <w:p w14:paraId="1F5D98A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Pr>
          <w:rFonts w:ascii="Courier New" w:hAnsi="Courier New" w:cs="Courier New"/>
        </w:rPr>
        <w:t xml:space="preserve">  - ws</w:t>
      </w:r>
    </w:p>
    <w:p w14:paraId="64B6D4CD"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rPr>
          <w:rFonts w:ascii="Courier New" w:hAnsi="Courier New" w:cs="Courier New"/>
        </w:rPr>
      </w:pPr>
      <w:r w:rsidRPr="000D041D">
        <w:rPr>
          <w:rFonts w:ascii="Courier New" w:hAnsi="Courier New" w:cs="Courier New"/>
        </w:rPr>
        <w:t xml:space="preserve">  - wss</w:t>
      </w:r>
    </w:p>
    <w:p w14:paraId="749BB67D" w14:textId="77777777" w:rsidR="00ED0E13" w:rsidRDefault="00ED0E13" w:rsidP="00C26C45"/>
    <w:p w14:paraId="2EFCC51E" w14:textId="7BE5BE31" w:rsidR="00C26C45" w:rsidRDefault="003C3E28" w:rsidP="00ED0E13">
      <w:pPr>
        <w:pStyle w:val="Heading4"/>
        <w:rPr>
          <w:b/>
        </w:rPr>
      </w:pPr>
      <w:bookmarkStart w:id="105" w:name="_Toc462052290"/>
      <w:r>
        <w:t>O</w:t>
      </w:r>
      <w:r w:rsidR="00C26C45" w:rsidRPr="00E35BF2">
        <w:t xml:space="preserve">DE </w:t>
      </w:r>
      <w:r w:rsidR="00ED0E13">
        <w:t xml:space="preserve">WebSocket </w:t>
      </w:r>
      <w:r w:rsidR="00C26C45" w:rsidRPr="00E35BF2">
        <w:t>Control Messages</w:t>
      </w:r>
      <w:bookmarkEnd w:id="105"/>
    </w:p>
    <w:p w14:paraId="5B5092BA" w14:textId="27DEF2C5" w:rsidR="00C26C45" w:rsidRDefault="00C26C45" w:rsidP="00ED0E13">
      <w:r>
        <w:t xml:space="preserve">The response to a </w:t>
      </w:r>
      <w:r w:rsidR="00ED0E13">
        <w:t>streaming data</w:t>
      </w:r>
      <w:r>
        <w:t xml:space="preserve"> request</w:t>
      </w:r>
      <w:r w:rsidR="00ED0E13">
        <w:t>s</w:t>
      </w:r>
      <w:r>
        <w:t xml:space="preserve"> may contain control messages such as CONNECT, START, STOP</w:t>
      </w:r>
      <w:r w:rsidR="00ED0E13">
        <w:t xml:space="preserve">, etc. Here is a sample Control Message. </w:t>
      </w:r>
    </w:p>
    <w:p w14:paraId="3D19E07B" w14:textId="77777777" w:rsidR="00C26C45" w:rsidRDefault="00C26C45" w:rsidP="00C26C45">
      <w:pPr>
        <w:pBdr>
          <w:top w:val="single" w:sz="4" w:space="1" w:color="auto"/>
          <w:left w:val="single" w:sz="4" w:space="0" w:color="auto"/>
          <w:bottom w:val="single" w:sz="4" w:space="1" w:color="auto"/>
          <w:right w:val="single" w:sz="4" w:space="1" w:color="auto"/>
        </w:pBdr>
        <w:shd w:val="clear" w:color="auto" w:fill="D9D9D9" w:themeFill="background1" w:themeFillShade="D9"/>
        <w:spacing w:after="0"/>
      </w:pPr>
      <w:r w:rsidRPr="00642AC1">
        <w:rPr>
          <w:rFonts w:ascii="Courier New" w:hAnsi="Courier New" w:cs="Courier New"/>
        </w:rPr>
        <w:t>{"metadata":{"payloadType":"control","version":1},"payload":{"dataSourceBundleCount":20,"receivedRecordCount":203,"sentRecordCount":10,"tag":"STOP","dataType":"Control","version":1},"version":1}</w:t>
      </w:r>
      <w:r>
        <w:t xml:space="preserve"> </w:t>
      </w:r>
    </w:p>
    <w:p w14:paraId="4F62FCE4" w14:textId="1772ED12" w:rsidR="00C26C45" w:rsidRDefault="00C26C45" w:rsidP="00C26C45">
      <w:r>
        <w:t xml:space="preserve">For detailed schema of ODE Control messages see section </w:t>
      </w:r>
      <w:r w:rsidR="00ED0E13">
        <w:fldChar w:fldCharType="begin"/>
      </w:r>
      <w:r w:rsidR="00ED0E13">
        <w:instrText xml:space="preserve"> REF _Ref471812176 \r \h </w:instrText>
      </w:r>
      <w:r w:rsidR="00ED0E13">
        <w:fldChar w:fldCharType="separate"/>
      </w:r>
      <w:r w:rsidR="00244E15">
        <w:t>8.2.6</w:t>
      </w:r>
      <w:r w:rsidR="00ED0E13">
        <w:fldChar w:fldCharType="end"/>
      </w:r>
      <w:r w:rsidR="00ED0E13">
        <w:t xml:space="preserve">. </w:t>
      </w:r>
    </w:p>
    <w:p w14:paraId="2EFD9066" w14:textId="56A830EF" w:rsidR="00ED0E13" w:rsidRPr="00ED0E13" w:rsidRDefault="007038D0" w:rsidP="00C26C45">
      <w:pPr>
        <w:rPr>
          <w:color w:val="FF0000"/>
        </w:rPr>
      </w:pPr>
      <w:r>
        <w:rPr>
          <w:color w:val="FF0000"/>
        </w:rPr>
        <w:t>STATUS</w:t>
      </w:r>
      <w:r w:rsidR="00ED0E13" w:rsidRPr="00ED0E13">
        <w:rPr>
          <w:color w:val="FF0000"/>
        </w:rPr>
        <w:t>: Control Messages have not been implemented yet.</w:t>
      </w:r>
    </w:p>
    <w:p w14:paraId="238CA354" w14:textId="46978799" w:rsidR="00C26C45" w:rsidRDefault="00ED0E13" w:rsidP="00ED0E13">
      <w:pPr>
        <w:pStyle w:val="Heading4"/>
        <w:rPr>
          <w:b/>
        </w:rPr>
      </w:pPr>
      <w:bookmarkStart w:id="106" w:name="_Toc462052291"/>
      <w:r>
        <w:lastRenderedPageBreak/>
        <w:t>BSM</w:t>
      </w:r>
      <w:r w:rsidR="00C26C45" w:rsidRPr="00E35BF2">
        <w:t xml:space="preserve"> </w:t>
      </w:r>
      <w:r>
        <w:t>WebSocket</w:t>
      </w:r>
      <w:r w:rsidR="00C26C45" w:rsidRPr="00E35BF2">
        <w:t xml:space="preserve"> Subscription </w:t>
      </w:r>
      <w:bookmarkEnd w:id="106"/>
      <w:r>
        <w:t>API</w:t>
      </w:r>
    </w:p>
    <w:p w14:paraId="3BAD04DE" w14:textId="3D95DA83" w:rsidR="00ED0E13" w:rsidRPr="00ED0E13" w:rsidRDefault="007038D0" w:rsidP="00ED0E13">
      <w:pPr>
        <w:rPr>
          <w:color w:val="FF0000"/>
        </w:rPr>
      </w:pPr>
      <w:r>
        <w:rPr>
          <w:color w:val="FF0000"/>
        </w:rPr>
        <w:t>STATUS</w:t>
      </w:r>
      <w:r w:rsidR="00ED0E13" w:rsidRPr="00ED0E13">
        <w:rPr>
          <w:color w:val="FF0000"/>
        </w:rPr>
        <w:t xml:space="preserve">: </w:t>
      </w:r>
      <w:r w:rsidR="00ED0E13">
        <w:rPr>
          <w:color w:val="FF0000"/>
        </w:rPr>
        <w:t>A prototype BSM WebSocket Subscription API</w:t>
      </w:r>
      <w:r w:rsidR="00ED0E13" w:rsidRPr="00ED0E13">
        <w:rPr>
          <w:color w:val="FF0000"/>
        </w:rPr>
        <w:t xml:space="preserve"> </w:t>
      </w:r>
      <w:r w:rsidR="00ED0E13">
        <w:rPr>
          <w:color w:val="FF0000"/>
        </w:rPr>
        <w:t>has</w:t>
      </w:r>
      <w:r w:rsidR="00ED0E13" w:rsidRPr="00ED0E13">
        <w:rPr>
          <w:color w:val="FF0000"/>
        </w:rPr>
        <w:t xml:space="preserve"> </w:t>
      </w:r>
      <w:r w:rsidR="00ED0E13">
        <w:rPr>
          <w:color w:val="FF0000"/>
        </w:rPr>
        <w:t xml:space="preserve">been implemented but requires modifications to comply with the above specifications. </w:t>
      </w:r>
    </w:p>
    <w:tbl>
      <w:tblPr>
        <w:tblStyle w:val="TableGrid"/>
        <w:tblW w:w="13045" w:type="dxa"/>
        <w:tblInd w:w="-5" w:type="dxa"/>
        <w:shd w:val="clear" w:color="auto" w:fill="D9D9D9" w:themeFill="background1" w:themeFillShade="D9"/>
        <w:tblLook w:val="04A0" w:firstRow="1" w:lastRow="0" w:firstColumn="1" w:lastColumn="0" w:noHBand="0" w:noVBand="1"/>
      </w:tblPr>
      <w:tblGrid>
        <w:gridCol w:w="1682"/>
        <w:gridCol w:w="11363"/>
      </w:tblGrid>
      <w:tr w:rsidR="00C26C45" w:rsidRPr="008A6E46" w14:paraId="2B6C8B05" w14:textId="77777777" w:rsidTr="008F6EBA">
        <w:tc>
          <w:tcPr>
            <w:tcW w:w="1682" w:type="dxa"/>
            <w:shd w:val="clear" w:color="auto" w:fill="D9D9D9" w:themeFill="background1" w:themeFillShade="D9"/>
          </w:tcPr>
          <w:p w14:paraId="4F1CA96E" w14:textId="77777777" w:rsidR="00C26C45" w:rsidRPr="008A6E46" w:rsidRDefault="00C26C45" w:rsidP="00C26C45">
            <w:pPr>
              <w:rPr>
                <w:rFonts w:ascii="Courier New" w:hAnsi="Courier New" w:cs="Courier New"/>
                <w:b/>
              </w:rPr>
            </w:pPr>
            <w:r w:rsidRPr="008A6E46">
              <w:rPr>
                <w:rFonts w:ascii="Courier New" w:hAnsi="Courier New" w:cs="Courier New"/>
                <w:b/>
              </w:rPr>
              <w:t>Path</w:t>
            </w:r>
          </w:p>
        </w:tc>
        <w:tc>
          <w:tcPr>
            <w:tcW w:w="11363" w:type="dxa"/>
            <w:shd w:val="clear" w:color="auto" w:fill="D9D9D9" w:themeFill="background1" w:themeFillShade="D9"/>
          </w:tcPr>
          <w:p w14:paraId="199CB230" w14:textId="367FF2D1" w:rsidR="00C26C45" w:rsidRPr="008A6E46" w:rsidRDefault="00ED0E13" w:rsidP="00C26C45">
            <w:pPr>
              <w:rPr>
                <w:rFonts w:ascii="Courier New" w:hAnsi="Courier New" w:cs="Courier New"/>
              </w:rPr>
            </w:pPr>
            <w:r>
              <w:rPr>
                <w:rFonts w:ascii="Courier New" w:hAnsi="Courier New" w:cs="Courier New"/>
              </w:rPr>
              <w:t>/bsm</w:t>
            </w:r>
          </w:p>
        </w:tc>
      </w:tr>
      <w:tr w:rsidR="00C26C45" w:rsidRPr="008A6E46" w14:paraId="16508BB4" w14:textId="77777777" w:rsidTr="008F6EBA">
        <w:tc>
          <w:tcPr>
            <w:tcW w:w="1682" w:type="dxa"/>
            <w:shd w:val="clear" w:color="auto" w:fill="D9D9D9" w:themeFill="background1" w:themeFillShade="D9"/>
          </w:tcPr>
          <w:p w14:paraId="7E1DFF67" w14:textId="77777777" w:rsidR="00C26C45" w:rsidRPr="008A6E46" w:rsidRDefault="00C26C45" w:rsidP="00C26C45">
            <w:pPr>
              <w:rPr>
                <w:rFonts w:ascii="Courier New" w:hAnsi="Courier New" w:cs="Courier New"/>
              </w:rPr>
            </w:pPr>
            <w:r w:rsidRPr="008A6E46">
              <w:rPr>
                <w:rFonts w:ascii="Courier New" w:hAnsi="Courier New" w:cs="Courier New"/>
                <w:b/>
              </w:rPr>
              <w:t>Summary</w:t>
            </w:r>
          </w:p>
        </w:tc>
        <w:tc>
          <w:tcPr>
            <w:tcW w:w="11363" w:type="dxa"/>
            <w:shd w:val="clear" w:color="auto" w:fill="D9D9D9" w:themeFill="background1" w:themeFillShade="D9"/>
          </w:tcPr>
          <w:p w14:paraId="5FDC0249" w14:textId="58016300" w:rsidR="00C26C45" w:rsidRPr="008A6E46" w:rsidRDefault="00C26C45" w:rsidP="00ED0E13">
            <w:pPr>
              <w:rPr>
                <w:rFonts w:ascii="Courier New" w:hAnsi="Courier New" w:cs="Courier New"/>
              </w:rPr>
            </w:pPr>
            <w:r>
              <w:rPr>
                <w:rFonts w:ascii="Courier New" w:hAnsi="Courier New" w:cs="Courier New"/>
              </w:rPr>
              <w:t>Subscription request</w:t>
            </w:r>
            <w:r w:rsidRPr="000D041D">
              <w:rPr>
                <w:rFonts w:ascii="Courier New" w:hAnsi="Courier New" w:cs="Courier New"/>
              </w:rPr>
              <w:t xml:space="preserve"> for </w:t>
            </w:r>
            <w:r w:rsidR="00ED0E13">
              <w:rPr>
                <w:rFonts w:ascii="Courier New" w:hAnsi="Courier New" w:cs="Courier New"/>
              </w:rPr>
              <w:t>BSM</w:t>
            </w:r>
            <w:r>
              <w:rPr>
                <w:rFonts w:ascii="Courier New" w:hAnsi="Courier New" w:cs="Courier New"/>
              </w:rPr>
              <w:t xml:space="preserve"> </w:t>
            </w:r>
            <w:r w:rsidRPr="000D041D">
              <w:rPr>
                <w:rFonts w:ascii="Courier New" w:hAnsi="Courier New" w:cs="Courier New"/>
              </w:rPr>
              <w:t>data</w:t>
            </w:r>
          </w:p>
        </w:tc>
      </w:tr>
      <w:tr w:rsidR="00C26C45" w:rsidRPr="008A6E46" w14:paraId="58326544" w14:textId="77777777" w:rsidTr="008F6EBA">
        <w:tc>
          <w:tcPr>
            <w:tcW w:w="1682" w:type="dxa"/>
            <w:shd w:val="clear" w:color="auto" w:fill="D9D9D9" w:themeFill="background1" w:themeFillShade="D9"/>
          </w:tcPr>
          <w:p w14:paraId="2B0C426C" w14:textId="77777777" w:rsidR="00C26C45" w:rsidRPr="008A6E46" w:rsidRDefault="00C26C45" w:rsidP="00C26C45">
            <w:pPr>
              <w:rPr>
                <w:rFonts w:ascii="Courier New" w:hAnsi="Courier New" w:cs="Courier New"/>
                <w:b/>
              </w:rPr>
            </w:pPr>
            <w:r>
              <w:rPr>
                <w:rFonts w:ascii="Courier New" w:hAnsi="Courier New" w:cs="Courier New"/>
                <w:b/>
              </w:rPr>
              <w:t>Consumes</w:t>
            </w:r>
          </w:p>
        </w:tc>
        <w:tc>
          <w:tcPr>
            <w:tcW w:w="11363" w:type="dxa"/>
            <w:shd w:val="clear" w:color="auto" w:fill="D9D9D9" w:themeFill="background1" w:themeFillShade="D9"/>
          </w:tcPr>
          <w:p w14:paraId="105CEE65"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6F8445D" w14:textId="77777777" w:rsidTr="008F6EBA">
        <w:tc>
          <w:tcPr>
            <w:tcW w:w="1682" w:type="dxa"/>
            <w:shd w:val="clear" w:color="auto" w:fill="D9D9D9" w:themeFill="background1" w:themeFillShade="D9"/>
          </w:tcPr>
          <w:p w14:paraId="2063D3F9" w14:textId="77777777" w:rsidR="00C26C45" w:rsidRPr="008A6E46" w:rsidRDefault="00C26C45" w:rsidP="00C26C45">
            <w:pPr>
              <w:rPr>
                <w:rFonts w:ascii="Courier New" w:hAnsi="Courier New" w:cs="Courier New"/>
                <w:b/>
              </w:rPr>
            </w:pPr>
            <w:r w:rsidRPr="008A6E46">
              <w:rPr>
                <w:rFonts w:ascii="Courier New" w:hAnsi="Courier New" w:cs="Courier New"/>
                <w:b/>
              </w:rPr>
              <w:t>Produces</w:t>
            </w:r>
          </w:p>
        </w:tc>
        <w:tc>
          <w:tcPr>
            <w:tcW w:w="11363" w:type="dxa"/>
            <w:shd w:val="clear" w:color="auto" w:fill="D9D9D9" w:themeFill="background1" w:themeFillShade="D9"/>
          </w:tcPr>
          <w:p w14:paraId="30C7AB02" w14:textId="77777777" w:rsidR="00C26C45" w:rsidRPr="000D041D" w:rsidRDefault="00C26C45" w:rsidP="00C26C45">
            <w:pPr>
              <w:rPr>
                <w:rFonts w:ascii="Courier New" w:hAnsi="Courier New" w:cs="Courier New"/>
              </w:rPr>
            </w:pPr>
            <w:r>
              <w:rPr>
                <w:rFonts w:ascii="Courier New" w:hAnsi="Courier New" w:cs="Courier New"/>
              </w:rPr>
              <w:t>- application/json</w:t>
            </w:r>
          </w:p>
        </w:tc>
      </w:tr>
      <w:tr w:rsidR="00C26C45" w:rsidRPr="008A6E46" w14:paraId="740C9289" w14:textId="77777777" w:rsidTr="008F6EBA">
        <w:tc>
          <w:tcPr>
            <w:tcW w:w="1682" w:type="dxa"/>
            <w:shd w:val="clear" w:color="auto" w:fill="D9D9D9" w:themeFill="background1" w:themeFillShade="D9"/>
          </w:tcPr>
          <w:p w14:paraId="2D639F6B" w14:textId="77777777" w:rsidR="00C26C45" w:rsidRPr="008A6E46" w:rsidRDefault="00C26C45" w:rsidP="00C26C45">
            <w:pPr>
              <w:rPr>
                <w:rFonts w:ascii="Courier New" w:hAnsi="Courier New" w:cs="Courier New"/>
                <w:b/>
              </w:rPr>
            </w:pPr>
            <w:r>
              <w:rPr>
                <w:rFonts w:ascii="Courier New" w:hAnsi="Courier New" w:cs="Courier New"/>
                <w:b/>
              </w:rPr>
              <w:t>Parameters</w:t>
            </w:r>
          </w:p>
        </w:tc>
        <w:tc>
          <w:tcPr>
            <w:tcW w:w="11363" w:type="dxa"/>
            <w:shd w:val="clear" w:color="auto" w:fill="D9D9D9" w:themeFill="background1" w:themeFillShade="D9"/>
          </w:tcPr>
          <w:tbl>
            <w:tblPr>
              <w:tblStyle w:val="TableGrid"/>
              <w:tblW w:w="10389" w:type="dxa"/>
              <w:tblLook w:val="04A0" w:firstRow="1" w:lastRow="0" w:firstColumn="1" w:lastColumn="0" w:noHBand="0" w:noVBand="1"/>
            </w:tblPr>
            <w:tblGrid>
              <w:gridCol w:w="1305"/>
              <w:gridCol w:w="4022"/>
              <w:gridCol w:w="2776"/>
              <w:gridCol w:w="1277"/>
              <w:gridCol w:w="1009"/>
            </w:tblGrid>
            <w:tr w:rsidR="00C26C45" w:rsidRPr="008A6E46" w14:paraId="1B17586C" w14:textId="77777777" w:rsidTr="00C26C45">
              <w:trPr>
                <w:trHeight w:val="633"/>
              </w:trPr>
              <w:tc>
                <w:tcPr>
                  <w:tcW w:w="1305" w:type="dxa"/>
                </w:tcPr>
                <w:p w14:paraId="61E79A9E" w14:textId="77777777" w:rsidR="00C26C45" w:rsidRPr="008A6E46" w:rsidRDefault="00C26C45" w:rsidP="00C26C45">
                  <w:pPr>
                    <w:rPr>
                      <w:rFonts w:ascii="Courier New" w:hAnsi="Courier New" w:cs="Courier New"/>
                      <w:b/>
                    </w:rPr>
                  </w:pPr>
                  <w:r w:rsidRPr="008A6E46">
                    <w:rPr>
                      <w:rFonts w:ascii="Courier New" w:hAnsi="Courier New" w:cs="Courier New"/>
                      <w:b/>
                    </w:rPr>
                    <w:t>Name</w:t>
                  </w:r>
                </w:p>
              </w:tc>
              <w:tc>
                <w:tcPr>
                  <w:tcW w:w="4023" w:type="dxa"/>
                </w:tcPr>
                <w:p w14:paraId="0D239BEF" w14:textId="77777777" w:rsidR="00C26C45" w:rsidRPr="008A6E46" w:rsidRDefault="00C26C45" w:rsidP="00C26C45">
                  <w:pPr>
                    <w:rPr>
                      <w:rFonts w:ascii="Courier New" w:hAnsi="Courier New" w:cs="Courier New"/>
                      <w:b/>
                    </w:rPr>
                  </w:pPr>
                  <w:r w:rsidRPr="008A6E46">
                    <w:rPr>
                      <w:rFonts w:ascii="Courier New" w:hAnsi="Courier New" w:cs="Courier New"/>
                      <w:b/>
                    </w:rPr>
                    <w:t>Value</w:t>
                  </w:r>
                </w:p>
              </w:tc>
              <w:tc>
                <w:tcPr>
                  <w:tcW w:w="2776" w:type="dxa"/>
                </w:tcPr>
                <w:p w14:paraId="2A21CEF5"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1277" w:type="dxa"/>
                </w:tcPr>
                <w:p w14:paraId="6E0D4A25" w14:textId="77777777" w:rsidR="00C26C45" w:rsidRPr="008A6E46" w:rsidRDefault="00C26C45" w:rsidP="00C26C45">
                  <w:pPr>
                    <w:rPr>
                      <w:rFonts w:ascii="Courier New" w:hAnsi="Courier New" w:cs="Courier New"/>
                      <w:b/>
                    </w:rPr>
                  </w:pPr>
                  <w:r w:rsidRPr="008A6E46">
                    <w:rPr>
                      <w:rFonts w:ascii="Courier New" w:hAnsi="Courier New" w:cs="Courier New"/>
                      <w:b/>
                    </w:rPr>
                    <w:t>Required</w:t>
                  </w:r>
                </w:p>
              </w:tc>
              <w:tc>
                <w:tcPr>
                  <w:tcW w:w="1008" w:type="dxa"/>
                </w:tcPr>
                <w:p w14:paraId="0EE24FAD" w14:textId="77777777" w:rsidR="00C26C45" w:rsidRPr="008A6E46" w:rsidRDefault="00C26C45" w:rsidP="00C26C45">
                  <w:pPr>
                    <w:rPr>
                      <w:rFonts w:ascii="Courier New" w:hAnsi="Courier New" w:cs="Courier New"/>
                      <w:b/>
                    </w:rPr>
                  </w:pPr>
                  <w:r>
                    <w:rPr>
                      <w:rFonts w:ascii="Courier New" w:hAnsi="Courier New" w:cs="Courier New"/>
                      <w:b/>
                    </w:rPr>
                    <w:t>In</w:t>
                  </w:r>
                </w:p>
              </w:tc>
            </w:tr>
            <w:tr w:rsidR="00C26C45" w:rsidRPr="008A6E46" w14:paraId="646FA5DA" w14:textId="77777777" w:rsidTr="00C26C45">
              <w:trPr>
                <w:trHeight w:val="980"/>
              </w:trPr>
              <w:tc>
                <w:tcPr>
                  <w:tcW w:w="1305" w:type="dxa"/>
                </w:tcPr>
                <w:p w14:paraId="69A7E007" w14:textId="77777777" w:rsidR="00C26C45" w:rsidRDefault="00C26C45" w:rsidP="00C26C45">
                  <w:pPr>
                    <w:rPr>
                      <w:rFonts w:ascii="Courier New" w:hAnsi="Courier New" w:cs="Courier New"/>
                    </w:rPr>
                  </w:pPr>
                  <w:r>
                    <w:rPr>
                      <w:rFonts w:ascii="Courier New" w:hAnsi="Courier New" w:cs="Courier New"/>
                    </w:rPr>
                    <w:t>request</w:t>
                  </w:r>
                </w:p>
              </w:tc>
              <w:tc>
                <w:tcPr>
                  <w:tcW w:w="4023" w:type="dxa"/>
                </w:tcPr>
                <w:p w14:paraId="684A609B" w14:textId="06E40705" w:rsidR="00C26C45" w:rsidRDefault="00C26C45" w:rsidP="00ED0E13">
                  <w:pPr>
                    <w:rPr>
                      <w:rFonts w:ascii="Courier New" w:hAnsi="Courier New" w:cs="Courier New"/>
                    </w:rPr>
                  </w:pPr>
                  <w:r>
                    <w:rPr>
                      <w:rFonts w:ascii="Courier New" w:hAnsi="Courier New" w:cs="Courier New"/>
                    </w:rPr>
                    <w:t>Subscription Request (see section</w:t>
                  </w:r>
                  <w:r w:rsidR="00ED0E13">
                    <w:rPr>
                      <w:rFonts w:ascii="Courier New" w:hAnsi="Courier New" w:cs="Courier New"/>
                    </w:rPr>
                    <w:t xml:space="preserve"> </w:t>
                  </w:r>
                  <w:r w:rsidR="00ED0E13">
                    <w:rPr>
                      <w:rFonts w:ascii="Courier New" w:hAnsi="Courier New" w:cs="Courier New"/>
                    </w:rPr>
                    <w:fldChar w:fldCharType="begin"/>
                  </w:r>
                  <w:r w:rsidR="00ED0E13">
                    <w:rPr>
                      <w:rFonts w:ascii="Courier New" w:hAnsi="Courier New" w:cs="Courier New"/>
                    </w:rPr>
                    <w:instrText xml:space="preserve"> REF _Ref471813112 \r \h </w:instrText>
                  </w:r>
                  <w:r w:rsidR="00ED0E13">
                    <w:rPr>
                      <w:rFonts w:ascii="Courier New" w:hAnsi="Courier New" w:cs="Courier New"/>
                    </w:rPr>
                  </w:r>
                  <w:r w:rsidR="00ED0E13">
                    <w:rPr>
                      <w:rFonts w:ascii="Courier New" w:hAnsi="Courier New" w:cs="Courier New"/>
                    </w:rPr>
                    <w:fldChar w:fldCharType="separate"/>
                  </w:r>
                  <w:r w:rsidR="00244E15">
                    <w:rPr>
                      <w:rFonts w:ascii="Courier New" w:hAnsi="Courier New" w:cs="Courier New"/>
                    </w:rPr>
                    <w:t>8.1.1</w:t>
                  </w:r>
                  <w:r w:rsidR="00ED0E13">
                    <w:rPr>
                      <w:rFonts w:ascii="Courier New" w:hAnsi="Courier New" w:cs="Courier New"/>
                    </w:rPr>
                    <w:fldChar w:fldCharType="end"/>
                  </w:r>
                  <w:r>
                    <w:rPr>
                      <w:rFonts w:ascii="Courier New" w:hAnsi="Courier New" w:cs="Courier New"/>
                    </w:rPr>
                    <w:t>)</w:t>
                  </w:r>
                </w:p>
              </w:tc>
              <w:tc>
                <w:tcPr>
                  <w:tcW w:w="2776" w:type="dxa"/>
                </w:tcPr>
                <w:p w14:paraId="08690203" w14:textId="77777777" w:rsidR="00C26C45" w:rsidRPr="00DB389E" w:rsidRDefault="00C26C45" w:rsidP="00C26C45">
                  <w:pPr>
                    <w:rPr>
                      <w:rFonts w:ascii="Courier New" w:hAnsi="Courier New" w:cs="Courier New"/>
                    </w:rPr>
                  </w:pPr>
                  <w:r w:rsidRPr="000D041D">
                    <w:rPr>
                      <w:rFonts w:ascii="Courier New" w:hAnsi="Courier New" w:cs="Courier New"/>
                    </w:rPr>
                    <w:t>The subscription request parameters</w:t>
                  </w:r>
                </w:p>
              </w:tc>
              <w:tc>
                <w:tcPr>
                  <w:tcW w:w="1277" w:type="dxa"/>
                </w:tcPr>
                <w:p w14:paraId="3F7EEF8D" w14:textId="77777777" w:rsidR="00C26C45" w:rsidRDefault="00C26C45" w:rsidP="00C26C45">
                  <w:pPr>
                    <w:rPr>
                      <w:rFonts w:ascii="Courier New" w:hAnsi="Courier New" w:cs="Courier New"/>
                    </w:rPr>
                  </w:pPr>
                  <w:r>
                    <w:rPr>
                      <w:rFonts w:ascii="Courier New" w:hAnsi="Courier New" w:cs="Courier New"/>
                    </w:rPr>
                    <w:t>true</w:t>
                  </w:r>
                </w:p>
              </w:tc>
              <w:tc>
                <w:tcPr>
                  <w:tcW w:w="1008" w:type="dxa"/>
                </w:tcPr>
                <w:p w14:paraId="03B8D27D" w14:textId="77777777" w:rsidR="00C26C45" w:rsidRDefault="00C26C45" w:rsidP="00C26C45">
                  <w:pPr>
                    <w:rPr>
                      <w:rFonts w:ascii="Courier New" w:hAnsi="Courier New" w:cs="Courier New"/>
                    </w:rPr>
                  </w:pPr>
                  <w:r>
                    <w:rPr>
                      <w:rFonts w:ascii="Courier New" w:hAnsi="Courier New" w:cs="Courier New"/>
                    </w:rPr>
                    <w:t>body</w:t>
                  </w:r>
                </w:p>
              </w:tc>
            </w:tr>
            <w:tr w:rsidR="00C26C45" w:rsidRPr="008A6E46" w14:paraId="144CDF2F" w14:textId="77777777" w:rsidTr="00C26C45">
              <w:trPr>
                <w:trHeight w:val="1296"/>
              </w:trPr>
              <w:tc>
                <w:tcPr>
                  <w:tcW w:w="1305" w:type="dxa"/>
                </w:tcPr>
                <w:p w14:paraId="2A3A8EFD" w14:textId="77777777" w:rsidR="00C26C45" w:rsidRPr="008A6E46" w:rsidRDefault="00C26C45" w:rsidP="00C26C45">
                  <w:pPr>
                    <w:rPr>
                      <w:rFonts w:ascii="Courier New" w:hAnsi="Courier New" w:cs="Courier New"/>
                    </w:rPr>
                  </w:pPr>
                  <w:r>
                    <w:rPr>
                      <w:rFonts w:ascii="Courier New" w:hAnsi="Courier New" w:cs="Courier New"/>
                    </w:rPr>
                    <w:t>token</w:t>
                  </w:r>
                </w:p>
              </w:tc>
              <w:tc>
                <w:tcPr>
                  <w:tcW w:w="4023" w:type="dxa"/>
                </w:tcPr>
                <w:p w14:paraId="238C3DE1" w14:textId="77777777" w:rsidR="00C26C45" w:rsidRPr="008A6E46" w:rsidRDefault="00C26C45" w:rsidP="00C26C45">
                  <w:pPr>
                    <w:rPr>
                      <w:rFonts w:ascii="Courier New" w:hAnsi="Courier New" w:cs="Courier New"/>
                    </w:rPr>
                  </w:pPr>
                  <w:r>
                    <w:rPr>
                      <w:rFonts w:ascii="Courier New" w:hAnsi="Courier New" w:cs="Courier New"/>
                    </w:rPr>
                    <w:t>string</w:t>
                  </w:r>
                </w:p>
              </w:tc>
              <w:tc>
                <w:tcPr>
                  <w:tcW w:w="2776" w:type="dxa"/>
                </w:tcPr>
                <w:p w14:paraId="562E9C88" w14:textId="77777777" w:rsidR="00C26C45" w:rsidRPr="008A6E46" w:rsidRDefault="00C26C45" w:rsidP="00C26C45">
                  <w:pPr>
                    <w:rPr>
                      <w:rFonts w:ascii="Courier New" w:hAnsi="Courier New" w:cs="Courier New"/>
                    </w:rPr>
                  </w:pPr>
                  <w:r w:rsidRPr="00DB389E">
                    <w:rPr>
                      <w:rFonts w:ascii="Courier New" w:hAnsi="Courier New" w:cs="Courier New"/>
                    </w:rPr>
                    <w:t xml:space="preserve">A </w:t>
                  </w:r>
                  <w:r>
                    <w:rPr>
                      <w:rFonts w:ascii="Courier New" w:hAnsi="Courier New" w:cs="Courier New"/>
                    </w:rPr>
                    <w:t xml:space="preserve">valid </w:t>
                  </w:r>
                  <w:r w:rsidRPr="00DB389E">
                    <w:rPr>
                      <w:rFonts w:ascii="Courier New" w:hAnsi="Courier New" w:cs="Courier New"/>
                    </w:rPr>
                    <w:t>security token obtained from login service</w:t>
                  </w:r>
                </w:p>
              </w:tc>
              <w:tc>
                <w:tcPr>
                  <w:tcW w:w="1277" w:type="dxa"/>
                </w:tcPr>
                <w:p w14:paraId="5537E54C" w14:textId="77777777" w:rsidR="00C26C45" w:rsidRPr="008A6E46" w:rsidRDefault="00C26C45" w:rsidP="00C26C45">
                  <w:pPr>
                    <w:rPr>
                      <w:rFonts w:ascii="Courier New" w:hAnsi="Courier New" w:cs="Courier New"/>
                    </w:rPr>
                  </w:pPr>
                  <w:r>
                    <w:rPr>
                      <w:rFonts w:ascii="Courier New" w:hAnsi="Courier New" w:cs="Courier New"/>
                    </w:rPr>
                    <w:t>true</w:t>
                  </w:r>
                </w:p>
              </w:tc>
              <w:tc>
                <w:tcPr>
                  <w:tcW w:w="1008" w:type="dxa"/>
                </w:tcPr>
                <w:p w14:paraId="5C6470EB" w14:textId="77777777" w:rsidR="00C26C45" w:rsidRPr="008A6E46" w:rsidRDefault="00C26C45" w:rsidP="00C26C45">
                  <w:pPr>
                    <w:rPr>
                      <w:rFonts w:ascii="Courier New" w:hAnsi="Courier New" w:cs="Courier New"/>
                    </w:rPr>
                  </w:pPr>
                  <w:r>
                    <w:rPr>
                      <w:rFonts w:ascii="Courier New" w:hAnsi="Courier New" w:cs="Courier New"/>
                    </w:rPr>
                    <w:t>query-param</w:t>
                  </w:r>
                </w:p>
              </w:tc>
            </w:tr>
          </w:tbl>
          <w:p w14:paraId="641AD28F" w14:textId="77777777" w:rsidR="00C26C45" w:rsidRPr="008A6E46" w:rsidRDefault="00C26C45" w:rsidP="00C26C45">
            <w:pPr>
              <w:rPr>
                <w:rFonts w:ascii="Courier New" w:hAnsi="Courier New" w:cs="Courier New"/>
                <w:b/>
              </w:rPr>
            </w:pPr>
          </w:p>
        </w:tc>
      </w:tr>
      <w:tr w:rsidR="00C26C45" w:rsidRPr="008A6E46" w14:paraId="6AD9C820" w14:textId="77777777" w:rsidTr="008F6EBA">
        <w:tc>
          <w:tcPr>
            <w:tcW w:w="1682" w:type="dxa"/>
            <w:shd w:val="clear" w:color="auto" w:fill="D9D9D9" w:themeFill="background1" w:themeFillShade="D9"/>
          </w:tcPr>
          <w:p w14:paraId="215E82C3" w14:textId="77777777" w:rsidR="00C26C45" w:rsidRPr="008A6E46" w:rsidRDefault="00C26C45" w:rsidP="00C26C45">
            <w:pPr>
              <w:rPr>
                <w:rFonts w:ascii="Courier New" w:hAnsi="Courier New" w:cs="Courier New"/>
                <w:b/>
              </w:rPr>
            </w:pPr>
            <w:r w:rsidRPr="008A6E46">
              <w:rPr>
                <w:rFonts w:ascii="Courier New" w:hAnsi="Courier New" w:cs="Courier New"/>
                <w:b/>
              </w:rPr>
              <w:t>Responses</w:t>
            </w:r>
          </w:p>
        </w:tc>
        <w:tc>
          <w:tcPr>
            <w:tcW w:w="11363" w:type="dxa"/>
            <w:shd w:val="clear" w:color="auto" w:fill="D9D9D9" w:themeFill="background1" w:themeFillShade="D9"/>
          </w:tcPr>
          <w:tbl>
            <w:tblPr>
              <w:tblStyle w:val="TableGrid"/>
              <w:tblW w:w="0" w:type="auto"/>
              <w:tblLook w:val="04A0" w:firstRow="1" w:lastRow="0" w:firstColumn="1" w:lastColumn="0" w:noHBand="0" w:noVBand="1"/>
            </w:tblPr>
            <w:tblGrid>
              <w:gridCol w:w="2771"/>
              <w:gridCol w:w="4197"/>
              <w:gridCol w:w="3423"/>
            </w:tblGrid>
            <w:tr w:rsidR="00C26C45" w:rsidRPr="008A6E46" w14:paraId="3D59E214" w14:textId="77777777" w:rsidTr="00C26C45">
              <w:trPr>
                <w:trHeight w:val="1147"/>
              </w:trPr>
              <w:tc>
                <w:tcPr>
                  <w:tcW w:w="2771" w:type="dxa"/>
                </w:tcPr>
                <w:p w14:paraId="41CB4962" w14:textId="77777777" w:rsidR="00C26C45" w:rsidRPr="008A6E46" w:rsidRDefault="00C26C45" w:rsidP="00C26C45">
                  <w:pPr>
                    <w:rPr>
                      <w:rFonts w:ascii="Courier New" w:hAnsi="Courier New" w:cs="Courier New"/>
                      <w:b/>
                    </w:rPr>
                  </w:pPr>
                  <w:r w:rsidRPr="008A6E46">
                    <w:rPr>
                      <w:rFonts w:ascii="Courier New" w:hAnsi="Courier New" w:cs="Courier New"/>
                      <w:b/>
                    </w:rPr>
                    <w:t>Code</w:t>
                  </w:r>
                </w:p>
              </w:tc>
              <w:tc>
                <w:tcPr>
                  <w:tcW w:w="4197" w:type="dxa"/>
                </w:tcPr>
                <w:p w14:paraId="2ECB0693" w14:textId="77777777" w:rsidR="00C26C45" w:rsidRPr="008A6E46" w:rsidRDefault="00C26C45" w:rsidP="00C26C45">
                  <w:pPr>
                    <w:rPr>
                      <w:rFonts w:ascii="Courier New" w:hAnsi="Courier New" w:cs="Courier New"/>
                      <w:b/>
                    </w:rPr>
                  </w:pPr>
                  <w:r w:rsidRPr="008A6E46">
                    <w:rPr>
                      <w:rFonts w:ascii="Courier New" w:hAnsi="Courier New" w:cs="Courier New"/>
                      <w:b/>
                    </w:rPr>
                    <w:t>Description</w:t>
                  </w:r>
                </w:p>
              </w:tc>
              <w:tc>
                <w:tcPr>
                  <w:tcW w:w="3423" w:type="dxa"/>
                </w:tcPr>
                <w:p w14:paraId="3DC8044D" w14:textId="77777777" w:rsidR="00C26C45" w:rsidRPr="008A6E46" w:rsidRDefault="00C26C45" w:rsidP="00C26C45">
                  <w:pPr>
                    <w:rPr>
                      <w:rFonts w:ascii="Courier New" w:hAnsi="Courier New" w:cs="Courier New"/>
                      <w:b/>
                    </w:rPr>
                  </w:pPr>
                  <w:r w:rsidRPr="008A6E46">
                    <w:rPr>
                      <w:rFonts w:ascii="Courier New" w:hAnsi="Courier New" w:cs="Courier New"/>
                      <w:b/>
                    </w:rPr>
                    <w:t>Schema</w:t>
                  </w:r>
                </w:p>
              </w:tc>
            </w:tr>
            <w:tr w:rsidR="00C26C45" w:rsidRPr="008A6E46" w14:paraId="4A957123" w14:textId="77777777" w:rsidTr="00C26C45">
              <w:trPr>
                <w:trHeight w:val="1147"/>
              </w:trPr>
              <w:tc>
                <w:tcPr>
                  <w:tcW w:w="2771" w:type="dxa"/>
                </w:tcPr>
                <w:p w14:paraId="3C42E684" w14:textId="77777777" w:rsidR="00C26C45" w:rsidRPr="003E745F" w:rsidRDefault="00C26C45" w:rsidP="00C26C45">
                  <w:pPr>
                    <w:rPr>
                      <w:rFonts w:ascii="Courier New" w:hAnsi="Courier New" w:cs="Courier New"/>
                    </w:rPr>
                  </w:pPr>
                  <w:r w:rsidRPr="003E745F">
                    <w:rPr>
                      <w:rFonts w:ascii="Courier New" w:hAnsi="Courier New" w:cs="Courier New"/>
                    </w:rPr>
                    <w:t>0</w:t>
                  </w:r>
                </w:p>
              </w:tc>
              <w:tc>
                <w:tcPr>
                  <w:tcW w:w="4197" w:type="dxa"/>
                </w:tcPr>
                <w:p w14:paraId="6D923A34" w14:textId="77777777" w:rsidR="00C26C45" w:rsidRPr="003E745F" w:rsidRDefault="00C26C45" w:rsidP="00C26C45">
                  <w:pPr>
                    <w:rPr>
                      <w:rFonts w:ascii="Courier New" w:hAnsi="Courier New" w:cs="Courier New"/>
                    </w:rPr>
                  </w:pPr>
                  <w:r w:rsidRPr="003E745F">
                    <w:rPr>
                      <w:rFonts w:ascii="Courier New" w:hAnsi="Courier New" w:cs="Courier New"/>
                    </w:rPr>
                    <w:t>SUCCESS</w:t>
                  </w:r>
                </w:p>
              </w:tc>
              <w:tc>
                <w:tcPr>
                  <w:tcW w:w="3423" w:type="dxa"/>
                </w:tcPr>
                <w:p w14:paraId="1DCFDE72" w14:textId="125FBFE4" w:rsidR="00C26C45" w:rsidRPr="003E745F" w:rsidRDefault="00ED0E13" w:rsidP="00C26C45">
                  <w:pPr>
                    <w:rPr>
                      <w:rFonts w:ascii="Courier New" w:hAnsi="Courier New" w:cs="Courier New"/>
                    </w:rPr>
                  </w:pPr>
                  <w:r>
                    <w:rPr>
                      <w:rFonts w:ascii="Courier New" w:hAnsi="Courier New" w:cs="Courier New"/>
                    </w:rPr>
                    <w:t>J2735Bsm</w:t>
                  </w:r>
                </w:p>
              </w:tc>
            </w:tr>
            <w:tr w:rsidR="00C26C45" w:rsidRPr="008A6E46" w14:paraId="194ACFE9" w14:textId="77777777" w:rsidTr="00C26C45">
              <w:trPr>
                <w:trHeight w:val="1147"/>
              </w:trPr>
              <w:tc>
                <w:tcPr>
                  <w:tcW w:w="2771" w:type="dxa"/>
                </w:tcPr>
                <w:p w14:paraId="62222E9E" w14:textId="77777777" w:rsidR="00C26C45" w:rsidRPr="003E745F" w:rsidRDefault="00C26C45" w:rsidP="00C26C45">
                  <w:pPr>
                    <w:rPr>
                      <w:rFonts w:ascii="Courier New" w:hAnsi="Courier New" w:cs="Courier New"/>
                    </w:rPr>
                  </w:pPr>
                  <w:r w:rsidRPr="003E745F">
                    <w:rPr>
                      <w:rFonts w:ascii="Courier New" w:hAnsi="Courier New" w:cs="Courier New"/>
                    </w:rPr>
                    <w:t>1</w:t>
                  </w:r>
                </w:p>
              </w:tc>
              <w:tc>
                <w:tcPr>
                  <w:tcW w:w="4197" w:type="dxa"/>
                </w:tcPr>
                <w:p w14:paraId="54635A9C" w14:textId="77777777" w:rsidR="00C26C45" w:rsidRPr="008A6E46" w:rsidRDefault="00C26C45" w:rsidP="00C26C45">
                  <w:pPr>
                    <w:rPr>
                      <w:rFonts w:ascii="Courier New" w:hAnsi="Courier New" w:cs="Courier New"/>
                    </w:rPr>
                  </w:pPr>
                  <w:r w:rsidRPr="003E745F">
                    <w:rPr>
                      <w:rFonts w:ascii="Courier New" w:hAnsi="Courier New" w:cs="Courier New"/>
                    </w:rPr>
                    <w:t>FAILURE</w:t>
                  </w:r>
                </w:p>
              </w:tc>
              <w:tc>
                <w:tcPr>
                  <w:tcW w:w="3423" w:type="dxa"/>
                </w:tcPr>
                <w:p w14:paraId="0297EC24"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2E2DCC2F" w14:textId="77777777" w:rsidTr="00C26C45">
              <w:trPr>
                <w:trHeight w:val="1147"/>
              </w:trPr>
              <w:tc>
                <w:tcPr>
                  <w:tcW w:w="2771" w:type="dxa"/>
                </w:tcPr>
                <w:p w14:paraId="6616E547" w14:textId="77777777" w:rsidR="00C26C45" w:rsidRPr="003E745F" w:rsidRDefault="00C26C45" w:rsidP="00C26C45">
                  <w:pPr>
                    <w:rPr>
                      <w:rFonts w:ascii="Courier New" w:hAnsi="Courier New" w:cs="Courier New"/>
                    </w:rPr>
                  </w:pPr>
                  <w:r w:rsidRPr="003E745F">
                    <w:rPr>
                      <w:rFonts w:ascii="Courier New" w:hAnsi="Courier New" w:cs="Courier New"/>
                    </w:rPr>
                    <w:lastRenderedPageBreak/>
                    <w:t>2</w:t>
                  </w:r>
                </w:p>
              </w:tc>
              <w:tc>
                <w:tcPr>
                  <w:tcW w:w="4197" w:type="dxa"/>
                </w:tcPr>
                <w:p w14:paraId="1766B827" w14:textId="77777777" w:rsidR="00C26C45" w:rsidRPr="008A6E46" w:rsidRDefault="00C26C45" w:rsidP="00C26C45">
                  <w:pPr>
                    <w:rPr>
                      <w:rFonts w:ascii="Courier New" w:hAnsi="Courier New" w:cs="Courier New"/>
                    </w:rPr>
                  </w:pPr>
                  <w:r w:rsidRPr="003E745F">
                    <w:rPr>
                      <w:rFonts w:ascii="Courier New" w:hAnsi="Courier New" w:cs="Courier New"/>
                    </w:rPr>
                    <w:t>SOURCE_CONNECTION_ERROR</w:t>
                  </w:r>
                </w:p>
              </w:tc>
              <w:tc>
                <w:tcPr>
                  <w:tcW w:w="3423" w:type="dxa"/>
                </w:tcPr>
                <w:p w14:paraId="5AB35E19"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443309AF" w14:textId="77777777" w:rsidTr="00C26C45">
              <w:trPr>
                <w:trHeight w:val="1202"/>
              </w:trPr>
              <w:tc>
                <w:tcPr>
                  <w:tcW w:w="2771" w:type="dxa"/>
                </w:tcPr>
                <w:p w14:paraId="2DFEFE84" w14:textId="77777777" w:rsidR="00C26C45" w:rsidRPr="003E745F" w:rsidRDefault="00C26C45" w:rsidP="00C26C45">
                  <w:pPr>
                    <w:rPr>
                      <w:rFonts w:ascii="Courier New" w:hAnsi="Courier New" w:cs="Courier New"/>
                    </w:rPr>
                  </w:pPr>
                  <w:r w:rsidRPr="003E745F">
                    <w:rPr>
                      <w:rFonts w:ascii="Courier New" w:hAnsi="Courier New" w:cs="Courier New"/>
                    </w:rPr>
                    <w:t>3</w:t>
                  </w:r>
                </w:p>
              </w:tc>
              <w:tc>
                <w:tcPr>
                  <w:tcW w:w="4197" w:type="dxa"/>
                </w:tcPr>
                <w:p w14:paraId="2A76E6D2" w14:textId="77777777" w:rsidR="00C26C45" w:rsidRPr="008A6E46" w:rsidRDefault="00C26C45" w:rsidP="00C26C45">
                  <w:pPr>
                    <w:rPr>
                      <w:rFonts w:ascii="Courier New" w:hAnsi="Courier New" w:cs="Courier New"/>
                    </w:rPr>
                  </w:pPr>
                  <w:r w:rsidRPr="003E745F">
                    <w:rPr>
                      <w:rFonts w:ascii="Courier New" w:hAnsi="Courier New" w:cs="Courier New"/>
                    </w:rPr>
                    <w:t>INVALID_REQUEST_TYPE_ERROR</w:t>
                  </w:r>
                </w:p>
              </w:tc>
              <w:tc>
                <w:tcPr>
                  <w:tcW w:w="3423" w:type="dxa"/>
                </w:tcPr>
                <w:p w14:paraId="2E81CA1A"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r w:rsidR="00C26C45" w:rsidRPr="008A6E46" w14:paraId="5E3398CD" w14:textId="77777777" w:rsidTr="00C26C45">
              <w:trPr>
                <w:trHeight w:val="1089"/>
              </w:trPr>
              <w:tc>
                <w:tcPr>
                  <w:tcW w:w="2771" w:type="dxa"/>
                </w:tcPr>
                <w:p w14:paraId="750747ED" w14:textId="77777777" w:rsidR="00C26C45" w:rsidRPr="003E745F" w:rsidRDefault="00C26C45" w:rsidP="00C26C45">
                  <w:pPr>
                    <w:rPr>
                      <w:rFonts w:ascii="Courier New" w:hAnsi="Courier New" w:cs="Courier New"/>
                    </w:rPr>
                  </w:pPr>
                  <w:r>
                    <w:rPr>
                      <w:rFonts w:ascii="Courier New" w:hAnsi="Courier New" w:cs="Courier New"/>
                    </w:rPr>
                    <w:t>4</w:t>
                  </w:r>
                </w:p>
              </w:tc>
              <w:tc>
                <w:tcPr>
                  <w:tcW w:w="4197" w:type="dxa"/>
                </w:tcPr>
                <w:p w14:paraId="335F48A2" w14:textId="77777777" w:rsidR="00C26C45" w:rsidRPr="008A6E46" w:rsidRDefault="00C26C45" w:rsidP="00C26C45">
                  <w:pPr>
                    <w:rPr>
                      <w:rFonts w:ascii="Courier New" w:hAnsi="Courier New" w:cs="Courier New"/>
                    </w:rPr>
                  </w:pPr>
                  <w:r w:rsidRPr="003E745F">
                    <w:rPr>
                      <w:rFonts w:ascii="Courier New" w:hAnsi="Courier New" w:cs="Courier New"/>
                    </w:rPr>
                    <w:t>INVALID_DATA_TYPE_ERROR</w:t>
                  </w:r>
                </w:p>
              </w:tc>
              <w:tc>
                <w:tcPr>
                  <w:tcW w:w="3423" w:type="dxa"/>
                </w:tcPr>
                <w:p w14:paraId="69723A4D" w14:textId="77777777" w:rsidR="00C26C45" w:rsidRPr="003E745F" w:rsidRDefault="00C26C45" w:rsidP="00C26C45">
                  <w:pPr>
                    <w:rPr>
                      <w:rFonts w:ascii="Courier New" w:hAnsi="Courier New" w:cs="Courier New"/>
                    </w:rPr>
                  </w:pPr>
                  <w:r w:rsidRPr="003E745F">
                    <w:rPr>
                      <w:rFonts w:ascii="Courier New" w:hAnsi="Courier New" w:cs="Courier New"/>
                    </w:rPr>
                    <w:t>OdeStatus</w:t>
                  </w:r>
                </w:p>
              </w:tc>
            </w:tr>
          </w:tbl>
          <w:p w14:paraId="7C79E1D6" w14:textId="77777777" w:rsidR="00C26C45" w:rsidRPr="008A6E46" w:rsidRDefault="00C26C45" w:rsidP="00C26C45">
            <w:pPr>
              <w:keepNext/>
              <w:rPr>
                <w:rFonts w:ascii="Courier New" w:hAnsi="Courier New" w:cs="Courier New"/>
                <w:b/>
              </w:rPr>
            </w:pPr>
          </w:p>
        </w:tc>
      </w:tr>
    </w:tbl>
    <w:p w14:paraId="3FDF575B" w14:textId="77777777" w:rsidR="00C26C45" w:rsidRDefault="00C26C45" w:rsidP="00C26C45"/>
    <w:p w14:paraId="041EAB5B" w14:textId="64CA934D" w:rsidR="00C26C45" w:rsidRDefault="00C26C45" w:rsidP="00874976">
      <w:pPr>
        <w:pStyle w:val="Heading2"/>
      </w:pPr>
      <w:bookmarkStart w:id="107" w:name="_Toc462052298"/>
      <w:bookmarkStart w:id="108" w:name="_Ref471728137"/>
      <w:bookmarkStart w:id="109" w:name="_Toc478121076"/>
      <w:r w:rsidRPr="00145701">
        <w:t>ODE Request Schemas</w:t>
      </w:r>
      <w:bookmarkEnd w:id="107"/>
      <w:bookmarkEnd w:id="108"/>
      <w:bookmarkEnd w:id="109"/>
    </w:p>
    <w:p w14:paraId="2E825466" w14:textId="5F1E6866" w:rsidR="00ED0E13" w:rsidRPr="00ED0E13" w:rsidRDefault="005676A9" w:rsidP="00ED0E13">
      <w:r>
        <w:t>The following sub-sections describe the structure and specification of ODE request messages.</w:t>
      </w:r>
    </w:p>
    <w:p w14:paraId="27A07B61" w14:textId="690F0A2D" w:rsidR="00C26C45" w:rsidRDefault="00184A66" w:rsidP="00874976">
      <w:pPr>
        <w:pStyle w:val="Heading3"/>
      </w:pPr>
      <w:bookmarkStart w:id="110" w:name="_Toc462052299"/>
      <w:bookmarkStart w:id="111" w:name="_Ref471813112"/>
      <w:bookmarkStart w:id="112" w:name="_Toc478121077"/>
      <w:r>
        <w:t>ODE</w:t>
      </w:r>
      <w:r w:rsidR="00C26C45" w:rsidRPr="00145701">
        <w:t xml:space="preserve"> Request</w:t>
      </w:r>
      <w:bookmarkEnd w:id="110"/>
      <w:bookmarkEnd w:id="111"/>
      <w:r w:rsidR="000D126A">
        <w:t xml:space="preserve"> Message Metadata</w:t>
      </w:r>
      <w:bookmarkEnd w:id="112"/>
    </w:p>
    <w:p w14:paraId="11B8772E" w14:textId="215CC35A" w:rsidR="00ED0E13" w:rsidRPr="00ED0E13" w:rsidRDefault="00184A66" w:rsidP="00184A66">
      <w:r>
        <w:t>Every ODE Request message component will contain the following data element.</w:t>
      </w:r>
    </w:p>
    <w:p w14:paraId="61423DE9" w14:textId="77777777" w:rsidR="00C26C45" w:rsidRPr="00E10C4D" w:rsidRDefault="00C26C45" w:rsidP="00C26C45"/>
    <w:tbl>
      <w:tblPr>
        <w:tblStyle w:val="TableGrid"/>
        <w:tblW w:w="0" w:type="auto"/>
        <w:tblInd w:w="-5" w:type="dxa"/>
        <w:tblLook w:val="04A0" w:firstRow="1" w:lastRow="0" w:firstColumn="1" w:lastColumn="0" w:noHBand="0" w:noVBand="1"/>
      </w:tblPr>
      <w:tblGrid>
        <w:gridCol w:w="1340"/>
        <w:gridCol w:w="2123"/>
        <w:gridCol w:w="1141"/>
        <w:gridCol w:w="1628"/>
        <w:gridCol w:w="1184"/>
        <w:gridCol w:w="1200"/>
        <w:gridCol w:w="1306"/>
        <w:gridCol w:w="962"/>
      </w:tblGrid>
      <w:tr w:rsidR="00C26C45" w:rsidRPr="006E5FF6" w14:paraId="35D0B1F9" w14:textId="77777777" w:rsidTr="00722B15">
        <w:trPr>
          <w:trHeight w:val="751"/>
        </w:trPr>
        <w:tc>
          <w:tcPr>
            <w:tcW w:w="1340" w:type="dxa"/>
          </w:tcPr>
          <w:p w14:paraId="454DFF17" w14:textId="77777777" w:rsidR="00C26C45" w:rsidRPr="006E5FF6" w:rsidRDefault="00C26C45" w:rsidP="00C26C45">
            <w:pPr>
              <w:rPr>
                <w:b/>
              </w:rPr>
            </w:pPr>
            <w:r w:rsidRPr="006E5FF6">
              <w:rPr>
                <w:b/>
              </w:rPr>
              <w:t>Name</w:t>
            </w:r>
          </w:p>
        </w:tc>
        <w:tc>
          <w:tcPr>
            <w:tcW w:w="2123" w:type="dxa"/>
          </w:tcPr>
          <w:p w14:paraId="5C400153" w14:textId="574B5F4E" w:rsidR="00C26C45" w:rsidRPr="006E5FF6" w:rsidRDefault="00C26C45" w:rsidP="00874976">
            <w:pPr>
              <w:rPr>
                <w:b/>
              </w:rPr>
            </w:pPr>
            <w:r>
              <w:rPr>
                <w:b/>
              </w:rPr>
              <w:t>Required</w:t>
            </w:r>
            <w:r w:rsidR="00722B15">
              <w:rPr>
                <w:b/>
              </w:rPr>
              <w:t xml:space="preserve"> </w:t>
            </w:r>
            <w:r>
              <w:rPr>
                <w:b/>
              </w:rPr>
              <w:t>/</w:t>
            </w:r>
            <w:r w:rsidR="00722B15">
              <w:rPr>
                <w:b/>
              </w:rPr>
              <w:t xml:space="preserve"> </w:t>
            </w:r>
            <w:r>
              <w:rPr>
                <w:b/>
              </w:rPr>
              <w:t>Optional (R</w:t>
            </w:r>
            <w:r w:rsidR="00874976">
              <w:rPr>
                <w:b/>
              </w:rPr>
              <w:t xml:space="preserve"> | </w:t>
            </w:r>
            <w:r>
              <w:rPr>
                <w:b/>
              </w:rPr>
              <w:t>O)</w:t>
            </w:r>
          </w:p>
        </w:tc>
        <w:tc>
          <w:tcPr>
            <w:tcW w:w="1141" w:type="dxa"/>
          </w:tcPr>
          <w:p w14:paraId="1E7FC38B" w14:textId="77777777" w:rsidR="00C26C45" w:rsidRPr="006E5FF6" w:rsidRDefault="00C26C45" w:rsidP="00C26C45">
            <w:pPr>
              <w:rPr>
                <w:b/>
              </w:rPr>
            </w:pPr>
            <w:r w:rsidRPr="006E5FF6">
              <w:rPr>
                <w:b/>
              </w:rPr>
              <w:t>Type</w:t>
            </w:r>
          </w:p>
        </w:tc>
        <w:tc>
          <w:tcPr>
            <w:tcW w:w="1628" w:type="dxa"/>
          </w:tcPr>
          <w:p w14:paraId="267D5EAD" w14:textId="77777777" w:rsidR="00C26C45" w:rsidRPr="006E5FF6" w:rsidRDefault="00C26C45" w:rsidP="00C26C45">
            <w:pPr>
              <w:rPr>
                <w:b/>
              </w:rPr>
            </w:pPr>
            <w:r w:rsidRPr="006E5FF6">
              <w:rPr>
                <w:b/>
              </w:rPr>
              <w:t>Description</w:t>
            </w:r>
          </w:p>
        </w:tc>
        <w:tc>
          <w:tcPr>
            <w:tcW w:w="1184" w:type="dxa"/>
          </w:tcPr>
          <w:p w14:paraId="32A5C8A6" w14:textId="77777777" w:rsidR="00C26C45" w:rsidRPr="006E5FF6" w:rsidRDefault="00C26C45" w:rsidP="00C26C45">
            <w:pPr>
              <w:rPr>
                <w:b/>
              </w:rPr>
            </w:pPr>
            <w:r w:rsidRPr="006E5FF6">
              <w:rPr>
                <w:b/>
              </w:rPr>
              <w:t>Units</w:t>
            </w:r>
          </w:p>
        </w:tc>
        <w:tc>
          <w:tcPr>
            <w:tcW w:w="1200" w:type="dxa"/>
          </w:tcPr>
          <w:p w14:paraId="1D0F4BD1" w14:textId="77777777" w:rsidR="00C26C45" w:rsidRPr="006E5FF6" w:rsidRDefault="00C26C45" w:rsidP="00C26C45">
            <w:pPr>
              <w:rPr>
                <w:b/>
              </w:rPr>
            </w:pPr>
            <w:r w:rsidRPr="006E5FF6">
              <w:rPr>
                <w:b/>
              </w:rPr>
              <w:t>Valid Min</w:t>
            </w:r>
          </w:p>
        </w:tc>
        <w:tc>
          <w:tcPr>
            <w:tcW w:w="1306" w:type="dxa"/>
          </w:tcPr>
          <w:p w14:paraId="6EDC5DA6" w14:textId="77777777" w:rsidR="00C26C45" w:rsidRPr="006E5FF6" w:rsidRDefault="00C26C45" w:rsidP="00C26C45">
            <w:pPr>
              <w:rPr>
                <w:b/>
              </w:rPr>
            </w:pPr>
            <w:r w:rsidRPr="006E5FF6">
              <w:rPr>
                <w:b/>
              </w:rPr>
              <w:t>Valid Max</w:t>
            </w:r>
          </w:p>
        </w:tc>
        <w:tc>
          <w:tcPr>
            <w:tcW w:w="962" w:type="dxa"/>
          </w:tcPr>
          <w:p w14:paraId="1701A983" w14:textId="77777777" w:rsidR="00C26C45" w:rsidRPr="006E5FF6" w:rsidRDefault="00C26C45" w:rsidP="00C26C45">
            <w:pPr>
              <w:rPr>
                <w:b/>
              </w:rPr>
            </w:pPr>
            <w:r>
              <w:rPr>
                <w:b/>
              </w:rPr>
              <w:t>Default</w:t>
            </w:r>
          </w:p>
        </w:tc>
      </w:tr>
      <w:tr w:rsidR="00410F95" w:rsidRPr="00C377BD" w14:paraId="126BB08F" w14:textId="77777777" w:rsidTr="00722B15">
        <w:trPr>
          <w:trHeight w:val="774"/>
        </w:trPr>
        <w:tc>
          <w:tcPr>
            <w:tcW w:w="1340" w:type="dxa"/>
          </w:tcPr>
          <w:p w14:paraId="39BB8DA9" w14:textId="48C6F9B6" w:rsidR="00410F95" w:rsidRPr="00F26C31" w:rsidRDefault="00410F95" w:rsidP="00410F95">
            <w:pPr>
              <w:rPr>
                <w:rFonts w:ascii="Courier New" w:hAnsi="Courier New" w:cs="Courier New"/>
              </w:rPr>
            </w:pPr>
            <w:r>
              <w:rPr>
                <w:rFonts w:ascii="Courier New" w:hAnsi="Courier New" w:cs="Courier New"/>
              </w:rPr>
              <w:t>version</w:t>
            </w:r>
          </w:p>
        </w:tc>
        <w:tc>
          <w:tcPr>
            <w:tcW w:w="2123" w:type="dxa"/>
          </w:tcPr>
          <w:p w14:paraId="6B367178" w14:textId="742A8DF8" w:rsidR="00410F95" w:rsidRPr="00F26C31" w:rsidRDefault="00410F95" w:rsidP="00410F95">
            <w:pPr>
              <w:rPr>
                <w:rFonts w:ascii="Courier New" w:hAnsi="Courier New" w:cs="Courier New"/>
              </w:rPr>
            </w:pPr>
            <w:r>
              <w:rPr>
                <w:rFonts w:ascii="Courier New" w:hAnsi="Courier New" w:cs="Courier New"/>
              </w:rPr>
              <w:t>O</w:t>
            </w:r>
          </w:p>
        </w:tc>
        <w:tc>
          <w:tcPr>
            <w:tcW w:w="1141" w:type="dxa"/>
          </w:tcPr>
          <w:p w14:paraId="22AC0A12" w14:textId="1F956732" w:rsidR="00410F95" w:rsidRPr="00F26C31" w:rsidRDefault="00410F95" w:rsidP="00410F95">
            <w:pPr>
              <w:rPr>
                <w:rFonts w:ascii="Courier New" w:hAnsi="Courier New" w:cs="Courier New"/>
              </w:rPr>
            </w:pPr>
            <w:r>
              <w:rPr>
                <w:rFonts w:ascii="Courier New" w:hAnsi="Courier New" w:cs="Courier New"/>
              </w:rPr>
              <w:t>Integer</w:t>
            </w:r>
          </w:p>
        </w:tc>
        <w:tc>
          <w:tcPr>
            <w:tcW w:w="1628" w:type="dxa"/>
          </w:tcPr>
          <w:p w14:paraId="3D0B2995" w14:textId="0A3B9DA4" w:rsidR="00410F95" w:rsidRPr="00C377BD" w:rsidRDefault="00410F95" w:rsidP="005676A9">
            <w:r>
              <w:t xml:space="preserve">The version number for this schema. </w:t>
            </w:r>
            <w:r w:rsidR="005676A9">
              <w:t xml:space="preserve">See section </w:t>
            </w:r>
            <w:r w:rsidR="005676A9">
              <w:fldChar w:fldCharType="begin"/>
            </w:r>
            <w:r w:rsidR="005676A9">
              <w:instrText xml:space="preserve"> REF _Ref471813967 \r \h </w:instrText>
            </w:r>
            <w:r w:rsidR="005676A9">
              <w:fldChar w:fldCharType="separate"/>
            </w:r>
            <w:r w:rsidR="00244E15">
              <w:t>8</w:t>
            </w:r>
            <w:r w:rsidR="005676A9">
              <w:fldChar w:fldCharType="end"/>
            </w:r>
            <w:r w:rsidR="005676A9">
              <w:t xml:space="preserve"> for details.</w:t>
            </w:r>
          </w:p>
        </w:tc>
        <w:tc>
          <w:tcPr>
            <w:tcW w:w="1184" w:type="dxa"/>
          </w:tcPr>
          <w:p w14:paraId="7047192F" w14:textId="0FB60323" w:rsidR="00410F95" w:rsidRPr="00C377BD" w:rsidRDefault="00410F95" w:rsidP="00410F95">
            <w:r>
              <w:t>N/A</w:t>
            </w:r>
          </w:p>
        </w:tc>
        <w:tc>
          <w:tcPr>
            <w:tcW w:w="1200" w:type="dxa"/>
          </w:tcPr>
          <w:p w14:paraId="729E1B07" w14:textId="33FF8121" w:rsidR="00410F95" w:rsidRPr="009C1A82" w:rsidRDefault="00410F95" w:rsidP="00410F95">
            <w:r>
              <w:t>0 (latest)</w:t>
            </w:r>
          </w:p>
        </w:tc>
        <w:tc>
          <w:tcPr>
            <w:tcW w:w="1306" w:type="dxa"/>
          </w:tcPr>
          <w:p w14:paraId="367FDE98" w14:textId="1130C59C" w:rsidR="00410F95" w:rsidRPr="009C1A82" w:rsidRDefault="00410F95" w:rsidP="00410F95">
            <w:r>
              <w:t>MAX INT</w:t>
            </w:r>
          </w:p>
        </w:tc>
        <w:tc>
          <w:tcPr>
            <w:tcW w:w="962" w:type="dxa"/>
          </w:tcPr>
          <w:p w14:paraId="628B3B38" w14:textId="2748EED7" w:rsidR="00410F95" w:rsidRPr="0026390E" w:rsidRDefault="00410F95" w:rsidP="00410F95">
            <w:r>
              <w:t>0</w:t>
            </w:r>
          </w:p>
        </w:tc>
      </w:tr>
    </w:tbl>
    <w:p w14:paraId="4E537309" w14:textId="40785D36" w:rsidR="00C26C45" w:rsidRDefault="00C26C45" w:rsidP="00C26C45">
      <w:pPr>
        <w:pStyle w:val="Caption"/>
      </w:pPr>
      <w:bookmarkStart w:id="113" w:name="_Toc441572976"/>
      <w:bookmarkStart w:id="114" w:name="_Toc456253304"/>
      <w:r>
        <w:t xml:space="preserve">Table </w:t>
      </w:r>
      <w:r w:rsidR="00481B08">
        <w:fldChar w:fldCharType="begin"/>
      </w:r>
      <w:r w:rsidR="00481B08">
        <w:instrText xml:space="preserve"> SEQ Table \* ARABIC </w:instrText>
      </w:r>
      <w:r w:rsidR="00481B08">
        <w:fldChar w:fldCharType="separate"/>
      </w:r>
      <w:r w:rsidR="00FA5D0B">
        <w:rPr>
          <w:noProof/>
        </w:rPr>
        <w:t>6</w:t>
      </w:r>
      <w:r w:rsidR="00481B08">
        <w:rPr>
          <w:noProof/>
        </w:rPr>
        <w:fldChar w:fldCharType="end"/>
      </w:r>
      <w:r>
        <w:t xml:space="preserve"> </w:t>
      </w:r>
      <w:r w:rsidR="00874976">
        <w:t>–</w:t>
      </w:r>
      <w:r w:rsidR="00ED0E13">
        <w:t xml:space="preserve"> ODE </w:t>
      </w:r>
      <w:r>
        <w:t>Request</w:t>
      </w:r>
      <w:bookmarkEnd w:id="113"/>
      <w:bookmarkEnd w:id="114"/>
      <w:r w:rsidR="00184A66">
        <w:t xml:space="preserve"> Message</w:t>
      </w:r>
      <w:r w:rsidR="000D126A">
        <w:t xml:space="preserve"> Metadata</w:t>
      </w:r>
    </w:p>
    <w:p w14:paraId="2D1696A5" w14:textId="77777777" w:rsidR="00571EF4" w:rsidRPr="00571EF4" w:rsidRDefault="00571EF4" w:rsidP="00571EF4"/>
    <w:p w14:paraId="2169614B" w14:textId="1F871CFD" w:rsidR="00C26C45" w:rsidRDefault="00C26C45" w:rsidP="00874976">
      <w:pPr>
        <w:pStyle w:val="Heading2"/>
      </w:pPr>
      <w:bookmarkStart w:id="115" w:name="_Toc462052303"/>
      <w:bookmarkStart w:id="116" w:name="_Ref471728323"/>
      <w:bookmarkStart w:id="117" w:name="_Toc478121078"/>
      <w:r w:rsidRPr="00145701">
        <w:t xml:space="preserve">ODE </w:t>
      </w:r>
      <w:r w:rsidR="0016253B">
        <w:t>Response</w:t>
      </w:r>
      <w:r w:rsidRPr="00145701">
        <w:t xml:space="preserve"> Schemas</w:t>
      </w:r>
      <w:bookmarkEnd w:id="115"/>
      <w:bookmarkEnd w:id="116"/>
      <w:bookmarkEnd w:id="117"/>
    </w:p>
    <w:p w14:paraId="5E73BE53" w14:textId="63A26846" w:rsidR="005676A9" w:rsidRPr="005676A9" w:rsidRDefault="005676A9" w:rsidP="005676A9">
      <w:r>
        <w:t>The following sub-sections describe the structure and specification of ODE messages returned as response to data requests.</w:t>
      </w:r>
    </w:p>
    <w:p w14:paraId="62C64373" w14:textId="60BED704" w:rsidR="00C26C45" w:rsidRDefault="00C26C45" w:rsidP="00874976">
      <w:pPr>
        <w:pStyle w:val="Heading3"/>
      </w:pPr>
      <w:bookmarkStart w:id="118" w:name="_Toc462052304"/>
      <w:bookmarkStart w:id="119" w:name="_Toc478121079"/>
      <w:r w:rsidRPr="00145701">
        <w:t>ODE Data Message</w:t>
      </w:r>
      <w:bookmarkEnd w:id="118"/>
      <w:bookmarkEnd w:id="119"/>
    </w:p>
    <w:p w14:paraId="33160FD2" w14:textId="6B673496"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DATA</w:t>
      </w:r>
      <w:r w:rsidR="00A524BA" w:rsidRPr="00ED0E13">
        <w:rPr>
          <w:color w:val="FF0000"/>
        </w:rPr>
        <w:t xml:space="preserve"> Messages</w:t>
      </w:r>
      <w:r w:rsidR="00A524BA">
        <w:rPr>
          <w:color w:val="FF0000"/>
        </w:rPr>
        <w:t xml:space="preserve"> have not yet been implemented.</w:t>
      </w:r>
    </w:p>
    <w:p w14:paraId="58FAFC6B" w14:textId="77777777" w:rsidR="00C26C45" w:rsidRPr="000702E5" w:rsidRDefault="00C26C45" w:rsidP="00C26C45">
      <w:r>
        <w:t>The top level structure of ODE Data Message is defined in the table below:</w:t>
      </w:r>
    </w:p>
    <w:tbl>
      <w:tblPr>
        <w:tblStyle w:val="TableGrid"/>
        <w:tblW w:w="0" w:type="auto"/>
        <w:tblInd w:w="-5" w:type="dxa"/>
        <w:tblLook w:val="04A0" w:firstRow="1" w:lastRow="0" w:firstColumn="1" w:lastColumn="0" w:noHBand="0" w:noVBand="1"/>
      </w:tblPr>
      <w:tblGrid>
        <w:gridCol w:w="2157"/>
        <w:gridCol w:w="2159"/>
        <w:gridCol w:w="2254"/>
        <w:gridCol w:w="2061"/>
        <w:gridCol w:w="2172"/>
        <w:gridCol w:w="2152"/>
      </w:tblGrid>
      <w:tr w:rsidR="00C26C45" w:rsidRPr="006E5FF6" w14:paraId="241A323C" w14:textId="77777777" w:rsidTr="00A524BA">
        <w:tc>
          <w:tcPr>
            <w:tcW w:w="2157" w:type="dxa"/>
          </w:tcPr>
          <w:p w14:paraId="2FB28318" w14:textId="77777777" w:rsidR="00C26C45" w:rsidRPr="006E5FF6" w:rsidRDefault="00C26C45" w:rsidP="00C26C45">
            <w:pPr>
              <w:rPr>
                <w:b/>
              </w:rPr>
            </w:pPr>
            <w:r w:rsidRPr="006E5FF6">
              <w:rPr>
                <w:b/>
              </w:rPr>
              <w:t>Name</w:t>
            </w:r>
          </w:p>
        </w:tc>
        <w:tc>
          <w:tcPr>
            <w:tcW w:w="2159" w:type="dxa"/>
          </w:tcPr>
          <w:p w14:paraId="6E5BEA9C" w14:textId="77777777" w:rsidR="00C26C45" w:rsidRPr="006E5FF6" w:rsidRDefault="00C26C45" w:rsidP="00C26C45">
            <w:pPr>
              <w:rPr>
                <w:b/>
              </w:rPr>
            </w:pPr>
            <w:r w:rsidRPr="006E5FF6">
              <w:rPr>
                <w:b/>
              </w:rPr>
              <w:t>Type</w:t>
            </w:r>
          </w:p>
        </w:tc>
        <w:tc>
          <w:tcPr>
            <w:tcW w:w="2254" w:type="dxa"/>
          </w:tcPr>
          <w:p w14:paraId="57445A08" w14:textId="77777777" w:rsidR="00C26C45" w:rsidRPr="006E5FF6" w:rsidRDefault="00C26C45" w:rsidP="00C26C45">
            <w:pPr>
              <w:rPr>
                <w:b/>
              </w:rPr>
            </w:pPr>
            <w:r w:rsidRPr="006E5FF6">
              <w:rPr>
                <w:b/>
              </w:rPr>
              <w:t>Description</w:t>
            </w:r>
          </w:p>
        </w:tc>
        <w:tc>
          <w:tcPr>
            <w:tcW w:w="2061" w:type="dxa"/>
          </w:tcPr>
          <w:p w14:paraId="743ECC61" w14:textId="77777777" w:rsidR="00C26C45" w:rsidRPr="006E5FF6" w:rsidRDefault="00C26C45" w:rsidP="00C26C45">
            <w:pPr>
              <w:rPr>
                <w:b/>
              </w:rPr>
            </w:pPr>
            <w:r w:rsidRPr="006E5FF6">
              <w:rPr>
                <w:b/>
              </w:rPr>
              <w:t>Units</w:t>
            </w:r>
          </w:p>
        </w:tc>
        <w:tc>
          <w:tcPr>
            <w:tcW w:w="2172" w:type="dxa"/>
          </w:tcPr>
          <w:p w14:paraId="28339F86" w14:textId="77777777" w:rsidR="00C26C45" w:rsidRPr="006E5FF6" w:rsidRDefault="00C26C45" w:rsidP="00C26C45">
            <w:pPr>
              <w:rPr>
                <w:b/>
              </w:rPr>
            </w:pPr>
            <w:r w:rsidRPr="006E5FF6">
              <w:rPr>
                <w:b/>
              </w:rPr>
              <w:t>Valid Min</w:t>
            </w:r>
          </w:p>
        </w:tc>
        <w:tc>
          <w:tcPr>
            <w:tcW w:w="2152" w:type="dxa"/>
          </w:tcPr>
          <w:p w14:paraId="5F7B9BF0" w14:textId="77777777" w:rsidR="00C26C45" w:rsidRPr="006E5FF6" w:rsidRDefault="00C26C45" w:rsidP="00C26C45">
            <w:pPr>
              <w:rPr>
                <w:b/>
              </w:rPr>
            </w:pPr>
            <w:r w:rsidRPr="006E5FF6">
              <w:rPr>
                <w:b/>
              </w:rPr>
              <w:t>Valid Max</w:t>
            </w:r>
          </w:p>
        </w:tc>
      </w:tr>
      <w:tr w:rsidR="00C26C45" w:rsidRPr="003E745F" w14:paraId="42581B4B" w14:textId="77777777" w:rsidTr="00A524BA">
        <w:tc>
          <w:tcPr>
            <w:tcW w:w="2157" w:type="dxa"/>
          </w:tcPr>
          <w:p w14:paraId="1C05FECB" w14:textId="77777777" w:rsidR="00C26C45" w:rsidRPr="003E745F" w:rsidRDefault="00C26C45" w:rsidP="00C26C45">
            <w:r>
              <w:rPr>
                <w:rFonts w:ascii="Courier New" w:hAnsi="Courier New" w:cs="Courier New"/>
              </w:rPr>
              <w:t>metadata</w:t>
            </w:r>
          </w:p>
        </w:tc>
        <w:tc>
          <w:tcPr>
            <w:tcW w:w="2159" w:type="dxa"/>
          </w:tcPr>
          <w:p w14:paraId="2D0C60CD" w14:textId="77777777" w:rsidR="00C26C45" w:rsidRPr="003E745F" w:rsidRDefault="00C26C45" w:rsidP="00C26C45">
            <w:r w:rsidRPr="000702E5">
              <w:t>OdeMsgMetadata</w:t>
            </w:r>
          </w:p>
        </w:tc>
        <w:tc>
          <w:tcPr>
            <w:tcW w:w="2254" w:type="dxa"/>
          </w:tcPr>
          <w:p w14:paraId="4EEA7502" w14:textId="3BE0742D" w:rsidR="00C26C45" w:rsidRPr="003E745F" w:rsidRDefault="00C26C45" w:rsidP="00ED0E13">
            <w:r>
              <w:t>See</w:t>
            </w:r>
            <w:r w:rsidR="00ED0E13">
              <w:t xml:space="preserve"> section</w:t>
            </w:r>
            <w:r>
              <w:t xml:space="preserve"> </w:t>
            </w:r>
            <w:r w:rsidR="00ED0E13">
              <w:fldChar w:fldCharType="begin"/>
            </w:r>
            <w:r w:rsidR="00ED0E13">
              <w:instrText xml:space="preserve"> REF _Ref471813394 \r \h </w:instrText>
            </w:r>
            <w:r w:rsidR="00ED0E13">
              <w:fldChar w:fldCharType="separate"/>
            </w:r>
            <w:r w:rsidR="00244E15">
              <w:t>8.2.2</w:t>
            </w:r>
            <w:r w:rsidR="00ED0E13">
              <w:fldChar w:fldCharType="end"/>
            </w:r>
          </w:p>
        </w:tc>
        <w:tc>
          <w:tcPr>
            <w:tcW w:w="2061" w:type="dxa"/>
          </w:tcPr>
          <w:p w14:paraId="1397B415" w14:textId="77777777" w:rsidR="00C26C45" w:rsidRPr="003E745F" w:rsidRDefault="00C26C45" w:rsidP="00C26C45"/>
        </w:tc>
        <w:tc>
          <w:tcPr>
            <w:tcW w:w="2172" w:type="dxa"/>
          </w:tcPr>
          <w:p w14:paraId="3DE441C0" w14:textId="77777777" w:rsidR="00C26C45" w:rsidRPr="003E745F" w:rsidRDefault="00C26C45" w:rsidP="00C26C45"/>
        </w:tc>
        <w:tc>
          <w:tcPr>
            <w:tcW w:w="2152" w:type="dxa"/>
          </w:tcPr>
          <w:p w14:paraId="78BB3E76" w14:textId="77777777" w:rsidR="00C26C45" w:rsidRPr="003E745F" w:rsidRDefault="00C26C45" w:rsidP="00C26C45"/>
        </w:tc>
      </w:tr>
      <w:tr w:rsidR="00C26C45" w:rsidRPr="003E745F" w14:paraId="0C9178A5" w14:textId="77777777" w:rsidTr="00A524BA">
        <w:tc>
          <w:tcPr>
            <w:tcW w:w="2157" w:type="dxa"/>
          </w:tcPr>
          <w:p w14:paraId="491BF1C6" w14:textId="77777777" w:rsidR="00C26C45" w:rsidRPr="000D041D" w:rsidRDefault="00C26C45" w:rsidP="00C26C45">
            <w:pPr>
              <w:rPr>
                <w:rFonts w:ascii="Courier New" w:hAnsi="Courier New" w:cs="Courier New"/>
              </w:rPr>
            </w:pPr>
            <w:r>
              <w:rPr>
                <w:rFonts w:ascii="Courier New" w:hAnsi="Courier New" w:cs="Courier New"/>
              </w:rPr>
              <w:t>payload</w:t>
            </w:r>
          </w:p>
        </w:tc>
        <w:tc>
          <w:tcPr>
            <w:tcW w:w="2159" w:type="dxa"/>
          </w:tcPr>
          <w:p w14:paraId="5017177D" w14:textId="5B19DA05" w:rsidR="00C26C45" w:rsidRPr="000D041D" w:rsidRDefault="00C26C45" w:rsidP="00C26C45">
            <w:pPr>
              <w:rPr>
                <w:rFonts w:ascii="Courier New" w:hAnsi="Courier New" w:cs="Courier New"/>
              </w:rPr>
            </w:pPr>
            <w:r>
              <w:rPr>
                <w:rFonts w:ascii="Courier New" w:hAnsi="Courier New" w:cs="Courier New"/>
              </w:rPr>
              <w:t xml:space="preserve">One of </w:t>
            </w:r>
            <w:hyperlink w:anchor="_ODE_Data_Message" w:history="1">
              <w:r w:rsidRPr="00543224">
                <w:rPr>
                  <w:rStyle w:val="Hyperlink"/>
                  <w:rFonts w:ascii="Courier New" w:hAnsi="Courier New" w:cs="Courier New"/>
                </w:rPr>
                <w:t>OdeMsgPayload</w:t>
              </w:r>
            </w:hyperlink>
            <w:r>
              <w:rPr>
                <w:rFonts w:ascii="Courier New" w:hAnsi="Courier New" w:cs="Courier New"/>
              </w:rPr>
              <w:t xml:space="preserve"> types. </w:t>
            </w:r>
          </w:p>
        </w:tc>
        <w:tc>
          <w:tcPr>
            <w:tcW w:w="2254" w:type="dxa"/>
          </w:tcPr>
          <w:p w14:paraId="20ECF918" w14:textId="676F3D41" w:rsidR="00C26C45" w:rsidRPr="003E745F" w:rsidRDefault="00ED0E13" w:rsidP="00ED0E13">
            <w:r>
              <w:rPr>
                <w:rFonts w:ascii="Courier New" w:hAnsi="Courier New" w:cs="Courier New"/>
              </w:rPr>
              <w:t xml:space="preserve">See </w:t>
            </w:r>
            <w:r w:rsidR="00C26C45">
              <w:rPr>
                <w:rFonts w:ascii="Courier New" w:hAnsi="Courier New" w:cs="Courier New"/>
              </w:rPr>
              <w:t>section</w:t>
            </w:r>
            <w:r>
              <w:rPr>
                <w:rFonts w:ascii="Courier New" w:hAnsi="Courier New" w:cs="Courier New"/>
              </w:rPr>
              <w:t xml:space="preserve"> </w:t>
            </w:r>
            <w:r>
              <w:rPr>
                <w:rFonts w:ascii="Courier New" w:hAnsi="Courier New" w:cs="Courier New"/>
              </w:rPr>
              <w:fldChar w:fldCharType="begin"/>
            </w:r>
            <w:r>
              <w:rPr>
                <w:rFonts w:ascii="Courier New" w:hAnsi="Courier New" w:cs="Courier New"/>
              </w:rPr>
              <w:instrText xml:space="preserve"> REF _Ref471813434 \r \h </w:instrText>
            </w:r>
            <w:r>
              <w:rPr>
                <w:rFonts w:ascii="Courier New" w:hAnsi="Courier New" w:cs="Courier New"/>
              </w:rPr>
            </w:r>
            <w:r>
              <w:rPr>
                <w:rFonts w:ascii="Courier New" w:hAnsi="Courier New" w:cs="Courier New"/>
              </w:rPr>
              <w:fldChar w:fldCharType="separate"/>
            </w:r>
            <w:r w:rsidR="00244E15">
              <w:rPr>
                <w:rFonts w:ascii="Courier New" w:hAnsi="Courier New" w:cs="Courier New"/>
              </w:rPr>
              <w:t>8.2.7</w:t>
            </w:r>
            <w:r>
              <w:rPr>
                <w:rFonts w:ascii="Courier New" w:hAnsi="Courier New" w:cs="Courier New"/>
              </w:rPr>
              <w:fldChar w:fldCharType="end"/>
            </w:r>
            <w:r w:rsidR="00C26C45">
              <w:rPr>
                <w:rFonts w:ascii="Courier New" w:hAnsi="Courier New" w:cs="Courier New"/>
              </w:rPr>
              <w:t xml:space="preserve"> and its subsections</w:t>
            </w:r>
          </w:p>
        </w:tc>
        <w:tc>
          <w:tcPr>
            <w:tcW w:w="2061" w:type="dxa"/>
          </w:tcPr>
          <w:p w14:paraId="3E1CC9A9" w14:textId="77777777" w:rsidR="00C26C45" w:rsidRPr="003E745F" w:rsidRDefault="00C26C45" w:rsidP="00C26C45"/>
        </w:tc>
        <w:tc>
          <w:tcPr>
            <w:tcW w:w="2172" w:type="dxa"/>
          </w:tcPr>
          <w:p w14:paraId="71713E38" w14:textId="77777777" w:rsidR="00C26C45" w:rsidRPr="003E745F" w:rsidRDefault="00C26C45" w:rsidP="00C26C45"/>
        </w:tc>
        <w:tc>
          <w:tcPr>
            <w:tcW w:w="2152" w:type="dxa"/>
          </w:tcPr>
          <w:p w14:paraId="206CE4C7" w14:textId="77777777" w:rsidR="00C26C45" w:rsidRPr="003E745F" w:rsidRDefault="00C26C45" w:rsidP="00C26C45"/>
        </w:tc>
      </w:tr>
      <w:tr w:rsidR="00666F71" w:rsidRPr="003E745F" w14:paraId="794AA1E2" w14:textId="77777777" w:rsidTr="00A524BA">
        <w:tc>
          <w:tcPr>
            <w:tcW w:w="2157" w:type="dxa"/>
          </w:tcPr>
          <w:p w14:paraId="43CDF6F5" w14:textId="2C350A5F"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4F87E481" w14:textId="77777777" w:rsidR="00666F71" w:rsidRDefault="00666F71" w:rsidP="00666F71">
            <w:pPr>
              <w:rPr>
                <w:rFonts w:ascii="Courier New" w:hAnsi="Courier New" w:cs="Courier New"/>
              </w:rPr>
            </w:pPr>
            <w:r>
              <w:rPr>
                <w:rFonts w:ascii="Courier New" w:hAnsi="Courier New" w:cs="Courier New"/>
              </w:rPr>
              <w:t>Integer</w:t>
            </w:r>
          </w:p>
        </w:tc>
        <w:tc>
          <w:tcPr>
            <w:tcW w:w="2254" w:type="dxa"/>
          </w:tcPr>
          <w:p w14:paraId="2B55F7FD" w14:textId="066F54F5"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061" w:type="dxa"/>
          </w:tcPr>
          <w:p w14:paraId="1C17778F" w14:textId="574A5C03" w:rsidR="00666F71" w:rsidRPr="003E745F" w:rsidRDefault="00666F71" w:rsidP="00666F71">
            <w:r>
              <w:t>N/A</w:t>
            </w:r>
          </w:p>
        </w:tc>
        <w:tc>
          <w:tcPr>
            <w:tcW w:w="2172" w:type="dxa"/>
          </w:tcPr>
          <w:p w14:paraId="4B5269D6" w14:textId="7B7BB58D" w:rsidR="00666F71" w:rsidRPr="003E745F" w:rsidRDefault="00666F71" w:rsidP="00666F71">
            <w:r>
              <w:t>1</w:t>
            </w:r>
          </w:p>
        </w:tc>
        <w:tc>
          <w:tcPr>
            <w:tcW w:w="2152" w:type="dxa"/>
          </w:tcPr>
          <w:p w14:paraId="33B31C1F" w14:textId="5C25562B" w:rsidR="00666F71" w:rsidRPr="003E745F" w:rsidRDefault="00666F71" w:rsidP="00666F71">
            <w:pPr>
              <w:keepNext/>
            </w:pPr>
            <w:r>
              <w:t>MAX INT</w:t>
            </w:r>
          </w:p>
        </w:tc>
      </w:tr>
    </w:tbl>
    <w:p w14:paraId="1A9B96F1" w14:textId="77777777" w:rsidR="00722B15" w:rsidRDefault="00722B15" w:rsidP="00C26C45">
      <w:pPr>
        <w:pStyle w:val="Caption"/>
      </w:pPr>
      <w:bookmarkStart w:id="120" w:name="_Toc441572980"/>
      <w:bookmarkStart w:id="121" w:name="_Toc456253308"/>
    </w:p>
    <w:p w14:paraId="3F314606" w14:textId="0368C575" w:rsidR="00C26C45" w:rsidRDefault="00C26C45" w:rsidP="00C26C45">
      <w:pPr>
        <w:pStyle w:val="Caption"/>
      </w:pPr>
      <w:r>
        <w:t xml:space="preserve">Table </w:t>
      </w:r>
      <w:r w:rsidR="00481B08">
        <w:fldChar w:fldCharType="begin"/>
      </w:r>
      <w:r w:rsidR="00481B08">
        <w:instrText xml:space="preserve"> SEQ Table \* ARABIC </w:instrText>
      </w:r>
      <w:r w:rsidR="00481B08">
        <w:fldChar w:fldCharType="separate"/>
      </w:r>
      <w:r w:rsidR="00FA5D0B">
        <w:rPr>
          <w:noProof/>
        </w:rPr>
        <w:t>7</w:t>
      </w:r>
      <w:r w:rsidR="00481B08">
        <w:rPr>
          <w:noProof/>
        </w:rPr>
        <w:fldChar w:fldCharType="end"/>
      </w:r>
      <w:r>
        <w:t xml:space="preserve"> - OdeDataMessage</w:t>
      </w:r>
      <w:bookmarkEnd w:id="120"/>
      <w:bookmarkEnd w:id="121"/>
    </w:p>
    <w:p w14:paraId="605835CF" w14:textId="31425BC0" w:rsidR="00C26C45" w:rsidRDefault="00C26C45" w:rsidP="0016253B">
      <w:pPr>
        <w:pStyle w:val="Heading3"/>
      </w:pPr>
      <w:bookmarkStart w:id="122" w:name="_Toc462052305"/>
      <w:bookmarkStart w:id="123" w:name="_Ref471813394"/>
      <w:bookmarkStart w:id="124" w:name="_Toc478121080"/>
      <w:r w:rsidRPr="00284BEB">
        <w:t>ODE Message Metadata</w:t>
      </w:r>
      <w:bookmarkEnd w:id="122"/>
      <w:bookmarkEnd w:id="123"/>
      <w:bookmarkEnd w:id="124"/>
    </w:p>
    <w:p w14:paraId="302E0E3D" w14:textId="0B61F21F"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Message Metadata has not yet been implemented.</w:t>
      </w:r>
    </w:p>
    <w:p w14:paraId="33153A0A" w14:textId="77777777" w:rsidR="00C26C45" w:rsidRDefault="00C26C45" w:rsidP="00C26C45"/>
    <w:p w14:paraId="5060646E" w14:textId="77777777" w:rsidR="00C26C45" w:rsidRDefault="00C26C45" w:rsidP="00C26C45">
      <w:pPr>
        <w:pStyle w:val="Heading4"/>
        <w:numPr>
          <w:ilvl w:val="3"/>
          <w:numId w:val="0"/>
        </w:numPr>
        <w:spacing w:line="276" w:lineRule="auto"/>
        <w:ind w:left="864" w:hanging="864"/>
      </w:pPr>
    </w:p>
    <w:tbl>
      <w:tblPr>
        <w:tblStyle w:val="TableGrid"/>
        <w:tblW w:w="0" w:type="auto"/>
        <w:tblLook w:val="04A0" w:firstRow="1" w:lastRow="0" w:firstColumn="1" w:lastColumn="0" w:noHBand="0" w:noVBand="1"/>
      </w:tblPr>
      <w:tblGrid>
        <w:gridCol w:w="2053"/>
        <w:gridCol w:w="1997"/>
        <w:gridCol w:w="2271"/>
        <w:gridCol w:w="2233"/>
        <w:gridCol w:w="1855"/>
        <w:gridCol w:w="2541"/>
      </w:tblGrid>
      <w:tr w:rsidR="00C26C45" w:rsidRPr="006E5FF6" w14:paraId="40C1D68F" w14:textId="77777777" w:rsidTr="00A524BA">
        <w:tc>
          <w:tcPr>
            <w:tcW w:w="2053" w:type="dxa"/>
          </w:tcPr>
          <w:p w14:paraId="1CF99ECA" w14:textId="77777777" w:rsidR="00C26C45" w:rsidRPr="006E5FF6" w:rsidRDefault="00C26C45" w:rsidP="00C26C45">
            <w:pPr>
              <w:rPr>
                <w:b/>
              </w:rPr>
            </w:pPr>
            <w:r w:rsidRPr="006E5FF6">
              <w:rPr>
                <w:b/>
              </w:rPr>
              <w:t>Name</w:t>
            </w:r>
          </w:p>
        </w:tc>
        <w:tc>
          <w:tcPr>
            <w:tcW w:w="1997" w:type="dxa"/>
          </w:tcPr>
          <w:p w14:paraId="2F4D6228" w14:textId="77777777" w:rsidR="00C26C45" w:rsidRPr="006E5FF6" w:rsidRDefault="00C26C45" w:rsidP="00C26C45">
            <w:pPr>
              <w:rPr>
                <w:b/>
              </w:rPr>
            </w:pPr>
            <w:r w:rsidRPr="006E5FF6">
              <w:rPr>
                <w:b/>
              </w:rPr>
              <w:t>Type</w:t>
            </w:r>
          </w:p>
        </w:tc>
        <w:tc>
          <w:tcPr>
            <w:tcW w:w="2271" w:type="dxa"/>
          </w:tcPr>
          <w:p w14:paraId="46BB69E7" w14:textId="77777777" w:rsidR="00C26C45" w:rsidRPr="006E5FF6" w:rsidRDefault="00C26C45" w:rsidP="00C26C45">
            <w:pPr>
              <w:rPr>
                <w:b/>
              </w:rPr>
            </w:pPr>
            <w:r w:rsidRPr="006E5FF6">
              <w:rPr>
                <w:b/>
              </w:rPr>
              <w:t>Description</w:t>
            </w:r>
          </w:p>
        </w:tc>
        <w:tc>
          <w:tcPr>
            <w:tcW w:w="2233" w:type="dxa"/>
          </w:tcPr>
          <w:p w14:paraId="1EDAA6CD" w14:textId="77777777" w:rsidR="00C26C45" w:rsidRPr="006E5FF6" w:rsidRDefault="00C26C45" w:rsidP="00C26C45">
            <w:pPr>
              <w:rPr>
                <w:b/>
              </w:rPr>
            </w:pPr>
            <w:r w:rsidRPr="006E5FF6">
              <w:rPr>
                <w:b/>
              </w:rPr>
              <w:t>Units</w:t>
            </w:r>
          </w:p>
        </w:tc>
        <w:tc>
          <w:tcPr>
            <w:tcW w:w="1855" w:type="dxa"/>
          </w:tcPr>
          <w:p w14:paraId="453DBED2" w14:textId="77777777" w:rsidR="00C26C45" w:rsidRPr="006E5FF6" w:rsidRDefault="00C26C45" w:rsidP="00C26C45">
            <w:pPr>
              <w:rPr>
                <w:b/>
              </w:rPr>
            </w:pPr>
            <w:r w:rsidRPr="006E5FF6">
              <w:rPr>
                <w:b/>
              </w:rPr>
              <w:t>Valid Min</w:t>
            </w:r>
          </w:p>
        </w:tc>
        <w:tc>
          <w:tcPr>
            <w:tcW w:w="2541" w:type="dxa"/>
          </w:tcPr>
          <w:p w14:paraId="6CCE488A" w14:textId="77777777" w:rsidR="00C26C45" w:rsidRPr="006E5FF6" w:rsidRDefault="00C26C45" w:rsidP="00C26C45">
            <w:pPr>
              <w:rPr>
                <w:b/>
              </w:rPr>
            </w:pPr>
            <w:r w:rsidRPr="006E5FF6">
              <w:rPr>
                <w:b/>
              </w:rPr>
              <w:t>Valid Max</w:t>
            </w:r>
          </w:p>
        </w:tc>
      </w:tr>
      <w:tr w:rsidR="00C26C45" w:rsidRPr="003E745F" w14:paraId="4353D38A" w14:textId="77777777" w:rsidTr="00A524BA">
        <w:tc>
          <w:tcPr>
            <w:tcW w:w="2053" w:type="dxa"/>
          </w:tcPr>
          <w:p w14:paraId="675112AD" w14:textId="77777777" w:rsidR="00C26C45" w:rsidRPr="003E745F" w:rsidRDefault="00C26C45" w:rsidP="00C26C45">
            <w:r w:rsidRPr="005A611E">
              <w:rPr>
                <w:rFonts w:ascii="Courier New" w:hAnsi="Courier New" w:cs="Courier New"/>
              </w:rPr>
              <w:t>payloadType</w:t>
            </w:r>
          </w:p>
        </w:tc>
        <w:tc>
          <w:tcPr>
            <w:tcW w:w="1997" w:type="dxa"/>
          </w:tcPr>
          <w:p w14:paraId="2C4651D0" w14:textId="77777777" w:rsidR="00C26C45" w:rsidRPr="003E745F" w:rsidRDefault="00C26C45" w:rsidP="00C26C45">
            <w:r>
              <w:t>string</w:t>
            </w:r>
          </w:p>
        </w:tc>
        <w:tc>
          <w:tcPr>
            <w:tcW w:w="2271" w:type="dxa"/>
          </w:tcPr>
          <w:p w14:paraId="20BD5FAC" w14:textId="5B2B8EEB" w:rsidR="00C26C45" w:rsidRPr="003E745F" w:rsidRDefault="00C26C45" w:rsidP="00722B15">
            <w:r>
              <w:t>One of: "status", "control", "</w:t>
            </w:r>
            <w:r w:rsidR="00722B15">
              <w:t>security</w:t>
            </w:r>
            <w:r>
              <w:t xml:space="preserve">", </w:t>
            </w:r>
            <w:r>
              <w:lastRenderedPageBreak/>
              <w:t>"</w:t>
            </w:r>
            <w:r w:rsidR="00722B15">
              <w:t>bsm</w:t>
            </w:r>
            <w:r>
              <w:t>", "</w:t>
            </w:r>
            <w:r w:rsidR="00722B15">
              <w:t>tim</w:t>
            </w:r>
            <w:r>
              <w:t>", "map", "spat", "other"</w:t>
            </w:r>
          </w:p>
        </w:tc>
        <w:tc>
          <w:tcPr>
            <w:tcW w:w="2233" w:type="dxa"/>
          </w:tcPr>
          <w:p w14:paraId="1C0C0B6C" w14:textId="77777777" w:rsidR="00C26C45" w:rsidRPr="003E745F" w:rsidRDefault="00C26C45" w:rsidP="00C26C45">
            <w:r>
              <w:lastRenderedPageBreak/>
              <w:t>enum</w:t>
            </w:r>
          </w:p>
        </w:tc>
        <w:tc>
          <w:tcPr>
            <w:tcW w:w="1855" w:type="dxa"/>
          </w:tcPr>
          <w:p w14:paraId="151F0215" w14:textId="77777777" w:rsidR="00C26C45" w:rsidRPr="003E745F" w:rsidRDefault="00C26C45" w:rsidP="00C26C45"/>
        </w:tc>
        <w:tc>
          <w:tcPr>
            <w:tcW w:w="2541" w:type="dxa"/>
          </w:tcPr>
          <w:p w14:paraId="619F9CEB" w14:textId="77777777" w:rsidR="00C26C45" w:rsidRPr="003E745F" w:rsidRDefault="00C26C45" w:rsidP="00C26C45"/>
        </w:tc>
      </w:tr>
      <w:tr w:rsidR="00C26C45" w:rsidRPr="003E745F" w14:paraId="4CF5D62B" w14:textId="77777777" w:rsidTr="00A524BA">
        <w:tc>
          <w:tcPr>
            <w:tcW w:w="2053" w:type="dxa"/>
          </w:tcPr>
          <w:p w14:paraId="01E72BC1" w14:textId="77777777" w:rsidR="00C26C45" w:rsidRDefault="00C26C45" w:rsidP="00C26C45">
            <w:pPr>
              <w:rPr>
                <w:rFonts w:ascii="Courier New" w:hAnsi="Courier New" w:cs="Courier New"/>
              </w:rPr>
            </w:pPr>
            <w:r>
              <w:rPr>
                <w:rFonts w:ascii="Courier New" w:hAnsi="Courier New" w:cs="Courier New"/>
              </w:rPr>
              <w:t>latency</w:t>
            </w:r>
          </w:p>
        </w:tc>
        <w:tc>
          <w:tcPr>
            <w:tcW w:w="1997" w:type="dxa"/>
          </w:tcPr>
          <w:p w14:paraId="1C863DB1" w14:textId="77777777" w:rsidR="00C26C45" w:rsidRDefault="00C26C45" w:rsidP="00C26C45">
            <w:pPr>
              <w:rPr>
                <w:rFonts w:ascii="Courier New" w:hAnsi="Courier New" w:cs="Courier New"/>
              </w:rPr>
            </w:pPr>
            <w:r>
              <w:rPr>
                <w:rFonts w:ascii="Courier New" w:hAnsi="Courier New" w:cs="Courier New"/>
              </w:rPr>
              <w:t>Integer</w:t>
            </w:r>
          </w:p>
        </w:tc>
        <w:tc>
          <w:tcPr>
            <w:tcW w:w="2271" w:type="dxa"/>
          </w:tcPr>
          <w:p w14:paraId="64F97A14" w14:textId="77777777" w:rsidR="00C26C45" w:rsidRDefault="00C26C45" w:rsidP="00C26C45">
            <w:r>
              <w:t>Amount of time it took to process this record from the time it was received (based on receivedAt payload field)</w:t>
            </w:r>
          </w:p>
        </w:tc>
        <w:tc>
          <w:tcPr>
            <w:tcW w:w="2233" w:type="dxa"/>
          </w:tcPr>
          <w:p w14:paraId="51CD4CBF" w14:textId="77777777" w:rsidR="00C26C45" w:rsidRDefault="00C26C45" w:rsidP="00C26C45">
            <w:r>
              <w:t>Milliseconds</w:t>
            </w:r>
          </w:p>
        </w:tc>
        <w:tc>
          <w:tcPr>
            <w:tcW w:w="1855" w:type="dxa"/>
          </w:tcPr>
          <w:p w14:paraId="4C06226A" w14:textId="77777777" w:rsidR="00C26C45" w:rsidRDefault="00C26C45" w:rsidP="00C26C45">
            <w:r>
              <w:t>0</w:t>
            </w:r>
          </w:p>
        </w:tc>
        <w:tc>
          <w:tcPr>
            <w:tcW w:w="2541" w:type="dxa"/>
          </w:tcPr>
          <w:p w14:paraId="22630CFC" w14:textId="77777777" w:rsidR="00C26C45" w:rsidRDefault="00C26C45" w:rsidP="00C26C45">
            <w:pPr>
              <w:keepNext/>
            </w:pPr>
            <w:r w:rsidRPr="009C748C">
              <w:t>9223372036854775807</w:t>
            </w:r>
          </w:p>
        </w:tc>
      </w:tr>
      <w:tr w:rsidR="00A524BA" w:rsidRPr="003E745F" w14:paraId="7B1B3778" w14:textId="77777777" w:rsidTr="00A524BA">
        <w:tc>
          <w:tcPr>
            <w:tcW w:w="2053" w:type="dxa"/>
          </w:tcPr>
          <w:p w14:paraId="46620DFC" w14:textId="77777777" w:rsidR="00A524BA" w:rsidRDefault="00A524BA" w:rsidP="004C4D4C">
            <w:pPr>
              <w:rPr>
                <w:rFonts w:ascii="Courier New" w:hAnsi="Courier New" w:cs="Courier New"/>
              </w:rPr>
            </w:pPr>
            <w:r>
              <w:rPr>
                <w:rFonts w:ascii="Courier New" w:hAnsi="Courier New" w:cs="Courier New"/>
              </w:rPr>
              <w:t>receivedAt</w:t>
            </w:r>
          </w:p>
        </w:tc>
        <w:tc>
          <w:tcPr>
            <w:tcW w:w="1997" w:type="dxa"/>
          </w:tcPr>
          <w:p w14:paraId="3ABF56C3" w14:textId="77777777" w:rsidR="00A524BA" w:rsidRDefault="00A524BA" w:rsidP="004C4D4C">
            <w:pPr>
              <w:rPr>
                <w:rFonts w:ascii="Courier New" w:hAnsi="Courier New" w:cs="Courier New"/>
              </w:rPr>
            </w:pPr>
            <w:r>
              <w:rPr>
                <w:rFonts w:ascii="Courier New" w:hAnsi="Courier New" w:cs="Courier New"/>
              </w:rPr>
              <w:t>iso-date-time</w:t>
            </w:r>
          </w:p>
        </w:tc>
        <w:tc>
          <w:tcPr>
            <w:tcW w:w="2271" w:type="dxa"/>
          </w:tcPr>
          <w:p w14:paraId="59705BFE" w14:textId="77777777" w:rsidR="00A524BA" w:rsidRDefault="00A524BA" w:rsidP="004C4D4C">
            <w:r>
              <w:t xml:space="preserve">The date and time that the payload paired with this metadata was received by the ODE. </w:t>
            </w:r>
          </w:p>
        </w:tc>
        <w:tc>
          <w:tcPr>
            <w:tcW w:w="2233" w:type="dxa"/>
          </w:tcPr>
          <w:p w14:paraId="4686015B" w14:textId="77777777" w:rsidR="00A524BA" w:rsidRPr="003E745F" w:rsidRDefault="00A524BA" w:rsidP="004C4D4C">
            <w:r>
              <w:t xml:space="preserve">ISO standard format </w:t>
            </w:r>
            <w:r w:rsidRPr="00515E5E">
              <w:t>include time zone</w:t>
            </w:r>
            <w:r>
              <w:t xml:space="preserve">: </w:t>
            </w:r>
            <w:r w:rsidRPr="00515E5E">
              <w:rPr>
                <w:b/>
              </w:rPr>
              <w:t>yyyy-MM-ddThh:mm:ss.sssZ</w:t>
            </w:r>
          </w:p>
        </w:tc>
        <w:tc>
          <w:tcPr>
            <w:tcW w:w="1855" w:type="dxa"/>
          </w:tcPr>
          <w:p w14:paraId="1DEED0FC" w14:textId="77777777" w:rsidR="00A524BA" w:rsidRPr="003E745F" w:rsidRDefault="00A524BA" w:rsidP="004C4D4C"/>
        </w:tc>
        <w:tc>
          <w:tcPr>
            <w:tcW w:w="2541" w:type="dxa"/>
          </w:tcPr>
          <w:p w14:paraId="6DD40D9D" w14:textId="77777777" w:rsidR="00A524BA" w:rsidRPr="003E745F" w:rsidRDefault="00A524BA" w:rsidP="004C4D4C">
            <w:pPr>
              <w:keepNext/>
            </w:pPr>
          </w:p>
        </w:tc>
      </w:tr>
      <w:tr w:rsidR="00C26C45" w:rsidRPr="003E745F" w14:paraId="55081E94" w14:textId="77777777" w:rsidTr="00A524BA">
        <w:tc>
          <w:tcPr>
            <w:tcW w:w="2053" w:type="dxa"/>
          </w:tcPr>
          <w:p w14:paraId="0E26196C" w14:textId="77777777" w:rsidR="00C26C45" w:rsidRDefault="00C26C45" w:rsidP="00C26C45">
            <w:pPr>
              <w:rPr>
                <w:rFonts w:ascii="Courier New" w:hAnsi="Courier New" w:cs="Courier New"/>
              </w:rPr>
            </w:pPr>
            <w:r>
              <w:rPr>
                <w:rFonts w:ascii="Courier New" w:hAnsi="Courier New" w:cs="Courier New"/>
              </w:rPr>
              <w:t>violations</w:t>
            </w:r>
          </w:p>
          <w:p w14:paraId="66AA09FE" w14:textId="77777777" w:rsidR="00C26C45" w:rsidRDefault="00C26C45" w:rsidP="00C26C45">
            <w:pPr>
              <w:rPr>
                <w:rFonts w:ascii="Courier New" w:hAnsi="Courier New" w:cs="Courier New"/>
              </w:rPr>
            </w:pPr>
          </w:p>
        </w:tc>
        <w:tc>
          <w:tcPr>
            <w:tcW w:w="1997" w:type="dxa"/>
          </w:tcPr>
          <w:p w14:paraId="244E333C" w14:textId="77777777" w:rsidR="00C26C45" w:rsidRDefault="00C26C45" w:rsidP="00C26C45">
            <w:pPr>
              <w:rPr>
                <w:rFonts w:ascii="Courier New" w:hAnsi="Courier New" w:cs="Courier New"/>
              </w:rPr>
            </w:pPr>
            <w:r>
              <w:rPr>
                <w:rFonts w:ascii="Courier New" w:hAnsi="Courier New" w:cs="Courier New"/>
              </w:rPr>
              <w:t>Array of violation objects</w:t>
            </w:r>
          </w:p>
        </w:tc>
        <w:tc>
          <w:tcPr>
            <w:tcW w:w="2271" w:type="dxa"/>
          </w:tcPr>
          <w:p w14:paraId="67105618" w14:textId="2C574012" w:rsidR="00C26C45" w:rsidRDefault="00C26C45" w:rsidP="00A524BA">
            <w:r>
              <w:t xml:space="preserve">This is an array of </w:t>
            </w:r>
            <w:hyperlink w:anchor="_ODE_Payload_Violation" w:history="1">
              <w:r w:rsidRPr="00543224">
                <w:rPr>
                  <w:rStyle w:val="Hyperlink"/>
                </w:rPr>
                <w:t>OdePayloadViolation</w:t>
              </w:r>
            </w:hyperlink>
            <w:r>
              <w:t xml:space="preserve"> objects. See section </w:t>
            </w:r>
            <w:r w:rsidR="00A524BA">
              <w:fldChar w:fldCharType="begin"/>
            </w:r>
            <w:r w:rsidR="00A524BA">
              <w:instrText xml:space="preserve"> REF _Ref471814373 \r \h </w:instrText>
            </w:r>
            <w:r w:rsidR="00A524BA">
              <w:fldChar w:fldCharType="separate"/>
            </w:r>
            <w:r w:rsidR="00244E15">
              <w:t>8.2.3</w:t>
            </w:r>
            <w:r w:rsidR="00A524BA">
              <w:fldChar w:fldCharType="end"/>
            </w:r>
            <w:r w:rsidR="00A524BA">
              <w:t xml:space="preserve"> </w:t>
            </w:r>
            <w:r>
              <w:t>for details.</w:t>
            </w:r>
          </w:p>
        </w:tc>
        <w:tc>
          <w:tcPr>
            <w:tcW w:w="2233" w:type="dxa"/>
          </w:tcPr>
          <w:p w14:paraId="78C3B3A0" w14:textId="77777777" w:rsidR="00C26C45" w:rsidRPr="003E745F" w:rsidRDefault="00C26C45" w:rsidP="00C26C45"/>
        </w:tc>
        <w:tc>
          <w:tcPr>
            <w:tcW w:w="1855" w:type="dxa"/>
          </w:tcPr>
          <w:p w14:paraId="06CF0A53" w14:textId="77777777" w:rsidR="00C26C45" w:rsidRPr="003E745F" w:rsidRDefault="00C26C45" w:rsidP="00C26C45"/>
        </w:tc>
        <w:tc>
          <w:tcPr>
            <w:tcW w:w="2541" w:type="dxa"/>
          </w:tcPr>
          <w:p w14:paraId="4FCBB5BE" w14:textId="77777777" w:rsidR="00C26C45" w:rsidRPr="003E745F" w:rsidRDefault="00C26C45" w:rsidP="00C26C45">
            <w:pPr>
              <w:keepNext/>
            </w:pPr>
          </w:p>
        </w:tc>
      </w:tr>
      <w:tr w:rsidR="00A524BA" w:rsidRPr="003E745F" w14:paraId="54F45AB0" w14:textId="77777777" w:rsidTr="00A524BA">
        <w:tc>
          <w:tcPr>
            <w:tcW w:w="2053" w:type="dxa"/>
          </w:tcPr>
          <w:p w14:paraId="76A41888" w14:textId="5E2BE51D" w:rsidR="00A524BA" w:rsidRDefault="00A524BA" w:rsidP="00A524BA">
            <w:pPr>
              <w:rPr>
                <w:rFonts w:ascii="Courier New" w:hAnsi="Courier New" w:cs="Courier New"/>
              </w:rPr>
            </w:pPr>
            <w:r>
              <w:rPr>
                <w:rFonts w:ascii="Courier New" w:hAnsi="Courier New" w:cs="Courier New"/>
              </w:rPr>
              <w:t>serialId</w:t>
            </w:r>
          </w:p>
        </w:tc>
        <w:tc>
          <w:tcPr>
            <w:tcW w:w="1997" w:type="dxa"/>
          </w:tcPr>
          <w:p w14:paraId="104E1232" w14:textId="449DE122" w:rsidR="00A524BA" w:rsidRDefault="00A07767" w:rsidP="00A524BA">
            <w:pPr>
              <w:rPr>
                <w:rFonts w:ascii="Courier New" w:hAnsi="Courier New" w:cs="Courier New"/>
              </w:rPr>
            </w:pPr>
            <w:r>
              <w:rPr>
                <w:rFonts w:ascii="Courier New" w:hAnsi="Courier New" w:cs="Courier New"/>
              </w:rPr>
              <w:t>String</w:t>
            </w:r>
          </w:p>
        </w:tc>
        <w:tc>
          <w:tcPr>
            <w:tcW w:w="2271" w:type="dxa"/>
          </w:tcPr>
          <w:p w14:paraId="1E1CB426" w14:textId="327773D6" w:rsidR="00A524BA" w:rsidRDefault="00A07767" w:rsidP="00A524BA">
            <w:r>
              <w:t>A unique serial number representing this record.</w:t>
            </w:r>
          </w:p>
        </w:tc>
        <w:tc>
          <w:tcPr>
            <w:tcW w:w="2233" w:type="dxa"/>
          </w:tcPr>
          <w:p w14:paraId="4E37E12F" w14:textId="2BA39643" w:rsidR="00A524BA" w:rsidRPr="003E745F" w:rsidRDefault="00A07767" w:rsidP="00A524BA">
            <w:r>
              <w:t>N/A</w:t>
            </w:r>
          </w:p>
        </w:tc>
        <w:tc>
          <w:tcPr>
            <w:tcW w:w="1855" w:type="dxa"/>
          </w:tcPr>
          <w:p w14:paraId="50C69793" w14:textId="3DC857B0" w:rsidR="00A524BA" w:rsidRPr="003E745F" w:rsidRDefault="00A07767" w:rsidP="00A524BA">
            <w:r>
              <w:t>N/A</w:t>
            </w:r>
          </w:p>
        </w:tc>
        <w:tc>
          <w:tcPr>
            <w:tcW w:w="2541" w:type="dxa"/>
          </w:tcPr>
          <w:p w14:paraId="6DB1B186" w14:textId="49D8E27D" w:rsidR="00A524BA" w:rsidRPr="003E745F" w:rsidRDefault="00A07767" w:rsidP="00A524BA">
            <w:pPr>
              <w:keepNext/>
            </w:pPr>
            <w:r>
              <w:t>N/A</w:t>
            </w:r>
          </w:p>
        </w:tc>
      </w:tr>
      <w:tr w:rsidR="00666F71" w:rsidRPr="003E745F" w14:paraId="12FC998B" w14:textId="77777777" w:rsidTr="00A524BA">
        <w:tc>
          <w:tcPr>
            <w:tcW w:w="2053" w:type="dxa"/>
          </w:tcPr>
          <w:p w14:paraId="3389E477" w14:textId="77777777" w:rsidR="00666F71" w:rsidRPr="000D041D" w:rsidRDefault="00666F71" w:rsidP="00666F71">
            <w:pPr>
              <w:rPr>
                <w:rFonts w:ascii="Courier New" w:hAnsi="Courier New" w:cs="Courier New"/>
              </w:rPr>
            </w:pPr>
            <w:r>
              <w:rPr>
                <w:rFonts w:ascii="Courier New" w:hAnsi="Courier New" w:cs="Courier New"/>
              </w:rPr>
              <w:t>version</w:t>
            </w:r>
          </w:p>
        </w:tc>
        <w:tc>
          <w:tcPr>
            <w:tcW w:w="1997" w:type="dxa"/>
          </w:tcPr>
          <w:p w14:paraId="4C0E74C2" w14:textId="77777777" w:rsidR="00666F71" w:rsidRDefault="00666F71" w:rsidP="00666F71">
            <w:pPr>
              <w:rPr>
                <w:rFonts w:ascii="Courier New" w:hAnsi="Courier New" w:cs="Courier New"/>
              </w:rPr>
            </w:pPr>
            <w:r>
              <w:rPr>
                <w:rFonts w:ascii="Courier New" w:hAnsi="Courier New" w:cs="Courier New"/>
              </w:rPr>
              <w:t>Integer</w:t>
            </w:r>
          </w:p>
        </w:tc>
        <w:tc>
          <w:tcPr>
            <w:tcW w:w="2271" w:type="dxa"/>
          </w:tcPr>
          <w:p w14:paraId="61A213E9" w14:textId="55424062"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233" w:type="dxa"/>
          </w:tcPr>
          <w:p w14:paraId="21E2BEE4" w14:textId="7EE32FDE" w:rsidR="00666F71" w:rsidRPr="003E745F" w:rsidRDefault="00666F71" w:rsidP="00666F71">
            <w:r>
              <w:t>N/A</w:t>
            </w:r>
          </w:p>
        </w:tc>
        <w:tc>
          <w:tcPr>
            <w:tcW w:w="1855" w:type="dxa"/>
          </w:tcPr>
          <w:p w14:paraId="12C2043A" w14:textId="6CB04F4E" w:rsidR="00666F71" w:rsidRPr="003E745F" w:rsidRDefault="00666F71" w:rsidP="00666F71">
            <w:r>
              <w:t>1</w:t>
            </w:r>
          </w:p>
        </w:tc>
        <w:tc>
          <w:tcPr>
            <w:tcW w:w="2541" w:type="dxa"/>
          </w:tcPr>
          <w:p w14:paraId="3828DEEA" w14:textId="42DF66AF" w:rsidR="00666F71" w:rsidRPr="003E745F" w:rsidRDefault="00666F71" w:rsidP="00666F71">
            <w:pPr>
              <w:keepNext/>
            </w:pPr>
            <w:r>
              <w:t>MAX INT</w:t>
            </w:r>
          </w:p>
        </w:tc>
      </w:tr>
    </w:tbl>
    <w:p w14:paraId="7F9B1780" w14:textId="656BCB1B" w:rsidR="00C26C45" w:rsidRDefault="00C26C45" w:rsidP="00C26C45">
      <w:pPr>
        <w:pStyle w:val="Caption"/>
      </w:pPr>
      <w:bookmarkStart w:id="125" w:name="_Toc441572981"/>
      <w:bookmarkStart w:id="126" w:name="_Toc456253309"/>
      <w:r>
        <w:t xml:space="preserve">Table </w:t>
      </w:r>
      <w:r w:rsidR="00481B08">
        <w:fldChar w:fldCharType="begin"/>
      </w:r>
      <w:r w:rsidR="00481B08">
        <w:instrText xml:space="preserve"> SEQ Table \* ARABIC </w:instrText>
      </w:r>
      <w:r w:rsidR="00481B08">
        <w:fldChar w:fldCharType="separate"/>
      </w:r>
      <w:r w:rsidR="00FA5D0B">
        <w:rPr>
          <w:noProof/>
        </w:rPr>
        <w:t>8</w:t>
      </w:r>
      <w:r w:rsidR="00481B08">
        <w:rPr>
          <w:noProof/>
        </w:rPr>
        <w:fldChar w:fldCharType="end"/>
      </w:r>
      <w:r>
        <w:t xml:space="preserve"> – OdeMsgMetadata</w:t>
      </w:r>
      <w:bookmarkEnd w:id="125"/>
      <w:bookmarkEnd w:id="126"/>
    </w:p>
    <w:p w14:paraId="6A1AA76C" w14:textId="77777777" w:rsidR="00752CB3" w:rsidRPr="00752CB3" w:rsidRDefault="00752CB3" w:rsidP="00752CB3"/>
    <w:p w14:paraId="1F52559C" w14:textId="72FEAEC3" w:rsidR="00C26C45" w:rsidRDefault="00C26C45" w:rsidP="00A524BA">
      <w:pPr>
        <w:pStyle w:val="Heading3"/>
      </w:pPr>
      <w:bookmarkStart w:id="127" w:name="_ODE_Payload_Violation"/>
      <w:bookmarkStart w:id="128" w:name="_Toc462052306"/>
      <w:bookmarkStart w:id="129" w:name="_Ref471814373"/>
      <w:bookmarkStart w:id="130" w:name="_Toc478121081"/>
      <w:bookmarkEnd w:id="127"/>
      <w:r w:rsidRPr="00284BEB">
        <w:t>ODE Payload Violation</w:t>
      </w:r>
      <w:bookmarkEnd w:id="128"/>
      <w:bookmarkEnd w:id="129"/>
      <w:bookmarkEnd w:id="130"/>
    </w:p>
    <w:p w14:paraId="2F836EAB" w14:textId="544D3958" w:rsidR="00A524BA" w:rsidRPr="00A524BA" w:rsidRDefault="007038D0" w:rsidP="00A524BA">
      <w:pPr>
        <w:rPr>
          <w:color w:val="FF0000"/>
        </w:rPr>
      </w:pPr>
      <w:r>
        <w:rPr>
          <w:color w:val="FF0000"/>
        </w:rPr>
        <w:t>STATUS</w:t>
      </w:r>
      <w:r w:rsidR="00A524BA" w:rsidRPr="00ED0E13">
        <w:rPr>
          <w:color w:val="FF0000"/>
        </w:rPr>
        <w:t xml:space="preserve">: </w:t>
      </w:r>
      <w:r w:rsidR="00A524BA">
        <w:rPr>
          <w:color w:val="FF0000"/>
        </w:rPr>
        <w:t>ODE Payload Violations schema have not yet been implemented.</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62B93D" w14:textId="77777777" w:rsidTr="00C26C45">
        <w:tc>
          <w:tcPr>
            <w:tcW w:w="2159" w:type="dxa"/>
          </w:tcPr>
          <w:p w14:paraId="34AB04CF" w14:textId="77777777" w:rsidR="00C26C45" w:rsidRPr="006E5FF6" w:rsidRDefault="00C26C45" w:rsidP="00C26C45">
            <w:pPr>
              <w:rPr>
                <w:b/>
              </w:rPr>
            </w:pPr>
            <w:r w:rsidRPr="006E5FF6">
              <w:rPr>
                <w:b/>
              </w:rPr>
              <w:lastRenderedPageBreak/>
              <w:t>Name</w:t>
            </w:r>
          </w:p>
        </w:tc>
        <w:tc>
          <w:tcPr>
            <w:tcW w:w="2159" w:type="dxa"/>
          </w:tcPr>
          <w:p w14:paraId="1FE44973" w14:textId="77777777" w:rsidR="00C26C45" w:rsidRPr="006E5FF6" w:rsidRDefault="00C26C45" w:rsidP="00C26C45">
            <w:pPr>
              <w:rPr>
                <w:b/>
              </w:rPr>
            </w:pPr>
            <w:r w:rsidRPr="006E5FF6">
              <w:rPr>
                <w:b/>
              </w:rPr>
              <w:t>Type</w:t>
            </w:r>
          </w:p>
        </w:tc>
        <w:tc>
          <w:tcPr>
            <w:tcW w:w="2158" w:type="dxa"/>
          </w:tcPr>
          <w:p w14:paraId="13E288DD" w14:textId="77777777" w:rsidR="00C26C45" w:rsidRPr="006E5FF6" w:rsidRDefault="00C26C45" w:rsidP="00C26C45">
            <w:pPr>
              <w:rPr>
                <w:b/>
              </w:rPr>
            </w:pPr>
            <w:r w:rsidRPr="006E5FF6">
              <w:rPr>
                <w:b/>
              </w:rPr>
              <w:t>Description</w:t>
            </w:r>
          </w:p>
        </w:tc>
        <w:tc>
          <w:tcPr>
            <w:tcW w:w="2158" w:type="dxa"/>
          </w:tcPr>
          <w:p w14:paraId="74A92FB8" w14:textId="77777777" w:rsidR="00C26C45" w:rsidRPr="006E5FF6" w:rsidRDefault="00C26C45" w:rsidP="00C26C45">
            <w:pPr>
              <w:rPr>
                <w:b/>
              </w:rPr>
            </w:pPr>
            <w:r w:rsidRPr="006E5FF6">
              <w:rPr>
                <w:b/>
              </w:rPr>
              <w:t>Units</w:t>
            </w:r>
          </w:p>
        </w:tc>
        <w:tc>
          <w:tcPr>
            <w:tcW w:w="2158" w:type="dxa"/>
          </w:tcPr>
          <w:p w14:paraId="199890D8" w14:textId="77777777" w:rsidR="00C26C45" w:rsidRPr="006E5FF6" w:rsidRDefault="00C26C45" w:rsidP="00C26C45">
            <w:pPr>
              <w:rPr>
                <w:b/>
              </w:rPr>
            </w:pPr>
            <w:r w:rsidRPr="006E5FF6">
              <w:rPr>
                <w:b/>
              </w:rPr>
              <w:t>Valid Min</w:t>
            </w:r>
          </w:p>
        </w:tc>
        <w:tc>
          <w:tcPr>
            <w:tcW w:w="2158" w:type="dxa"/>
          </w:tcPr>
          <w:p w14:paraId="0CF970A2" w14:textId="77777777" w:rsidR="00C26C45" w:rsidRPr="006E5FF6" w:rsidRDefault="00C26C45" w:rsidP="00C26C45">
            <w:pPr>
              <w:rPr>
                <w:b/>
              </w:rPr>
            </w:pPr>
            <w:r w:rsidRPr="006E5FF6">
              <w:rPr>
                <w:b/>
              </w:rPr>
              <w:t>Valid Max</w:t>
            </w:r>
          </w:p>
        </w:tc>
      </w:tr>
      <w:tr w:rsidR="00722B15" w:rsidRPr="003E745F" w14:paraId="5B510739" w14:textId="77777777" w:rsidTr="00ED0E13">
        <w:tc>
          <w:tcPr>
            <w:tcW w:w="2159" w:type="dxa"/>
          </w:tcPr>
          <w:p w14:paraId="52C950D4" w14:textId="77777777" w:rsidR="00722B15" w:rsidRPr="008A47E8" w:rsidRDefault="00722B15" w:rsidP="00722B15">
            <w:pPr>
              <w:rPr>
                <w:rFonts w:ascii="Courier New" w:hAnsi="Courier New" w:cs="Courier New"/>
              </w:rPr>
            </w:pPr>
            <w:r>
              <w:rPr>
                <w:rFonts w:ascii="Courier New" w:hAnsi="Courier New" w:cs="Courier New"/>
              </w:rPr>
              <w:t>actualValue</w:t>
            </w:r>
          </w:p>
        </w:tc>
        <w:tc>
          <w:tcPr>
            <w:tcW w:w="2159" w:type="dxa"/>
          </w:tcPr>
          <w:p w14:paraId="102EA41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6858EBDA" w14:textId="4E8EF564" w:rsidR="00722B15" w:rsidRDefault="00722B15" w:rsidP="00722B15">
            <w:r>
              <w:t>The actual value of the field</w:t>
            </w:r>
          </w:p>
        </w:tc>
        <w:tc>
          <w:tcPr>
            <w:tcW w:w="2158" w:type="dxa"/>
          </w:tcPr>
          <w:p w14:paraId="365CF592" w14:textId="180A6FA6" w:rsidR="00722B15" w:rsidRDefault="00722B15" w:rsidP="00722B15">
            <w:r>
              <w:t>The Unit of measure of the fieldName</w:t>
            </w:r>
          </w:p>
        </w:tc>
        <w:tc>
          <w:tcPr>
            <w:tcW w:w="2158" w:type="dxa"/>
          </w:tcPr>
          <w:p w14:paraId="2745A0AE" w14:textId="1EE36298" w:rsidR="00722B15" w:rsidRPr="003E745F" w:rsidRDefault="00722B15" w:rsidP="00722B15">
            <w:r>
              <w:t>Min Decimal</w:t>
            </w:r>
          </w:p>
        </w:tc>
        <w:tc>
          <w:tcPr>
            <w:tcW w:w="2158" w:type="dxa"/>
          </w:tcPr>
          <w:p w14:paraId="3532075B" w14:textId="144A2AE0" w:rsidR="00722B15" w:rsidRPr="003E745F" w:rsidRDefault="00722B15" w:rsidP="00722B15">
            <w:pPr>
              <w:keepNext/>
            </w:pPr>
            <w:r>
              <w:t>Max Decimal</w:t>
            </w:r>
          </w:p>
        </w:tc>
      </w:tr>
      <w:tr w:rsidR="00722B15" w:rsidRPr="003E745F" w14:paraId="03CA5DDE" w14:textId="77777777" w:rsidTr="00C26C45">
        <w:tc>
          <w:tcPr>
            <w:tcW w:w="2159" w:type="dxa"/>
          </w:tcPr>
          <w:p w14:paraId="5E693073" w14:textId="77777777" w:rsidR="00722B15" w:rsidRPr="003E745F" w:rsidRDefault="00722B15" w:rsidP="00722B15">
            <w:r w:rsidRPr="008A47E8">
              <w:rPr>
                <w:rFonts w:ascii="Courier New" w:hAnsi="Courier New" w:cs="Courier New"/>
              </w:rPr>
              <w:t>fieldName</w:t>
            </w:r>
          </w:p>
        </w:tc>
        <w:tc>
          <w:tcPr>
            <w:tcW w:w="2159" w:type="dxa"/>
          </w:tcPr>
          <w:p w14:paraId="04749D13" w14:textId="77777777" w:rsidR="00722B15" w:rsidRPr="003E745F" w:rsidRDefault="00722B15" w:rsidP="00722B15">
            <w:r>
              <w:t>string</w:t>
            </w:r>
          </w:p>
        </w:tc>
        <w:tc>
          <w:tcPr>
            <w:tcW w:w="2158" w:type="dxa"/>
          </w:tcPr>
          <w:p w14:paraId="08BA8798" w14:textId="77777777" w:rsidR="00722B15" w:rsidRPr="003E745F" w:rsidRDefault="00722B15" w:rsidP="00722B15">
            <w:r>
              <w:t>The name of the payload field for which violation was detected.</w:t>
            </w:r>
          </w:p>
        </w:tc>
        <w:tc>
          <w:tcPr>
            <w:tcW w:w="2158" w:type="dxa"/>
          </w:tcPr>
          <w:p w14:paraId="76F093B4" w14:textId="77777777" w:rsidR="00722B15" w:rsidRPr="003E745F" w:rsidRDefault="00722B15" w:rsidP="00722B15">
            <w:r>
              <w:t>N/A</w:t>
            </w:r>
          </w:p>
        </w:tc>
        <w:tc>
          <w:tcPr>
            <w:tcW w:w="2158" w:type="dxa"/>
          </w:tcPr>
          <w:p w14:paraId="065F5728" w14:textId="77777777" w:rsidR="00722B15" w:rsidRPr="003E745F" w:rsidRDefault="00722B15" w:rsidP="00722B15"/>
        </w:tc>
        <w:tc>
          <w:tcPr>
            <w:tcW w:w="2158" w:type="dxa"/>
          </w:tcPr>
          <w:p w14:paraId="129F4944" w14:textId="77777777" w:rsidR="00722B15" w:rsidRPr="003E745F" w:rsidRDefault="00722B15" w:rsidP="00722B15"/>
        </w:tc>
      </w:tr>
      <w:tr w:rsidR="00722B15" w:rsidRPr="003E745F" w14:paraId="4EC100F1" w14:textId="77777777" w:rsidTr="00C26C45">
        <w:tc>
          <w:tcPr>
            <w:tcW w:w="2159" w:type="dxa"/>
          </w:tcPr>
          <w:p w14:paraId="057FCEEA" w14:textId="77777777" w:rsidR="00722B15" w:rsidRPr="000D041D" w:rsidRDefault="00722B15" w:rsidP="00722B15">
            <w:pPr>
              <w:rPr>
                <w:rFonts w:ascii="Courier New" w:hAnsi="Courier New" w:cs="Courier New"/>
              </w:rPr>
            </w:pPr>
            <w:r w:rsidRPr="008A47E8">
              <w:rPr>
                <w:rFonts w:ascii="Courier New" w:hAnsi="Courier New" w:cs="Courier New"/>
              </w:rPr>
              <w:t>validMax</w:t>
            </w:r>
          </w:p>
        </w:tc>
        <w:tc>
          <w:tcPr>
            <w:tcW w:w="2159" w:type="dxa"/>
          </w:tcPr>
          <w:p w14:paraId="1331A281"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7233EAE1" w14:textId="77777777" w:rsidR="00722B15" w:rsidRPr="003E745F" w:rsidRDefault="00722B15" w:rsidP="00722B15">
            <w:r>
              <w:t>Maximum value considered to be valid.</w:t>
            </w:r>
          </w:p>
        </w:tc>
        <w:tc>
          <w:tcPr>
            <w:tcW w:w="2158" w:type="dxa"/>
          </w:tcPr>
          <w:p w14:paraId="4CC6A689" w14:textId="77777777" w:rsidR="00722B15" w:rsidRPr="003E745F" w:rsidRDefault="00722B15" w:rsidP="00722B15">
            <w:r>
              <w:t>The Unit of measure of the fieldName</w:t>
            </w:r>
          </w:p>
        </w:tc>
        <w:tc>
          <w:tcPr>
            <w:tcW w:w="2158" w:type="dxa"/>
          </w:tcPr>
          <w:p w14:paraId="7BEFA5B7" w14:textId="77777777" w:rsidR="00722B15" w:rsidRPr="003E745F" w:rsidRDefault="00722B15" w:rsidP="00722B15"/>
        </w:tc>
        <w:tc>
          <w:tcPr>
            <w:tcW w:w="2158" w:type="dxa"/>
          </w:tcPr>
          <w:p w14:paraId="33B5566A" w14:textId="77777777" w:rsidR="00722B15" w:rsidRPr="003E745F" w:rsidRDefault="00722B15" w:rsidP="00722B15">
            <w:pPr>
              <w:keepNext/>
            </w:pPr>
          </w:p>
        </w:tc>
      </w:tr>
      <w:tr w:rsidR="00722B15" w:rsidRPr="003E745F" w14:paraId="17E99EF1" w14:textId="77777777" w:rsidTr="00C26C45">
        <w:tc>
          <w:tcPr>
            <w:tcW w:w="2159" w:type="dxa"/>
          </w:tcPr>
          <w:p w14:paraId="5D4DEE9F" w14:textId="77777777" w:rsidR="00722B15" w:rsidRDefault="00722B15" w:rsidP="00722B15">
            <w:pPr>
              <w:rPr>
                <w:rFonts w:ascii="Courier New" w:hAnsi="Courier New" w:cs="Courier New"/>
              </w:rPr>
            </w:pPr>
            <w:r w:rsidRPr="008A47E8">
              <w:rPr>
                <w:rFonts w:ascii="Courier New" w:hAnsi="Courier New" w:cs="Courier New"/>
              </w:rPr>
              <w:t>validMin</w:t>
            </w:r>
          </w:p>
        </w:tc>
        <w:tc>
          <w:tcPr>
            <w:tcW w:w="2159" w:type="dxa"/>
          </w:tcPr>
          <w:p w14:paraId="11C83822" w14:textId="77777777" w:rsidR="00722B15" w:rsidRDefault="00722B15" w:rsidP="00722B15">
            <w:pPr>
              <w:rPr>
                <w:rFonts w:ascii="Courier New" w:hAnsi="Courier New" w:cs="Courier New"/>
              </w:rPr>
            </w:pPr>
            <w:r>
              <w:rPr>
                <w:rFonts w:ascii="Courier New" w:hAnsi="Courier New" w:cs="Courier New"/>
              </w:rPr>
              <w:t>Decimal</w:t>
            </w:r>
          </w:p>
        </w:tc>
        <w:tc>
          <w:tcPr>
            <w:tcW w:w="2158" w:type="dxa"/>
          </w:tcPr>
          <w:p w14:paraId="491E392E" w14:textId="77777777" w:rsidR="00722B15" w:rsidRDefault="00722B15" w:rsidP="00722B15">
            <w:r>
              <w:t>Minimum value considered to be valid</w:t>
            </w:r>
          </w:p>
        </w:tc>
        <w:tc>
          <w:tcPr>
            <w:tcW w:w="2158" w:type="dxa"/>
          </w:tcPr>
          <w:p w14:paraId="278488D5" w14:textId="77777777" w:rsidR="00722B15" w:rsidRPr="003E745F" w:rsidRDefault="00722B15" w:rsidP="00722B15">
            <w:r>
              <w:t>The Unit of measure of the fieldName</w:t>
            </w:r>
          </w:p>
        </w:tc>
        <w:tc>
          <w:tcPr>
            <w:tcW w:w="2158" w:type="dxa"/>
          </w:tcPr>
          <w:p w14:paraId="2282152B" w14:textId="77777777" w:rsidR="00722B15" w:rsidRPr="003E745F" w:rsidRDefault="00722B15" w:rsidP="00722B15"/>
        </w:tc>
        <w:tc>
          <w:tcPr>
            <w:tcW w:w="2158" w:type="dxa"/>
          </w:tcPr>
          <w:p w14:paraId="7372D887" w14:textId="77777777" w:rsidR="00722B15" w:rsidRPr="003E745F" w:rsidRDefault="00722B15" w:rsidP="00722B15">
            <w:pPr>
              <w:keepNext/>
            </w:pPr>
          </w:p>
        </w:tc>
      </w:tr>
    </w:tbl>
    <w:p w14:paraId="78834C9A" w14:textId="77777777" w:rsidR="00C26C45" w:rsidRPr="00D967F2" w:rsidRDefault="00C26C45" w:rsidP="00C26C45"/>
    <w:p w14:paraId="2B7D685F" w14:textId="05BAD96B" w:rsidR="00C26C45" w:rsidRDefault="00C26C45" w:rsidP="00410F95">
      <w:pPr>
        <w:pStyle w:val="Heading3"/>
      </w:pPr>
      <w:bookmarkStart w:id="131" w:name="_ODE_Data_Message"/>
      <w:bookmarkStart w:id="132" w:name="_Toc462052308"/>
      <w:bookmarkStart w:id="133" w:name="_Toc478121082"/>
      <w:bookmarkEnd w:id="131"/>
      <w:r w:rsidRPr="00284BEB">
        <w:t xml:space="preserve">ODE </w:t>
      </w:r>
      <w:r w:rsidR="00410F95">
        <w:t>GET TOKEN</w:t>
      </w:r>
      <w:r w:rsidRPr="00284BEB">
        <w:t xml:space="preserve"> Response</w:t>
      </w:r>
      <w:bookmarkEnd w:id="132"/>
      <w:bookmarkEnd w:id="133"/>
    </w:p>
    <w:p w14:paraId="0519CD92" w14:textId="0D34CB49"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Get Token Response Message has not yet been implemented</w:t>
      </w:r>
    </w:p>
    <w:p w14:paraId="49F01156"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58EC7850" w14:textId="77777777" w:rsidTr="00C26C45">
        <w:tc>
          <w:tcPr>
            <w:tcW w:w="2159" w:type="dxa"/>
          </w:tcPr>
          <w:p w14:paraId="19D5EC08" w14:textId="77777777" w:rsidR="00C26C45" w:rsidRPr="006E5FF6" w:rsidRDefault="00C26C45" w:rsidP="00C26C45">
            <w:pPr>
              <w:rPr>
                <w:b/>
              </w:rPr>
            </w:pPr>
            <w:r w:rsidRPr="006E5FF6">
              <w:rPr>
                <w:b/>
              </w:rPr>
              <w:t>Name</w:t>
            </w:r>
          </w:p>
        </w:tc>
        <w:tc>
          <w:tcPr>
            <w:tcW w:w="2159" w:type="dxa"/>
          </w:tcPr>
          <w:p w14:paraId="3ECCB5F0" w14:textId="77777777" w:rsidR="00C26C45" w:rsidRPr="006E5FF6" w:rsidRDefault="00C26C45" w:rsidP="00C26C45">
            <w:pPr>
              <w:rPr>
                <w:b/>
              </w:rPr>
            </w:pPr>
            <w:r w:rsidRPr="006E5FF6">
              <w:rPr>
                <w:b/>
              </w:rPr>
              <w:t>Type</w:t>
            </w:r>
          </w:p>
        </w:tc>
        <w:tc>
          <w:tcPr>
            <w:tcW w:w="2158" w:type="dxa"/>
          </w:tcPr>
          <w:p w14:paraId="4E6C9985" w14:textId="77777777" w:rsidR="00C26C45" w:rsidRPr="006E5FF6" w:rsidRDefault="00C26C45" w:rsidP="00C26C45">
            <w:pPr>
              <w:rPr>
                <w:b/>
              </w:rPr>
            </w:pPr>
            <w:r w:rsidRPr="006E5FF6">
              <w:rPr>
                <w:b/>
              </w:rPr>
              <w:t>Description</w:t>
            </w:r>
          </w:p>
        </w:tc>
        <w:tc>
          <w:tcPr>
            <w:tcW w:w="2158" w:type="dxa"/>
          </w:tcPr>
          <w:p w14:paraId="374A5B48" w14:textId="77777777" w:rsidR="00C26C45" w:rsidRPr="006E5FF6" w:rsidRDefault="00C26C45" w:rsidP="00C26C45">
            <w:pPr>
              <w:rPr>
                <w:b/>
              </w:rPr>
            </w:pPr>
            <w:r w:rsidRPr="006E5FF6">
              <w:rPr>
                <w:b/>
              </w:rPr>
              <w:t>Units</w:t>
            </w:r>
          </w:p>
        </w:tc>
        <w:tc>
          <w:tcPr>
            <w:tcW w:w="2158" w:type="dxa"/>
          </w:tcPr>
          <w:p w14:paraId="3A9CBC70" w14:textId="77777777" w:rsidR="00C26C45" w:rsidRPr="006E5FF6" w:rsidRDefault="00C26C45" w:rsidP="00C26C45">
            <w:pPr>
              <w:rPr>
                <w:b/>
              </w:rPr>
            </w:pPr>
            <w:r w:rsidRPr="006E5FF6">
              <w:rPr>
                <w:b/>
              </w:rPr>
              <w:t>Valid Min</w:t>
            </w:r>
          </w:p>
        </w:tc>
        <w:tc>
          <w:tcPr>
            <w:tcW w:w="2158" w:type="dxa"/>
          </w:tcPr>
          <w:p w14:paraId="29F5E204" w14:textId="77777777" w:rsidR="00C26C45" w:rsidRPr="006E5FF6" w:rsidRDefault="00C26C45" w:rsidP="00C26C45">
            <w:pPr>
              <w:rPr>
                <w:b/>
              </w:rPr>
            </w:pPr>
            <w:r w:rsidRPr="006E5FF6">
              <w:rPr>
                <w:b/>
              </w:rPr>
              <w:t>Valid Max</w:t>
            </w:r>
          </w:p>
        </w:tc>
      </w:tr>
      <w:tr w:rsidR="00C26C45" w:rsidRPr="003E745F" w14:paraId="28D3D536" w14:textId="77777777" w:rsidTr="00C26C45">
        <w:tc>
          <w:tcPr>
            <w:tcW w:w="2159" w:type="dxa"/>
          </w:tcPr>
          <w:p w14:paraId="02D06C22" w14:textId="77777777" w:rsidR="00C26C45" w:rsidRPr="003E745F" w:rsidRDefault="00C26C45" w:rsidP="00C26C45">
            <w:r>
              <w:rPr>
                <w:rFonts w:ascii="Courier New" w:hAnsi="Courier New" w:cs="Courier New"/>
              </w:rPr>
              <w:t>data</w:t>
            </w:r>
            <w:r w:rsidRPr="005A611E">
              <w:rPr>
                <w:rFonts w:ascii="Courier New" w:hAnsi="Courier New" w:cs="Courier New"/>
              </w:rPr>
              <w:t>Type</w:t>
            </w:r>
          </w:p>
        </w:tc>
        <w:tc>
          <w:tcPr>
            <w:tcW w:w="2159" w:type="dxa"/>
          </w:tcPr>
          <w:p w14:paraId="10D10A61" w14:textId="77777777" w:rsidR="00C26C45" w:rsidRPr="003E745F" w:rsidRDefault="00C26C45" w:rsidP="00C26C45">
            <w:r>
              <w:t>string</w:t>
            </w:r>
          </w:p>
        </w:tc>
        <w:tc>
          <w:tcPr>
            <w:tcW w:w="2158" w:type="dxa"/>
          </w:tcPr>
          <w:p w14:paraId="3E87DD4B" w14:textId="77777777" w:rsidR="00C26C45" w:rsidRPr="003E745F" w:rsidRDefault="00C26C45" w:rsidP="00C26C45">
            <w:r>
              <w:t>Authorization response type</w:t>
            </w:r>
          </w:p>
        </w:tc>
        <w:tc>
          <w:tcPr>
            <w:tcW w:w="2158" w:type="dxa"/>
          </w:tcPr>
          <w:p w14:paraId="7D415D9C" w14:textId="77777777" w:rsidR="00C26C45" w:rsidRPr="003E745F" w:rsidRDefault="00C26C45" w:rsidP="00C26C45">
            <w:r>
              <w:t xml:space="preserve">Enum </w:t>
            </w:r>
          </w:p>
        </w:tc>
        <w:tc>
          <w:tcPr>
            <w:tcW w:w="2158" w:type="dxa"/>
          </w:tcPr>
          <w:p w14:paraId="4FB121EE" w14:textId="122ACBB2" w:rsidR="00C26C45" w:rsidRPr="003E745F" w:rsidRDefault="00C26C45" w:rsidP="00C26C45">
            <w:r>
              <w:t>"</w:t>
            </w:r>
            <w:r w:rsidR="00410F95">
              <w:t>security</w:t>
            </w:r>
            <w:r>
              <w:t>"</w:t>
            </w:r>
          </w:p>
        </w:tc>
        <w:tc>
          <w:tcPr>
            <w:tcW w:w="2158" w:type="dxa"/>
          </w:tcPr>
          <w:p w14:paraId="596F95D4" w14:textId="2293E8AE" w:rsidR="00C26C45" w:rsidRPr="003E745F" w:rsidRDefault="00C26C45" w:rsidP="00C26C45">
            <w:r>
              <w:t>"</w:t>
            </w:r>
            <w:r w:rsidR="00410F95">
              <w:t>security</w:t>
            </w:r>
            <w:r>
              <w:t>"</w:t>
            </w:r>
          </w:p>
        </w:tc>
      </w:tr>
      <w:tr w:rsidR="00666F71" w:rsidRPr="003E745F" w14:paraId="1C79E254" w14:textId="77777777" w:rsidTr="00C26C45">
        <w:tc>
          <w:tcPr>
            <w:tcW w:w="2159" w:type="dxa"/>
          </w:tcPr>
          <w:p w14:paraId="61A7415F"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6883C1A9"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21A95CAB" w14:textId="0CF4F6E6"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7954D1A7" w14:textId="6C784533" w:rsidR="00666F71" w:rsidRPr="003E745F" w:rsidRDefault="00666F71" w:rsidP="00666F71">
            <w:r>
              <w:t>N/A</w:t>
            </w:r>
          </w:p>
        </w:tc>
        <w:tc>
          <w:tcPr>
            <w:tcW w:w="2158" w:type="dxa"/>
          </w:tcPr>
          <w:p w14:paraId="45FBE316" w14:textId="70A20CA6" w:rsidR="00666F71" w:rsidRPr="003E745F" w:rsidRDefault="00666F71" w:rsidP="00666F71">
            <w:r>
              <w:t>1</w:t>
            </w:r>
          </w:p>
        </w:tc>
        <w:tc>
          <w:tcPr>
            <w:tcW w:w="2158" w:type="dxa"/>
          </w:tcPr>
          <w:p w14:paraId="6B43A0BA" w14:textId="1B2650FA" w:rsidR="00666F71" w:rsidRPr="003E745F" w:rsidRDefault="00666F71" w:rsidP="00666F71">
            <w:pPr>
              <w:keepNext/>
            </w:pPr>
            <w:r>
              <w:t>MAX INT</w:t>
            </w:r>
          </w:p>
        </w:tc>
      </w:tr>
    </w:tbl>
    <w:p w14:paraId="0AEC7394" w14:textId="735BAE16" w:rsidR="00C26C45" w:rsidRDefault="00C26C45" w:rsidP="00C26C45">
      <w:pPr>
        <w:pStyle w:val="Caption"/>
      </w:pPr>
      <w:bookmarkStart w:id="134" w:name="_Toc441572983"/>
      <w:bookmarkStart w:id="135" w:name="_Toc456253311"/>
      <w:r>
        <w:t xml:space="preserve">Table </w:t>
      </w:r>
      <w:r w:rsidR="00481B08">
        <w:fldChar w:fldCharType="begin"/>
      </w:r>
      <w:r w:rsidR="00481B08">
        <w:instrText xml:space="preserve"> SEQ Table \* ARABIC </w:instrText>
      </w:r>
      <w:r w:rsidR="00481B08">
        <w:fldChar w:fldCharType="separate"/>
      </w:r>
      <w:r w:rsidR="00FA5D0B">
        <w:rPr>
          <w:noProof/>
        </w:rPr>
        <w:t>9</w:t>
      </w:r>
      <w:r w:rsidR="00481B08">
        <w:rPr>
          <w:noProof/>
        </w:rPr>
        <w:fldChar w:fldCharType="end"/>
      </w:r>
      <w:r>
        <w:t xml:space="preserve"> - OdeAuthentication</w:t>
      </w:r>
      <w:bookmarkEnd w:id="134"/>
      <w:bookmarkEnd w:id="135"/>
    </w:p>
    <w:p w14:paraId="2C1ABE0C" w14:textId="5290E6E8" w:rsidR="00C26C45" w:rsidRDefault="00C26C45" w:rsidP="0016253B">
      <w:pPr>
        <w:pStyle w:val="Heading3"/>
      </w:pPr>
      <w:bookmarkStart w:id="136" w:name="_Toc462052309"/>
      <w:bookmarkStart w:id="137" w:name="_Toc478121083"/>
      <w:r w:rsidRPr="00284BEB">
        <w:lastRenderedPageBreak/>
        <w:t>ODE Status Message</w:t>
      </w:r>
      <w:bookmarkEnd w:id="136"/>
      <w:bookmarkEnd w:id="137"/>
    </w:p>
    <w:p w14:paraId="18F99E90" w14:textId="447B4938"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Status Message has not yet been implemented</w:t>
      </w:r>
    </w:p>
    <w:p w14:paraId="3B44C9BD"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C26C45" w:rsidRPr="006E5FF6" w14:paraId="050AB94C" w14:textId="77777777" w:rsidTr="00C26C45">
        <w:tc>
          <w:tcPr>
            <w:tcW w:w="2159" w:type="dxa"/>
          </w:tcPr>
          <w:p w14:paraId="58FC1FD1" w14:textId="77777777" w:rsidR="00C26C45" w:rsidRPr="006E5FF6" w:rsidRDefault="00C26C45" w:rsidP="00C26C45">
            <w:pPr>
              <w:rPr>
                <w:b/>
              </w:rPr>
            </w:pPr>
            <w:r w:rsidRPr="006E5FF6">
              <w:rPr>
                <w:b/>
              </w:rPr>
              <w:t>Name</w:t>
            </w:r>
          </w:p>
        </w:tc>
        <w:tc>
          <w:tcPr>
            <w:tcW w:w="2159" w:type="dxa"/>
          </w:tcPr>
          <w:p w14:paraId="5B5D6BB1" w14:textId="77777777" w:rsidR="00C26C45" w:rsidRPr="006E5FF6" w:rsidRDefault="00C26C45" w:rsidP="00C26C45">
            <w:pPr>
              <w:rPr>
                <w:b/>
              </w:rPr>
            </w:pPr>
            <w:r w:rsidRPr="006E5FF6">
              <w:rPr>
                <w:b/>
              </w:rPr>
              <w:t>Type</w:t>
            </w:r>
          </w:p>
        </w:tc>
        <w:tc>
          <w:tcPr>
            <w:tcW w:w="2158" w:type="dxa"/>
          </w:tcPr>
          <w:p w14:paraId="29F94C2E" w14:textId="77777777" w:rsidR="00C26C45" w:rsidRPr="006E5FF6" w:rsidRDefault="00C26C45" w:rsidP="00C26C45">
            <w:pPr>
              <w:rPr>
                <w:b/>
              </w:rPr>
            </w:pPr>
            <w:r w:rsidRPr="006E5FF6">
              <w:rPr>
                <w:b/>
              </w:rPr>
              <w:t>Description</w:t>
            </w:r>
          </w:p>
        </w:tc>
        <w:tc>
          <w:tcPr>
            <w:tcW w:w="2158" w:type="dxa"/>
          </w:tcPr>
          <w:p w14:paraId="5BEC433F" w14:textId="77777777" w:rsidR="00C26C45" w:rsidRPr="006E5FF6" w:rsidRDefault="00C26C45" w:rsidP="00C26C45">
            <w:pPr>
              <w:rPr>
                <w:b/>
              </w:rPr>
            </w:pPr>
            <w:r w:rsidRPr="006E5FF6">
              <w:rPr>
                <w:b/>
              </w:rPr>
              <w:t>Units</w:t>
            </w:r>
          </w:p>
        </w:tc>
        <w:tc>
          <w:tcPr>
            <w:tcW w:w="2158" w:type="dxa"/>
          </w:tcPr>
          <w:p w14:paraId="11DCAD1E" w14:textId="77777777" w:rsidR="00C26C45" w:rsidRPr="006E5FF6" w:rsidRDefault="00C26C45" w:rsidP="00C26C45">
            <w:pPr>
              <w:rPr>
                <w:b/>
              </w:rPr>
            </w:pPr>
            <w:r w:rsidRPr="006E5FF6">
              <w:rPr>
                <w:b/>
              </w:rPr>
              <w:t>Valid Min</w:t>
            </w:r>
          </w:p>
        </w:tc>
        <w:tc>
          <w:tcPr>
            <w:tcW w:w="2158" w:type="dxa"/>
          </w:tcPr>
          <w:p w14:paraId="59EA1A95" w14:textId="77777777" w:rsidR="00C26C45" w:rsidRPr="006E5FF6" w:rsidRDefault="00C26C45" w:rsidP="00C26C45">
            <w:pPr>
              <w:rPr>
                <w:b/>
              </w:rPr>
            </w:pPr>
            <w:r w:rsidRPr="006E5FF6">
              <w:rPr>
                <w:b/>
              </w:rPr>
              <w:t>Valid Max</w:t>
            </w:r>
          </w:p>
        </w:tc>
      </w:tr>
      <w:tr w:rsidR="00C26C45" w:rsidRPr="003E745F" w14:paraId="607D84E7" w14:textId="77777777" w:rsidTr="00C26C45">
        <w:tc>
          <w:tcPr>
            <w:tcW w:w="2159" w:type="dxa"/>
          </w:tcPr>
          <w:p w14:paraId="0773530F" w14:textId="77777777" w:rsidR="00C26C45" w:rsidRPr="003E745F" w:rsidRDefault="00C26C45" w:rsidP="00C26C45">
            <w:r>
              <w:rPr>
                <w:rFonts w:ascii="Courier New" w:hAnsi="Courier New" w:cs="Courier New"/>
              </w:rPr>
              <w:t>status</w:t>
            </w:r>
          </w:p>
        </w:tc>
        <w:tc>
          <w:tcPr>
            <w:tcW w:w="2159" w:type="dxa"/>
          </w:tcPr>
          <w:p w14:paraId="6E460DA2" w14:textId="77777777" w:rsidR="00C26C45" w:rsidRPr="003E745F" w:rsidRDefault="00C26C45" w:rsidP="00C26C45">
            <w:pPr>
              <w:tabs>
                <w:tab w:val="left" w:pos="1192"/>
              </w:tabs>
            </w:pPr>
            <w:r>
              <w:t>String</w:t>
            </w:r>
            <w:r>
              <w:tab/>
            </w:r>
          </w:p>
        </w:tc>
        <w:tc>
          <w:tcPr>
            <w:tcW w:w="2158" w:type="dxa"/>
          </w:tcPr>
          <w:p w14:paraId="1085FFFB" w14:textId="77777777" w:rsidR="00C26C45" w:rsidRPr="003E745F" w:rsidRDefault="00C26C45" w:rsidP="00C26C45">
            <w:r>
              <w:t>Request status</w:t>
            </w:r>
          </w:p>
        </w:tc>
        <w:tc>
          <w:tcPr>
            <w:tcW w:w="2158" w:type="dxa"/>
          </w:tcPr>
          <w:p w14:paraId="7FBA0B09" w14:textId="77777777" w:rsidR="00C26C45" w:rsidRPr="003E745F" w:rsidRDefault="00C26C45" w:rsidP="00C26C45">
            <w:r>
              <w:t xml:space="preserve">Enum </w:t>
            </w:r>
          </w:p>
        </w:tc>
        <w:tc>
          <w:tcPr>
            <w:tcW w:w="2158" w:type="dxa"/>
          </w:tcPr>
          <w:p w14:paraId="1F4643B8" w14:textId="77777777" w:rsidR="00C26C45" w:rsidRPr="003E745F" w:rsidRDefault="00C26C45" w:rsidP="00C26C45">
            <w:r>
              <w:t>"status"</w:t>
            </w:r>
          </w:p>
        </w:tc>
        <w:tc>
          <w:tcPr>
            <w:tcW w:w="2158" w:type="dxa"/>
          </w:tcPr>
          <w:p w14:paraId="65A0AF9A" w14:textId="77777777" w:rsidR="00C26C45" w:rsidRPr="003E745F" w:rsidRDefault="00C26C45" w:rsidP="00C26C45">
            <w:r>
              <w:t>"status"</w:t>
            </w:r>
          </w:p>
        </w:tc>
      </w:tr>
      <w:tr w:rsidR="00666F71" w:rsidRPr="003E745F" w14:paraId="38243BF1" w14:textId="77777777" w:rsidTr="00C26C45">
        <w:tc>
          <w:tcPr>
            <w:tcW w:w="2159" w:type="dxa"/>
          </w:tcPr>
          <w:p w14:paraId="4A608994"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748ACFAC"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0C4E02AE" w14:textId="591ACAAF"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7C9972B" w14:textId="32463A2E" w:rsidR="00666F71" w:rsidRPr="003E745F" w:rsidRDefault="00666F71" w:rsidP="00666F71">
            <w:r>
              <w:t>N/A</w:t>
            </w:r>
          </w:p>
        </w:tc>
        <w:tc>
          <w:tcPr>
            <w:tcW w:w="2158" w:type="dxa"/>
          </w:tcPr>
          <w:p w14:paraId="7BB90ACF" w14:textId="4B32CB9B" w:rsidR="00666F71" w:rsidRPr="003E745F" w:rsidRDefault="00666F71" w:rsidP="00666F71">
            <w:r>
              <w:t>1</w:t>
            </w:r>
          </w:p>
        </w:tc>
        <w:tc>
          <w:tcPr>
            <w:tcW w:w="2158" w:type="dxa"/>
          </w:tcPr>
          <w:p w14:paraId="04E09E44" w14:textId="76B9CB6D" w:rsidR="00666F71" w:rsidRPr="003E745F" w:rsidRDefault="00666F71" w:rsidP="00666F71">
            <w:pPr>
              <w:keepNext/>
            </w:pPr>
            <w:r>
              <w:t>MAX INT</w:t>
            </w:r>
          </w:p>
        </w:tc>
      </w:tr>
    </w:tbl>
    <w:p w14:paraId="611C70F4" w14:textId="1F3275AF" w:rsidR="00C26C45" w:rsidRDefault="00C26C45" w:rsidP="00C26C45">
      <w:pPr>
        <w:pStyle w:val="Caption"/>
      </w:pPr>
      <w:bookmarkStart w:id="138" w:name="_Toc441572984"/>
      <w:bookmarkStart w:id="139" w:name="_Toc456253312"/>
      <w:r>
        <w:t xml:space="preserve">Table </w:t>
      </w:r>
      <w:r w:rsidR="00481B08">
        <w:fldChar w:fldCharType="begin"/>
      </w:r>
      <w:r w:rsidR="00481B08">
        <w:instrText xml:space="preserve"> SEQ Table \* ARABIC </w:instrText>
      </w:r>
      <w:r w:rsidR="00481B08">
        <w:fldChar w:fldCharType="separate"/>
      </w:r>
      <w:r w:rsidR="00FA5D0B">
        <w:rPr>
          <w:noProof/>
        </w:rPr>
        <w:t>10</w:t>
      </w:r>
      <w:r w:rsidR="00481B08">
        <w:rPr>
          <w:noProof/>
        </w:rPr>
        <w:fldChar w:fldCharType="end"/>
      </w:r>
      <w:r>
        <w:t xml:space="preserve"> - OdeStatus</w:t>
      </w:r>
      <w:bookmarkEnd w:id="138"/>
      <w:bookmarkEnd w:id="139"/>
    </w:p>
    <w:p w14:paraId="1B2629C5" w14:textId="45791E6C" w:rsidR="00C26C45" w:rsidRDefault="00C26C45" w:rsidP="0016253B">
      <w:pPr>
        <w:pStyle w:val="Heading3"/>
      </w:pPr>
      <w:bookmarkStart w:id="140" w:name="_Toc462052310"/>
      <w:bookmarkStart w:id="141" w:name="_Ref471812176"/>
      <w:bookmarkStart w:id="142" w:name="_Toc478121084"/>
      <w:r w:rsidRPr="00284BEB">
        <w:t>ODE Control Message</w:t>
      </w:r>
      <w:bookmarkEnd w:id="140"/>
      <w:bookmarkEnd w:id="141"/>
      <w:bookmarkEnd w:id="142"/>
    </w:p>
    <w:p w14:paraId="221D17FA" w14:textId="5A8B29EA" w:rsidR="00C26C45" w:rsidRPr="00A524BA" w:rsidRDefault="007038D0" w:rsidP="00C26C45">
      <w:pPr>
        <w:rPr>
          <w:color w:val="FF0000"/>
        </w:rPr>
      </w:pPr>
      <w:r>
        <w:rPr>
          <w:color w:val="FF0000"/>
        </w:rPr>
        <w:t>STATUS</w:t>
      </w:r>
      <w:r w:rsidR="00A524BA" w:rsidRPr="00ED0E13">
        <w:rPr>
          <w:color w:val="FF0000"/>
        </w:rPr>
        <w:t xml:space="preserve">: </w:t>
      </w:r>
      <w:r w:rsidR="00A524BA">
        <w:rPr>
          <w:color w:val="FF0000"/>
        </w:rPr>
        <w:t>ODE Control Message has not yet been implemented</w:t>
      </w:r>
    </w:p>
    <w:p w14:paraId="512D8825" w14:textId="77777777" w:rsidR="00C26C45" w:rsidRDefault="00C26C45" w:rsidP="00C26C45">
      <w:pPr>
        <w:pStyle w:val="Heading5"/>
        <w:numPr>
          <w:ilvl w:val="4"/>
          <w:numId w:val="0"/>
        </w:numPr>
        <w:ind w:left="1008" w:hanging="1008"/>
      </w:pPr>
    </w:p>
    <w:tbl>
      <w:tblPr>
        <w:tblStyle w:val="TableGrid"/>
        <w:tblW w:w="0" w:type="auto"/>
        <w:tblLook w:val="04A0" w:firstRow="1" w:lastRow="0" w:firstColumn="1" w:lastColumn="0" w:noHBand="0" w:noVBand="1"/>
      </w:tblPr>
      <w:tblGrid>
        <w:gridCol w:w="2989"/>
        <w:gridCol w:w="1867"/>
        <w:gridCol w:w="1914"/>
        <w:gridCol w:w="1758"/>
        <w:gridCol w:w="1881"/>
        <w:gridCol w:w="2541"/>
      </w:tblGrid>
      <w:tr w:rsidR="00C26C45" w:rsidRPr="006E5FF6" w14:paraId="0BBADC21" w14:textId="77777777" w:rsidTr="005676A9">
        <w:tc>
          <w:tcPr>
            <w:tcW w:w="2989" w:type="dxa"/>
          </w:tcPr>
          <w:p w14:paraId="5ACCC15E" w14:textId="77777777" w:rsidR="00C26C45" w:rsidRPr="006E5FF6" w:rsidRDefault="00C26C45" w:rsidP="00C26C45">
            <w:pPr>
              <w:rPr>
                <w:b/>
              </w:rPr>
            </w:pPr>
            <w:r w:rsidRPr="006E5FF6">
              <w:rPr>
                <w:b/>
              </w:rPr>
              <w:t>Name</w:t>
            </w:r>
          </w:p>
        </w:tc>
        <w:tc>
          <w:tcPr>
            <w:tcW w:w="1867" w:type="dxa"/>
          </w:tcPr>
          <w:p w14:paraId="7C230963" w14:textId="77777777" w:rsidR="00C26C45" w:rsidRPr="006E5FF6" w:rsidRDefault="00C26C45" w:rsidP="00C26C45">
            <w:pPr>
              <w:rPr>
                <w:b/>
              </w:rPr>
            </w:pPr>
            <w:r w:rsidRPr="006E5FF6">
              <w:rPr>
                <w:b/>
              </w:rPr>
              <w:t>Type</w:t>
            </w:r>
          </w:p>
        </w:tc>
        <w:tc>
          <w:tcPr>
            <w:tcW w:w="1914" w:type="dxa"/>
          </w:tcPr>
          <w:p w14:paraId="672C1DCA" w14:textId="77777777" w:rsidR="00C26C45" w:rsidRPr="006E5FF6" w:rsidRDefault="00C26C45" w:rsidP="00C26C45">
            <w:pPr>
              <w:rPr>
                <w:b/>
              </w:rPr>
            </w:pPr>
            <w:r w:rsidRPr="006E5FF6">
              <w:rPr>
                <w:b/>
              </w:rPr>
              <w:t>Description</w:t>
            </w:r>
          </w:p>
        </w:tc>
        <w:tc>
          <w:tcPr>
            <w:tcW w:w="1758" w:type="dxa"/>
          </w:tcPr>
          <w:p w14:paraId="227FADEB" w14:textId="77777777" w:rsidR="00C26C45" w:rsidRPr="006E5FF6" w:rsidRDefault="00C26C45" w:rsidP="00C26C45">
            <w:pPr>
              <w:rPr>
                <w:b/>
              </w:rPr>
            </w:pPr>
            <w:r w:rsidRPr="006E5FF6">
              <w:rPr>
                <w:b/>
              </w:rPr>
              <w:t>Units</w:t>
            </w:r>
          </w:p>
        </w:tc>
        <w:tc>
          <w:tcPr>
            <w:tcW w:w="1881" w:type="dxa"/>
          </w:tcPr>
          <w:p w14:paraId="173FDA8E" w14:textId="77777777" w:rsidR="00C26C45" w:rsidRPr="006E5FF6" w:rsidRDefault="00C26C45" w:rsidP="00C26C45">
            <w:pPr>
              <w:rPr>
                <w:b/>
              </w:rPr>
            </w:pPr>
            <w:r w:rsidRPr="006E5FF6">
              <w:rPr>
                <w:b/>
              </w:rPr>
              <w:t>Valid Min</w:t>
            </w:r>
          </w:p>
        </w:tc>
        <w:tc>
          <w:tcPr>
            <w:tcW w:w="2541" w:type="dxa"/>
          </w:tcPr>
          <w:p w14:paraId="07B02652" w14:textId="77777777" w:rsidR="00C26C45" w:rsidRPr="006E5FF6" w:rsidRDefault="00C26C45" w:rsidP="00C26C45">
            <w:pPr>
              <w:rPr>
                <w:b/>
              </w:rPr>
            </w:pPr>
            <w:r w:rsidRPr="006E5FF6">
              <w:rPr>
                <w:b/>
              </w:rPr>
              <w:t>Valid Max</w:t>
            </w:r>
          </w:p>
        </w:tc>
      </w:tr>
      <w:tr w:rsidR="00C26C45" w:rsidRPr="003E745F" w14:paraId="73C3D1D4" w14:textId="77777777" w:rsidTr="005676A9">
        <w:tc>
          <w:tcPr>
            <w:tcW w:w="2989" w:type="dxa"/>
          </w:tcPr>
          <w:p w14:paraId="1A9B8447" w14:textId="77777777" w:rsidR="00C26C45" w:rsidRPr="00642AC1" w:rsidRDefault="00C26C45" w:rsidP="00C26C45">
            <w:pPr>
              <w:rPr>
                <w:rFonts w:ascii="Courier New" w:hAnsi="Courier New" w:cs="Courier New"/>
              </w:rPr>
            </w:pPr>
            <w:r w:rsidRPr="00642AC1">
              <w:rPr>
                <w:rFonts w:ascii="Courier New" w:hAnsi="Courier New" w:cs="Courier New"/>
              </w:rPr>
              <w:t>dataSourceBundleCount</w:t>
            </w:r>
          </w:p>
        </w:tc>
        <w:tc>
          <w:tcPr>
            <w:tcW w:w="1867" w:type="dxa"/>
          </w:tcPr>
          <w:p w14:paraId="5B2E6AAA" w14:textId="77777777" w:rsidR="00C26C45" w:rsidRPr="003E745F" w:rsidRDefault="00C26C45" w:rsidP="00C26C45">
            <w:r>
              <w:t>Integer</w:t>
            </w:r>
          </w:p>
        </w:tc>
        <w:tc>
          <w:tcPr>
            <w:tcW w:w="1914" w:type="dxa"/>
          </w:tcPr>
          <w:p w14:paraId="1EBED18E" w14:textId="06C65192" w:rsidR="00C26C45" w:rsidRPr="003E745F" w:rsidRDefault="00C26C45" w:rsidP="00410F95">
            <w:r>
              <w:t xml:space="preserve">Number of </w:t>
            </w:r>
            <w:r w:rsidR="00410F95">
              <w:t xml:space="preserve">records in a </w:t>
            </w:r>
            <w:r>
              <w:t>bundle reported by the data source</w:t>
            </w:r>
          </w:p>
        </w:tc>
        <w:tc>
          <w:tcPr>
            <w:tcW w:w="1758" w:type="dxa"/>
          </w:tcPr>
          <w:p w14:paraId="1979E73D" w14:textId="77777777" w:rsidR="00C26C45" w:rsidRPr="003E745F" w:rsidRDefault="00C26C45" w:rsidP="00C26C45">
            <w:r>
              <w:t>Count</w:t>
            </w:r>
          </w:p>
        </w:tc>
        <w:tc>
          <w:tcPr>
            <w:tcW w:w="1881" w:type="dxa"/>
          </w:tcPr>
          <w:p w14:paraId="74A8E0E7" w14:textId="77777777" w:rsidR="00C26C45" w:rsidRPr="003E745F" w:rsidRDefault="00C26C45" w:rsidP="00C26C45">
            <w:r>
              <w:t>0</w:t>
            </w:r>
          </w:p>
        </w:tc>
        <w:tc>
          <w:tcPr>
            <w:tcW w:w="2541" w:type="dxa"/>
          </w:tcPr>
          <w:p w14:paraId="0DC904A4" w14:textId="77777777" w:rsidR="00C26C45" w:rsidRPr="003E745F" w:rsidRDefault="00C26C45" w:rsidP="00C26C45">
            <w:r w:rsidRPr="009C748C">
              <w:t>9223372036854775807</w:t>
            </w:r>
          </w:p>
        </w:tc>
      </w:tr>
      <w:tr w:rsidR="00C26C45" w:rsidRPr="003E745F" w14:paraId="3821B611" w14:textId="77777777" w:rsidTr="005676A9">
        <w:tc>
          <w:tcPr>
            <w:tcW w:w="2989" w:type="dxa"/>
          </w:tcPr>
          <w:p w14:paraId="3A55B272" w14:textId="77777777" w:rsidR="00C26C45" w:rsidRPr="00642AC1" w:rsidRDefault="00C26C45" w:rsidP="00C26C45">
            <w:pPr>
              <w:rPr>
                <w:rFonts w:ascii="Courier New" w:hAnsi="Courier New" w:cs="Courier New"/>
              </w:rPr>
            </w:pPr>
            <w:r w:rsidRPr="009F6E9B">
              <w:rPr>
                <w:rFonts w:ascii="Courier New" w:hAnsi="Courier New" w:cs="Courier New"/>
              </w:rPr>
              <w:t>receivedRecordCount</w:t>
            </w:r>
          </w:p>
        </w:tc>
        <w:tc>
          <w:tcPr>
            <w:tcW w:w="1867" w:type="dxa"/>
          </w:tcPr>
          <w:p w14:paraId="04AB7FC8" w14:textId="77777777" w:rsidR="00C26C45" w:rsidRPr="003E745F" w:rsidRDefault="00C26C45" w:rsidP="00C26C45">
            <w:r>
              <w:t>Integer</w:t>
            </w:r>
          </w:p>
        </w:tc>
        <w:tc>
          <w:tcPr>
            <w:tcW w:w="1914" w:type="dxa"/>
          </w:tcPr>
          <w:p w14:paraId="4251D042" w14:textId="77777777" w:rsidR="00C26C45" w:rsidRPr="003E745F" w:rsidRDefault="00C26C45" w:rsidP="00C26C45">
            <w:r>
              <w:t>Number of messages received by the ODE</w:t>
            </w:r>
          </w:p>
        </w:tc>
        <w:tc>
          <w:tcPr>
            <w:tcW w:w="1758" w:type="dxa"/>
          </w:tcPr>
          <w:p w14:paraId="57AF3B15" w14:textId="77777777" w:rsidR="00C26C45" w:rsidRPr="003E745F" w:rsidRDefault="00C26C45" w:rsidP="00C26C45">
            <w:r>
              <w:t>Count</w:t>
            </w:r>
          </w:p>
        </w:tc>
        <w:tc>
          <w:tcPr>
            <w:tcW w:w="1881" w:type="dxa"/>
          </w:tcPr>
          <w:p w14:paraId="787A7CED" w14:textId="77777777" w:rsidR="00C26C45" w:rsidRPr="003E745F" w:rsidRDefault="00C26C45" w:rsidP="00C26C45">
            <w:r>
              <w:t>0</w:t>
            </w:r>
          </w:p>
        </w:tc>
        <w:tc>
          <w:tcPr>
            <w:tcW w:w="2541" w:type="dxa"/>
          </w:tcPr>
          <w:p w14:paraId="0E178A4F" w14:textId="77777777" w:rsidR="00C26C45" w:rsidRPr="003E745F" w:rsidRDefault="00C26C45" w:rsidP="00C26C45">
            <w:r w:rsidRPr="009C748C">
              <w:t>9223372036854775807</w:t>
            </w:r>
          </w:p>
        </w:tc>
      </w:tr>
      <w:tr w:rsidR="00C26C45" w:rsidRPr="003E745F" w14:paraId="3FECEAC5" w14:textId="77777777" w:rsidTr="005676A9">
        <w:tc>
          <w:tcPr>
            <w:tcW w:w="2989" w:type="dxa"/>
          </w:tcPr>
          <w:p w14:paraId="00527AF4" w14:textId="77777777" w:rsidR="00C26C45" w:rsidRPr="009F6E9B" w:rsidRDefault="00C26C45" w:rsidP="00C26C45">
            <w:pPr>
              <w:rPr>
                <w:rFonts w:ascii="Courier New" w:hAnsi="Courier New" w:cs="Courier New"/>
              </w:rPr>
            </w:pPr>
            <w:r w:rsidRPr="009F6E9B">
              <w:rPr>
                <w:rFonts w:ascii="Courier New" w:hAnsi="Courier New" w:cs="Courier New"/>
              </w:rPr>
              <w:t>sentRecordCount</w:t>
            </w:r>
          </w:p>
        </w:tc>
        <w:tc>
          <w:tcPr>
            <w:tcW w:w="1867" w:type="dxa"/>
          </w:tcPr>
          <w:p w14:paraId="77438EC5" w14:textId="77777777" w:rsidR="00C26C45" w:rsidRDefault="00C26C45" w:rsidP="00C26C45">
            <w:r>
              <w:t>Integer</w:t>
            </w:r>
          </w:p>
        </w:tc>
        <w:tc>
          <w:tcPr>
            <w:tcW w:w="1914" w:type="dxa"/>
          </w:tcPr>
          <w:p w14:paraId="75C91B3E" w14:textId="77777777" w:rsidR="00C26C45" w:rsidRDefault="00C26C45" w:rsidP="00C26C45">
            <w:r>
              <w:t>Number of records sent by the ODE to the client</w:t>
            </w:r>
          </w:p>
        </w:tc>
        <w:tc>
          <w:tcPr>
            <w:tcW w:w="1758" w:type="dxa"/>
          </w:tcPr>
          <w:p w14:paraId="3F271588" w14:textId="77777777" w:rsidR="00C26C45" w:rsidRDefault="00C26C45" w:rsidP="00C26C45">
            <w:r>
              <w:t>Count</w:t>
            </w:r>
          </w:p>
        </w:tc>
        <w:tc>
          <w:tcPr>
            <w:tcW w:w="1881" w:type="dxa"/>
          </w:tcPr>
          <w:p w14:paraId="5971CD8F" w14:textId="77777777" w:rsidR="00C26C45" w:rsidRDefault="00C26C45" w:rsidP="00C26C45">
            <w:r>
              <w:t>0</w:t>
            </w:r>
          </w:p>
        </w:tc>
        <w:tc>
          <w:tcPr>
            <w:tcW w:w="2541" w:type="dxa"/>
          </w:tcPr>
          <w:p w14:paraId="7DE7C7E7" w14:textId="77777777" w:rsidR="00C26C45" w:rsidRDefault="00C26C45" w:rsidP="00C26C45">
            <w:r w:rsidRPr="009C748C">
              <w:t>9223372036854775807</w:t>
            </w:r>
          </w:p>
        </w:tc>
      </w:tr>
      <w:tr w:rsidR="00C26C45" w:rsidRPr="003E745F" w14:paraId="1AD03482" w14:textId="77777777" w:rsidTr="005676A9">
        <w:tc>
          <w:tcPr>
            <w:tcW w:w="2989" w:type="dxa"/>
          </w:tcPr>
          <w:p w14:paraId="7EF75929" w14:textId="77777777" w:rsidR="00C26C45" w:rsidRPr="009F6E9B" w:rsidRDefault="00C26C45" w:rsidP="00C26C45">
            <w:pPr>
              <w:rPr>
                <w:rFonts w:ascii="Courier New" w:hAnsi="Courier New" w:cs="Courier New"/>
              </w:rPr>
            </w:pPr>
            <w:r w:rsidRPr="009F6E9B">
              <w:rPr>
                <w:rFonts w:ascii="Courier New" w:hAnsi="Courier New" w:cs="Courier New"/>
              </w:rPr>
              <w:lastRenderedPageBreak/>
              <w:t>tag</w:t>
            </w:r>
          </w:p>
        </w:tc>
        <w:tc>
          <w:tcPr>
            <w:tcW w:w="1867" w:type="dxa"/>
          </w:tcPr>
          <w:p w14:paraId="722472AD" w14:textId="77777777" w:rsidR="00C26C45" w:rsidRDefault="00C26C45" w:rsidP="00C26C45">
            <w:r>
              <w:t>Enum</w:t>
            </w:r>
          </w:p>
        </w:tc>
        <w:tc>
          <w:tcPr>
            <w:tcW w:w="1914" w:type="dxa"/>
          </w:tcPr>
          <w:p w14:paraId="7B504F8E" w14:textId="77777777" w:rsidR="00C26C45" w:rsidRDefault="00C26C45" w:rsidP="00C26C45">
            <w:r>
              <w:t>The control message event tag</w:t>
            </w:r>
          </w:p>
        </w:tc>
        <w:tc>
          <w:tcPr>
            <w:tcW w:w="1758" w:type="dxa"/>
          </w:tcPr>
          <w:p w14:paraId="5308EC67" w14:textId="77777777" w:rsidR="00C26C45" w:rsidRDefault="00C26C45" w:rsidP="00C26C45">
            <w:r>
              <w:t>Enum</w:t>
            </w:r>
          </w:p>
        </w:tc>
        <w:tc>
          <w:tcPr>
            <w:tcW w:w="1881" w:type="dxa"/>
          </w:tcPr>
          <w:p w14:paraId="186201F6" w14:textId="77777777" w:rsidR="00C26C45" w:rsidRDefault="00C26C45" w:rsidP="00C26C45">
            <w:r>
              <w:t xml:space="preserve">One of </w:t>
            </w:r>
            <w:r w:rsidRPr="009F6E9B">
              <w:t>CONNECTED, START, STOP, ERROR</w:t>
            </w:r>
          </w:p>
        </w:tc>
        <w:tc>
          <w:tcPr>
            <w:tcW w:w="2541" w:type="dxa"/>
          </w:tcPr>
          <w:p w14:paraId="02F20C58" w14:textId="77777777" w:rsidR="00C26C45" w:rsidRDefault="00C26C45" w:rsidP="00C26C45">
            <w:r>
              <w:t xml:space="preserve">One of </w:t>
            </w:r>
            <w:r w:rsidRPr="009F6E9B">
              <w:t>CONNECTED, START, STOP, ERROR</w:t>
            </w:r>
          </w:p>
        </w:tc>
      </w:tr>
      <w:tr w:rsidR="00666F71" w:rsidRPr="003E745F" w14:paraId="4F4B2D43" w14:textId="77777777" w:rsidTr="005676A9">
        <w:tc>
          <w:tcPr>
            <w:tcW w:w="2989" w:type="dxa"/>
          </w:tcPr>
          <w:p w14:paraId="407B1CF8" w14:textId="77777777" w:rsidR="00666F71" w:rsidRPr="000D041D" w:rsidRDefault="00666F71" w:rsidP="00666F71">
            <w:pPr>
              <w:rPr>
                <w:rFonts w:ascii="Courier New" w:hAnsi="Courier New" w:cs="Courier New"/>
              </w:rPr>
            </w:pPr>
            <w:r>
              <w:rPr>
                <w:rFonts w:ascii="Courier New" w:hAnsi="Courier New" w:cs="Courier New"/>
              </w:rPr>
              <w:t>version</w:t>
            </w:r>
          </w:p>
        </w:tc>
        <w:tc>
          <w:tcPr>
            <w:tcW w:w="1867" w:type="dxa"/>
          </w:tcPr>
          <w:p w14:paraId="4E133A59" w14:textId="77777777" w:rsidR="00666F71" w:rsidRDefault="00666F71" w:rsidP="00666F71">
            <w:pPr>
              <w:rPr>
                <w:rFonts w:ascii="Courier New" w:hAnsi="Courier New" w:cs="Courier New"/>
              </w:rPr>
            </w:pPr>
            <w:r>
              <w:rPr>
                <w:rFonts w:ascii="Courier New" w:hAnsi="Courier New" w:cs="Courier New"/>
              </w:rPr>
              <w:t>Integer</w:t>
            </w:r>
          </w:p>
        </w:tc>
        <w:tc>
          <w:tcPr>
            <w:tcW w:w="1914" w:type="dxa"/>
          </w:tcPr>
          <w:p w14:paraId="52B24385" w14:textId="57A6B4DB"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58" w:type="dxa"/>
          </w:tcPr>
          <w:p w14:paraId="1BD52155" w14:textId="4A6FBC06" w:rsidR="00666F71" w:rsidRPr="003E745F" w:rsidRDefault="00666F71" w:rsidP="00666F71">
            <w:r>
              <w:t>N/A</w:t>
            </w:r>
          </w:p>
        </w:tc>
        <w:tc>
          <w:tcPr>
            <w:tcW w:w="1881" w:type="dxa"/>
          </w:tcPr>
          <w:p w14:paraId="5A6C6F74" w14:textId="3B8D0E6B" w:rsidR="00666F71" w:rsidRPr="003E745F" w:rsidRDefault="00666F71" w:rsidP="00666F71">
            <w:r>
              <w:t>1</w:t>
            </w:r>
          </w:p>
        </w:tc>
        <w:tc>
          <w:tcPr>
            <w:tcW w:w="2541" w:type="dxa"/>
          </w:tcPr>
          <w:p w14:paraId="0CFC8A1D" w14:textId="2D6EE95A" w:rsidR="00666F71" w:rsidRPr="003E745F" w:rsidRDefault="00666F71" w:rsidP="00666F71">
            <w:pPr>
              <w:keepNext/>
            </w:pPr>
            <w:r>
              <w:t>MAX INT</w:t>
            </w:r>
          </w:p>
        </w:tc>
      </w:tr>
    </w:tbl>
    <w:p w14:paraId="12143C0F" w14:textId="6DD97F6E" w:rsidR="00C26C45" w:rsidRDefault="00C26C45" w:rsidP="00C26C45">
      <w:pPr>
        <w:pStyle w:val="Caption"/>
      </w:pPr>
      <w:bookmarkStart w:id="143" w:name="_Toc441572985"/>
      <w:bookmarkStart w:id="144" w:name="_Toc456253313"/>
      <w:r>
        <w:t xml:space="preserve">Table </w:t>
      </w:r>
      <w:r w:rsidR="00481B08">
        <w:fldChar w:fldCharType="begin"/>
      </w:r>
      <w:r w:rsidR="00481B08">
        <w:instrText xml:space="preserve"> SEQ Table \* ARABIC </w:instrText>
      </w:r>
      <w:r w:rsidR="00481B08">
        <w:fldChar w:fldCharType="separate"/>
      </w:r>
      <w:r w:rsidR="00FA5D0B">
        <w:rPr>
          <w:noProof/>
        </w:rPr>
        <w:t>11</w:t>
      </w:r>
      <w:r w:rsidR="00481B08">
        <w:rPr>
          <w:noProof/>
        </w:rPr>
        <w:fldChar w:fldCharType="end"/>
      </w:r>
      <w:r>
        <w:t xml:space="preserve"> - OdeControlData</w:t>
      </w:r>
      <w:bookmarkEnd w:id="143"/>
      <w:bookmarkEnd w:id="144"/>
    </w:p>
    <w:p w14:paraId="02321E0C" w14:textId="77777777" w:rsidR="00752CB3" w:rsidRDefault="00752CB3" w:rsidP="00752CB3">
      <w:pPr>
        <w:pStyle w:val="Heading3"/>
      </w:pPr>
      <w:bookmarkStart w:id="145" w:name="_ODE_Data_Message_1"/>
      <w:bookmarkStart w:id="146" w:name="_Toc462052307"/>
      <w:bookmarkStart w:id="147" w:name="_Ref471813434"/>
      <w:bookmarkStart w:id="148" w:name="_Toc478121085"/>
      <w:bookmarkStart w:id="149" w:name="_Toc462052316"/>
      <w:bookmarkEnd w:id="145"/>
      <w:r w:rsidRPr="00284BEB">
        <w:t>ODE Data Message Payload</w:t>
      </w:r>
      <w:bookmarkEnd w:id="146"/>
      <w:bookmarkEnd w:id="147"/>
      <w:bookmarkEnd w:id="148"/>
    </w:p>
    <w:p w14:paraId="57B75221" w14:textId="089692EF" w:rsidR="00752CB3" w:rsidRPr="00A524BA" w:rsidRDefault="007038D0" w:rsidP="00752CB3">
      <w:pPr>
        <w:rPr>
          <w:color w:val="FF0000"/>
        </w:rPr>
      </w:pPr>
      <w:r>
        <w:rPr>
          <w:color w:val="FF0000"/>
        </w:rPr>
        <w:t>STATUS</w:t>
      </w:r>
      <w:r w:rsidR="00752CB3" w:rsidRPr="00ED0E13">
        <w:rPr>
          <w:color w:val="FF0000"/>
        </w:rPr>
        <w:t xml:space="preserve">: </w:t>
      </w:r>
      <w:r w:rsidR="00752CB3">
        <w:rPr>
          <w:color w:val="FF0000"/>
        </w:rPr>
        <w:t>ODE Data Message Payload schema has not yet been implemented</w:t>
      </w:r>
    </w:p>
    <w:p w14:paraId="2ED6966E" w14:textId="77777777" w:rsidR="00752CB3" w:rsidRPr="00914E42" w:rsidRDefault="00752CB3" w:rsidP="00752CB3">
      <w:r>
        <w:t>OdeMsgPayload is the parent class for all payload data structures, each of which contain the following data elements.</w:t>
      </w:r>
    </w:p>
    <w:tbl>
      <w:tblPr>
        <w:tblStyle w:val="TableGrid"/>
        <w:tblW w:w="0" w:type="auto"/>
        <w:tblLook w:val="04A0" w:firstRow="1" w:lastRow="0" w:firstColumn="1" w:lastColumn="0" w:noHBand="0" w:noVBand="1"/>
      </w:tblPr>
      <w:tblGrid>
        <w:gridCol w:w="2159"/>
        <w:gridCol w:w="2159"/>
        <w:gridCol w:w="2158"/>
        <w:gridCol w:w="2158"/>
        <w:gridCol w:w="2158"/>
        <w:gridCol w:w="2158"/>
      </w:tblGrid>
      <w:tr w:rsidR="00752CB3" w:rsidRPr="006E5FF6" w14:paraId="3D730ACE" w14:textId="77777777" w:rsidTr="00823070">
        <w:tc>
          <w:tcPr>
            <w:tcW w:w="2159" w:type="dxa"/>
          </w:tcPr>
          <w:p w14:paraId="7955CDA7" w14:textId="77777777" w:rsidR="00752CB3" w:rsidRPr="006E5FF6" w:rsidRDefault="00752CB3" w:rsidP="00823070">
            <w:pPr>
              <w:rPr>
                <w:b/>
              </w:rPr>
            </w:pPr>
            <w:r w:rsidRPr="006E5FF6">
              <w:rPr>
                <w:b/>
              </w:rPr>
              <w:t>Name</w:t>
            </w:r>
          </w:p>
        </w:tc>
        <w:tc>
          <w:tcPr>
            <w:tcW w:w="2159" w:type="dxa"/>
          </w:tcPr>
          <w:p w14:paraId="6BBF7BBF" w14:textId="77777777" w:rsidR="00752CB3" w:rsidRPr="006E5FF6" w:rsidRDefault="00752CB3" w:rsidP="00823070">
            <w:pPr>
              <w:rPr>
                <w:b/>
              </w:rPr>
            </w:pPr>
            <w:r w:rsidRPr="006E5FF6">
              <w:rPr>
                <w:b/>
              </w:rPr>
              <w:t>Type</w:t>
            </w:r>
          </w:p>
        </w:tc>
        <w:tc>
          <w:tcPr>
            <w:tcW w:w="2158" w:type="dxa"/>
          </w:tcPr>
          <w:p w14:paraId="2BFB46CC" w14:textId="77777777" w:rsidR="00752CB3" w:rsidRPr="006E5FF6" w:rsidRDefault="00752CB3" w:rsidP="00823070">
            <w:pPr>
              <w:rPr>
                <w:b/>
              </w:rPr>
            </w:pPr>
            <w:r w:rsidRPr="006E5FF6">
              <w:rPr>
                <w:b/>
              </w:rPr>
              <w:t>Description</w:t>
            </w:r>
          </w:p>
        </w:tc>
        <w:tc>
          <w:tcPr>
            <w:tcW w:w="2158" w:type="dxa"/>
          </w:tcPr>
          <w:p w14:paraId="61D7D60D" w14:textId="77777777" w:rsidR="00752CB3" w:rsidRPr="006E5FF6" w:rsidRDefault="00752CB3" w:rsidP="00823070">
            <w:pPr>
              <w:rPr>
                <w:b/>
              </w:rPr>
            </w:pPr>
            <w:r w:rsidRPr="006E5FF6">
              <w:rPr>
                <w:b/>
              </w:rPr>
              <w:t>Units</w:t>
            </w:r>
          </w:p>
        </w:tc>
        <w:tc>
          <w:tcPr>
            <w:tcW w:w="2158" w:type="dxa"/>
          </w:tcPr>
          <w:p w14:paraId="303B97AD" w14:textId="77777777" w:rsidR="00752CB3" w:rsidRPr="006E5FF6" w:rsidRDefault="00752CB3" w:rsidP="00823070">
            <w:pPr>
              <w:rPr>
                <w:b/>
              </w:rPr>
            </w:pPr>
            <w:r w:rsidRPr="006E5FF6">
              <w:rPr>
                <w:b/>
              </w:rPr>
              <w:t>Valid Min</w:t>
            </w:r>
          </w:p>
        </w:tc>
        <w:tc>
          <w:tcPr>
            <w:tcW w:w="2158" w:type="dxa"/>
          </w:tcPr>
          <w:p w14:paraId="79369159" w14:textId="77777777" w:rsidR="00752CB3" w:rsidRPr="006E5FF6" w:rsidRDefault="00752CB3" w:rsidP="00823070">
            <w:pPr>
              <w:rPr>
                <w:b/>
              </w:rPr>
            </w:pPr>
            <w:r w:rsidRPr="006E5FF6">
              <w:rPr>
                <w:b/>
              </w:rPr>
              <w:t>Valid Max</w:t>
            </w:r>
          </w:p>
        </w:tc>
      </w:tr>
      <w:tr w:rsidR="00666F71" w:rsidRPr="003E745F" w14:paraId="7A4C9040" w14:textId="77777777" w:rsidTr="00823070">
        <w:tc>
          <w:tcPr>
            <w:tcW w:w="2159" w:type="dxa"/>
          </w:tcPr>
          <w:p w14:paraId="017243E7" w14:textId="77777777" w:rsidR="00666F71" w:rsidRPr="000D041D" w:rsidRDefault="00666F71" w:rsidP="00666F71">
            <w:pPr>
              <w:rPr>
                <w:rFonts w:ascii="Courier New" w:hAnsi="Courier New" w:cs="Courier New"/>
              </w:rPr>
            </w:pPr>
            <w:r>
              <w:rPr>
                <w:rFonts w:ascii="Courier New" w:hAnsi="Courier New" w:cs="Courier New"/>
              </w:rPr>
              <w:t>version</w:t>
            </w:r>
          </w:p>
        </w:tc>
        <w:tc>
          <w:tcPr>
            <w:tcW w:w="2159" w:type="dxa"/>
          </w:tcPr>
          <w:p w14:paraId="17A397D6" w14:textId="77777777" w:rsidR="00666F71" w:rsidRDefault="00666F71" w:rsidP="00666F71">
            <w:pPr>
              <w:rPr>
                <w:rFonts w:ascii="Courier New" w:hAnsi="Courier New" w:cs="Courier New"/>
              </w:rPr>
            </w:pPr>
            <w:r>
              <w:rPr>
                <w:rFonts w:ascii="Courier New" w:hAnsi="Courier New" w:cs="Courier New"/>
              </w:rPr>
              <w:t>Integer</w:t>
            </w:r>
          </w:p>
        </w:tc>
        <w:tc>
          <w:tcPr>
            <w:tcW w:w="2158" w:type="dxa"/>
          </w:tcPr>
          <w:p w14:paraId="7A04B8F1" w14:textId="77777777"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2158" w:type="dxa"/>
          </w:tcPr>
          <w:p w14:paraId="2237F6D7" w14:textId="338E49AD" w:rsidR="00666F71" w:rsidRPr="003E745F" w:rsidRDefault="00666F71" w:rsidP="00666F71">
            <w:r>
              <w:t>N/A</w:t>
            </w:r>
          </w:p>
        </w:tc>
        <w:tc>
          <w:tcPr>
            <w:tcW w:w="2158" w:type="dxa"/>
          </w:tcPr>
          <w:p w14:paraId="58056CF2" w14:textId="74AD525A" w:rsidR="00666F71" w:rsidRPr="003E745F" w:rsidRDefault="00666F71" w:rsidP="00666F71">
            <w:r>
              <w:t>1</w:t>
            </w:r>
          </w:p>
        </w:tc>
        <w:tc>
          <w:tcPr>
            <w:tcW w:w="2158" w:type="dxa"/>
          </w:tcPr>
          <w:p w14:paraId="63316DC2" w14:textId="383D451A" w:rsidR="00666F71" w:rsidRPr="003E745F" w:rsidRDefault="00666F71" w:rsidP="00666F71">
            <w:pPr>
              <w:keepNext/>
            </w:pPr>
            <w:r>
              <w:t>MAX INT</w:t>
            </w:r>
          </w:p>
        </w:tc>
      </w:tr>
    </w:tbl>
    <w:p w14:paraId="6646F337" w14:textId="4BFA9C64" w:rsidR="00752CB3" w:rsidRDefault="00752CB3" w:rsidP="00752CB3">
      <w:bookmarkStart w:id="150" w:name="_Toc441572982"/>
      <w:bookmarkStart w:id="151" w:name="_Toc456253310"/>
      <w:r>
        <w:t xml:space="preserve">Table </w:t>
      </w:r>
      <w:r w:rsidR="00481B08">
        <w:fldChar w:fldCharType="begin"/>
      </w:r>
      <w:r w:rsidR="00481B08">
        <w:instrText xml:space="preserve"> SEQ Table \* ARABIC </w:instrText>
      </w:r>
      <w:r w:rsidR="00481B08">
        <w:fldChar w:fldCharType="separate"/>
      </w:r>
      <w:r w:rsidR="00FA5D0B">
        <w:rPr>
          <w:noProof/>
        </w:rPr>
        <w:t>12</w:t>
      </w:r>
      <w:r w:rsidR="00481B08">
        <w:rPr>
          <w:noProof/>
        </w:rPr>
        <w:fldChar w:fldCharType="end"/>
      </w:r>
      <w:r>
        <w:t xml:space="preserve"> – OdeMsgPayload</w:t>
      </w:r>
      <w:bookmarkEnd w:id="150"/>
      <w:bookmarkEnd w:id="151"/>
    </w:p>
    <w:p w14:paraId="4AED6A82" w14:textId="2E2D82BB" w:rsidR="00752CB3" w:rsidRDefault="00752CB3" w:rsidP="00752CB3">
      <w:r>
        <w:t xml:space="preserve">The following subsection describe the </w:t>
      </w:r>
      <w:r w:rsidR="000A3293">
        <w:t xml:space="preserve">child schemas of </w:t>
      </w:r>
      <w:hyperlink w:anchor="_ODE_Data_Message_1" w:history="1">
        <w:r w:rsidR="000A3293" w:rsidRPr="000A3293">
          <w:rPr>
            <w:rStyle w:val="Hyperlink"/>
          </w:rPr>
          <w:t>OdeMsgPayload</w:t>
        </w:r>
      </w:hyperlink>
      <w:r w:rsidR="000A3293">
        <w:t>.</w:t>
      </w:r>
    </w:p>
    <w:p w14:paraId="2E9EB2F5" w14:textId="617374E0" w:rsidR="00C26C45" w:rsidRDefault="006D1B36" w:rsidP="00752CB3">
      <w:pPr>
        <w:pStyle w:val="Heading4"/>
      </w:pPr>
      <w:r>
        <w:t xml:space="preserve">J2735 </w:t>
      </w:r>
      <w:r w:rsidR="00410F95">
        <w:t>BSM</w:t>
      </w:r>
      <w:r w:rsidR="00C26C45" w:rsidRPr="009F4DD0">
        <w:t xml:space="preserve"> Data</w:t>
      </w:r>
      <w:bookmarkEnd w:id="149"/>
    </w:p>
    <w:p w14:paraId="69EE3E00" w14:textId="77777777" w:rsidR="00C26C45" w:rsidRDefault="00C26C45" w:rsidP="00C26C45"/>
    <w:tbl>
      <w:tblPr>
        <w:tblStyle w:val="TableGrid"/>
        <w:tblW w:w="0" w:type="auto"/>
        <w:tblLook w:val="04A0" w:firstRow="1" w:lastRow="0" w:firstColumn="1" w:lastColumn="0" w:noHBand="0" w:noVBand="1"/>
      </w:tblPr>
      <w:tblGrid>
        <w:gridCol w:w="1931"/>
        <w:gridCol w:w="3649"/>
        <w:gridCol w:w="1991"/>
        <w:gridCol w:w="1797"/>
        <w:gridCol w:w="1791"/>
        <w:gridCol w:w="1791"/>
      </w:tblGrid>
      <w:tr w:rsidR="006D1B36" w:rsidRPr="006E5FF6" w14:paraId="515561F7" w14:textId="77777777" w:rsidTr="006D1B36">
        <w:tc>
          <w:tcPr>
            <w:tcW w:w="1931" w:type="dxa"/>
          </w:tcPr>
          <w:p w14:paraId="37B68F6A" w14:textId="77777777" w:rsidR="006D1B36" w:rsidRPr="006E5FF6" w:rsidRDefault="006D1B36" w:rsidP="004C4D4C">
            <w:pPr>
              <w:rPr>
                <w:b/>
              </w:rPr>
            </w:pPr>
            <w:r w:rsidRPr="006E5FF6">
              <w:rPr>
                <w:b/>
              </w:rPr>
              <w:t>Name</w:t>
            </w:r>
          </w:p>
        </w:tc>
        <w:tc>
          <w:tcPr>
            <w:tcW w:w="3649" w:type="dxa"/>
          </w:tcPr>
          <w:p w14:paraId="71A8B843" w14:textId="77777777" w:rsidR="006D1B36" w:rsidRPr="006E5FF6" w:rsidRDefault="006D1B36" w:rsidP="004C4D4C">
            <w:pPr>
              <w:rPr>
                <w:b/>
              </w:rPr>
            </w:pPr>
            <w:r w:rsidRPr="006E5FF6">
              <w:rPr>
                <w:b/>
              </w:rPr>
              <w:t>Type</w:t>
            </w:r>
          </w:p>
        </w:tc>
        <w:tc>
          <w:tcPr>
            <w:tcW w:w="1991" w:type="dxa"/>
          </w:tcPr>
          <w:p w14:paraId="70B1D713" w14:textId="77777777" w:rsidR="006D1B36" w:rsidRPr="006E5FF6" w:rsidRDefault="006D1B36" w:rsidP="004C4D4C">
            <w:pPr>
              <w:rPr>
                <w:b/>
              </w:rPr>
            </w:pPr>
            <w:r w:rsidRPr="006E5FF6">
              <w:rPr>
                <w:b/>
              </w:rPr>
              <w:t>Description</w:t>
            </w:r>
          </w:p>
        </w:tc>
        <w:tc>
          <w:tcPr>
            <w:tcW w:w="1797" w:type="dxa"/>
          </w:tcPr>
          <w:p w14:paraId="7194F41A" w14:textId="77777777" w:rsidR="006D1B36" w:rsidRPr="006E5FF6" w:rsidRDefault="006D1B36" w:rsidP="004C4D4C">
            <w:pPr>
              <w:rPr>
                <w:b/>
              </w:rPr>
            </w:pPr>
            <w:r w:rsidRPr="006E5FF6">
              <w:rPr>
                <w:b/>
              </w:rPr>
              <w:t>Units</w:t>
            </w:r>
          </w:p>
        </w:tc>
        <w:tc>
          <w:tcPr>
            <w:tcW w:w="1791" w:type="dxa"/>
          </w:tcPr>
          <w:p w14:paraId="7A65818D" w14:textId="77777777" w:rsidR="006D1B36" w:rsidRPr="006E5FF6" w:rsidRDefault="006D1B36" w:rsidP="004C4D4C">
            <w:pPr>
              <w:rPr>
                <w:b/>
              </w:rPr>
            </w:pPr>
            <w:r w:rsidRPr="006E5FF6">
              <w:rPr>
                <w:b/>
              </w:rPr>
              <w:t>Valid Min</w:t>
            </w:r>
          </w:p>
        </w:tc>
        <w:tc>
          <w:tcPr>
            <w:tcW w:w="1791" w:type="dxa"/>
          </w:tcPr>
          <w:p w14:paraId="23280505" w14:textId="77777777" w:rsidR="006D1B36" w:rsidRPr="006E5FF6" w:rsidRDefault="006D1B36" w:rsidP="004C4D4C">
            <w:pPr>
              <w:rPr>
                <w:b/>
              </w:rPr>
            </w:pPr>
            <w:r w:rsidRPr="006E5FF6">
              <w:rPr>
                <w:b/>
              </w:rPr>
              <w:t>Valid Max</w:t>
            </w:r>
          </w:p>
        </w:tc>
      </w:tr>
      <w:tr w:rsidR="00666F71" w:rsidRPr="003E745F" w14:paraId="0907D400" w14:textId="77777777" w:rsidTr="006D1B36">
        <w:tc>
          <w:tcPr>
            <w:tcW w:w="1931" w:type="dxa"/>
          </w:tcPr>
          <w:p w14:paraId="539C0FB4" w14:textId="08C6FFF5" w:rsidR="00666F71" w:rsidRPr="000D041D" w:rsidRDefault="00666F71" w:rsidP="00666F71">
            <w:pPr>
              <w:rPr>
                <w:rFonts w:ascii="Courier New" w:hAnsi="Courier New" w:cs="Courier New"/>
              </w:rPr>
            </w:pPr>
            <w:r w:rsidRPr="006D1B36">
              <w:rPr>
                <w:rFonts w:ascii="Courier New" w:hAnsi="Courier New" w:cs="Courier New"/>
              </w:rPr>
              <w:lastRenderedPageBreak/>
              <w:t>coreData</w:t>
            </w:r>
          </w:p>
        </w:tc>
        <w:tc>
          <w:tcPr>
            <w:tcW w:w="3649" w:type="dxa"/>
          </w:tcPr>
          <w:p w14:paraId="25135777" w14:textId="5BAB5907" w:rsidR="00666F71" w:rsidRPr="000D041D" w:rsidRDefault="00D6784D" w:rsidP="00666F71">
            <w:pPr>
              <w:rPr>
                <w:rFonts w:ascii="Courier New" w:hAnsi="Courier New" w:cs="Courier New"/>
              </w:rPr>
            </w:pPr>
            <w:hyperlink w:anchor="_J2735BsmCoreData" w:history="1">
              <w:r w:rsidR="00666F71" w:rsidRPr="000A3293">
                <w:rPr>
                  <w:rStyle w:val="Hyperlink"/>
                  <w:rFonts w:ascii="Courier New" w:hAnsi="Courier New" w:cs="Courier New"/>
                </w:rPr>
                <w:t>J2735BsmCoreData</w:t>
              </w:r>
            </w:hyperlink>
          </w:p>
        </w:tc>
        <w:tc>
          <w:tcPr>
            <w:tcW w:w="1991" w:type="dxa"/>
          </w:tcPr>
          <w:p w14:paraId="720F395C" w14:textId="6BB94B91" w:rsidR="00666F71" w:rsidRPr="003E745F" w:rsidRDefault="00666F71" w:rsidP="00666F71">
            <w:r>
              <w:t xml:space="preserve">See section </w:t>
            </w:r>
            <w:r>
              <w:fldChar w:fldCharType="begin"/>
            </w:r>
            <w:r>
              <w:instrText xml:space="preserve"> REF _Ref471884029 \r \h </w:instrText>
            </w:r>
            <w:r>
              <w:fldChar w:fldCharType="separate"/>
            </w:r>
            <w:r w:rsidR="00244E15">
              <w:t>8.2.8.1</w:t>
            </w:r>
            <w:r>
              <w:fldChar w:fldCharType="end"/>
            </w:r>
          </w:p>
        </w:tc>
        <w:tc>
          <w:tcPr>
            <w:tcW w:w="1797" w:type="dxa"/>
          </w:tcPr>
          <w:p w14:paraId="4D18630D" w14:textId="0715C1F7" w:rsidR="00666F71" w:rsidRPr="006E5FF6" w:rsidRDefault="00666F71" w:rsidP="00666F71">
            <w:pPr>
              <w:rPr>
                <w:vertAlign w:val="superscript"/>
              </w:rPr>
            </w:pPr>
            <w:r>
              <w:t>N/A</w:t>
            </w:r>
          </w:p>
        </w:tc>
        <w:tc>
          <w:tcPr>
            <w:tcW w:w="1791" w:type="dxa"/>
          </w:tcPr>
          <w:p w14:paraId="3B9CC177" w14:textId="7EDF4464" w:rsidR="00666F71" w:rsidRPr="003E745F" w:rsidRDefault="00666F71" w:rsidP="00666F71">
            <w:r>
              <w:t>N/A</w:t>
            </w:r>
          </w:p>
        </w:tc>
        <w:tc>
          <w:tcPr>
            <w:tcW w:w="1791" w:type="dxa"/>
          </w:tcPr>
          <w:p w14:paraId="07B6C09C" w14:textId="4BF76EC6" w:rsidR="00666F71" w:rsidRPr="003E745F" w:rsidRDefault="00666F71" w:rsidP="00666F71">
            <w:r>
              <w:t>N/A</w:t>
            </w:r>
          </w:p>
        </w:tc>
      </w:tr>
      <w:tr w:rsidR="00666F71" w:rsidRPr="003E745F" w14:paraId="14ECF4AE" w14:textId="77777777" w:rsidTr="006D1B36">
        <w:tc>
          <w:tcPr>
            <w:tcW w:w="1931" w:type="dxa"/>
          </w:tcPr>
          <w:p w14:paraId="0C5CC7BD" w14:textId="3DC52474" w:rsidR="00666F71" w:rsidRPr="000D041D" w:rsidRDefault="00666F71" w:rsidP="00666F71">
            <w:pPr>
              <w:rPr>
                <w:rFonts w:ascii="Courier New" w:hAnsi="Courier New" w:cs="Courier New"/>
              </w:rPr>
            </w:pPr>
            <w:r w:rsidRPr="006D1B36">
              <w:rPr>
                <w:rFonts w:ascii="Courier New" w:hAnsi="Courier New" w:cs="Courier New"/>
              </w:rPr>
              <w:t>partII</w:t>
            </w:r>
          </w:p>
        </w:tc>
        <w:tc>
          <w:tcPr>
            <w:tcW w:w="3649" w:type="dxa"/>
          </w:tcPr>
          <w:p w14:paraId="5E6758ED" w14:textId="2245FA57" w:rsidR="00666F71" w:rsidRPr="000D041D" w:rsidRDefault="00666F71" w:rsidP="00666F71">
            <w:pPr>
              <w:rPr>
                <w:rFonts w:ascii="Courier New" w:hAnsi="Courier New" w:cs="Courier New"/>
              </w:rPr>
            </w:pPr>
            <w:r>
              <w:rPr>
                <w:rFonts w:ascii="Courier New" w:hAnsi="Courier New" w:cs="Courier New"/>
              </w:rPr>
              <w:t xml:space="preserve">Array of </w:t>
            </w:r>
            <w:hyperlink w:anchor="_J2735BsmPart2Content" w:history="1">
              <w:r w:rsidRPr="000A3293">
                <w:rPr>
                  <w:rStyle w:val="Hyperlink"/>
                  <w:rFonts w:ascii="Courier New" w:hAnsi="Courier New" w:cs="Courier New"/>
                </w:rPr>
                <w:t>J2735BsmPart2Content</w:t>
              </w:r>
            </w:hyperlink>
          </w:p>
        </w:tc>
        <w:tc>
          <w:tcPr>
            <w:tcW w:w="1991" w:type="dxa"/>
          </w:tcPr>
          <w:p w14:paraId="3DCB6FF0" w14:textId="66773A33" w:rsidR="00666F71" w:rsidRPr="003E745F" w:rsidRDefault="00666F71" w:rsidP="00666F71">
            <w:r>
              <w:t xml:space="preserve">See section </w:t>
            </w:r>
            <w:r>
              <w:fldChar w:fldCharType="begin"/>
            </w:r>
            <w:r>
              <w:instrText xml:space="preserve"> REF _Ref471884050 \r \h </w:instrText>
            </w:r>
            <w:r>
              <w:fldChar w:fldCharType="separate"/>
            </w:r>
            <w:r w:rsidR="00244E15">
              <w:t>8.2.8.2</w:t>
            </w:r>
            <w:r>
              <w:fldChar w:fldCharType="end"/>
            </w:r>
          </w:p>
        </w:tc>
        <w:tc>
          <w:tcPr>
            <w:tcW w:w="1797" w:type="dxa"/>
          </w:tcPr>
          <w:p w14:paraId="40921CFC" w14:textId="68BEE836" w:rsidR="00666F71" w:rsidRPr="003E745F" w:rsidRDefault="00666F71" w:rsidP="00666F71">
            <w:r>
              <w:t>N/A</w:t>
            </w:r>
          </w:p>
        </w:tc>
        <w:tc>
          <w:tcPr>
            <w:tcW w:w="1791" w:type="dxa"/>
          </w:tcPr>
          <w:p w14:paraId="406EBE5F" w14:textId="564FBC4B" w:rsidR="00666F71" w:rsidRPr="003E745F" w:rsidRDefault="00666F71" w:rsidP="00666F71">
            <w:r>
              <w:t>N/A</w:t>
            </w:r>
          </w:p>
        </w:tc>
        <w:tc>
          <w:tcPr>
            <w:tcW w:w="1791" w:type="dxa"/>
          </w:tcPr>
          <w:p w14:paraId="738A1FA5" w14:textId="6E61807D" w:rsidR="00666F71" w:rsidRPr="003E745F" w:rsidRDefault="00666F71" w:rsidP="00666F71">
            <w:r>
              <w:t>N/A</w:t>
            </w:r>
          </w:p>
        </w:tc>
      </w:tr>
      <w:tr w:rsidR="00666F71" w:rsidRPr="003E745F" w14:paraId="0FF41163" w14:textId="77777777" w:rsidTr="006D1B36">
        <w:tc>
          <w:tcPr>
            <w:tcW w:w="1931" w:type="dxa"/>
          </w:tcPr>
          <w:p w14:paraId="7D8A1898" w14:textId="038C34FC" w:rsidR="00666F71" w:rsidRPr="006D1B36" w:rsidRDefault="00666F71" w:rsidP="00666F71">
            <w:pPr>
              <w:rPr>
                <w:rFonts w:ascii="Courier New" w:hAnsi="Courier New" w:cs="Courier New"/>
              </w:rPr>
            </w:pPr>
            <w:r>
              <w:rPr>
                <w:rFonts w:ascii="Courier New" w:hAnsi="Courier New" w:cs="Courier New"/>
              </w:rPr>
              <w:t>version</w:t>
            </w:r>
          </w:p>
        </w:tc>
        <w:tc>
          <w:tcPr>
            <w:tcW w:w="3649" w:type="dxa"/>
          </w:tcPr>
          <w:p w14:paraId="35DE67AB" w14:textId="34D95E78" w:rsidR="00666F71" w:rsidRPr="006D1B36" w:rsidRDefault="00666F71" w:rsidP="00666F71">
            <w:pPr>
              <w:rPr>
                <w:rFonts w:ascii="Courier New" w:hAnsi="Courier New" w:cs="Courier New"/>
              </w:rPr>
            </w:pPr>
            <w:r>
              <w:rPr>
                <w:rFonts w:ascii="Courier New" w:hAnsi="Courier New" w:cs="Courier New"/>
              </w:rPr>
              <w:t>Integer</w:t>
            </w:r>
          </w:p>
        </w:tc>
        <w:tc>
          <w:tcPr>
            <w:tcW w:w="1991" w:type="dxa"/>
          </w:tcPr>
          <w:p w14:paraId="303BED0E" w14:textId="120A00E8" w:rsidR="00666F71" w:rsidRPr="003E745F" w:rsidRDefault="00666F71" w:rsidP="00666F71">
            <w:r>
              <w:t xml:space="preserve">The version number for this schema. See section </w:t>
            </w:r>
            <w:r>
              <w:fldChar w:fldCharType="begin"/>
            </w:r>
            <w:r>
              <w:instrText xml:space="preserve"> REF _Ref471813967 \r \h </w:instrText>
            </w:r>
            <w:r>
              <w:fldChar w:fldCharType="separate"/>
            </w:r>
            <w:r w:rsidR="00244E15">
              <w:t>8</w:t>
            </w:r>
            <w:r>
              <w:fldChar w:fldCharType="end"/>
            </w:r>
            <w:r>
              <w:t xml:space="preserve"> for details.</w:t>
            </w:r>
          </w:p>
        </w:tc>
        <w:tc>
          <w:tcPr>
            <w:tcW w:w="1797" w:type="dxa"/>
          </w:tcPr>
          <w:p w14:paraId="0601F513" w14:textId="4186118D" w:rsidR="00666F71" w:rsidRPr="003E745F" w:rsidRDefault="00666F71" w:rsidP="00666F71">
            <w:r>
              <w:t>N/A</w:t>
            </w:r>
          </w:p>
        </w:tc>
        <w:tc>
          <w:tcPr>
            <w:tcW w:w="1791" w:type="dxa"/>
          </w:tcPr>
          <w:p w14:paraId="14239C38" w14:textId="4F5C13FB" w:rsidR="00666F71" w:rsidRPr="003E745F" w:rsidRDefault="00666F71" w:rsidP="00666F71">
            <w:r>
              <w:t>1</w:t>
            </w:r>
          </w:p>
        </w:tc>
        <w:tc>
          <w:tcPr>
            <w:tcW w:w="1791" w:type="dxa"/>
          </w:tcPr>
          <w:p w14:paraId="352CBA4E" w14:textId="1A776225" w:rsidR="00666F71" w:rsidRPr="003E745F" w:rsidRDefault="00666F71" w:rsidP="00666F71">
            <w:r>
              <w:t>MAX INT</w:t>
            </w:r>
          </w:p>
        </w:tc>
      </w:tr>
    </w:tbl>
    <w:p w14:paraId="2C783114" w14:textId="77777777" w:rsidR="006D1B36" w:rsidRDefault="006D1B36" w:rsidP="00C26C45"/>
    <w:p w14:paraId="76903D09" w14:textId="28192A9A" w:rsidR="000A3293" w:rsidRDefault="000A3293" w:rsidP="000A3293">
      <w:pPr>
        <w:pStyle w:val="Heading3"/>
      </w:pPr>
      <w:bookmarkStart w:id="152" w:name="_Toc462052317"/>
      <w:bookmarkStart w:id="153" w:name="_Toc478121086"/>
      <w:r>
        <w:t xml:space="preserve">ODE Data Message </w:t>
      </w:r>
      <w:r w:rsidRPr="009F4DD0">
        <w:t>Supporting Data Structures</w:t>
      </w:r>
      <w:bookmarkEnd w:id="152"/>
      <w:bookmarkEnd w:id="153"/>
    </w:p>
    <w:p w14:paraId="16828446" w14:textId="77777777" w:rsidR="000A3293" w:rsidRDefault="000A3293" w:rsidP="000A3293">
      <w:r>
        <w:t>The data structures described in this section and subsections are referenced by top level ODE data message schemas.</w:t>
      </w:r>
    </w:p>
    <w:p w14:paraId="17817EA7" w14:textId="03590869" w:rsidR="00956340" w:rsidRPr="00A524BA" w:rsidRDefault="007038D0" w:rsidP="00956340">
      <w:pPr>
        <w:rPr>
          <w:color w:val="FF0000"/>
        </w:rPr>
      </w:pPr>
      <w:r>
        <w:rPr>
          <w:color w:val="FF0000"/>
        </w:rPr>
        <w:t>STATUS</w:t>
      </w:r>
      <w:r w:rsidR="00956340" w:rsidRPr="00ED0E13">
        <w:rPr>
          <w:color w:val="FF0000"/>
        </w:rPr>
        <w:t xml:space="preserve">: </w:t>
      </w:r>
      <w:r w:rsidR="00956340">
        <w:rPr>
          <w:color w:val="FF0000"/>
        </w:rPr>
        <w:t>Supporting data structures implementations are in progress and have not yet been completed for all supported data types.</w:t>
      </w:r>
    </w:p>
    <w:p w14:paraId="4A82A108" w14:textId="77777777" w:rsidR="00956340" w:rsidRDefault="00956340" w:rsidP="000A3293"/>
    <w:p w14:paraId="47288D4D" w14:textId="7C4B7C73" w:rsidR="006D1B36" w:rsidRDefault="006D1B36" w:rsidP="000A3293">
      <w:pPr>
        <w:pStyle w:val="Heading4"/>
      </w:pPr>
      <w:bookmarkStart w:id="154" w:name="_J2735BsmCoreData"/>
      <w:bookmarkStart w:id="155" w:name="_Ref471884029"/>
      <w:bookmarkEnd w:id="154"/>
      <w:r w:rsidRPr="006D1B36">
        <w:t>J2735BsmCoreData</w:t>
      </w:r>
      <w:bookmarkEnd w:id="155"/>
    </w:p>
    <w:p w14:paraId="3F60AEA2" w14:textId="77777777" w:rsidR="006D1B36" w:rsidRPr="006D1B36" w:rsidRDefault="006D1B36" w:rsidP="000A3293"/>
    <w:tbl>
      <w:tblPr>
        <w:tblStyle w:val="TableGrid"/>
        <w:tblW w:w="0" w:type="auto"/>
        <w:tblLook w:val="04A0" w:firstRow="1" w:lastRow="0" w:firstColumn="1" w:lastColumn="0" w:noHBand="0" w:noVBand="1"/>
      </w:tblPr>
      <w:tblGrid>
        <w:gridCol w:w="1914"/>
        <w:gridCol w:w="3615"/>
        <w:gridCol w:w="2366"/>
        <w:gridCol w:w="1702"/>
        <w:gridCol w:w="1661"/>
        <w:gridCol w:w="1692"/>
      </w:tblGrid>
      <w:tr w:rsidR="006D1B36" w:rsidRPr="006E5FF6" w14:paraId="1BF035AF" w14:textId="77777777" w:rsidTr="00FD62B9">
        <w:tc>
          <w:tcPr>
            <w:tcW w:w="1914" w:type="dxa"/>
          </w:tcPr>
          <w:p w14:paraId="6A2FB3A1" w14:textId="77777777" w:rsidR="006D1B36" w:rsidRPr="006E5FF6" w:rsidRDefault="006D1B36" w:rsidP="000A3293">
            <w:pPr>
              <w:rPr>
                <w:b/>
              </w:rPr>
            </w:pPr>
            <w:r w:rsidRPr="006E5FF6">
              <w:rPr>
                <w:b/>
              </w:rPr>
              <w:t>Name</w:t>
            </w:r>
          </w:p>
        </w:tc>
        <w:tc>
          <w:tcPr>
            <w:tcW w:w="3615" w:type="dxa"/>
          </w:tcPr>
          <w:p w14:paraId="430B27D7" w14:textId="77777777" w:rsidR="006D1B36" w:rsidRPr="006E5FF6" w:rsidRDefault="006D1B36" w:rsidP="000A3293">
            <w:pPr>
              <w:rPr>
                <w:b/>
              </w:rPr>
            </w:pPr>
            <w:r w:rsidRPr="006E5FF6">
              <w:rPr>
                <w:b/>
              </w:rPr>
              <w:t>Type</w:t>
            </w:r>
          </w:p>
        </w:tc>
        <w:tc>
          <w:tcPr>
            <w:tcW w:w="2366" w:type="dxa"/>
          </w:tcPr>
          <w:p w14:paraId="1E0442B7" w14:textId="77777777" w:rsidR="006D1B36" w:rsidRPr="006E5FF6" w:rsidRDefault="006D1B36" w:rsidP="000A3293">
            <w:pPr>
              <w:rPr>
                <w:b/>
              </w:rPr>
            </w:pPr>
            <w:r w:rsidRPr="006E5FF6">
              <w:rPr>
                <w:b/>
              </w:rPr>
              <w:t>Description</w:t>
            </w:r>
          </w:p>
        </w:tc>
        <w:tc>
          <w:tcPr>
            <w:tcW w:w="1702" w:type="dxa"/>
          </w:tcPr>
          <w:p w14:paraId="248037A1" w14:textId="77777777" w:rsidR="006D1B36" w:rsidRPr="006E5FF6" w:rsidRDefault="006D1B36" w:rsidP="000A3293">
            <w:pPr>
              <w:rPr>
                <w:b/>
              </w:rPr>
            </w:pPr>
            <w:r w:rsidRPr="006E5FF6">
              <w:rPr>
                <w:b/>
              </w:rPr>
              <w:t>Units</w:t>
            </w:r>
          </w:p>
        </w:tc>
        <w:tc>
          <w:tcPr>
            <w:tcW w:w="1661" w:type="dxa"/>
          </w:tcPr>
          <w:p w14:paraId="65E2EA76" w14:textId="77777777" w:rsidR="006D1B36" w:rsidRPr="006E5FF6" w:rsidRDefault="006D1B36" w:rsidP="000A3293">
            <w:pPr>
              <w:rPr>
                <w:b/>
              </w:rPr>
            </w:pPr>
            <w:r w:rsidRPr="006E5FF6">
              <w:rPr>
                <w:b/>
              </w:rPr>
              <w:t>Valid Min</w:t>
            </w:r>
          </w:p>
        </w:tc>
        <w:tc>
          <w:tcPr>
            <w:tcW w:w="1692" w:type="dxa"/>
          </w:tcPr>
          <w:p w14:paraId="4D499BF0" w14:textId="77777777" w:rsidR="006D1B36" w:rsidRPr="006E5FF6" w:rsidRDefault="006D1B36" w:rsidP="000A3293">
            <w:pPr>
              <w:rPr>
                <w:b/>
              </w:rPr>
            </w:pPr>
            <w:r w:rsidRPr="006E5FF6">
              <w:rPr>
                <w:b/>
              </w:rPr>
              <w:t>Valid Max</w:t>
            </w:r>
          </w:p>
        </w:tc>
      </w:tr>
      <w:tr w:rsidR="006D1B36" w:rsidRPr="003E745F" w14:paraId="1DB72DC2" w14:textId="77777777" w:rsidTr="00FD62B9">
        <w:tc>
          <w:tcPr>
            <w:tcW w:w="1914" w:type="dxa"/>
          </w:tcPr>
          <w:p w14:paraId="694838D6" w14:textId="688A29F9" w:rsidR="006D1B36" w:rsidRPr="000D041D" w:rsidRDefault="00666F71" w:rsidP="000A3293">
            <w:pPr>
              <w:rPr>
                <w:rFonts w:ascii="Courier New" w:hAnsi="Courier New" w:cs="Courier New"/>
              </w:rPr>
            </w:pPr>
            <w:r w:rsidRPr="00666F71">
              <w:rPr>
                <w:rFonts w:ascii="Courier New" w:hAnsi="Courier New" w:cs="Courier New"/>
              </w:rPr>
              <w:t>msgCnt</w:t>
            </w:r>
          </w:p>
        </w:tc>
        <w:tc>
          <w:tcPr>
            <w:tcW w:w="3615" w:type="dxa"/>
          </w:tcPr>
          <w:p w14:paraId="12B967C6" w14:textId="1A110743" w:rsidR="006D1B36" w:rsidRPr="000D041D" w:rsidRDefault="00666F71" w:rsidP="000A3293">
            <w:pPr>
              <w:rPr>
                <w:rFonts w:ascii="Courier New" w:hAnsi="Courier New" w:cs="Courier New"/>
              </w:rPr>
            </w:pPr>
            <w:r w:rsidRPr="00666F71">
              <w:rPr>
                <w:rFonts w:ascii="Courier New" w:hAnsi="Courier New" w:cs="Courier New"/>
              </w:rPr>
              <w:t>Integer</w:t>
            </w:r>
          </w:p>
        </w:tc>
        <w:tc>
          <w:tcPr>
            <w:tcW w:w="2366" w:type="dxa"/>
          </w:tcPr>
          <w:p w14:paraId="6DCEDE55" w14:textId="77777777" w:rsidR="006D1B36" w:rsidRPr="003E745F" w:rsidRDefault="006D1B36" w:rsidP="000A3293"/>
        </w:tc>
        <w:tc>
          <w:tcPr>
            <w:tcW w:w="1702" w:type="dxa"/>
          </w:tcPr>
          <w:p w14:paraId="3434670E" w14:textId="77777777" w:rsidR="006D1B36" w:rsidRPr="006E5FF6" w:rsidRDefault="006D1B36" w:rsidP="000A3293">
            <w:pPr>
              <w:rPr>
                <w:vertAlign w:val="superscript"/>
              </w:rPr>
            </w:pPr>
          </w:p>
        </w:tc>
        <w:tc>
          <w:tcPr>
            <w:tcW w:w="1661" w:type="dxa"/>
          </w:tcPr>
          <w:p w14:paraId="59624772" w14:textId="77777777" w:rsidR="006D1B36" w:rsidRPr="003E745F" w:rsidRDefault="006D1B36" w:rsidP="000A3293"/>
        </w:tc>
        <w:tc>
          <w:tcPr>
            <w:tcW w:w="1692" w:type="dxa"/>
          </w:tcPr>
          <w:p w14:paraId="2A5BC592" w14:textId="77777777" w:rsidR="006D1B36" w:rsidRPr="003E745F" w:rsidRDefault="006D1B36" w:rsidP="000A3293"/>
        </w:tc>
      </w:tr>
      <w:tr w:rsidR="006D1B36" w:rsidRPr="003E745F" w14:paraId="75464AD9" w14:textId="77777777" w:rsidTr="00FD62B9">
        <w:tc>
          <w:tcPr>
            <w:tcW w:w="1914" w:type="dxa"/>
          </w:tcPr>
          <w:p w14:paraId="17633C67" w14:textId="472516EB" w:rsidR="006D1B36" w:rsidRPr="000D041D" w:rsidRDefault="009442FE" w:rsidP="000A3293">
            <w:pPr>
              <w:rPr>
                <w:rFonts w:ascii="Courier New" w:hAnsi="Courier New" w:cs="Courier New"/>
              </w:rPr>
            </w:pPr>
            <w:r>
              <w:rPr>
                <w:rFonts w:ascii="Courier New" w:hAnsi="Courier New" w:cs="Courier New"/>
              </w:rPr>
              <w:t>i</w:t>
            </w:r>
            <w:r w:rsidR="00666F71" w:rsidRPr="00666F71">
              <w:rPr>
                <w:rFonts w:ascii="Courier New" w:hAnsi="Courier New" w:cs="Courier New"/>
              </w:rPr>
              <w:t>d</w:t>
            </w:r>
          </w:p>
        </w:tc>
        <w:tc>
          <w:tcPr>
            <w:tcW w:w="3615" w:type="dxa"/>
          </w:tcPr>
          <w:p w14:paraId="5510F57D" w14:textId="6F537FBF" w:rsidR="006D1B36" w:rsidRPr="000D041D" w:rsidRDefault="00666F71" w:rsidP="000A3293">
            <w:pPr>
              <w:rPr>
                <w:rFonts w:ascii="Courier New" w:hAnsi="Courier New" w:cs="Courier New"/>
              </w:rPr>
            </w:pPr>
            <w:r w:rsidRPr="00666F71">
              <w:rPr>
                <w:rFonts w:ascii="Courier New" w:hAnsi="Courier New" w:cs="Courier New"/>
              </w:rPr>
              <w:t>String</w:t>
            </w:r>
          </w:p>
        </w:tc>
        <w:tc>
          <w:tcPr>
            <w:tcW w:w="2366" w:type="dxa"/>
          </w:tcPr>
          <w:p w14:paraId="06A68D7D" w14:textId="77777777" w:rsidR="006D1B36" w:rsidRPr="003E745F" w:rsidRDefault="006D1B36" w:rsidP="000A3293"/>
        </w:tc>
        <w:tc>
          <w:tcPr>
            <w:tcW w:w="1702" w:type="dxa"/>
          </w:tcPr>
          <w:p w14:paraId="3E8E960E" w14:textId="77777777" w:rsidR="006D1B36" w:rsidRPr="003E745F" w:rsidRDefault="006D1B36" w:rsidP="000A3293"/>
        </w:tc>
        <w:tc>
          <w:tcPr>
            <w:tcW w:w="1661" w:type="dxa"/>
          </w:tcPr>
          <w:p w14:paraId="7F1F5FEA" w14:textId="77777777" w:rsidR="006D1B36" w:rsidRPr="003E745F" w:rsidRDefault="006D1B36" w:rsidP="000A3293"/>
        </w:tc>
        <w:tc>
          <w:tcPr>
            <w:tcW w:w="1692" w:type="dxa"/>
          </w:tcPr>
          <w:p w14:paraId="71AF8320" w14:textId="77777777" w:rsidR="006D1B36" w:rsidRPr="003E745F" w:rsidRDefault="006D1B36" w:rsidP="000A3293"/>
        </w:tc>
      </w:tr>
      <w:tr w:rsidR="006D1B36" w:rsidRPr="003E745F" w14:paraId="7F189076" w14:textId="77777777" w:rsidTr="00FD62B9">
        <w:tc>
          <w:tcPr>
            <w:tcW w:w="1914" w:type="dxa"/>
          </w:tcPr>
          <w:p w14:paraId="24B25A26" w14:textId="3F19A2D4" w:rsidR="006D1B36" w:rsidRPr="006D1B36" w:rsidRDefault="009442FE" w:rsidP="000A3293">
            <w:pPr>
              <w:rPr>
                <w:rFonts w:ascii="Courier New" w:hAnsi="Courier New" w:cs="Courier New"/>
              </w:rPr>
            </w:pPr>
            <w:r w:rsidRPr="009442FE">
              <w:rPr>
                <w:rFonts w:ascii="Courier New" w:hAnsi="Courier New" w:cs="Courier New"/>
              </w:rPr>
              <w:t>secMark</w:t>
            </w:r>
          </w:p>
        </w:tc>
        <w:tc>
          <w:tcPr>
            <w:tcW w:w="3615" w:type="dxa"/>
          </w:tcPr>
          <w:p w14:paraId="69392C42" w14:textId="1271302A" w:rsidR="006D1B36" w:rsidRPr="006D1B36" w:rsidRDefault="009442FE" w:rsidP="000A3293">
            <w:pPr>
              <w:rPr>
                <w:rFonts w:ascii="Courier New" w:hAnsi="Courier New" w:cs="Courier New"/>
              </w:rPr>
            </w:pPr>
            <w:r w:rsidRPr="00666F71">
              <w:rPr>
                <w:rFonts w:ascii="Courier New" w:hAnsi="Courier New" w:cs="Courier New"/>
              </w:rPr>
              <w:t>Integer</w:t>
            </w:r>
          </w:p>
        </w:tc>
        <w:tc>
          <w:tcPr>
            <w:tcW w:w="2366" w:type="dxa"/>
          </w:tcPr>
          <w:p w14:paraId="5163D29E" w14:textId="52A3432E" w:rsidR="006D1B36" w:rsidRPr="003E745F" w:rsidRDefault="006D1B36" w:rsidP="000A3293"/>
        </w:tc>
        <w:tc>
          <w:tcPr>
            <w:tcW w:w="1702" w:type="dxa"/>
          </w:tcPr>
          <w:p w14:paraId="7D93CDCA" w14:textId="77777777" w:rsidR="006D1B36" w:rsidRPr="003E745F" w:rsidRDefault="006D1B36" w:rsidP="000A3293"/>
        </w:tc>
        <w:tc>
          <w:tcPr>
            <w:tcW w:w="1661" w:type="dxa"/>
          </w:tcPr>
          <w:p w14:paraId="2A4AA8C8" w14:textId="77777777" w:rsidR="006D1B36" w:rsidRPr="003E745F" w:rsidRDefault="006D1B36" w:rsidP="000A3293"/>
        </w:tc>
        <w:tc>
          <w:tcPr>
            <w:tcW w:w="1692" w:type="dxa"/>
          </w:tcPr>
          <w:p w14:paraId="0D39D7CD" w14:textId="77777777" w:rsidR="006D1B36" w:rsidRPr="003E745F" w:rsidRDefault="006D1B36" w:rsidP="000A3293"/>
        </w:tc>
      </w:tr>
      <w:tr w:rsidR="009442FE" w:rsidRPr="003E745F" w14:paraId="078192DB" w14:textId="77777777" w:rsidTr="00FD62B9">
        <w:tc>
          <w:tcPr>
            <w:tcW w:w="1914" w:type="dxa"/>
          </w:tcPr>
          <w:p w14:paraId="7F8E8F7C" w14:textId="19290ECF" w:rsidR="009442FE" w:rsidRPr="009442FE" w:rsidRDefault="004302C8" w:rsidP="000A3293">
            <w:pPr>
              <w:rPr>
                <w:rFonts w:ascii="Courier New" w:hAnsi="Courier New" w:cs="Courier New"/>
              </w:rPr>
            </w:pPr>
            <w:r>
              <w:rPr>
                <w:rFonts w:ascii="Courier New" w:hAnsi="Courier New" w:cs="Courier New"/>
              </w:rPr>
              <w:t>p</w:t>
            </w:r>
            <w:r w:rsidRPr="004302C8">
              <w:rPr>
                <w:rFonts w:ascii="Courier New" w:hAnsi="Courier New" w:cs="Courier New"/>
              </w:rPr>
              <w:t>osition</w:t>
            </w:r>
          </w:p>
        </w:tc>
        <w:tc>
          <w:tcPr>
            <w:tcW w:w="3615" w:type="dxa"/>
          </w:tcPr>
          <w:p w14:paraId="1B237F43" w14:textId="3A1213A7" w:rsidR="009442FE" w:rsidRPr="00666F71" w:rsidRDefault="00D6784D" w:rsidP="000A3293">
            <w:pPr>
              <w:rPr>
                <w:rFonts w:ascii="Courier New" w:hAnsi="Courier New" w:cs="Courier New"/>
              </w:rPr>
            </w:pPr>
            <w:hyperlink w:anchor="_J2735Position3D" w:history="1">
              <w:r w:rsidR="009442FE" w:rsidRPr="009442FE">
                <w:rPr>
                  <w:rStyle w:val="Hyperlink"/>
                  <w:rFonts w:ascii="Courier New" w:hAnsi="Courier New" w:cs="Courier New"/>
                </w:rPr>
                <w:t>J2735Position3D</w:t>
              </w:r>
            </w:hyperlink>
          </w:p>
        </w:tc>
        <w:tc>
          <w:tcPr>
            <w:tcW w:w="2366" w:type="dxa"/>
          </w:tcPr>
          <w:p w14:paraId="3BD5E084" w14:textId="77777777" w:rsidR="009442FE" w:rsidRPr="003E745F" w:rsidRDefault="009442FE" w:rsidP="000A3293"/>
        </w:tc>
        <w:tc>
          <w:tcPr>
            <w:tcW w:w="1702" w:type="dxa"/>
          </w:tcPr>
          <w:p w14:paraId="1713041E" w14:textId="77777777" w:rsidR="009442FE" w:rsidRPr="003E745F" w:rsidRDefault="009442FE" w:rsidP="000A3293"/>
        </w:tc>
        <w:tc>
          <w:tcPr>
            <w:tcW w:w="1661" w:type="dxa"/>
          </w:tcPr>
          <w:p w14:paraId="4F91B669" w14:textId="77777777" w:rsidR="009442FE" w:rsidRPr="003E745F" w:rsidRDefault="009442FE" w:rsidP="000A3293"/>
        </w:tc>
        <w:tc>
          <w:tcPr>
            <w:tcW w:w="1692" w:type="dxa"/>
          </w:tcPr>
          <w:p w14:paraId="240FA6E0" w14:textId="77777777" w:rsidR="009442FE" w:rsidRPr="003E745F" w:rsidRDefault="009442FE" w:rsidP="000A3293"/>
        </w:tc>
      </w:tr>
      <w:tr w:rsidR="004302C8" w:rsidRPr="003E745F" w14:paraId="720F8D17" w14:textId="77777777" w:rsidTr="00FD62B9">
        <w:tc>
          <w:tcPr>
            <w:tcW w:w="1914" w:type="dxa"/>
          </w:tcPr>
          <w:p w14:paraId="782DB325" w14:textId="55A35201" w:rsidR="004302C8" w:rsidRPr="004302C8" w:rsidRDefault="004302C8" w:rsidP="000A3293">
            <w:pPr>
              <w:rPr>
                <w:rFonts w:ascii="Courier New" w:hAnsi="Courier New" w:cs="Courier New"/>
              </w:rPr>
            </w:pPr>
            <w:r w:rsidRPr="004302C8">
              <w:rPr>
                <w:rFonts w:ascii="Courier New" w:hAnsi="Courier New" w:cs="Courier New"/>
              </w:rPr>
              <w:t>accelSet</w:t>
            </w:r>
          </w:p>
        </w:tc>
        <w:tc>
          <w:tcPr>
            <w:tcW w:w="3615" w:type="dxa"/>
          </w:tcPr>
          <w:p w14:paraId="0C3E8443" w14:textId="17F769D6" w:rsidR="004302C8" w:rsidRDefault="00D6784D" w:rsidP="000A3293">
            <w:pPr>
              <w:rPr>
                <w:rFonts w:ascii="Courier New" w:hAnsi="Courier New" w:cs="Courier New"/>
              </w:rPr>
            </w:pPr>
            <w:hyperlink w:anchor="_J2735AccelerationSet4Way" w:history="1">
              <w:r w:rsidR="004302C8" w:rsidRPr="004302C8">
                <w:rPr>
                  <w:rStyle w:val="Hyperlink"/>
                  <w:rFonts w:ascii="Courier New" w:hAnsi="Courier New" w:cs="Courier New"/>
                </w:rPr>
                <w:t>J2735AccelerationSet4Way</w:t>
              </w:r>
            </w:hyperlink>
          </w:p>
        </w:tc>
        <w:tc>
          <w:tcPr>
            <w:tcW w:w="2366" w:type="dxa"/>
          </w:tcPr>
          <w:p w14:paraId="5564AE85" w14:textId="77777777" w:rsidR="004302C8" w:rsidRPr="003E745F" w:rsidRDefault="004302C8" w:rsidP="000A3293"/>
        </w:tc>
        <w:tc>
          <w:tcPr>
            <w:tcW w:w="1702" w:type="dxa"/>
          </w:tcPr>
          <w:p w14:paraId="1287F64B" w14:textId="77777777" w:rsidR="004302C8" w:rsidRPr="003E745F" w:rsidRDefault="004302C8" w:rsidP="000A3293"/>
        </w:tc>
        <w:tc>
          <w:tcPr>
            <w:tcW w:w="1661" w:type="dxa"/>
          </w:tcPr>
          <w:p w14:paraId="050043C9" w14:textId="77777777" w:rsidR="004302C8" w:rsidRPr="003E745F" w:rsidRDefault="004302C8" w:rsidP="000A3293"/>
        </w:tc>
        <w:tc>
          <w:tcPr>
            <w:tcW w:w="1692" w:type="dxa"/>
          </w:tcPr>
          <w:p w14:paraId="763533C2" w14:textId="77777777" w:rsidR="004302C8" w:rsidRPr="003E745F" w:rsidRDefault="004302C8" w:rsidP="000A3293"/>
        </w:tc>
      </w:tr>
      <w:tr w:rsidR="004302C8" w:rsidRPr="003E745F" w14:paraId="0B4B0C3F" w14:textId="77777777" w:rsidTr="00FD62B9">
        <w:tc>
          <w:tcPr>
            <w:tcW w:w="1914" w:type="dxa"/>
          </w:tcPr>
          <w:p w14:paraId="4F935680" w14:textId="500B32BA" w:rsidR="004302C8" w:rsidRPr="004302C8" w:rsidRDefault="004302C8" w:rsidP="000A3293">
            <w:pPr>
              <w:rPr>
                <w:rFonts w:ascii="Courier New" w:hAnsi="Courier New" w:cs="Courier New"/>
              </w:rPr>
            </w:pPr>
            <w:r w:rsidRPr="004302C8">
              <w:rPr>
                <w:rFonts w:ascii="Courier New" w:hAnsi="Courier New" w:cs="Courier New"/>
              </w:rPr>
              <w:t>accuracy</w:t>
            </w:r>
          </w:p>
        </w:tc>
        <w:tc>
          <w:tcPr>
            <w:tcW w:w="3615" w:type="dxa"/>
          </w:tcPr>
          <w:p w14:paraId="626A4224" w14:textId="6502F2F5" w:rsidR="004302C8" w:rsidRDefault="00D6784D" w:rsidP="000A3293">
            <w:pPr>
              <w:rPr>
                <w:rFonts w:ascii="Courier New" w:hAnsi="Courier New" w:cs="Courier New"/>
              </w:rPr>
            </w:pPr>
            <w:hyperlink w:anchor="_J2735PositionalAccuracy" w:history="1">
              <w:r w:rsidR="004302C8" w:rsidRPr="004302C8">
                <w:rPr>
                  <w:rStyle w:val="Hyperlink"/>
                  <w:rFonts w:ascii="Courier New" w:hAnsi="Courier New" w:cs="Courier New"/>
                </w:rPr>
                <w:t>J2735PositionalAccuracy</w:t>
              </w:r>
            </w:hyperlink>
          </w:p>
        </w:tc>
        <w:tc>
          <w:tcPr>
            <w:tcW w:w="2366" w:type="dxa"/>
          </w:tcPr>
          <w:p w14:paraId="21785BFC" w14:textId="77777777" w:rsidR="004302C8" w:rsidRPr="003E745F" w:rsidRDefault="004302C8" w:rsidP="000A3293"/>
        </w:tc>
        <w:tc>
          <w:tcPr>
            <w:tcW w:w="1702" w:type="dxa"/>
          </w:tcPr>
          <w:p w14:paraId="216DA485" w14:textId="77777777" w:rsidR="004302C8" w:rsidRPr="003E745F" w:rsidRDefault="004302C8" w:rsidP="000A3293"/>
        </w:tc>
        <w:tc>
          <w:tcPr>
            <w:tcW w:w="1661" w:type="dxa"/>
          </w:tcPr>
          <w:p w14:paraId="064D5138" w14:textId="77777777" w:rsidR="004302C8" w:rsidRPr="003E745F" w:rsidRDefault="004302C8" w:rsidP="000A3293"/>
        </w:tc>
        <w:tc>
          <w:tcPr>
            <w:tcW w:w="1692" w:type="dxa"/>
          </w:tcPr>
          <w:p w14:paraId="5F318F15" w14:textId="77777777" w:rsidR="004302C8" w:rsidRPr="003E745F" w:rsidRDefault="004302C8" w:rsidP="000A3293"/>
        </w:tc>
      </w:tr>
      <w:tr w:rsidR="00FD62B9" w:rsidRPr="003E745F" w14:paraId="6680F6E4" w14:textId="77777777" w:rsidTr="00FD62B9">
        <w:tc>
          <w:tcPr>
            <w:tcW w:w="1914" w:type="dxa"/>
          </w:tcPr>
          <w:p w14:paraId="1951C02F" w14:textId="5C87B839" w:rsidR="00FD62B9" w:rsidRPr="004302C8" w:rsidRDefault="00FD62B9" w:rsidP="000A3293">
            <w:pPr>
              <w:rPr>
                <w:rFonts w:ascii="Courier New" w:hAnsi="Courier New" w:cs="Courier New"/>
              </w:rPr>
            </w:pPr>
            <w:r w:rsidRPr="004302C8">
              <w:rPr>
                <w:rFonts w:ascii="Courier New" w:hAnsi="Courier New" w:cs="Courier New"/>
              </w:rPr>
              <w:t>transmission</w:t>
            </w:r>
          </w:p>
        </w:tc>
        <w:tc>
          <w:tcPr>
            <w:tcW w:w="3615" w:type="dxa"/>
          </w:tcPr>
          <w:p w14:paraId="70467CD3" w14:textId="13E03ACB" w:rsidR="00FD62B9" w:rsidRDefault="00FD62B9" w:rsidP="00FD62B9">
            <w:pPr>
              <w:rPr>
                <w:rFonts w:ascii="Courier New" w:hAnsi="Courier New" w:cs="Courier New"/>
              </w:rPr>
            </w:pPr>
            <w:r w:rsidRPr="00FD62B9">
              <w:rPr>
                <w:rFonts w:ascii="Courier New" w:hAnsi="Courier New" w:cs="Courier New"/>
              </w:rPr>
              <w:t>enum</w:t>
            </w:r>
          </w:p>
        </w:tc>
        <w:tc>
          <w:tcPr>
            <w:tcW w:w="7421" w:type="dxa"/>
            <w:gridSpan w:val="4"/>
          </w:tcPr>
          <w:p w14:paraId="3BBA0331" w14:textId="77777777" w:rsidR="00FD62B9" w:rsidRDefault="00FD62B9" w:rsidP="000A3293">
            <w:r>
              <w:t>One of:</w:t>
            </w:r>
          </w:p>
          <w:p w14:paraId="6A194C29"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lastRenderedPageBreak/>
              <w:t>neutral</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Neutral, speed relative to the vehicle alignment</w:t>
            </w:r>
          </w:p>
          <w:p w14:paraId="678BA72B"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park</w:t>
            </w:r>
            <w:r w:rsidRPr="00FD62B9">
              <w:rPr>
                <w:rFonts w:ascii="Consolas" w:hAnsi="Consolas" w:cs="Consolas"/>
                <w:color w:val="000000"/>
                <w:sz w:val="20"/>
                <w:szCs w:val="20"/>
              </w:rPr>
              <w:t xml:space="preserve">, </w:t>
            </w:r>
            <w:r w:rsidRPr="00FD62B9">
              <w:rPr>
                <w:rFonts w:ascii="Consolas" w:hAnsi="Consolas" w:cs="Consolas"/>
                <w:color w:val="3F7F5F"/>
                <w:sz w:val="20"/>
                <w:szCs w:val="20"/>
              </w:rPr>
              <w:t>// Park, speed relative the to vehicle alignment</w:t>
            </w:r>
          </w:p>
          <w:p w14:paraId="73991A7F"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forwardGears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Forward gears, speed relative the to vehicle alignment</w:t>
            </w:r>
          </w:p>
          <w:p w14:paraId="539A8055"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color w:val="3F7F5F"/>
                <w:sz w:val="20"/>
                <w:szCs w:val="20"/>
              </w:rPr>
            </w:pPr>
            <w:r w:rsidRPr="00FD62B9">
              <w:rPr>
                <w:rFonts w:ascii="Consolas" w:hAnsi="Consolas" w:cs="Consolas"/>
                <w:b/>
                <w:bCs/>
                <w:i/>
                <w:iCs/>
                <w:color w:val="0000C0"/>
                <w:sz w:val="20"/>
                <w:szCs w:val="20"/>
              </w:rPr>
              <w:t>reverseGears</w:t>
            </w:r>
            <w:r w:rsidRPr="00FD62B9">
              <w:rPr>
                <w:rFonts w:ascii="Consolas" w:hAnsi="Consolas" w:cs="Consolas"/>
                <w:color w:val="000000"/>
                <w:sz w:val="20"/>
                <w:szCs w:val="20"/>
              </w:rPr>
              <w:t xml:space="preserve">, </w:t>
            </w:r>
            <w:r w:rsidRPr="00FD62B9">
              <w:rPr>
                <w:rFonts w:ascii="Consolas" w:hAnsi="Consolas" w:cs="Consolas"/>
                <w:color w:val="3F7F5F"/>
                <w:sz w:val="20"/>
                <w:szCs w:val="20"/>
              </w:rPr>
              <w:t>// Reverse gears, speed relative the to vehicle alignment</w:t>
            </w:r>
          </w:p>
          <w:p w14:paraId="693A2301" w14:textId="77777777" w:rsidR="00FD62B9" w:rsidRPr="00FD62B9" w:rsidRDefault="00FD62B9" w:rsidP="006820F5">
            <w:pPr>
              <w:pStyle w:val="ListParagraph"/>
              <w:numPr>
                <w:ilvl w:val="0"/>
                <w:numId w:val="24"/>
              </w:numPr>
              <w:autoSpaceDE w:val="0"/>
              <w:autoSpaceDN w:val="0"/>
              <w:adjustRightInd w:val="0"/>
              <w:spacing w:before="0"/>
              <w:rPr>
                <w:rFonts w:ascii="Consolas" w:hAnsi="Consolas" w:cs="Consolas"/>
                <w:sz w:val="20"/>
                <w:szCs w:val="20"/>
              </w:rPr>
            </w:pPr>
            <w:r w:rsidRPr="00FD62B9">
              <w:rPr>
                <w:rFonts w:ascii="Consolas" w:hAnsi="Consolas" w:cs="Consolas"/>
                <w:b/>
                <w:bCs/>
                <w:i/>
                <w:iCs/>
                <w:color w:val="0000C0"/>
                <w:sz w:val="20"/>
                <w:szCs w:val="20"/>
              </w:rPr>
              <w:t>reserved1</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reserved2</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reserved3</w:t>
            </w:r>
            <w:r w:rsidRPr="00FD62B9">
              <w:rPr>
                <w:rFonts w:ascii="Consolas" w:hAnsi="Consolas" w:cs="Consolas"/>
                <w:color w:val="000000"/>
                <w:sz w:val="20"/>
                <w:szCs w:val="20"/>
              </w:rPr>
              <w:t xml:space="preserve">, </w:t>
            </w:r>
            <w:r w:rsidRPr="00FD62B9">
              <w:rPr>
                <w:rFonts w:ascii="Consolas" w:hAnsi="Consolas" w:cs="Consolas"/>
                <w:b/>
                <w:bCs/>
                <w:i/>
                <w:iCs/>
                <w:color w:val="0000C0"/>
                <w:sz w:val="20"/>
                <w:szCs w:val="20"/>
              </w:rPr>
              <w:t>unavailable</w:t>
            </w:r>
            <w:r w:rsidRPr="00FD62B9">
              <w:rPr>
                <w:rFonts w:ascii="Consolas" w:hAnsi="Consolas" w:cs="Consolas"/>
                <w:color w:val="000000"/>
                <w:sz w:val="20"/>
                <w:szCs w:val="20"/>
              </w:rPr>
              <w:t xml:space="preserve">; </w:t>
            </w:r>
            <w:r w:rsidRPr="00FD62B9">
              <w:rPr>
                <w:rFonts w:ascii="Consolas" w:hAnsi="Consolas" w:cs="Consolas"/>
                <w:color w:val="3F7F5F"/>
                <w:sz w:val="20"/>
                <w:szCs w:val="20"/>
              </w:rPr>
              <w:t>// not-equipped or unavailable</w:t>
            </w:r>
          </w:p>
          <w:p w14:paraId="4CBF6B37" w14:textId="765DCD4E" w:rsidR="00FD62B9" w:rsidRPr="003E745F" w:rsidRDefault="00FD62B9" w:rsidP="000A3293">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value,</w:t>
            </w:r>
          </w:p>
        </w:tc>
      </w:tr>
      <w:tr w:rsidR="004302C8" w:rsidRPr="003E745F" w14:paraId="406CA6C8" w14:textId="77777777" w:rsidTr="00FD62B9">
        <w:tc>
          <w:tcPr>
            <w:tcW w:w="1914" w:type="dxa"/>
          </w:tcPr>
          <w:p w14:paraId="53693C13" w14:textId="4FE7FEF6" w:rsidR="004302C8" w:rsidRDefault="004302C8" w:rsidP="00823070">
            <w:pPr>
              <w:rPr>
                <w:rFonts w:ascii="Courier New" w:hAnsi="Courier New" w:cs="Courier New"/>
              </w:rPr>
            </w:pPr>
            <w:r w:rsidRPr="000D041D">
              <w:rPr>
                <w:rFonts w:ascii="Courier New" w:hAnsi="Courier New" w:cs="Courier New"/>
              </w:rPr>
              <w:t>speed</w:t>
            </w:r>
          </w:p>
        </w:tc>
        <w:tc>
          <w:tcPr>
            <w:tcW w:w="3615" w:type="dxa"/>
          </w:tcPr>
          <w:p w14:paraId="07328C75"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39431908" w14:textId="08DE59F3" w:rsidR="004302C8" w:rsidRPr="003E745F" w:rsidRDefault="0067487F" w:rsidP="00823070">
            <w:r>
              <w:t>Vehicle speed</w:t>
            </w:r>
          </w:p>
        </w:tc>
        <w:tc>
          <w:tcPr>
            <w:tcW w:w="1702" w:type="dxa"/>
          </w:tcPr>
          <w:p w14:paraId="5E24080B" w14:textId="77777777" w:rsidR="004302C8" w:rsidRPr="003E745F" w:rsidRDefault="004302C8" w:rsidP="00823070">
            <w:r>
              <w:t>m/s</w:t>
            </w:r>
          </w:p>
        </w:tc>
        <w:tc>
          <w:tcPr>
            <w:tcW w:w="1661" w:type="dxa"/>
          </w:tcPr>
          <w:p w14:paraId="27557A6B" w14:textId="77777777" w:rsidR="004302C8" w:rsidRPr="003E745F" w:rsidRDefault="004302C8" w:rsidP="00823070">
            <w:r>
              <w:t>0</w:t>
            </w:r>
          </w:p>
        </w:tc>
        <w:tc>
          <w:tcPr>
            <w:tcW w:w="1692" w:type="dxa"/>
          </w:tcPr>
          <w:p w14:paraId="15462E58" w14:textId="77777777" w:rsidR="004302C8" w:rsidRPr="003E745F" w:rsidRDefault="004302C8" w:rsidP="00823070">
            <w:r w:rsidRPr="0026390E">
              <w:t>163.8</w:t>
            </w:r>
          </w:p>
        </w:tc>
      </w:tr>
      <w:tr w:rsidR="004302C8" w:rsidRPr="003E745F" w14:paraId="3BD99ECB" w14:textId="77777777" w:rsidTr="00FD62B9">
        <w:tc>
          <w:tcPr>
            <w:tcW w:w="1914" w:type="dxa"/>
          </w:tcPr>
          <w:p w14:paraId="18884444" w14:textId="77777777" w:rsidR="004302C8" w:rsidRDefault="004302C8" w:rsidP="00823070">
            <w:pPr>
              <w:rPr>
                <w:rFonts w:ascii="Courier New" w:hAnsi="Courier New" w:cs="Courier New"/>
              </w:rPr>
            </w:pPr>
            <w:r>
              <w:rPr>
                <w:rFonts w:ascii="Courier New" w:hAnsi="Courier New" w:cs="Courier New"/>
              </w:rPr>
              <w:t>heading</w:t>
            </w:r>
          </w:p>
        </w:tc>
        <w:tc>
          <w:tcPr>
            <w:tcW w:w="3615" w:type="dxa"/>
          </w:tcPr>
          <w:p w14:paraId="3EAF9E40" w14:textId="77777777" w:rsidR="004302C8" w:rsidRDefault="004302C8" w:rsidP="00823070">
            <w:pPr>
              <w:rPr>
                <w:rFonts w:ascii="Courier New" w:hAnsi="Courier New" w:cs="Courier New"/>
              </w:rPr>
            </w:pPr>
            <w:r>
              <w:rPr>
                <w:rFonts w:ascii="Courier New" w:hAnsi="Courier New" w:cs="Courier New"/>
              </w:rPr>
              <w:t>decimal</w:t>
            </w:r>
          </w:p>
        </w:tc>
        <w:tc>
          <w:tcPr>
            <w:tcW w:w="2366" w:type="dxa"/>
          </w:tcPr>
          <w:p w14:paraId="7256C3E8" w14:textId="2070223E" w:rsidR="004302C8" w:rsidRPr="003E745F" w:rsidRDefault="0067487F" w:rsidP="00823070">
            <w:r>
              <w:t>Vehicle heading</w:t>
            </w:r>
          </w:p>
        </w:tc>
        <w:tc>
          <w:tcPr>
            <w:tcW w:w="1702" w:type="dxa"/>
          </w:tcPr>
          <w:p w14:paraId="05A68023" w14:textId="77777777" w:rsidR="004302C8" w:rsidRPr="003E745F" w:rsidRDefault="004302C8" w:rsidP="00823070">
            <w:r>
              <w:t>Degrees</w:t>
            </w:r>
          </w:p>
        </w:tc>
        <w:tc>
          <w:tcPr>
            <w:tcW w:w="1661" w:type="dxa"/>
          </w:tcPr>
          <w:p w14:paraId="5F8E8512" w14:textId="77777777" w:rsidR="004302C8" w:rsidRPr="003E745F" w:rsidRDefault="004302C8" w:rsidP="00823070">
            <w:r>
              <w:t>0.000</w:t>
            </w:r>
          </w:p>
        </w:tc>
        <w:tc>
          <w:tcPr>
            <w:tcW w:w="1692" w:type="dxa"/>
          </w:tcPr>
          <w:p w14:paraId="7993F2E1" w14:textId="77777777" w:rsidR="004302C8" w:rsidRPr="003E745F" w:rsidRDefault="004302C8" w:rsidP="00823070">
            <w:r>
              <w:t>360.000</w:t>
            </w:r>
          </w:p>
        </w:tc>
      </w:tr>
      <w:tr w:rsidR="0067487F" w:rsidRPr="003E745F" w14:paraId="62382863" w14:textId="77777777" w:rsidTr="00FD62B9">
        <w:tc>
          <w:tcPr>
            <w:tcW w:w="1914" w:type="dxa"/>
          </w:tcPr>
          <w:p w14:paraId="795D0CED" w14:textId="4BA7461C" w:rsidR="0067487F" w:rsidRPr="004302C8" w:rsidRDefault="0067487F" w:rsidP="0067487F">
            <w:pPr>
              <w:rPr>
                <w:rFonts w:ascii="Courier New" w:hAnsi="Courier New" w:cs="Courier New"/>
              </w:rPr>
            </w:pPr>
            <w:r w:rsidRPr="0067487F">
              <w:rPr>
                <w:rFonts w:ascii="Courier New" w:hAnsi="Courier New" w:cs="Courier New"/>
              </w:rPr>
              <w:t>angle</w:t>
            </w:r>
          </w:p>
        </w:tc>
        <w:tc>
          <w:tcPr>
            <w:tcW w:w="3615" w:type="dxa"/>
          </w:tcPr>
          <w:p w14:paraId="01C5D058" w14:textId="37E3ADC5" w:rsidR="0067487F" w:rsidRDefault="0067487F" w:rsidP="0067487F">
            <w:pPr>
              <w:rPr>
                <w:rFonts w:ascii="Courier New" w:hAnsi="Courier New" w:cs="Courier New"/>
              </w:rPr>
            </w:pPr>
            <w:r>
              <w:rPr>
                <w:rFonts w:ascii="Courier New" w:hAnsi="Courier New" w:cs="Courier New"/>
              </w:rPr>
              <w:t>decimal</w:t>
            </w:r>
          </w:p>
        </w:tc>
        <w:tc>
          <w:tcPr>
            <w:tcW w:w="2366" w:type="dxa"/>
          </w:tcPr>
          <w:p w14:paraId="1CD67758" w14:textId="45CB055F" w:rsidR="0067487F" w:rsidRPr="003E745F" w:rsidRDefault="0067487F" w:rsidP="0067487F">
            <w:r>
              <w:t>Steering wheel angle</w:t>
            </w:r>
          </w:p>
        </w:tc>
        <w:tc>
          <w:tcPr>
            <w:tcW w:w="1702" w:type="dxa"/>
          </w:tcPr>
          <w:p w14:paraId="6AAD275C" w14:textId="348E2693" w:rsidR="0067487F" w:rsidRPr="003E745F" w:rsidRDefault="0067487F" w:rsidP="0067487F">
            <w:r>
              <w:t>Degrees</w:t>
            </w:r>
          </w:p>
        </w:tc>
        <w:tc>
          <w:tcPr>
            <w:tcW w:w="1661" w:type="dxa"/>
          </w:tcPr>
          <w:p w14:paraId="0FCBF4B4" w14:textId="4C6A9E3B" w:rsidR="0067487F" w:rsidRPr="003E745F" w:rsidRDefault="0067487F" w:rsidP="0067487F">
            <w:r>
              <w:t>0.000</w:t>
            </w:r>
          </w:p>
        </w:tc>
        <w:tc>
          <w:tcPr>
            <w:tcW w:w="1692" w:type="dxa"/>
          </w:tcPr>
          <w:p w14:paraId="1E774FAB" w14:textId="31452C8E" w:rsidR="0067487F" w:rsidRPr="003E745F" w:rsidRDefault="0067487F" w:rsidP="0067487F">
            <w:r>
              <w:t>360.000</w:t>
            </w:r>
          </w:p>
        </w:tc>
      </w:tr>
      <w:tr w:rsidR="0067487F" w:rsidRPr="003E745F" w14:paraId="58C948EA" w14:textId="77777777" w:rsidTr="00FD62B9">
        <w:tc>
          <w:tcPr>
            <w:tcW w:w="1914" w:type="dxa"/>
          </w:tcPr>
          <w:p w14:paraId="50ECF568" w14:textId="65F51EA1" w:rsidR="0067487F" w:rsidRPr="0067487F" w:rsidRDefault="0067487F" w:rsidP="0067487F">
            <w:pPr>
              <w:rPr>
                <w:rFonts w:ascii="Courier New" w:hAnsi="Courier New" w:cs="Courier New"/>
              </w:rPr>
            </w:pPr>
            <w:r w:rsidRPr="0067487F">
              <w:rPr>
                <w:rFonts w:ascii="Courier New" w:hAnsi="Courier New" w:cs="Courier New"/>
              </w:rPr>
              <w:t>brakes</w:t>
            </w:r>
          </w:p>
        </w:tc>
        <w:tc>
          <w:tcPr>
            <w:tcW w:w="3615" w:type="dxa"/>
          </w:tcPr>
          <w:p w14:paraId="2D8F732B" w14:textId="05BEB9F9" w:rsidR="0067487F" w:rsidRDefault="00D6784D" w:rsidP="0067487F">
            <w:pPr>
              <w:rPr>
                <w:rFonts w:ascii="Courier New" w:hAnsi="Courier New" w:cs="Courier New"/>
              </w:rPr>
            </w:pPr>
            <w:hyperlink w:anchor="_J2735BrakeSystemStatus" w:history="1">
              <w:r w:rsidR="0067487F" w:rsidRPr="0067487F">
                <w:rPr>
                  <w:rStyle w:val="Hyperlink"/>
                  <w:rFonts w:ascii="Courier New" w:hAnsi="Courier New" w:cs="Courier New"/>
                </w:rPr>
                <w:t>J2735BrakeSystemStatus</w:t>
              </w:r>
            </w:hyperlink>
          </w:p>
        </w:tc>
        <w:tc>
          <w:tcPr>
            <w:tcW w:w="2366" w:type="dxa"/>
          </w:tcPr>
          <w:p w14:paraId="73421109" w14:textId="77777777" w:rsidR="0067487F" w:rsidRDefault="0067487F" w:rsidP="0067487F"/>
        </w:tc>
        <w:tc>
          <w:tcPr>
            <w:tcW w:w="1702" w:type="dxa"/>
          </w:tcPr>
          <w:p w14:paraId="48946CFF" w14:textId="77777777" w:rsidR="0067487F" w:rsidRDefault="0067487F" w:rsidP="0067487F"/>
        </w:tc>
        <w:tc>
          <w:tcPr>
            <w:tcW w:w="1661" w:type="dxa"/>
          </w:tcPr>
          <w:p w14:paraId="01264DAE" w14:textId="77777777" w:rsidR="0067487F" w:rsidRDefault="0067487F" w:rsidP="0067487F"/>
        </w:tc>
        <w:tc>
          <w:tcPr>
            <w:tcW w:w="1692" w:type="dxa"/>
          </w:tcPr>
          <w:p w14:paraId="357EB3ED" w14:textId="77777777" w:rsidR="0067487F" w:rsidRDefault="0067487F" w:rsidP="0067487F"/>
        </w:tc>
      </w:tr>
      <w:tr w:rsidR="0067487F" w:rsidRPr="003E745F" w14:paraId="4E61ACA9" w14:textId="77777777" w:rsidTr="00FD62B9">
        <w:tc>
          <w:tcPr>
            <w:tcW w:w="1914" w:type="dxa"/>
          </w:tcPr>
          <w:p w14:paraId="4C93C259" w14:textId="25DEAA22" w:rsidR="0067487F" w:rsidRPr="0067487F" w:rsidRDefault="0067487F" w:rsidP="0067487F">
            <w:pPr>
              <w:rPr>
                <w:rFonts w:ascii="Courier New" w:hAnsi="Courier New" w:cs="Courier New"/>
              </w:rPr>
            </w:pPr>
            <w:r w:rsidRPr="0067487F">
              <w:rPr>
                <w:rFonts w:ascii="Courier New" w:hAnsi="Courier New" w:cs="Courier New"/>
              </w:rPr>
              <w:t>size</w:t>
            </w:r>
          </w:p>
        </w:tc>
        <w:tc>
          <w:tcPr>
            <w:tcW w:w="3615" w:type="dxa"/>
          </w:tcPr>
          <w:p w14:paraId="5B93A79F" w14:textId="150B4A05" w:rsidR="0067487F" w:rsidRDefault="00D6784D" w:rsidP="0067487F">
            <w:pPr>
              <w:rPr>
                <w:rFonts w:ascii="Courier New" w:hAnsi="Courier New" w:cs="Courier New"/>
              </w:rPr>
            </w:pPr>
            <w:hyperlink w:anchor="_J2735VehicleSize" w:history="1">
              <w:r w:rsidR="0067487F" w:rsidRPr="0067487F">
                <w:rPr>
                  <w:rStyle w:val="Hyperlink"/>
                  <w:rFonts w:ascii="Courier New" w:hAnsi="Courier New" w:cs="Courier New"/>
                </w:rPr>
                <w:t>J2735VehicleSize</w:t>
              </w:r>
            </w:hyperlink>
          </w:p>
        </w:tc>
        <w:tc>
          <w:tcPr>
            <w:tcW w:w="2366" w:type="dxa"/>
          </w:tcPr>
          <w:p w14:paraId="4A92700E" w14:textId="77777777" w:rsidR="0067487F" w:rsidRDefault="0067487F" w:rsidP="0067487F"/>
        </w:tc>
        <w:tc>
          <w:tcPr>
            <w:tcW w:w="1702" w:type="dxa"/>
          </w:tcPr>
          <w:p w14:paraId="6EE19523" w14:textId="77777777" w:rsidR="0067487F" w:rsidRDefault="0067487F" w:rsidP="0067487F"/>
        </w:tc>
        <w:tc>
          <w:tcPr>
            <w:tcW w:w="1661" w:type="dxa"/>
          </w:tcPr>
          <w:p w14:paraId="5F234790" w14:textId="77777777" w:rsidR="0067487F" w:rsidRDefault="0067487F" w:rsidP="0067487F"/>
        </w:tc>
        <w:tc>
          <w:tcPr>
            <w:tcW w:w="1692" w:type="dxa"/>
          </w:tcPr>
          <w:p w14:paraId="677D5639" w14:textId="77777777" w:rsidR="0067487F" w:rsidRDefault="0067487F" w:rsidP="0067487F"/>
        </w:tc>
      </w:tr>
    </w:tbl>
    <w:p w14:paraId="313CC844" w14:textId="77777777" w:rsidR="006D1B36" w:rsidRDefault="006D1B36" w:rsidP="000A3293"/>
    <w:p w14:paraId="03DB9CD1" w14:textId="206C676D" w:rsidR="006D1B36" w:rsidRDefault="006D1B36" w:rsidP="000A3293">
      <w:pPr>
        <w:pStyle w:val="Heading4"/>
      </w:pPr>
      <w:bookmarkStart w:id="156" w:name="_J2735BsmPart2Content"/>
      <w:bookmarkStart w:id="157" w:name="_Ref471884050"/>
      <w:bookmarkEnd w:id="156"/>
      <w:r w:rsidRPr="006D1B36">
        <w:t>J2735BsmPart2Content</w:t>
      </w:r>
      <w:bookmarkEnd w:id="157"/>
    </w:p>
    <w:p w14:paraId="6C789001" w14:textId="77777777" w:rsidR="006D1B36" w:rsidRDefault="006D1B36" w:rsidP="000A3293"/>
    <w:tbl>
      <w:tblPr>
        <w:tblStyle w:val="TableGrid"/>
        <w:tblW w:w="0" w:type="auto"/>
        <w:tblLook w:val="04A0" w:firstRow="1" w:lastRow="0" w:firstColumn="1" w:lastColumn="0" w:noHBand="0" w:noVBand="1"/>
      </w:tblPr>
      <w:tblGrid>
        <w:gridCol w:w="1330"/>
        <w:gridCol w:w="3348"/>
        <w:gridCol w:w="4679"/>
        <w:gridCol w:w="1209"/>
        <w:gridCol w:w="1192"/>
        <w:gridCol w:w="1192"/>
      </w:tblGrid>
      <w:tr w:rsidR="006D1B36" w:rsidRPr="006E5FF6" w14:paraId="791B87A8" w14:textId="77777777" w:rsidTr="0067487F">
        <w:tc>
          <w:tcPr>
            <w:tcW w:w="1330" w:type="dxa"/>
          </w:tcPr>
          <w:p w14:paraId="68D3CE7C" w14:textId="77777777" w:rsidR="006D1B36" w:rsidRPr="006E5FF6" w:rsidRDefault="006D1B36" w:rsidP="000A3293">
            <w:pPr>
              <w:rPr>
                <w:b/>
              </w:rPr>
            </w:pPr>
            <w:r w:rsidRPr="006E5FF6">
              <w:rPr>
                <w:b/>
              </w:rPr>
              <w:t>Name</w:t>
            </w:r>
          </w:p>
        </w:tc>
        <w:tc>
          <w:tcPr>
            <w:tcW w:w="3348" w:type="dxa"/>
          </w:tcPr>
          <w:p w14:paraId="20A55D8A" w14:textId="77777777" w:rsidR="006D1B36" w:rsidRPr="006E5FF6" w:rsidRDefault="006D1B36" w:rsidP="000A3293">
            <w:pPr>
              <w:rPr>
                <w:b/>
              </w:rPr>
            </w:pPr>
            <w:r w:rsidRPr="006E5FF6">
              <w:rPr>
                <w:b/>
              </w:rPr>
              <w:t>Type</w:t>
            </w:r>
          </w:p>
        </w:tc>
        <w:tc>
          <w:tcPr>
            <w:tcW w:w="4679" w:type="dxa"/>
          </w:tcPr>
          <w:p w14:paraId="03023F98" w14:textId="77777777" w:rsidR="006D1B36" w:rsidRPr="006E5FF6" w:rsidRDefault="006D1B36" w:rsidP="000A3293">
            <w:pPr>
              <w:rPr>
                <w:b/>
              </w:rPr>
            </w:pPr>
            <w:r w:rsidRPr="006E5FF6">
              <w:rPr>
                <w:b/>
              </w:rPr>
              <w:t>Description</w:t>
            </w:r>
          </w:p>
        </w:tc>
        <w:tc>
          <w:tcPr>
            <w:tcW w:w="1209" w:type="dxa"/>
          </w:tcPr>
          <w:p w14:paraId="084E5023" w14:textId="77777777" w:rsidR="006D1B36" w:rsidRPr="006E5FF6" w:rsidRDefault="006D1B36" w:rsidP="000A3293">
            <w:pPr>
              <w:rPr>
                <w:b/>
              </w:rPr>
            </w:pPr>
            <w:r w:rsidRPr="006E5FF6">
              <w:rPr>
                <w:b/>
              </w:rPr>
              <w:t>Units</w:t>
            </w:r>
          </w:p>
        </w:tc>
        <w:tc>
          <w:tcPr>
            <w:tcW w:w="1192" w:type="dxa"/>
          </w:tcPr>
          <w:p w14:paraId="3F64FEBF" w14:textId="77777777" w:rsidR="006D1B36" w:rsidRPr="006E5FF6" w:rsidRDefault="006D1B36" w:rsidP="000A3293">
            <w:pPr>
              <w:rPr>
                <w:b/>
              </w:rPr>
            </w:pPr>
            <w:r w:rsidRPr="006E5FF6">
              <w:rPr>
                <w:b/>
              </w:rPr>
              <w:t>Valid Min</w:t>
            </w:r>
          </w:p>
        </w:tc>
        <w:tc>
          <w:tcPr>
            <w:tcW w:w="1192" w:type="dxa"/>
          </w:tcPr>
          <w:p w14:paraId="208DC06B" w14:textId="77777777" w:rsidR="006D1B36" w:rsidRPr="006E5FF6" w:rsidRDefault="006D1B36" w:rsidP="000A3293">
            <w:pPr>
              <w:rPr>
                <w:b/>
              </w:rPr>
            </w:pPr>
            <w:r w:rsidRPr="006E5FF6">
              <w:rPr>
                <w:b/>
              </w:rPr>
              <w:t>Valid Max</w:t>
            </w:r>
          </w:p>
        </w:tc>
      </w:tr>
      <w:tr w:rsidR="006D1B36" w:rsidRPr="003E745F" w14:paraId="40BBD9BF" w14:textId="77777777" w:rsidTr="0067487F">
        <w:tc>
          <w:tcPr>
            <w:tcW w:w="1330" w:type="dxa"/>
          </w:tcPr>
          <w:p w14:paraId="3030407A" w14:textId="146E4DCD" w:rsidR="006D1B36" w:rsidRPr="000D041D" w:rsidRDefault="0067487F" w:rsidP="000A3293">
            <w:pPr>
              <w:rPr>
                <w:rFonts w:ascii="Courier New" w:hAnsi="Courier New" w:cs="Courier New"/>
              </w:rPr>
            </w:pPr>
            <w:r w:rsidRPr="0067487F">
              <w:rPr>
                <w:rFonts w:ascii="Courier New" w:hAnsi="Courier New" w:cs="Courier New"/>
              </w:rPr>
              <w:t>id</w:t>
            </w:r>
          </w:p>
        </w:tc>
        <w:tc>
          <w:tcPr>
            <w:tcW w:w="3348" w:type="dxa"/>
          </w:tcPr>
          <w:p w14:paraId="46265951" w14:textId="19F27B4A" w:rsidR="006D1B36" w:rsidRPr="000D041D" w:rsidRDefault="0067487F" w:rsidP="000A3293">
            <w:pPr>
              <w:rPr>
                <w:rFonts w:ascii="Courier New" w:hAnsi="Courier New" w:cs="Courier New"/>
              </w:rPr>
            </w:pPr>
            <w:r>
              <w:rPr>
                <w:rFonts w:ascii="Courier New" w:hAnsi="Courier New" w:cs="Courier New"/>
              </w:rPr>
              <w:t>enum</w:t>
            </w:r>
          </w:p>
        </w:tc>
        <w:tc>
          <w:tcPr>
            <w:tcW w:w="4679" w:type="dxa"/>
          </w:tcPr>
          <w:p w14:paraId="7083E733" w14:textId="05EA01DF" w:rsidR="0067487F" w:rsidRDefault="0067487F" w:rsidP="0067487F">
            <w:r>
              <w:t>One of:</w:t>
            </w:r>
          </w:p>
          <w:p w14:paraId="164F2820" w14:textId="77777777" w:rsidR="0067487F" w:rsidRDefault="0067487F" w:rsidP="006820F5">
            <w:pPr>
              <w:pStyle w:val="ListParagraph"/>
              <w:numPr>
                <w:ilvl w:val="0"/>
                <w:numId w:val="22"/>
              </w:numPr>
            </w:pPr>
            <w:r>
              <w:t>vehicleSafetyExt</w:t>
            </w:r>
          </w:p>
          <w:p w14:paraId="7764976F" w14:textId="77777777" w:rsidR="0067487F" w:rsidRDefault="0067487F" w:rsidP="006820F5">
            <w:pPr>
              <w:pStyle w:val="ListParagraph"/>
              <w:numPr>
                <w:ilvl w:val="0"/>
                <w:numId w:val="22"/>
              </w:numPr>
            </w:pPr>
            <w:r>
              <w:t>specialVehicleExt</w:t>
            </w:r>
          </w:p>
          <w:p w14:paraId="483D5FD4" w14:textId="69127834" w:rsidR="006D1B36" w:rsidRPr="003E745F" w:rsidRDefault="0067487F" w:rsidP="006820F5">
            <w:pPr>
              <w:pStyle w:val="ListParagraph"/>
              <w:numPr>
                <w:ilvl w:val="0"/>
                <w:numId w:val="22"/>
              </w:numPr>
            </w:pPr>
            <w:r>
              <w:t>supplementalVehicleExt</w:t>
            </w:r>
          </w:p>
        </w:tc>
        <w:tc>
          <w:tcPr>
            <w:tcW w:w="1209" w:type="dxa"/>
          </w:tcPr>
          <w:p w14:paraId="759214F7" w14:textId="77777777" w:rsidR="006D1B36" w:rsidRPr="006E5FF6" w:rsidRDefault="006D1B36" w:rsidP="000A3293">
            <w:pPr>
              <w:rPr>
                <w:vertAlign w:val="superscript"/>
              </w:rPr>
            </w:pPr>
          </w:p>
        </w:tc>
        <w:tc>
          <w:tcPr>
            <w:tcW w:w="1192" w:type="dxa"/>
          </w:tcPr>
          <w:p w14:paraId="003B367B" w14:textId="77777777" w:rsidR="006D1B36" w:rsidRPr="003E745F" w:rsidRDefault="006D1B36" w:rsidP="000A3293"/>
        </w:tc>
        <w:tc>
          <w:tcPr>
            <w:tcW w:w="1192" w:type="dxa"/>
          </w:tcPr>
          <w:p w14:paraId="7AA5ABC7" w14:textId="77777777" w:rsidR="006D1B36" w:rsidRPr="003E745F" w:rsidRDefault="006D1B36" w:rsidP="000A3293"/>
        </w:tc>
      </w:tr>
      <w:tr w:rsidR="006D1B36" w:rsidRPr="003E745F" w14:paraId="56CA41FB" w14:textId="77777777" w:rsidTr="0067487F">
        <w:tc>
          <w:tcPr>
            <w:tcW w:w="1330" w:type="dxa"/>
          </w:tcPr>
          <w:p w14:paraId="019D3E32" w14:textId="57C0E2AE" w:rsidR="006D1B36" w:rsidRPr="000D041D" w:rsidRDefault="0067487F" w:rsidP="000A3293">
            <w:pPr>
              <w:rPr>
                <w:rFonts w:ascii="Courier New" w:hAnsi="Courier New" w:cs="Courier New"/>
              </w:rPr>
            </w:pPr>
            <w:r w:rsidRPr="0067487F">
              <w:rPr>
                <w:rFonts w:ascii="Courier New" w:hAnsi="Courier New" w:cs="Courier New"/>
              </w:rPr>
              <w:t>value</w:t>
            </w:r>
          </w:p>
        </w:tc>
        <w:tc>
          <w:tcPr>
            <w:tcW w:w="3348" w:type="dxa"/>
          </w:tcPr>
          <w:p w14:paraId="0867B46C" w14:textId="6C980979" w:rsidR="006D1B36" w:rsidRPr="000D041D" w:rsidRDefault="0067487F" w:rsidP="000A3293">
            <w:pPr>
              <w:rPr>
                <w:rFonts w:ascii="Courier New" w:hAnsi="Courier New" w:cs="Courier New"/>
              </w:rPr>
            </w:pPr>
            <w:r w:rsidRPr="0067487F">
              <w:rPr>
                <w:rFonts w:ascii="Courier New" w:hAnsi="Courier New" w:cs="Courier New"/>
              </w:rPr>
              <w:t>J2735BsmPart2Extension</w:t>
            </w:r>
          </w:p>
        </w:tc>
        <w:tc>
          <w:tcPr>
            <w:tcW w:w="4679" w:type="dxa"/>
          </w:tcPr>
          <w:p w14:paraId="11543105" w14:textId="77777777" w:rsidR="006D1B36" w:rsidRDefault="0067487F" w:rsidP="000A3293">
            <w:r>
              <w:t>One of the following object types:</w:t>
            </w:r>
          </w:p>
          <w:p w14:paraId="7CA7543F" w14:textId="5FBA27E7" w:rsidR="0067487F" w:rsidRDefault="00D6784D" w:rsidP="006820F5">
            <w:pPr>
              <w:pStyle w:val="ListParagraph"/>
              <w:numPr>
                <w:ilvl w:val="0"/>
                <w:numId w:val="23"/>
              </w:numPr>
            </w:pPr>
            <w:hyperlink w:anchor="_J2735VehicleSafetyExtensions" w:history="1">
              <w:r w:rsidR="0067487F" w:rsidRPr="0067487F">
                <w:rPr>
                  <w:rStyle w:val="Hyperlink"/>
                </w:rPr>
                <w:t>J2735VehicleSafetyExtensions</w:t>
              </w:r>
            </w:hyperlink>
          </w:p>
          <w:p w14:paraId="28F1506F" w14:textId="2183E8EC" w:rsidR="0067487F" w:rsidRDefault="00D6784D" w:rsidP="006820F5">
            <w:pPr>
              <w:pStyle w:val="ListParagraph"/>
              <w:numPr>
                <w:ilvl w:val="0"/>
                <w:numId w:val="23"/>
              </w:numPr>
            </w:pPr>
            <w:hyperlink w:anchor="_J2735SpecialVehicleExtensions" w:history="1">
              <w:r w:rsidR="0067487F" w:rsidRPr="0067487F">
                <w:rPr>
                  <w:rStyle w:val="Hyperlink"/>
                </w:rPr>
                <w:t>J2735SpecialVehicleExtensions</w:t>
              </w:r>
            </w:hyperlink>
          </w:p>
          <w:p w14:paraId="0D8145D1" w14:textId="16594684" w:rsidR="0067487F" w:rsidRPr="003E745F" w:rsidRDefault="00D6784D" w:rsidP="006820F5">
            <w:pPr>
              <w:pStyle w:val="ListParagraph"/>
              <w:numPr>
                <w:ilvl w:val="0"/>
                <w:numId w:val="23"/>
              </w:numPr>
            </w:pPr>
            <w:hyperlink w:anchor="_J2735SupplementalVehicleExtensions" w:history="1">
              <w:r w:rsidR="0067487F" w:rsidRPr="0067487F">
                <w:rPr>
                  <w:rStyle w:val="Hyperlink"/>
                </w:rPr>
                <w:t>J2735SupplementalVehicleExtensions</w:t>
              </w:r>
            </w:hyperlink>
          </w:p>
        </w:tc>
        <w:tc>
          <w:tcPr>
            <w:tcW w:w="1209" w:type="dxa"/>
          </w:tcPr>
          <w:p w14:paraId="336012D8" w14:textId="77777777" w:rsidR="006D1B36" w:rsidRPr="003E745F" w:rsidRDefault="006D1B36" w:rsidP="000A3293"/>
        </w:tc>
        <w:tc>
          <w:tcPr>
            <w:tcW w:w="1192" w:type="dxa"/>
          </w:tcPr>
          <w:p w14:paraId="07BFB53D" w14:textId="77777777" w:rsidR="006D1B36" w:rsidRPr="003E745F" w:rsidRDefault="006D1B36" w:rsidP="000A3293"/>
        </w:tc>
        <w:tc>
          <w:tcPr>
            <w:tcW w:w="1192" w:type="dxa"/>
          </w:tcPr>
          <w:p w14:paraId="609888F0" w14:textId="77777777" w:rsidR="006D1B36" w:rsidRPr="003E745F" w:rsidRDefault="006D1B36" w:rsidP="000A3293"/>
        </w:tc>
      </w:tr>
    </w:tbl>
    <w:p w14:paraId="68395BBD" w14:textId="77777777" w:rsidR="006D1B36" w:rsidRDefault="006D1B36" w:rsidP="000A3293"/>
    <w:p w14:paraId="05D6E899" w14:textId="536D4982" w:rsidR="006D1B36" w:rsidRPr="006719D6" w:rsidRDefault="006D1B36" w:rsidP="000A3293">
      <w:pPr>
        <w:pStyle w:val="Heading4"/>
      </w:pPr>
      <w:bookmarkStart w:id="158" w:name="_5J2735Position3D"/>
      <w:bookmarkStart w:id="159" w:name="_J2735Position3D"/>
      <w:bookmarkStart w:id="160" w:name="_Toc462052335"/>
      <w:bookmarkEnd w:id="158"/>
      <w:bookmarkEnd w:id="159"/>
      <w:r>
        <w:t>J2735</w:t>
      </w:r>
      <w:r w:rsidRPr="006719D6">
        <w:t>Position3D</w:t>
      </w:r>
      <w:bookmarkEnd w:id="160"/>
    </w:p>
    <w:p w14:paraId="20A5E1CB" w14:textId="77777777" w:rsidR="006D1B36" w:rsidRDefault="006D1B36" w:rsidP="000A3293"/>
    <w:tbl>
      <w:tblPr>
        <w:tblStyle w:val="TableGrid"/>
        <w:tblW w:w="0" w:type="auto"/>
        <w:tblLook w:val="04A0" w:firstRow="1" w:lastRow="0" w:firstColumn="1" w:lastColumn="0" w:noHBand="0" w:noVBand="1"/>
      </w:tblPr>
      <w:tblGrid>
        <w:gridCol w:w="2159"/>
        <w:gridCol w:w="2159"/>
        <w:gridCol w:w="2158"/>
        <w:gridCol w:w="2158"/>
        <w:gridCol w:w="2158"/>
        <w:gridCol w:w="2158"/>
      </w:tblGrid>
      <w:tr w:rsidR="006D1B36" w:rsidRPr="006E5FF6" w14:paraId="38076719" w14:textId="77777777" w:rsidTr="004C4D4C">
        <w:tc>
          <w:tcPr>
            <w:tcW w:w="2159" w:type="dxa"/>
          </w:tcPr>
          <w:p w14:paraId="16D3E2AB" w14:textId="77777777" w:rsidR="006D1B36" w:rsidRPr="006E5FF6" w:rsidRDefault="006D1B36" w:rsidP="000A3293">
            <w:pPr>
              <w:rPr>
                <w:b/>
              </w:rPr>
            </w:pPr>
            <w:r w:rsidRPr="006E5FF6">
              <w:rPr>
                <w:b/>
              </w:rPr>
              <w:t>Name</w:t>
            </w:r>
          </w:p>
        </w:tc>
        <w:tc>
          <w:tcPr>
            <w:tcW w:w="2159" w:type="dxa"/>
          </w:tcPr>
          <w:p w14:paraId="59AB7D41" w14:textId="77777777" w:rsidR="006D1B36" w:rsidRPr="006E5FF6" w:rsidRDefault="006D1B36" w:rsidP="000A3293">
            <w:pPr>
              <w:rPr>
                <w:b/>
              </w:rPr>
            </w:pPr>
            <w:r w:rsidRPr="006E5FF6">
              <w:rPr>
                <w:b/>
              </w:rPr>
              <w:t>Type</w:t>
            </w:r>
          </w:p>
        </w:tc>
        <w:tc>
          <w:tcPr>
            <w:tcW w:w="2158" w:type="dxa"/>
          </w:tcPr>
          <w:p w14:paraId="22F11D3A" w14:textId="77777777" w:rsidR="006D1B36" w:rsidRPr="006E5FF6" w:rsidRDefault="006D1B36" w:rsidP="000A3293">
            <w:pPr>
              <w:rPr>
                <w:b/>
              </w:rPr>
            </w:pPr>
            <w:r w:rsidRPr="006E5FF6">
              <w:rPr>
                <w:b/>
              </w:rPr>
              <w:t>Description</w:t>
            </w:r>
          </w:p>
        </w:tc>
        <w:tc>
          <w:tcPr>
            <w:tcW w:w="2158" w:type="dxa"/>
          </w:tcPr>
          <w:p w14:paraId="16FB0227" w14:textId="77777777" w:rsidR="006D1B36" w:rsidRPr="006E5FF6" w:rsidRDefault="006D1B36" w:rsidP="000A3293">
            <w:pPr>
              <w:rPr>
                <w:b/>
              </w:rPr>
            </w:pPr>
            <w:r w:rsidRPr="006E5FF6">
              <w:rPr>
                <w:b/>
              </w:rPr>
              <w:t>Units</w:t>
            </w:r>
          </w:p>
        </w:tc>
        <w:tc>
          <w:tcPr>
            <w:tcW w:w="2158" w:type="dxa"/>
          </w:tcPr>
          <w:p w14:paraId="368E61F8" w14:textId="77777777" w:rsidR="006D1B36" w:rsidRPr="006E5FF6" w:rsidRDefault="006D1B36" w:rsidP="000A3293">
            <w:pPr>
              <w:rPr>
                <w:b/>
              </w:rPr>
            </w:pPr>
            <w:r w:rsidRPr="006E5FF6">
              <w:rPr>
                <w:b/>
              </w:rPr>
              <w:t>Valid Min</w:t>
            </w:r>
          </w:p>
        </w:tc>
        <w:tc>
          <w:tcPr>
            <w:tcW w:w="2158" w:type="dxa"/>
          </w:tcPr>
          <w:p w14:paraId="0F512BBB" w14:textId="77777777" w:rsidR="006D1B36" w:rsidRPr="006E5FF6" w:rsidRDefault="006D1B36" w:rsidP="000A3293">
            <w:pPr>
              <w:rPr>
                <w:b/>
              </w:rPr>
            </w:pPr>
            <w:r w:rsidRPr="006E5FF6">
              <w:rPr>
                <w:b/>
              </w:rPr>
              <w:t>Valid Max</w:t>
            </w:r>
          </w:p>
        </w:tc>
      </w:tr>
      <w:tr w:rsidR="006D1B36" w:rsidRPr="003E745F" w14:paraId="229C83B6" w14:textId="77777777" w:rsidTr="004C4D4C">
        <w:tc>
          <w:tcPr>
            <w:tcW w:w="2159" w:type="dxa"/>
          </w:tcPr>
          <w:p w14:paraId="0F0AEC79" w14:textId="77777777" w:rsidR="006D1B36" w:rsidRPr="000D041D" w:rsidRDefault="006D1B36" w:rsidP="000A3293">
            <w:pPr>
              <w:rPr>
                <w:rFonts w:ascii="Courier New" w:hAnsi="Courier New" w:cs="Courier New"/>
              </w:rPr>
            </w:pPr>
            <w:r w:rsidRPr="000D041D">
              <w:rPr>
                <w:rFonts w:ascii="Courier New" w:hAnsi="Courier New" w:cs="Courier New"/>
              </w:rPr>
              <w:t>elevation</w:t>
            </w:r>
          </w:p>
        </w:tc>
        <w:tc>
          <w:tcPr>
            <w:tcW w:w="2159" w:type="dxa"/>
          </w:tcPr>
          <w:p w14:paraId="311E8EE3"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7C5C6564" w14:textId="77777777" w:rsidR="006D1B36" w:rsidRPr="003E745F" w:rsidRDefault="006D1B36" w:rsidP="000A3293">
            <w:r>
              <w:t>Elevation</w:t>
            </w:r>
          </w:p>
        </w:tc>
        <w:tc>
          <w:tcPr>
            <w:tcW w:w="2158" w:type="dxa"/>
          </w:tcPr>
          <w:p w14:paraId="7FAA9FBD" w14:textId="77777777" w:rsidR="006D1B36" w:rsidRPr="003E745F" w:rsidRDefault="006D1B36" w:rsidP="000A3293">
            <w:r>
              <w:t>meters</w:t>
            </w:r>
          </w:p>
        </w:tc>
        <w:tc>
          <w:tcPr>
            <w:tcW w:w="2158" w:type="dxa"/>
          </w:tcPr>
          <w:p w14:paraId="4FBF23F3" w14:textId="77777777" w:rsidR="006D1B36" w:rsidRPr="003E745F" w:rsidRDefault="006D1B36" w:rsidP="000A3293">
            <w:r w:rsidRPr="00472FC1">
              <w:t>-409.5</w:t>
            </w:r>
          </w:p>
        </w:tc>
        <w:tc>
          <w:tcPr>
            <w:tcW w:w="2158" w:type="dxa"/>
          </w:tcPr>
          <w:p w14:paraId="72D2F8B7" w14:textId="77777777" w:rsidR="006D1B36" w:rsidRPr="003E745F" w:rsidRDefault="006D1B36" w:rsidP="000A3293">
            <w:r w:rsidRPr="00472FC1">
              <w:t>6143.9</w:t>
            </w:r>
          </w:p>
        </w:tc>
      </w:tr>
      <w:tr w:rsidR="006D1B36" w:rsidRPr="003E745F" w14:paraId="0296C913" w14:textId="77777777" w:rsidTr="004C4D4C">
        <w:tc>
          <w:tcPr>
            <w:tcW w:w="2159" w:type="dxa"/>
          </w:tcPr>
          <w:p w14:paraId="6975A113" w14:textId="77777777" w:rsidR="006D1B36" w:rsidRPr="000D041D" w:rsidRDefault="006D1B36" w:rsidP="000A3293">
            <w:pPr>
              <w:rPr>
                <w:rFonts w:ascii="Courier New" w:hAnsi="Courier New" w:cs="Courier New"/>
              </w:rPr>
            </w:pPr>
            <w:r w:rsidRPr="000D041D">
              <w:rPr>
                <w:rFonts w:ascii="Courier New" w:hAnsi="Courier New" w:cs="Courier New"/>
              </w:rPr>
              <w:t>latitude</w:t>
            </w:r>
          </w:p>
        </w:tc>
        <w:tc>
          <w:tcPr>
            <w:tcW w:w="2159" w:type="dxa"/>
          </w:tcPr>
          <w:p w14:paraId="60B14C70"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0CCE4C2B" w14:textId="77777777" w:rsidR="006D1B36" w:rsidRPr="003E745F" w:rsidRDefault="006D1B36" w:rsidP="000A3293">
            <w:r>
              <w:t>Position latitude</w:t>
            </w:r>
          </w:p>
        </w:tc>
        <w:tc>
          <w:tcPr>
            <w:tcW w:w="2158" w:type="dxa"/>
          </w:tcPr>
          <w:p w14:paraId="614CBB2D" w14:textId="77777777" w:rsidR="006D1B36" w:rsidRPr="003E745F" w:rsidRDefault="006D1B36" w:rsidP="000A3293">
            <w:r>
              <w:t>Degrees</w:t>
            </w:r>
          </w:p>
        </w:tc>
        <w:tc>
          <w:tcPr>
            <w:tcW w:w="2158" w:type="dxa"/>
          </w:tcPr>
          <w:p w14:paraId="57B597F8" w14:textId="77777777" w:rsidR="006D1B36" w:rsidRPr="003E745F" w:rsidRDefault="006D1B36" w:rsidP="000A3293">
            <w:r>
              <w:t>-90.0000000</w:t>
            </w:r>
          </w:p>
        </w:tc>
        <w:tc>
          <w:tcPr>
            <w:tcW w:w="2158" w:type="dxa"/>
          </w:tcPr>
          <w:p w14:paraId="6C93F123" w14:textId="77777777" w:rsidR="006D1B36" w:rsidRPr="003E745F" w:rsidRDefault="006D1B36" w:rsidP="000A3293">
            <w:r>
              <w:t>+90.0000000</w:t>
            </w:r>
          </w:p>
        </w:tc>
      </w:tr>
      <w:tr w:rsidR="006D1B36" w:rsidRPr="003E745F" w14:paraId="02037F49" w14:textId="77777777" w:rsidTr="004C4D4C">
        <w:tc>
          <w:tcPr>
            <w:tcW w:w="2159" w:type="dxa"/>
          </w:tcPr>
          <w:p w14:paraId="6DAC8D08" w14:textId="77777777" w:rsidR="006D1B36" w:rsidRPr="000D041D" w:rsidRDefault="006D1B36" w:rsidP="000A3293">
            <w:pPr>
              <w:rPr>
                <w:rFonts w:ascii="Courier New" w:hAnsi="Courier New" w:cs="Courier New"/>
              </w:rPr>
            </w:pPr>
            <w:r w:rsidRPr="000D041D">
              <w:rPr>
                <w:rFonts w:ascii="Courier New" w:hAnsi="Courier New" w:cs="Courier New"/>
              </w:rPr>
              <w:t>longitude</w:t>
            </w:r>
          </w:p>
        </w:tc>
        <w:tc>
          <w:tcPr>
            <w:tcW w:w="2159" w:type="dxa"/>
          </w:tcPr>
          <w:p w14:paraId="0FAB4F6B" w14:textId="77777777" w:rsidR="006D1B36" w:rsidRDefault="006D1B36" w:rsidP="000A3293">
            <w:pPr>
              <w:rPr>
                <w:rFonts w:ascii="Courier New" w:hAnsi="Courier New" w:cs="Courier New"/>
              </w:rPr>
            </w:pPr>
            <w:r>
              <w:rPr>
                <w:rFonts w:ascii="Courier New" w:hAnsi="Courier New" w:cs="Courier New"/>
              </w:rPr>
              <w:t>decimal</w:t>
            </w:r>
          </w:p>
        </w:tc>
        <w:tc>
          <w:tcPr>
            <w:tcW w:w="2158" w:type="dxa"/>
          </w:tcPr>
          <w:p w14:paraId="3A126874" w14:textId="77777777" w:rsidR="006D1B36" w:rsidRPr="003E745F" w:rsidRDefault="006D1B36" w:rsidP="000A3293">
            <w:r>
              <w:t>Position longitude</w:t>
            </w:r>
          </w:p>
        </w:tc>
        <w:tc>
          <w:tcPr>
            <w:tcW w:w="2158" w:type="dxa"/>
          </w:tcPr>
          <w:p w14:paraId="6F3E06E6" w14:textId="77777777" w:rsidR="006D1B36" w:rsidRPr="003E745F" w:rsidRDefault="006D1B36" w:rsidP="000A3293">
            <w:r>
              <w:t>Degrees</w:t>
            </w:r>
          </w:p>
        </w:tc>
        <w:tc>
          <w:tcPr>
            <w:tcW w:w="2158" w:type="dxa"/>
          </w:tcPr>
          <w:p w14:paraId="399BA0D0" w14:textId="77777777" w:rsidR="006D1B36" w:rsidRPr="003E745F" w:rsidRDefault="006D1B36" w:rsidP="000A3293">
            <w:r>
              <w:t>-180.0000000</w:t>
            </w:r>
          </w:p>
        </w:tc>
        <w:tc>
          <w:tcPr>
            <w:tcW w:w="2158" w:type="dxa"/>
          </w:tcPr>
          <w:p w14:paraId="22751DC3" w14:textId="77777777" w:rsidR="006D1B36" w:rsidRPr="003E745F" w:rsidRDefault="006D1B36" w:rsidP="000A3293">
            <w:pPr>
              <w:keepNext/>
            </w:pPr>
            <w:r>
              <w:t>*180.0000000</w:t>
            </w:r>
          </w:p>
        </w:tc>
      </w:tr>
    </w:tbl>
    <w:p w14:paraId="5B36C4E5" w14:textId="684E84DD" w:rsidR="006D1B36" w:rsidRDefault="006D1B36" w:rsidP="000A3293">
      <w:pPr>
        <w:pStyle w:val="Caption"/>
      </w:pPr>
      <w:bookmarkStart w:id="161" w:name="_Toc456253340"/>
      <w:r>
        <w:t xml:space="preserve">Table </w:t>
      </w:r>
      <w:r w:rsidR="00481B08">
        <w:fldChar w:fldCharType="begin"/>
      </w:r>
      <w:r w:rsidR="00481B08">
        <w:instrText xml:space="preserve"> SEQ Table \* ARABIC </w:instrText>
      </w:r>
      <w:r w:rsidR="00481B08">
        <w:fldChar w:fldCharType="separate"/>
      </w:r>
      <w:r w:rsidR="00FA5D0B">
        <w:rPr>
          <w:noProof/>
        </w:rPr>
        <w:t>13</w:t>
      </w:r>
      <w:r w:rsidR="00481B08">
        <w:rPr>
          <w:noProof/>
        </w:rPr>
        <w:fldChar w:fldCharType="end"/>
      </w:r>
      <w:r>
        <w:t xml:space="preserve"> - </w:t>
      </w:r>
      <w:r w:rsidRPr="00633532">
        <w:t>OdePosition3D</w:t>
      </w:r>
      <w:bookmarkEnd w:id="161"/>
    </w:p>
    <w:p w14:paraId="6449FF60" w14:textId="77777777" w:rsidR="006D1B36" w:rsidRDefault="006D1B36" w:rsidP="000A3293"/>
    <w:p w14:paraId="594931C0" w14:textId="6D7A0BBC" w:rsidR="00BA3CFB" w:rsidRDefault="00BA3CFB" w:rsidP="000A3293">
      <w:pPr>
        <w:pStyle w:val="Heading4"/>
      </w:pPr>
      <w:bookmarkStart w:id="162" w:name="_J2735AccelerationSet4Way"/>
      <w:bookmarkEnd w:id="162"/>
      <w:r w:rsidRPr="00BA3CFB">
        <w:t>J2735AccelerationSet4Way</w:t>
      </w:r>
    </w:p>
    <w:p w14:paraId="1954376A" w14:textId="77777777" w:rsidR="00BA3CFB" w:rsidRDefault="00BA3CF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6D6153" w14:textId="77777777" w:rsidTr="004C4D4C">
        <w:tc>
          <w:tcPr>
            <w:tcW w:w="1931" w:type="dxa"/>
          </w:tcPr>
          <w:p w14:paraId="396C40B3" w14:textId="77777777" w:rsidR="004C4D4C" w:rsidRPr="006E5FF6" w:rsidRDefault="004C4D4C" w:rsidP="000A3293">
            <w:pPr>
              <w:rPr>
                <w:b/>
              </w:rPr>
            </w:pPr>
            <w:r w:rsidRPr="006E5FF6">
              <w:rPr>
                <w:b/>
              </w:rPr>
              <w:t>Name</w:t>
            </w:r>
          </w:p>
        </w:tc>
        <w:tc>
          <w:tcPr>
            <w:tcW w:w="3649" w:type="dxa"/>
          </w:tcPr>
          <w:p w14:paraId="08FADB69" w14:textId="77777777" w:rsidR="004C4D4C" w:rsidRPr="006E5FF6" w:rsidRDefault="004C4D4C" w:rsidP="000A3293">
            <w:pPr>
              <w:rPr>
                <w:b/>
              </w:rPr>
            </w:pPr>
            <w:r w:rsidRPr="006E5FF6">
              <w:rPr>
                <w:b/>
              </w:rPr>
              <w:t>Type</w:t>
            </w:r>
          </w:p>
        </w:tc>
        <w:tc>
          <w:tcPr>
            <w:tcW w:w="1991" w:type="dxa"/>
          </w:tcPr>
          <w:p w14:paraId="1AC01075" w14:textId="77777777" w:rsidR="004C4D4C" w:rsidRPr="006E5FF6" w:rsidRDefault="004C4D4C" w:rsidP="000A3293">
            <w:pPr>
              <w:rPr>
                <w:b/>
              </w:rPr>
            </w:pPr>
            <w:r w:rsidRPr="006E5FF6">
              <w:rPr>
                <w:b/>
              </w:rPr>
              <w:t>Description</w:t>
            </w:r>
          </w:p>
        </w:tc>
        <w:tc>
          <w:tcPr>
            <w:tcW w:w="1797" w:type="dxa"/>
          </w:tcPr>
          <w:p w14:paraId="55440CA7" w14:textId="77777777" w:rsidR="004C4D4C" w:rsidRPr="006E5FF6" w:rsidRDefault="004C4D4C" w:rsidP="000A3293">
            <w:pPr>
              <w:rPr>
                <w:b/>
              </w:rPr>
            </w:pPr>
            <w:r w:rsidRPr="006E5FF6">
              <w:rPr>
                <w:b/>
              </w:rPr>
              <w:t>Units</w:t>
            </w:r>
          </w:p>
        </w:tc>
        <w:tc>
          <w:tcPr>
            <w:tcW w:w="1791" w:type="dxa"/>
          </w:tcPr>
          <w:p w14:paraId="2EA64CB1" w14:textId="77777777" w:rsidR="004C4D4C" w:rsidRPr="006E5FF6" w:rsidRDefault="004C4D4C" w:rsidP="000A3293">
            <w:pPr>
              <w:rPr>
                <w:b/>
              </w:rPr>
            </w:pPr>
            <w:r w:rsidRPr="006E5FF6">
              <w:rPr>
                <w:b/>
              </w:rPr>
              <w:t>Valid Min</w:t>
            </w:r>
          </w:p>
        </w:tc>
        <w:tc>
          <w:tcPr>
            <w:tcW w:w="1791" w:type="dxa"/>
          </w:tcPr>
          <w:p w14:paraId="3CD8FCF7" w14:textId="77777777" w:rsidR="004C4D4C" w:rsidRPr="006E5FF6" w:rsidRDefault="004C4D4C" w:rsidP="000A3293">
            <w:pPr>
              <w:rPr>
                <w:b/>
              </w:rPr>
            </w:pPr>
            <w:r w:rsidRPr="006E5FF6">
              <w:rPr>
                <w:b/>
              </w:rPr>
              <w:t>Valid Max</w:t>
            </w:r>
          </w:p>
        </w:tc>
      </w:tr>
      <w:tr w:rsidR="00FD62B9" w:rsidRPr="003E745F" w14:paraId="66498124" w14:textId="77777777" w:rsidTr="00FD62B9">
        <w:tc>
          <w:tcPr>
            <w:tcW w:w="1931" w:type="dxa"/>
          </w:tcPr>
          <w:p w14:paraId="1A51B320" w14:textId="77777777" w:rsidR="00FD62B9" w:rsidRPr="000D041D" w:rsidRDefault="00FD62B9" w:rsidP="00823070">
            <w:pPr>
              <w:rPr>
                <w:rFonts w:ascii="Courier New" w:hAnsi="Courier New" w:cs="Courier New"/>
              </w:rPr>
            </w:pPr>
            <w:r>
              <w:rPr>
                <w:rFonts w:ascii="Courier New" w:hAnsi="Courier New" w:cs="Courier New"/>
              </w:rPr>
              <w:t>accelLat</w:t>
            </w:r>
          </w:p>
        </w:tc>
        <w:tc>
          <w:tcPr>
            <w:tcW w:w="3649" w:type="dxa"/>
          </w:tcPr>
          <w:p w14:paraId="4B5193AA"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39AADB6" w14:textId="77777777" w:rsidR="00FD62B9" w:rsidRPr="003E745F" w:rsidRDefault="00FD62B9" w:rsidP="00823070">
            <w:r>
              <w:t xml:space="preserve">Latitudinal acceleration, i.e. acceleration perpendicular to the direction of travel. </w:t>
            </w:r>
          </w:p>
        </w:tc>
        <w:tc>
          <w:tcPr>
            <w:tcW w:w="1797" w:type="dxa"/>
          </w:tcPr>
          <w:p w14:paraId="3006E780" w14:textId="77777777" w:rsidR="00FD62B9" w:rsidRPr="006E5FF6" w:rsidRDefault="00FD62B9" w:rsidP="00823070">
            <w:pPr>
              <w:rPr>
                <w:vertAlign w:val="superscript"/>
              </w:rPr>
            </w:pPr>
            <w:r>
              <w:t>m/s</w:t>
            </w:r>
            <w:r>
              <w:rPr>
                <w:vertAlign w:val="superscript"/>
              </w:rPr>
              <w:t>2</w:t>
            </w:r>
          </w:p>
        </w:tc>
        <w:tc>
          <w:tcPr>
            <w:tcW w:w="1791" w:type="dxa"/>
          </w:tcPr>
          <w:p w14:paraId="13EBDED0" w14:textId="77777777" w:rsidR="00FD62B9" w:rsidRPr="003E745F" w:rsidRDefault="00FD62B9" w:rsidP="00823070">
            <w:r>
              <w:t>-20.00</w:t>
            </w:r>
          </w:p>
        </w:tc>
        <w:tc>
          <w:tcPr>
            <w:tcW w:w="1791" w:type="dxa"/>
          </w:tcPr>
          <w:p w14:paraId="5ACF85B6" w14:textId="77777777" w:rsidR="00FD62B9" w:rsidRPr="003E745F" w:rsidRDefault="00FD62B9" w:rsidP="00823070">
            <w:r>
              <w:t>+20.00</w:t>
            </w:r>
          </w:p>
        </w:tc>
      </w:tr>
      <w:tr w:rsidR="00FD62B9" w:rsidRPr="003E745F" w14:paraId="748BF3E4" w14:textId="77777777" w:rsidTr="00FD62B9">
        <w:tc>
          <w:tcPr>
            <w:tcW w:w="1931" w:type="dxa"/>
          </w:tcPr>
          <w:p w14:paraId="2CEC1CBE" w14:textId="77777777" w:rsidR="00FD62B9" w:rsidRPr="000D041D" w:rsidRDefault="00FD62B9" w:rsidP="00823070">
            <w:pPr>
              <w:rPr>
                <w:rFonts w:ascii="Courier New" w:hAnsi="Courier New" w:cs="Courier New"/>
              </w:rPr>
            </w:pPr>
            <w:r w:rsidRPr="000D041D">
              <w:rPr>
                <w:rFonts w:ascii="Courier New" w:hAnsi="Courier New" w:cs="Courier New"/>
              </w:rPr>
              <w:t>accelLong</w:t>
            </w:r>
          </w:p>
        </w:tc>
        <w:tc>
          <w:tcPr>
            <w:tcW w:w="3649" w:type="dxa"/>
          </w:tcPr>
          <w:p w14:paraId="7917769E" w14:textId="77777777" w:rsidR="00FD62B9" w:rsidRPr="000D041D" w:rsidRDefault="00FD62B9" w:rsidP="00823070">
            <w:pPr>
              <w:rPr>
                <w:rFonts w:ascii="Courier New" w:hAnsi="Courier New" w:cs="Courier New"/>
              </w:rPr>
            </w:pPr>
            <w:r>
              <w:rPr>
                <w:rFonts w:ascii="Courier New" w:hAnsi="Courier New" w:cs="Courier New"/>
              </w:rPr>
              <w:t>decimal</w:t>
            </w:r>
          </w:p>
        </w:tc>
        <w:tc>
          <w:tcPr>
            <w:tcW w:w="1991" w:type="dxa"/>
          </w:tcPr>
          <w:p w14:paraId="142E8430" w14:textId="77777777" w:rsidR="00FD62B9" w:rsidRPr="003E745F" w:rsidRDefault="00FD62B9" w:rsidP="00823070">
            <w:r>
              <w:t>Longitudinal acceleration, i.e. acceleration in the direction of travel.</w:t>
            </w:r>
          </w:p>
        </w:tc>
        <w:tc>
          <w:tcPr>
            <w:tcW w:w="1797" w:type="dxa"/>
          </w:tcPr>
          <w:p w14:paraId="5791D16B" w14:textId="77777777" w:rsidR="00FD62B9" w:rsidRPr="003E745F" w:rsidRDefault="00FD62B9" w:rsidP="00823070">
            <w:r>
              <w:t>m/s</w:t>
            </w:r>
            <w:r>
              <w:rPr>
                <w:vertAlign w:val="superscript"/>
              </w:rPr>
              <w:t>2</w:t>
            </w:r>
          </w:p>
        </w:tc>
        <w:tc>
          <w:tcPr>
            <w:tcW w:w="1791" w:type="dxa"/>
          </w:tcPr>
          <w:p w14:paraId="101BE79E" w14:textId="77777777" w:rsidR="00FD62B9" w:rsidRPr="003E745F" w:rsidRDefault="00FD62B9" w:rsidP="00823070">
            <w:r>
              <w:t>-20.00</w:t>
            </w:r>
          </w:p>
        </w:tc>
        <w:tc>
          <w:tcPr>
            <w:tcW w:w="1791" w:type="dxa"/>
          </w:tcPr>
          <w:p w14:paraId="19914189" w14:textId="77777777" w:rsidR="00FD62B9" w:rsidRPr="003E745F" w:rsidRDefault="00FD62B9" w:rsidP="00823070">
            <w:r>
              <w:t>+20.00</w:t>
            </w:r>
          </w:p>
        </w:tc>
      </w:tr>
      <w:tr w:rsidR="00FD62B9" w:rsidRPr="003E745F" w14:paraId="41A2DF1B" w14:textId="77777777" w:rsidTr="00FD62B9">
        <w:tc>
          <w:tcPr>
            <w:tcW w:w="1931" w:type="dxa"/>
          </w:tcPr>
          <w:p w14:paraId="38186AD7" w14:textId="77777777" w:rsidR="00FD62B9" w:rsidRPr="000D041D" w:rsidRDefault="00FD62B9" w:rsidP="00823070">
            <w:pPr>
              <w:rPr>
                <w:rFonts w:ascii="Courier New" w:hAnsi="Courier New" w:cs="Courier New"/>
              </w:rPr>
            </w:pPr>
            <w:r>
              <w:rPr>
                <w:rFonts w:ascii="Courier New" w:hAnsi="Courier New" w:cs="Courier New"/>
              </w:rPr>
              <w:t>accelVert</w:t>
            </w:r>
          </w:p>
        </w:tc>
        <w:tc>
          <w:tcPr>
            <w:tcW w:w="3649" w:type="dxa"/>
          </w:tcPr>
          <w:p w14:paraId="1BC77B12"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4EC92786" w14:textId="77777777" w:rsidR="00FD62B9" w:rsidRPr="003E745F" w:rsidRDefault="00FD62B9" w:rsidP="00823070">
            <w:r>
              <w:t xml:space="preserve">Vertical acceleration, i.e. </w:t>
            </w:r>
            <w:r>
              <w:lastRenderedPageBreak/>
              <w:t xml:space="preserve">acceleration along the z-axis </w:t>
            </w:r>
          </w:p>
        </w:tc>
        <w:tc>
          <w:tcPr>
            <w:tcW w:w="1797" w:type="dxa"/>
          </w:tcPr>
          <w:p w14:paraId="15FE0C2F" w14:textId="77777777" w:rsidR="00FD62B9" w:rsidRPr="003E745F" w:rsidRDefault="00FD62B9" w:rsidP="00823070">
            <w:r>
              <w:lastRenderedPageBreak/>
              <w:t>G</w:t>
            </w:r>
          </w:p>
        </w:tc>
        <w:tc>
          <w:tcPr>
            <w:tcW w:w="1791" w:type="dxa"/>
          </w:tcPr>
          <w:p w14:paraId="4E262C02" w14:textId="77777777" w:rsidR="00FD62B9" w:rsidRPr="003E745F" w:rsidRDefault="00FD62B9" w:rsidP="00823070">
            <w:r>
              <w:t>-3.4</w:t>
            </w:r>
          </w:p>
        </w:tc>
        <w:tc>
          <w:tcPr>
            <w:tcW w:w="1791" w:type="dxa"/>
          </w:tcPr>
          <w:p w14:paraId="297326C3" w14:textId="77777777" w:rsidR="00FD62B9" w:rsidRPr="003E745F" w:rsidRDefault="00FD62B9" w:rsidP="00823070">
            <w:r>
              <w:t>+1.54</w:t>
            </w:r>
          </w:p>
        </w:tc>
      </w:tr>
      <w:tr w:rsidR="00FD62B9" w:rsidRPr="003E745F" w14:paraId="68E8D1F2" w14:textId="77777777" w:rsidTr="00FD62B9">
        <w:tc>
          <w:tcPr>
            <w:tcW w:w="1931" w:type="dxa"/>
          </w:tcPr>
          <w:p w14:paraId="2055E79A" w14:textId="77777777" w:rsidR="00FD62B9" w:rsidRDefault="00FD62B9" w:rsidP="00823070">
            <w:pPr>
              <w:rPr>
                <w:rFonts w:ascii="Courier New" w:hAnsi="Courier New" w:cs="Courier New"/>
              </w:rPr>
            </w:pPr>
            <w:r>
              <w:rPr>
                <w:rFonts w:ascii="Courier New" w:hAnsi="Courier New" w:cs="Courier New"/>
              </w:rPr>
              <w:t>accelYaw</w:t>
            </w:r>
          </w:p>
        </w:tc>
        <w:tc>
          <w:tcPr>
            <w:tcW w:w="3649" w:type="dxa"/>
          </w:tcPr>
          <w:p w14:paraId="1AA2BBCA" w14:textId="77777777" w:rsidR="00FD62B9" w:rsidRDefault="00FD62B9" w:rsidP="00823070">
            <w:pPr>
              <w:rPr>
                <w:rFonts w:ascii="Courier New" w:hAnsi="Courier New" w:cs="Courier New"/>
              </w:rPr>
            </w:pPr>
            <w:r>
              <w:rPr>
                <w:rFonts w:ascii="Courier New" w:hAnsi="Courier New" w:cs="Courier New"/>
              </w:rPr>
              <w:t>decimal</w:t>
            </w:r>
          </w:p>
        </w:tc>
        <w:tc>
          <w:tcPr>
            <w:tcW w:w="1991" w:type="dxa"/>
          </w:tcPr>
          <w:p w14:paraId="700AFABD" w14:textId="77777777" w:rsidR="00FD62B9" w:rsidRPr="003E745F" w:rsidRDefault="00FD62B9" w:rsidP="00823070">
            <w:r>
              <w:t>Rotational acceleration around the z axis</w:t>
            </w:r>
          </w:p>
        </w:tc>
        <w:tc>
          <w:tcPr>
            <w:tcW w:w="1797" w:type="dxa"/>
          </w:tcPr>
          <w:p w14:paraId="70421400" w14:textId="77777777" w:rsidR="00FD62B9" w:rsidRPr="003E745F" w:rsidRDefault="00FD62B9" w:rsidP="00823070">
            <w:r>
              <w:t>Degrees/sec</w:t>
            </w:r>
          </w:p>
        </w:tc>
        <w:tc>
          <w:tcPr>
            <w:tcW w:w="1791" w:type="dxa"/>
          </w:tcPr>
          <w:p w14:paraId="32064135" w14:textId="77777777" w:rsidR="00FD62B9" w:rsidRPr="003E745F" w:rsidRDefault="00FD62B9" w:rsidP="00823070">
            <w:r w:rsidRPr="004B7C35">
              <w:t>-327.67</w:t>
            </w:r>
          </w:p>
        </w:tc>
        <w:tc>
          <w:tcPr>
            <w:tcW w:w="1791" w:type="dxa"/>
          </w:tcPr>
          <w:p w14:paraId="350055D0" w14:textId="77777777" w:rsidR="00FD62B9" w:rsidRPr="003E745F" w:rsidRDefault="00FD62B9" w:rsidP="00823070">
            <w:r>
              <w:t>+</w:t>
            </w:r>
            <w:r w:rsidRPr="004B7C35">
              <w:t>327.67</w:t>
            </w:r>
          </w:p>
        </w:tc>
      </w:tr>
    </w:tbl>
    <w:p w14:paraId="4EDEA0DE" w14:textId="77777777" w:rsidR="00BA3CFB" w:rsidRDefault="00BA3CFB" w:rsidP="000A3293"/>
    <w:p w14:paraId="4DCE49CD" w14:textId="56A0EEE7" w:rsidR="00BA3CFB" w:rsidRDefault="00BA3CFB" w:rsidP="000A3293">
      <w:pPr>
        <w:pStyle w:val="Heading4"/>
      </w:pPr>
      <w:bookmarkStart w:id="163" w:name="_J2735PositionalAccuracy"/>
      <w:bookmarkEnd w:id="163"/>
      <w:r w:rsidRPr="00BA3CFB">
        <w:t>J2735PositionalAccuracy</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06BD950" w14:textId="77777777" w:rsidTr="004C4D4C">
        <w:tc>
          <w:tcPr>
            <w:tcW w:w="1931" w:type="dxa"/>
          </w:tcPr>
          <w:p w14:paraId="151625F7" w14:textId="77777777" w:rsidR="004C4D4C" w:rsidRPr="006E5FF6" w:rsidRDefault="004C4D4C" w:rsidP="000A3293">
            <w:pPr>
              <w:rPr>
                <w:b/>
              </w:rPr>
            </w:pPr>
            <w:r w:rsidRPr="006E5FF6">
              <w:rPr>
                <w:b/>
              </w:rPr>
              <w:t>Name</w:t>
            </w:r>
          </w:p>
        </w:tc>
        <w:tc>
          <w:tcPr>
            <w:tcW w:w="3649" w:type="dxa"/>
          </w:tcPr>
          <w:p w14:paraId="0DBB3DA4" w14:textId="77777777" w:rsidR="004C4D4C" w:rsidRPr="006E5FF6" w:rsidRDefault="004C4D4C" w:rsidP="000A3293">
            <w:pPr>
              <w:rPr>
                <w:b/>
              </w:rPr>
            </w:pPr>
            <w:r w:rsidRPr="006E5FF6">
              <w:rPr>
                <w:b/>
              </w:rPr>
              <w:t>Type</w:t>
            </w:r>
          </w:p>
        </w:tc>
        <w:tc>
          <w:tcPr>
            <w:tcW w:w="1991" w:type="dxa"/>
          </w:tcPr>
          <w:p w14:paraId="633865F0" w14:textId="77777777" w:rsidR="004C4D4C" w:rsidRPr="006E5FF6" w:rsidRDefault="004C4D4C" w:rsidP="000A3293">
            <w:pPr>
              <w:rPr>
                <w:b/>
              </w:rPr>
            </w:pPr>
            <w:r w:rsidRPr="006E5FF6">
              <w:rPr>
                <w:b/>
              </w:rPr>
              <w:t>Description</w:t>
            </w:r>
          </w:p>
        </w:tc>
        <w:tc>
          <w:tcPr>
            <w:tcW w:w="1797" w:type="dxa"/>
          </w:tcPr>
          <w:p w14:paraId="05AB8C38" w14:textId="77777777" w:rsidR="004C4D4C" w:rsidRPr="006E5FF6" w:rsidRDefault="004C4D4C" w:rsidP="000A3293">
            <w:pPr>
              <w:rPr>
                <w:b/>
              </w:rPr>
            </w:pPr>
            <w:r w:rsidRPr="006E5FF6">
              <w:rPr>
                <w:b/>
              </w:rPr>
              <w:t>Units</w:t>
            </w:r>
          </w:p>
        </w:tc>
        <w:tc>
          <w:tcPr>
            <w:tcW w:w="1791" w:type="dxa"/>
          </w:tcPr>
          <w:p w14:paraId="212F06A1" w14:textId="77777777" w:rsidR="004C4D4C" w:rsidRPr="006E5FF6" w:rsidRDefault="004C4D4C" w:rsidP="000A3293">
            <w:pPr>
              <w:rPr>
                <w:b/>
              </w:rPr>
            </w:pPr>
            <w:r w:rsidRPr="006E5FF6">
              <w:rPr>
                <w:b/>
              </w:rPr>
              <w:t>Valid Min</w:t>
            </w:r>
          </w:p>
        </w:tc>
        <w:tc>
          <w:tcPr>
            <w:tcW w:w="1791" w:type="dxa"/>
          </w:tcPr>
          <w:p w14:paraId="241E1081" w14:textId="77777777" w:rsidR="004C4D4C" w:rsidRPr="006E5FF6" w:rsidRDefault="004C4D4C" w:rsidP="000A3293">
            <w:pPr>
              <w:rPr>
                <w:b/>
              </w:rPr>
            </w:pPr>
            <w:r w:rsidRPr="006E5FF6">
              <w:rPr>
                <w:b/>
              </w:rPr>
              <w:t>Valid Max</w:t>
            </w:r>
          </w:p>
        </w:tc>
      </w:tr>
      <w:tr w:rsidR="00FD62B9" w:rsidRPr="003E745F" w14:paraId="04D78D8C" w14:textId="77777777" w:rsidTr="004C4D4C">
        <w:tc>
          <w:tcPr>
            <w:tcW w:w="1931" w:type="dxa"/>
          </w:tcPr>
          <w:p w14:paraId="347CB199" w14:textId="09495BC4" w:rsidR="00FD62B9" w:rsidRPr="000D041D" w:rsidRDefault="00FD62B9" w:rsidP="00FD62B9">
            <w:pPr>
              <w:rPr>
                <w:rFonts w:ascii="Courier New" w:hAnsi="Courier New" w:cs="Courier New"/>
              </w:rPr>
            </w:pPr>
            <w:r w:rsidRPr="00FD62B9">
              <w:rPr>
                <w:rFonts w:ascii="Courier New" w:hAnsi="Courier New" w:cs="Courier New"/>
              </w:rPr>
              <w:t>semiMajor</w:t>
            </w:r>
          </w:p>
        </w:tc>
        <w:tc>
          <w:tcPr>
            <w:tcW w:w="3649" w:type="dxa"/>
          </w:tcPr>
          <w:p w14:paraId="2EB604C3" w14:textId="735A7D73"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17E17FF0" w14:textId="77777777" w:rsidR="00FD62B9" w:rsidRPr="003E745F" w:rsidRDefault="00FD62B9" w:rsidP="00FD62B9"/>
        </w:tc>
        <w:tc>
          <w:tcPr>
            <w:tcW w:w="1797" w:type="dxa"/>
          </w:tcPr>
          <w:p w14:paraId="40F5DE86" w14:textId="77777777" w:rsidR="00FD62B9" w:rsidRPr="006E5FF6" w:rsidRDefault="00FD62B9" w:rsidP="00FD62B9">
            <w:pPr>
              <w:rPr>
                <w:vertAlign w:val="superscript"/>
              </w:rPr>
            </w:pPr>
          </w:p>
        </w:tc>
        <w:tc>
          <w:tcPr>
            <w:tcW w:w="1791" w:type="dxa"/>
          </w:tcPr>
          <w:p w14:paraId="33668755" w14:textId="77777777" w:rsidR="00FD62B9" w:rsidRPr="003E745F" w:rsidRDefault="00FD62B9" w:rsidP="00FD62B9"/>
        </w:tc>
        <w:tc>
          <w:tcPr>
            <w:tcW w:w="1791" w:type="dxa"/>
          </w:tcPr>
          <w:p w14:paraId="7F629ABF" w14:textId="77777777" w:rsidR="00FD62B9" w:rsidRPr="003E745F" w:rsidRDefault="00FD62B9" w:rsidP="00FD62B9"/>
        </w:tc>
      </w:tr>
      <w:tr w:rsidR="00FD62B9" w:rsidRPr="003E745F" w14:paraId="65D2FE19" w14:textId="77777777" w:rsidTr="004C4D4C">
        <w:tc>
          <w:tcPr>
            <w:tcW w:w="1931" w:type="dxa"/>
          </w:tcPr>
          <w:p w14:paraId="5C5DE696" w14:textId="4415CF3A" w:rsidR="00FD62B9" w:rsidRPr="000D041D" w:rsidRDefault="00FD62B9" w:rsidP="00FD62B9">
            <w:pPr>
              <w:rPr>
                <w:rFonts w:ascii="Courier New" w:hAnsi="Courier New" w:cs="Courier New"/>
              </w:rPr>
            </w:pPr>
            <w:r w:rsidRPr="00FD62B9">
              <w:rPr>
                <w:rFonts w:ascii="Courier New" w:hAnsi="Courier New" w:cs="Courier New"/>
              </w:rPr>
              <w:t>semiMinor</w:t>
            </w:r>
          </w:p>
        </w:tc>
        <w:tc>
          <w:tcPr>
            <w:tcW w:w="3649" w:type="dxa"/>
          </w:tcPr>
          <w:p w14:paraId="1963E136" w14:textId="0ECBC3BD"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27C38A7E" w14:textId="77777777" w:rsidR="00FD62B9" w:rsidRPr="003E745F" w:rsidRDefault="00FD62B9" w:rsidP="00FD62B9"/>
        </w:tc>
        <w:tc>
          <w:tcPr>
            <w:tcW w:w="1797" w:type="dxa"/>
          </w:tcPr>
          <w:p w14:paraId="13A4CE41" w14:textId="77777777" w:rsidR="00FD62B9" w:rsidRPr="003E745F" w:rsidRDefault="00FD62B9" w:rsidP="00FD62B9"/>
        </w:tc>
        <w:tc>
          <w:tcPr>
            <w:tcW w:w="1791" w:type="dxa"/>
          </w:tcPr>
          <w:p w14:paraId="34895C38" w14:textId="77777777" w:rsidR="00FD62B9" w:rsidRPr="003E745F" w:rsidRDefault="00FD62B9" w:rsidP="00FD62B9"/>
        </w:tc>
        <w:tc>
          <w:tcPr>
            <w:tcW w:w="1791" w:type="dxa"/>
          </w:tcPr>
          <w:p w14:paraId="14A3AA8F" w14:textId="77777777" w:rsidR="00FD62B9" w:rsidRPr="003E745F" w:rsidRDefault="00FD62B9" w:rsidP="00FD62B9"/>
        </w:tc>
      </w:tr>
      <w:tr w:rsidR="00FD62B9" w:rsidRPr="003E745F" w14:paraId="59E2A1FB" w14:textId="77777777" w:rsidTr="004C4D4C">
        <w:tc>
          <w:tcPr>
            <w:tcW w:w="1931" w:type="dxa"/>
          </w:tcPr>
          <w:p w14:paraId="48896D93" w14:textId="0975F524" w:rsidR="00FD62B9" w:rsidRPr="00FD62B9" w:rsidRDefault="00FD62B9" w:rsidP="00FD62B9">
            <w:pPr>
              <w:rPr>
                <w:rFonts w:ascii="Courier New" w:hAnsi="Courier New" w:cs="Courier New"/>
              </w:rPr>
            </w:pPr>
            <w:r w:rsidRPr="00FD62B9">
              <w:rPr>
                <w:rFonts w:ascii="Courier New" w:hAnsi="Courier New" w:cs="Courier New"/>
              </w:rPr>
              <w:t>orientation</w:t>
            </w:r>
          </w:p>
        </w:tc>
        <w:tc>
          <w:tcPr>
            <w:tcW w:w="3649" w:type="dxa"/>
          </w:tcPr>
          <w:p w14:paraId="5B3D89C0" w14:textId="46B3782F" w:rsidR="00FD62B9" w:rsidRPr="000D041D" w:rsidRDefault="00FD62B9" w:rsidP="00FD62B9">
            <w:pPr>
              <w:rPr>
                <w:rFonts w:ascii="Courier New" w:hAnsi="Courier New" w:cs="Courier New"/>
              </w:rPr>
            </w:pPr>
            <w:r>
              <w:rPr>
                <w:rFonts w:ascii="Courier New" w:hAnsi="Courier New" w:cs="Courier New"/>
              </w:rPr>
              <w:t>decimal</w:t>
            </w:r>
          </w:p>
        </w:tc>
        <w:tc>
          <w:tcPr>
            <w:tcW w:w="1991" w:type="dxa"/>
          </w:tcPr>
          <w:p w14:paraId="62DA736C" w14:textId="77777777" w:rsidR="00FD62B9" w:rsidRPr="003E745F" w:rsidRDefault="00FD62B9" w:rsidP="00FD62B9"/>
        </w:tc>
        <w:tc>
          <w:tcPr>
            <w:tcW w:w="1797" w:type="dxa"/>
          </w:tcPr>
          <w:p w14:paraId="718AECEB" w14:textId="77777777" w:rsidR="00FD62B9" w:rsidRPr="003E745F" w:rsidRDefault="00FD62B9" w:rsidP="00FD62B9"/>
        </w:tc>
        <w:tc>
          <w:tcPr>
            <w:tcW w:w="1791" w:type="dxa"/>
          </w:tcPr>
          <w:p w14:paraId="79AFE8C8" w14:textId="77777777" w:rsidR="00FD62B9" w:rsidRPr="003E745F" w:rsidRDefault="00FD62B9" w:rsidP="00FD62B9"/>
        </w:tc>
        <w:tc>
          <w:tcPr>
            <w:tcW w:w="1791" w:type="dxa"/>
          </w:tcPr>
          <w:p w14:paraId="6C8232C5" w14:textId="77777777" w:rsidR="00FD62B9" w:rsidRPr="003E745F" w:rsidRDefault="00FD62B9" w:rsidP="00FD62B9"/>
        </w:tc>
      </w:tr>
    </w:tbl>
    <w:p w14:paraId="6846794F" w14:textId="77777777" w:rsidR="00BA3CFB" w:rsidRDefault="00BA3CFB" w:rsidP="000A3293"/>
    <w:p w14:paraId="21CD737F" w14:textId="39AA1A4E" w:rsidR="00BA3CFB" w:rsidRDefault="00BA3CFB" w:rsidP="000A3293">
      <w:pPr>
        <w:pStyle w:val="Heading4"/>
      </w:pPr>
      <w:bookmarkStart w:id="164" w:name="_J2735TransmissionState"/>
      <w:bookmarkStart w:id="165" w:name="_J2735BrakeSystemStatus"/>
      <w:bookmarkEnd w:id="164"/>
      <w:bookmarkEnd w:id="165"/>
      <w:r w:rsidRPr="00BA3CFB">
        <w:t>J2735BrakeSystemStatus</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374B492" w14:textId="77777777" w:rsidTr="004C4D4C">
        <w:tc>
          <w:tcPr>
            <w:tcW w:w="1931" w:type="dxa"/>
          </w:tcPr>
          <w:p w14:paraId="557703C8" w14:textId="77777777" w:rsidR="004C4D4C" w:rsidRPr="006E5FF6" w:rsidRDefault="004C4D4C" w:rsidP="000A3293">
            <w:pPr>
              <w:rPr>
                <w:b/>
              </w:rPr>
            </w:pPr>
            <w:r w:rsidRPr="006E5FF6">
              <w:rPr>
                <w:b/>
              </w:rPr>
              <w:t>Name</w:t>
            </w:r>
          </w:p>
        </w:tc>
        <w:tc>
          <w:tcPr>
            <w:tcW w:w="3649" w:type="dxa"/>
          </w:tcPr>
          <w:p w14:paraId="51D8F8C8" w14:textId="77777777" w:rsidR="004C4D4C" w:rsidRPr="006E5FF6" w:rsidRDefault="004C4D4C" w:rsidP="000A3293">
            <w:pPr>
              <w:rPr>
                <w:b/>
              </w:rPr>
            </w:pPr>
            <w:r w:rsidRPr="006E5FF6">
              <w:rPr>
                <w:b/>
              </w:rPr>
              <w:t>Type</w:t>
            </w:r>
          </w:p>
        </w:tc>
        <w:tc>
          <w:tcPr>
            <w:tcW w:w="1991" w:type="dxa"/>
          </w:tcPr>
          <w:p w14:paraId="0BCCE46E" w14:textId="77777777" w:rsidR="004C4D4C" w:rsidRPr="006E5FF6" w:rsidRDefault="004C4D4C" w:rsidP="000A3293">
            <w:pPr>
              <w:rPr>
                <w:b/>
              </w:rPr>
            </w:pPr>
            <w:r w:rsidRPr="006E5FF6">
              <w:rPr>
                <w:b/>
              </w:rPr>
              <w:t>Description</w:t>
            </w:r>
          </w:p>
        </w:tc>
        <w:tc>
          <w:tcPr>
            <w:tcW w:w="1797" w:type="dxa"/>
          </w:tcPr>
          <w:p w14:paraId="4E640649" w14:textId="77777777" w:rsidR="004C4D4C" w:rsidRPr="006E5FF6" w:rsidRDefault="004C4D4C" w:rsidP="000A3293">
            <w:pPr>
              <w:rPr>
                <w:b/>
              </w:rPr>
            </w:pPr>
            <w:r w:rsidRPr="006E5FF6">
              <w:rPr>
                <w:b/>
              </w:rPr>
              <w:t>Units</w:t>
            </w:r>
          </w:p>
        </w:tc>
        <w:tc>
          <w:tcPr>
            <w:tcW w:w="1791" w:type="dxa"/>
          </w:tcPr>
          <w:p w14:paraId="6E51EC71" w14:textId="77777777" w:rsidR="004C4D4C" w:rsidRPr="006E5FF6" w:rsidRDefault="004C4D4C" w:rsidP="000A3293">
            <w:pPr>
              <w:rPr>
                <w:b/>
              </w:rPr>
            </w:pPr>
            <w:r w:rsidRPr="006E5FF6">
              <w:rPr>
                <w:b/>
              </w:rPr>
              <w:t>Valid Min</w:t>
            </w:r>
          </w:p>
        </w:tc>
        <w:tc>
          <w:tcPr>
            <w:tcW w:w="1791" w:type="dxa"/>
          </w:tcPr>
          <w:p w14:paraId="57E8A7A8" w14:textId="77777777" w:rsidR="004C4D4C" w:rsidRPr="006E5FF6" w:rsidRDefault="004C4D4C" w:rsidP="000A3293">
            <w:pPr>
              <w:rPr>
                <w:b/>
              </w:rPr>
            </w:pPr>
            <w:r w:rsidRPr="006E5FF6">
              <w:rPr>
                <w:b/>
              </w:rPr>
              <w:t>Valid Max</w:t>
            </w:r>
          </w:p>
        </w:tc>
      </w:tr>
      <w:tr w:rsidR="00D47416" w:rsidRPr="003E745F" w14:paraId="30BE9E2C" w14:textId="77777777" w:rsidTr="00823070">
        <w:tc>
          <w:tcPr>
            <w:tcW w:w="1931" w:type="dxa"/>
          </w:tcPr>
          <w:p w14:paraId="7F400506" w14:textId="7CC74A82" w:rsidR="00D47416" w:rsidRPr="000D041D" w:rsidRDefault="00D47416" w:rsidP="000A3293">
            <w:pPr>
              <w:rPr>
                <w:rFonts w:ascii="Courier New" w:hAnsi="Courier New" w:cs="Courier New"/>
              </w:rPr>
            </w:pPr>
            <w:r w:rsidRPr="00FD62B9">
              <w:rPr>
                <w:rFonts w:ascii="Courier New" w:hAnsi="Courier New" w:cs="Courier New"/>
              </w:rPr>
              <w:t>wheelBrakes</w:t>
            </w:r>
          </w:p>
        </w:tc>
        <w:tc>
          <w:tcPr>
            <w:tcW w:w="3649" w:type="dxa"/>
          </w:tcPr>
          <w:p w14:paraId="560DBC07" w14:textId="23243D72" w:rsidR="00D47416" w:rsidRPr="000D041D" w:rsidRDefault="00D6784D" w:rsidP="000A3293">
            <w:pPr>
              <w:rPr>
                <w:rFonts w:ascii="Courier New" w:hAnsi="Courier New" w:cs="Courier New"/>
              </w:rPr>
            </w:pPr>
            <w:hyperlink w:anchor="_J2735BitString" w:history="1">
              <w:r w:rsidR="00D47416" w:rsidRPr="00D47416">
                <w:rPr>
                  <w:rStyle w:val="Hyperlink"/>
                  <w:rFonts w:ascii="Courier New" w:hAnsi="Courier New" w:cs="Courier New"/>
                </w:rPr>
                <w:t>J2735BitString</w:t>
              </w:r>
            </w:hyperlink>
          </w:p>
        </w:tc>
        <w:tc>
          <w:tcPr>
            <w:tcW w:w="7370" w:type="dxa"/>
            <w:gridSpan w:val="4"/>
          </w:tcPr>
          <w:p w14:paraId="1F8654E2" w14:textId="77777777" w:rsidR="00D47416" w:rsidRDefault="00D47416" w:rsidP="000A3293">
            <w:r>
              <w:t>A Boolean dictionary of the following indicators:</w:t>
            </w:r>
          </w:p>
          <w:p w14:paraId="7346446E" w14:textId="1F84AEBE"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unavailable</w:t>
            </w:r>
            <w:r w:rsidR="00D47416" w:rsidRPr="00D47416">
              <w:rPr>
                <w:rFonts w:ascii="Courier New" w:hAnsi="Courier New" w:cs="Courier New"/>
                <w:color w:val="000000"/>
                <w:sz w:val="20"/>
                <w:szCs w:val="20"/>
              </w:rPr>
              <w:t xml:space="preserve"> -- When set, the brake applied status is unavailable </w:t>
            </w:r>
          </w:p>
          <w:p w14:paraId="69BC34E2" w14:textId="3987884C"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leftFront</w:t>
            </w:r>
            <w:r w:rsidR="00D47416" w:rsidRPr="00D47416">
              <w:rPr>
                <w:rFonts w:ascii="Courier New" w:hAnsi="Courier New" w:cs="Courier New"/>
                <w:color w:val="000000"/>
                <w:sz w:val="20"/>
                <w:szCs w:val="20"/>
              </w:rPr>
              <w:t xml:space="preserve"> -- Left Front Active </w:t>
            </w:r>
          </w:p>
          <w:p w14:paraId="7445A4EE" w14:textId="5905407B"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leftRear</w:t>
            </w:r>
            <w:r w:rsidR="00D47416" w:rsidRPr="00D47416">
              <w:rPr>
                <w:rFonts w:ascii="Courier New" w:hAnsi="Courier New" w:cs="Courier New"/>
                <w:color w:val="000000"/>
                <w:sz w:val="20"/>
                <w:szCs w:val="20"/>
              </w:rPr>
              <w:t xml:space="preserve"> -- Left Rear Active </w:t>
            </w:r>
          </w:p>
          <w:p w14:paraId="2ED52EB4" w14:textId="30D791E8"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rightFront -- Right Front Active </w:t>
            </w:r>
          </w:p>
          <w:p w14:paraId="51CFECDC" w14:textId="501550EA" w:rsidR="00D47416" w:rsidRPr="003E745F" w:rsidRDefault="00D47416" w:rsidP="006820F5">
            <w:pPr>
              <w:pStyle w:val="ListParagraph"/>
              <w:numPr>
                <w:ilvl w:val="0"/>
                <w:numId w:val="25"/>
              </w:numPr>
            </w:pPr>
            <w:r w:rsidRPr="00D47416">
              <w:rPr>
                <w:rFonts w:ascii="Courier New" w:hAnsi="Courier New" w:cs="Courier New"/>
                <w:color w:val="000000"/>
                <w:sz w:val="20"/>
                <w:szCs w:val="20"/>
              </w:rPr>
              <w:t>rightRear -- Right Rear Active</w:t>
            </w:r>
          </w:p>
        </w:tc>
      </w:tr>
      <w:tr w:rsidR="00D47416" w:rsidRPr="003E745F" w14:paraId="56C6BD58" w14:textId="77777777" w:rsidTr="00823070">
        <w:tc>
          <w:tcPr>
            <w:tcW w:w="1931" w:type="dxa"/>
          </w:tcPr>
          <w:p w14:paraId="1BC6C731" w14:textId="1A1E12DF" w:rsidR="00D47416" w:rsidRPr="000D041D" w:rsidRDefault="00D47416" w:rsidP="000A3293">
            <w:pPr>
              <w:rPr>
                <w:rFonts w:ascii="Courier New" w:hAnsi="Courier New" w:cs="Courier New"/>
              </w:rPr>
            </w:pPr>
            <w:r>
              <w:rPr>
                <w:rFonts w:ascii="Courier New" w:hAnsi="Courier New" w:cs="Courier New"/>
              </w:rPr>
              <w:t>t</w:t>
            </w:r>
            <w:r w:rsidRPr="00D47416">
              <w:rPr>
                <w:rFonts w:ascii="Courier New" w:hAnsi="Courier New" w:cs="Courier New"/>
              </w:rPr>
              <w:t>raction</w:t>
            </w:r>
          </w:p>
        </w:tc>
        <w:tc>
          <w:tcPr>
            <w:tcW w:w="3649" w:type="dxa"/>
          </w:tcPr>
          <w:p w14:paraId="33D46809" w14:textId="1A9E8908" w:rsidR="00D47416" w:rsidRPr="000D041D" w:rsidRDefault="00D47416" w:rsidP="000A3293">
            <w:pPr>
              <w:rPr>
                <w:rFonts w:ascii="Courier New" w:hAnsi="Courier New" w:cs="Courier New"/>
              </w:rPr>
            </w:pPr>
            <w:r>
              <w:rPr>
                <w:rFonts w:ascii="Courier New" w:hAnsi="Courier New" w:cs="Courier New"/>
              </w:rPr>
              <w:t>enum</w:t>
            </w:r>
          </w:p>
        </w:tc>
        <w:tc>
          <w:tcPr>
            <w:tcW w:w="7370" w:type="dxa"/>
            <w:gridSpan w:val="4"/>
          </w:tcPr>
          <w:p w14:paraId="691E346B" w14:textId="46CDE4FB" w:rsidR="00AE6F0A" w:rsidRDefault="00AE6F0A" w:rsidP="00AE6F0A">
            <w:r>
              <w:t>One of:</w:t>
            </w:r>
          </w:p>
          <w:p w14:paraId="124AC996" w14:textId="7A47D587"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B'00 Not Equipped with traction control or traction control status is unavailable </w:t>
            </w:r>
          </w:p>
          <w:p w14:paraId="5A24325E" w14:textId="2C8B6253" w:rsidR="00D47416" w:rsidRPr="00D47416" w:rsidRDefault="00AE6F0A"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B'01 traction control is Off </w:t>
            </w:r>
          </w:p>
          <w:p w14:paraId="39AD26CD" w14:textId="19249C42" w:rsidR="00D47416" w:rsidRPr="00D47416" w:rsidRDefault="00D47416" w:rsidP="006820F5">
            <w:pPr>
              <w:pStyle w:val="ListParagraph"/>
              <w:numPr>
                <w:ilvl w:val="0"/>
                <w:numId w:val="25"/>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on -- B'10 traction control is On (but not Engaged) </w:t>
            </w:r>
          </w:p>
          <w:p w14:paraId="16B271DC" w14:textId="3E08B556" w:rsidR="00D47416" w:rsidRPr="003E745F" w:rsidRDefault="00D47416" w:rsidP="006820F5">
            <w:pPr>
              <w:pStyle w:val="ListParagraph"/>
              <w:numPr>
                <w:ilvl w:val="0"/>
                <w:numId w:val="25"/>
              </w:numPr>
            </w:pPr>
            <w:r w:rsidRPr="00D47416">
              <w:rPr>
                <w:rFonts w:ascii="Courier New" w:hAnsi="Courier New" w:cs="Courier New"/>
                <w:color w:val="000000"/>
                <w:sz w:val="20"/>
                <w:szCs w:val="20"/>
              </w:rPr>
              <w:t>engaged -- B'11 traction control is Engaged</w:t>
            </w:r>
          </w:p>
        </w:tc>
      </w:tr>
      <w:tr w:rsidR="00AE6F0A" w:rsidRPr="003E745F" w14:paraId="7C1347B7" w14:textId="77777777" w:rsidTr="00823070">
        <w:tc>
          <w:tcPr>
            <w:tcW w:w="1931" w:type="dxa"/>
          </w:tcPr>
          <w:p w14:paraId="76CD0D48" w14:textId="29267F13" w:rsidR="00AE6F0A" w:rsidRPr="00D47416" w:rsidRDefault="00AE6F0A" w:rsidP="000A3293">
            <w:pPr>
              <w:rPr>
                <w:rFonts w:ascii="Courier New" w:hAnsi="Courier New" w:cs="Courier New"/>
              </w:rPr>
            </w:pPr>
            <w:r w:rsidRPr="00D47416">
              <w:rPr>
                <w:rFonts w:ascii="Courier New" w:hAnsi="Courier New" w:cs="Courier New"/>
              </w:rPr>
              <w:t>abs</w:t>
            </w:r>
          </w:p>
        </w:tc>
        <w:tc>
          <w:tcPr>
            <w:tcW w:w="3649" w:type="dxa"/>
          </w:tcPr>
          <w:p w14:paraId="3383744D" w14:textId="681B795E"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FE0DF12" w14:textId="77777777" w:rsidR="00AE6F0A" w:rsidRDefault="00AE6F0A" w:rsidP="00AE6F0A">
            <w:r>
              <w:t>One of:</w:t>
            </w:r>
          </w:p>
          <w:p w14:paraId="4658B83D" w14:textId="7D17E7C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lastRenderedPageBreak/>
              <w:t xml:space="preserve">unavailable -- B'00 Vehicle Not Equipped with ABS Brakes or ABS Brakes status is unavailable </w:t>
            </w:r>
          </w:p>
          <w:p w14:paraId="54A0CF8E" w14:textId="1A5D01B9"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Pr="00AE6F0A">
              <w:rPr>
                <w:rFonts w:ascii="Courier New" w:hAnsi="Courier New" w:cs="Courier New"/>
                <w:color w:val="000000"/>
                <w:sz w:val="20"/>
                <w:szCs w:val="20"/>
              </w:rPr>
              <w:t xml:space="preserve"> -- B'01 Vehicle's ABS are Off </w:t>
            </w:r>
          </w:p>
          <w:p w14:paraId="38475ACB" w14:textId="3A9C545B"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ABS are On ( but not Engaged ) </w:t>
            </w:r>
          </w:p>
          <w:p w14:paraId="245C180C" w14:textId="06C1245A"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Vehicle's ABS control is Engaged on any wheel</w:t>
            </w:r>
          </w:p>
        </w:tc>
      </w:tr>
      <w:tr w:rsidR="00AE6F0A" w:rsidRPr="003E745F" w14:paraId="23BD8B90" w14:textId="77777777" w:rsidTr="00823070">
        <w:tc>
          <w:tcPr>
            <w:tcW w:w="1931" w:type="dxa"/>
          </w:tcPr>
          <w:p w14:paraId="744D9FBF" w14:textId="0C2D9EE6" w:rsidR="00AE6F0A" w:rsidRPr="00D47416" w:rsidRDefault="00AE6F0A" w:rsidP="000A3293">
            <w:pPr>
              <w:rPr>
                <w:rFonts w:ascii="Courier New" w:hAnsi="Courier New" w:cs="Courier New"/>
              </w:rPr>
            </w:pPr>
            <w:r w:rsidRPr="00D47416">
              <w:rPr>
                <w:rFonts w:ascii="Courier New" w:hAnsi="Courier New" w:cs="Courier New"/>
              </w:rPr>
              <w:t>scs</w:t>
            </w:r>
          </w:p>
        </w:tc>
        <w:tc>
          <w:tcPr>
            <w:tcW w:w="3649" w:type="dxa"/>
          </w:tcPr>
          <w:p w14:paraId="60F64823" w14:textId="6F012645"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70DAA45B" w14:textId="77777777" w:rsidR="00AE6F0A" w:rsidRDefault="00AE6F0A" w:rsidP="00AE6F0A">
            <w:r>
              <w:t>One of:</w:t>
            </w:r>
          </w:p>
          <w:p w14:paraId="6DF71956" w14:textId="5F2CA932"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Not Equipped with SC or SC status is unavailable </w:t>
            </w:r>
          </w:p>
          <w:p w14:paraId="3B93E81C" w14:textId="1B178C9E"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Off </w:t>
            </w:r>
          </w:p>
          <w:p w14:paraId="343C5B5B" w14:textId="7950311D" w:rsidR="00AE6F0A" w:rsidRPr="00AE6F0A" w:rsidRDefault="00AE6F0A" w:rsidP="006820F5">
            <w:pPr>
              <w:pStyle w:val="ListParagraph"/>
              <w:numPr>
                <w:ilvl w:val="0"/>
                <w:numId w:val="27"/>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On or active (but not engaged) </w:t>
            </w:r>
          </w:p>
          <w:p w14:paraId="14553421" w14:textId="5EF5AC2C" w:rsidR="00AE6F0A" w:rsidRPr="003E745F" w:rsidRDefault="00AE6F0A" w:rsidP="006820F5">
            <w:pPr>
              <w:pStyle w:val="ListParagraph"/>
              <w:numPr>
                <w:ilvl w:val="0"/>
                <w:numId w:val="27"/>
              </w:numPr>
            </w:pPr>
            <w:r w:rsidRPr="00AE6F0A">
              <w:rPr>
                <w:rFonts w:ascii="Courier New" w:hAnsi="Courier New" w:cs="Courier New"/>
                <w:color w:val="000000"/>
                <w:sz w:val="20"/>
                <w:szCs w:val="20"/>
              </w:rPr>
              <w:t>engaged -- B'11 stability control is Engaged</w:t>
            </w:r>
          </w:p>
        </w:tc>
      </w:tr>
      <w:tr w:rsidR="00D47416" w:rsidRPr="003E745F" w14:paraId="30E14FD6" w14:textId="77777777" w:rsidTr="00823070">
        <w:tc>
          <w:tcPr>
            <w:tcW w:w="1931" w:type="dxa"/>
          </w:tcPr>
          <w:p w14:paraId="431B9776" w14:textId="0FD8E83D" w:rsidR="00D47416" w:rsidRPr="00D47416" w:rsidRDefault="00D47416" w:rsidP="000A3293">
            <w:pPr>
              <w:rPr>
                <w:rFonts w:ascii="Courier New" w:hAnsi="Courier New" w:cs="Courier New"/>
              </w:rPr>
            </w:pPr>
            <w:r w:rsidRPr="00D47416">
              <w:rPr>
                <w:rFonts w:ascii="Courier New" w:hAnsi="Courier New" w:cs="Courier New"/>
              </w:rPr>
              <w:t>brakeBoost</w:t>
            </w:r>
          </w:p>
        </w:tc>
        <w:tc>
          <w:tcPr>
            <w:tcW w:w="3649" w:type="dxa"/>
          </w:tcPr>
          <w:p w14:paraId="148E5C4B" w14:textId="0EE77471" w:rsidR="00D47416" w:rsidRDefault="00D47416" w:rsidP="000A3293">
            <w:pPr>
              <w:rPr>
                <w:rFonts w:ascii="Courier New" w:hAnsi="Courier New" w:cs="Courier New"/>
              </w:rPr>
            </w:pPr>
            <w:r>
              <w:rPr>
                <w:rFonts w:ascii="Courier New" w:hAnsi="Courier New" w:cs="Courier New"/>
              </w:rPr>
              <w:t>enum</w:t>
            </w:r>
          </w:p>
        </w:tc>
        <w:tc>
          <w:tcPr>
            <w:tcW w:w="7370" w:type="dxa"/>
            <w:gridSpan w:val="4"/>
          </w:tcPr>
          <w:p w14:paraId="0EE029C7" w14:textId="77777777" w:rsidR="00AE6F0A" w:rsidRDefault="00AE6F0A" w:rsidP="00AE6F0A">
            <w:r>
              <w:t>One of:</w:t>
            </w:r>
          </w:p>
          <w:p w14:paraId="7BF2C257" w14:textId="6577B73F" w:rsidR="00D47416" w:rsidRPr="00D47416" w:rsidRDefault="00D47416"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D47416">
              <w:rPr>
                <w:rFonts w:ascii="Courier New" w:hAnsi="Courier New" w:cs="Courier New"/>
                <w:color w:val="000000"/>
                <w:sz w:val="20"/>
                <w:szCs w:val="20"/>
              </w:rPr>
              <w:t xml:space="preserve">unavailable, -- Vehicle not equipped with brake boost or brake boost data is unavailable </w:t>
            </w:r>
          </w:p>
          <w:p w14:paraId="2B167D71" w14:textId="57E9DBA5" w:rsidR="00D47416" w:rsidRPr="00D47416"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Pr>
                <w:rFonts w:ascii="Courier New" w:hAnsi="Courier New" w:cs="Courier New"/>
                <w:color w:val="000000"/>
                <w:sz w:val="20"/>
                <w:szCs w:val="20"/>
              </w:rPr>
              <w:t>off</w:t>
            </w:r>
            <w:r w:rsidR="00D47416" w:rsidRPr="00D47416">
              <w:rPr>
                <w:rFonts w:ascii="Courier New" w:hAnsi="Courier New" w:cs="Courier New"/>
                <w:color w:val="000000"/>
                <w:sz w:val="20"/>
                <w:szCs w:val="20"/>
              </w:rPr>
              <w:t xml:space="preserve">, -- Vehicle's brake boost is off </w:t>
            </w:r>
          </w:p>
          <w:p w14:paraId="6B9E3EEF" w14:textId="20DD6294" w:rsidR="00D47416" w:rsidRPr="003E745F" w:rsidRDefault="00AE6F0A" w:rsidP="006820F5">
            <w:pPr>
              <w:pStyle w:val="ListParagraph"/>
              <w:numPr>
                <w:ilvl w:val="0"/>
                <w:numId w:val="26"/>
              </w:numPr>
            </w:pPr>
            <w:r>
              <w:rPr>
                <w:rFonts w:ascii="Courier New" w:hAnsi="Courier New" w:cs="Courier New"/>
                <w:color w:val="000000"/>
                <w:sz w:val="20"/>
                <w:szCs w:val="20"/>
              </w:rPr>
              <w:t>on</w:t>
            </w:r>
            <w:r w:rsidR="00D47416" w:rsidRPr="00D47416">
              <w:rPr>
                <w:rFonts w:ascii="Courier New" w:hAnsi="Courier New" w:cs="Courier New"/>
                <w:color w:val="000000"/>
                <w:sz w:val="20"/>
                <w:szCs w:val="20"/>
              </w:rPr>
              <w:t xml:space="preserve"> -- Vehicle's brake boost is on (applied)</w:t>
            </w:r>
          </w:p>
        </w:tc>
      </w:tr>
      <w:tr w:rsidR="00AE6F0A" w:rsidRPr="003E745F" w14:paraId="42406C15" w14:textId="77777777" w:rsidTr="00823070">
        <w:tc>
          <w:tcPr>
            <w:tcW w:w="1931" w:type="dxa"/>
          </w:tcPr>
          <w:p w14:paraId="6DB2355E" w14:textId="6A527456" w:rsidR="00AE6F0A" w:rsidRPr="00D47416" w:rsidRDefault="00AE6F0A" w:rsidP="000A3293">
            <w:pPr>
              <w:rPr>
                <w:rFonts w:ascii="Courier New" w:hAnsi="Courier New" w:cs="Courier New"/>
              </w:rPr>
            </w:pPr>
            <w:r w:rsidRPr="00D47416">
              <w:rPr>
                <w:rFonts w:ascii="Courier New" w:hAnsi="Courier New" w:cs="Courier New"/>
              </w:rPr>
              <w:t>auxBrakes</w:t>
            </w:r>
          </w:p>
        </w:tc>
        <w:tc>
          <w:tcPr>
            <w:tcW w:w="3649" w:type="dxa"/>
          </w:tcPr>
          <w:p w14:paraId="68B6449E" w14:textId="7A9960A9" w:rsidR="00AE6F0A" w:rsidRDefault="00AE6F0A" w:rsidP="000A3293">
            <w:pPr>
              <w:rPr>
                <w:rFonts w:ascii="Courier New" w:hAnsi="Courier New" w:cs="Courier New"/>
              </w:rPr>
            </w:pPr>
            <w:r>
              <w:rPr>
                <w:rFonts w:ascii="Courier New" w:hAnsi="Courier New" w:cs="Courier New"/>
              </w:rPr>
              <w:t>enum</w:t>
            </w:r>
          </w:p>
        </w:tc>
        <w:tc>
          <w:tcPr>
            <w:tcW w:w="7370" w:type="dxa"/>
            <w:gridSpan w:val="4"/>
          </w:tcPr>
          <w:p w14:paraId="48AF6E5D" w14:textId="77777777" w:rsidR="00AE6F0A" w:rsidRDefault="00AE6F0A" w:rsidP="00AE6F0A">
            <w:r>
              <w:t>One of:</w:t>
            </w:r>
          </w:p>
          <w:p w14:paraId="66EFEB98" w14:textId="25FD1EF5"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unavailable -- B'00 Vehicle Not Equipped with Aux Brakes or Aux Brakes status is unavailable </w:t>
            </w:r>
          </w:p>
          <w:p w14:paraId="1D2E0E85" w14:textId="29376BC2"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Off -- B'01 Vehicle's Aux Brakes are Off </w:t>
            </w:r>
          </w:p>
          <w:p w14:paraId="0AEFD82A" w14:textId="489990C0" w:rsidR="00AE6F0A" w:rsidRPr="00AE6F0A" w:rsidRDefault="00AE6F0A" w:rsidP="006820F5">
            <w:pPr>
              <w:pStyle w:val="ListParagraph"/>
              <w:numPr>
                <w:ilvl w:val="0"/>
                <w:numId w:val="26"/>
              </w:numPr>
              <w:autoSpaceDE w:val="0"/>
              <w:autoSpaceDN w:val="0"/>
              <w:adjustRightInd w:val="0"/>
              <w:spacing w:before="0"/>
              <w:rPr>
                <w:rFonts w:ascii="Courier New" w:hAnsi="Courier New" w:cs="Courier New"/>
                <w:color w:val="000000"/>
                <w:sz w:val="20"/>
                <w:szCs w:val="20"/>
              </w:rPr>
            </w:pPr>
            <w:r w:rsidRPr="00AE6F0A">
              <w:rPr>
                <w:rFonts w:ascii="Courier New" w:hAnsi="Courier New" w:cs="Courier New"/>
                <w:color w:val="000000"/>
                <w:sz w:val="20"/>
                <w:szCs w:val="20"/>
              </w:rPr>
              <w:t xml:space="preserve">on -- B'10 Vehicle's Aux Brakes are On ( Engaged ) </w:t>
            </w:r>
          </w:p>
          <w:p w14:paraId="0CD0D322" w14:textId="7DC61805" w:rsidR="00AE6F0A" w:rsidRPr="003E745F" w:rsidRDefault="00AE6F0A" w:rsidP="006820F5">
            <w:pPr>
              <w:pStyle w:val="ListParagraph"/>
              <w:numPr>
                <w:ilvl w:val="0"/>
                <w:numId w:val="26"/>
              </w:numPr>
            </w:pPr>
            <w:r w:rsidRPr="00AE6F0A">
              <w:rPr>
                <w:rFonts w:ascii="Courier New" w:hAnsi="Courier New" w:cs="Courier New"/>
                <w:color w:val="000000"/>
                <w:sz w:val="20"/>
                <w:szCs w:val="20"/>
              </w:rPr>
              <w:t>reserved -- B'11</w:t>
            </w:r>
          </w:p>
        </w:tc>
      </w:tr>
    </w:tbl>
    <w:p w14:paraId="23372AC0" w14:textId="77777777" w:rsidR="00BA3CFB" w:rsidRDefault="00BA3CFB" w:rsidP="000A3293"/>
    <w:p w14:paraId="166FC904" w14:textId="670670CA" w:rsidR="00BA3CFB" w:rsidRDefault="0068352B" w:rsidP="000A3293">
      <w:pPr>
        <w:pStyle w:val="Heading4"/>
      </w:pPr>
      <w:bookmarkStart w:id="166" w:name="_J2735VehicleSize"/>
      <w:bookmarkEnd w:id="166"/>
      <w:r w:rsidRPr="0068352B">
        <w:t>J2735VehicleSize</w:t>
      </w:r>
    </w:p>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E2F5CB3" w14:textId="77777777" w:rsidTr="004C4D4C">
        <w:tc>
          <w:tcPr>
            <w:tcW w:w="1931" w:type="dxa"/>
          </w:tcPr>
          <w:p w14:paraId="215AAA31" w14:textId="77777777" w:rsidR="004C4D4C" w:rsidRPr="006E5FF6" w:rsidRDefault="004C4D4C" w:rsidP="000A3293">
            <w:pPr>
              <w:rPr>
                <w:b/>
              </w:rPr>
            </w:pPr>
            <w:r w:rsidRPr="006E5FF6">
              <w:rPr>
                <w:b/>
              </w:rPr>
              <w:t>Name</w:t>
            </w:r>
          </w:p>
        </w:tc>
        <w:tc>
          <w:tcPr>
            <w:tcW w:w="3649" w:type="dxa"/>
          </w:tcPr>
          <w:p w14:paraId="2E3FEFBF" w14:textId="77777777" w:rsidR="004C4D4C" w:rsidRPr="006E5FF6" w:rsidRDefault="004C4D4C" w:rsidP="000A3293">
            <w:pPr>
              <w:rPr>
                <w:b/>
              </w:rPr>
            </w:pPr>
            <w:r w:rsidRPr="006E5FF6">
              <w:rPr>
                <w:b/>
              </w:rPr>
              <w:t>Type</w:t>
            </w:r>
          </w:p>
        </w:tc>
        <w:tc>
          <w:tcPr>
            <w:tcW w:w="1991" w:type="dxa"/>
          </w:tcPr>
          <w:p w14:paraId="65DD32F9" w14:textId="77777777" w:rsidR="004C4D4C" w:rsidRPr="006E5FF6" w:rsidRDefault="004C4D4C" w:rsidP="000A3293">
            <w:pPr>
              <w:rPr>
                <w:b/>
              </w:rPr>
            </w:pPr>
            <w:r w:rsidRPr="006E5FF6">
              <w:rPr>
                <w:b/>
              </w:rPr>
              <w:t>Description</w:t>
            </w:r>
          </w:p>
        </w:tc>
        <w:tc>
          <w:tcPr>
            <w:tcW w:w="1797" w:type="dxa"/>
          </w:tcPr>
          <w:p w14:paraId="71F96A52" w14:textId="77777777" w:rsidR="004C4D4C" w:rsidRPr="006E5FF6" w:rsidRDefault="004C4D4C" w:rsidP="000A3293">
            <w:pPr>
              <w:rPr>
                <w:b/>
              </w:rPr>
            </w:pPr>
            <w:r w:rsidRPr="006E5FF6">
              <w:rPr>
                <w:b/>
              </w:rPr>
              <w:t>Units</w:t>
            </w:r>
          </w:p>
        </w:tc>
        <w:tc>
          <w:tcPr>
            <w:tcW w:w="1791" w:type="dxa"/>
          </w:tcPr>
          <w:p w14:paraId="0870D343" w14:textId="77777777" w:rsidR="004C4D4C" w:rsidRPr="006E5FF6" w:rsidRDefault="004C4D4C" w:rsidP="000A3293">
            <w:pPr>
              <w:rPr>
                <w:b/>
              </w:rPr>
            </w:pPr>
            <w:r w:rsidRPr="006E5FF6">
              <w:rPr>
                <w:b/>
              </w:rPr>
              <w:t>Valid Min</w:t>
            </w:r>
          </w:p>
        </w:tc>
        <w:tc>
          <w:tcPr>
            <w:tcW w:w="1791" w:type="dxa"/>
          </w:tcPr>
          <w:p w14:paraId="6B657466" w14:textId="77777777" w:rsidR="004C4D4C" w:rsidRPr="006E5FF6" w:rsidRDefault="004C4D4C" w:rsidP="000A3293">
            <w:pPr>
              <w:rPr>
                <w:b/>
              </w:rPr>
            </w:pPr>
            <w:r w:rsidRPr="006E5FF6">
              <w:rPr>
                <w:b/>
              </w:rPr>
              <w:t>Valid Max</w:t>
            </w:r>
          </w:p>
        </w:tc>
      </w:tr>
      <w:tr w:rsidR="00C11D96" w:rsidRPr="003E745F" w14:paraId="644DAE7A" w14:textId="77777777" w:rsidTr="00C11D96">
        <w:tc>
          <w:tcPr>
            <w:tcW w:w="1931" w:type="dxa"/>
          </w:tcPr>
          <w:p w14:paraId="6B164CC0" w14:textId="0EA4F739" w:rsidR="00C11D96" w:rsidRPr="000D041D" w:rsidRDefault="00C11D96" w:rsidP="00823070">
            <w:pPr>
              <w:rPr>
                <w:rFonts w:ascii="Courier New" w:hAnsi="Courier New" w:cs="Courier New"/>
              </w:rPr>
            </w:pPr>
            <w:r>
              <w:rPr>
                <w:rFonts w:ascii="Courier New" w:hAnsi="Courier New" w:cs="Courier New"/>
              </w:rPr>
              <w:t>l</w:t>
            </w:r>
            <w:r w:rsidRPr="000D041D">
              <w:rPr>
                <w:rFonts w:ascii="Courier New" w:hAnsi="Courier New" w:cs="Courier New"/>
              </w:rPr>
              <w:t>ength</w:t>
            </w:r>
          </w:p>
        </w:tc>
        <w:tc>
          <w:tcPr>
            <w:tcW w:w="3649" w:type="dxa"/>
          </w:tcPr>
          <w:p w14:paraId="518B55AA"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69623498" w14:textId="757645C3" w:rsidR="00C11D96" w:rsidRPr="003E745F" w:rsidRDefault="00C11D96" w:rsidP="00C11D96">
            <w:r>
              <w:t>Vehicle length</w:t>
            </w:r>
          </w:p>
        </w:tc>
        <w:tc>
          <w:tcPr>
            <w:tcW w:w="1797" w:type="dxa"/>
          </w:tcPr>
          <w:p w14:paraId="7788A340" w14:textId="77777777" w:rsidR="00C11D96" w:rsidRPr="003E745F" w:rsidRDefault="00C11D96" w:rsidP="00823070">
            <w:r>
              <w:t>Centimeter</w:t>
            </w:r>
          </w:p>
        </w:tc>
        <w:tc>
          <w:tcPr>
            <w:tcW w:w="1791" w:type="dxa"/>
          </w:tcPr>
          <w:p w14:paraId="4FEBCE01" w14:textId="77777777" w:rsidR="00C11D96" w:rsidRPr="003E745F" w:rsidRDefault="00C11D96" w:rsidP="00823070">
            <w:r>
              <w:t>0</w:t>
            </w:r>
          </w:p>
        </w:tc>
        <w:tc>
          <w:tcPr>
            <w:tcW w:w="1791" w:type="dxa"/>
          </w:tcPr>
          <w:p w14:paraId="244ACAAA" w14:textId="77777777" w:rsidR="00C11D96" w:rsidRPr="003E745F" w:rsidRDefault="00C11D96" w:rsidP="00823070">
            <w:r>
              <w:t>16383</w:t>
            </w:r>
          </w:p>
        </w:tc>
      </w:tr>
      <w:tr w:rsidR="00C11D96" w:rsidRPr="003E745F" w14:paraId="02091E44" w14:textId="77777777" w:rsidTr="00C11D96">
        <w:tc>
          <w:tcPr>
            <w:tcW w:w="1931" w:type="dxa"/>
          </w:tcPr>
          <w:p w14:paraId="132B6C8B" w14:textId="2F72689F" w:rsidR="00C11D96" w:rsidRPr="000D041D" w:rsidRDefault="00C11D96" w:rsidP="00823070">
            <w:pPr>
              <w:rPr>
                <w:rFonts w:ascii="Courier New" w:hAnsi="Courier New" w:cs="Courier New"/>
              </w:rPr>
            </w:pPr>
            <w:r>
              <w:rPr>
                <w:rFonts w:ascii="Courier New" w:hAnsi="Courier New" w:cs="Courier New"/>
              </w:rPr>
              <w:t>w</w:t>
            </w:r>
            <w:r w:rsidRPr="000D041D">
              <w:rPr>
                <w:rFonts w:ascii="Courier New" w:hAnsi="Courier New" w:cs="Courier New"/>
              </w:rPr>
              <w:t>idth</w:t>
            </w:r>
          </w:p>
        </w:tc>
        <w:tc>
          <w:tcPr>
            <w:tcW w:w="3649" w:type="dxa"/>
          </w:tcPr>
          <w:p w14:paraId="03EFCB65" w14:textId="77777777" w:rsidR="00C11D96" w:rsidRDefault="00C11D96" w:rsidP="00823070">
            <w:pPr>
              <w:rPr>
                <w:rFonts w:ascii="Courier New" w:hAnsi="Courier New" w:cs="Courier New"/>
              </w:rPr>
            </w:pPr>
            <w:r>
              <w:rPr>
                <w:rFonts w:ascii="Courier New" w:hAnsi="Courier New" w:cs="Courier New"/>
              </w:rPr>
              <w:t>integer</w:t>
            </w:r>
          </w:p>
        </w:tc>
        <w:tc>
          <w:tcPr>
            <w:tcW w:w="1991" w:type="dxa"/>
          </w:tcPr>
          <w:p w14:paraId="215A8C54" w14:textId="37C37200" w:rsidR="00C11D96" w:rsidRPr="003E745F" w:rsidRDefault="00C11D96" w:rsidP="00823070">
            <w:r>
              <w:t>Vehicle Width</w:t>
            </w:r>
          </w:p>
        </w:tc>
        <w:tc>
          <w:tcPr>
            <w:tcW w:w="1797" w:type="dxa"/>
          </w:tcPr>
          <w:p w14:paraId="29C6338E" w14:textId="77777777" w:rsidR="00C11D96" w:rsidRPr="003E745F" w:rsidRDefault="00C11D96" w:rsidP="00823070">
            <w:r>
              <w:t>Centimeter</w:t>
            </w:r>
          </w:p>
        </w:tc>
        <w:tc>
          <w:tcPr>
            <w:tcW w:w="1791" w:type="dxa"/>
          </w:tcPr>
          <w:p w14:paraId="33B49B8A" w14:textId="77777777" w:rsidR="00C11D96" w:rsidRPr="003E745F" w:rsidRDefault="00C11D96" w:rsidP="00823070">
            <w:r>
              <w:t>0</w:t>
            </w:r>
          </w:p>
        </w:tc>
        <w:tc>
          <w:tcPr>
            <w:tcW w:w="1791" w:type="dxa"/>
          </w:tcPr>
          <w:p w14:paraId="32BFC584" w14:textId="77777777" w:rsidR="00C11D96" w:rsidRPr="003E745F" w:rsidRDefault="00C11D96" w:rsidP="00823070">
            <w:r>
              <w:t>1023</w:t>
            </w:r>
          </w:p>
        </w:tc>
      </w:tr>
    </w:tbl>
    <w:p w14:paraId="3426F34B" w14:textId="77777777" w:rsidR="0068352B" w:rsidRDefault="0068352B" w:rsidP="000A3293"/>
    <w:p w14:paraId="555055FE" w14:textId="48697A99" w:rsidR="0068352B" w:rsidRDefault="0068352B" w:rsidP="000A3293">
      <w:pPr>
        <w:pStyle w:val="Heading4"/>
      </w:pPr>
      <w:bookmarkStart w:id="167" w:name="_J2735BitString"/>
      <w:bookmarkEnd w:id="167"/>
      <w:r w:rsidRPr="0068352B">
        <w:t>J2735BitString</w:t>
      </w:r>
    </w:p>
    <w:p w14:paraId="0D9940B8" w14:textId="0CA8234F" w:rsidR="00FD62B9" w:rsidRPr="00FD62B9" w:rsidRDefault="00FD62B9" w:rsidP="00FD62B9">
      <w:r>
        <w:lastRenderedPageBreak/>
        <w:t>A J2735BitString is represented by a</w:t>
      </w:r>
      <w:r w:rsidR="00D47416">
        <w:t xml:space="preserve"> Boolean dictionary, a collection of</w:t>
      </w:r>
      <w:r>
        <w:t xml:space="preserve"> name-value pairs where the name identifies a Boolean </w:t>
      </w:r>
      <w:r w:rsidR="00D47416">
        <w:t>indicator</w:t>
      </w:r>
      <w:r>
        <w:t xml:space="preserve"> and the value represents the state of the </w:t>
      </w:r>
      <w:r w:rsidR="00D47416">
        <w:t>indicator</w:t>
      </w:r>
      <w:r>
        <w:t xml:space="preserve"> as </w:t>
      </w:r>
      <w:r w:rsidRPr="00FD62B9">
        <w:rPr>
          <w:i/>
        </w:rPr>
        <w:t>true</w:t>
      </w:r>
      <w:r>
        <w:t xml:space="preserve"> or </w:t>
      </w:r>
      <w:r w:rsidRPr="00FD62B9">
        <w:rPr>
          <w:i/>
        </w:rPr>
        <w:t>false</w:t>
      </w:r>
      <w:r>
        <w:t>.</w:t>
      </w:r>
    </w:p>
    <w:p w14:paraId="26D2B329" w14:textId="77777777" w:rsidR="0068352B" w:rsidRDefault="0068352B" w:rsidP="000A3293"/>
    <w:p w14:paraId="7C2FF1CD" w14:textId="2CBA4D00" w:rsidR="0068352B" w:rsidRDefault="0068352B" w:rsidP="000A3293">
      <w:pPr>
        <w:pStyle w:val="Heading4"/>
      </w:pPr>
      <w:bookmarkStart w:id="168" w:name="_J2735VehicleSafetyExtensions"/>
      <w:bookmarkEnd w:id="168"/>
      <w:r w:rsidRPr="0068352B">
        <w:t>J2735VehicleSafetyExtensions</w:t>
      </w:r>
    </w:p>
    <w:tbl>
      <w:tblPr>
        <w:tblStyle w:val="TableGrid"/>
        <w:tblW w:w="0" w:type="auto"/>
        <w:tblLook w:val="04A0" w:firstRow="1" w:lastRow="0" w:firstColumn="1" w:lastColumn="0" w:noHBand="0" w:noVBand="1"/>
      </w:tblPr>
      <w:tblGrid>
        <w:gridCol w:w="2065"/>
        <w:gridCol w:w="3615"/>
        <w:gridCol w:w="1983"/>
        <w:gridCol w:w="1768"/>
        <w:gridCol w:w="1760"/>
        <w:gridCol w:w="1759"/>
      </w:tblGrid>
      <w:tr w:rsidR="004C4D4C" w:rsidRPr="006E5FF6" w14:paraId="55B6CF17" w14:textId="77777777" w:rsidTr="00951EFA">
        <w:tc>
          <w:tcPr>
            <w:tcW w:w="2065" w:type="dxa"/>
          </w:tcPr>
          <w:p w14:paraId="22C02A89" w14:textId="77777777" w:rsidR="004C4D4C" w:rsidRPr="006E5FF6" w:rsidRDefault="004C4D4C" w:rsidP="000A3293">
            <w:pPr>
              <w:rPr>
                <w:b/>
              </w:rPr>
            </w:pPr>
            <w:r w:rsidRPr="006E5FF6">
              <w:rPr>
                <w:b/>
              </w:rPr>
              <w:t>Name</w:t>
            </w:r>
          </w:p>
        </w:tc>
        <w:tc>
          <w:tcPr>
            <w:tcW w:w="3615" w:type="dxa"/>
          </w:tcPr>
          <w:p w14:paraId="412C8171" w14:textId="77777777" w:rsidR="004C4D4C" w:rsidRPr="006E5FF6" w:rsidRDefault="004C4D4C" w:rsidP="000A3293">
            <w:pPr>
              <w:rPr>
                <w:b/>
              </w:rPr>
            </w:pPr>
            <w:r w:rsidRPr="006E5FF6">
              <w:rPr>
                <w:b/>
              </w:rPr>
              <w:t>Type</w:t>
            </w:r>
          </w:p>
        </w:tc>
        <w:tc>
          <w:tcPr>
            <w:tcW w:w="1983" w:type="dxa"/>
          </w:tcPr>
          <w:p w14:paraId="636EA451" w14:textId="77777777" w:rsidR="004C4D4C" w:rsidRPr="006E5FF6" w:rsidRDefault="004C4D4C" w:rsidP="000A3293">
            <w:pPr>
              <w:rPr>
                <w:b/>
              </w:rPr>
            </w:pPr>
            <w:r w:rsidRPr="006E5FF6">
              <w:rPr>
                <w:b/>
              </w:rPr>
              <w:t>Description</w:t>
            </w:r>
          </w:p>
        </w:tc>
        <w:tc>
          <w:tcPr>
            <w:tcW w:w="1768" w:type="dxa"/>
          </w:tcPr>
          <w:p w14:paraId="26A29038" w14:textId="77777777" w:rsidR="004C4D4C" w:rsidRPr="006E5FF6" w:rsidRDefault="004C4D4C" w:rsidP="000A3293">
            <w:pPr>
              <w:rPr>
                <w:b/>
              </w:rPr>
            </w:pPr>
            <w:r w:rsidRPr="006E5FF6">
              <w:rPr>
                <w:b/>
              </w:rPr>
              <w:t>Units</w:t>
            </w:r>
          </w:p>
        </w:tc>
        <w:tc>
          <w:tcPr>
            <w:tcW w:w="1760" w:type="dxa"/>
          </w:tcPr>
          <w:p w14:paraId="4583712F" w14:textId="77777777" w:rsidR="004C4D4C" w:rsidRPr="006E5FF6" w:rsidRDefault="004C4D4C" w:rsidP="000A3293">
            <w:pPr>
              <w:rPr>
                <w:b/>
              </w:rPr>
            </w:pPr>
            <w:r w:rsidRPr="006E5FF6">
              <w:rPr>
                <w:b/>
              </w:rPr>
              <w:t>Valid Min</w:t>
            </w:r>
          </w:p>
        </w:tc>
        <w:tc>
          <w:tcPr>
            <w:tcW w:w="1759" w:type="dxa"/>
          </w:tcPr>
          <w:p w14:paraId="5E9A04CB" w14:textId="77777777" w:rsidR="004C4D4C" w:rsidRPr="006E5FF6" w:rsidRDefault="004C4D4C" w:rsidP="000A3293">
            <w:pPr>
              <w:rPr>
                <w:b/>
              </w:rPr>
            </w:pPr>
            <w:r w:rsidRPr="006E5FF6">
              <w:rPr>
                <w:b/>
              </w:rPr>
              <w:t>Valid Max</w:t>
            </w:r>
          </w:p>
        </w:tc>
      </w:tr>
      <w:tr w:rsidR="00053F27" w:rsidRPr="003E745F" w14:paraId="1952616D" w14:textId="77777777" w:rsidTr="00951EFA">
        <w:tc>
          <w:tcPr>
            <w:tcW w:w="2065" w:type="dxa"/>
          </w:tcPr>
          <w:p w14:paraId="61337C0C" w14:textId="5C18238C" w:rsidR="00053F27" w:rsidRPr="000D041D" w:rsidRDefault="00053F27" w:rsidP="00053F27">
            <w:pPr>
              <w:rPr>
                <w:rFonts w:ascii="Courier New" w:hAnsi="Courier New" w:cs="Courier New"/>
              </w:rPr>
            </w:pPr>
            <w:r w:rsidRPr="00053F27">
              <w:rPr>
                <w:rFonts w:ascii="Courier New" w:hAnsi="Courier New" w:cs="Courier New"/>
              </w:rPr>
              <w:t>events</w:t>
            </w:r>
          </w:p>
        </w:tc>
        <w:tc>
          <w:tcPr>
            <w:tcW w:w="3615" w:type="dxa"/>
          </w:tcPr>
          <w:p w14:paraId="0F2AB845" w14:textId="7E57D2F5" w:rsidR="00053F27" w:rsidRPr="000D041D" w:rsidRDefault="00D6784D" w:rsidP="00053F27">
            <w:pPr>
              <w:rPr>
                <w:rFonts w:ascii="Courier New" w:hAnsi="Courier New" w:cs="Courier New"/>
              </w:rPr>
            </w:pPr>
            <w:hyperlink w:anchor="_J2735BitString" w:history="1">
              <w:r w:rsidR="00053F27" w:rsidRPr="00D47416">
                <w:rPr>
                  <w:rStyle w:val="Hyperlink"/>
                  <w:rFonts w:ascii="Courier New" w:hAnsi="Courier New" w:cs="Courier New"/>
                </w:rPr>
                <w:t>J2735BitString</w:t>
              </w:r>
            </w:hyperlink>
          </w:p>
        </w:tc>
        <w:tc>
          <w:tcPr>
            <w:tcW w:w="7270" w:type="dxa"/>
            <w:gridSpan w:val="4"/>
          </w:tcPr>
          <w:p w14:paraId="10AE5C16" w14:textId="77777777" w:rsidR="00053F27" w:rsidRDefault="00053F27" w:rsidP="00053F27">
            <w:r>
              <w:t>A Boolean dictionary of the following indicators:</w:t>
            </w:r>
          </w:p>
          <w:p w14:paraId="31FBF06A" w14:textId="0C0F850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053F27">
              <w:rPr>
                <w:rFonts w:ascii="Courier New" w:hAnsi="Courier New" w:cs="Courier New"/>
                <w:color w:val="000000"/>
                <w:sz w:val="24"/>
                <w:szCs w:val="24"/>
              </w:rPr>
              <w:t xml:space="preserve">eventHazardLights </w:t>
            </w:r>
          </w:p>
          <w:p w14:paraId="2942EA40" w14:textId="4E55B232"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eventStopLineViolation -- Intersection Violation </w:t>
            </w:r>
          </w:p>
          <w:p w14:paraId="072167A1" w14:textId="48A1FBB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eventABSactivated </w:t>
            </w:r>
          </w:p>
          <w:p w14:paraId="27913ED1" w14:textId="09423CE7"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eventTractionControlLoss </w:t>
            </w:r>
          </w:p>
          <w:p w14:paraId="0A239BAA" w14:textId="4D271DD8"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eventStabilityControlactivated </w:t>
            </w:r>
          </w:p>
          <w:p w14:paraId="13178407" w14:textId="70B0BC96"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eventHazardousMaterials </w:t>
            </w:r>
          </w:p>
          <w:p w14:paraId="0830CE06" w14:textId="473FAD85"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eventReserved1 </w:t>
            </w:r>
          </w:p>
          <w:p w14:paraId="535C689C" w14:textId="70F097D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eventHardBraking </w:t>
            </w:r>
          </w:p>
          <w:p w14:paraId="1B261DDD" w14:textId="58FEDD3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eventLightsChanged </w:t>
            </w:r>
          </w:p>
          <w:p w14:paraId="20545E0F" w14:textId="447A52FD"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eventWipersChanged </w:t>
            </w:r>
          </w:p>
          <w:p w14:paraId="5FA936D2" w14:textId="23CE87F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eventFlatTire </w:t>
            </w:r>
          </w:p>
          <w:p w14:paraId="79A8FA2A" w14:textId="1DAD141B" w:rsidR="00053F27" w:rsidRPr="00053F27" w:rsidRDefault="00053F27" w:rsidP="006820F5">
            <w:pPr>
              <w:pStyle w:val="ListParagraph"/>
              <w:numPr>
                <w:ilvl w:val="0"/>
                <w:numId w:val="28"/>
              </w:numPr>
              <w:autoSpaceDE w:val="0"/>
              <w:autoSpaceDN w:val="0"/>
              <w:adjustRightInd w:val="0"/>
              <w:spacing w:before="0"/>
              <w:rPr>
                <w:rFonts w:ascii="Courier New" w:hAnsi="Courier New" w:cs="Courier New"/>
                <w:color w:val="000000"/>
                <w:sz w:val="20"/>
                <w:szCs w:val="20"/>
              </w:rPr>
            </w:pPr>
            <w:r w:rsidRPr="00053F27">
              <w:rPr>
                <w:rFonts w:ascii="Courier New" w:hAnsi="Courier New" w:cs="Courier New"/>
                <w:color w:val="000000"/>
                <w:sz w:val="20"/>
                <w:szCs w:val="20"/>
              </w:rPr>
              <w:t xml:space="preserve">eventDisabledVehicle -- The DisabledVehicle DF may also be sent </w:t>
            </w:r>
          </w:p>
          <w:p w14:paraId="70AC33F6" w14:textId="13E90B14" w:rsidR="00053F27" w:rsidRPr="003E745F" w:rsidRDefault="00053F27" w:rsidP="006820F5">
            <w:pPr>
              <w:pStyle w:val="ListParagraph"/>
              <w:numPr>
                <w:ilvl w:val="0"/>
                <w:numId w:val="28"/>
              </w:numPr>
            </w:pPr>
            <w:r w:rsidRPr="00053F27">
              <w:rPr>
                <w:rFonts w:ascii="Courier New" w:hAnsi="Courier New" w:cs="Courier New"/>
                <w:color w:val="000000"/>
                <w:sz w:val="20"/>
                <w:szCs w:val="20"/>
              </w:rPr>
              <w:t>eventAirBagDeployment</w:t>
            </w:r>
          </w:p>
        </w:tc>
      </w:tr>
      <w:tr w:rsidR="00053F27" w:rsidRPr="003E745F" w14:paraId="3040BCA3" w14:textId="77777777" w:rsidTr="00951EFA">
        <w:tc>
          <w:tcPr>
            <w:tcW w:w="2065" w:type="dxa"/>
          </w:tcPr>
          <w:p w14:paraId="08704C39" w14:textId="5E098139" w:rsidR="00053F27" w:rsidRPr="000D041D" w:rsidRDefault="00951EFA" w:rsidP="00053F27">
            <w:pPr>
              <w:rPr>
                <w:rFonts w:ascii="Courier New" w:hAnsi="Courier New" w:cs="Courier New"/>
              </w:rPr>
            </w:pPr>
            <w:r w:rsidRPr="00951EFA">
              <w:rPr>
                <w:rFonts w:ascii="Courier New" w:hAnsi="Courier New" w:cs="Courier New"/>
              </w:rPr>
              <w:t>pathHistory</w:t>
            </w:r>
          </w:p>
        </w:tc>
        <w:tc>
          <w:tcPr>
            <w:tcW w:w="3615" w:type="dxa"/>
          </w:tcPr>
          <w:p w14:paraId="5728CDF8" w14:textId="45517161" w:rsidR="00053F27" w:rsidRPr="000D041D" w:rsidRDefault="00D6784D" w:rsidP="00053F27">
            <w:pPr>
              <w:rPr>
                <w:rFonts w:ascii="Courier New" w:hAnsi="Courier New" w:cs="Courier New"/>
              </w:rPr>
            </w:pPr>
            <w:hyperlink w:anchor="_J2735PathHistory" w:history="1">
              <w:r w:rsidR="00951EFA" w:rsidRPr="00951EFA">
                <w:rPr>
                  <w:rStyle w:val="Hyperlink"/>
                  <w:rFonts w:ascii="Courier New" w:hAnsi="Courier New" w:cs="Courier New"/>
                </w:rPr>
                <w:t>J2735PathHistory</w:t>
              </w:r>
            </w:hyperlink>
          </w:p>
        </w:tc>
        <w:tc>
          <w:tcPr>
            <w:tcW w:w="1983" w:type="dxa"/>
          </w:tcPr>
          <w:p w14:paraId="537283D3" w14:textId="77777777" w:rsidR="00053F27" w:rsidRPr="003E745F" w:rsidRDefault="00053F27" w:rsidP="00053F27"/>
        </w:tc>
        <w:tc>
          <w:tcPr>
            <w:tcW w:w="1768" w:type="dxa"/>
          </w:tcPr>
          <w:p w14:paraId="6B382299" w14:textId="77777777" w:rsidR="00053F27" w:rsidRPr="003E745F" w:rsidRDefault="00053F27" w:rsidP="00053F27"/>
        </w:tc>
        <w:tc>
          <w:tcPr>
            <w:tcW w:w="1760" w:type="dxa"/>
          </w:tcPr>
          <w:p w14:paraId="63942577" w14:textId="77777777" w:rsidR="00053F27" w:rsidRPr="003E745F" w:rsidRDefault="00053F27" w:rsidP="00053F27"/>
        </w:tc>
        <w:tc>
          <w:tcPr>
            <w:tcW w:w="1759" w:type="dxa"/>
          </w:tcPr>
          <w:p w14:paraId="456E36FF" w14:textId="77777777" w:rsidR="00053F27" w:rsidRPr="003E745F" w:rsidRDefault="00053F27" w:rsidP="00053F27"/>
        </w:tc>
      </w:tr>
      <w:tr w:rsidR="00951EFA" w:rsidRPr="003E745F" w14:paraId="688EFFA5" w14:textId="77777777" w:rsidTr="00951EFA">
        <w:tc>
          <w:tcPr>
            <w:tcW w:w="2065" w:type="dxa"/>
          </w:tcPr>
          <w:p w14:paraId="02A08528" w14:textId="15B856D1" w:rsidR="00951EFA" w:rsidRPr="00951EFA" w:rsidRDefault="00951EFA" w:rsidP="00053F27">
            <w:pPr>
              <w:rPr>
                <w:rFonts w:ascii="Courier New" w:hAnsi="Courier New" w:cs="Courier New"/>
              </w:rPr>
            </w:pPr>
            <w:r w:rsidRPr="00951EFA">
              <w:rPr>
                <w:rFonts w:ascii="Courier New" w:hAnsi="Courier New" w:cs="Courier New"/>
              </w:rPr>
              <w:t>pathPrediction</w:t>
            </w:r>
          </w:p>
        </w:tc>
        <w:tc>
          <w:tcPr>
            <w:tcW w:w="3615" w:type="dxa"/>
          </w:tcPr>
          <w:p w14:paraId="6320F5E5" w14:textId="6C3D98B1" w:rsidR="00951EFA" w:rsidRDefault="00D6784D" w:rsidP="00053F27">
            <w:pPr>
              <w:rPr>
                <w:rFonts w:ascii="Courier New" w:hAnsi="Courier New" w:cs="Courier New"/>
              </w:rPr>
            </w:pPr>
            <w:hyperlink w:anchor="_J2735PathPrediction" w:history="1">
              <w:r w:rsidR="00951EFA" w:rsidRPr="00951EFA">
                <w:rPr>
                  <w:rStyle w:val="Hyperlink"/>
                  <w:rFonts w:ascii="Courier New" w:hAnsi="Courier New" w:cs="Courier New"/>
                </w:rPr>
                <w:t>J2735PathPrediction</w:t>
              </w:r>
            </w:hyperlink>
          </w:p>
        </w:tc>
        <w:tc>
          <w:tcPr>
            <w:tcW w:w="1983" w:type="dxa"/>
          </w:tcPr>
          <w:p w14:paraId="02862C09" w14:textId="77777777" w:rsidR="00951EFA" w:rsidRPr="003E745F" w:rsidRDefault="00951EFA" w:rsidP="00053F27"/>
        </w:tc>
        <w:tc>
          <w:tcPr>
            <w:tcW w:w="1768" w:type="dxa"/>
          </w:tcPr>
          <w:p w14:paraId="70541794" w14:textId="77777777" w:rsidR="00951EFA" w:rsidRPr="003E745F" w:rsidRDefault="00951EFA" w:rsidP="00053F27"/>
        </w:tc>
        <w:tc>
          <w:tcPr>
            <w:tcW w:w="1760" w:type="dxa"/>
          </w:tcPr>
          <w:p w14:paraId="65197F74" w14:textId="77777777" w:rsidR="00951EFA" w:rsidRPr="003E745F" w:rsidRDefault="00951EFA" w:rsidP="00053F27"/>
        </w:tc>
        <w:tc>
          <w:tcPr>
            <w:tcW w:w="1759" w:type="dxa"/>
          </w:tcPr>
          <w:p w14:paraId="1E3B6B45" w14:textId="77777777" w:rsidR="00951EFA" w:rsidRPr="003E745F" w:rsidRDefault="00951EFA" w:rsidP="00053F27"/>
        </w:tc>
      </w:tr>
      <w:tr w:rsidR="00951EFA" w:rsidRPr="003E745F" w14:paraId="157EB474" w14:textId="77777777" w:rsidTr="00823070">
        <w:tc>
          <w:tcPr>
            <w:tcW w:w="2065" w:type="dxa"/>
          </w:tcPr>
          <w:p w14:paraId="400034ED" w14:textId="0684D265" w:rsidR="00951EFA" w:rsidRPr="00951EFA" w:rsidRDefault="00951EFA" w:rsidP="00951EFA">
            <w:pPr>
              <w:rPr>
                <w:rFonts w:ascii="Courier New" w:hAnsi="Courier New" w:cs="Courier New"/>
              </w:rPr>
            </w:pPr>
            <w:r w:rsidRPr="00951EFA">
              <w:rPr>
                <w:rFonts w:ascii="Courier New" w:hAnsi="Courier New" w:cs="Courier New"/>
              </w:rPr>
              <w:t>lights</w:t>
            </w:r>
          </w:p>
        </w:tc>
        <w:tc>
          <w:tcPr>
            <w:tcW w:w="3615" w:type="dxa"/>
          </w:tcPr>
          <w:p w14:paraId="62FB44EF" w14:textId="1D5A8840" w:rsidR="00951EFA" w:rsidRDefault="00D6784D" w:rsidP="00951EFA">
            <w:pPr>
              <w:rPr>
                <w:rFonts w:ascii="Courier New" w:hAnsi="Courier New" w:cs="Courier New"/>
              </w:rPr>
            </w:pPr>
            <w:hyperlink w:anchor="_J2735BitString" w:history="1">
              <w:r w:rsidR="00951EFA" w:rsidRPr="00D47416">
                <w:rPr>
                  <w:rStyle w:val="Hyperlink"/>
                  <w:rFonts w:ascii="Courier New" w:hAnsi="Courier New" w:cs="Courier New"/>
                </w:rPr>
                <w:t>J2735BitString</w:t>
              </w:r>
            </w:hyperlink>
          </w:p>
        </w:tc>
        <w:tc>
          <w:tcPr>
            <w:tcW w:w="7270" w:type="dxa"/>
            <w:gridSpan w:val="4"/>
          </w:tcPr>
          <w:p w14:paraId="4D7210C9" w14:textId="77777777" w:rsidR="00951EFA" w:rsidRDefault="00951EFA" w:rsidP="00951EFA">
            <w:r>
              <w:t>A Boolean dictionary of the following indicators:</w:t>
            </w:r>
          </w:p>
          <w:p w14:paraId="60C8531D" w14:textId="230D9B01"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Pr>
                <w:rFonts w:ascii="Courier New" w:hAnsi="Courier New" w:cs="Courier New"/>
                <w:color w:val="000000"/>
                <w:sz w:val="24"/>
                <w:szCs w:val="24"/>
              </w:rPr>
              <w:t>lowBeamHeadlightsOn</w:t>
            </w:r>
          </w:p>
          <w:p w14:paraId="00295F13" w14:textId="5C004995"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highBeamHeadlightsOn</w:t>
            </w:r>
          </w:p>
          <w:p w14:paraId="4E30FFB8" w14:textId="1213B944"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leftTurnSignalOn</w:t>
            </w:r>
          </w:p>
          <w:p w14:paraId="48CF08F1" w14:textId="19B71AE8"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rightTurnSignalOn</w:t>
            </w:r>
          </w:p>
          <w:p w14:paraId="4996D845" w14:textId="208FE869"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hazardSignalOn</w:t>
            </w:r>
          </w:p>
          <w:p w14:paraId="3AF3BD49" w14:textId="4BD3CB7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automaticLightControlOn</w:t>
            </w:r>
          </w:p>
          <w:p w14:paraId="33B17AC7" w14:textId="1731DE2A"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t>daytimeRunningLightsOn</w:t>
            </w:r>
          </w:p>
          <w:p w14:paraId="3ABFF54B" w14:textId="6F24B8BD" w:rsidR="00951EFA" w:rsidRPr="00951EFA" w:rsidRDefault="00951EFA" w:rsidP="006820F5">
            <w:pPr>
              <w:pStyle w:val="ListParagraph"/>
              <w:numPr>
                <w:ilvl w:val="0"/>
                <w:numId w:val="28"/>
              </w:numPr>
              <w:autoSpaceDE w:val="0"/>
              <w:autoSpaceDN w:val="0"/>
              <w:adjustRightInd w:val="0"/>
              <w:spacing w:before="0"/>
              <w:rPr>
                <w:rFonts w:ascii="Courier New" w:hAnsi="Courier New" w:cs="Courier New"/>
                <w:color w:val="000000"/>
                <w:sz w:val="24"/>
                <w:szCs w:val="24"/>
              </w:rPr>
            </w:pPr>
            <w:r w:rsidRPr="00951EFA">
              <w:rPr>
                <w:rFonts w:ascii="Courier New" w:hAnsi="Courier New" w:cs="Courier New"/>
                <w:color w:val="000000"/>
                <w:sz w:val="24"/>
                <w:szCs w:val="24"/>
              </w:rPr>
              <w:lastRenderedPageBreak/>
              <w:t>fogLightOn</w:t>
            </w:r>
          </w:p>
          <w:p w14:paraId="461E5A65" w14:textId="6ED00F70" w:rsidR="00951EFA" w:rsidRPr="003E745F" w:rsidRDefault="00951EFA" w:rsidP="006820F5">
            <w:pPr>
              <w:pStyle w:val="ListParagraph"/>
              <w:numPr>
                <w:ilvl w:val="0"/>
                <w:numId w:val="28"/>
              </w:numPr>
              <w:autoSpaceDE w:val="0"/>
              <w:autoSpaceDN w:val="0"/>
              <w:adjustRightInd w:val="0"/>
              <w:spacing w:before="0"/>
            </w:pPr>
            <w:r w:rsidRPr="00951EFA">
              <w:rPr>
                <w:rFonts w:ascii="Courier New" w:hAnsi="Courier New" w:cs="Courier New"/>
                <w:color w:val="000000"/>
                <w:sz w:val="24"/>
                <w:szCs w:val="24"/>
              </w:rPr>
              <w:t>parkingLightsOn</w:t>
            </w:r>
          </w:p>
        </w:tc>
      </w:tr>
    </w:tbl>
    <w:p w14:paraId="77CED039" w14:textId="77777777" w:rsidR="0068352B" w:rsidRDefault="0068352B" w:rsidP="000A3293"/>
    <w:p w14:paraId="54171630" w14:textId="77777777" w:rsidR="0068352B" w:rsidRPr="0068352B" w:rsidRDefault="0068352B" w:rsidP="000A3293"/>
    <w:p w14:paraId="19FF916D" w14:textId="2761F460" w:rsidR="006D1B36" w:rsidRDefault="008F46C9" w:rsidP="000A3293">
      <w:pPr>
        <w:pStyle w:val="Heading4"/>
      </w:pPr>
      <w:bookmarkStart w:id="169" w:name="_J2735SpecialVehicleExtensions"/>
      <w:bookmarkEnd w:id="169"/>
      <w:r w:rsidRPr="008F46C9">
        <w:t>J2735SpecialVehicleExtensions</w:t>
      </w:r>
    </w:p>
    <w:p w14:paraId="6A7CD895" w14:textId="77777777" w:rsidR="008F46C9" w:rsidRDefault="008F46C9" w:rsidP="000A3293"/>
    <w:tbl>
      <w:tblPr>
        <w:tblStyle w:val="TableGrid"/>
        <w:tblW w:w="0" w:type="auto"/>
        <w:tblLook w:val="04A0" w:firstRow="1" w:lastRow="0" w:firstColumn="1" w:lastColumn="0" w:noHBand="0" w:noVBand="1"/>
      </w:tblPr>
      <w:tblGrid>
        <w:gridCol w:w="1933"/>
        <w:gridCol w:w="3648"/>
        <w:gridCol w:w="1990"/>
        <w:gridCol w:w="1797"/>
        <w:gridCol w:w="1791"/>
        <w:gridCol w:w="1791"/>
      </w:tblGrid>
      <w:tr w:rsidR="004C4D4C" w:rsidRPr="006E5FF6" w14:paraId="79F51E14" w14:textId="77777777" w:rsidTr="004C4D4C">
        <w:tc>
          <w:tcPr>
            <w:tcW w:w="1931" w:type="dxa"/>
          </w:tcPr>
          <w:p w14:paraId="3E91978D" w14:textId="77777777" w:rsidR="004C4D4C" w:rsidRPr="006E5FF6" w:rsidRDefault="004C4D4C" w:rsidP="000A3293">
            <w:pPr>
              <w:rPr>
                <w:b/>
              </w:rPr>
            </w:pPr>
            <w:r w:rsidRPr="006E5FF6">
              <w:rPr>
                <w:b/>
              </w:rPr>
              <w:t>Name</w:t>
            </w:r>
          </w:p>
        </w:tc>
        <w:tc>
          <w:tcPr>
            <w:tcW w:w="3649" w:type="dxa"/>
          </w:tcPr>
          <w:p w14:paraId="726FC9FF" w14:textId="77777777" w:rsidR="004C4D4C" w:rsidRPr="006E5FF6" w:rsidRDefault="004C4D4C" w:rsidP="000A3293">
            <w:pPr>
              <w:rPr>
                <w:b/>
              </w:rPr>
            </w:pPr>
            <w:r w:rsidRPr="006E5FF6">
              <w:rPr>
                <w:b/>
              </w:rPr>
              <w:t>Type</w:t>
            </w:r>
          </w:p>
        </w:tc>
        <w:tc>
          <w:tcPr>
            <w:tcW w:w="1991" w:type="dxa"/>
          </w:tcPr>
          <w:p w14:paraId="45A52A4E" w14:textId="77777777" w:rsidR="004C4D4C" w:rsidRPr="006E5FF6" w:rsidRDefault="004C4D4C" w:rsidP="000A3293">
            <w:pPr>
              <w:rPr>
                <w:b/>
              </w:rPr>
            </w:pPr>
            <w:r w:rsidRPr="006E5FF6">
              <w:rPr>
                <w:b/>
              </w:rPr>
              <w:t>Description</w:t>
            </w:r>
          </w:p>
        </w:tc>
        <w:tc>
          <w:tcPr>
            <w:tcW w:w="1797" w:type="dxa"/>
          </w:tcPr>
          <w:p w14:paraId="6C54D71D" w14:textId="77777777" w:rsidR="004C4D4C" w:rsidRPr="006E5FF6" w:rsidRDefault="004C4D4C" w:rsidP="000A3293">
            <w:pPr>
              <w:rPr>
                <w:b/>
              </w:rPr>
            </w:pPr>
            <w:r w:rsidRPr="006E5FF6">
              <w:rPr>
                <w:b/>
              </w:rPr>
              <w:t>Units</w:t>
            </w:r>
          </w:p>
        </w:tc>
        <w:tc>
          <w:tcPr>
            <w:tcW w:w="1791" w:type="dxa"/>
          </w:tcPr>
          <w:p w14:paraId="0DCD5924" w14:textId="77777777" w:rsidR="004C4D4C" w:rsidRPr="006E5FF6" w:rsidRDefault="004C4D4C" w:rsidP="000A3293">
            <w:pPr>
              <w:rPr>
                <w:b/>
              </w:rPr>
            </w:pPr>
            <w:r w:rsidRPr="006E5FF6">
              <w:rPr>
                <w:b/>
              </w:rPr>
              <w:t>Valid Min</w:t>
            </w:r>
          </w:p>
        </w:tc>
        <w:tc>
          <w:tcPr>
            <w:tcW w:w="1791" w:type="dxa"/>
          </w:tcPr>
          <w:p w14:paraId="19E1793F" w14:textId="77777777" w:rsidR="004C4D4C" w:rsidRPr="006E5FF6" w:rsidRDefault="004C4D4C" w:rsidP="000A3293">
            <w:pPr>
              <w:rPr>
                <w:b/>
              </w:rPr>
            </w:pPr>
            <w:r w:rsidRPr="006E5FF6">
              <w:rPr>
                <w:b/>
              </w:rPr>
              <w:t>Valid Max</w:t>
            </w:r>
          </w:p>
        </w:tc>
      </w:tr>
      <w:tr w:rsidR="004C4D4C" w:rsidRPr="003E745F" w14:paraId="52A685EA" w14:textId="77777777" w:rsidTr="004C4D4C">
        <w:tc>
          <w:tcPr>
            <w:tcW w:w="1931" w:type="dxa"/>
          </w:tcPr>
          <w:p w14:paraId="4B8FEE4F" w14:textId="6C236B45" w:rsidR="004C4D4C" w:rsidRPr="000D041D" w:rsidRDefault="00C119E8" w:rsidP="000A3293">
            <w:pPr>
              <w:rPr>
                <w:rFonts w:ascii="Courier New" w:hAnsi="Courier New" w:cs="Courier New"/>
              </w:rPr>
            </w:pPr>
            <w:r w:rsidRPr="00C119E8">
              <w:rPr>
                <w:rFonts w:ascii="Courier New" w:hAnsi="Courier New" w:cs="Courier New"/>
              </w:rPr>
              <w:t>vehicleAlerts</w:t>
            </w:r>
          </w:p>
        </w:tc>
        <w:tc>
          <w:tcPr>
            <w:tcW w:w="3649" w:type="dxa"/>
          </w:tcPr>
          <w:p w14:paraId="6BB62F14" w14:textId="50F156EB" w:rsidR="004C4D4C" w:rsidRPr="000D041D" w:rsidRDefault="00D6784D" w:rsidP="000A3293">
            <w:pPr>
              <w:rPr>
                <w:rFonts w:ascii="Courier New" w:hAnsi="Courier New" w:cs="Courier New"/>
              </w:rPr>
            </w:pPr>
            <w:hyperlink w:anchor="_J2735EmergencyDetails" w:history="1">
              <w:r w:rsidR="00C119E8" w:rsidRPr="00C119E8">
                <w:rPr>
                  <w:rStyle w:val="Hyperlink"/>
                  <w:rFonts w:ascii="Courier New" w:hAnsi="Courier New" w:cs="Courier New"/>
                </w:rPr>
                <w:t>J2735EmergencyDetails</w:t>
              </w:r>
            </w:hyperlink>
          </w:p>
        </w:tc>
        <w:tc>
          <w:tcPr>
            <w:tcW w:w="1991" w:type="dxa"/>
          </w:tcPr>
          <w:p w14:paraId="4738FF10" w14:textId="77777777" w:rsidR="004C4D4C" w:rsidRPr="003E745F" w:rsidRDefault="004C4D4C" w:rsidP="000A3293"/>
        </w:tc>
        <w:tc>
          <w:tcPr>
            <w:tcW w:w="1797" w:type="dxa"/>
          </w:tcPr>
          <w:p w14:paraId="709DD8C2" w14:textId="77777777" w:rsidR="004C4D4C" w:rsidRPr="006E5FF6" w:rsidRDefault="004C4D4C" w:rsidP="000A3293">
            <w:pPr>
              <w:rPr>
                <w:vertAlign w:val="superscript"/>
              </w:rPr>
            </w:pPr>
          </w:p>
        </w:tc>
        <w:tc>
          <w:tcPr>
            <w:tcW w:w="1791" w:type="dxa"/>
          </w:tcPr>
          <w:p w14:paraId="72918368" w14:textId="77777777" w:rsidR="004C4D4C" w:rsidRPr="003E745F" w:rsidRDefault="004C4D4C" w:rsidP="000A3293"/>
        </w:tc>
        <w:tc>
          <w:tcPr>
            <w:tcW w:w="1791" w:type="dxa"/>
          </w:tcPr>
          <w:p w14:paraId="536B3394" w14:textId="77777777" w:rsidR="004C4D4C" w:rsidRPr="003E745F" w:rsidRDefault="004C4D4C" w:rsidP="000A3293"/>
        </w:tc>
      </w:tr>
      <w:tr w:rsidR="004C4D4C" w:rsidRPr="003E745F" w14:paraId="25015A0B" w14:textId="77777777" w:rsidTr="004C4D4C">
        <w:tc>
          <w:tcPr>
            <w:tcW w:w="1931" w:type="dxa"/>
          </w:tcPr>
          <w:p w14:paraId="596C30FB" w14:textId="45509C79" w:rsidR="004C4D4C" w:rsidRPr="000D041D" w:rsidRDefault="00C119E8" w:rsidP="000A3293">
            <w:pPr>
              <w:rPr>
                <w:rFonts w:ascii="Courier New" w:hAnsi="Courier New" w:cs="Courier New"/>
              </w:rPr>
            </w:pPr>
            <w:r w:rsidRPr="00C119E8">
              <w:rPr>
                <w:rFonts w:ascii="Courier New" w:hAnsi="Courier New" w:cs="Courier New"/>
              </w:rPr>
              <w:t>description</w:t>
            </w:r>
          </w:p>
        </w:tc>
        <w:tc>
          <w:tcPr>
            <w:tcW w:w="3649" w:type="dxa"/>
          </w:tcPr>
          <w:p w14:paraId="269FF842" w14:textId="1D85EBC0" w:rsidR="004C4D4C" w:rsidRPr="000D041D" w:rsidRDefault="00D6784D" w:rsidP="000A3293">
            <w:pPr>
              <w:rPr>
                <w:rFonts w:ascii="Courier New" w:hAnsi="Courier New" w:cs="Courier New"/>
              </w:rPr>
            </w:pPr>
            <w:hyperlink w:anchor="_J2735EventDescription" w:history="1">
              <w:r w:rsidR="00C119E8" w:rsidRPr="00C119E8">
                <w:rPr>
                  <w:rStyle w:val="Hyperlink"/>
                  <w:rFonts w:ascii="Courier New" w:hAnsi="Courier New" w:cs="Courier New"/>
                </w:rPr>
                <w:t>J2735EventDescription</w:t>
              </w:r>
            </w:hyperlink>
          </w:p>
        </w:tc>
        <w:tc>
          <w:tcPr>
            <w:tcW w:w="1991" w:type="dxa"/>
          </w:tcPr>
          <w:p w14:paraId="6203C51B" w14:textId="77777777" w:rsidR="004C4D4C" w:rsidRPr="003E745F" w:rsidRDefault="004C4D4C" w:rsidP="000A3293"/>
        </w:tc>
        <w:tc>
          <w:tcPr>
            <w:tcW w:w="1797" w:type="dxa"/>
          </w:tcPr>
          <w:p w14:paraId="45AD8170" w14:textId="77777777" w:rsidR="004C4D4C" w:rsidRPr="003E745F" w:rsidRDefault="004C4D4C" w:rsidP="000A3293"/>
        </w:tc>
        <w:tc>
          <w:tcPr>
            <w:tcW w:w="1791" w:type="dxa"/>
          </w:tcPr>
          <w:p w14:paraId="2C4B7D5B" w14:textId="77777777" w:rsidR="004C4D4C" w:rsidRPr="003E745F" w:rsidRDefault="004C4D4C" w:rsidP="000A3293"/>
        </w:tc>
        <w:tc>
          <w:tcPr>
            <w:tcW w:w="1791" w:type="dxa"/>
          </w:tcPr>
          <w:p w14:paraId="6714D377" w14:textId="77777777" w:rsidR="004C4D4C" w:rsidRPr="003E745F" w:rsidRDefault="004C4D4C" w:rsidP="000A3293"/>
        </w:tc>
      </w:tr>
      <w:tr w:rsidR="00C119E8" w:rsidRPr="003E745F" w14:paraId="32A0C0EC" w14:textId="77777777" w:rsidTr="004C4D4C">
        <w:tc>
          <w:tcPr>
            <w:tcW w:w="1931" w:type="dxa"/>
          </w:tcPr>
          <w:p w14:paraId="316F5E6E" w14:textId="02A90F57" w:rsidR="00C119E8" w:rsidRPr="00C119E8" w:rsidRDefault="00C119E8" w:rsidP="000A3293">
            <w:pPr>
              <w:rPr>
                <w:rFonts w:ascii="Courier New" w:hAnsi="Courier New" w:cs="Courier New"/>
              </w:rPr>
            </w:pPr>
            <w:r w:rsidRPr="00C119E8">
              <w:rPr>
                <w:rFonts w:ascii="Courier New" w:hAnsi="Courier New" w:cs="Courier New"/>
              </w:rPr>
              <w:t>trailers</w:t>
            </w:r>
          </w:p>
        </w:tc>
        <w:tc>
          <w:tcPr>
            <w:tcW w:w="3649" w:type="dxa"/>
          </w:tcPr>
          <w:p w14:paraId="18866519" w14:textId="38D77405" w:rsidR="00C119E8" w:rsidRDefault="00D6784D" w:rsidP="000A3293">
            <w:pPr>
              <w:rPr>
                <w:rFonts w:ascii="Courier New" w:hAnsi="Courier New" w:cs="Courier New"/>
              </w:rPr>
            </w:pPr>
            <w:hyperlink w:anchor="_J2735TrailerData" w:history="1">
              <w:r w:rsidR="00C119E8" w:rsidRPr="00C119E8">
                <w:rPr>
                  <w:rStyle w:val="Hyperlink"/>
                  <w:rFonts w:ascii="Courier New" w:hAnsi="Courier New" w:cs="Courier New"/>
                </w:rPr>
                <w:t>J2735TrailerData</w:t>
              </w:r>
            </w:hyperlink>
          </w:p>
        </w:tc>
        <w:tc>
          <w:tcPr>
            <w:tcW w:w="1991" w:type="dxa"/>
          </w:tcPr>
          <w:p w14:paraId="76E14054" w14:textId="77777777" w:rsidR="00C119E8" w:rsidRPr="003E745F" w:rsidRDefault="00C119E8" w:rsidP="000A3293"/>
        </w:tc>
        <w:tc>
          <w:tcPr>
            <w:tcW w:w="1797" w:type="dxa"/>
          </w:tcPr>
          <w:p w14:paraId="3A6DC4F6" w14:textId="77777777" w:rsidR="00C119E8" w:rsidRPr="003E745F" w:rsidRDefault="00C119E8" w:rsidP="000A3293"/>
        </w:tc>
        <w:tc>
          <w:tcPr>
            <w:tcW w:w="1791" w:type="dxa"/>
          </w:tcPr>
          <w:p w14:paraId="2029E151" w14:textId="77777777" w:rsidR="00C119E8" w:rsidRPr="003E745F" w:rsidRDefault="00C119E8" w:rsidP="000A3293"/>
        </w:tc>
        <w:tc>
          <w:tcPr>
            <w:tcW w:w="1791" w:type="dxa"/>
          </w:tcPr>
          <w:p w14:paraId="01B5B300" w14:textId="77777777" w:rsidR="00C119E8" w:rsidRPr="003E745F" w:rsidRDefault="00C119E8" w:rsidP="000A3293"/>
        </w:tc>
      </w:tr>
    </w:tbl>
    <w:p w14:paraId="528DB94C" w14:textId="77777777" w:rsidR="008F46C9" w:rsidRDefault="008F46C9" w:rsidP="000A3293"/>
    <w:p w14:paraId="220A8B67" w14:textId="2BA84BD3" w:rsidR="008F46C9" w:rsidRDefault="00C644FE" w:rsidP="000A3293">
      <w:pPr>
        <w:pStyle w:val="Heading4"/>
      </w:pPr>
      <w:bookmarkStart w:id="170" w:name="_J2735SupplementalVehicleExtensions"/>
      <w:bookmarkEnd w:id="170"/>
      <w:r w:rsidRPr="00C644FE">
        <w:t>J2735SupplementalVehicleExtensions</w:t>
      </w:r>
    </w:p>
    <w:p w14:paraId="499B759C" w14:textId="77777777" w:rsidR="00C644FE" w:rsidRDefault="00C644FE" w:rsidP="000A3293"/>
    <w:tbl>
      <w:tblPr>
        <w:tblStyle w:val="TableGrid"/>
        <w:tblW w:w="0" w:type="auto"/>
        <w:tblLook w:val="04A0" w:firstRow="1" w:lastRow="0" w:firstColumn="1" w:lastColumn="0" w:noHBand="0" w:noVBand="1"/>
      </w:tblPr>
      <w:tblGrid>
        <w:gridCol w:w="2065"/>
        <w:gridCol w:w="3649"/>
        <w:gridCol w:w="1970"/>
        <w:gridCol w:w="1760"/>
        <w:gridCol w:w="1753"/>
        <w:gridCol w:w="1753"/>
      </w:tblGrid>
      <w:tr w:rsidR="004C4D4C" w:rsidRPr="006E5FF6" w14:paraId="41DA97CF" w14:textId="77777777" w:rsidTr="004C4D4C">
        <w:tc>
          <w:tcPr>
            <w:tcW w:w="1931" w:type="dxa"/>
          </w:tcPr>
          <w:p w14:paraId="3FE81B5B" w14:textId="77777777" w:rsidR="004C4D4C" w:rsidRPr="006E5FF6" w:rsidRDefault="004C4D4C" w:rsidP="000A3293">
            <w:pPr>
              <w:rPr>
                <w:b/>
              </w:rPr>
            </w:pPr>
            <w:r w:rsidRPr="006E5FF6">
              <w:rPr>
                <w:b/>
              </w:rPr>
              <w:t>Name</w:t>
            </w:r>
          </w:p>
        </w:tc>
        <w:tc>
          <w:tcPr>
            <w:tcW w:w="3649" w:type="dxa"/>
          </w:tcPr>
          <w:p w14:paraId="466E5736" w14:textId="77777777" w:rsidR="004C4D4C" w:rsidRPr="006E5FF6" w:rsidRDefault="004C4D4C" w:rsidP="000A3293">
            <w:pPr>
              <w:rPr>
                <w:b/>
              </w:rPr>
            </w:pPr>
            <w:r w:rsidRPr="006E5FF6">
              <w:rPr>
                <w:b/>
              </w:rPr>
              <w:t>Type</w:t>
            </w:r>
          </w:p>
        </w:tc>
        <w:tc>
          <w:tcPr>
            <w:tcW w:w="1991" w:type="dxa"/>
          </w:tcPr>
          <w:p w14:paraId="121494B4" w14:textId="77777777" w:rsidR="004C4D4C" w:rsidRPr="006E5FF6" w:rsidRDefault="004C4D4C" w:rsidP="000A3293">
            <w:pPr>
              <w:rPr>
                <w:b/>
              </w:rPr>
            </w:pPr>
            <w:r w:rsidRPr="006E5FF6">
              <w:rPr>
                <w:b/>
              </w:rPr>
              <w:t>Description</w:t>
            </w:r>
          </w:p>
        </w:tc>
        <w:tc>
          <w:tcPr>
            <w:tcW w:w="1797" w:type="dxa"/>
          </w:tcPr>
          <w:p w14:paraId="3A9967F3" w14:textId="77777777" w:rsidR="004C4D4C" w:rsidRPr="006E5FF6" w:rsidRDefault="004C4D4C" w:rsidP="000A3293">
            <w:pPr>
              <w:rPr>
                <w:b/>
              </w:rPr>
            </w:pPr>
            <w:r w:rsidRPr="006E5FF6">
              <w:rPr>
                <w:b/>
              </w:rPr>
              <w:t>Units</w:t>
            </w:r>
          </w:p>
        </w:tc>
        <w:tc>
          <w:tcPr>
            <w:tcW w:w="1791" w:type="dxa"/>
          </w:tcPr>
          <w:p w14:paraId="2A35B5B6" w14:textId="77777777" w:rsidR="004C4D4C" w:rsidRPr="006E5FF6" w:rsidRDefault="004C4D4C" w:rsidP="000A3293">
            <w:pPr>
              <w:rPr>
                <w:b/>
              </w:rPr>
            </w:pPr>
            <w:r w:rsidRPr="006E5FF6">
              <w:rPr>
                <w:b/>
              </w:rPr>
              <w:t>Valid Min</w:t>
            </w:r>
          </w:p>
        </w:tc>
        <w:tc>
          <w:tcPr>
            <w:tcW w:w="1791" w:type="dxa"/>
          </w:tcPr>
          <w:p w14:paraId="6988D830" w14:textId="77777777" w:rsidR="004C4D4C" w:rsidRPr="006E5FF6" w:rsidRDefault="004C4D4C" w:rsidP="000A3293">
            <w:pPr>
              <w:rPr>
                <w:b/>
              </w:rPr>
            </w:pPr>
            <w:r w:rsidRPr="006E5FF6">
              <w:rPr>
                <w:b/>
              </w:rPr>
              <w:t>Valid Max</w:t>
            </w:r>
          </w:p>
        </w:tc>
      </w:tr>
      <w:tr w:rsidR="004C4D4C" w:rsidRPr="003E745F" w14:paraId="0F47C788" w14:textId="77777777" w:rsidTr="004C4D4C">
        <w:tc>
          <w:tcPr>
            <w:tcW w:w="1931" w:type="dxa"/>
          </w:tcPr>
          <w:p w14:paraId="79FEA907" w14:textId="34FCBC1A" w:rsidR="004C4D4C" w:rsidRPr="000D041D" w:rsidRDefault="00BB46E4" w:rsidP="000A3293">
            <w:pPr>
              <w:rPr>
                <w:rFonts w:ascii="Courier New" w:hAnsi="Courier New" w:cs="Courier New"/>
              </w:rPr>
            </w:pPr>
            <w:r w:rsidRPr="00BB46E4">
              <w:rPr>
                <w:rFonts w:ascii="Courier New" w:hAnsi="Courier New" w:cs="Courier New"/>
              </w:rPr>
              <w:t>classification</w:t>
            </w:r>
          </w:p>
        </w:tc>
        <w:tc>
          <w:tcPr>
            <w:tcW w:w="3649" w:type="dxa"/>
          </w:tcPr>
          <w:p w14:paraId="39A760AA" w14:textId="7BC218C5" w:rsidR="004C4D4C" w:rsidRPr="000D041D" w:rsidRDefault="00BB46E4" w:rsidP="000A3293">
            <w:pPr>
              <w:rPr>
                <w:rFonts w:ascii="Courier New" w:hAnsi="Courier New" w:cs="Courier New"/>
              </w:rPr>
            </w:pPr>
            <w:r>
              <w:rPr>
                <w:rFonts w:ascii="Courier New" w:hAnsi="Courier New" w:cs="Courier New"/>
              </w:rPr>
              <w:t>Integer</w:t>
            </w:r>
          </w:p>
        </w:tc>
        <w:tc>
          <w:tcPr>
            <w:tcW w:w="1991" w:type="dxa"/>
          </w:tcPr>
          <w:p w14:paraId="65341B9E" w14:textId="77777777" w:rsidR="004C4D4C" w:rsidRPr="003E745F" w:rsidRDefault="004C4D4C" w:rsidP="000A3293"/>
        </w:tc>
        <w:tc>
          <w:tcPr>
            <w:tcW w:w="1797" w:type="dxa"/>
          </w:tcPr>
          <w:p w14:paraId="1B146FA4" w14:textId="77777777" w:rsidR="004C4D4C" w:rsidRPr="006E5FF6" w:rsidRDefault="004C4D4C" w:rsidP="000A3293">
            <w:pPr>
              <w:rPr>
                <w:vertAlign w:val="superscript"/>
              </w:rPr>
            </w:pPr>
          </w:p>
        </w:tc>
        <w:tc>
          <w:tcPr>
            <w:tcW w:w="1791" w:type="dxa"/>
          </w:tcPr>
          <w:p w14:paraId="7A0BA7FD" w14:textId="77777777" w:rsidR="004C4D4C" w:rsidRPr="003E745F" w:rsidRDefault="004C4D4C" w:rsidP="000A3293"/>
        </w:tc>
        <w:tc>
          <w:tcPr>
            <w:tcW w:w="1791" w:type="dxa"/>
          </w:tcPr>
          <w:p w14:paraId="2C3884B4" w14:textId="77777777" w:rsidR="004C4D4C" w:rsidRPr="003E745F" w:rsidRDefault="004C4D4C" w:rsidP="000A3293"/>
        </w:tc>
      </w:tr>
      <w:tr w:rsidR="004C4D4C" w:rsidRPr="003E745F" w14:paraId="7E0D6DEF" w14:textId="77777777" w:rsidTr="004C4D4C">
        <w:tc>
          <w:tcPr>
            <w:tcW w:w="1931" w:type="dxa"/>
          </w:tcPr>
          <w:p w14:paraId="4FBE7396" w14:textId="731D94CC" w:rsidR="004C4D4C" w:rsidRPr="000D041D" w:rsidRDefault="00BB46E4" w:rsidP="000A3293">
            <w:pPr>
              <w:rPr>
                <w:rFonts w:ascii="Courier New" w:hAnsi="Courier New" w:cs="Courier New"/>
              </w:rPr>
            </w:pPr>
            <w:r w:rsidRPr="00BB46E4">
              <w:rPr>
                <w:rFonts w:ascii="Courier New" w:hAnsi="Courier New" w:cs="Courier New"/>
              </w:rPr>
              <w:t>classDetails</w:t>
            </w:r>
          </w:p>
        </w:tc>
        <w:tc>
          <w:tcPr>
            <w:tcW w:w="3649" w:type="dxa"/>
          </w:tcPr>
          <w:p w14:paraId="586530C2" w14:textId="731BE017" w:rsidR="004C4D4C" w:rsidRPr="000D041D" w:rsidRDefault="00D6784D" w:rsidP="000A3293">
            <w:pPr>
              <w:rPr>
                <w:rFonts w:ascii="Courier New" w:hAnsi="Courier New" w:cs="Courier New"/>
              </w:rPr>
            </w:pPr>
            <w:hyperlink w:anchor="_J2735VehicleClassification" w:history="1">
              <w:r w:rsidR="00BB46E4" w:rsidRPr="00BB46E4">
                <w:rPr>
                  <w:rStyle w:val="Hyperlink"/>
                  <w:rFonts w:ascii="Courier New" w:hAnsi="Courier New" w:cs="Courier New"/>
                </w:rPr>
                <w:t>J2735VehicleClassification</w:t>
              </w:r>
            </w:hyperlink>
          </w:p>
        </w:tc>
        <w:tc>
          <w:tcPr>
            <w:tcW w:w="1991" w:type="dxa"/>
          </w:tcPr>
          <w:p w14:paraId="3D0C7890" w14:textId="77777777" w:rsidR="004C4D4C" w:rsidRPr="003E745F" w:rsidRDefault="004C4D4C" w:rsidP="000A3293"/>
        </w:tc>
        <w:tc>
          <w:tcPr>
            <w:tcW w:w="1797" w:type="dxa"/>
          </w:tcPr>
          <w:p w14:paraId="227A1058" w14:textId="77777777" w:rsidR="004C4D4C" w:rsidRPr="003E745F" w:rsidRDefault="004C4D4C" w:rsidP="000A3293"/>
        </w:tc>
        <w:tc>
          <w:tcPr>
            <w:tcW w:w="1791" w:type="dxa"/>
          </w:tcPr>
          <w:p w14:paraId="3FD1C640" w14:textId="77777777" w:rsidR="004C4D4C" w:rsidRPr="003E745F" w:rsidRDefault="004C4D4C" w:rsidP="000A3293"/>
        </w:tc>
        <w:tc>
          <w:tcPr>
            <w:tcW w:w="1791" w:type="dxa"/>
          </w:tcPr>
          <w:p w14:paraId="6DAF6D9F" w14:textId="77777777" w:rsidR="004C4D4C" w:rsidRPr="003E745F" w:rsidRDefault="004C4D4C" w:rsidP="000A3293"/>
        </w:tc>
      </w:tr>
      <w:tr w:rsidR="00BB46E4" w:rsidRPr="003E745F" w14:paraId="188ECD04" w14:textId="77777777" w:rsidTr="004C4D4C">
        <w:tc>
          <w:tcPr>
            <w:tcW w:w="1931" w:type="dxa"/>
          </w:tcPr>
          <w:p w14:paraId="660B8FD3" w14:textId="51EA352A" w:rsidR="00BB46E4" w:rsidRPr="00BB46E4" w:rsidRDefault="00BB46E4" w:rsidP="000A3293">
            <w:pPr>
              <w:rPr>
                <w:rFonts w:ascii="Courier New" w:hAnsi="Courier New" w:cs="Courier New"/>
              </w:rPr>
            </w:pPr>
            <w:r w:rsidRPr="00BB46E4">
              <w:rPr>
                <w:rFonts w:ascii="Courier New" w:hAnsi="Courier New" w:cs="Courier New"/>
              </w:rPr>
              <w:t>vehicleData</w:t>
            </w:r>
          </w:p>
        </w:tc>
        <w:tc>
          <w:tcPr>
            <w:tcW w:w="3649" w:type="dxa"/>
          </w:tcPr>
          <w:p w14:paraId="649977ED" w14:textId="181FA3A2" w:rsidR="00BB46E4" w:rsidRDefault="00D6784D" w:rsidP="000A3293">
            <w:pPr>
              <w:rPr>
                <w:rFonts w:ascii="Courier New" w:hAnsi="Courier New" w:cs="Courier New"/>
              </w:rPr>
            </w:pPr>
            <w:hyperlink w:anchor="_J2735VehicleData" w:history="1">
              <w:r w:rsidR="00BB46E4" w:rsidRPr="00BB46E4">
                <w:rPr>
                  <w:rStyle w:val="Hyperlink"/>
                  <w:rFonts w:ascii="Courier New" w:hAnsi="Courier New" w:cs="Courier New"/>
                </w:rPr>
                <w:t>J2735VehicleData</w:t>
              </w:r>
            </w:hyperlink>
          </w:p>
        </w:tc>
        <w:tc>
          <w:tcPr>
            <w:tcW w:w="1991" w:type="dxa"/>
          </w:tcPr>
          <w:p w14:paraId="6E9ABCFA" w14:textId="77777777" w:rsidR="00BB46E4" w:rsidRPr="003E745F" w:rsidRDefault="00BB46E4" w:rsidP="000A3293"/>
        </w:tc>
        <w:tc>
          <w:tcPr>
            <w:tcW w:w="1797" w:type="dxa"/>
          </w:tcPr>
          <w:p w14:paraId="4150A2A7" w14:textId="77777777" w:rsidR="00BB46E4" w:rsidRPr="003E745F" w:rsidRDefault="00BB46E4" w:rsidP="000A3293"/>
        </w:tc>
        <w:tc>
          <w:tcPr>
            <w:tcW w:w="1791" w:type="dxa"/>
          </w:tcPr>
          <w:p w14:paraId="4D7CC6CB" w14:textId="77777777" w:rsidR="00BB46E4" w:rsidRPr="003E745F" w:rsidRDefault="00BB46E4" w:rsidP="000A3293"/>
        </w:tc>
        <w:tc>
          <w:tcPr>
            <w:tcW w:w="1791" w:type="dxa"/>
          </w:tcPr>
          <w:p w14:paraId="46E349B0" w14:textId="77777777" w:rsidR="00BB46E4" w:rsidRPr="003E745F" w:rsidRDefault="00BB46E4" w:rsidP="000A3293"/>
        </w:tc>
      </w:tr>
      <w:tr w:rsidR="00BB46E4" w:rsidRPr="003E745F" w14:paraId="5B23FABA" w14:textId="77777777" w:rsidTr="004C4D4C">
        <w:tc>
          <w:tcPr>
            <w:tcW w:w="1931" w:type="dxa"/>
          </w:tcPr>
          <w:p w14:paraId="69CC371A" w14:textId="0315E7FE" w:rsidR="00BB46E4" w:rsidRPr="00BB46E4" w:rsidRDefault="00E86218" w:rsidP="000A3293">
            <w:pPr>
              <w:rPr>
                <w:rFonts w:ascii="Courier New" w:hAnsi="Courier New" w:cs="Courier New"/>
              </w:rPr>
            </w:pPr>
            <w:r w:rsidRPr="00E86218">
              <w:rPr>
                <w:rFonts w:ascii="Courier New" w:hAnsi="Courier New" w:cs="Courier New"/>
              </w:rPr>
              <w:t>weatherReport</w:t>
            </w:r>
          </w:p>
        </w:tc>
        <w:tc>
          <w:tcPr>
            <w:tcW w:w="3649" w:type="dxa"/>
          </w:tcPr>
          <w:p w14:paraId="5A6AC094" w14:textId="604978EC" w:rsidR="00BB46E4" w:rsidRDefault="00D6784D" w:rsidP="000A3293">
            <w:pPr>
              <w:rPr>
                <w:rFonts w:ascii="Courier New" w:hAnsi="Courier New" w:cs="Courier New"/>
              </w:rPr>
            </w:pPr>
            <w:hyperlink w:anchor="_J2735WeatherReport" w:history="1">
              <w:r w:rsidR="00E86218" w:rsidRPr="00E86218">
                <w:rPr>
                  <w:rStyle w:val="Hyperlink"/>
                  <w:rFonts w:ascii="Courier New" w:hAnsi="Courier New" w:cs="Courier New"/>
                </w:rPr>
                <w:t>J2735WeatherReport</w:t>
              </w:r>
            </w:hyperlink>
          </w:p>
        </w:tc>
        <w:tc>
          <w:tcPr>
            <w:tcW w:w="1991" w:type="dxa"/>
          </w:tcPr>
          <w:p w14:paraId="4C6AC954" w14:textId="77777777" w:rsidR="00BB46E4" w:rsidRPr="003E745F" w:rsidRDefault="00BB46E4" w:rsidP="000A3293"/>
        </w:tc>
        <w:tc>
          <w:tcPr>
            <w:tcW w:w="1797" w:type="dxa"/>
          </w:tcPr>
          <w:p w14:paraId="37BA7402" w14:textId="77777777" w:rsidR="00BB46E4" w:rsidRPr="003E745F" w:rsidRDefault="00BB46E4" w:rsidP="000A3293"/>
        </w:tc>
        <w:tc>
          <w:tcPr>
            <w:tcW w:w="1791" w:type="dxa"/>
          </w:tcPr>
          <w:p w14:paraId="07013810" w14:textId="77777777" w:rsidR="00BB46E4" w:rsidRPr="003E745F" w:rsidRDefault="00BB46E4" w:rsidP="000A3293"/>
        </w:tc>
        <w:tc>
          <w:tcPr>
            <w:tcW w:w="1791" w:type="dxa"/>
          </w:tcPr>
          <w:p w14:paraId="54D06E4A" w14:textId="77777777" w:rsidR="00BB46E4" w:rsidRPr="003E745F" w:rsidRDefault="00BB46E4" w:rsidP="000A3293"/>
        </w:tc>
      </w:tr>
      <w:tr w:rsidR="00E86218" w:rsidRPr="003E745F" w14:paraId="313D7AB4" w14:textId="77777777" w:rsidTr="004C4D4C">
        <w:tc>
          <w:tcPr>
            <w:tcW w:w="1931" w:type="dxa"/>
          </w:tcPr>
          <w:p w14:paraId="79AD66AF" w14:textId="117026FB" w:rsidR="00E86218" w:rsidRPr="00E86218" w:rsidRDefault="00E86218" w:rsidP="000A3293">
            <w:pPr>
              <w:rPr>
                <w:rFonts w:ascii="Courier New" w:hAnsi="Courier New" w:cs="Courier New"/>
              </w:rPr>
            </w:pPr>
            <w:r w:rsidRPr="00E86218">
              <w:rPr>
                <w:rFonts w:ascii="Courier New" w:hAnsi="Courier New" w:cs="Courier New"/>
              </w:rPr>
              <w:t>weatherProbe</w:t>
            </w:r>
          </w:p>
        </w:tc>
        <w:tc>
          <w:tcPr>
            <w:tcW w:w="3649" w:type="dxa"/>
          </w:tcPr>
          <w:p w14:paraId="0C493F03" w14:textId="7FF79633" w:rsidR="00E86218" w:rsidRDefault="00D6784D" w:rsidP="000A3293">
            <w:pPr>
              <w:rPr>
                <w:rFonts w:ascii="Courier New" w:hAnsi="Courier New" w:cs="Courier New"/>
              </w:rPr>
            </w:pPr>
            <w:hyperlink w:anchor="_J2735WeatherProbe" w:history="1">
              <w:r w:rsidR="00E86218" w:rsidRPr="00E86218">
                <w:rPr>
                  <w:rStyle w:val="Hyperlink"/>
                  <w:rFonts w:ascii="Courier New" w:hAnsi="Courier New" w:cs="Courier New"/>
                </w:rPr>
                <w:t>J2735WeatherProbe</w:t>
              </w:r>
            </w:hyperlink>
          </w:p>
        </w:tc>
        <w:tc>
          <w:tcPr>
            <w:tcW w:w="1991" w:type="dxa"/>
          </w:tcPr>
          <w:p w14:paraId="71031E3E" w14:textId="77777777" w:rsidR="00E86218" w:rsidRPr="003E745F" w:rsidRDefault="00E86218" w:rsidP="000A3293"/>
        </w:tc>
        <w:tc>
          <w:tcPr>
            <w:tcW w:w="1797" w:type="dxa"/>
          </w:tcPr>
          <w:p w14:paraId="1FAC2DA8" w14:textId="77777777" w:rsidR="00E86218" w:rsidRPr="003E745F" w:rsidRDefault="00E86218" w:rsidP="000A3293"/>
        </w:tc>
        <w:tc>
          <w:tcPr>
            <w:tcW w:w="1791" w:type="dxa"/>
          </w:tcPr>
          <w:p w14:paraId="2B6046B2" w14:textId="77777777" w:rsidR="00E86218" w:rsidRPr="003E745F" w:rsidRDefault="00E86218" w:rsidP="000A3293"/>
        </w:tc>
        <w:tc>
          <w:tcPr>
            <w:tcW w:w="1791" w:type="dxa"/>
          </w:tcPr>
          <w:p w14:paraId="2784EB24" w14:textId="77777777" w:rsidR="00E86218" w:rsidRPr="003E745F" w:rsidRDefault="00E86218" w:rsidP="000A3293"/>
        </w:tc>
      </w:tr>
      <w:tr w:rsidR="00E86218" w:rsidRPr="003E745F" w14:paraId="70921195" w14:textId="77777777" w:rsidTr="004C4D4C">
        <w:tc>
          <w:tcPr>
            <w:tcW w:w="1931" w:type="dxa"/>
          </w:tcPr>
          <w:p w14:paraId="69DEEC44" w14:textId="23762D63" w:rsidR="00E86218" w:rsidRPr="00E86218" w:rsidRDefault="00E86218" w:rsidP="000A3293">
            <w:pPr>
              <w:rPr>
                <w:rFonts w:ascii="Courier New" w:hAnsi="Courier New" w:cs="Courier New"/>
              </w:rPr>
            </w:pPr>
            <w:r w:rsidRPr="00E86218">
              <w:rPr>
                <w:rFonts w:ascii="Courier New" w:hAnsi="Courier New" w:cs="Courier New"/>
              </w:rPr>
              <w:t>obstacle</w:t>
            </w:r>
          </w:p>
        </w:tc>
        <w:tc>
          <w:tcPr>
            <w:tcW w:w="3649" w:type="dxa"/>
          </w:tcPr>
          <w:p w14:paraId="281ACEA3" w14:textId="1B5759E0" w:rsidR="00E86218" w:rsidRDefault="00D6784D" w:rsidP="000A3293">
            <w:pPr>
              <w:rPr>
                <w:rFonts w:ascii="Courier New" w:hAnsi="Courier New" w:cs="Courier New"/>
              </w:rPr>
            </w:pPr>
            <w:hyperlink w:anchor="_J2735ObstacleDetection" w:history="1">
              <w:r w:rsidR="003D1AA9" w:rsidRPr="003D1AA9">
                <w:rPr>
                  <w:rStyle w:val="Hyperlink"/>
                  <w:rFonts w:ascii="Courier New" w:hAnsi="Courier New" w:cs="Courier New"/>
                </w:rPr>
                <w:t>J2735ObstacleDetection</w:t>
              </w:r>
            </w:hyperlink>
          </w:p>
        </w:tc>
        <w:tc>
          <w:tcPr>
            <w:tcW w:w="1991" w:type="dxa"/>
          </w:tcPr>
          <w:p w14:paraId="27760634" w14:textId="77777777" w:rsidR="00E86218" w:rsidRPr="003E745F" w:rsidRDefault="00E86218" w:rsidP="000A3293"/>
        </w:tc>
        <w:tc>
          <w:tcPr>
            <w:tcW w:w="1797" w:type="dxa"/>
          </w:tcPr>
          <w:p w14:paraId="75D8BB33" w14:textId="77777777" w:rsidR="00E86218" w:rsidRPr="003E745F" w:rsidRDefault="00E86218" w:rsidP="000A3293"/>
        </w:tc>
        <w:tc>
          <w:tcPr>
            <w:tcW w:w="1791" w:type="dxa"/>
          </w:tcPr>
          <w:p w14:paraId="16928A37" w14:textId="77777777" w:rsidR="00E86218" w:rsidRPr="003E745F" w:rsidRDefault="00E86218" w:rsidP="000A3293"/>
        </w:tc>
        <w:tc>
          <w:tcPr>
            <w:tcW w:w="1791" w:type="dxa"/>
          </w:tcPr>
          <w:p w14:paraId="0ECD2F08" w14:textId="77777777" w:rsidR="00E86218" w:rsidRPr="003E745F" w:rsidRDefault="00E86218" w:rsidP="000A3293"/>
        </w:tc>
      </w:tr>
      <w:tr w:rsidR="003D1AA9" w:rsidRPr="003E745F" w14:paraId="545B8CDA" w14:textId="77777777" w:rsidTr="004C4D4C">
        <w:tc>
          <w:tcPr>
            <w:tcW w:w="1931" w:type="dxa"/>
          </w:tcPr>
          <w:p w14:paraId="6030B80D" w14:textId="7F8F7412" w:rsidR="003D1AA9" w:rsidRPr="00E86218" w:rsidRDefault="003D1AA9" w:rsidP="000A3293">
            <w:pPr>
              <w:rPr>
                <w:rFonts w:ascii="Courier New" w:hAnsi="Courier New" w:cs="Courier New"/>
              </w:rPr>
            </w:pPr>
            <w:r w:rsidRPr="003D1AA9">
              <w:rPr>
                <w:rFonts w:ascii="Courier New" w:hAnsi="Courier New" w:cs="Courier New"/>
              </w:rPr>
              <w:t>status</w:t>
            </w:r>
          </w:p>
        </w:tc>
        <w:tc>
          <w:tcPr>
            <w:tcW w:w="3649" w:type="dxa"/>
          </w:tcPr>
          <w:p w14:paraId="4811C1B5" w14:textId="1FF82416" w:rsidR="003D1AA9" w:rsidRDefault="00D6784D" w:rsidP="000A3293">
            <w:pPr>
              <w:rPr>
                <w:rFonts w:ascii="Courier New" w:hAnsi="Courier New" w:cs="Courier New"/>
              </w:rPr>
            </w:pPr>
            <w:hyperlink w:anchor="_J2735DisabledVehicle" w:history="1">
              <w:r w:rsidR="003D1AA9" w:rsidRPr="003D1AA9">
                <w:rPr>
                  <w:rStyle w:val="Hyperlink"/>
                  <w:rFonts w:ascii="Courier New" w:hAnsi="Courier New" w:cs="Courier New"/>
                </w:rPr>
                <w:t>J2735DisabledVehicle</w:t>
              </w:r>
            </w:hyperlink>
          </w:p>
        </w:tc>
        <w:tc>
          <w:tcPr>
            <w:tcW w:w="1991" w:type="dxa"/>
          </w:tcPr>
          <w:p w14:paraId="6C4127AD" w14:textId="77777777" w:rsidR="003D1AA9" w:rsidRPr="003E745F" w:rsidRDefault="003D1AA9" w:rsidP="000A3293"/>
        </w:tc>
        <w:tc>
          <w:tcPr>
            <w:tcW w:w="1797" w:type="dxa"/>
          </w:tcPr>
          <w:p w14:paraId="1A9BF968" w14:textId="77777777" w:rsidR="003D1AA9" w:rsidRPr="003E745F" w:rsidRDefault="003D1AA9" w:rsidP="000A3293"/>
        </w:tc>
        <w:tc>
          <w:tcPr>
            <w:tcW w:w="1791" w:type="dxa"/>
          </w:tcPr>
          <w:p w14:paraId="6CBBD170" w14:textId="77777777" w:rsidR="003D1AA9" w:rsidRPr="003E745F" w:rsidRDefault="003D1AA9" w:rsidP="000A3293"/>
        </w:tc>
        <w:tc>
          <w:tcPr>
            <w:tcW w:w="1791" w:type="dxa"/>
          </w:tcPr>
          <w:p w14:paraId="7C5E9A8A" w14:textId="77777777" w:rsidR="003D1AA9" w:rsidRPr="003E745F" w:rsidRDefault="003D1AA9" w:rsidP="000A3293"/>
        </w:tc>
      </w:tr>
      <w:tr w:rsidR="003D1AA9" w:rsidRPr="003E745F" w14:paraId="4A79B1A8" w14:textId="77777777" w:rsidTr="004C4D4C">
        <w:tc>
          <w:tcPr>
            <w:tcW w:w="1931" w:type="dxa"/>
          </w:tcPr>
          <w:p w14:paraId="434A4017" w14:textId="0731BEBB" w:rsidR="003D1AA9" w:rsidRPr="003D1AA9" w:rsidRDefault="003D1AA9" w:rsidP="000A3293">
            <w:pPr>
              <w:rPr>
                <w:rFonts w:ascii="Courier New" w:hAnsi="Courier New" w:cs="Courier New"/>
              </w:rPr>
            </w:pPr>
            <w:r w:rsidRPr="003D1AA9">
              <w:rPr>
                <w:rFonts w:ascii="Courier New" w:hAnsi="Courier New" w:cs="Courier New"/>
              </w:rPr>
              <w:t>speedProfile</w:t>
            </w:r>
          </w:p>
        </w:tc>
        <w:tc>
          <w:tcPr>
            <w:tcW w:w="3649" w:type="dxa"/>
          </w:tcPr>
          <w:p w14:paraId="1289871A" w14:textId="0012D343" w:rsidR="003D1AA9" w:rsidRDefault="00D6784D" w:rsidP="000A3293">
            <w:pPr>
              <w:rPr>
                <w:rFonts w:ascii="Courier New" w:hAnsi="Courier New" w:cs="Courier New"/>
              </w:rPr>
            </w:pPr>
            <w:hyperlink w:anchor="_J2735SpeedProfile" w:history="1">
              <w:r w:rsidR="003D1AA9" w:rsidRPr="003D1AA9">
                <w:rPr>
                  <w:rStyle w:val="Hyperlink"/>
                  <w:rFonts w:ascii="Courier New" w:hAnsi="Courier New" w:cs="Courier New"/>
                </w:rPr>
                <w:t>J2735SpeedProfile</w:t>
              </w:r>
            </w:hyperlink>
          </w:p>
        </w:tc>
        <w:tc>
          <w:tcPr>
            <w:tcW w:w="1991" w:type="dxa"/>
          </w:tcPr>
          <w:p w14:paraId="4110B4A1" w14:textId="77777777" w:rsidR="003D1AA9" w:rsidRPr="003E745F" w:rsidRDefault="003D1AA9" w:rsidP="000A3293"/>
        </w:tc>
        <w:tc>
          <w:tcPr>
            <w:tcW w:w="1797" w:type="dxa"/>
          </w:tcPr>
          <w:p w14:paraId="38EE6991" w14:textId="77777777" w:rsidR="003D1AA9" w:rsidRPr="003E745F" w:rsidRDefault="003D1AA9" w:rsidP="000A3293"/>
        </w:tc>
        <w:tc>
          <w:tcPr>
            <w:tcW w:w="1791" w:type="dxa"/>
          </w:tcPr>
          <w:p w14:paraId="2D54BACA" w14:textId="77777777" w:rsidR="003D1AA9" w:rsidRPr="003E745F" w:rsidRDefault="003D1AA9" w:rsidP="000A3293"/>
        </w:tc>
        <w:tc>
          <w:tcPr>
            <w:tcW w:w="1791" w:type="dxa"/>
          </w:tcPr>
          <w:p w14:paraId="268EAC6E" w14:textId="77777777" w:rsidR="003D1AA9" w:rsidRPr="003E745F" w:rsidRDefault="003D1AA9" w:rsidP="000A3293"/>
        </w:tc>
      </w:tr>
      <w:tr w:rsidR="003D1AA9" w:rsidRPr="003E745F" w14:paraId="720BEAD2" w14:textId="77777777" w:rsidTr="004C4D4C">
        <w:tc>
          <w:tcPr>
            <w:tcW w:w="1931" w:type="dxa"/>
          </w:tcPr>
          <w:p w14:paraId="4C29DED9" w14:textId="5163139C" w:rsidR="003D1AA9" w:rsidRPr="003D1AA9" w:rsidRDefault="003D1AA9" w:rsidP="000A3293">
            <w:pPr>
              <w:rPr>
                <w:rFonts w:ascii="Courier New" w:hAnsi="Courier New" w:cs="Courier New"/>
              </w:rPr>
            </w:pPr>
            <w:r w:rsidRPr="003D1AA9">
              <w:rPr>
                <w:rFonts w:ascii="Courier New" w:hAnsi="Courier New" w:cs="Courier New"/>
              </w:rPr>
              <w:lastRenderedPageBreak/>
              <w:t>theRTCM</w:t>
            </w:r>
          </w:p>
        </w:tc>
        <w:tc>
          <w:tcPr>
            <w:tcW w:w="3649" w:type="dxa"/>
          </w:tcPr>
          <w:p w14:paraId="7D571394" w14:textId="605D2C8A" w:rsidR="003D1AA9" w:rsidRDefault="00D6784D" w:rsidP="000A3293">
            <w:pPr>
              <w:rPr>
                <w:rFonts w:ascii="Courier New" w:hAnsi="Courier New" w:cs="Courier New"/>
              </w:rPr>
            </w:pPr>
            <w:hyperlink w:anchor="_J2735RTCMPackage" w:history="1">
              <w:r w:rsidR="003D1AA9" w:rsidRPr="003D1AA9">
                <w:rPr>
                  <w:rStyle w:val="Hyperlink"/>
                  <w:rFonts w:ascii="Courier New" w:hAnsi="Courier New" w:cs="Courier New"/>
                </w:rPr>
                <w:t>J2735RTCMPackage</w:t>
              </w:r>
            </w:hyperlink>
          </w:p>
        </w:tc>
        <w:tc>
          <w:tcPr>
            <w:tcW w:w="1991" w:type="dxa"/>
          </w:tcPr>
          <w:p w14:paraId="1097126C" w14:textId="77777777" w:rsidR="003D1AA9" w:rsidRPr="003E745F" w:rsidRDefault="003D1AA9" w:rsidP="000A3293"/>
        </w:tc>
        <w:tc>
          <w:tcPr>
            <w:tcW w:w="1797" w:type="dxa"/>
          </w:tcPr>
          <w:p w14:paraId="0EAA843E" w14:textId="77777777" w:rsidR="003D1AA9" w:rsidRPr="003E745F" w:rsidRDefault="003D1AA9" w:rsidP="000A3293"/>
        </w:tc>
        <w:tc>
          <w:tcPr>
            <w:tcW w:w="1791" w:type="dxa"/>
          </w:tcPr>
          <w:p w14:paraId="3E9FEB2E" w14:textId="77777777" w:rsidR="003D1AA9" w:rsidRPr="003E745F" w:rsidRDefault="003D1AA9" w:rsidP="000A3293"/>
        </w:tc>
        <w:tc>
          <w:tcPr>
            <w:tcW w:w="1791" w:type="dxa"/>
          </w:tcPr>
          <w:p w14:paraId="180E2771" w14:textId="77777777" w:rsidR="003D1AA9" w:rsidRPr="003E745F" w:rsidRDefault="003D1AA9" w:rsidP="000A3293"/>
        </w:tc>
      </w:tr>
      <w:tr w:rsidR="003D1AA9" w:rsidRPr="003E745F" w14:paraId="213805FD" w14:textId="77777777" w:rsidTr="004C4D4C">
        <w:tc>
          <w:tcPr>
            <w:tcW w:w="1931" w:type="dxa"/>
          </w:tcPr>
          <w:p w14:paraId="58B7A957" w14:textId="7BBE3DCD" w:rsidR="003D1AA9" w:rsidRPr="003D1AA9" w:rsidRDefault="003D1AA9" w:rsidP="000A3293">
            <w:pPr>
              <w:rPr>
                <w:rFonts w:ascii="Courier New" w:hAnsi="Courier New" w:cs="Courier New"/>
              </w:rPr>
            </w:pPr>
            <w:r w:rsidRPr="003D1AA9">
              <w:rPr>
                <w:rFonts w:ascii="Courier New" w:hAnsi="Courier New" w:cs="Courier New"/>
              </w:rPr>
              <w:t>regional</w:t>
            </w:r>
          </w:p>
        </w:tc>
        <w:tc>
          <w:tcPr>
            <w:tcW w:w="3649" w:type="dxa"/>
          </w:tcPr>
          <w:p w14:paraId="18E84257" w14:textId="591E52F6" w:rsidR="003D1AA9" w:rsidRDefault="003D1AA9" w:rsidP="000A3293">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2145C997" w14:textId="77777777" w:rsidR="003D1AA9" w:rsidRPr="003E745F" w:rsidRDefault="003D1AA9" w:rsidP="000A3293"/>
        </w:tc>
        <w:tc>
          <w:tcPr>
            <w:tcW w:w="1797" w:type="dxa"/>
          </w:tcPr>
          <w:p w14:paraId="0D53725C" w14:textId="77777777" w:rsidR="003D1AA9" w:rsidRPr="003E745F" w:rsidRDefault="003D1AA9" w:rsidP="000A3293"/>
        </w:tc>
        <w:tc>
          <w:tcPr>
            <w:tcW w:w="1791" w:type="dxa"/>
          </w:tcPr>
          <w:p w14:paraId="5556F85B" w14:textId="77777777" w:rsidR="003D1AA9" w:rsidRPr="003E745F" w:rsidRDefault="003D1AA9" w:rsidP="000A3293"/>
        </w:tc>
        <w:tc>
          <w:tcPr>
            <w:tcW w:w="1791" w:type="dxa"/>
          </w:tcPr>
          <w:p w14:paraId="04829919" w14:textId="77777777" w:rsidR="003D1AA9" w:rsidRPr="003E745F" w:rsidRDefault="003D1AA9" w:rsidP="000A3293"/>
        </w:tc>
      </w:tr>
    </w:tbl>
    <w:p w14:paraId="6BFBAE52" w14:textId="77777777" w:rsidR="00C644FE" w:rsidRDefault="00C644FE" w:rsidP="000A3293"/>
    <w:p w14:paraId="315B7906" w14:textId="438B3D16" w:rsidR="00C644FE" w:rsidRDefault="008A4FC6" w:rsidP="000A3293">
      <w:pPr>
        <w:pStyle w:val="Heading4"/>
      </w:pPr>
      <w:bookmarkStart w:id="171" w:name="_J2735PathHistory"/>
      <w:bookmarkEnd w:id="171"/>
      <w:r w:rsidRPr="008A4FC6">
        <w:t>J2735PathHistory</w:t>
      </w:r>
    </w:p>
    <w:p w14:paraId="5A0D4ADF" w14:textId="77777777" w:rsidR="008A4FC6" w:rsidRDefault="008A4FC6" w:rsidP="000A3293"/>
    <w:tbl>
      <w:tblPr>
        <w:tblStyle w:val="TableGrid"/>
        <w:tblW w:w="0" w:type="auto"/>
        <w:tblLook w:val="04A0" w:firstRow="1" w:lastRow="0" w:firstColumn="1" w:lastColumn="0" w:noHBand="0" w:noVBand="1"/>
      </w:tblPr>
      <w:tblGrid>
        <w:gridCol w:w="2197"/>
        <w:gridCol w:w="3623"/>
        <w:gridCol w:w="1954"/>
        <w:gridCol w:w="1730"/>
        <w:gridCol w:w="1723"/>
        <w:gridCol w:w="1723"/>
      </w:tblGrid>
      <w:tr w:rsidR="004C4D4C" w:rsidRPr="006E5FF6" w14:paraId="7EFAC1B8" w14:textId="77777777" w:rsidTr="00E42F1E">
        <w:tc>
          <w:tcPr>
            <w:tcW w:w="2197" w:type="dxa"/>
          </w:tcPr>
          <w:p w14:paraId="643F6FB8" w14:textId="77777777" w:rsidR="004C4D4C" w:rsidRPr="006E5FF6" w:rsidRDefault="004C4D4C" w:rsidP="000A3293">
            <w:pPr>
              <w:rPr>
                <w:b/>
              </w:rPr>
            </w:pPr>
            <w:r w:rsidRPr="006E5FF6">
              <w:rPr>
                <w:b/>
              </w:rPr>
              <w:t>Name</w:t>
            </w:r>
          </w:p>
        </w:tc>
        <w:tc>
          <w:tcPr>
            <w:tcW w:w="3623" w:type="dxa"/>
          </w:tcPr>
          <w:p w14:paraId="70ADD675" w14:textId="77777777" w:rsidR="004C4D4C" w:rsidRPr="006E5FF6" w:rsidRDefault="004C4D4C" w:rsidP="000A3293">
            <w:pPr>
              <w:rPr>
                <w:b/>
              </w:rPr>
            </w:pPr>
            <w:r w:rsidRPr="006E5FF6">
              <w:rPr>
                <w:b/>
              </w:rPr>
              <w:t>Type</w:t>
            </w:r>
          </w:p>
        </w:tc>
        <w:tc>
          <w:tcPr>
            <w:tcW w:w="1954" w:type="dxa"/>
          </w:tcPr>
          <w:p w14:paraId="580946EE" w14:textId="77777777" w:rsidR="004C4D4C" w:rsidRPr="006E5FF6" w:rsidRDefault="004C4D4C" w:rsidP="000A3293">
            <w:pPr>
              <w:rPr>
                <w:b/>
              </w:rPr>
            </w:pPr>
            <w:r w:rsidRPr="006E5FF6">
              <w:rPr>
                <w:b/>
              </w:rPr>
              <w:t>Description</w:t>
            </w:r>
          </w:p>
        </w:tc>
        <w:tc>
          <w:tcPr>
            <w:tcW w:w="1730" w:type="dxa"/>
          </w:tcPr>
          <w:p w14:paraId="76F2FF2F" w14:textId="77777777" w:rsidR="004C4D4C" w:rsidRPr="006E5FF6" w:rsidRDefault="004C4D4C" w:rsidP="000A3293">
            <w:pPr>
              <w:rPr>
                <w:b/>
              </w:rPr>
            </w:pPr>
            <w:r w:rsidRPr="006E5FF6">
              <w:rPr>
                <w:b/>
              </w:rPr>
              <w:t>Units</w:t>
            </w:r>
          </w:p>
        </w:tc>
        <w:tc>
          <w:tcPr>
            <w:tcW w:w="1723" w:type="dxa"/>
          </w:tcPr>
          <w:p w14:paraId="6334AF66" w14:textId="77777777" w:rsidR="004C4D4C" w:rsidRPr="006E5FF6" w:rsidRDefault="004C4D4C" w:rsidP="000A3293">
            <w:pPr>
              <w:rPr>
                <w:b/>
              </w:rPr>
            </w:pPr>
            <w:r w:rsidRPr="006E5FF6">
              <w:rPr>
                <w:b/>
              </w:rPr>
              <w:t>Valid Min</w:t>
            </w:r>
          </w:p>
        </w:tc>
        <w:tc>
          <w:tcPr>
            <w:tcW w:w="1723" w:type="dxa"/>
          </w:tcPr>
          <w:p w14:paraId="7739C9AC" w14:textId="77777777" w:rsidR="004C4D4C" w:rsidRPr="006E5FF6" w:rsidRDefault="004C4D4C" w:rsidP="000A3293">
            <w:pPr>
              <w:rPr>
                <w:b/>
              </w:rPr>
            </w:pPr>
            <w:r w:rsidRPr="006E5FF6">
              <w:rPr>
                <w:b/>
              </w:rPr>
              <w:t>Valid Max</w:t>
            </w:r>
          </w:p>
        </w:tc>
      </w:tr>
      <w:tr w:rsidR="004C4D4C" w:rsidRPr="003E745F" w14:paraId="7769F6A7" w14:textId="77777777" w:rsidTr="00E42F1E">
        <w:tc>
          <w:tcPr>
            <w:tcW w:w="2197" w:type="dxa"/>
          </w:tcPr>
          <w:p w14:paraId="74E6A1F5" w14:textId="000750ED" w:rsidR="004C4D4C" w:rsidRPr="000D041D" w:rsidRDefault="00E42F1E" w:rsidP="000A3293">
            <w:pPr>
              <w:rPr>
                <w:rFonts w:ascii="Courier New" w:hAnsi="Courier New" w:cs="Courier New"/>
              </w:rPr>
            </w:pPr>
            <w:r w:rsidRPr="00E42F1E">
              <w:rPr>
                <w:rFonts w:ascii="Courier New" w:hAnsi="Courier New" w:cs="Courier New"/>
              </w:rPr>
              <w:t>initialPosition</w:t>
            </w:r>
          </w:p>
        </w:tc>
        <w:tc>
          <w:tcPr>
            <w:tcW w:w="3623" w:type="dxa"/>
          </w:tcPr>
          <w:p w14:paraId="4EE0266B" w14:textId="440EF446" w:rsidR="004C4D4C" w:rsidRPr="000D041D" w:rsidRDefault="00D6784D" w:rsidP="000A3293">
            <w:pPr>
              <w:rPr>
                <w:rFonts w:ascii="Courier New" w:hAnsi="Courier New" w:cs="Courier New"/>
              </w:rPr>
            </w:pPr>
            <w:hyperlink w:anchor="_J2735FullPositionVector" w:history="1">
              <w:r w:rsidR="00E42F1E" w:rsidRPr="00E42F1E">
                <w:rPr>
                  <w:rStyle w:val="Hyperlink"/>
                  <w:rFonts w:ascii="Courier New" w:hAnsi="Courier New" w:cs="Courier New"/>
                </w:rPr>
                <w:t>J2735FullPositionVector</w:t>
              </w:r>
            </w:hyperlink>
          </w:p>
        </w:tc>
        <w:tc>
          <w:tcPr>
            <w:tcW w:w="1954" w:type="dxa"/>
          </w:tcPr>
          <w:p w14:paraId="082EBECD" w14:textId="77777777" w:rsidR="004C4D4C" w:rsidRPr="003E745F" w:rsidRDefault="004C4D4C" w:rsidP="000A3293"/>
        </w:tc>
        <w:tc>
          <w:tcPr>
            <w:tcW w:w="1730" w:type="dxa"/>
          </w:tcPr>
          <w:p w14:paraId="045A6F7B" w14:textId="77777777" w:rsidR="004C4D4C" w:rsidRPr="006E5FF6" w:rsidRDefault="004C4D4C" w:rsidP="000A3293">
            <w:pPr>
              <w:rPr>
                <w:vertAlign w:val="superscript"/>
              </w:rPr>
            </w:pPr>
          </w:p>
        </w:tc>
        <w:tc>
          <w:tcPr>
            <w:tcW w:w="1723" w:type="dxa"/>
          </w:tcPr>
          <w:p w14:paraId="1C736D38" w14:textId="77777777" w:rsidR="004C4D4C" w:rsidRPr="003E745F" w:rsidRDefault="004C4D4C" w:rsidP="000A3293"/>
        </w:tc>
        <w:tc>
          <w:tcPr>
            <w:tcW w:w="1723" w:type="dxa"/>
          </w:tcPr>
          <w:p w14:paraId="1331C547" w14:textId="77777777" w:rsidR="004C4D4C" w:rsidRPr="003E745F" w:rsidRDefault="004C4D4C" w:rsidP="000A3293"/>
        </w:tc>
      </w:tr>
      <w:tr w:rsidR="00E42F1E" w:rsidRPr="003E745F" w14:paraId="605BBD1D" w14:textId="77777777" w:rsidTr="00E42F1E">
        <w:tc>
          <w:tcPr>
            <w:tcW w:w="2197" w:type="dxa"/>
          </w:tcPr>
          <w:p w14:paraId="372857E9" w14:textId="0EBF80C4" w:rsidR="00E42F1E" w:rsidRPr="000D041D" w:rsidRDefault="00E42F1E" w:rsidP="00E42F1E">
            <w:pPr>
              <w:rPr>
                <w:rFonts w:ascii="Courier New" w:hAnsi="Courier New" w:cs="Courier New"/>
              </w:rPr>
            </w:pPr>
            <w:r w:rsidRPr="00E42F1E">
              <w:rPr>
                <w:rFonts w:ascii="Courier New" w:hAnsi="Courier New" w:cs="Courier New"/>
              </w:rPr>
              <w:t>currGNSSstatus</w:t>
            </w:r>
          </w:p>
        </w:tc>
        <w:tc>
          <w:tcPr>
            <w:tcW w:w="3623" w:type="dxa"/>
          </w:tcPr>
          <w:p w14:paraId="21C14735" w14:textId="1733F21E" w:rsidR="00E42F1E" w:rsidRPr="000D041D" w:rsidRDefault="00D6784D" w:rsidP="00E42F1E">
            <w:pPr>
              <w:rPr>
                <w:rFonts w:ascii="Courier New" w:hAnsi="Courier New" w:cs="Courier New"/>
              </w:rPr>
            </w:pPr>
            <w:hyperlink w:anchor="_J2735BitString" w:history="1">
              <w:r w:rsidR="00E42F1E" w:rsidRPr="00D47416">
                <w:rPr>
                  <w:rStyle w:val="Hyperlink"/>
                  <w:rFonts w:ascii="Courier New" w:hAnsi="Courier New" w:cs="Courier New"/>
                </w:rPr>
                <w:t>J2735BitString</w:t>
              </w:r>
            </w:hyperlink>
          </w:p>
        </w:tc>
        <w:tc>
          <w:tcPr>
            <w:tcW w:w="7130" w:type="dxa"/>
            <w:gridSpan w:val="4"/>
          </w:tcPr>
          <w:p w14:paraId="3EDC25AA" w14:textId="77777777" w:rsidR="00E42F1E" w:rsidRDefault="00E42F1E" w:rsidP="00E42F1E">
            <w:r>
              <w:t>A Boolean dictionary of the following indicators:</w:t>
            </w:r>
          </w:p>
          <w:p w14:paraId="56EA9D07" w14:textId="72514597"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unavailable -- Not Equipped or unavailable </w:t>
            </w:r>
          </w:p>
          <w:p w14:paraId="0196E93E" w14:textId="7E44D428"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isHealthy </w:t>
            </w:r>
          </w:p>
          <w:p w14:paraId="157E9EE2" w14:textId="601E7CFA"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isMonitored</w:t>
            </w:r>
          </w:p>
          <w:p w14:paraId="56526B8F" w14:textId="68CACDA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baseStationType -- Set to zero if a moving base station, or if a rover device (an OBU), set to one if it is a fixed base station </w:t>
            </w:r>
          </w:p>
          <w:p w14:paraId="32F52AB0" w14:textId="6776A21F"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aPDOPofUnder5 -- A dilution of precision greater than 5 </w:t>
            </w:r>
          </w:p>
          <w:p w14:paraId="02735E55" w14:textId="756A8C61"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inViewOfUnder5 -- Less than 5 satellites in view </w:t>
            </w:r>
          </w:p>
          <w:p w14:paraId="1EF6A5CB" w14:textId="3EB1786B" w:rsidR="00E42F1E" w:rsidRPr="00E42F1E" w:rsidRDefault="00E42F1E" w:rsidP="006820F5">
            <w:pPr>
              <w:pStyle w:val="ListParagraph"/>
              <w:numPr>
                <w:ilvl w:val="0"/>
                <w:numId w:val="29"/>
              </w:numPr>
              <w:autoSpaceDE w:val="0"/>
              <w:autoSpaceDN w:val="0"/>
              <w:adjustRightInd w:val="0"/>
              <w:spacing w:before="0"/>
              <w:rPr>
                <w:rFonts w:ascii="Courier New" w:hAnsi="Courier New" w:cs="Courier New"/>
                <w:color w:val="000000"/>
                <w:sz w:val="20"/>
                <w:szCs w:val="20"/>
              </w:rPr>
            </w:pPr>
            <w:r w:rsidRPr="00E42F1E">
              <w:rPr>
                <w:rFonts w:ascii="Courier New" w:hAnsi="Courier New" w:cs="Courier New"/>
                <w:color w:val="000000"/>
                <w:sz w:val="20"/>
                <w:szCs w:val="20"/>
              </w:rPr>
              <w:t xml:space="preserve">localCorrectionsPresent -- DGPS type corrections used </w:t>
            </w:r>
          </w:p>
          <w:p w14:paraId="668D9360" w14:textId="6BE0221D" w:rsidR="00E42F1E" w:rsidRPr="003E745F" w:rsidRDefault="00E42F1E" w:rsidP="006820F5">
            <w:pPr>
              <w:pStyle w:val="ListParagraph"/>
              <w:numPr>
                <w:ilvl w:val="0"/>
                <w:numId w:val="29"/>
              </w:numPr>
            </w:pPr>
            <w:r w:rsidRPr="00E42F1E">
              <w:rPr>
                <w:rFonts w:ascii="Courier New" w:hAnsi="Courier New" w:cs="Courier New"/>
                <w:color w:val="000000"/>
                <w:sz w:val="20"/>
                <w:szCs w:val="20"/>
              </w:rPr>
              <w:t>networkCorrectionsPresent -- RTK type corrections used</w:t>
            </w:r>
          </w:p>
        </w:tc>
      </w:tr>
      <w:tr w:rsidR="00E42F1E" w:rsidRPr="003E745F" w14:paraId="4105D344" w14:textId="77777777" w:rsidTr="00E42F1E">
        <w:tc>
          <w:tcPr>
            <w:tcW w:w="2197" w:type="dxa"/>
          </w:tcPr>
          <w:p w14:paraId="082C9ED1" w14:textId="5047196C" w:rsidR="00E42F1E" w:rsidRPr="00E42F1E" w:rsidRDefault="00E42F1E" w:rsidP="00E42F1E">
            <w:pPr>
              <w:rPr>
                <w:rFonts w:ascii="Courier New" w:hAnsi="Courier New" w:cs="Courier New"/>
              </w:rPr>
            </w:pPr>
            <w:r w:rsidRPr="00E42F1E">
              <w:rPr>
                <w:rFonts w:ascii="Courier New" w:hAnsi="Courier New" w:cs="Courier New"/>
              </w:rPr>
              <w:t>crumbData</w:t>
            </w:r>
          </w:p>
        </w:tc>
        <w:tc>
          <w:tcPr>
            <w:tcW w:w="3623" w:type="dxa"/>
          </w:tcPr>
          <w:p w14:paraId="32D57811" w14:textId="172BB251" w:rsidR="00E42F1E" w:rsidRDefault="00E42F1E" w:rsidP="00E42F1E">
            <w:pPr>
              <w:rPr>
                <w:rFonts w:ascii="Courier New" w:hAnsi="Courier New" w:cs="Courier New"/>
              </w:rPr>
            </w:pPr>
            <w:r>
              <w:rPr>
                <w:rFonts w:ascii="Courier New" w:hAnsi="Courier New" w:cs="Courier New"/>
              </w:rPr>
              <w:t xml:space="preserve">Array of </w:t>
            </w:r>
            <w:hyperlink w:anchor="_J2735PathHistoryPoint" w:history="1">
              <w:r w:rsidRPr="00E42F1E">
                <w:rPr>
                  <w:rStyle w:val="Hyperlink"/>
                  <w:rFonts w:ascii="Courier New" w:hAnsi="Courier New" w:cs="Courier New"/>
                </w:rPr>
                <w:t>J2735PathHistoryPoint</w:t>
              </w:r>
            </w:hyperlink>
          </w:p>
        </w:tc>
        <w:tc>
          <w:tcPr>
            <w:tcW w:w="7130" w:type="dxa"/>
            <w:gridSpan w:val="4"/>
          </w:tcPr>
          <w:p w14:paraId="426BEA3C" w14:textId="77777777" w:rsidR="00E42F1E" w:rsidRDefault="00E42F1E" w:rsidP="00E42F1E"/>
        </w:tc>
      </w:tr>
    </w:tbl>
    <w:p w14:paraId="4AFE4353" w14:textId="77777777" w:rsidR="008A4FC6" w:rsidRDefault="008A4FC6" w:rsidP="000A3293"/>
    <w:p w14:paraId="176999BA" w14:textId="75BE1064" w:rsidR="008A4FC6" w:rsidRDefault="008A4FC6" w:rsidP="000A3293">
      <w:pPr>
        <w:pStyle w:val="Heading4"/>
      </w:pPr>
      <w:bookmarkStart w:id="172" w:name="_J2735PathPrediction"/>
      <w:bookmarkEnd w:id="172"/>
      <w:r w:rsidRPr="008A4FC6">
        <w:t>J2735PathPrediction</w:t>
      </w:r>
    </w:p>
    <w:p w14:paraId="2762BAD5" w14:textId="77777777" w:rsidR="008A4FC6" w:rsidRDefault="008A4FC6" w:rsidP="000A3293"/>
    <w:tbl>
      <w:tblPr>
        <w:tblStyle w:val="TableGrid"/>
        <w:tblW w:w="0" w:type="auto"/>
        <w:tblLook w:val="04A0" w:firstRow="1" w:lastRow="0" w:firstColumn="1" w:lastColumn="0" w:noHBand="0" w:noVBand="1"/>
      </w:tblPr>
      <w:tblGrid>
        <w:gridCol w:w="1933"/>
        <w:gridCol w:w="3647"/>
        <w:gridCol w:w="1991"/>
        <w:gridCol w:w="1797"/>
        <w:gridCol w:w="1791"/>
        <w:gridCol w:w="1791"/>
      </w:tblGrid>
      <w:tr w:rsidR="004C4D4C" w:rsidRPr="006E5FF6" w14:paraId="193EF14C" w14:textId="77777777" w:rsidTr="004C4D4C">
        <w:tc>
          <w:tcPr>
            <w:tcW w:w="1931" w:type="dxa"/>
          </w:tcPr>
          <w:p w14:paraId="3A72E950" w14:textId="77777777" w:rsidR="004C4D4C" w:rsidRPr="006E5FF6" w:rsidRDefault="004C4D4C" w:rsidP="000A3293">
            <w:pPr>
              <w:rPr>
                <w:b/>
              </w:rPr>
            </w:pPr>
            <w:r w:rsidRPr="006E5FF6">
              <w:rPr>
                <w:b/>
              </w:rPr>
              <w:lastRenderedPageBreak/>
              <w:t>Name</w:t>
            </w:r>
          </w:p>
        </w:tc>
        <w:tc>
          <w:tcPr>
            <w:tcW w:w="3649" w:type="dxa"/>
          </w:tcPr>
          <w:p w14:paraId="656D6B7E" w14:textId="77777777" w:rsidR="004C4D4C" w:rsidRPr="006E5FF6" w:rsidRDefault="004C4D4C" w:rsidP="000A3293">
            <w:pPr>
              <w:rPr>
                <w:b/>
              </w:rPr>
            </w:pPr>
            <w:r w:rsidRPr="006E5FF6">
              <w:rPr>
                <w:b/>
              </w:rPr>
              <w:t>Type</w:t>
            </w:r>
          </w:p>
        </w:tc>
        <w:tc>
          <w:tcPr>
            <w:tcW w:w="1991" w:type="dxa"/>
          </w:tcPr>
          <w:p w14:paraId="31C19AEA" w14:textId="77777777" w:rsidR="004C4D4C" w:rsidRPr="006E5FF6" w:rsidRDefault="004C4D4C" w:rsidP="000A3293">
            <w:pPr>
              <w:rPr>
                <w:b/>
              </w:rPr>
            </w:pPr>
            <w:r w:rsidRPr="006E5FF6">
              <w:rPr>
                <w:b/>
              </w:rPr>
              <w:t>Description</w:t>
            </w:r>
          </w:p>
        </w:tc>
        <w:tc>
          <w:tcPr>
            <w:tcW w:w="1797" w:type="dxa"/>
          </w:tcPr>
          <w:p w14:paraId="6B60CA30" w14:textId="77777777" w:rsidR="004C4D4C" w:rsidRPr="006E5FF6" w:rsidRDefault="004C4D4C" w:rsidP="000A3293">
            <w:pPr>
              <w:rPr>
                <w:b/>
              </w:rPr>
            </w:pPr>
            <w:r w:rsidRPr="006E5FF6">
              <w:rPr>
                <w:b/>
              </w:rPr>
              <w:t>Units</w:t>
            </w:r>
          </w:p>
        </w:tc>
        <w:tc>
          <w:tcPr>
            <w:tcW w:w="1791" w:type="dxa"/>
          </w:tcPr>
          <w:p w14:paraId="7B3982B4" w14:textId="77777777" w:rsidR="004C4D4C" w:rsidRPr="006E5FF6" w:rsidRDefault="004C4D4C" w:rsidP="000A3293">
            <w:pPr>
              <w:rPr>
                <w:b/>
              </w:rPr>
            </w:pPr>
            <w:r w:rsidRPr="006E5FF6">
              <w:rPr>
                <w:b/>
              </w:rPr>
              <w:t>Valid Min</w:t>
            </w:r>
          </w:p>
        </w:tc>
        <w:tc>
          <w:tcPr>
            <w:tcW w:w="1791" w:type="dxa"/>
          </w:tcPr>
          <w:p w14:paraId="6858298D" w14:textId="77777777" w:rsidR="004C4D4C" w:rsidRPr="006E5FF6" w:rsidRDefault="004C4D4C" w:rsidP="000A3293">
            <w:pPr>
              <w:rPr>
                <w:b/>
              </w:rPr>
            </w:pPr>
            <w:r w:rsidRPr="006E5FF6">
              <w:rPr>
                <w:b/>
              </w:rPr>
              <w:t>Valid Max</w:t>
            </w:r>
          </w:p>
        </w:tc>
      </w:tr>
      <w:tr w:rsidR="004C4D4C" w:rsidRPr="003E745F" w14:paraId="5B52DB08" w14:textId="77777777" w:rsidTr="004C4D4C">
        <w:tc>
          <w:tcPr>
            <w:tcW w:w="1931" w:type="dxa"/>
          </w:tcPr>
          <w:p w14:paraId="1EBBB9BE" w14:textId="6F8DDE16" w:rsidR="004C4D4C" w:rsidRPr="000D041D" w:rsidRDefault="00E42F1E" w:rsidP="000A3293">
            <w:pPr>
              <w:rPr>
                <w:rFonts w:ascii="Courier New" w:hAnsi="Courier New" w:cs="Courier New"/>
              </w:rPr>
            </w:pPr>
            <w:r w:rsidRPr="00E42F1E">
              <w:rPr>
                <w:rFonts w:ascii="Courier New" w:hAnsi="Courier New" w:cs="Courier New"/>
              </w:rPr>
              <w:t>confidence</w:t>
            </w:r>
          </w:p>
        </w:tc>
        <w:tc>
          <w:tcPr>
            <w:tcW w:w="3649" w:type="dxa"/>
          </w:tcPr>
          <w:p w14:paraId="22D16C4A" w14:textId="308DE801" w:rsidR="004C4D4C" w:rsidRPr="000D041D" w:rsidRDefault="00E42F1E" w:rsidP="000A3293">
            <w:pPr>
              <w:rPr>
                <w:rFonts w:ascii="Courier New" w:hAnsi="Courier New" w:cs="Courier New"/>
              </w:rPr>
            </w:pPr>
            <w:r>
              <w:rPr>
                <w:rFonts w:ascii="Courier New" w:hAnsi="Courier New" w:cs="Courier New"/>
              </w:rPr>
              <w:t>decimal</w:t>
            </w:r>
          </w:p>
        </w:tc>
        <w:tc>
          <w:tcPr>
            <w:tcW w:w="1991" w:type="dxa"/>
          </w:tcPr>
          <w:p w14:paraId="57342A8C" w14:textId="1F25ACF7" w:rsidR="004C4D4C" w:rsidRPr="003E745F" w:rsidRDefault="00E42F1E" w:rsidP="000A3293">
            <w:r>
              <w:t>Confidence</w:t>
            </w:r>
          </w:p>
        </w:tc>
        <w:tc>
          <w:tcPr>
            <w:tcW w:w="1797" w:type="dxa"/>
          </w:tcPr>
          <w:p w14:paraId="07512AA2" w14:textId="036935D5" w:rsidR="004C4D4C" w:rsidRPr="006E5FF6" w:rsidRDefault="00E42F1E" w:rsidP="00E42F1E">
            <w:pPr>
              <w:rPr>
                <w:vertAlign w:val="superscript"/>
              </w:rPr>
            </w:pPr>
            <w:r w:rsidRPr="00E42F1E">
              <w:t>percent</w:t>
            </w:r>
          </w:p>
        </w:tc>
        <w:tc>
          <w:tcPr>
            <w:tcW w:w="1791" w:type="dxa"/>
          </w:tcPr>
          <w:p w14:paraId="4FDD404C" w14:textId="7F675CA8" w:rsidR="004C4D4C" w:rsidRPr="003E745F" w:rsidRDefault="00E42F1E" w:rsidP="00E42F1E">
            <w:r>
              <w:t>0</w:t>
            </w:r>
          </w:p>
        </w:tc>
        <w:tc>
          <w:tcPr>
            <w:tcW w:w="1791" w:type="dxa"/>
          </w:tcPr>
          <w:p w14:paraId="75F88D55" w14:textId="3B5A9ABC" w:rsidR="004C4D4C" w:rsidRPr="003E745F" w:rsidRDefault="00E42F1E" w:rsidP="00E42F1E">
            <w:r>
              <w:t>100</w:t>
            </w:r>
          </w:p>
        </w:tc>
      </w:tr>
      <w:tr w:rsidR="004C4D4C" w:rsidRPr="003E745F" w14:paraId="763D9632" w14:textId="77777777" w:rsidTr="004C4D4C">
        <w:tc>
          <w:tcPr>
            <w:tcW w:w="1931" w:type="dxa"/>
          </w:tcPr>
          <w:p w14:paraId="14A9A424" w14:textId="450B280D" w:rsidR="004C4D4C" w:rsidRPr="000D041D" w:rsidRDefault="00E42F1E" w:rsidP="000A3293">
            <w:pPr>
              <w:rPr>
                <w:rFonts w:ascii="Courier New" w:hAnsi="Courier New" w:cs="Courier New"/>
              </w:rPr>
            </w:pPr>
            <w:r w:rsidRPr="00E42F1E">
              <w:rPr>
                <w:rFonts w:ascii="Courier New" w:hAnsi="Courier New" w:cs="Courier New"/>
              </w:rPr>
              <w:t>radiusOfCurve</w:t>
            </w:r>
          </w:p>
        </w:tc>
        <w:tc>
          <w:tcPr>
            <w:tcW w:w="3649" w:type="dxa"/>
          </w:tcPr>
          <w:p w14:paraId="4B0AB193" w14:textId="7463BFCF" w:rsidR="004C4D4C" w:rsidRPr="000D041D" w:rsidRDefault="00834B4D" w:rsidP="000A3293">
            <w:pPr>
              <w:rPr>
                <w:rFonts w:ascii="Courier New" w:hAnsi="Courier New" w:cs="Courier New"/>
              </w:rPr>
            </w:pPr>
            <w:r>
              <w:rPr>
                <w:rFonts w:ascii="Courier New" w:hAnsi="Courier New" w:cs="Courier New"/>
              </w:rPr>
              <w:t>decimal</w:t>
            </w:r>
          </w:p>
        </w:tc>
        <w:tc>
          <w:tcPr>
            <w:tcW w:w="1991" w:type="dxa"/>
          </w:tcPr>
          <w:p w14:paraId="744B2C97" w14:textId="670B7026" w:rsidR="004C4D4C" w:rsidRPr="003E745F" w:rsidRDefault="00E42F1E" w:rsidP="000A3293">
            <w:r>
              <w:t>Radius of curve</w:t>
            </w:r>
          </w:p>
        </w:tc>
        <w:tc>
          <w:tcPr>
            <w:tcW w:w="1797" w:type="dxa"/>
          </w:tcPr>
          <w:p w14:paraId="02FA950B" w14:textId="7642E565" w:rsidR="004C4D4C" w:rsidRPr="003E745F" w:rsidRDefault="00E42F1E" w:rsidP="00E42F1E">
            <w:r>
              <w:t>centimeters</w:t>
            </w:r>
          </w:p>
        </w:tc>
        <w:tc>
          <w:tcPr>
            <w:tcW w:w="1791" w:type="dxa"/>
          </w:tcPr>
          <w:p w14:paraId="623487F5" w14:textId="54A46EFE" w:rsidR="004C4D4C" w:rsidRPr="003E745F" w:rsidRDefault="00E42F1E" w:rsidP="00E42F1E">
            <w:r>
              <w:t>0</w:t>
            </w:r>
          </w:p>
        </w:tc>
        <w:tc>
          <w:tcPr>
            <w:tcW w:w="1791" w:type="dxa"/>
          </w:tcPr>
          <w:p w14:paraId="1450AE5B" w14:textId="556F39C0" w:rsidR="004C4D4C" w:rsidRPr="003E745F" w:rsidRDefault="0072125E" w:rsidP="00E42F1E">
            <w:r>
              <w:t>TBD</w:t>
            </w:r>
          </w:p>
        </w:tc>
      </w:tr>
    </w:tbl>
    <w:p w14:paraId="30FD641A" w14:textId="77777777" w:rsidR="008A4FC6" w:rsidRDefault="008A4FC6" w:rsidP="000A3293"/>
    <w:p w14:paraId="03F5FD09" w14:textId="16C9D751" w:rsidR="008A4FC6" w:rsidRDefault="008A4FC6" w:rsidP="000A3293">
      <w:pPr>
        <w:pStyle w:val="Heading4"/>
      </w:pPr>
      <w:bookmarkStart w:id="173" w:name="_J2735EmergencyDetails"/>
      <w:bookmarkEnd w:id="173"/>
      <w:r w:rsidRPr="008A4FC6">
        <w:t>J2735EmergencyDetails</w:t>
      </w:r>
    </w:p>
    <w:p w14:paraId="0DE900AE" w14:textId="77777777" w:rsidR="008A4FC6" w:rsidRDefault="008A4FC6" w:rsidP="000A3293"/>
    <w:tbl>
      <w:tblPr>
        <w:tblStyle w:val="TableGrid"/>
        <w:tblW w:w="0" w:type="auto"/>
        <w:tblLook w:val="04A0" w:firstRow="1" w:lastRow="0" w:firstColumn="1" w:lastColumn="0" w:noHBand="0" w:noVBand="1"/>
      </w:tblPr>
      <w:tblGrid>
        <w:gridCol w:w="1826"/>
        <w:gridCol w:w="3152"/>
        <w:gridCol w:w="3213"/>
        <w:gridCol w:w="1593"/>
        <w:gridCol w:w="1583"/>
        <w:gridCol w:w="1583"/>
      </w:tblGrid>
      <w:tr w:rsidR="004C4D4C" w:rsidRPr="006E5FF6" w14:paraId="160DD7E4" w14:textId="77777777" w:rsidTr="00823070">
        <w:tc>
          <w:tcPr>
            <w:tcW w:w="1826" w:type="dxa"/>
          </w:tcPr>
          <w:p w14:paraId="45A60E00" w14:textId="77777777" w:rsidR="004C4D4C" w:rsidRPr="006E5FF6" w:rsidRDefault="004C4D4C" w:rsidP="000A3293">
            <w:pPr>
              <w:rPr>
                <w:b/>
              </w:rPr>
            </w:pPr>
            <w:r w:rsidRPr="006E5FF6">
              <w:rPr>
                <w:b/>
              </w:rPr>
              <w:t>Name</w:t>
            </w:r>
          </w:p>
        </w:tc>
        <w:tc>
          <w:tcPr>
            <w:tcW w:w="3152" w:type="dxa"/>
          </w:tcPr>
          <w:p w14:paraId="0E73E25B" w14:textId="77777777" w:rsidR="004C4D4C" w:rsidRPr="006E5FF6" w:rsidRDefault="004C4D4C" w:rsidP="000A3293">
            <w:pPr>
              <w:rPr>
                <w:b/>
              </w:rPr>
            </w:pPr>
            <w:r w:rsidRPr="006E5FF6">
              <w:rPr>
                <w:b/>
              </w:rPr>
              <w:t>Type</w:t>
            </w:r>
          </w:p>
        </w:tc>
        <w:tc>
          <w:tcPr>
            <w:tcW w:w="3213" w:type="dxa"/>
          </w:tcPr>
          <w:p w14:paraId="0EBF740F" w14:textId="77777777" w:rsidR="004C4D4C" w:rsidRPr="006E5FF6" w:rsidRDefault="004C4D4C" w:rsidP="000A3293">
            <w:pPr>
              <w:rPr>
                <w:b/>
              </w:rPr>
            </w:pPr>
            <w:r w:rsidRPr="006E5FF6">
              <w:rPr>
                <w:b/>
              </w:rPr>
              <w:t>Description</w:t>
            </w:r>
          </w:p>
        </w:tc>
        <w:tc>
          <w:tcPr>
            <w:tcW w:w="1593" w:type="dxa"/>
          </w:tcPr>
          <w:p w14:paraId="61D4235C" w14:textId="77777777" w:rsidR="004C4D4C" w:rsidRPr="006E5FF6" w:rsidRDefault="004C4D4C" w:rsidP="000A3293">
            <w:pPr>
              <w:rPr>
                <w:b/>
              </w:rPr>
            </w:pPr>
            <w:r w:rsidRPr="006E5FF6">
              <w:rPr>
                <w:b/>
              </w:rPr>
              <w:t>Units</w:t>
            </w:r>
          </w:p>
        </w:tc>
        <w:tc>
          <w:tcPr>
            <w:tcW w:w="1583" w:type="dxa"/>
          </w:tcPr>
          <w:p w14:paraId="225D7E4E" w14:textId="77777777" w:rsidR="004C4D4C" w:rsidRPr="006E5FF6" w:rsidRDefault="004C4D4C" w:rsidP="000A3293">
            <w:pPr>
              <w:rPr>
                <w:b/>
              </w:rPr>
            </w:pPr>
            <w:r w:rsidRPr="006E5FF6">
              <w:rPr>
                <w:b/>
              </w:rPr>
              <w:t>Valid Min</w:t>
            </w:r>
          </w:p>
        </w:tc>
        <w:tc>
          <w:tcPr>
            <w:tcW w:w="1583" w:type="dxa"/>
          </w:tcPr>
          <w:p w14:paraId="77C32FCE" w14:textId="77777777" w:rsidR="004C4D4C" w:rsidRPr="006E5FF6" w:rsidRDefault="004C4D4C" w:rsidP="000A3293">
            <w:pPr>
              <w:rPr>
                <w:b/>
              </w:rPr>
            </w:pPr>
            <w:r w:rsidRPr="006E5FF6">
              <w:rPr>
                <w:b/>
              </w:rPr>
              <w:t>Valid Max</w:t>
            </w:r>
          </w:p>
        </w:tc>
      </w:tr>
      <w:tr w:rsidR="004C4D4C" w:rsidRPr="003E745F" w14:paraId="3793C052" w14:textId="77777777" w:rsidTr="00823070">
        <w:tc>
          <w:tcPr>
            <w:tcW w:w="1826" w:type="dxa"/>
          </w:tcPr>
          <w:p w14:paraId="2C200897" w14:textId="5FE61B0D" w:rsidR="004C4D4C" w:rsidRPr="000D041D" w:rsidRDefault="00823070" w:rsidP="000A3293">
            <w:pPr>
              <w:rPr>
                <w:rFonts w:ascii="Courier New" w:hAnsi="Courier New" w:cs="Courier New"/>
              </w:rPr>
            </w:pPr>
            <w:r w:rsidRPr="00823070">
              <w:rPr>
                <w:rFonts w:ascii="Courier New" w:hAnsi="Courier New" w:cs="Courier New"/>
              </w:rPr>
              <w:t>sspRights</w:t>
            </w:r>
          </w:p>
        </w:tc>
        <w:tc>
          <w:tcPr>
            <w:tcW w:w="3152" w:type="dxa"/>
          </w:tcPr>
          <w:p w14:paraId="63F65CA0" w14:textId="19A8AA2D" w:rsidR="004C4D4C" w:rsidRPr="000D041D" w:rsidRDefault="00823070" w:rsidP="000A3293">
            <w:pPr>
              <w:rPr>
                <w:rFonts w:ascii="Courier New" w:hAnsi="Courier New" w:cs="Courier New"/>
              </w:rPr>
            </w:pPr>
            <w:r>
              <w:rPr>
                <w:rFonts w:ascii="Courier New" w:hAnsi="Courier New" w:cs="Courier New"/>
              </w:rPr>
              <w:t>Integer</w:t>
            </w:r>
          </w:p>
        </w:tc>
        <w:tc>
          <w:tcPr>
            <w:tcW w:w="3213" w:type="dxa"/>
          </w:tcPr>
          <w:p w14:paraId="7D4C42CF" w14:textId="77777777" w:rsidR="004C4D4C" w:rsidRPr="003E745F" w:rsidRDefault="004C4D4C" w:rsidP="000A3293"/>
        </w:tc>
        <w:tc>
          <w:tcPr>
            <w:tcW w:w="1593" w:type="dxa"/>
          </w:tcPr>
          <w:p w14:paraId="71ABF37C" w14:textId="77777777" w:rsidR="004C4D4C" w:rsidRPr="006E5FF6" w:rsidRDefault="004C4D4C" w:rsidP="000A3293">
            <w:pPr>
              <w:rPr>
                <w:vertAlign w:val="superscript"/>
              </w:rPr>
            </w:pPr>
          </w:p>
        </w:tc>
        <w:tc>
          <w:tcPr>
            <w:tcW w:w="1583" w:type="dxa"/>
          </w:tcPr>
          <w:p w14:paraId="6CA8D8A6" w14:textId="7D715362" w:rsidR="004C4D4C" w:rsidRPr="003E745F" w:rsidRDefault="00297A50" w:rsidP="000A3293">
            <w:r>
              <w:t>0</w:t>
            </w:r>
          </w:p>
        </w:tc>
        <w:tc>
          <w:tcPr>
            <w:tcW w:w="1583" w:type="dxa"/>
          </w:tcPr>
          <w:p w14:paraId="248C5B35" w14:textId="7F98D41A" w:rsidR="004C4D4C" w:rsidRPr="003E745F" w:rsidRDefault="00297A50" w:rsidP="000A3293">
            <w:r>
              <w:t>31</w:t>
            </w:r>
          </w:p>
        </w:tc>
      </w:tr>
      <w:tr w:rsidR="00823070" w:rsidRPr="003E745F" w14:paraId="104E1BE8" w14:textId="77777777" w:rsidTr="00823070">
        <w:tc>
          <w:tcPr>
            <w:tcW w:w="1826" w:type="dxa"/>
          </w:tcPr>
          <w:p w14:paraId="3A45C8E1" w14:textId="5B944AD9" w:rsidR="00823070" w:rsidRPr="000D041D" w:rsidRDefault="00823070" w:rsidP="00823070">
            <w:pPr>
              <w:rPr>
                <w:rFonts w:ascii="Courier New" w:hAnsi="Courier New" w:cs="Courier New"/>
              </w:rPr>
            </w:pPr>
            <w:r w:rsidRPr="00823070">
              <w:rPr>
                <w:rFonts w:ascii="Courier New" w:hAnsi="Courier New" w:cs="Courier New"/>
              </w:rPr>
              <w:t>events</w:t>
            </w:r>
          </w:p>
        </w:tc>
        <w:tc>
          <w:tcPr>
            <w:tcW w:w="3152" w:type="dxa"/>
          </w:tcPr>
          <w:p w14:paraId="22383755" w14:textId="09CBA145" w:rsidR="00823070" w:rsidRPr="000D041D" w:rsidRDefault="00D6784D" w:rsidP="00823070">
            <w:pPr>
              <w:rPr>
                <w:rFonts w:ascii="Courier New" w:hAnsi="Courier New" w:cs="Courier New"/>
              </w:rPr>
            </w:pPr>
            <w:hyperlink w:anchor="_J2735BitString" w:history="1">
              <w:r w:rsidR="00823070" w:rsidRPr="00D47416">
                <w:rPr>
                  <w:rStyle w:val="Hyperlink"/>
                  <w:rFonts w:ascii="Courier New" w:hAnsi="Courier New" w:cs="Courier New"/>
                </w:rPr>
                <w:t>J2735BitString</w:t>
              </w:r>
            </w:hyperlink>
          </w:p>
        </w:tc>
        <w:tc>
          <w:tcPr>
            <w:tcW w:w="7972" w:type="dxa"/>
            <w:gridSpan w:val="4"/>
          </w:tcPr>
          <w:p w14:paraId="63BFF539" w14:textId="77777777" w:rsidR="00823070" w:rsidRDefault="00823070" w:rsidP="00823070">
            <w:r>
              <w:t>A Boolean dictionary of the following indicators:</w:t>
            </w:r>
          </w:p>
          <w:p w14:paraId="77DCC007" w14:textId="7533C061" w:rsidR="00823070" w:rsidRPr="00823070" w:rsidRDefault="00823070" w:rsidP="006820F5">
            <w:pPr>
              <w:pStyle w:val="ListParagraph"/>
              <w:numPr>
                <w:ilvl w:val="0"/>
                <w:numId w:val="30"/>
              </w:numPr>
              <w:rPr>
                <w:rFonts w:ascii="Courier New" w:hAnsi="Courier New" w:cs="Courier New"/>
                <w:color w:val="000000"/>
                <w:sz w:val="20"/>
                <w:szCs w:val="20"/>
              </w:rPr>
            </w:pPr>
            <w:r w:rsidRPr="00823070">
              <w:rPr>
                <w:rFonts w:ascii="Courier New" w:hAnsi="Courier New" w:cs="Courier New"/>
                <w:color w:val="000000"/>
                <w:sz w:val="20"/>
                <w:szCs w:val="20"/>
              </w:rPr>
              <w:t>peUnavailable -- Not Equipped or unavailable</w:t>
            </w:r>
          </w:p>
          <w:p w14:paraId="5ADCEB06" w14:textId="77777777" w:rsidR="00823070" w:rsidRDefault="00823070" w:rsidP="006820F5">
            <w:pPr>
              <w:pStyle w:val="ListParagraph"/>
              <w:numPr>
                <w:ilvl w:val="0"/>
                <w:numId w:val="30"/>
              </w:numPr>
              <w:rPr>
                <w:rFonts w:ascii="Courier New" w:hAnsi="Courier New" w:cs="Courier New"/>
                <w:color w:val="000000"/>
                <w:sz w:val="20"/>
                <w:szCs w:val="20"/>
              </w:rPr>
            </w:pPr>
            <w:r>
              <w:rPr>
                <w:rFonts w:ascii="Courier New" w:hAnsi="Courier New" w:cs="Courier New"/>
                <w:color w:val="000000"/>
                <w:sz w:val="20"/>
                <w:szCs w:val="20"/>
              </w:rPr>
              <w:t xml:space="preserve">peEmergencyResponse -- </w:t>
            </w:r>
            <w:r w:rsidRPr="00823070">
              <w:rPr>
                <w:rFonts w:ascii="Courier New" w:hAnsi="Courier New" w:cs="Courier New"/>
                <w:color w:val="000000"/>
                <w:sz w:val="20"/>
                <w:szCs w:val="20"/>
              </w:rPr>
              <w:t>The vehicle is a properly authorized public safety vehicle,</w:t>
            </w:r>
            <w:r>
              <w:rPr>
                <w:rFonts w:ascii="Courier New" w:hAnsi="Courier New" w:cs="Courier New"/>
                <w:color w:val="000000"/>
                <w:sz w:val="20"/>
                <w:szCs w:val="20"/>
              </w:rPr>
              <w:t xml:space="preserve"> </w:t>
            </w:r>
            <w:r w:rsidRPr="00823070">
              <w:rPr>
                <w:rFonts w:ascii="Courier New" w:hAnsi="Courier New" w:cs="Courier New"/>
                <w:color w:val="000000"/>
                <w:sz w:val="20"/>
                <w:szCs w:val="20"/>
              </w:rPr>
              <w:t>is engaged in a service call, and is currently moving</w:t>
            </w:r>
            <w:r>
              <w:rPr>
                <w:rFonts w:ascii="Courier New" w:hAnsi="Courier New" w:cs="Courier New"/>
                <w:color w:val="000000"/>
                <w:sz w:val="20"/>
                <w:szCs w:val="20"/>
              </w:rPr>
              <w:t xml:space="preserve"> </w:t>
            </w:r>
            <w:r w:rsidRPr="00823070">
              <w:rPr>
                <w:rFonts w:ascii="Courier New" w:hAnsi="Courier New" w:cs="Courier New"/>
                <w:color w:val="000000"/>
                <w:sz w:val="20"/>
                <w:szCs w:val="20"/>
              </w:rPr>
              <w:t>or is within the roadway. Note that lights and sirens</w:t>
            </w:r>
            <w:r>
              <w:rPr>
                <w:rFonts w:ascii="Courier New" w:hAnsi="Courier New" w:cs="Courier New"/>
                <w:color w:val="000000"/>
                <w:sz w:val="20"/>
                <w:szCs w:val="20"/>
              </w:rPr>
              <w:t xml:space="preserve"> </w:t>
            </w:r>
            <w:r w:rsidRPr="00823070">
              <w:rPr>
                <w:rFonts w:ascii="Courier New" w:hAnsi="Courier New" w:cs="Courier New"/>
                <w:color w:val="000000"/>
                <w:sz w:val="20"/>
                <w:szCs w:val="20"/>
              </w:rPr>
              <w:t>may not be evident during any given response call</w:t>
            </w:r>
            <w:r>
              <w:rPr>
                <w:rFonts w:ascii="Courier New" w:hAnsi="Courier New" w:cs="Courier New"/>
                <w:color w:val="000000"/>
                <w:sz w:val="20"/>
                <w:szCs w:val="20"/>
              </w:rPr>
              <w:t xml:space="preserve"> </w:t>
            </w:r>
          </w:p>
          <w:p w14:paraId="349EDF98" w14:textId="4009CE48" w:rsidR="00823070" w:rsidRPr="00823070" w:rsidRDefault="00823070" w:rsidP="006820F5">
            <w:pPr>
              <w:pStyle w:val="ListParagraph"/>
              <w:numPr>
                <w:ilvl w:val="0"/>
                <w:numId w:val="30"/>
              </w:numPr>
              <w:rPr>
                <w:rFonts w:ascii="Courier New" w:hAnsi="Courier New" w:cs="Courier New"/>
                <w:color w:val="000000"/>
                <w:sz w:val="20"/>
                <w:szCs w:val="20"/>
              </w:rPr>
            </w:pPr>
            <w:r w:rsidRPr="00823070">
              <w:rPr>
                <w:rFonts w:ascii="Courier New" w:hAnsi="Courier New" w:cs="Courier New"/>
                <w:color w:val="000000"/>
                <w:sz w:val="20"/>
                <w:szCs w:val="20"/>
              </w:rPr>
              <w:t>Emergency and Non Emergency Lights related</w:t>
            </w:r>
          </w:p>
          <w:p w14:paraId="4DF49FC9" w14:textId="574C5235"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peEmergencyLightsActive</w:t>
            </w:r>
          </w:p>
          <w:p w14:paraId="3CA2CC7E" w14:textId="39F135F8"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peEmergencySoundActive</w:t>
            </w:r>
          </w:p>
          <w:p w14:paraId="4C8BDBE2" w14:textId="5C761785" w:rsidR="00823070" w:rsidRPr="00823070" w:rsidRDefault="00823070" w:rsidP="006820F5">
            <w:pPr>
              <w:pStyle w:val="ListParagraph"/>
              <w:numPr>
                <w:ilvl w:val="1"/>
                <w:numId w:val="30"/>
              </w:numPr>
              <w:rPr>
                <w:rFonts w:ascii="Courier New" w:hAnsi="Courier New" w:cs="Courier New"/>
                <w:color w:val="000000"/>
                <w:sz w:val="20"/>
                <w:szCs w:val="20"/>
              </w:rPr>
            </w:pPr>
            <w:r w:rsidRPr="00823070">
              <w:rPr>
                <w:rFonts w:ascii="Courier New" w:hAnsi="Courier New" w:cs="Courier New"/>
                <w:color w:val="000000"/>
                <w:sz w:val="20"/>
                <w:szCs w:val="20"/>
              </w:rPr>
              <w:t>peNonEmergencyLightsActive</w:t>
            </w:r>
          </w:p>
          <w:p w14:paraId="450C9F75" w14:textId="2C7F4C56" w:rsidR="00823070" w:rsidRPr="003E745F" w:rsidRDefault="00823070" w:rsidP="006820F5">
            <w:pPr>
              <w:pStyle w:val="ListParagraph"/>
              <w:numPr>
                <w:ilvl w:val="1"/>
                <w:numId w:val="30"/>
              </w:numPr>
            </w:pPr>
            <w:r w:rsidRPr="00823070">
              <w:rPr>
                <w:rFonts w:ascii="Courier New" w:hAnsi="Courier New" w:cs="Courier New"/>
                <w:color w:val="000000"/>
                <w:sz w:val="20"/>
                <w:szCs w:val="20"/>
              </w:rPr>
              <w:t>peNonEmergencySoundActive</w:t>
            </w:r>
          </w:p>
        </w:tc>
      </w:tr>
      <w:tr w:rsidR="00823070" w:rsidRPr="003E745F" w14:paraId="36456490" w14:textId="77777777" w:rsidTr="00823070">
        <w:tc>
          <w:tcPr>
            <w:tcW w:w="1826" w:type="dxa"/>
          </w:tcPr>
          <w:p w14:paraId="0270928B" w14:textId="71AE91D8" w:rsidR="00823070" w:rsidRPr="00823070" w:rsidRDefault="00823070" w:rsidP="00823070">
            <w:pPr>
              <w:rPr>
                <w:rFonts w:ascii="Courier New" w:hAnsi="Courier New" w:cs="Courier New"/>
              </w:rPr>
            </w:pPr>
            <w:r w:rsidRPr="00823070">
              <w:rPr>
                <w:rFonts w:ascii="Courier New" w:hAnsi="Courier New" w:cs="Courier New"/>
              </w:rPr>
              <w:t>lightsUse</w:t>
            </w:r>
          </w:p>
        </w:tc>
        <w:tc>
          <w:tcPr>
            <w:tcW w:w="3152" w:type="dxa"/>
          </w:tcPr>
          <w:p w14:paraId="33B28217" w14:textId="7800A713"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C16702C" w14:textId="77777777" w:rsidR="00823070" w:rsidRDefault="00823070" w:rsidP="00823070">
            <w:r>
              <w:t>One of:</w:t>
            </w:r>
          </w:p>
          <w:p w14:paraId="4DF32D11" w14:textId="77777777"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0514D5CC" w14:textId="7D09BF49"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0B5AA6D0" w14:textId="627855C3"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2FBE39C7" w14:textId="083CC91E"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yellowCautionLights</w:t>
            </w:r>
            <w:r w:rsidRPr="00823070">
              <w:rPr>
                <w:rFonts w:ascii="Consolas" w:hAnsi="Consolas" w:cs="Consolas"/>
                <w:color w:val="000000"/>
                <w:sz w:val="20"/>
                <w:szCs w:val="20"/>
              </w:rPr>
              <w:t>,</w:t>
            </w:r>
          </w:p>
          <w:p w14:paraId="2FBB5452" w14:textId="1173BE30"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schooldBusLights</w:t>
            </w:r>
            <w:r w:rsidRPr="00823070">
              <w:rPr>
                <w:rFonts w:ascii="Consolas" w:hAnsi="Consolas" w:cs="Consolas"/>
                <w:color w:val="000000"/>
                <w:sz w:val="20"/>
                <w:szCs w:val="20"/>
              </w:rPr>
              <w:t>,</w:t>
            </w:r>
          </w:p>
          <w:p w14:paraId="409E9D23" w14:textId="328DB8D1"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arrowSignsActive</w:t>
            </w:r>
            <w:r w:rsidRPr="00823070">
              <w:rPr>
                <w:rFonts w:ascii="Consolas" w:hAnsi="Consolas" w:cs="Consolas"/>
                <w:color w:val="000000"/>
                <w:sz w:val="20"/>
                <w:szCs w:val="20"/>
              </w:rPr>
              <w:t>,</w:t>
            </w:r>
          </w:p>
          <w:p w14:paraId="1FFF2F45" w14:textId="0F621BEC" w:rsidR="00823070" w:rsidRPr="00823070" w:rsidRDefault="00823070" w:rsidP="006820F5">
            <w:pPr>
              <w:pStyle w:val="ListParagraph"/>
              <w:numPr>
                <w:ilvl w:val="0"/>
                <w:numId w:val="31"/>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slowMovingVehicle</w:t>
            </w:r>
            <w:r w:rsidRPr="00823070">
              <w:rPr>
                <w:rFonts w:ascii="Consolas" w:hAnsi="Consolas" w:cs="Consolas"/>
                <w:color w:val="000000"/>
                <w:sz w:val="20"/>
                <w:szCs w:val="20"/>
              </w:rPr>
              <w:t>,</w:t>
            </w:r>
          </w:p>
          <w:p w14:paraId="62356A8C" w14:textId="1088DD9F" w:rsidR="00823070" w:rsidRDefault="00823070" w:rsidP="006820F5">
            <w:pPr>
              <w:pStyle w:val="ListParagraph"/>
              <w:numPr>
                <w:ilvl w:val="0"/>
                <w:numId w:val="31"/>
              </w:numPr>
            </w:pPr>
            <w:r w:rsidRPr="00823070">
              <w:rPr>
                <w:rFonts w:ascii="Consolas" w:hAnsi="Consolas" w:cs="Consolas"/>
                <w:b/>
                <w:bCs/>
                <w:i/>
                <w:iCs/>
                <w:color w:val="0000C0"/>
                <w:sz w:val="20"/>
                <w:szCs w:val="20"/>
              </w:rPr>
              <w:t>freqStops</w:t>
            </w:r>
          </w:p>
        </w:tc>
      </w:tr>
      <w:tr w:rsidR="00823070" w:rsidRPr="003E745F" w14:paraId="58AA4758" w14:textId="77777777" w:rsidTr="00823070">
        <w:tc>
          <w:tcPr>
            <w:tcW w:w="1826" w:type="dxa"/>
          </w:tcPr>
          <w:p w14:paraId="5C43D1CA" w14:textId="21E4F4BF" w:rsidR="00823070" w:rsidRPr="00823070" w:rsidRDefault="00823070" w:rsidP="00823070">
            <w:pPr>
              <w:rPr>
                <w:rFonts w:ascii="Courier New" w:hAnsi="Courier New" w:cs="Courier New"/>
              </w:rPr>
            </w:pPr>
            <w:r w:rsidRPr="00823070">
              <w:rPr>
                <w:rFonts w:ascii="Courier New" w:hAnsi="Courier New" w:cs="Courier New"/>
              </w:rPr>
              <w:t>multi</w:t>
            </w:r>
          </w:p>
        </w:tc>
        <w:tc>
          <w:tcPr>
            <w:tcW w:w="3152" w:type="dxa"/>
          </w:tcPr>
          <w:p w14:paraId="30D425C6" w14:textId="09CB018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43B48442" w14:textId="77777777" w:rsidR="00823070" w:rsidRDefault="00823070" w:rsidP="00823070">
            <w:r>
              <w:t>One of:</w:t>
            </w:r>
          </w:p>
          <w:p w14:paraId="326FA161" w14:textId="77777777"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lastRenderedPageBreak/>
              <w:t>unavailable</w:t>
            </w:r>
            <w:r w:rsidRPr="00823070">
              <w:rPr>
                <w:rFonts w:ascii="Consolas" w:hAnsi="Consolas" w:cs="Consolas"/>
                <w:color w:val="000000"/>
                <w:sz w:val="20"/>
                <w:szCs w:val="20"/>
              </w:rPr>
              <w:t>,</w:t>
            </w:r>
          </w:p>
          <w:p w14:paraId="7F8EC2ED" w14:textId="10903CFD"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singleVehicle</w:t>
            </w:r>
            <w:r w:rsidRPr="00823070">
              <w:rPr>
                <w:rFonts w:ascii="Consolas" w:hAnsi="Consolas" w:cs="Consolas"/>
                <w:color w:val="000000"/>
                <w:sz w:val="20"/>
                <w:szCs w:val="20"/>
              </w:rPr>
              <w:t>,</w:t>
            </w:r>
          </w:p>
          <w:p w14:paraId="22D9033F" w14:textId="08807262" w:rsidR="00823070" w:rsidRPr="00823070" w:rsidRDefault="00823070" w:rsidP="006820F5">
            <w:pPr>
              <w:pStyle w:val="ListParagraph"/>
              <w:numPr>
                <w:ilvl w:val="0"/>
                <w:numId w:val="32"/>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multiVehicle</w:t>
            </w:r>
            <w:r w:rsidRPr="00823070">
              <w:rPr>
                <w:rFonts w:ascii="Consolas" w:hAnsi="Consolas" w:cs="Consolas"/>
                <w:color w:val="000000"/>
                <w:sz w:val="20"/>
                <w:szCs w:val="20"/>
              </w:rPr>
              <w:t>,</w:t>
            </w:r>
          </w:p>
          <w:p w14:paraId="55B9EC47" w14:textId="42B0BD1E" w:rsidR="00823070" w:rsidRDefault="00823070" w:rsidP="006820F5">
            <w:pPr>
              <w:pStyle w:val="ListParagraph"/>
              <w:numPr>
                <w:ilvl w:val="0"/>
                <w:numId w:val="32"/>
              </w:numPr>
            </w:pPr>
            <w:r w:rsidRPr="00823070">
              <w:rPr>
                <w:rFonts w:ascii="Consolas" w:hAnsi="Consolas" w:cs="Consolas"/>
                <w:b/>
                <w:bCs/>
                <w:i/>
                <w:iCs/>
                <w:color w:val="0000C0"/>
                <w:sz w:val="20"/>
                <w:szCs w:val="20"/>
              </w:rPr>
              <w:t>reserved</w:t>
            </w:r>
          </w:p>
        </w:tc>
      </w:tr>
      <w:tr w:rsidR="00823070" w:rsidRPr="003E745F" w14:paraId="181705FD" w14:textId="77777777" w:rsidTr="00823070">
        <w:tc>
          <w:tcPr>
            <w:tcW w:w="1826" w:type="dxa"/>
          </w:tcPr>
          <w:p w14:paraId="457F9621" w14:textId="7B2E2765" w:rsidR="00823070" w:rsidRPr="00823070" w:rsidRDefault="00823070" w:rsidP="00823070">
            <w:pPr>
              <w:rPr>
                <w:rFonts w:ascii="Courier New" w:hAnsi="Courier New" w:cs="Courier New"/>
              </w:rPr>
            </w:pPr>
            <w:r w:rsidRPr="00823070">
              <w:rPr>
                <w:rFonts w:ascii="Courier New" w:hAnsi="Courier New" w:cs="Courier New"/>
              </w:rPr>
              <w:t>responseType</w:t>
            </w:r>
          </w:p>
        </w:tc>
        <w:tc>
          <w:tcPr>
            <w:tcW w:w="3152" w:type="dxa"/>
          </w:tcPr>
          <w:p w14:paraId="4AAF4E2C" w14:textId="1476B7F8"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297C71E6" w14:textId="77777777" w:rsidR="00823070" w:rsidRDefault="00823070" w:rsidP="00823070">
            <w:r>
              <w:t>One of:</w:t>
            </w:r>
          </w:p>
          <w:p w14:paraId="2F5A7BF0" w14:textId="77777777"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notInUseOrNotEquipped</w:t>
            </w:r>
            <w:r w:rsidRPr="00823070">
              <w:rPr>
                <w:rFonts w:ascii="Consolas" w:hAnsi="Consolas" w:cs="Consolas"/>
                <w:color w:val="000000"/>
                <w:sz w:val="20"/>
                <w:szCs w:val="20"/>
              </w:rPr>
              <w:t>,</w:t>
            </w:r>
          </w:p>
          <w:p w14:paraId="3D517131" w14:textId="49B0F60C"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emergency</w:t>
            </w:r>
            <w:r w:rsidRPr="00823070">
              <w:rPr>
                <w:rFonts w:ascii="Consolas" w:hAnsi="Consolas" w:cs="Consolas"/>
                <w:color w:val="000000"/>
                <w:sz w:val="20"/>
                <w:szCs w:val="20"/>
              </w:rPr>
              <w:t>,</w:t>
            </w:r>
          </w:p>
          <w:p w14:paraId="787037D1" w14:textId="24DBFDC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nonEmergency</w:t>
            </w:r>
            <w:r w:rsidRPr="00823070">
              <w:rPr>
                <w:rFonts w:ascii="Consolas" w:hAnsi="Consolas" w:cs="Consolas"/>
                <w:color w:val="000000"/>
                <w:sz w:val="20"/>
                <w:szCs w:val="20"/>
              </w:rPr>
              <w:t>,</w:t>
            </w:r>
          </w:p>
          <w:p w14:paraId="041A5706" w14:textId="26A2B553"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pursuit</w:t>
            </w:r>
            <w:r w:rsidRPr="00823070">
              <w:rPr>
                <w:rFonts w:ascii="Consolas" w:hAnsi="Consolas" w:cs="Consolas"/>
                <w:color w:val="000000"/>
                <w:sz w:val="20"/>
                <w:szCs w:val="20"/>
              </w:rPr>
              <w:t>,</w:t>
            </w:r>
          </w:p>
          <w:p w14:paraId="01892BAB" w14:textId="4B12ED52"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stationary</w:t>
            </w:r>
            <w:r w:rsidRPr="00823070">
              <w:rPr>
                <w:rFonts w:ascii="Consolas" w:hAnsi="Consolas" w:cs="Consolas"/>
                <w:color w:val="000000"/>
                <w:sz w:val="20"/>
                <w:szCs w:val="20"/>
              </w:rPr>
              <w:t>,</w:t>
            </w:r>
          </w:p>
          <w:p w14:paraId="065CF23A" w14:textId="30273729" w:rsidR="00823070" w:rsidRPr="00823070" w:rsidRDefault="00823070" w:rsidP="006820F5">
            <w:pPr>
              <w:pStyle w:val="ListParagraph"/>
              <w:numPr>
                <w:ilvl w:val="0"/>
                <w:numId w:val="33"/>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slowMoving</w:t>
            </w:r>
            <w:r w:rsidRPr="00823070">
              <w:rPr>
                <w:rFonts w:ascii="Consolas" w:hAnsi="Consolas" w:cs="Consolas"/>
                <w:color w:val="000000"/>
                <w:sz w:val="20"/>
                <w:szCs w:val="20"/>
              </w:rPr>
              <w:t>,</w:t>
            </w:r>
          </w:p>
          <w:p w14:paraId="4256D430" w14:textId="6B7BE799" w:rsidR="00823070" w:rsidRDefault="00823070" w:rsidP="006820F5">
            <w:pPr>
              <w:pStyle w:val="ListParagraph"/>
              <w:numPr>
                <w:ilvl w:val="0"/>
                <w:numId w:val="33"/>
              </w:numPr>
            </w:pPr>
            <w:r w:rsidRPr="00823070">
              <w:rPr>
                <w:rFonts w:ascii="Consolas" w:hAnsi="Consolas" w:cs="Consolas"/>
                <w:b/>
                <w:bCs/>
                <w:i/>
                <w:iCs/>
                <w:color w:val="0000C0"/>
                <w:sz w:val="20"/>
                <w:szCs w:val="20"/>
              </w:rPr>
              <w:t>stopAndGoMovement</w:t>
            </w:r>
          </w:p>
        </w:tc>
      </w:tr>
      <w:tr w:rsidR="00823070" w:rsidRPr="003E745F" w14:paraId="14A67580" w14:textId="77777777" w:rsidTr="00823070">
        <w:tc>
          <w:tcPr>
            <w:tcW w:w="1826" w:type="dxa"/>
          </w:tcPr>
          <w:p w14:paraId="2278DD52" w14:textId="708238AD" w:rsidR="00823070" w:rsidRPr="00823070" w:rsidRDefault="00823070" w:rsidP="00823070">
            <w:pPr>
              <w:rPr>
                <w:rFonts w:ascii="Courier New" w:hAnsi="Courier New" w:cs="Courier New"/>
              </w:rPr>
            </w:pPr>
            <w:r w:rsidRPr="00823070">
              <w:rPr>
                <w:rFonts w:ascii="Courier New" w:hAnsi="Courier New" w:cs="Courier New"/>
              </w:rPr>
              <w:t>sirenUse</w:t>
            </w:r>
          </w:p>
        </w:tc>
        <w:tc>
          <w:tcPr>
            <w:tcW w:w="3152" w:type="dxa"/>
          </w:tcPr>
          <w:p w14:paraId="11CF5E18" w14:textId="3396E539" w:rsidR="00823070" w:rsidRDefault="00823070" w:rsidP="00823070">
            <w:pPr>
              <w:rPr>
                <w:rFonts w:ascii="Courier New" w:hAnsi="Courier New" w:cs="Courier New"/>
              </w:rPr>
            </w:pPr>
            <w:r>
              <w:rPr>
                <w:rFonts w:ascii="Courier New" w:hAnsi="Courier New" w:cs="Courier New"/>
              </w:rPr>
              <w:t>Enum</w:t>
            </w:r>
          </w:p>
        </w:tc>
        <w:tc>
          <w:tcPr>
            <w:tcW w:w="7972" w:type="dxa"/>
            <w:gridSpan w:val="4"/>
          </w:tcPr>
          <w:p w14:paraId="3EE48417" w14:textId="77777777" w:rsidR="00823070" w:rsidRDefault="00823070" w:rsidP="00823070">
            <w:r>
              <w:t>One of:</w:t>
            </w:r>
          </w:p>
          <w:p w14:paraId="29299A40" w14:textId="508E969D"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unavailable</w:t>
            </w:r>
            <w:r w:rsidRPr="00823070">
              <w:rPr>
                <w:rFonts w:ascii="Consolas" w:hAnsi="Consolas" w:cs="Consolas"/>
                <w:color w:val="000000"/>
                <w:sz w:val="20"/>
                <w:szCs w:val="20"/>
              </w:rPr>
              <w:t>,</w:t>
            </w:r>
          </w:p>
          <w:p w14:paraId="3C0F5321" w14:textId="3F0FCF60"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notInUse</w:t>
            </w:r>
            <w:r w:rsidRPr="00823070">
              <w:rPr>
                <w:rFonts w:ascii="Consolas" w:hAnsi="Consolas" w:cs="Consolas"/>
                <w:color w:val="000000"/>
                <w:sz w:val="20"/>
                <w:szCs w:val="20"/>
              </w:rPr>
              <w:t>,</w:t>
            </w:r>
          </w:p>
          <w:p w14:paraId="32F4F693" w14:textId="1EC9A215" w:rsidR="00823070" w:rsidRPr="00823070"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inUse</w:t>
            </w:r>
            <w:r w:rsidRPr="00823070">
              <w:rPr>
                <w:rFonts w:ascii="Consolas" w:hAnsi="Consolas" w:cs="Consolas"/>
                <w:color w:val="000000"/>
                <w:sz w:val="20"/>
                <w:szCs w:val="20"/>
              </w:rPr>
              <w:t>,</w:t>
            </w:r>
          </w:p>
          <w:p w14:paraId="5B59873F" w14:textId="444C4E63" w:rsidR="00823070" w:rsidRPr="00315A14" w:rsidRDefault="00823070" w:rsidP="006820F5">
            <w:pPr>
              <w:pStyle w:val="ListParagraph"/>
              <w:numPr>
                <w:ilvl w:val="0"/>
                <w:numId w:val="34"/>
              </w:numPr>
              <w:autoSpaceDE w:val="0"/>
              <w:autoSpaceDN w:val="0"/>
              <w:adjustRightInd w:val="0"/>
              <w:spacing w:before="0"/>
              <w:rPr>
                <w:rFonts w:ascii="Consolas" w:hAnsi="Consolas" w:cs="Consolas"/>
                <w:sz w:val="20"/>
                <w:szCs w:val="20"/>
              </w:rPr>
            </w:pPr>
            <w:r w:rsidRPr="00823070">
              <w:rPr>
                <w:rFonts w:ascii="Consolas" w:hAnsi="Consolas" w:cs="Consolas"/>
                <w:b/>
                <w:bCs/>
                <w:i/>
                <w:iCs/>
                <w:color w:val="0000C0"/>
                <w:sz w:val="20"/>
                <w:szCs w:val="20"/>
              </w:rPr>
              <w:t>reserved</w:t>
            </w:r>
          </w:p>
        </w:tc>
      </w:tr>
    </w:tbl>
    <w:p w14:paraId="2C2D2D1E" w14:textId="77777777" w:rsidR="008A4FC6" w:rsidRDefault="008A4FC6" w:rsidP="000A3293"/>
    <w:p w14:paraId="5C28A36D" w14:textId="2A6B9FF8" w:rsidR="008A4FC6" w:rsidRDefault="00C219BA" w:rsidP="000A3293">
      <w:pPr>
        <w:pStyle w:val="Heading4"/>
      </w:pPr>
      <w:bookmarkStart w:id="174" w:name="_J2735EventDescription"/>
      <w:bookmarkEnd w:id="174"/>
      <w:r w:rsidRPr="00C219BA">
        <w:t>J2735EventDescription</w:t>
      </w:r>
    </w:p>
    <w:p w14:paraId="7DE4AD74" w14:textId="77777777" w:rsidR="00C219BA" w:rsidRDefault="00C219BA"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E6EB335" w14:textId="77777777" w:rsidTr="004C4D4C">
        <w:tc>
          <w:tcPr>
            <w:tcW w:w="1931" w:type="dxa"/>
          </w:tcPr>
          <w:p w14:paraId="1F9142F0" w14:textId="77777777" w:rsidR="004C4D4C" w:rsidRPr="006E5FF6" w:rsidRDefault="004C4D4C" w:rsidP="000A3293">
            <w:pPr>
              <w:rPr>
                <w:b/>
              </w:rPr>
            </w:pPr>
            <w:r w:rsidRPr="006E5FF6">
              <w:rPr>
                <w:b/>
              </w:rPr>
              <w:t>Name</w:t>
            </w:r>
          </w:p>
        </w:tc>
        <w:tc>
          <w:tcPr>
            <w:tcW w:w="3649" w:type="dxa"/>
          </w:tcPr>
          <w:p w14:paraId="22C1B8BF" w14:textId="77777777" w:rsidR="004C4D4C" w:rsidRPr="006E5FF6" w:rsidRDefault="004C4D4C" w:rsidP="000A3293">
            <w:pPr>
              <w:rPr>
                <w:b/>
              </w:rPr>
            </w:pPr>
            <w:r w:rsidRPr="006E5FF6">
              <w:rPr>
                <w:b/>
              </w:rPr>
              <w:t>Type</w:t>
            </w:r>
          </w:p>
        </w:tc>
        <w:tc>
          <w:tcPr>
            <w:tcW w:w="1991" w:type="dxa"/>
          </w:tcPr>
          <w:p w14:paraId="7CD93CC4" w14:textId="77777777" w:rsidR="004C4D4C" w:rsidRPr="006E5FF6" w:rsidRDefault="004C4D4C" w:rsidP="000A3293">
            <w:pPr>
              <w:rPr>
                <w:b/>
              </w:rPr>
            </w:pPr>
            <w:r w:rsidRPr="006E5FF6">
              <w:rPr>
                <w:b/>
              </w:rPr>
              <w:t>Description</w:t>
            </w:r>
          </w:p>
        </w:tc>
        <w:tc>
          <w:tcPr>
            <w:tcW w:w="1797" w:type="dxa"/>
          </w:tcPr>
          <w:p w14:paraId="34FD330D" w14:textId="77777777" w:rsidR="004C4D4C" w:rsidRPr="006E5FF6" w:rsidRDefault="004C4D4C" w:rsidP="000A3293">
            <w:pPr>
              <w:rPr>
                <w:b/>
              </w:rPr>
            </w:pPr>
            <w:r w:rsidRPr="006E5FF6">
              <w:rPr>
                <w:b/>
              </w:rPr>
              <w:t>Units</w:t>
            </w:r>
          </w:p>
        </w:tc>
        <w:tc>
          <w:tcPr>
            <w:tcW w:w="1791" w:type="dxa"/>
          </w:tcPr>
          <w:p w14:paraId="709C3956" w14:textId="77777777" w:rsidR="004C4D4C" w:rsidRPr="006E5FF6" w:rsidRDefault="004C4D4C" w:rsidP="000A3293">
            <w:pPr>
              <w:rPr>
                <w:b/>
              </w:rPr>
            </w:pPr>
            <w:r w:rsidRPr="006E5FF6">
              <w:rPr>
                <w:b/>
              </w:rPr>
              <w:t>Valid Min</w:t>
            </w:r>
          </w:p>
        </w:tc>
        <w:tc>
          <w:tcPr>
            <w:tcW w:w="1791" w:type="dxa"/>
          </w:tcPr>
          <w:p w14:paraId="34507A40" w14:textId="77777777" w:rsidR="004C4D4C" w:rsidRPr="006E5FF6" w:rsidRDefault="004C4D4C" w:rsidP="000A3293">
            <w:pPr>
              <w:rPr>
                <w:b/>
              </w:rPr>
            </w:pPr>
            <w:r w:rsidRPr="006E5FF6">
              <w:rPr>
                <w:b/>
              </w:rPr>
              <w:t>Valid Max</w:t>
            </w:r>
          </w:p>
        </w:tc>
      </w:tr>
      <w:tr w:rsidR="004C4D4C" w:rsidRPr="003E745F" w14:paraId="48BF1398" w14:textId="77777777" w:rsidTr="004C4D4C">
        <w:tc>
          <w:tcPr>
            <w:tcW w:w="1931" w:type="dxa"/>
          </w:tcPr>
          <w:p w14:paraId="47DDB672" w14:textId="25E5432F" w:rsidR="004C4D4C" w:rsidRPr="000D041D" w:rsidRDefault="00315A14" w:rsidP="000A3293">
            <w:pPr>
              <w:rPr>
                <w:rFonts w:ascii="Courier New" w:hAnsi="Courier New" w:cs="Courier New"/>
              </w:rPr>
            </w:pPr>
            <w:r w:rsidRPr="00315A14">
              <w:rPr>
                <w:rFonts w:ascii="Courier New" w:hAnsi="Courier New" w:cs="Courier New"/>
              </w:rPr>
              <w:t>description</w:t>
            </w:r>
          </w:p>
        </w:tc>
        <w:tc>
          <w:tcPr>
            <w:tcW w:w="3649" w:type="dxa"/>
          </w:tcPr>
          <w:p w14:paraId="1FAD041D" w14:textId="674F3312" w:rsidR="004C4D4C" w:rsidRPr="000D041D" w:rsidRDefault="00315A14" w:rsidP="000A3293">
            <w:pPr>
              <w:rPr>
                <w:rFonts w:ascii="Courier New" w:hAnsi="Courier New" w:cs="Courier New"/>
              </w:rPr>
            </w:pPr>
            <w:r>
              <w:rPr>
                <w:rFonts w:ascii="Courier New" w:hAnsi="Courier New" w:cs="Courier New"/>
              </w:rPr>
              <w:t>Array of integers</w:t>
            </w:r>
          </w:p>
        </w:tc>
        <w:tc>
          <w:tcPr>
            <w:tcW w:w="1991" w:type="dxa"/>
          </w:tcPr>
          <w:p w14:paraId="4B839810" w14:textId="16393F3F" w:rsidR="004C4D4C" w:rsidRPr="003E745F" w:rsidRDefault="00315A14" w:rsidP="000A3293">
            <w:r>
              <w:rPr>
                <w:sz w:val="20"/>
                <w:szCs w:val="20"/>
              </w:rPr>
              <w:t>1 to 8 ITIS.ITIScodes</w:t>
            </w:r>
          </w:p>
        </w:tc>
        <w:tc>
          <w:tcPr>
            <w:tcW w:w="1797" w:type="dxa"/>
          </w:tcPr>
          <w:p w14:paraId="126D7B40" w14:textId="77777777" w:rsidR="004C4D4C" w:rsidRPr="006E5FF6" w:rsidRDefault="004C4D4C" w:rsidP="000A3293">
            <w:pPr>
              <w:rPr>
                <w:vertAlign w:val="superscript"/>
              </w:rPr>
            </w:pPr>
          </w:p>
        </w:tc>
        <w:tc>
          <w:tcPr>
            <w:tcW w:w="1791" w:type="dxa"/>
          </w:tcPr>
          <w:p w14:paraId="0D1E0D23" w14:textId="77777777" w:rsidR="004C4D4C" w:rsidRPr="003E745F" w:rsidRDefault="004C4D4C" w:rsidP="000A3293"/>
        </w:tc>
        <w:tc>
          <w:tcPr>
            <w:tcW w:w="1791" w:type="dxa"/>
          </w:tcPr>
          <w:p w14:paraId="54EAA4BF" w14:textId="77777777" w:rsidR="004C4D4C" w:rsidRPr="003E745F" w:rsidRDefault="004C4D4C" w:rsidP="000A3293"/>
        </w:tc>
      </w:tr>
      <w:tr w:rsidR="004C4D4C" w:rsidRPr="003E745F" w14:paraId="19E593A1" w14:textId="77777777" w:rsidTr="004C4D4C">
        <w:tc>
          <w:tcPr>
            <w:tcW w:w="1931" w:type="dxa"/>
          </w:tcPr>
          <w:p w14:paraId="655F90BF" w14:textId="2DA5811C" w:rsidR="004C4D4C" w:rsidRPr="000D041D" w:rsidRDefault="00315A14" w:rsidP="000A3293">
            <w:pPr>
              <w:rPr>
                <w:rFonts w:ascii="Courier New" w:hAnsi="Courier New" w:cs="Courier New"/>
              </w:rPr>
            </w:pPr>
            <w:r w:rsidRPr="00315A14">
              <w:rPr>
                <w:rFonts w:ascii="Courier New" w:hAnsi="Courier New" w:cs="Courier New"/>
              </w:rPr>
              <w:t>extent</w:t>
            </w:r>
          </w:p>
        </w:tc>
        <w:tc>
          <w:tcPr>
            <w:tcW w:w="3649" w:type="dxa"/>
          </w:tcPr>
          <w:p w14:paraId="1E40EA1F" w14:textId="65DB7461" w:rsidR="004C4D4C" w:rsidRPr="000D041D" w:rsidRDefault="00D6784D" w:rsidP="000A3293">
            <w:pPr>
              <w:rPr>
                <w:rFonts w:ascii="Courier New" w:hAnsi="Courier New" w:cs="Courier New"/>
              </w:rPr>
            </w:pPr>
            <w:hyperlink w:anchor="_J2735Extent" w:history="1">
              <w:r w:rsidR="00315A14" w:rsidRPr="00315A14">
                <w:rPr>
                  <w:rStyle w:val="Hyperlink"/>
                  <w:rFonts w:ascii="Courier New" w:hAnsi="Courier New" w:cs="Courier New"/>
                </w:rPr>
                <w:t>J2735Extent</w:t>
              </w:r>
            </w:hyperlink>
          </w:p>
        </w:tc>
        <w:tc>
          <w:tcPr>
            <w:tcW w:w="1991" w:type="dxa"/>
          </w:tcPr>
          <w:p w14:paraId="3B626EF8" w14:textId="77777777" w:rsidR="004C4D4C" w:rsidRPr="003E745F" w:rsidRDefault="004C4D4C" w:rsidP="000A3293"/>
        </w:tc>
        <w:tc>
          <w:tcPr>
            <w:tcW w:w="1797" w:type="dxa"/>
          </w:tcPr>
          <w:p w14:paraId="4A47F36A" w14:textId="77777777" w:rsidR="004C4D4C" w:rsidRPr="003E745F" w:rsidRDefault="004C4D4C" w:rsidP="000A3293"/>
        </w:tc>
        <w:tc>
          <w:tcPr>
            <w:tcW w:w="1791" w:type="dxa"/>
          </w:tcPr>
          <w:p w14:paraId="455202BF" w14:textId="77777777" w:rsidR="004C4D4C" w:rsidRPr="003E745F" w:rsidRDefault="004C4D4C" w:rsidP="000A3293"/>
        </w:tc>
        <w:tc>
          <w:tcPr>
            <w:tcW w:w="1791" w:type="dxa"/>
          </w:tcPr>
          <w:p w14:paraId="76404009" w14:textId="77777777" w:rsidR="004C4D4C" w:rsidRPr="003E745F" w:rsidRDefault="004C4D4C" w:rsidP="000A3293"/>
        </w:tc>
      </w:tr>
      <w:tr w:rsidR="00315A14" w:rsidRPr="003E745F" w14:paraId="0BA0F63F" w14:textId="77777777" w:rsidTr="00780835">
        <w:tc>
          <w:tcPr>
            <w:tcW w:w="1931" w:type="dxa"/>
          </w:tcPr>
          <w:p w14:paraId="24159B93" w14:textId="43E1EAA9" w:rsidR="00315A14" w:rsidRPr="00315A14" w:rsidRDefault="00315A14" w:rsidP="00315A14">
            <w:pPr>
              <w:rPr>
                <w:rFonts w:ascii="Courier New" w:hAnsi="Courier New" w:cs="Courier New"/>
              </w:rPr>
            </w:pPr>
            <w:r w:rsidRPr="00315A14">
              <w:rPr>
                <w:rFonts w:ascii="Courier New" w:hAnsi="Courier New" w:cs="Courier New"/>
              </w:rPr>
              <w:t>heading</w:t>
            </w:r>
          </w:p>
        </w:tc>
        <w:tc>
          <w:tcPr>
            <w:tcW w:w="3649" w:type="dxa"/>
          </w:tcPr>
          <w:p w14:paraId="6BFE1710" w14:textId="7060D758" w:rsidR="00315A14" w:rsidRDefault="00D6784D" w:rsidP="00315A14">
            <w:pPr>
              <w:rPr>
                <w:rFonts w:ascii="Courier New" w:hAnsi="Courier New" w:cs="Courier New"/>
              </w:rPr>
            </w:pPr>
            <w:hyperlink w:anchor="_J2735BitString" w:history="1">
              <w:r w:rsidR="00315A14" w:rsidRPr="00D47416">
                <w:rPr>
                  <w:rStyle w:val="Hyperlink"/>
                  <w:rFonts w:ascii="Courier New" w:hAnsi="Courier New" w:cs="Courier New"/>
                </w:rPr>
                <w:t>J2735BitString</w:t>
              </w:r>
            </w:hyperlink>
          </w:p>
        </w:tc>
        <w:tc>
          <w:tcPr>
            <w:tcW w:w="7370" w:type="dxa"/>
            <w:gridSpan w:val="4"/>
          </w:tcPr>
          <w:p w14:paraId="4E3239B6" w14:textId="77777777" w:rsidR="00315A14" w:rsidRDefault="00315A14" w:rsidP="00315A14">
            <w:r>
              <w:t>A Boolean dictionary of the following indicators:</w:t>
            </w:r>
          </w:p>
          <w:p w14:paraId="13F38273" w14:textId="0F912AE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from000-0to022-5degrees</w:t>
            </w:r>
          </w:p>
          <w:p w14:paraId="7FE03982" w14:textId="4F27F8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from022-5to045-0degrees</w:t>
            </w:r>
          </w:p>
          <w:p w14:paraId="580B3838" w14:textId="4B882BF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from045-0to067-5degrees</w:t>
            </w:r>
          </w:p>
          <w:p w14:paraId="4178B042" w14:textId="420CBBEA"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from067-5to090-0degrees</w:t>
            </w:r>
          </w:p>
          <w:p w14:paraId="4E0EADBD" w14:textId="7D91D78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lastRenderedPageBreak/>
              <w:t>from090-0to112-5degrees</w:t>
            </w:r>
          </w:p>
          <w:p w14:paraId="4B56E915" w14:textId="5F060F8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from112-5to135-0degrees</w:t>
            </w:r>
          </w:p>
          <w:p w14:paraId="6038987A" w14:textId="068DFAB9"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from135-0to157-5degrees</w:t>
            </w:r>
          </w:p>
          <w:p w14:paraId="763E75F4" w14:textId="0FD82E6D"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from157-5to180-0degrees</w:t>
            </w:r>
          </w:p>
          <w:p w14:paraId="55401896" w14:textId="7379CD4F"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from180-0to202-5degrees</w:t>
            </w:r>
          </w:p>
          <w:p w14:paraId="16FC1194" w14:textId="22C63501"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from202-5to225-0degrees</w:t>
            </w:r>
          </w:p>
          <w:p w14:paraId="5F3B217F" w14:textId="28EC3105"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from225-0to247-5degrees</w:t>
            </w:r>
          </w:p>
          <w:p w14:paraId="7A80F0F5" w14:textId="08215580"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from247-5to270-0degrees</w:t>
            </w:r>
          </w:p>
          <w:p w14:paraId="3FA8CF74" w14:textId="01D9CA53"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from270-0to292-5degrees</w:t>
            </w:r>
          </w:p>
          <w:p w14:paraId="4A2B7712" w14:textId="1B3375D2"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from292-5to315-0degrees</w:t>
            </w:r>
          </w:p>
          <w:p w14:paraId="0083D6E4" w14:textId="203BBE74" w:rsidR="00315A14" w:rsidRPr="00315A14" w:rsidRDefault="00315A14" w:rsidP="006820F5">
            <w:pPr>
              <w:pStyle w:val="ListParagraph"/>
              <w:numPr>
                <w:ilvl w:val="0"/>
                <w:numId w:val="35"/>
              </w:numPr>
              <w:rPr>
                <w:rFonts w:ascii="Courier New" w:hAnsi="Courier New" w:cs="Courier New"/>
              </w:rPr>
            </w:pPr>
            <w:r w:rsidRPr="00315A14">
              <w:rPr>
                <w:rFonts w:ascii="Courier New" w:hAnsi="Courier New" w:cs="Courier New"/>
              </w:rPr>
              <w:t>from315-0to337-5degrees</w:t>
            </w:r>
          </w:p>
          <w:p w14:paraId="3074CB1D" w14:textId="5CD7AB23" w:rsidR="00315A14" w:rsidRPr="003E745F" w:rsidRDefault="00315A14" w:rsidP="006820F5">
            <w:pPr>
              <w:pStyle w:val="ListParagraph"/>
              <w:numPr>
                <w:ilvl w:val="0"/>
                <w:numId w:val="35"/>
              </w:numPr>
            </w:pPr>
            <w:r w:rsidRPr="00315A14">
              <w:rPr>
                <w:rFonts w:ascii="Courier New" w:hAnsi="Courier New" w:cs="Courier New"/>
              </w:rPr>
              <w:t>from337-5to360-0degrees</w:t>
            </w:r>
          </w:p>
        </w:tc>
      </w:tr>
      <w:tr w:rsidR="00315A14" w:rsidRPr="003E745F" w14:paraId="2DD49C01" w14:textId="77777777" w:rsidTr="004C4D4C">
        <w:tc>
          <w:tcPr>
            <w:tcW w:w="1931" w:type="dxa"/>
          </w:tcPr>
          <w:p w14:paraId="02D51C35" w14:textId="03583CF1" w:rsidR="00315A14" w:rsidRPr="00315A14" w:rsidRDefault="004947C9" w:rsidP="00315A14">
            <w:pPr>
              <w:rPr>
                <w:rFonts w:ascii="Courier New" w:hAnsi="Courier New" w:cs="Courier New"/>
              </w:rPr>
            </w:pPr>
            <w:r w:rsidRPr="004947C9">
              <w:rPr>
                <w:rFonts w:ascii="Courier New" w:hAnsi="Courier New" w:cs="Courier New"/>
              </w:rPr>
              <w:t>priority</w:t>
            </w:r>
          </w:p>
        </w:tc>
        <w:tc>
          <w:tcPr>
            <w:tcW w:w="3649" w:type="dxa"/>
          </w:tcPr>
          <w:p w14:paraId="44A7BE86" w14:textId="7C94565D" w:rsidR="00315A14" w:rsidRDefault="0006752C" w:rsidP="00315A14">
            <w:pPr>
              <w:rPr>
                <w:rFonts w:ascii="Courier New" w:hAnsi="Courier New" w:cs="Courier New"/>
              </w:rPr>
            </w:pPr>
            <w:r>
              <w:rPr>
                <w:rFonts w:ascii="Courier New" w:hAnsi="Courier New" w:cs="Courier New"/>
              </w:rPr>
              <w:t>Integer</w:t>
            </w:r>
          </w:p>
        </w:tc>
        <w:tc>
          <w:tcPr>
            <w:tcW w:w="1991" w:type="dxa"/>
          </w:tcPr>
          <w:p w14:paraId="7244E708" w14:textId="5201ADC3" w:rsidR="00315A14" w:rsidRPr="003E745F" w:rsidRDefault="0006752C" w:rsidP="00315A14">
            <w:r>
              <w:t>The urgency of the message</w:t>
            </w:r>
          </w:p>
        </w:tc>
        <w:tc>
          <w:tcPr>
            <w:tcW w:w="1797" w:type="dxa"/>
          </w:tcPr>
          <w:p w14:paraId="58601245" w14:textId="72178CE5" w:rsidR="00315A14" w:rsidRPr="003E745F" w:rsidRDefault="0006752C" w:rsidP="00315A14">
            <w:r>
              <w:t>N/A</w:t>
            </w:r>
          </w:p>
        </w:tc>
        <w:tc>
          <w:tcPr>
            <w:tcW w:w="1791" w:type="dxa"/>
          </w:tcPr>
          <w:p w14:paraId="78A9BE59" w14:textId="0C8522D5" w:rsidR="00315A14" w:rsidRPr="003E745F" w:rsidRDefault="0006752C" w:rsidP="00315A14">
            <w:r>
              <w:t>0</w:t>
            </w:r>
          </w:p>
        </w:tc>
        <w:tc>
          <w:tcPr>
            <w:tcW w:w="1791" w:type="dxa"/>
          </w:tcPr>
          <w:p w14:paraId="22F86202" w14:textId="6A95FFBF" w:rsidR="00315A14" w:rsidRPr="003E745F" w:rsidRDefault="0006752C" w:rsidP="00315A14">
            <w:r>
              <w:t>7</w:t>
            </w:r>
          </w:p>
        </w:tc>
      </w:tr>
      <w:tr w:rsidR="00297A50" w:rsidRPr="003E745F" w14:paraId="5FEB5FC0" w14:textId="77777777" w:rsidTr="004C4D4C">
        <w:tc>
          <w:tcPr>
            <w:tcW w:w="1931" w:type="dxa"/>
          </w:tcPr>
          <w:p w14:paraId="280532D4" w14:textId="0FFF3107" w:rsidR="00297A50" w:rsidRPr="004947C9" w:rsidRDefault="00297A50" w:rsidP="00297A50">
            <w:pPr>
              <w:rPr>
                <w:rFonts w:ascii="Courier New" w:hAnsi="Courier New" w:cs="Courier New"/>
              </w:rPr>
            </w:pPr>
            <w:r w:rsidRPr="00297A50">
              <w:rPr>
                <w:rFonts w:ascii="Courier New" w:hAnsi="Courier New" w:cs="Courier New"/>
              </w:rPr>
              <w:t>typeEvent</w:t>
            </w:r>
          </w:p>
        </w:tc>
        <w:tc>
          <w:tcPr>
            <w:tcW w:w="3649" w:type="dxa"/>
          </w:tcPr>
          <w:p w14:paraId="6A7BAC14" w14:textId="2D70F488" w:rsidR="00297A50" w:rsidRDefault="00297A50" w:rsidP="00297A50">
            <w:pPr>
              <w:rPr>
                <w:rFonts w:ascii="Courier New" w:hAnsi="Courier New" w:cs="Courier New"/>
              </w:rPr>
            </w:pPr>
            <w:r>
              <w:rPr>
                <w:rFonts w:ascii="Courier New" w:hAnsi="Courier New" w:cs="Courier New"/>
              </w:rPr>
              <w:t>Integer</w:t>
            </w:r>
          </w:p>
        </w:tc>
        <w:tc>
          <w:tcPr>
            <w:tcW w:w="1991" w:type="dxa"/>
          </w:tcPr>
          <w:p w14:paraId="25857CE5" w14:textId="601A8443" w:rsidR="00297A50" w:rsidRDefault="00297A50" w:rsidP="00297A50">
            <w:r>
              <w:rPr>
                <w:sz w:val="20"/>
                <w:szCs w:val="20"/>
              </w:rPr>
              <w:t>A code from the list of ITIS.ITIScodes</w:t>
            </w:r>
          </w:p>
        </w:tc>
        <w:tc>
          <w:tcPr>
            <w:tcW w:w="1797" w:type="dxa"/>
          </w:tcPr>
          <w:p w14:paraId="0D1519D0" w14:textId="3223DD57" w:rsidR="00297A50" w:rsidRDefault="00297A50" w:rsidP="00297A50">
            <w:r>
              <w:t>N/A</w:t>
            </w:r>
          </w:p>
        </w:tc>
        <w:tc>
          <w:tcPr>
            <w:tcW w:w="1791" w:type="dxa"/>
          </w:tcPr>
          <w:p w14:paraId="7D8BF203" w14:textId="7450E9DC" w:rsidR="00297A50" w:rsidRDefault="00297A50" w:rsidP="00297A50">
            <w:r>
              <w:t>0</w:t>
            </w:r>
          </w:p>
        </w:tc>
        <w:tc>
          <w:tcPr>
            <w:tcW w:w="1791" w:type="dxa"/>
          </w:tcPr>
          <w:p w14:paraId="7CD058CB" w14:textId="5F288FDC" w:rsidR="00297A50" w:rsidRDefault="00297A50" w:rsidP="00297A50">
            <w:r>
              <w:t>65535</w:t>
            </w:r>
          </w:p>
        </w:tc>
      </w:tr>
      <w:tr w:rsidR="00297A50" w:rsidRPr="003E745F" w14:paraId="469133E2" w14:textId="77777777" w:rsidTr="004C4D4C">
        <w:tc>
          <w:tcPr>
            <w:tcW w:w="1931" w:type="dxa"/>
          </w:tcPr>
          <w:p w14:paraId="079E099E" w14:textId="578DF773" w:rsidR="00297A50" w:rsidRPr="00297A50" w:rsidRDefault="00297A50" w:rsidP="00297A50">
            <w:pPr>
              <w:rPr>
                <w:rFonts w:ascii="Courier New" w:hAnsi="Courier New" w:cs="Courier New"/>
              </w:rPr>
            </w:pPr>
            <w:r w:rsidRPr="00297A50">
              <w:rPr>
                <w:rFonts w:ascii="Courier New" w:hAnsi="Courier New" w:cs="Courier New"/>
              </w:rPr>
              <w:t>regional</w:t>
            </w:r>
          </w:p>
        </w:tc>
        <w:tc>
          <w:tcPr>
            <w:tcW w:w="3649" w:type="dxa"/>
          </w:tcPr>
          <w:p w14:paraId="54E3A712" w14:textId="09B27048" w:rsidR="00297A50" w:rsidRDefault="00297A50" w:rsidP="00297A50">
            <w:pPr>
              <w:rPr>
                <w:rFonts w:ascii="Courier New" w:hAnsi="Courier New" w:cs="Courier New"/>
              </w:rPr>
            </w:pPr>
            <w:r>
              <w:rPr>
                <w:rFonts w:ascii="Courier New" w:hAnsi="Courier New" w:cs="Courier New"/>
              </w:rPr>
              <w:t xml:space="preserve">Array of </w:t>
            </w:r>
            <w:hyperlink w:anchor="_J2735RegionalContent" w:history="1">
              <w:r w:rsidRPr="003D1AA9">
                <w:rPr>
                  <w:rStyle w:val="Hyperlink"/>
                  <w:rFonts w:ascii="Courier New" w:hAnsi="Courier New" w:cs="Courier New"/>
                </w:rPr>
                <w:t>J2735RegionalContent</w:t>
              </w:r>
            </w:hyperlink>
          </w:p>
        </w:tc>
        <w:tc>
          <w:tcPr>
            <w:tcW w:w="1991" w:type="dxa"/>
          </w:tcPr>
          <w:p w14:paraId="3C8D51FA" w14:textId="77777777" w:rsidR="00297A50" w:rsidRDefault="00297A50" w:rsidP="00297A50">
            <w:pPr>
              <w:rPr>
                <w:sz w:val="20"/>
                <w:szCs w:val="20"/>
              </w:rPr>
            </w:pPr>
          </w:p>
        </w:tc>
        <w:tc>
          <w:tcPr>
            <w:tcW w:w="1797" w:type="dxa"/>
          </w:tcPr>
          <w:p w14:paraId="148EC801" w14:textId="77777777" w:rsidR="00297A50" w:rsidRDefault="00297A50" w:rsidP="00297A50"/>
        </w:tc>
        <w:tc>
          <w:tcPr>
            <w:tcW w:w="1791" w:type="dxa"/>
          </w:tcPr>
          <w:p w14:paraId="449B7C38" w14:textId="77777777" w:rsidR="00297A50" w:rsidRDefault="00297A50" w:rsidP="00297A50"/>
        </w:tc>
        <w:tc>
          <w:tcPr>
            <w:tcW w:w="1791" w:type="dxa"/>
          </w:tcPr>
          <w:p w14:paraId="1BF9507B" w14:textId="77777777" w:rsidR="00297A50" w:rsidRDefault="00297A50" w:rsidP="00297A50"/>
        </w:tc>
      </w:tr>
    </w:tbl>
    <w:p w14:paraId="371F8EDA" w14:textId="77777777" w:rsidR="00C219BA" w:rsidRDefault="00C219BA" w:rsidP="000A3293"/>
    <w:p w14:paraId="50B81111" w14:textId="4C70665C" w:rsidR="00C219BA" w:rsidRDefault="00C219BA" w:rsidP="000A3293">
      <w:pPr>
        <w:pStyle w:val="Heading4"/>
      </w:pPr>
      <w:bookmarkStart w:id="175" w:name="_J2735TrailerData"/>
      <w:bookmarkEnd w:id="175"/>
      <w:r w:rsidRPr="00C219BA">
        <w:t>J2735TrailerData</w:t>
      </w:r>
    </w:p>
    <w:p w14:paraId="2C41498D" w14:textId="77777777" w:rsidR="00C219BA" w:rsidRDefault="00C219BA" w:rsidP="000A3293"/>
    <w:tbl>
      <w:tblPr>
        <w:tblStyle w:val="TableGrid"/>
        <w:tblW w:w="0" w:type="auto"/>
        <w:tblLook w:val="04A0" w:firstRow="1" w:lastRow="0" w:firstColumn="1" w:lastColumn="0" w:noHBand="0" w:noVBand="1"/>
      </w:tblPr>
      <w:tblGrid>
        <w:gridCol w:w="1918"/>
        <w:gridCol w:w="3781"/>
        <w:gridCol w:w="1973"/>
        <w:gridCol w:w="1764"/>
        <w:gridCol w:w="1757"/>
        <w:gridCol w:w="1757"/>
      </w:tblGrid>
      <w:tr w:rsidR="004C4D4C" w:rsidRPr="006E5FF6" w14:paraId="113C7BC4" w14:textId="77777777" w:rsidTr="004C4D4C">
        <w:tc>
          <w:tcPr>
            <w:tcW w:w="1931" w:type="dxa"/>
          </w:tcPr>
          <w:p w14:paraId="175D52CB" w14:textId="77777777" w:rsidR="004C4D4C" w:rsidRPr="006E5FF6" w:rsidRDefault="004C4D4C" w:rsidP="000A3293">
            <w:pPr>
              <w:rPr>
                <w:b/>
              </w:rPr>
            </w:pPr>
            <w:r w:rsidRPr="006E5FF6">
              <w:rPr>
                <w:b/>
              </w:rPr>
              <w:t>Name</w:t>
            </w:r>
          </w:p>
        </w:tc>
        <w:tc>
          <w:tcPr>
            <w:tcW w:w="3649" w:type="dxa"/>
          </w:tcPr>
          <w:p w14:paraId="723DFE46" w14:textId="77777777" w:rsidR="004C4D4C" w:rsidRPr="006E5FF6" w:rsidRDefault="004C4D4C" w:rsidP="000A3293">
            <w:pPr>
              <w:rPr>
                <w:b/>
              </w:rPr>
            </w:pPr>
            <w:r w:rsidRPr="006E5FF6">
              <w:rPr>
                <w:b/>
              </w:rPr>
              <w:t>Type</w:t>
            </w:r>
          </w:p>
        </w:tc>
        <w:tc>
          <w:tcPr>
            <w:tcW w:w="1991" w:type="dxa"/>
          </w:tcPr>
          <w:p w14:paraId="4F50BD0A" w14:textId="77777777" w:rsidR="004C4D4C" w:rsidRPr="006E5FF6" w:rsidRDefault="004C4D4C" w:rsidP="000A3293">
            <w:pPr>
              <w:rPr>
                <w:b/>
              </w:rPr>
            </w:pPr>
            <w:r w:rsidRPr="006E5FF6">
              <w:rPr>
                <w:b/>
              </w:rPr>
              <w:t>Description</w:t>
            </w:r>
          </w:p>
        </w:tc>
        <w:tc>
          <w:tcPr>
            <w:tcW w:w="1797" w:type="dxa"/>
          </w:tcPr>
          <w:p w14:paraId="6770FAFA" w14:textId="77777777" w:rsidR="004C4D4C" w:rsidRPr="006E5FF6" w:rsidRDefault="004C4D4C" w:rsidP="000A3293">
            <w:pPr>
              <w:rPr>
                <w:b/>
              </w:rPr>
            </w:pPr>
            <w:r w:rsidRPr="006E5FF6">
              <w:rPr>
                <w:b/>
              </w:rPr>
              <w:t>Units</w:t>
            </w:r>
          </w:p>
        </w:tc>
        <w:tc>
          <w:tcPr>
            <w:tcW w:w="1791" w:type="dxa"/>
          </w:tcPr>
          <w:p w14:paraId="74593A8F" w14:textId="77777777" w:rsidR="004C4D4C" w:rsidRPr="006E5FF6" w:rsidRDefault="004C4D4C" w:rsidP="000A3293">
            <w:pPr>
              <w:rPr>
                <w:b/>
              </w:rPr>
            </w:pPr>
            <w:r w:rsidRPr="006E5FF6">
              <w:rPr>
                <w:b/>
              </w:rPr>
              <w:t>Valid Min</w:t>
            </w:r>
          </w:p>
        </w:tc>
        <w:tc>
          <w:tcPr>
            <w:tcW w:w="1791" w:type="dxa"/>
          </w:tcPr>
          <w:p w14:paraId="1E2875D0" w14:textId="77777777" w:rsidR="004C4D4C" w:rsidRPr="006E5FF6" w:rsidRDefault="004C4D4C" w:rsidP="000A3293">
            <w:pPr>
              <w:rPr>
                <w:b/>
              </w:rPr>
            </w:pPr>
            <w:r w:rsidRPr="006E5FF6">
              <w:rPr>
                <w:b/>
              </w:rPr>
              <w:t>Valid Max</w:t>
            </w:r>
          </w:p>
        </w:tc>
      </w:tr>
      <w:tr w:rsidR="00297A50" w:rsidRPr="003E745F" w14:paraId="012F11C7" w14:textId="77777777" w:rsidTr="004C4D4C">
        <w:tc>
          <w:tcPr>
            <w:tcW w:w="1931" w:type="dxa"/>
          </w:tcPr>
          <w:p w14:paraId="5864C174" w14:textId="65E50CD0" w:rsidR="00297A50" w:rsidRPr="000D041D" w:rsidRDefault="00297A50" w:rsidP="00297A50">
            <w:pPr>
              <w:rPr>
                <w:rFonts w:ascii="Courier New" w:hAnsi="Courier New" w:cs="Courier New"/>
              </w:rPr>
            </w:pPr>
            <w:r w:rsidRPr="00823070">
              <w:rPr>
                <w:rFonts w:ascii="Courier New" w:hAnsi="Courier New" w:cs="Courier New"/>
              </w:rPr>
              <w:t>sspRights</w:t>
            </w:r>
          </w:p>
        </w:tc>
        <w:tc>
          <w:tcPr>
            <w:tcW w:w="3649" w:type="dxa"/>
          </w:tcPr>
          <w:p w14:paraId="2C5E6246" w14:textId="1F297662" w:rsidR="00297A50" w:rsidRPr="000D041D" w:rsidRDefault="00297A50" w:rsidP="00297A50">
            <w:pPr>
              <w:rPr>
                <w:rFonts w:ascii="Courier New" w:hAnsi="Courier New" w:cs="Courier New"/>
              </w:rPr>
            </w:pPr>
            <w:r>
              <w:rPr>
                <w:rFonts w:ascii="Courier New" w:hAnsi="Courier New" w:cs="Courier New"/>
              </w:rPr>
              <w:t>Integer</w:t>
            </w:r>
          </w:p>
        </w:tc>
        <w:tc>
          <w:tcPr>
            <w:tcW w:w="1991" w:type="dxa"/>
          </w:tcPr>
          <w:p w14:paraId="3BECD6D2" w14:textId="77777777" w:rsidR="00297A50" w:rsidRPr="003E745F" w:rsidRDefault="00297A50" w:rsidP="00297A50"/>
        </w:tc>
        <w:tc>
          <w:tcPr>
            <w:tcW w:w="1797" w:type="dxa"/>
          </w:tcPr>
          <w:p w14:paraId="07FA0365" w14:textId="77777777" w:rsidR="00297A50" w:rsidRPr="006E5FF6" w:rsidRDefault="00297A50" w:rsidP="00297A50">
            <w:pPr>
              <w:rPr>
                <w:vertAlign w:val="superscript"/>
              </w:rPr>
            </w:pPr>
          </w:p>
        </w:tc>
        <w:tc>
          <w:tcPr>
            <w:tcW w:w="1791" w:type="dxa"/>
          </w:tcPr>
          <w:p w14:paraId="1D60E9A6" w14:textId="14AF59E2" w:rsidR="00297A50" w:rsidRPr="003E745F" w:rsidRDefault="00297A50" w:rsidP="00297A50">
            <w:r>
              <w:t>0</w:t>
            </w:r>
          </w:p>
        </w:tc>
        <w:tc>
          <w:tcPr>
            <w:tcW w:w="1791" w:type="dxa"/>
          </w:tcPr>
          <w:p w14:paraId="29F0425F" w14:textId="2617E322" w:rsidR="00297A50" w:rsidRPr="003E745F" w:rsidRDefault="00297A50" w:rsidP="00297A50">
            <w:r>
              <w:t>31</w:t>
            </w:r>
          </w:p>
        </w:tc>
      </w:tr>
      <w:tr w:rsidR="004C4D4C" w:rsidRPr="003E745F" w14:paraId="326AE702" w14:textId="77777777" w:rsidTr="004C4D4C">
        <w:tc>
          <w:tcPr>
            <w:tcW w:w="1931" w:type="dxa"/>
          </w:tcPr>
          <w:p w14:paraId="05C9BBEA" w14:textId="6C01A447" w:rsidR="004C4D4C" w:rsidRPr="000D041D" w:rsidRDefault="00984AB8" w:rsidP="000A3293">
            <w:pPr>
              <w:rPr>
                <w:rFonts w:ascii="Courier New" w:hAnsi="Courier New" w:cs="Courier New"/>
              </w:rPr>
            </w:pPr>
            <w:r w:rsidRPr="00984AB8">
              <w:rPr>
                <w:rFonts w:ascii="Courier New" w:hAnsi="Courier New" w:cs="Courier New"/>
              </w:rPr>
              <w:t>connection</w:t>
            </w:r>
          </w:p>
        </w:tc>
        <w:tc>
          <w:tcPr>
            <w:tcW w:w="3649" w:type="dxa"/>
          </w:tcPr>
          <w:p w14:paraId="273AB177" w14:textId="1C34C4E2" w:rsidR="004C4D4C" w:rsidRPr="000D041D" w:rsidRDefault="00D6784D" w:rsidP="000A3293">
            <w:pPr>
              <w:rPr>
                <w:rFonts w:ascii="Courier New" w:hAnsi="Courier New" w:cs="Courier New"/>
              </w:rPr>
            </w:pPr>
            <w:hyperlink w:anchor="_J2735PivotPointDescription" w:history="1">
              <w:r w:rsidR="00984AB8" w:rsidRPr="00984AB8">
                <w:rPr>
                  <w:rStyle w:val="Hyperlink"/>
                  <w:rFonts w:ascii="Courier New" w:hAnsi="Courier New" w:cs="Courier New"/>
                </w:rPr>
                <w:t>J2735PivotPointDescription</w:t>
              </w:r>
            </w:hyperlink>
          </w:p>
        </w:tc>
        <w:tc>
          <w:tcPr>
            <w:tcW w:w="1991" w:type="dxa"/>
          </w:tcPr>
          <w:p w14:paraId="11B6DCB6" w14:textId="77777777" w:rsidR="004C4D4C" w:rsidRPr="003E745F" w:rsidRDefault="004C4D4C" w:rsidP="000A3293"/>
        </w:tc>
        <w:tc>
          <w:tcPr>
            <w:tcW w:w="1797" w:type="dxa"/>
          </w:tcPr>
          <w:p w14:paraId="2F3DE854" w14:textId="77777777" w:rsidR="004C4D4C" w:rsidRPr="003E745F" w:rsidRDefault="004C4D4C" w:rsidP="000A3293"/>
        </w:tc>
        <w:tc>
          <w:tcPr>
            <w:tcW w:w="1791" w:type="dxa"/>
          </w:tcPr>
          <w:p w14:paraId="7506B52B" w14:textId="77777777" w:rsidR="004C4D4C" w:rsidRPr="003E745F" w:rsidRDefault="004C4D4C" w:rsidP="000A3293"/>
        </w:tc>
        <w:tc>
          <w:tcPr>
            <w:tcW w:w="1791" w:type="dxa"/>
          </w:tcPr>
          <w:p w14:paraId="1D61223B" w14:textId="77777777" w:rsidR="004C4D4C" w:rsidRPr="003E745F" w:rsidRDefault="004C4D4C" w:rsidP="000A3293"/>
        </w:tc>
      </w:tr>
      <w:tr w:rsidR="00984AB8" w:rsidRPr="003E745F" w14:paraId="7CCF2023" w14:textId="77777777" w:rsidTr="004C4D4C">
        <w:tc>
          <w:tcPr>
            <w:tcW w:w="1931" w:type="dxa"/>
          </w:tcPr>
          <w:p w14:paraId="5EF2AF80" w14:textId="1375F9E6" w:rsidR="00984AB8" w:rsidRPr="00984AB8" w:rsidRDefault="00984AB8" w:rsidP="000A3293">
            <w:pPr>
              <w:rPr>
                <w:rFonts w:ascii="Courier New" w:hAnsi="Courier New" w:cs="Courier New"/>
              </w:rPr>
            </w:pPr>
            <w:r w:rsidRPr="00984AB8">
              <w:rPr>
                <w:rFonts w:ascii="Courier New" w:hAnsi="Courier New" w:cs="Courier New"/>
              </w:rPr>
              <w:t>units</w:t>
            </w:r>
          </w:p>
        </w:tc>
        <w:tc>
          <w:tcPr>
            <w:tcW w:w="3649" w:type="dxa"/>
          </w:tcPr>
          <w:p w14:paraId="1F43A4B5" w14:textId="68DA415D" w:rsidR="00984AB8" w:rsidRDefault="00984AB8" w:rsidP="000A3293">
            <w:pPr>
              <w:rPr>
                <w:rFonts w:ascii="Courier New" w:hAnsi="Courier New" w:cs="Courier New"/>
              </w:rPr>
            </w:pPr>
            <w:r>
              <w:rPr>
                <w:rFonts w:ascii="Courier New" w:hAnsi="Courier New" w:cs="Courier New"/>
              </w:rPr>
              <w:t xml:space="preserve">Array of </w:t>
            </w:r>
            <w:hyperlink w:anchor="_J2735TrailerUnitDescription" w:history="1">
              <w:r w:rsidRPr="00984AB8">
                <w:rPr>
                  <w:rStyle w:val="Hyperlink"/>
                  <w:rFonts w:ascii="Courier New" w:hAnsi="Courier New" w:cs="Courier New"/>
                </w:rPr>
                <w:t>J2735TrailerUnitDescription</w:t>
              </w:r>
            </w:hyperlink>
          </w:p>
        </w:tc>
        <w:tc>
          <w:tcPr>
            <w:tcW w:w="1991" w:type="dxa"/>
          </w:tcPr>
          <w:p w14:paraId="01127A1E" w14:textId="77777777" w:rsidR="00984AB8" w:rsidRPr="003E745F" w:rsidRDefault="00984AB8" w:rsidP="000A3293"/>
        </w:tc>
        <w:tc>
          <w:tcPr>
            <w:tcW w:w="1797" w:type="dxa"/>
          </w:tcPr>
          <w:p w14:paraId="3CE37384" w14:textId="77777777" w:rsidR="00984AB8" w:rsidRPr="003E745F" w:rsidRDefault="00984AB8" w:rsidP="000A3293"/>
        </w:tc>
        <w:tc>
          <w:tcPr>
            <w:tcW w:w="1791" w:type="dxa"/>
          </w:tcPr>
          <w:p w14:paraId="7CD365A5" w14:textId="77777777" w:rsidR="00984AB8" w:rsidRPr="003E745F" w:rsidRDefault="00984AB8" w:rsidP="000A3293"/>
        </w:tc>
        <w:tc>
          <w:tcPr>
            <w:tcW w:w="1791" w:type="dxa"/>
          </w:tcPr>
          <w:p w14:paraId="54EF5650" w14:textId="77777777" w:rsidR="00984AB8" w:rsidRPr="003E745F" w:rsidRDefault="00984AB8" w:rsidP="000A3293"/>
        </w:tc>
      </w:tr>
    </w:tbl>
    <w:p w14:paraId="69C84361" w14:textId="77777777" w:rsidR="00C219BA" w:rsidRDefault="00C219BA" w:rsidP="000A3293"/>
    <w:p w14:paraId="42CDDB7F" w14:textId="5A14629F" w:rsidR="00C219BA" w:rsidRDefault="008A2877" w:rsidP="000A3293">
      <w:pPr>
        <w:pStyle w:val="Heading4"/>
      </w:pPr>
      <w:bookmarkStart w:id="176" w:name="_J2735VehicleClassification"/>
      <w:bookmarkEnd w:id="176"/>
      <w:r w:rsidRPr="008A2877">
        <w:lastRenderedPageBreak/>
        <w:t>J2735VehicleClassification</w:t>
      </w:r>
    </w:p>
    <w:p w14:paraId="09A121EA" w14:textId="77777777" w:rsidR="008A2877" w:rsidRDefault="008A2877" w:rsidP="000A3293"/>
    <w:tbl>
      <w:tblPr>
        <w:tblStyle w:val="TableGrid"/>
        <w:tblW w:w="0" w:type="auto"/>
        <w:tblLook w:val="04A0" w:firstRow="1" w:lastRow="0" w:firstColumn="1" w:lastColumn="0" w:noHBand="0" w:noVBand="1"/>
      </w:tblPr>
      <w:tblGrid>
        <w:gridCol w:w="1933"/>
        <w:gridCol w:w="3550"/>
        <w:gridCol w:w="2210"/>
        <w:gridCol w:w="1757"/>
        <w:gridCol w:w="1750"/>
        <w:gridCol w:w="1750"/>
      </w:tblGrid>
      <w:tr w:rsidR="004C4D4C" w:rsidRPr="006E5FF6" w14:paraId="7495851B" w14:textId="77777777" w:rsidTr="00EC1603">
        <w:tc>
          <w:tcPr>
            <w:tcW w:w="1933" w:type="dxa"/>
          </w:tcPr>
          <w:p w14:paraId="4A2D0CB2" w14:textId="77777777" w:rsidR="004C4D4C" w:rsidRPr="006E5FF6" w:rsidRDefault="004C4D4C" w:rsidP="000A3293">
            <w:pPr>
              <w:rPr>
                <w:b/>
              </w:rPr>
            </w:pPr>
            <w:r w:rsidRPr="006E5FF6">
              <w:rPr>
                <w:b/>
              </w:rPr>
              <w:t>Name</w:t>
            </w:r>
          </w:p>
        </w:tc>
        <w:tc>
          <w:tcPr>
            <w:tcW w:w="3550" w:type="dxa"/>
          </w:tcPr>
          <w:p w14:paraId="3D4CE1C1" w14:textId="77777777" w:rsidR="004C4D4C" w:rsidRPr="006E5FF6" w:rsidRDefault="004C4D4C" w:rsidP="000A3293">
            <w:pPr>
              <w:rPr>
                <w:b/>
              </w:rPr>
            </w:pPr>
            <w:r w:rsidRPr="006E5FF6">
              <w:rPr>
                <w:b/>
              </w:rPr>
              <w:t>Type</w:t>
            </w:r>
          </w:p>
        </w:tc>
        <w:tc>
          <w:tcPr>
            <w:tcW w:w="2210" w:type="dxa"/>
          </w:tcPr>
          <w:p w14:paraId="497D81D4" w14:textId="77777777" w:rsidR="004C4D4C" w:rsidRPr="006E5FF6" w:rsidRDefault="004C4D4C" w:rsidP="000A3293">
            <w:pPr>
              <w:rPr>
                <w:b/>
              </w:rPr>
            </w:pPr>
            <w:r w:rsidRPr="006E5FF6">
              <w:rPr>
                <w:b/>
              </w:rPr>
              <w:t>Description</w:t>
            </w:r>
          </w:p>
        </w:tc>
        <w:tc>
          <w:tcPr>
            <w:tcW w:w="1757" w:type="dxa"/>
          </w:tcPr>
          <w:p w14:paraId="6EEA7E40" w14:textId="77777777" w:rsidR="004C4D4C" w:rsidRPr="006E5FF6" w:rsidRDefault="004C4D4C" w:rsidP="000A3293">
            <w:pPr>
              <w:rPr>
                <w:b/>
              </w:rPr>
            </w:pPr>
            <w:r w:rsidRPr="006E5FF6">
              <w:rPr>
                <w:b/>
              </w:rPr>
              <w:t>Units</w:t>
            </w:r>
          </w:p>
        </w:tc>
        <w:tc>
          <w:tcPr>
            <w:tcW w:w="1750" w:type="dxa"/>
          </w:tcPr>
          <w:p w14:paraId="34FA4E18" w14:textId="77777777" w:rsidR="004C4D4C" w:rsidRPr="006E5FF6" w:rsidRDefault="004C4D4C" w:rsidP="000A3293">
            <w:pPr>
              <w:rPr>
                <w:b/>
              </w:rPr>
            </w:pPr>
            <w:r w:rsidRPr="006E5FF6">
              <w:rPr>
                <w:b/>
              </w:rPr>
              <w:t>Valid Min</w:t>
            </w:r>
          </w:p>
        </w:tc>
        <w:tc>
          <w:tcPr>
            <w:tcW w:w="1750" w:type="dxa"/>
          </w:tcPr>
          <w:p w14:paraId="0192B77A" w14:textId="77777777" w:rsidR="004C4D4C" w:rsidRPr="006E5FF6" w:rsidRDefault="004C4D4C" w:rsidP="000A3293">
            <w:pPr>
              <w:rPr>
                <w:b/>
              </w:rPr>
            </w:pPr>
            <w:r w:rsidRPr="006E5FF6">
              <w:rPr>
                <w:b/>
              </w:rPr>
              <w:t>Valid Max</w:t>
            </w:r>
          </w:p>
        </w:tc>
      </w:tr>
      <w:tr w:rsidR="00813084" w:rsidRPr="003E745F" w14:paraId="727866F3" w14:textId="77777777" w:rsidTr="00EC1603">
        <w:tc>
          <w:tcPr>
            <w:tcW w:w="1933" w:type="dxa"/>
          </w:tcPr>
          <w:p w14:paraId="27204915" w14:textId="312BEB2B" w:rsidR="00813084" w:rsidRPr="000D041D" w:rsidRDefault="00813084" w:rsidP="000A3293">
            <w:pPr>
              <w:rPr>
                <w:rFonts w:ascii="Courier New" w:hAnsi="Courier New" w:cs="Courier New"/>
              </w:rPr>
            </w:pPr>
            <w:r w:rsidRPr="00D043A2">
              <w:rPr>
                <w:rFonts w:ascii="Courier New" w:hAnsi="Courier New" w:cs="Courier New"/>
              </w:rPr>
              <w:t>fuelType</w:t>
            </w:r>
          </w:p>
        </w:tc>
        <w:tc>
          <w:tcPr>
            <w:tcW w:w="3550" w:type="dxa"/>
          </w:tcPr>
          <w:p w14:paraId="1CA07BC7" w14:textId="04D7A73D"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26FDDC88" w14:textId="77777777" w:rsidR="00813084" w:rsidRDefault="00813084" w:rsidP="000A3293">
            <w:r>
              <w:t>One of:</w:t>
            </w:r>
          </w:p>
          <w:p w14:paraId="7BF28D62" w14:textId="111D4E8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highlight w:val="lightGray"/>
              </w:rPr>
              <w:t>unknownFuel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0 -- Gasoline Powered</w:t>
            </w:r>
          </w:p>
          <w:p w14:paraId="2326E057" w14:textId="105A2CCD"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gasoline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1</w:t>
            </w:r>
          </w:p>
          <w:p w14:paraId="25792746" w14:textId="3621B77F"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ethanol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2 -- Including blends</w:t>
            </w:r>
          </w:p>
          <w:p w14:paraId="33E46EB7" w14:textId="3EC2F21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diesel</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3 -- All types</w:t>
            </w:r>
          </w:p>
          <w:p w14:paraId="5D78247E" w14:textId="4A67F205"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electric</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4</w:t>
            </w:r>
          </w:p>
          <w:p w14:paraId="651CD096" w14:textId="5D684E1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hybrid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5 -- All types</w:t>
            </w:r>
          </w:p>
          <w:p w14:paraId="1D7AEA07" w14:textId="467F38EE"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hydrogen</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6</w:t>
            </w:r>
          </w:p>
          <w:p w14:paraId="0F70D8BA" w14:textId="33BF51A6"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natGasLiquid</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7 -- Liquefied</w:t>
            </w:r>
          </w:p>
          <w:p w14:paraId="7737044D" w14:textId="739FCDC0"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natGasComp</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8 -- Compressed</w:t>
            </w:r>
          </w:p>
          <w:p w14:paraId="14ACE8AC" w14:textId="5C538A7C" w:rsidR="00813084" w:rsidRPr="00813084" w:rsidRDefault="00813084" w:rsidP="006820F5">
            <w:pPr>
              <w:pStyle w:val="ListParagraph"/>
              <w:numPr>
                <w:ilvl w:val="0"/>
                <w:numId w:val="36"/>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propane</w:t>
            </w:r>
            <w:r w:rsidRPr="00813084">
              <w:rPr>
                <w:rFonts w:ascii="Consolas" w:hAnsi="Consolas" w:cs="Consolas"/>
                <w:color w:val="000000"/>
                <w:sz w:val="20"/>
                <w:szCs w:val="20"/>
              </w:rPr>
              <w:t xml:space="preserve"> </w:t>
            </w:r>
            <w:r w:rsidRPr="00813084">
              <w:rPr>
                <w:rFonts w:ascii="Consolas" w:hAnsi="Consolas" w:cs="Consolas"/>
                <w:color w:val="3F7F5F"/>
                <w:sz w:val="20"/>
                <w:szCs w:val="20"/>
              </w:rPr>
              <w:t>// FuelType::= 9</w:t>
            </w:r>
          </w:p>
          <w:p w14:paraId="1ECB25DE" w14:textId="77777777" w:rsidR="00813084" w:rsidRPr="003E745F" w:rsidRDefault="00813084" w:rsidP="000A3293"/>
        </w:tc>
      </w:tr>
      <w:tr w:rsidR="00813084" w:rsidRPr="003E745F" w14:paraId="5DE1592A" w14:textId="77777777" w:rsidTr="00EC1603">
        <w:tc>
          <w:tcPr>
            <w:tcW w:w="1933" w:type="dxa"/>
          </w:tcPr>
          <w:p w14:paraId="1012660D" w14:textId="220B355D" w:rsidR="00813084" w:rsidRPr="000D041D" w:rsidRDefault="00813084" w:rsidP="000A3293">
            <w:pPr>
              <w:rPr>
                <w:rFonts w:ascii="Courier New" w:hAnsi="Courier New" w:cs="Courier New"/>
              </w:rPr>
            </w:pPr>
            <w:r w:rsidRPr="00813084">
              <w:rPr>
                <w:rFonts w:ascii="Courier New" w:hAnsi="Courier New" w:cs="Courier New"/>
              </w:rPr>
              <w:t>hpmsType</w:t>
            </w:r>
          </w:p>
        </w:tc>
        <w:tc>
          <w:tcPr>
            <w:tcW w:w="3550" w:type="dxa"/>
          </w:tcPr>
          <w:p w14:paraId="2CE1B83F" w14:textId="0D4BF899" w:rsidR="00813084" w:rsidRPr="000D041D" w:rsidRDefault="00813084" w:rsidP="000A3293">
            <w:pPr>
              <w:rPr>
                <w:rFonts w:ascii="Courier New" w:hAnsi="Courier New" w:cs="Courier New"/>
              </w:rPr>
            </w:pPr>
            <w:r>
              <w:rPr>
                <w:rFonts w:ascii="Courier New" w:hAnsi="Courier New" w:cs="Courier New"/>
              </w:rPr>
              <w:t>Enum</w:t>
            </w:r>
          </w:p>
        </w:tc>
        <w:tc>
          <w:tcPr>
            <w:tcW w:w="7467" w:type="dxa"/>
            <w:gridSpan w:val="4"/>
          </w:tcPr>
          <w:p w14:paraId="33E972CE" w14:textId="77777777" w:rsidR="00813084" w:rsidRDefault="00813084" w:rsidP="000A3293">
            <w:r>
              <w:t>One of:</w:t>
            </w:r>
          </w:p>
          <w:p w14:paraId="374A10C8" w14:textId="51CD47D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none</w:t>
            </w:r>
            <w:r w:rsidRPr="00813084">
              <w:rPr>
                <w:rFonts w:ascii="Consolas" w:hAnsi="Consolas" w:cs="Consolas"/>
                <w:color w:val="000000"/>
                <w:sz w:val="20"/>
                <w:szCs w:val="20"/>
              </w:rPr>
              <w:t>,</w:t>
            </w:r>
          </w:p>
          <w:p w14:paraId="2F7290BD" w14:textId="299E38C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unknown</w:t>
            </w:r>
            <w:r w:rsidRPr="00813084">
              <w:rPr>
                <w:rFonts w:ascii="Consolas" w:hAnsi="Consolas" w:cs="Consolas"/>
                <w:color w:val="000000"/>
                <w:sz w:val="20"/>
                <w:szCs w:val="20"/>
              </w:rPr>
              <w:t>,</w:t>
            </w:r>
          </w:p>
          <w:p w14:paraId="59277275" w14:textId="03F9BBB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special</w:t>
            </w:r>
            <w:r w:rsidRPr="00813084">
              <w:rPr>
                <w:rFonts w:ascii="Consolas" w:hAnsi="Consolas" w:cs="Consolas"/>
                <w:color w:val="000000"/>
                <w:sz w:val="20"/>
                <w:szCs w:val="20"/>
              </w:rPr>
              <w:t>,</w:t>
            </w:r>
          </w:p>
          <w:p w14:paraId="595EDD80" w14:textId="0864254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moto</w:t>
            </w:r>
            <w:r w:rsidRPr="00813084">
              <w:rPr>
                <w:rFonts w:ascii="Consolas" w:hAnsi="Consolas" w:cs="Consolas"/>
                <w:color w:val="000000"/>
                <w:sz w:val="20"/>
                <w:szCs w:val="20"/>
              </w:rPr>
              <w:t>,</w:t>
            </w:r>
          </w:p>
          <w:p w14:paraId="27646007" w14:textId="41A3597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w:t>
            </w:r>
            <w:r w:rsidRPr="00813084">
              <w:rPr>
                <w:rFonts w:ascii="Consolas" w:hAnsi="Consolas" w:cs="Consolas"/>
                <w:color w:val="000000"/>
                <w:sz w:val="20"/>
                <w:szCs w:val="20"/>
              </w:rPr>
              <w:t>,</w:t>
            </w:r>
          </w:p>
          <w:p w14:paraId="50C4AEEE" w14:textId="6FFDA0D3"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carOther</w:t>
            </w:r>
            <w:r w:rsidRPr="00813084">
              <w:rPr>
                <w:rFonts w:ascii="Consolas" w:hAnsi="Consolas" w:cs="Consolas"/>
                <w:color w:val="000000"/>
                <w:sz w:val="20"/>
                <w:szCs w:val="20"/>
              </w:rPr>
              <w:t>,</w:t>
            </w:r>
          </w:p>
          <w:p w14:paraId="2477B7C1" w14:textId="0349BB2B"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bus</w:t>
            </w:r>
            <w:r w:rsidRPr="00813084">
              <w:rPr>
                <w:rFonts w:ascii="Consolas" w:hAnsi="Consolas" w:cs="Consolas"/>
                <w:color w:val="000000"/>
                <w:sz w:val="20"/>
                <w:szCs w:val="20"/>
              </w:rPr>
              <w:t>,</w:t>
            </w:r>
          </w:p>
          <w:p w14:paraId="1FD1320B" w14:textId="32F66E8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axleCnt2</w:t>
            </w:r>
            <w:r w:rsidRPr="00813084">
              <w:rPr>
                <w:rFonts w:ascii="Consolas" w:hAnsi="Consolas" w:cs="Consolas"/>
                <w:color w:val="000000"/>
                <w:sz w:val="20"/>
                <w:szCs w:val="20"/>
              </w:rPr>
              <w:t>,</w:t>
            </w:r>
          </w:p>
          <w:p w14:paraId="37799C0D" w14:textId="24369D88"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axleCnt3</w:t>
            </w:r>
            <w:r w:rsidRPr="00813084">
              <w:rPr>
                <w:rFonts w:ascii="Consolas" w:hAnsi="Consolas" w:cs="Consolas"/>
                <w:color w:val="000000"/>
                <w:sz w:val="20"/>
                <w:szCs w:val="20"/>
              </w:rPr>
              <w:t>,</w:t>
            </w:r>
          </w:p>
          <w:p w14:paraId="4F646036" w14:textId="2085C545"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w:t>
            </w:r>
            <w:r w:rsidRPr="00813084">
              <w:rPr>
                <w:rFonts w:ascii="Consolas" w:hAnsi="Consolas" w:cs="Consolas"/>
                <w:color w:val="000000"/>
                <w:sz w:val="20"/>
                <w:szCs w:val="20"/>
              </w:rPr>
              <w:t>,</w:t>
            </w:r>
          </w:p>
          <w:p w14:paraId="58CBC804" w14:textId="6B47C7E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axleCnt4Trailer</w:t>
            </w:r>
            <w:r w:rsidRPr="00813084">
              <w:rPr>
                <w:rFonts w:ascii="Consolas" w:hAnsi="Consolas" w:cs="Consolas"/>
                <w:color w:val="000000"/>
                <w:sz w:val="20"/>
                <w:szCs w:val="20"/>
              </w:rPr>
              <w:t>,</w:t>
            </w:r>
          </w:p>
          <w:p w14:paraId="1CC51779" w14:textId="57741F8C"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axleCnt5Trailer</w:t>
            </w:r>
            <w:r w:rsidRPr="00813084">
              <w:rPr>
                <w:rFonts w:ascii="Consolas" w:hAnsi="Consolas" w:cs="Consolas"/>
                <w:color w:val="000000"/>
                <w:sz w:val="20"/>
                <w:szCs w:val="20"/>
              </w:rPr>
              <w:t>,</w:t>
            </w:r>
          </w:p>
          <w:p w14:paraId="50224483" w14:textId="182C2D9A"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axleCnt6Trailer</w:t>
            </w:r>
            <w:r w:rsidRPr="00813084">
              <w:rPr>
                <w:rFonts w:ascii="Consolas" w:hAnsi="Consolas" w:cs="Consolas"/>
                <w:color w:val="000000"/>
                <w:sz w:val="20"/>
                <w:szCs w:val="20"/>
              </w:rPr>
              <w:t>,</w:t>
            </w:r>
          </w:p>
          <w:p w14:paraId="4DAB4156" w14:textId="0F27F461"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axleCnt5MultiTrailer</w:t>
            </w:r>
            <w:r w:rsidRPr="00813084">
              <w:rPr>
                <w:rFonts w:ascii="Consolas" w:hAnsi="Consolas" w:cs="Consolas"/>
                <w:color w:val="000000"/>
                <w:sz w:val="20"/>
                <w:szCs w:val="20"/>
              </w:rPr>
              <w:t>,</w:t>
            </w:r>
          </w:p>
          <w:p w14:paraId="3DF661B9" w14:textId="5B9FED5E"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axleCnt6MultiTrailer</w:t>
            </w:r>
            <w:r w:rsidRPr="00813084">
              <w:rPr>
                <w:rFonts w:ascii="Consolas" w:hAnsi="Consolas" w:cs="Consolas"/>
                <w:color w:val="000000"/>
                <w:sz w:val="20"/>
                <w:szCs w:val="20"/>
              </w:rPr>
              <w:t>,</w:t>
            </w:r>
          </w:p>
          <w:p w14:paraId="300FDC1C" w14:textId="4E9F8467" w:rsidR="00813084" w:rsidRPr="00813084" w:rsidRDefault="00813084" w:rsidP="006820F5">
            <w:pPr>
              <w:pStyle w:val="ListParagraph"/>
              <w:numPr>
                <w:ilvl w:val="0"/>
                <w:numId w:val="37"/>
              </w:numPr>
              <w:autoSpaceDE w:val="0"/>
              <w:autoSpaceDN w:val="0"/>
              <w:adjustRightInd w:val="0"/>
              <w:spacing w:before="0"/>
              <w:rPr>
                <w:rFonts w:ascii="Consolas" w:hAnsi="Consolas" w:cs="Consolas"/>
                <w:sz w:val="20"/>
                <w:szCs w:val="20"/>
              </w:rPr>
            </w:pPr>
            <w:r w:rsidRPr="00813084">
              <w:rPr>
                <w:rFonts w:ascii="Consolas" w:hAnsi="Consolas" w:cs="Consolas"/>
                <w:b/>
                <w:bCs/>
                <w:i/>
                <w:iCs/>
                <w:color w:val="0000C0"/>
                <w:sz w:val="20"/>
                <w:szCs w:val="20"/>
              </w:rPr>
              <w:t>axleCnt7MultiTrailer</w:t>
            </w:r>
          </w:p>
          <w:p w14:paraId="61E65F42" w14:textId="77777777" w:rsidR="00813084" w:rsidRPr="003E745F" w:rsidRDefault="00813084" w:rsidP="000A3293"/>
        </w:tc>
      </w:tr>
      <w:tr w:rsidR="00813084" w:rsidRPr="003E745F" w14:paraId="0AC6E4AB" w14:textId="77777777" w:rsidTr="00EC1603">
        <w:tc>
          <w:tcPr>
            <w:tcW w:w="1933" w:type="dxa"/>
          </w:tcPr>
          <w:p w14:paraId="5F94546D" w14:textId="0FF85BA5" w:rsidR="00813084" w:rsidRPr="00813084" w:rsidRDefault="00813084" w:rsidP="000A3293">
            <w:pPr>
              <w:rPr>
                <w:rFonts w:ascii="Courier New" w:hAnsi="Courier New" w:cs="Courier New"/>
              </w:rPr>
            </w:pPr>
            <w:r w:rsidRPr="00813084">
              <w:rPr>
                <w:rFonts w:ascii="Courier New" w:hAnsi="Courier New" w:cs="Courier New"/>
              </w:rPr>
              <w:lastRenderedPageBreak/>
              <w:t>iso3883</w:t>
            </w:r>
          </w:p>
        </w:tc>
        <w:tc>
          <w:tcPr>
            <w:tcW w:w="3550" w:type="dxa"/>
          </w:tcPr>
          <w:p w14:paraId="5877C113" w14:textId="45E07BD1" w:rsidR="00813084" w:rsidRPr="000D041D" w:rsidRDefault="00813084" w:rsidP="000A3293">
            <w:pPr>
              <w:rPr>
                <w:rFonts w:ascii="Courier New" w:hAnsi="Courier New" w:cs="Courier New"/>
              </w:rPr>
            </w:pPr>
            <w:r>
              <w:rPr>
                <w:rFonts w:ascii="Courier New" w:hAnsi="Courier New" w:cs="Courier New"/>
              </w:rPr>
              <w:t>Integer</w:t>
            </w:r>
          </w:p>
        </w:tc>
        <w:tc>
          <w:tcPr>
            <w:tcW w:w="2210" w:type="dxa"/>
          </w:tcPr>
          <w:p w14:paraId="0536C9D3" w14:textId="3EBD1BAD" w:rsidR="00813084" w:rsidRPr="003E745F" w:rsidRDefault="00813084" w:rsidP="000A3293">
            <w:r w:rsidRPr="00813084">
              <w:t>Iso3833VehicleType</w:t>
            </w:r>
          </w:p>
        </w:tc>
        <w:tc>
          <w:tcPr>
            <w:tcW w:w="1757" w:type="dxa"/>
          </w:tcPr>
          <w:p w14:paraId="21E967EA" w14:textId="77DB8559" w:rsidR="00813084" w:rsidRPr="003E745F" w:rsidRDefault="00813084" w:rsidP="000A3293">
            <w:r>
              <w:t>N/A</w:t>
            </w:r>
          </w:p>
        </w:tc>
        <w:tc>
          <w:tcPr>
            <w:tcW w:w="1750" w:type="dxa"/>
          </w:tcPr>
          <w:p w14:paraId="124441B2" w14:textId="4FFAE794" w:rsidR="00813084" w:rsidRPr="003E745F" w:rsidRDefault="00813084" w:rsidP="000A3293">
            <w:r>
              <w:t>0</w:t>
            </w:r>
          </w:p>
        </w:tc>
        <w:tc>
          <w:tcPr>
            <w:tcW w:w="1750" w:type="dxa"/>
          </w:tcPr>
          <w:p w14:paraId="5F98FA4A" w14:textId="6792ECC2" w:rsidR="00813084" w:rsidRPr="003E745F" w:rsidRDefault="00813084" w:rsidP="000A3293">
            <w:r>
              <w:t>100</w:t>
            </w:r>
          </w:p>
        </w:tc>
      </w:tr>
      <w:tr w:rsidR="00813084" w:rsidRPr="003E745F" w14:paraId="6446B89B" w14:textId="77777777" w:rsidTr="00EC1603">
        <w:tc>
          <w:tcPr>
            <w:tcW w:w="1933" w:type="dxa"/>
          </w:tcPr>
          <w:p w14:paraId="0ECB839C" w14:textId="19115251" w:rsidR="00813084" w:rsidRPr="00813084" w:rsidRDefault="00813084" w:rsidP="000A3293">
            <w:pPr>
              <w:rPr>
                <w:rFonts w:ascii="Courier New" w:hAnsi="Courier New" w:cs="Courier New"/>
              </w:rPr>
            </w:pPr>
            <w:r w:rsidRPr="00813084">
              <w:rPr>
                <w:rFonts w:ascii="Courier New" w:hAnsi="Courier New" w:cs="Courier New"/>
              </w:rPr>
              <w:t>keyType</w:t>
            </w:r>
          </w:p>
        </w:tc>
        <w:tc>
          <w:tcPr>
            <w:tcW w:w="3550" w:type="dxa"/>
          </w:tcPr>
          <w:p w14:paraId="3084B856" w14:textId="488FB941" w:rsidR="00813084" w:rsidRDefault="00813084" w:rsidP="000A3293">
            <w:pPr>
              <w:rPr>
                <w:rFonts w:ascii="Courier New" w:hAnsi="Courier New" w:cs="Courier New"/>
              </w:rPr>
            </w:pPr>
            <w:r>
              <w:rPr>
                <w:rFonts w:ascii="Courier New" w:hAnsi="Courier New" w:cs="Courier New"/>
              </w:rPr>
              <w:t>Integer</w:t>
            </w:r>
          </w:p>
        </w:tc>
        <w:tc>
          <w:tcPr>
            <w:tcW w:w="2210" w:type="dxa"/>
          </w:tcPr>
          <w:p w14:paraId="6EA08BB6" w14:textId="584F3153" w:rsidR="00813084" w:rsidRPr="00813084" w:rsidRDefault="00EC1603" w:rsidP="000A3293">
            <w:r w:rsidRPr="00EC1603">
              <w:t>BasicVehicleClass</w:t>
            </w:r>
          </w:p>
        </w:tc>
        <w:tc>
          <w:tcPr>
            <w:tcW w:w="1757" w:type="dxa"/>
          </w:tcPr>
          <w:p w14:paraId="201CC878" w14:textId="71241A96" w:rsidR="00813084" w:rsidRDefault="00EC1603" w:rsidP="000A3293">
            <w:r>
              <w:t>N/A</w:t>
            </w:r>
          </w:p>
        </w:tc>
        <w:tc>
          <w:tcPr>
            <w:tcW w:w="1750" w:type="dxa"/>
          </w:tcPr>
          <w:p w14:paraId="0B43671C" w14:textId="111CD9BE" w:rsidR="00813084" w:rsidRDefault="00EC1603" w:rsidP="000A3293">
            <w:r>
              <w:t>0</w:t>
            </w:r>
          </w:p>
        </w:tc>
        <w:tc>
          <w:tcPr>
            <w:tcW w:w="1750" w:type="dxa"/>
          </w:tcPr>
          <w:p w14:paraId="33D74389" w14:textId="1AD9FB35" w:rsidR="00813084" w:rsidRDefault="00EC1603" w:rsidP="000A3293">
            <w:r>
              <w:t>255</w:t>
            </w:r>
          </w:p>
        </w:tc>
      </w:tr>
      <w:tr w:rsidR="00EC1603" w:rsidRPr="003E745F" w14:paraId="29C831AC" w14:textId="77777777" w:rsidTr="00EC1603">
        <w:tc>
          <w:tcPr>
            <w:tcW w:w="1933" w:type="dxa"/>
          </w:tcPr>
          <w:p w14:paraId="73240F5D" w14:textId="09BB2F89" w:rsidR="00EC1603" w:rsidRPr="00813084" w:rsidRDefault="00EC1603" w:rsidP="000A3293">
            <w:pPr>
              <w:rPr>
                <w:rFonts w:ascii="Courier New" w:hAnsi="Courier New" w:cs="Courier New"/>
              </w:rPr>
            </w:pPr>
            <w:r w:rsidRPr="00EC1603">
              <w:rPr>
                <w:rFonts w:ascii="Courier New" w:hAnsi="Courier New" w:cs="Courier New"/>
              </w:rPr>
              <w:t>responderType</w:t>
            </w:r>
          </w:p>
        </w:tc>
        <w:tc>
          <w:tcPr>
            <w:tcW w:w="3550" w:type="dxa"/>
          </w:tcPr>
          <w:p w14:paraId="496E4EE8" w14:textId="061D0E8E" w:rsidR="00EC1603" w:rsidRDefault="00EC1603" w:rsidP="000A3293">
            <w:pPr>
              <w:rPr>
                <w:rFonts w:ascii="Courier New" w:hAnsi="Courier New" w:cs="Courier New"/>
              </w:rPr>
            </w:pPr>
            <w:r>
              <w:rPr>
                <w:rFonts w:ascii="Courier New" w:hAnsi="Courier New" w:cs="Courier New"/>
              </w:rPr>
              <w:t>Enum</w:t>
            </w:r>
          </w:p>
        </w:tc>
        <w:tc>
          <w:tcPr>
            <w:tcW w:w="7467" w:type="dxa"/>
            <w:gridSpan w:val="4"/>
          </w:tcPr>
          <w:p w14:paraId="7D0E43DF" w14:textId="77777777" w:rsidR="00EC1603" w:rsidRDefault="00EC1603" w:rsidP="000A3293">
            <w:r>
              <w:t xml:space="preserve"> One of:</w:t>
            </w:r>
          </w:p>
          <w:p w14:paraId="31DDC37B" w14:textId="339495D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emergency_vehicle_units</w:t>
            </w:r>
            <w:r w:rsidRPr="00EC1603">
              <w:rPr>
                <w:rFonts w:ascii="Consolas" w:hAnsi="Consolas" w:cs="Consolas"/>
                <w:color w:val="000000"/>
                <w:sz w:val="20"/>
                <w:szCs w:val="20"/>
              </w:rPr>
              <w:t>,</w:t>
            </w:r>
          </w:p>
          <w:p w14:paraId="23A10E97" w14:textId="05D7A255"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federal_law_enforcement_units</w:t>
            </w:r>
            <w:r w:rsidRPr="00EC1603">
              <w:rPr>
                <w:rFonts w:ascii="Consolas" w:hAnsi="Consolas" w:cs="Consolas"/>
                <w:color w:val="000000"/>
                <w:sz w:val="20"/>
                <w:szCs w:val="20"/>
              </w:rPr>
              <w:t>,</w:t>
            </w:r>
          </w:p>
          <w:p w14:paraId="74B98694" w14:textId="32322DE8"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state_police_units</w:t>
            </w:r>
            <w:r w:rsidRPr="00EC1603">
              <w:rPr>
                <w:rFonts w:ascii="Consolas" w:hAnsi="Consolas" w:cs="Consolas"/>
                <w:color w:val="000000"/>
                <w:sz w:val="20"/>
                <w:szCs w:val="20"/>
              </w:rPr>
              <w:t>,</w:t>
            </w:r>
          </w:p>
          <w:p w14:paraId="0C6CBFCC" w14:textId="3772FAA9"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county_police_units</w:t>
            </w:r>
            <w:r w:rsidRPr="00EC1603">
              <w:rPr>
                <w:rFonts w:ascii="Consolas" w:hAnsi="Consolas" w:cs="Consolas"/>
                <w:color w:val="000000"/>
                <w:sz w:val="20"/>
                <w:szCs w:val="20"/>
              </w:rPr>
              <w:t>,</w:t>
            </w:r>
          </w:p>
          <w:p w14:paraId="4306BB78" w14:textId="5CD3B93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local_police_units</w:t>
            </w:r>
            <w:r w:rsidRPr="00EC1603">
              <w:rPr>
                <w:rFonts w:ascii="Consolas" w:hAnsi="Consolas" w:cs="Consolas"/>
                <w:color w:val="000000"/>
                <w:sz w:val="20"/>
                <w:szCs w:val="20"/>
              </w:rPr>
              <w:t>,</w:t>
            </w:r>
          </w:p>
          <w:p w14:paraId="7452B392" w14:textId="03C8CAE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ambulance_units</w:t>
            </w:r>
            <w:r w:rsidRPr="00EC1603">
              <w:rPr>
                <w:rFonts w:ascii="Consolas" w:hAnsi="Consolas" w:cs="Consolas"/>
                <w:color w:val="000000"/>
                <w:sz w:val="20"/>
                <w:szCs w:val="20"/>
              </w:rPr>
              <w:t>,</w:t>
            </w:r>
          </w:p>
          <w:p w14:paraId="23BFE519" w14:textId="0FF9D996"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rescue_units</w:t>
            </w:r>
            <w:r w:rsidRPr="00EC1603">
              <w:rPr>
                <w:rFonts w:ascii="Consolas" w:hAnsi="Consolas" w:cs="Consolas"/>
                <w:color w:val="000000"/>
                <w:sz w:val="20"/>
                <w:szCs w:val="20"/>
              </w:rPr>
              <w:t>,</w:t>
            </w:r>
          </w:p>
          <w:p w14:paraId="13C4A9B4" w14:textId="5585BE5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fire_units</w:t>
            </w:r>
            <w:r w:rsidRPr="00EC1603">
              <w:rPr>
                <w:rFonts w:ascii="Consolas" w:hAnsi="Consolas" w:cs="Consolas"/>
                <w:color w:val="000000"/>
                <w:sz w:val="20"/>
                <w:szCs w:val="20"/>
              </w:rPr>
              <w:t>,</w:t>
            </w:r>
          </w:p>
          <w:p w14:paraId="7AAF2C03" w14:textId="473E7061"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hAZMAT_units</w:t>
            </w:r>
            <w:r w:rsidRPr="00EC1603">
              <w:rPr>
                <w:rFonts w:ascii="Consolas" w:hAnsi="Consolas" w:cs="Consolas"/>
                <w:color w:val="000000"/>
                <w:sz w:val="20"/>
                <w:szCs w:val="20"/>
              </w:rPr>
              <w:t>,</w:t>
            </w:r>
          </w:p>
          <w:p w14:paraId="2D387630" w14:textId="11BFE2C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light_tow_unit</w:t>
            </w:r>
            <w:r w:rsidRPr="00EC1603">
              <w:rPr>
                <w:rFonts w:ascii="Consolas" w:hAnsi="Consolas" w:cs="Consolas"/>
                <w:color w:val="000000"/>
                <w:sz w:val="20"/>
                <w:szCs w:val="20"/>
              </w:rPr>
              <w:t>,</w:t>
            </w:r>
          </w:p>
          <w:p w14:paraId="6A1AD618" w14:textId="730A4770"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heavy_tow_unit</w:t>
            </w:r>
            <w:r w:rsidRPr="00EC1603">
              <w:rPr>
                <w:rFonts w:ascii="Consolas" w:hAnsi="Consolas" w:cs="Consolas"/>
                <w:color w:val="000000"/>
                <w:sz w:val="20"/>
                <w:szCs w:val="20"/>
              </w:rPr>
              <w:t>,</w:t>
            </w:r>
          </w:p>
          <w:p w14:paraId="22943B93" w14:textId="3CFFFC4F"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freeway_service_patrols</w:t>
            </w:r>
            <w:r w:rsidRPr="00EC1603">
              <w:rPr>
                <w:rFonts w:ascii="Consolas" w:hAnsi="Consolas" w:cs="Consolas"/>
                <w:color w:val="000000"/>
                <w:sz w:val="20"/>
                <w:szCs w:val="20"/>
              </w:rPr>
              <w:t>,</w:t>
            </w:r>
          </w:p>
          <w:p w14:paraId="2BBE3C9D" w14:textId="6D2EBB5D"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transportation_response_units</w:t>
            </w:r>
            <w:r w:rsidRPr="00EC1603">
              <w:rPr>
                <w:rFonts w:ascii="Consolas" w:hAnsi="Consolas" w:cs="Consolas"/>
                <w:color w:val="000000"/>
                <w:sz w:val="20"/>
                <w:szCs w:val="20"/>
              </w:rPr>
              <w:t>,</w:t>
            </w:r>
          </w:p>
          <w:p w14:paraId="2651C390" w14:textId="18E1EDFB" w:rsidR="00EC1603" w:rsidRPr="00EC1603" w:rsidRDefault="00EC1603" w:rsidP="006820F5">
            <w:pPr>
              <w:pStyle w:val="ListParagraph"/>
              <w:numPr>
                <w:ilvl w:val="0"/>
                <w:numId w:val="38"/>
              </w:numPr>
              <w:autoSpaceDE w:val="0"/>
              <w:autoSpaceDN w:val="0"/>
              <w:adjustRightInd w:val="0"/>
              <w:spacing w:before="0"/>
              <w:rPr>
                <w:rFonts w:ascii="Consolas" w:hAnsi="Consolas" w:cs="Consolas"/>
                <w:sz w:val="20"/>
                <w:szCs w:val="20"/>
              </w:rPr>
            </w:pPr>
            <w:r w:rsidRPr="00EC1603">
              <w:rPr>
                <w:rFonts w:ascii="Consolas" w:hAnsi="Consolas" w:cs="Consolas"/>
                <w:b/>
                <w:bCs/>
                <w:i/>
                <w:iCs/>
                <w:color w:val="0000C0"/>
                <w:sz w:val="20"/>
                <w:szCs w:val="20"/>
              </w:rPr>
              <w:t>private_contractor_response_units</w:t>
            </w:r>
          </w:p>
        </w:tc>
      </w:tr>
    </w:tbl>
    <w:p w14:paraId="059EB7E6" w14:textId="274EBA93" w:rsidR="008A2877" w:rsidRDefault="008A2877" w:rsidP="000A3293"/>
    <w:p w14:paraId="18A2113B" w14:textId="0C51E14B" w:rsidR="008A2877" w:rsidRDefault="0030246B" w:rsidP="000A3293">
      <w:pPr>
        <w:pStyle w:val="Heading4"/>
      </w:pPr>
      <w:bookmarkStart w:id="177" w:name="_J2735VehicleData"/>
      <w:bookmarkEnd w:id="177"/>
      <w:r w:rsidRPr="0030246B">
        <w:t>J2735VehicleData</w:t>
      </w:r>
    </w:p>
    <w:p w14:paraId="4E46B3ED" w14:textId="77777777" w:rsidR="0030246B" w:rsidRDefault="0030246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CD4656E" w14:textId="77777777" w:rsidTr="004C4D4C">
        <w:tc>
          <w:tcPr>
            <w:tcW w:w="1931" w:type="dxa"/>
          </w:tcPr>
          <w:p w14:paraId="29269992" w14:textId="77777777" w:rsidR="004C4D4C" w:rsidRPr="006E5FF6" w:rsidRDefault="004C4D4C" w:rsidP="000A3293">
            <w:pPr>
              <w:rPr>
                <w:b/>
              </w:rPr>
            </w:pPr>
            <w:r w:rsidRPr="006E5FF6">
              <w:rPr>
                <w:b/>
              </w:rPr>
              <w:t>Name</w:t>
            </w:r>
          </w:p>
        </w:tc>
        <w:tc>
          <w:tcPr>
            <w:tcW w:w="3649" w:type="dxa"/>
          </w:tcPr>
          <w:p w14:paraId="48DE2C70" w14:textId="77777777" w:rsidR="004C4D4C" w:rsidRPr="006E5FF6" w:rsidRDefault="004C4D4C" w:rsidP="000A3293">
            <w:pPr>
              <w:rPr>
                <w:b/>
              </w:rPr>
            </w:pPr>
            <w:r w:rsidRPr="006E5FF6">
              <w:rPr>
                <w:b/>
              </w:rPr>
              <w:t>Type</w:t>
            </w:r>
          </w:p>
        </w:tc>
        <w:tc>
          <w:tcPr>
            <w:tcW w:w="1991" w:type="dxa"/>
          </w:tcPr>
          <w:p w14:paraId="0E5B9996" w14:textId="77777777" w:rsidR="004C4D4C" w:rsidRPr="006E5FF6" w:rsidRDefault="004C4D4C" w:rsidP="000A3293">
            <w:pPr>
              <w:rPr>
                <w:b/>
              </w:rPr>
            </w:pPr>
            <w:r w:rsidRPr="006E5FF6">
              <w:rPr>
                <w:b/>
              </w:rPr>
              <w:t>Description</w:t>
            </w:r>
          </w:p>
        </w:tc>
        <w:tc>
          <w:tcPr>
            <w:tcW w:w="1797" w:type="dxa"/>
          </w:tcPr>
          <w:p w14:paraId="6B1FBB3F" w14:textId="77777777" w:rsidR="004C4D4C" w:rsidRPr="006E5FF6" w:rsidRDefault="004C4D4C" w:rsidP="000A3293">
            <w:pPr>
              <w:rPr>
                <w:b/>
              </w:rPr>
            </w:pPr>
            <w:r w:rsidRPr="006E5FF6">
              <w:rPr>
                <w:b/>
              </w:rPr>
              <w:t>Units</w:t>
            </w:r>
          </w:p>
        </w:tc>
        <w:tc>
          <w:tcPr>
            <w:tcW w:w="1791" w:type="dxa"/>
          </w:tcPr>
          <w:p w14:paraId="3B5F6316" w14:textId="77777777" w:rsidR="004C4D4C" w:rsidRPr="006E5FF6" w:rsidRDefault="004C4D4C" w:rsidP="000A3293">
            <w:pPr>
              <w:rPr>
                <w:b/>
              </w:rPr>
            </w:pPr>
            <w:r w:rsidRPr="006E5FF6">
              <w:rPr>
                <w:b/>
              </w:rPr>
              <w:t>Valid Min</w:t>
            </w:r>
          </w:p>
        </w:tc>
        <w:tc>
          <w:tcPr>
            <w:tcW w:w="1791" w:type="dxa"/>
          </w:tcPr>
          <w:p w14:paraId="55691EEE" w14:textId="77777777" w:rsidR="004C4D4C" w:rsidRPr="006E5FF6" w:rsidRDefault="004C4D4C" w:rsidP="000A3293">
            <w:pPr>
              <w:rPr>
                <w:b/>
              </w:rPr>
            </w:pPr>
            <w:r w:rsidRPr="006E5FF6">
              <w:rPr>
                <w:b/>
              </w:rPr>
              <w:t>Valid Max</w:t>
            </w:r>
          </w:p>
        </w:tc>
      </w:tr>
      <w:tr w:rsidR="004C4D4C" w:rsidRPr="003E745F" w14:paraId="50AFC0B8" w14:textId="77777777" w:rsidTr="004C4D4C">
        <w:tc>
          <w:tcPr>
            <w:tcW w:w="1931" w:type="dxa"/>
          </w:tcPr>
          <w:p w14:paraId="3B44060D" w14:textId="77777777" w:rsidR="004C4D4C" w:rsidRPr="000D041D" w:rsidRDefault="004C4D4C" w:rsidP="000A3293">
            <w:pPr>
              <w:rPr>
                <w:rFonts w:ascii="Courier New" w:hAnsi="Courier New" w:cs="Courier New"/>
              </w:rPr>
            </w:pPr>
          </w:p>
        </w:tc>
        <w:tc>
          <w:tcPr>
            <w:tcW w:w="3649" w:type="dxa"/>
          </w:tcPr>
          <w:p w14:paraId="3BA8F970" w14:textId="77777777" w:rsidR="004C4D4C" w:rsidRPr="000D041D" w:rsidRDefault="004C4D4C" w:rsidP="000A3293">
            <w:pPr>
              <w:rPr>
                <w:rFonts w:ascii="Courier New" w:hAnsi="Courier New" w:cs="Courier New"/>
              </w:rPr>
            </w:pPr>
          </w:p>
        </w:tc>
        <w:tc>
          <w:tcPr>
            <w:tcW w:w="1991" w:type="dxa"/>
          </w:tcPr>
          <w:p w14:paraId="5C7619EC" w14:textId="77777777" w:rsidR="004C4D4C" w:rsidRPr="003E745F" w:rsidRDefault="004C4D4C" w:rsidP="000A3293"/>
        </w:tc>
        <w:tc>
          <w:tcPr>
            <w:tcW w:w="1797" w:type="dxa"/>
          </w:tcPr>
          <w:p w14:paraId="39CD6394" w14:textId="77777777" w:rsidR="004C4D4C" w:rsidRPr="006E5FF6" w:rsidRDefault="004C4D4C" w:rsidP="000A3293">
            <w:pPr>
              <w:rPr>
                <w:vertAlign w:val="superscript"/>
              </w:rPr>
            </w:pPr>
          </w:p>
        </w:tc>
        <w:tc>
          <w:tcPr>
            <w:tcW w:w="1791" w:type="dxa"/>
          </w:tcPr>
          <w:p w14:paraId="1771ED60" w14:textId="77777777" w:rsidR="004C4D4C" w:rsidRPr="003E745F" w:rsidRDefault="004C4D4C" w:rsidP="000A3293"/>
        </w:tc>
        <w:tc>
          <w:tcPr>
            <w:tcW w:w="1791" w:type="dxa"/>
          </w:tcPr>
          <w:p w14:paraId="08AC2FBB" w14:textId="77777777" w:rsidR="004C4D4C" w:rsidRPr="003E745F" w:rsidRDefault="004C4D4C" w:rsidP="000A3293"/>
        </w:tc>
      </w:tr>
      <w:tr w:rsidR="004C4D4C" w:rsidRPr="003E745F" w14:paraId="78FEE809" w14:textId="77777777" w:rsidTr="004C4D4C">
        <w:tc>
          <w:tcPr>
            <w:tcW w:w="1931" w:type="dxa"/>
          </w:tcPr>
          <w:p w14:paraId="01813DFF" w14:textId="77777777" w:rsidR="004C4D4C" w:rsidRPr="000D041D" w:rsidRDefault="004C4D4C" w:rsidP="000A3293">
            <w:pPr>
              <w:rPr>
                <w:rFonts w:ascii="Courier New" w:hAnsi="Courier New" w:cs="Courier New"/>
              </w:rPr>
            </w:pPr>
          </w:p>
        </w:tc>
        <w:tc>
          <w:tcPr>
            <w:tcW w:w="3649" w:type="dxa"/>
          </w:tcPr>
          <w:p w14:paraId="5634095F" w14:textId="77777777" w:rsidR="004C4D4C" w:rsidRPr="000D041D" w:rsidRDefault="004C4D4C" w:rsidP="000A3293">
            <w:pPr>
              <w:rPr>
                <w:rFonts w:ascii="Courier New" w:hAnsi="Courier New" w:cs="Courier New"/>
              </w:rPr>
            </w:pPr>
          </w:p>
        </w:tc>
        <w:tc>
          <w:tcPr>
            <w:tcW w:w="1991" w:type="dxa"/>
          </w:tcPr>
          <w:p w14:paraId="25586206" w14:textId="77777777" w:rsidR="004C4D4C" w:rsidRPr="003E745F" w:rsidRDefault="004C4D4C" w:rsidP="000A3293"/>
        </w:tc>
        <w:tc>
          <w:tcPr>
            <w:tcW w:w="1797" w:type="dxa"/>
          </w:tcPr>
          <w:p w14:paraId="4AB53D52" w14:textId="77777777" w:rsidR="004C4D4C" w:rsidRPr="003E745F" w:rsidRDefault="004C4D4C" w:rsidP="000A3293"/>
        </w:tc>
        <w:tc>
          <w:tcPr>
            <w:tcW w:w="1791" w:type="dxa"/>
          </w:tcPr>
          <w:p w14:paraId="25FE5506" w14:textId="77777777" w:rsidR="004C4D4C" w:rsidRPr="003E745F" w:rsidRDefault="004C4D4C" w:rsidP="000A3293"/>
        </w:tc>
        <w:tc>
          <w:tcPr>
            <w:tcW w:w="1791" w:type="dxa"/>
          </w:tcPr>
          <w:p w14:paraId="29107FAD" w14:textId="77777777" w:rsidR="004C4D4C" w:rsidRPr="003E745F" w:rsidRDefault="004C4D4C" w:rsidP="000A3293"/>
        </w:tc>
      </w:tr>
    </w:tbl>
    <w:p w14:paraId="097173ED" w14:textId="77777777" w:rsidR="0030246B" w:rsidRDefault="0030246B" w:rsidP="000A3293"/>
    <w:p w14:paraId="607902FE" w14:textId="1562378C" w:rsidR="0030246B" w:rsidRDefault="008E57CC" w:rsidP="000A3293">
      <w:pPr>
        <w:pStyle w:val="Heading4"/>
      </w:pPr>
      <w:bookmarkStart w:id="178" w:name="_J2735WeatherReport"/>
      <w:bookmarkEnd w:id="178"/>
      <w:r w:rsidRPr="008E57CC">
        <w:t>J2735WeatherReport</w:t>
      </w:r>
    </w:p>
    <w:p w14:paraId="73F9C55B" w14:textId="77777777" w:rsidR="008E57CC" w:rsidRDefault="008E57CC" w:rsidP="000A3293"/>
    <w:tbl>
      <w:tblPr>
        <w:tblStyle w:val="TableGrid"/>
        <w:tblW w:w="0" w:type="auto"/>
        <w:tblLook w:val="04A0" w:firstRow="1" w:lastRow="0" w:firstColumn="1" w:lastColumn="0" w:noHBand="0" w:noVBand="1"/>
      </w:tblPr>
      <w:tblGrid>
        <w:gridCol w:w="2065"/>
        <w:gridCol w:w="3585"/>
        <w:gridCol w:w="1977"/>
        <w:gridCol w:w="1790"/>
        <w:gridCol w:w="1765"/>
        <w:gridCol w:w="1768"/>
      </w:tblGrid>
      <w:tr w:rsidR="004C4D4C" w:rsidRPr="006E5FF6" w14:paraId="73E7164B" w14:textId="77777777" w:rsidTr="004C4D4C">
        <w:tc>
          <w:tcPr>
            <w:tcW w:w="1931" w:type="dxa"/>
          </w:tcPr>
          <w:p w14:paraId="66189974" w14:textId="77777777" w:rsidR="004C4D4C" w:rsidRPr="006E5FF6" w:rsidRDefault="004C4D4C" w:rsidP="000A3293">
            <w:pPr>
              <w:rPr>
                <w:b/>
              </w:rPr>
            </w:pPr>
            <w:r w:rsidRPr="006E5FF6">
              <w:rPr>
                <w:b/>
              </w:rPr>
              <w:t>Name</w:t>
            </w:r>
          </w:p>
        </w:tc>
        <w:tc>
          <w:tcPr>
            <w:tcW w:w="3649" w:type="dxa"/>
          </w:tcPr>
          <w:p w14:paraId="58C3DE77" w14:textId="77777777" w:rsidR="004C4D4C" w:rsidRPr="006E5FF6" w:rsidRDefault="004C4D4C" w:rsidP="000A3293">
            <w:pPr>
              <w:rPr>
                <w:b/>
              </w:rPr>
            </w:pPr>
            <w:r w:rsidRPr="006E5FF6">
              <w:rPr>
                <w:b/>
              </w:rPr>
              <w:t>Type</w:t>
            </w:r>
          </w:p>
        </w:tc>
        <w:tc>
          <w:tcPr>
            <w:tcW w:w="1991" w:type="dxa"/>
          </w:tcPr>
          <w:p w14:paraId="6D3A6793" w14:textId="77777777" w:rsidR="004C4D4C" w:rsidRPr="006E5FF6" w:rsidRDefault="004C4D4C" w:rsidP="000A3293">
            <w:pPr>
              <w:rPr>
                <w:b/>
              </w:rPr>
            </w:pPr>
            <w:r w:rsidRPr="006E5FF6">
              <w:rPr>
                <w:b/>
              </w:rPr>
              <w:t>Description</w:t>
            </w:r>
          </w:p>
        </w:tc>
        <w:tc>
          <w:tcPr>
            <w:tcW w:w="1797" w:type="dxa"/>
          </w:tcPr>
          <w:p w14:paraId="74A46544" w14:textId="77777777" w:rsidR="004C4D4C" w:rsidRPr="006E5FF6" w:rsidRDefault="004C4D4C" w:rsidP="000A3293">
            <w:pPr>
              <w:rPr>
                <w:b/>
              </w:rPr>
            </w:pPr>
            <w:r w:rsidRPr="006E5FF6">
              <w:rPr>
                <w:b/>
              </w:rPr>
              <w:t>Units</w:t>
            </w:r>
          </w:p>
        </w:tc>
        <w:tc>
          <w:tcPr>
            <w:tcW w:w="1791" w:type="dxa"/>
          </w:tcPr>
          <w:p w14:paraId="61CDCD13" w14:textId="77777777" w:rsidR="004C4D4C" w:rsidRPr="006E5FF6" w:rsidRDefault="004C4D4C" w:rsidP="000A3293">
            <w:pPr>
              <w:rPr>
                <w:b/>
              </w:rPr>
            </w:pPr>
            <w:r w:rsidRPr="006E5FF6">
              <w:rPr>
                <w:b/>
              </w:rPr>
              <w:t>Valid Min</w:t>
            </w:r>
          </w:p>
        </w:tc>
        <w:tc>
          <w:tcPr>
            <w:tcW w:w="1791" w:type="dxa"/>
          </w:tcPr>
          <w:p w14:paraId="2F4136FB" w14:textId="77777777" w:rsidR="004C4D4C" w:rsidRPr="006E5FF6" w:rsidRDefault="004C4D4C" w:rsidP="000A3293">
            <w:pPr>
              <w:rPr>
                <w:b/>
              </w:rPr>
            </w:pPr>
            <w:r w:rsidRPr="006E5FF6">
              <w:rPr>
                <w:b/>
              </w:rPr>
              <w:t>Valid Max</w:t>
            </w:r>
          </w:p>
        </w:tc>
      </w:tr>
      <w:tr w:rsidR="004C4D4C" w:rsidRPr="003E745F" w14:paraId="5D56ADBF" w14:textId="77777777" w:rsidTr="004C4D4C">
        <w:tc>
          <w:tcPr>
            <w:tcW w:w="1931" w:type="dxa"/>
          </w:tcPr>
          <w:p w14:paraId="034F36A8" w14:textId="77777777" w:rsidR="004C4D4C" w:rsidRPr="000D041D" w:rsidRDefault="004C4D4C" w:rsidP="000A3293">
            <w:pPr>
              <w:rPr>
                <w:rFonts w:ascii="Courier New" w:hAnsi="Courier New" w:cs="Courier New"/>
              </w:rPr>
            </w:pPr>
          </w:p>
        </w:tc>
        <w:tc>
          <w:tcPr>
            <w:tcW w:w="3649" w:type="dxa"/>
          </w:tcPr>
          <w:p w14:paraId="10F084CE" w14:textId="77777777" w:rsidR="004C4D4C" w:rsidRPr="000D041D" w:rsidRDefault="004C4D4C" w:rsidP="000A3293">
            <w:pPr>
              <w:rPr>
                <w:rFonts w:ascii="Courier New" w:hAnsi="Courier New" w:cs="Courier New"/>
              </w:rPr>
            </w:pPr>
          </w:p>
        </w:tc>
        <w:tc>
          <w:tcPr>
            <w:tcW w:w="1991" w:type="dxa"/>
          </w:tcPr>
          <w:p w14:paraId="76238809" w14:textId="77777777" w:rsidR="004C4D4C" w:rsidRPr="003E745F" w:rsidRDefault="004C4D4C" w:rsidP="000A3293"/>
        </w:tc>
        <w:tc>
          <w:tcPr>
            <w:tcW w:w="1797" w:type="dxa"/>
          </w:tcPr>
          <w:p w14:paraId="4C26B0C3" w14:textId="77777777" w:rsidR="004C4D4C" w:rsidRPr="006E5FF6" w:rsidRDefault="004C4D4C" w:rsidP="000A3293">
            <w:pPr>
              <w:rPr>
                <w:vertAlign w:val="superscript"/>
              </w:rPr>
            </w:pPr>
          </w:p>
        </w:tc>
        <w:tc>
          <w:tcPr>
            <w:tcW w:w="1791" w:type="dxa"/>
          </w:tcPr>
          <w:p w14:paraId="03580D79" w14:textId="77777777" w:rsidR="004C4D4C" w:rsidRPr="003E745F" w:rsidRDefault="004C4D4C" w:rsidP="000A3293"/>
        </w:tc>
        <w:tc>
          <w:tcPr>
            <w:tcW w:w="1791" w:type="dxa"/>
          </w:tcPr>
          <w:p w14:paraId="64098C42" w14:textId="77777777" w:rsidR="004C4D4C" w:rsidRPr="003E745F" w:rsidRDefault="004C4D4C" w:rsidP="000A3293"/>
        </w:tc>
      </w:tr>
      <w:tr w:rsidR="004C4D4C" w:rsidRPr="003E745F" w14:paraId="21E49881" w14:textId="77777777" w:rsidTr="004C4D4C">
        <w:tc>
          <w:tcPr>
            <w:tcW w:w="1931" w:type="dxa"/>
          </w:tcPr>
          <w:p w14:paraId="61545632" w14:textId="77777777" w:rsidR="004C4D4C" w:rsidRPr="000D041D" w:rsidRDefault="004C4D4C" w:rsidP="000A3293">
            <w:pPr>
              <w:rPr>
                <w:rFonts w:ascii="Courier New" w:hAnsi="Courier New" w:cs="Courier New"/>
              </w:rPr>
            </w:pPr>
          </w:p>
        </w:tc>
        <w:tc>
          <w:tcPr>
            <w:tcW w:w="3649" w:type="dxa"/>
          </w:tcPr>
          <w:p w14:paraId="7B7BA5E2" w14:textId="77777777" w:rsidR="004C4D4C" w:rsidRPr="000D041D" w:rsidRDefault="004C4D4C" w:rsidP="000A3293">
            <w:pPr>
              <w:rPr>
                <w:rFonts w:ascii="Courier New" w:hAnsi="Courier New" w:cs="Courier New"/>
              </w:rPr>
            </w:pPr>
          </w:p>
        </w:tc>
        <w:tc>
          <w:tcPr>
            <w:tcW w:w="1991" w:type="dxa"/>
          </w:tcPr>
          <w:p w14:paraId="5197DA9E" w14:textId="77777777" w:rsidR="004C4D4C" w:rsidRPr="003E745F" w:rsidRDefault="004C4D4C" w:rsidP="000A3293"/>
        </w:tc>
        <w:tc>
          <w:tcPr>
            <w:tcW w:w="1797" w:type="dxa"/>
          </w:tcPr>
          <w:p w14:paraId="49AAC1A1" w14:textId="77777777" w:rsidR="004C4D4C" w:rsidRPr="003E745F" w:rsidRDefault="004C4D4C" w:rsidP="000A3293"/>
        </w:tc>
        <w:tc>
          <w:tcPr>
            <w:tcW w:w="1791" w:type="dxa"/>
          </w:tcPr>
          <w:p w14:paraId="36D31C59" w14:textId="77777777" w:rsidR="004C4D4C" w:rsidRPr="003E745F" w:rsidRDefault="004C4D4C" w:rsidP="000A3293"/>
        </w:tc>
        <w:tc>
          <w:tcPr>
            <w:tcW w:w="1791" w:type="dxa"/>
          </w:tcPr>
          <w:p w14:paraId="5BF35A85" w14:textId="77777777" w:rsidR="004C4D4C" w:rsidRPr="003E745F" w:rsidRDefault="004C4D4C" w:rsidP="000A3293"/>
        </w:tc>
      </w:tr>
      <w:tr w:rsidR="00DE1570" w:rsidRPr="003E745F" w14:paraId="60310D70" w14:textId="77777777" w:rsidTr="00DE1570">
        <w:tc>
          <w:tcPr>
            <w:tcW w:w="1931" w:type="dxa"/>
          </w:tcPr>
          <w:p w14:paraId="6D1AA54F" w14:textId="77777777" w:rsidR="00DE1570" w:rsidRDefault="00DE1570" w:rsidP="00823070">
            <w:pPr>
              <w:rPr>
                <w:rFonts w:ascii="Courier New" w:hAnsi="Courier New" w:cs="Courier New"/>
              </w:rPr>
            </w:pPr>
            <w:r w:rsidRPr="009C1A82">
              <w:rPr>
                <w:rFonts w:ascii="Courier New" w:hAnsi="Courier New" w:cs="Courier New"/>
              </w:rPr>
              <w:t>weatherAirPres</w:t>
            </w:r>
          </w:p>
        </w:tc>
        <w:tc>
          <w:tcPr>
            <w:tcW w:w="3649" w:type="dxa"/>
          </w:tcPr>
          <w:p w14:paraId="3244B7B8"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1148D69A" w14:textId="77777777" w:rsidR="00DE1570" w:rsidRDefault="00DE1570" w:rsidP="00823070"/>
        </w:tc>
        <w:tc>
          <w:tcPr>
            <w:tcW w:w="1797" w:type="dxa"/>
          </w:tcPr>
          <w:p w14:paraId="325D93BC" w14:textId="77777777" w:rsidR="00DE1570" w:rsidRDefault="00DE1570" w:rsidP="00823070">
            <w:r w:rsidRPr="00EB5357">
              <w:t>hectopascals (hPa)</w:t>
            </w:r>
          </w:p>
        </w:tc>
        <w:tc>
          <w:tcPr>
            <w:tcW w:w="1791" w:type="dxa"/>
          </w:tcPr>
          <w:p w14:paraId="4AF95934" w14:textId="77777777" w:rsidR="00DE1570" w:rsidRDefault="00DE1570" w:rsidP="00823070">
            <w:r>
              <w:t>580.0</w:t>
            </w:r>
          </w:p>
        </w:tc>
        <w:tc>
          <w:tcPr>
            <w:tcW w:w="1791" w:type="dxa"/>
          </w:tcPr>
          <w:p w14:paraId="5AE00BC9" w14:textId="77777777" w:rsidR="00DE1570" w:rsidRDefault="00DE1570" w:rsidP="00823070">
            <w:r>
              <w:t>1090.0</w:t>
            </w:r>
          </w:p>
        </w:tc>
      </w:tr>
      <w:tr w:rsidR="00DE1570" w:rsidRPr="003E745F" w14:paraId="7613F04E" w14:textId="77777777" w:rsidTr="00DE1570">
        <w:tc>
          <w:tcPr>
            <w:tcW w:w="1931" w:type="dxa"/>
          </w:tcPr>
          <w:p w14:paraId="54DD5F59" w14:textId="77777777" w:rsidR="00DE1570" w:rsidRDefault="00DE1570" w:rsidP="00823070">
            <w:pPr>
              <w:rPr>
                <w:rFonts w:ascii="Courier New" w:hAnsi="Courier New" w:cs="Courier New"/>
              </w:rPr>
            </w:pPr>
            <w:r w:rsidRPr="009C1A82">
              <w:rPr>
                <w:rFonts w:ascii="Courier New" w:hAnsi="Courier New" w:cs="Courier New"/>
              </w:rPr>
              <w:t>weatherAirTemp</w:t>
            </w:r>
          </w:p>
        </w:tc>
        <w:tc>
          <w:tcPr>
            <w:tcW w:w="3649" w:type="dxa"/>
          </w:tcPr>
          <w:p w14:paraId="4B9FB51E" w14:textId="77777777" w:rsidR="00DE1570" w:rsidRDefault="00DE1570" w:rsidP="00823070">
            <w:pPr>
              <w:rPr>
                <w:rFonts w:ascii="Courier New" w:hAnsi="Courier New" w:cs="Courier New"/>
              </w:rPr>
            </w:pPr>
            <w:r>
              <w:rPr>
                <w:rFonts w:ascii="Courier New" w:hAnsi="Courier New" w:cs="Courier New"/>
              </w:rPr>
              <w:t>decimal</w:t>
            </w:r>
          </w:p>
        </w:tc>
        <w:tc>
          <w:tcPr>
            <w:tcW w:w="1991" w:type="dxa"/>
          </w:tcPr>
          <w:p w14:paraId="48F42D4B" w14:textId="77777777" w:rsidR="00DE1570" w:rsidRDefault="00DE1570" w:rsidP="00823070"/>
        </w:tc>
        <w:tc>
          <w:tcPr>
            <w:tcW w:w="1797" w:type="dxa"/>
          </w:tcPr>
          <w:p w14:paraId="5A7A7794" w14:textId="77777777" w:rsidR="00DE1570" w:rsidRDefault="00DE1570" w:rsidP="00823070">
            <w:r>
              <w:t>Centigrade (Celcius)</w:t>
            </w:r>
          </w:p>
        </w:tc>
        <w:tc>
          <w:tcPr>
            <w:tcW w:w="1791" w:type="dxa"/>
          </w:tcPr>
          <w:p w14:paraId="274A40BC" w14:textId="77777777" w:rsidR="00DE1570" w:rsidRDefault="00DE1570" w:rsidP="00823070">
            <w:r>
              <w:t>-40.0</w:t>
            </w:r>
          </w:p>
        </w:tc>
        <w:tc>
          <w:tcPr>
            <w:tcW w:w="1791" w:type="dxa"/>
          </w:tcPr>
          <w:p w14:paraId="66A22936" w14:textId="77777777" w:rsidR="00DE1570" w:rsidRDefault="00DE1570" w:rsidP="00823070">
            <w:r>
              <w:t>151.0</w:t>
            </w:r>
          </w:p>
        </w:tc>
      </w:tr>
    </w:tbl>
    <w:p w14:paraId="5015298C" w14:textId="77777777" w:rsidR="008E57CC" w:rsidRDefault="008E57CC" w:rsidP="000A3293"/>
    <w:p w14:paraId="56E7B281" w14:textId="6CD0F51B" w:rsidR="008E57CC" w:rsidRDefault="00D13329" w:rsidP="000A3293">
      <w:pPr>
        <w:pStyle w:val="Heading4"/>
      </w:pPr>
      <w:bookmarkStart w:id="179" w:name="_J2735WeatherProbe"/>
      <w:bookmarkEnd w:id="179"/>
      <w:r w:rsidRPr="00D13329">
        <w:t>J2735WeatherProbe</w:t>
      </w:r>
    </w:p>
    <w:p w14:paraId="3CE048CC" w14:textId="77777777" w:rsidR="00D13329" w:rsidRDefault="00D1332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4265D1" w14:textId="77777777" w:rsidTr="004C4D4C">
        <w:tc>
          <w:tcPr>
            <w:tcW w:w="1931" w:type="dxa"/>
          </w:tcPr>
          <w:p w14:paraId="59BB4DD3" w14:textId="77777777" w:rsidR="004C4D4C" w:rsidRPr="006E5FF6" w:rsidRDefault="004C4D4C" w:rsidP="000A3293">
            <w:pPr>
              <w:rPr>
                <w:b/>
              </w:rPr>
            </w:pPr>
            <w:r w:rsidRPr="006E5FF6">
              <w:rPr>
                <w:b/>
              </w:rPr>
              <w:t>Name</w:t>
            </w:r>
          </w:p>
        </w:tc>
        <w:tc>
          <w:tcPr>
            <w:tcW w:w="3649" w:type="dxa"/>
          </w:tcPr>
          <w:p w14:paraId="01A58401" w14:textId="77777777" w:rsidR="004C4D4C" w:rsidRPr="006E5FF6" w:rsidRDefault="004C4D4C" w:rsidP="000A3293">
            <w:pPr>
              <w:rPr>
                <w:b/>
              </w:rPr>
            </w:pPr>
            <w:r w:rsidRPr="006E5FF6">
              <w:rPr>
                <w:b/>
              </w:rPr>
              <w:t>Type</w:t>
            </w:r>
          </w:p>
        </w:tc>
        <w:tc>
          <w:tcPr>
            <w:tcW w:w="1991" w:type="dxa"/>
          </w:tcPr>
          <w:p w14:paraId="45C5C080" w14:textId="77777777" w:rsidR="004C4D4C" w:rsidRPr="006E5FF6" w:rsidRDefault="004C4D4C" w:rsidP="000A3293">
            <w:pPr>
              <w:rPr>
                <w:b/>
              </w:rPr>
            </w:pPr>
            <w:r w:rsidRPr="006E5FF6">
              <w:rPr>
                <w:b/>
              </w:rPr>
              <w:t>Description</w:t>
            </w:r>
          </w:p>
        </w:tc>
        <w:tc>
          <w:tcPr>
            <w:tcW w:w="1797" w:type="dxa"/>
          </w:tcPr>
          <w:p w14:paraId="4E76D9CC" w14:textId="77777777" w:rsidR="004C4D4C" w:rsidRPr="006E5FF6" w:rsidRDefault="004C4D4C" w:rsidP="000A3293">
            <w:pPr>
              <w:rPr>
                <w:b/>
              </w:rPr>
            </w:pPr>
            <w:r w:rsidRPr="006E5FF6">
              <w:rPr>
                <w:b/>
              </w:rPr>
              <w:t>Units</w:t>
            </w:r>
          </w:p>
        </w:tc>
        <w:tc>
          <w:tcPr>
            <w:tcW w:w="1791" w:type="dxa"/>
          </w:tcPr>
          <w:p w14:paraId="408E509C" w14:textId="77777777" w:rsidR="004C4D4C" w:rsidRPr="006E5FF6" w:rsidRDefault="004C4D4C" w:rsidP="000A3293">
            <w:pPr>
              <w:rPr>
                <w:b/>
              </w:rPr>
            </w:pPr>
            <w:r w:rsidRPr="006E5FF6">
              <w:rPr>
                <w:b/>
              </w:rPr>
              <w:t>Valid Min</w:t>
            </w:r>
          </w:p>
        </w:tc>
        <w:tc>
          <w:tcPr>
            <w:tcW w:w="1791" w:type="dxa"/>
          </w:tcPr>
          <w:p w14:paraId="2EB740EC" w14:textId="77777777" w:rsidR="004C4D4C" w:rsidRPr="006E5FF6" w:rsidRDefault="004C4D4C" w:rsidP="000A3293">
            <w:pPr>
              <w:rPr>
                <w:b/>
              </w:rPr>
            </w:pPr>
            <w:r w:rsidRPr="006E5FF6">
              <w:rPr>
                <w:b/>
              </w:rPr>
              <w:t>Valid Max</w:t>
            </w:r>
          </w:p>
        </w:tc>
      </w:tr>
      <w:tr w:rsidR="004C4D4C" w:rsidRPr="003E745F" w14:paraId="0C4A2290" w14:textId="77777777" w:rsidTr="004C4D4C">
        <w:tc>
          <w:tcPr>
            <w:tcW w:w="1931" w:type="dxa"/>
          </w:tcPr>
          <w:p w14:paraId="5948D2B9" w14:textId="77777777" w:rsidR="004C4D4C" w:rsidRPr="000D041D" w:rsidRDefault="004C4D4C" w:rsidP="000A3293">
            <w:pPr>
              <w:rPr>
                <w:rFonts w:ascii="Courier New" w:hAnsi="Courier New" w:cs="Courier New"/>
              </w:rPr>
            </w:pPr>
          </w:p>
        </w:tc>
        <w:tc>
          <w:tcPr>
            <w:tcW w:w="3649" w:type="dxa"/>
          </w:tcPr>
          <w:p w14:paraId="59C8EE34" w14:textId="77777777" w:rsidR="004C4D4C" w:rsidRPr="000D041D" w:rsidRDefault="004C4D4C" w:rsidP="000A3293">
            <w:pPr>
              <w:rPr>
                <w:rFonts w:ascii="Courier New" w:hAnsi="Courier New" w:cs="Courier New"/>
              </w:rPr>
            </w:pPr>
          </w:p>
        </w:tc>
        <w:tc>
          <w:tcPr>
            <w:tcW w:w="1991" w:type="dxa"/>
          </w:tcPr>
          <w:p w14:paraId="0C67296B" w14:textId="77777777" w:rsidR="004C4D4C" w:rsidRPr="003E745F" w:rsidRDefault="004C4D4C" w:rsidP="000A3293"/>
        </w:tc>
        <w:tc>
          <w:tcPr>
            <w:tcW w:w="1797" w:type="dxa"/>
          </w:tcPr>
          <w:p w14:paraId="6CACB041" w14:textId="77777777" w:rsidR="004C4D4C" w:rsidRPr="006E5FF6" w:rsidRDefault="004C4D4C" w:rsidP="000A3293">
            <w:pPr>
              <w:rPr>
                <w:vertAlign w:val="superscript"/>
              </w:rPr>
            </w:pPr>
          </w:p>
        </w:tc>
        <w:tc>
          <w:tcPr>
            <w:tcW w:w="1791" w:type="dxa"/>
          </w:tcPr>
          <w:p w14:paraId="37F2AB45" w14:textId="77777777" w:rsidR="004C4D4C" w:rsidRPr="003E745F" w:rsidRDefault="004C4D4C" w:rsidP="000A3293"/>
        </w:tc>
        <w:tc>
          <w:tcPr>
            <w:tcW w:w="1791" w:type="dxa"/>
          </w:tcPr>
          <w:p w14:paraId="73A14111" w14:textId="77777777" w:rsidR="004C4D4C" w:rsidRPr="003E745F" w:rsidRDefault="004C4D4C" w:rsidP="000A3293"/>
        </w:tc>
      </w:tr>
      <w:tr w:rsidR="004C4D4C" w:rsidRPr="003E745F" w14:paraId="49B8095C" w14:textId="77777777" w:rsidTr="004C4D4C">
        <w:tc>
          <w:tcPr>
            <w:tcW w:w="1931" w:type="dxa"/>
          </w:tcPr>
          <w:p w14:paraId="131CABAF" w14:textId="77777777" w:rsidR="004C4D4C" w:rsidRPr="000D041D" w:rsidRDefault="004C4D4C" w:rsidP="000A3293">
            <w:pPr>
              <w:rPr>
                <w:rFonts w:ascii="Courier New" w:hAnsi="Courier New" w:cs="Courier New"/>
              </w:rPr>
            </w:pPr>
          </w:p>
        </w:tc>
        <w:tc>
          <w:tcPr>
            <w:tcW w:w="3649" w:type="dxa"/>
          </w:tcPr>
          <w:p w14:paraId="4DF302FC" w14:textId="77777777" w:rsidR="004C4D4C" w:rsidRPr="000D041D" w:rsidRDefault="004C4D4C" w:rsidP="000A3293">
            <w:pPr>
              <w:rPr>
                <w:rFonts w:ascii="Courier New" w:hAnsi="Courier New" w:cs="Courier New"/>
              </w:rPr>
            </w:pPr>
          </w:p>
        </w:tc>
        <w:tc>
          <w:tcPr>
            <w:tcW w:w="1991" w:type="dxa"/>
          </w:tcPr>
          <w:p w14:paraId="7EC6500A" w14:textId="77777777" w:rsidR="004C4D4C" w:rsidRPr="003E745F" w:rsidRDefault="004C4D4C" w:rsidP="000A3293"/>
        </w:tc>
        <w:tc>
          <w:tcPr>
            <w:tcW w:w="1797" w:type="dxa"/>
          </w:tcPr>
          <w:p w14:paraId="18F98F50" w14:textId="77777777" w:rsidR="004C4D4C" w:rsidRPr="003E745F" w:rsidRDefault="004C4D4C" w:rsidP="000A3293"/>
        </w:tc>
        <w:tc>
          <w:tcPr>
            <w:tcW w:w="1791" w:type="dxa"/>
          </w:tcPr>
          <w:p w14:paraId="38FBB752" w14:textId="77777777" w:rsidR="004C4D4C" w:rsidRPr="003E745F" w:rsidRDefault="004C4D4C" w:rsidP="000A3293"/>
        </w:tc>
        <w:tc>
          <w:tcPr>
            <w:tcW w:w="1791" w:type="dxa"/>
          </w:tcPr>
          <w:p w14:paraId="2BB494AA" w14:textId="77777777" w:rsidR="004C4D4C" w:rsidRPr="003E745F" w:rsidRDefault="004C4D4C" w:rsidP="000A3293"/>
        </w:tc>
      </w:tr>
    </w:tbl>
    <w:p w14:paraId="035598D3" w14:textId="77777777" w:rsidR="00D13329" w:rsidRDefault="00D13329" w:rsidP="000A3293"/>
    <w:p w14:paraId="05D47A8C" w14:textId="373DA5DB" w:rsidR="00D13329" w:rsidRDefault="00E274B6" w:rsidP="000A3293">
      <w:pPr>
        <w:pStyle w:val="Heading4"/>
      </w:pPr>
      <w:bookmarkStart w:id="180" w:name="_J2735ObstacleDetection"/>
      <w:bookmarkEnd w:id="180"/>
      <w:r w:rsidRPr="00E274B6">
        <w:t>J2735ObstacleDetection</w:t>
      </w:r>
    </w:p>
    <w:p w14:paraId="4DE4B8C1" w14:textId="77777777" w:rsidR="00E274B6" w:rsidRDefault="00E274B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D2FFCA4" w14:textId="77777777" w:rsidTr="004C4D4C">
        <w:tc>
          <w:tcPr>
            <w:tcW w:w="1931" w:type="dxa"/>
          </w:tcPr>
          <w:p w14:paraId="344BF2D4" w14:textId="77777777" w:rsidR="004C4D4C" w:rsidRPr="006E5FF6" w:rsidRDefault="004C4D4C" w:rsidP="000A3293">
            <w:pPr>
              <w:rPr>
                <w:b/>
              </w:rPr>
            </w:pPr>
            <w:r w:rsidRPr="006E5FF6">
              <w:rPr>
                <w:b/>
              </w:rPr>
              <w:t>Name</w:t>
            </w:r>
          </w:p>
        </w:tc>
        <w:tc>
          <w:tcPr>
            <w:tcW w:w="3649" w:type="dxa"/>
          </w:tcPr>
          <w:p w14:paraId="60AF71C6" w14:textId="77777777" w:rsidR="004C4D4C" w:rsidRPr="006E5FF6" w:rsidRDefault="004C4D4C" w:rsidP="000A3293">
            <w:pPr>
              <w:rPr>
                <w:b/>
              </w:rPr>
            </w:pPr>
            <w:r w:rsidRPr="006E5FF6">
              <w:rPr>
                <w:b/>
              </w:rPr>
              <w:t>Type</w:t>
            </w:r>
          </w:p>
        </w:tc>
        <w:tc>
          <w:tcPr>
            <w:tcW w:w="1991" w:type="dxa"/>
          </w:tcPr>
          <w:p w14:paraId="45ACB310" w14:textId="77777777" w:rsidR="004C4D4C" w:rsidRPr="006E5FF6" w:rsidRDefault="004C4D4C" w:rsidP="000A3293">
            <w:pPr>
              <w:rPr>
                <w:b/>
              </w:rPr>
            </w:pPr>
            <w:r w:rsidRPr="006E5FF6">
              <w:rPr>
                <w:b/>
              </w:rPr>
              <w:t>Description</w:t>
            </w:r>
          </w:p>
        </w:tc>
        <w:tc>
          <w:tcPr>
            <w:tcW w:w="1797" w:type="dxa"/>
          </w:tcPr>
          <w:p w14:paraId="0D5E4981" w14:textId="77777777" w:rsidR="004C4D4C" w:rsidRPr="006E5FF6" w:rsidRDefault="004C4D4C" w:rsidP="000A3293">
            <w:pPr>
              <w:rPr>
                <w:b/>
              </w:rPr>
            </w:pPr>
            <w:r w:rsidRPr="006E5FF6">
              <w:rPr>
                <w:b/>
              </w:rPr>
              <w:t>Units</w:t>
            </w:r>
          </w:p>
        </w:tc>
        <w:tc>
          <w:tcPr>
            <w:tcW w:w="1791" w:type="dxa"/>
          </w:tcPr>
          <w:p w14:paraId="7536816C" w14:textId="77777777" w:rsidR="004C4D4C" w:rsidRPr="006E5FF6" w:rsidRDefault="004C4D4C" w:rsidP="000A3293">
            <w:pPr>
              <w:rPr>
                <w:b/>
              </w:rPr>
            </w:pPr>
            <w:r w:rsidRPr="006E5FF6">
              <w:rPr>
                <w:b/>
              </w:rPr>
              <w:t>Valid Min</w:t>
            </w:r>
          </w:p>
        </w:tc>
        <w:tc>
          <w:tcPr>
            <w:tcW w:w="1791" w:type="dxa"/>
          </w:tcPr>
          <w:p w14:paraId="471008D7" w14:textId="77777777" w:rsidR="004C4D4C" w:rsidRPr="006E5FF6" w:rsidRDefault="004C4D4C" w:rsidP="000A3293">
            <w:pPr>
              <w:rPr>
                <w:b/>
              </w:rPr>
            </w:pPr>
            <w:r w:rsidRPr="006E5FF6">
              <w:rPr>
                <w:b/>
              </w:rPr>
              <w:t>Valid Max</w:t>
            </w:r>
          </w:p>
        </w:tc>
      </w:tr>
      <w:tr w:rsidR="004C4D4C" w:rsidRPr="003E745F" w14:paraId="4635AD7D" w14:textId="77777777" w:rsidTr="004C4D4C">
        <w:tc>
          <w:tcPr>
            <w:tcW w:w="1931" w:type="dxa"/>
          </w:tcPr>
          <w:p w14:paraId="44FC05EE" w14:textId="77777777" w:rsidR="004C4D4C" w:rsidRPr="000D041D" w:rsidRDefault="004C4D4C" w:rsidP="000A3293">
            <w:pPr>
              <w:rPr>
                <w:rFonts w:ascii="Courier New" w:hAnsi="Courier New" w:cs="Courier New"/>
              </w:rPr>
            </w:pPr>
          </w:p>
        </w:tc>
        <w:tc>
          <w:tcPr>
            <w:tcW w:w="3649" w:type="dxa"/>
          </w:tcPr>
          <w:p w14:paraId="137C59F3" w14:textId="77777777" w:rsidR="004C4D4C" w:rsidRPr="000D041D" w:rsidRDefault="004C4D4C" w:rsidP="000A3293">
            <w:pPr>
              <w:rPr>
                <w:rFonts w:ascii="Courier New" w:hAnsi="Courier New" w:cs="Courier New"/>
              </w:rPr>
            </w:pPr>
          </w:p>
        </w:tc>
        <w:tc>
          <w:tcPr>
            <w:tcW w:w="1991" w:type="dxa"/>
          </w:tcPr>
          <w:p w14:paraId="249374A1" w14:textId="77777777" w:rsidR="004C4D4C" w:rsidRPr="003E745F" w:rsidRDefault="004C4D4C" w:rsidP="000A3293"/>
        </w:tc>
        <w:tc>
          <w:tcPr>
            <w:tcW w:w="1797" w:type="dxa"/>
          </w:tcPr>
          <w:p w14:paraId="47EE048D" w14:textId="77777777" w:rsidR="004C4D4C" w:rsidRPr="006E5FF6" w:rsidRDefault="004C4D4C" w:rsidP="000A3293">
            <w:pPr>
              <w:rPr>
                <w:vertAlign w:val="superscript"/>
              </w:rPr>
            </w:pPr>
          </w:p>
        </w:tc>
        <w:tc>
          <w:tcPr>
            <w:tcW w:w="1791" w:type="dxa"/>
          </w:tcPr>
          <w:p w14:paraId="11317AAE" w14:textId="77777777" w:rsidR="004C4D4C" w:rsidRPr="003E745F" w:rsidRDefault="004C4D4C" w:rsidP="000A3293"/>
        </w:tc>
        <w:tc>
          <w:tcPr>
            <w:tcW w:w="1791" w:type="dxa"/>
          </w:tcPr>
          <w:p w14:paraId="323C1671" w14:textId="77777777" w:rsidR="004C4D4C" w:rsidRPr="003E745F" w:rsidRDefault="004C4D4C" w:rsidP="000A3293"/>
        </w:tc>
      </w:tr>
      <w:tr w:rsidR="004C4D4C" w:rsidRPr="003E745F" w14:paraId="368D7724" w14:textId="77777777" w:rsidTr="004C4D4C">
        <w:tc>
          <w:tcPr>
            <w:tcW w:w="1931" w:type="dxa"/>
          </w:tcPr>
          <w:p w14:paraId="144D7658" w14:textId="77777777" w:rsidR="004C4D4C" w:rsidRPr="000D041D" w:rsidRDefault="004C4D4C" w:rsidP="000A3293">
            <w:pPr>
              <w:rPr>
                <w:rFonts w:ascii="Courier New" w:hAnsi="Courier New" w:cs="Courier New"/>
              </w:rPr>
            </w:pPr>
          </w:p>
        </w:tc>
        <w:tc>
          <w:tcPr>
            <w:tcW w:w="3649" w:type="dxa"/>
          </w:tcPr>
          <w:p w14:paraId="7AC1D0F4" w14:textId="77777777" w:rsidR="004C4D4C" w:rsidRPr="000D041D" w:rsidRDefault="004C4D4C" w:rsidP="000A3293">
            <w:pPr>
              <w:rPr>
                <w:rFonts w:ascii="Courier New" w:hAnsi="Courier New" w:cs="Courier New"/>
              </w:rPr>
            </w:pPr>
          </w:p>
        </w:tc>
        <w:tc>
          <w:tcPr>
            <w:tcW w:w="1991" w:type="dxa"/>
          </w:tcPr>
          <w:p w14:paraId="787A0950" w14:textId="77777777" w:rsidR="004C4D4C" w:rsidRPr="003E745F" w:rsidRDefault="004C4D4C" w:rsidP="000A3293"/>
        </w:tc>
        <w:tc>
          <w:tcPr>
            <w:tcW w:w="1797" w:type="dxa"/>
          </w:tcPr>
          <w:p w14:paraId="7CC438D2" w14:textId="77777777" w:rsidR="004C4D4C" w:rsidRPr="003E745F" w:rsidRDefault="004C4D4C" w:rsidP="000A3293"/>
        </w:tc>
        <w:tc>
          <w:tcPr>
            <w:tcW w:w="1791" w:type="dxa"/>
          </w:tcPr>
          <w:p w14:paraId="0EC4CCC0" w14:textId="77777777" w:rsidR="004C4D4C" w:rsidRPr="003E745F" w:rsidRDefault="004C4D4C" w:rsidP="000A3293"/>
        </w:tc>
        <w:tc>
          <w:tcPr>
            <w:tcW w:w="1791" w:type="dxa"/>
          </w:tcPr>
          <w:p w14:paraId="2EEF89FD" w14:textId="77777777" w:rsidR="004C4D4C" w:rsidRPr="003E745F" w:rsidRDefault="004C4D4C" w:rsidP="000A3293"/>
        </w:tc>
      </w:tr>
    </w:tbl>
    <w:p w14:paraId="5A90B5EE" w14:textId="77777777" w:rsidR="00E274B6" w:rsidRDefault="00E274B6" w:rsidP="000A3293"/>
    <w:p w14:paraId="7CA041ED" w14:textId="15A38248" w:rsidR="00E274B6" w:rsidRDefault="00E45AA5" w:rsidP="000A3293">
      <w:pPr>
        <w:pStyle w:val="Heading4"/>
      </w:pPr>
      <w:bookmarkStart w:id="181" w:name="_J2735DisabledVehicle"/>
      <w:bookmarkEnd w:id="181"/>
      <w:r w:rsidRPr="00E45AA5">
        <w:t>J2735DisabledVehicle</w:t>
      </w:r>
    </w:p>
    <w:p w14:paraId="6CEF4497" w14:textId="77777777" w:rsidR="00E45AA5" w:rsidRDefault="00E45AA5"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6A076D6" w14:textId="77777777" w:rsidTr="004C4D4C">
        <w:tc>
          <w:tcPr>
            <w:tcW w:w="1931" w:type="dxa"/>
          </w:tcPr>
          <w:p w14:paraId="6C207DD0" w14:textId="77777777" w:rsidR="004C4D4C" w:rsidRPr="006E5FF6" w:rsidRDefault="004C4D4C" w:rsidP="000A3293">
            <w:pPr>
              <w:rPr>
                <w:b/>
              </w:rPr>
            </w:pPr>
            <w:r w:rsidRPr="006E5FF6">
              <w:rPr>
                <w:b/>
              </w:rPr>
              <w:t>Name</w:t>
            </w:r>
          </w:p>
        </w:tc>
        <w:tc>
          <w:tcPr>
            <w:tcW w:w="3649" w:type="dxa"/>
          </w:tcPr>
          <w:p w14:paraId="35877752" w14:textId="77777777" w:rsidR="004C4D4C" w:rsidRPr="006E5FF6" w:rsidRDefault="004C4D4C" w:rsidP="000A3293">
            <w:pPr>
              <w:rPr>
                <w:b/>
              </w:rPr>
            </w:pPr>
            <w:r w:rsidRPr="006E5FF6">
              <w:rPr>
                <w:b/>
              </w:rPr>
              <w:t>Type</w:t>
            </w:r>
          </w:p>
        </w:tc>
        <w:tc>
          <w:tcPr>
            <w:tcW w:w="1991" w:type="dxa"/>
          </w:tcPr>
          <w:p w14:paraId="28F947DA" w14:textId="77777777" w:rsidR="004C4D4C" w:rsidRPr="006E5FF6" w:rsidRDefault="004C4D4C" w:rsidP="000A3293">
            <w:pPr>
              <w:rPr>
                <w:b/>
              </w:rPr>
            </w:pPr>
            <w:r w:rsidRPr="006E5FF6">
              <w:rPr>
                <w:b/>
              </w:rPr>
              <w:t>Description</w:t>
            </w:r>
          </w:p>
        </w:tc>
        <w:tc>
          <w:tcPr>
            <w:tcW w:w="1797" w:type="dxa"/>
          </w:tcPr>
          <w:p w14:paraId="7E463F79" w14:textId="77777777" w:rsidR="004C4D4C" w:rsidRPr="006E5FF6" w:rsidRDefault="004C4D4C" w:rsidP="000A3293">
            <w:pPr>
              <w:rPr>
                <w:b/>
              </w:rPr>
            </w:pPr>
            <w:r w:rsidRPr="006E5FF6">
              <w:rPr>
                <w:b/>
              </w:rPr>
              <w:t>Units</w:t>
            </w:r>
          </w:p>
        </w:tc>
        <w:tc>
          <w:tcPr>
            <w:tcW w:w="1791" w:type="dxa"/>
          </w:tcPr>
          <w:p w14:paraId="67FDF785" w14:textId="77777777" w:rsidR="004C4D4C" w:rsidRPr="006E5FF6" w:rsidRDefault="004C4D4C" w:rsidP="000A3293">
            <w:pPr>
              <w:rPr>
                <w:b/>
              </w:rPr>
            </w:pPr>
            <w:r w:rsidRPr="006E5FF6">
              <w:rPr>
                <w:b/>
              </w:rPr>
              <w:t>Valid Min</w:t>
            </w:r>
          </w:p>
        </w:tc>
        <w:tc>
          <w:tcPr>
            <w:tcW w:w="1791" w:type="dxa"/>
          </w:tcPr>
          <w:p w14:paraId="150D9F2E" w14:textId="77777777" w:rsidR="004C4D4C" w:rsidRPr="006E5FF6" w:rsidRDefault="004C4D4C" w:rsidP="000A3293">
            <w:pPr>
              <w:rPr>
                <w:b/>
              </w:rPr>
            </w:pPr>
            <w:r w:rsidRPr="006E5FF6">
              <w:rPr>
                <w:b/>
              </w:rPr>
              <w:t>Valid Max</w:t>
            </w:r>
          </w:p>
        </w:tc>
      </w:tr>
      <w:tr w:rsidR="004C4D4C" w:rsidRPr="003E745F" w14:paraId="1AD3B8F9" w14:textId="77777777" w:rsidTr="004C4D4C">
        <w:tc>
          <w:tcPr>
            <w:tcW w:w="1931" w:type="dxa"/>
          </w:tcPr>
          <w:p w14:paraId="14FBC264" w14:textId="77777777" w:rsidR="004C4D4C" w:rsidRPr="000D041D" w:rsidRDefault="004C4D4C" w:rsidP="000A3293">
            <w:pPr>
              <w:rPr>
                <w:rFonts w:ascii="Courier New" w:hAnsi="Courier New" w:cs="Courier New"/>
              </w:rPr>
            </w:pPr>
          </w:p>
        </w:tc>
        <w:tc>
          <w:tcPr>
            <w:tcW w:w="3649" w:type="dxa"/>
          </w:tcPr>
          <w:p w14:paraId="195D3738" w14:textId="77777777" w:rsidR="004C4D4C" w:rsidRPr="000D041D" w:rsidRDefault="004C4D4C" w:rsidP="000A3293">
            <w:pPr>
              <w:rPr>
                <w:rFonts w:ascii="Courier New" w:hAnsi="Courier New" w:cs="Courier New"/>
              </w:rPr>
            </w:pPr>
          </w:p>
        </w:tc>
        <w:tc>
          <w:tcPr>
            <w:tcW w:w="1991" w:type="dxa"/>
          </w:tcPr>
          <w:p w14:paraId="281C1E5C" w14:textId="77777777" w:rsidR="004C4D4C" w:rsidRPr="003E745F" w:rsidRDefault="004C4D4C" w:rsidP="000A3293"/>
        </w:tc>
        <w:tc>
          <w:tcPr>
            <w:tcW w:w="1797" w:type="dxa"/>
          </w:tcPr>
          <w:p w14:paraId="59C5800B" w14:textId="77777777" w:rsidR="004C4D4C" w:rsidRPr="006E5FF6" w:rsidRDefault="004C4D4C" w:rsidP="000A3293">
            <w:pPr>
              <w:rPr>
                <w:vertAlign w:val="superscript"/>
              </w:rPr>
            </w:pPr>
          </w:p>
        </w:tc>
        <w:tc>
          <w:tcPr>
            <w:tcW w:w="1791" w:type="dxa"/>
          </w:tcPr>
          <w:p w14:paraId="08CE10EC" w14:textId="77777777" w:rsidR="004C4D4C" w:rsidRPr="003E745F" w:rsidRDefault="004C4D4C" w:rsidP="000A3293"/>
        </w:tc>
        <w:tc>
          <w:tcPr>
            <w:tcW w:w="1791" w:type="dxa"/>
          </w:tcPr>
          <w:p w14:paraId="646BE8ED" w14:textId="77777777" w:rsidR="004C4D4C" w:rsidRPr="003E745F" w:rsidRDefault="004C4D4C" w:rsidP="000A3293"/>
        </w:tc>
      </w:tr>
      <w:tr w:rsidR="004C4D4C" w:rsidRPr="003E745F" w14:paraId="40CA18A5" w14:textId="77777777" w:rsidTr="004C4D4C">
        <w:tc>
          <w:tcPr>
            <w:tcW w:w="1931" w:type="dxa"/>
          </w:tcPr>
          <w:p w14:paraId="476BD903" w14:textId="77777777" w:rsidR="004C4D4C" w:rsidRPr="000D041D" w:rsidRDefault="004C4D4C" w:rsidP="000A3293">
            <w:pPr>
              <w:rPr>
                <w:rFonts w:ascii="Courier New" w:hAnsi="Courier New" w:cs="Courier New"/>
              </w:rPr>
            </w:pPr>
          </w:p>
        </w:tc>
        <w:tc>
          <w:tcPr>
            <w:tcW w:w="3649" w:type="dxa"/>
          </w:tcPr>
          <w:p w14:paraId="0F71168B" w14:textId="77777777" w:rsidR="004C4D4C" w:rsidRPr="000D041D" w:rsidRDefault="004C4D4C" w:rsidP="000A3293">
            <w:pPr>
              <w:rPr>
                <w:rFonts w:ascii="Courier New" w:hAnsi="Courier New" w:cs="Courier New"/>
              </w:rPr>
            </w:pPr>
          </w:p>
        </w:tc>
        <w:tc>
          <w:tcPr>
            <w:tcW w:w="1991" w:type="dxa"/>
          </w:tcPr>
          <w:p w14:paraId="007A8CCB" w14:textId="77777777" w:rsidR="004C4D4C" w:rsidRPr="003E745F" w:rsidRDefault="004C4D4C" w:rsidP="000A3293"/>
        </w:tc>
        <w:tc>
          <w:tcPr>
            <w:tcW w:w="1797" w:type="dxa"/>
          </w:tcPr>
          <w:p w14:paraId="7878075B" w14:textId="77777777" w:rsidR="004C4D4C" w:rsidRPr="003E745F" w:rsidRDefault="004C4D4C" w:rsidP="000A3293"/>
        </w:tc>
        <w:tc>
          <w:tcPr>
            <w:tcW w:w="1791" w:type="dxa"/>
          </w:tcPr>
          <w:p w14:paraId="2FBF366E" w14:textId="77777777" w:rsidR="004C4D4C" w:rsidRPr="003E745F" w:rsidRDefault="004C4D4C" w:rsidP="000A3293"/>
        </w:tc>
        <w:tc>
          <w:tcPr>
            <w:tcW w:w="1791" w:type="dxa"/>
          </w:tcPr>
          <w:p w14:paraId="5597EF74" w14:textId="77777777" w:rsidR="004C4D4C" w:rsidRPr="003E745F" w:rsidRDefault="004C4D4C" w:rsidP="000A3293"/>
        </w:tc>
      </w:tr>
    </w:tbl>
    <w:p w14:paraId="32273DAE" w14:textId="77777777" w:rsidR="00E45AA5" w:rsidRDefault="00E45AA5" w:rsidP="000A3293"/>
    <w:p w14:paraId="26761A8C" w14:textId="4C69B913" w:rsidR="00E45AA5" w:rsidRDefault="006D1AAC" w:rsidP="000A3293">
      <w:pPr>
        <w:pStyle w:val="Heading4"/>
      </w:pPr>
      <w:bookmarkStart w:id="182" w:name="_J2735SpeedProfile"/>
      <w:bookmarkEnd w:id="182"/>
      <w:r w:rsidRPr="006D1AAC">
        <w:t>J2735SpeedProfile</w:t>
      </w:r>
    </w:p>
    <w:p w14:paraId="6404B2F9" w14:textId="77777777" w:rsidR="006D1AAC" w:rsidRDefault="006D1AAC"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8890014" w14:textId="77777777" w:rsidTr="004C4D4C">
        <w:tc>
          <w:tcPr>
            <w:tcW w:w="1931" w:type="dxa"/>
          </w:tcPr>
          <w:p w14:paraId="2420542D" w14:textId="77777777" w:rsidR="004C4D4C" w:rsidRPr="006E5FF6" w:rsidRDefault="004C4D4C" w:rsidP="000A3293">
            <w:pPr>
              <w:rPr>
                <w:b/>
              </w:rPr>
            </w:pPr>
            <w:r w:rsidRPr="006E5FF6">
              <w:rPr>
                <w:b/>
              </w:rPr>
              <w:t>Name</w:t>
            </w:r>
          </w:p>
        </w:tc>
        <w:tc>
          <w:tcPr>
            <w:tcW w:w="3649" w:type="dxa"/>
          </w:tcPr>
          <w:p w14:paraId="0749FAD9" w14:textId="77777777" w:rsidR="004C4D4C" w:rsidRPr="006E5FF6" w:rsidRDefault="004C4D4C" w:rsidP="000A3293">
            <w:pPr>
              <w:rPr>
                <w:b/>
              </w:rPr>
            </w:pPr>
            <w:r w:rsidRPr="006E5FF6">
              <w:rPr>
                <w:b/>
              </w:rPr>
              <w:t>Type</w:t>
            </w:r>
          </w:p>
        </w:tc>
        <w:tc>
          <w:tcPr>
            <w:tcW w:w="1991" w:type="dxa"/>
          </w:tcPr>
          <w:p w14:paraId="3C2908A9" w14:textId="77777777" w:rsidR="004C4D4C" w:rsidRPr="006E5FF6" w:rsidRDefault="004C4D4C" w:rsidP="000A3293">
            <w:pPr>
              <w:rPr>
                <w:b/>
              </w:rPr>
            </w:pPr>
            <w:r w:rsidRPr="006E5FF6">
              <w:rPr>
                <w:b/>
              </w:rPr>
              <w:t>Description</w:t>
            </w:r>
          </w:p>
        </w:tc>
        <w:tc>
          <w:tcPr>
            <w:tcW w:w="1797" w:type="dxa"/>
          </w:tcPr>
          <w:p w14:paraId="0D3E0D38" w14:textId="77777777" w:rsidR="004C4D4C" w:rsidRPr="006E5FF6" w:rsidRDefault="004C4D4C" w:rsidP="000A3293">
            <w:pPr>
              <w:rPr>
                <w:b/>
              </w:rPr>
            </w:pPr>
            <w:r w:rsidRPr="006E5FF6">
              <w:rPr>
                <w:b/>
              </w:rPr>
              <w:t>Units</w:t>
            </w:r>
          </w:p>
        </w:tc>
        <w:tc>
          <w:tcPr>
            <w:tcW w:w="1791" w:type="dxa"/>
          </w:tcPr>
          <w:p w14:paraId="208DDE4F" w14:textId="77777777" w:rsidR="004C4D4C" w:rsidRPr="006E5FF6" w:rsidRDefault="004C4D4C" w:rsidP="000A3293">
            <w:pPr>
              <w:rPr>
                <w:b/>
              </w:rPr>
            </w:pPr>
            <w:r w:rsidRPr="006E5FF6">
              <w:rPr>
                <w:b/>
              </w:rPr>
              <w:t>Valid Min</w:t>
            </w:r>
          </w:p>
        </w:tc>
        <w:tc>
          <w:tcPr>
            <w:tcW w:w="1791" w:type="dxa"/>
          </w:tcPr>
          <w:p w14:paraId="7D9642AE" w14:textId="77777777" w:rsidR="004C4D4C" w:rsidRPr="006E5FF6" w:rsidRDefault="004C4D4C" w:rsidP="000A3293">
            <w:pPr>
              <w:rPr>
                <w:b/>
              </w:rPr>
            </w:pPr>
            <w:r w:rsidRPr="006E5FF6">
              <w:rPr>
                <w:b/>
              </w:rPr>
              <w:t>Valid Max</w:t>
            </w:r>
          </w:p>
        </w:tc>
      </w:tr>
      <w:tr w:rsidR="004C4D4C" w:rsidRPr="003E745F" w14:paraId="518360D0" w14:textId="77777777" w:rsidTr="004C4D4C">
        <w:tc>
          <w:tcPr>
            <w:tcW w:w="1931" w:type="dxa"/>
          </w:tcPr>
          <w:p w14:paraId="0AD4C447" w14:textId="77777777" w:rsidR="004C4D4C" w:rsidRPr="000D041D" w:rsidRDefault="004C4D4C" w:rsidP="000A3293">
            <w:pPr>
              <w:rPr>
                <w:rFonts w:ascii="Courier New" w:hAnsi="Courier New" w:cs="Courier New"/>
              </w:rPr>
            </w:pPr>
          </w:p>
        </w:tc>
        <w:tc>
          <w:tcPr>
            <w:tcW w:w="3649" w:type="dxa"/>
          </w:tcPr>
          <w:p w14:paraId="1F7A966F" w14:textId="77777777" w:rsidR="004C4D4C" w:rsidRPr="000D041D" w:rsidRDefault="004C4D4C" w:rsidP="000A3293">
            <w:pPr>
              <w:rPr>
                <w:rFonts w:ascii="Courier New" w:hAnsi="Courier New" w:cs="Courier New"/>
              </w:rPr>
            </w:pPr>
          </w:p>
        </w:tc>
        <w:tc>
          <w:tcPr>
            <w:tcW w:w="1991" w:type="dxa"/>
          </w:tcPr>
          <w:p w14:paraId="3CE9F478" w14:textId="77777777" w:rsidR="004C4D4C" w:rsidRPr="003E745F" w:rsidRDefault="004C4D4C" w:rsidP="000A3293"/>
        </w:tc>
        <w:tc>
          <w:tcPr>
            <w:tcW w:w="1797" w:type="dxa"/>
          </w:tcPr>
          <w:p w14:paraId="765478C1" w14:textId="77777777" w:rsidR="004C4D4C" w:rsidRPr="006E5FF6" w:rsidRDefault="004C4D4C" w:rsidP="000A3293">
            <w:pPr>
              <w:rPr>
                <w:vertAlign w:val="superscript"/>
              </w:rPr>
            </w:pPr>
          </w:p>
        </w:tc>
        <w:tc>
          <w:tcPr>
            <w:tcW w:w="1791" w:type="dxa"/>
          </w:tcPr>
          <w:p w14:paraId="21A98A2A" w14:textId="77777777" w:rsidR="004C4D4C" w:rsidRPr="003E745F" w:rsidRDefault="004C4D4C" w:rsidP="000A3293"/>
        </w:tc>
        <w:tc>
          <w:tcPr>
            <w:tcW w:w="1791" w:type="dxa"/>
          </w:tcPr>
          <w:p w14:paraId="00261F17" w14:textId="77777777" w:rsidR="004C4D4C" w:rsidRPr="003E745F" w:rsidRDefault="004C4D4C" w:rsidP="000A3293"/>
        </w:tc>
      </w:tr>
      <w:tr w:rsidR="004C4D4C" w:rsidRPr="003E745F" w14:paraId="0BB94904" w14:textId="77777777" w:rsidTr="004C4D4C">
        <w:tc>
          <w:tcPr>
            <w:tcW w:w="1931" w:type="dxa"/>
          </w:tcPr>
          <w:p w14:paraId="3825F2E4" w14:textId="77777777" w:rsidR="004C4D4C" w:rsidRPr="000D041D" w:rsidRDefault="004C4D4C" w:rsidP="000A3293">
            <w:pPr>
              <w:rPr>
                <w:rFonts w:ascii="Courier New" w:hAnsi="Courier New" w:cs="Courier New"/>
              </w:rPr>
            </w:pPr>
          </w:p>
        </w:tc>
        <w:tc>
          <w:tcPr>
            <w:tcW w:w="3649" w:type="dxa"/>
          </w:tcPr>
          <w:p w14:paraId="22E3E933" w14:textId="77777777" w:rsidR="004C4D4C" w:rsidRPr="000D041D" w:rsidRDefault="004C4D4C" w:rsidP="000A3293">
            <w:pPr>
              <w:rPr>
                <w:rFonts w:ascii="Courier New" w:hAnsi="Courier New" w:cs="Courier New"/>
              </w:rPr>
            </w:pPr>
          </w:p>
        </w:tc>
        <w:tc>
          <w:tcPr>
            <w:tcW w:w="1991" w:type="dxa"/>
          </w:tcPr>
          <w:p w14:paraId="1C76113C" w14:textId="77777777" w:rsidR="004C4D4C" w:rsidRPr="003E745F" w:rsidRDefault="004C4D4C" w:rsidP="000A3293"/>
        </w:tc>
        <w:tc>
          <w:tcPr>
            <w:tcW w:w="1797" w:type="dxa"/>
          </w:tcPr>
          <w:p w14:paraId="787FFE1D" w14:textId="77777777" w:rsidR="004C4D4C" w:rsidRPr="003E745F" w:rsidRDefault="004C4D4C" w:rsidP="000A3293"/>
        </w:tc>
        <w:tc>
          <w:tcPr>
            <w:tcW w:w="1791" w:type="dxa"/>
          </w:tcPr>
          <w:p w14:paraId="61449E23" w14:textId="77777777" w:rsidR="004C4D4C" w:rsidRPr="003E745F" w:rsidRDefault="004C4D4C" w:rsidP="000A3293"/>
        </w:tc>
        <w:tc>
          <w:tcPr>
            <w:tcW w:w="1791" w:type="dxa"/>
          </w:tcPr>
          <w:p w14:paraId="20738B72" w14:textId="77777777" w:rsidR="004C4D4C" w:rsidRPr="003E745F" w:rsidRDefault="004C4D4C" w:rsidP="000A3293"/>
        </w:tc>
      </w:tr>
    </w:tbl>
    <w:p w14:paraId="2352EAB4" w14:textId="77777777" w:rsidR="006D1AAC" w:rsidRDefault="006D1AAC" w:rsidP="000A3293"/>
    <w:p w14:paraId="3F02B29D" w14:textId="0C8B4B4B" w:rsidR="006D1AAC" w:rsidRDefault="007251EE" w:rsidP="000A3293">
      <w:pPr>
        <w:pStyle w:val="Heading4"/>
      </w:pPr>
      <w:bookmarkStart w:id="183" w:name="_J2735RTCMPackage"/>
      <w:bookmarkEnd w:id="183"/>
      <w:r w:rsidRPr="007251EE">
        <w:t>J2735RTCMPackage</w:t>
      </w:r>
    </w:p>
    <w:p w14:paraId="1F474E46" w14:textId="77777777" w:rsidR="007251EE" w:rsidRDefault="007251EE"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5CD449C" w14:textId="77777777" w:rsidTr="004C4D4C">
        <w:tc>
          <w:tcPr>
            <w:tcW w:w="1931" w:type="dxa"/>
          </w:tcPr>
          <w:p w14:paraId="5E32E58F" w14:textId="77777777" w:rsidR="004C4D4C" w:rsidRPr="006E5FF6" w:rsidRDefault="004C4D4C" w:rsidP="000A3293">
            <w:pPr>
              <w:rPr>
                <w:b/>
              </w:rPr>
            </w:pPr>
            <w:r w:rsidRPr="006E5FF6">
              <w:rPr>
                <w:b/>
              </w:rPr>
              <w:t>Name</w:t>
            </w:r>
          </w:p>
        </w:tc>
        <w:tc>
          <w:tcPr>
            <w:tcW w:w="3649" w:type="dxa"/>
          </w:tcPr>
          <w:p w14:paraId="619D873F" w14:textId="77777777" w:rsidR="004C4D4C" w:rsidRPr="006E5FF6" w:rsidRDefault="004C4D4C" w:rsidP="000A3293">
            <w:pPr>
              <w:rPr>
                <w:b/>
              </w:rPr>
            </w:pPr>
            <w:r w:rsidRPr="006E5FF6">
              <w:rPr>
                <w:b/>
              </w:rPr>
              <w:t>Type</w:t>
            </w:r>
          </w:p>
        </w:tc>
        <w:tc>
          <w:tcPr>
            <w:tcW w:w="1991" w:type="dxa"/>
          </w:tcPr>
          <w:p w14:paraId="735A7618" w14:textId="77777777" w:rsidR="004C4D4C" w:rsidRPr="006E5FF6" w:rsidRDefault="004C4D4C" w:rsidP="000A3293">
            <w:pPr>
              <w:rPr>
                <w:b/>
              </w:rPr>
            </w:pPr>
            <w:r w:rsidRPr="006E5FF6">
              <w:rPr>
                <w:b/>
              </w:rPr>
              <w:t>Description</w:t>
            </w:r>
          </w:p>
        </w:tc>
        <w:tc>
          <w:tcPr>
            <w:tcW w:w="1797" w:type="dxa"/>
          </w:tcPr>
          <w:p w14:paraId="70715A5F" w14:textId="77777777" w:rsidR="004C4D4C" w:rsidRPr="006E5FF6" w:rsidRDefault="004C4D4C" w:rsidP="000A3293">
            <w:pPr>
              <w:rPr>
                <w:b/>
              </w:rPr>
            </w:pPr>
            <w:r w:rsidRPr="006E5FF6">
              <w:rPr>
                <w:b/>
              </w:rPr>
              <w:t>Units</w:t>
            </w:r>
          </w:p>
        </w:tc>
        <w:tc>
          <w:tcPr>
            <w:tcW w:w="1791" w:type="dxa"/>
          </w:tcPr>
          <w:p w14:paraId="47A4DED4" w14:textId="77777777" w:rsidR="004C4D4C" w:rsidRPr="006E5FF6" w:rsidRDefault="004C4D4C" w:rsidP="000A3293">
            <w:pPr>
              <w:rPr>
                <w:b/>
              </w:rPr>
            </w:pPr>
            <w:r w:rsidRPr="006E5FF6">
              <w:rPr>
                <w:b/>
              </w:rPr>
              <w:t>Valid Min</w:t>
            </w:r>
          </w:p>
        </w:tc>
        <w:tc>
          <w:tcPr>
            <w:tcW w:w="1791" w:type="dxa"/>
          </w:tcPr>
          <w:p w14:paraId="1B054FA6" w14:textId="77777777" w:rsidR="004C4D4C" w:rsidRPr="006E5FF6" w:rsidRDefault="004C4D4C" w:rsidP="000A3293">
            <w:pPr>
              <w:rPr>
                <w:b/>
              </w:rPr>
            </w:pPr>
            <w:r w:rsidRPr="006E5FF6">
              <w:rPr>
                <w:b/>
              </w:rPr>
              <w:t>Valid Max</w:t>
            </w:r>
          </w:p>
        </w:tc>
      </w:tr>
      <w:tr w:rsidR="004C4D4C" w:rsidRPr="003E745F" w14:paraId="07D81D0C" w14:textId="77777777" w:rsidTr="004C4D4C">
        <w:tc>
          <w:tcPr>
            <w:tcW w:w="1931" w:type="dxa"/>
          </w:tcPr>
          <w:p w14:paraId="1ECDDC15" w14:textId="77777777" w:rsidR="004C4D4C" w:rsidRPr="000D041D" w:rsidRDefault="004C4D4C" w:rsidP="000A3293">
            <w:pPr>
              <w:rPr>
                <w:rFonts w:ascii="Courier New" w:hAnsi="Courier New" w:cs="Courier New"/>
              </w:rPr>
            </w:pPr>
          </w:p>
        </w:tc>
        <w:tc>
          <w:tcPr>
            <w:tcW w:w="3649" w:type="dxa"/>
          </w:tcPr>
          <w:p w14:paraId="5A80C913" w14:textId="77777777" w:rsidR="004C4D4C" w:rsidRPr="000D041D" w:rsidRDefault="004C4D4C" w:rsidP="000A3293">
            <w:pPr>
              <w:rPr>
                <w:rFonts w:ascii="Courier New" w:hAnsi="Courier New" w:cs="Courier New"/>
              </w:rPr>
            </w:pPr>
          </w:p>
        </w:tc>
        <w:tc>
          <w:tcPr>
            <w:tcW w:w="1991" w:type="dxa"/>
          </w:tcPr>
          <w:p w14:paraId="19AEC7A1" w14:textId="77777777" w:rsidR="004C4D4C" w:rsidRPr="003E745F" w:rsidRDefault="004C4D4C" w:rsidP="000A3293"/>
        </w:tc>
        <w:tc>
          <w:tcPr>
            <w:tcW w:w="1797" w:type="dxa"/>
          </w:tcPr>
          <w:p w14:paraId="612D2A47" w14:textId="77777777" w:rsidR="004C4D4C" w:rsidRPr="006E5FF6" w:rsidRDefault="004C4D4C" w:rsidP="000A3293">
            <w:pPr>
              <w:rPr>
                <w:vertAlign w:val="superscript"/>
              </w:rPr>
            </w:pPr>
          </w:p>
        </w:tc>
        <w:tc>
          <w:tcPr>
            <w:tcW w:w="1791" w:type="dxa"/>
          </w:tcPr>
          <w:p w14:paraId="1CBBC7E0" w14:textId="77777777" w:rsidR="004C4D4C" w:rsidRPr="003E745F" w:rsidRDefault="004C4D4C" w:rsidP="000A3293"/>
        </w:tc>
        <w:tc>
          <w:tcPr>
            <w:tcW w:w="1791" w:type="dxa"/>
          </w:tcPr>
          <w:p w14:paraId="6AEFAD4C" w14:textId="77777777" w:rsidR="004C4D4C" w:rsidRPr="003E745F" w:rsidRDefault="004C4D4C" w:rsidP="000A3293"/>
        </w:tc>
      </w:tr>
      <w:tr w:rsidR="004C4D4C" w:rsidRPr="003E745F" w14:paraId="1DDC036F" w14:textId="77777777" w:rsidTr="004C4D4C">
        <w:tc>
          <w:tcPr>
            <w:tcW w:w="1931" w:type="dxa"/>
          </w:tcPr>
          <w:p w14:paraId="08DF0026" w14:textId="77777777" w:rsidR="004C4D4C" w:rsidRPr="000D041D" w:rsidRDefault="004C4D4C" w:rsidP="000A3293">
            <w:pPr>
              <w:rPr>
                <w:rFonts w:ascii="Courier New" w:hAnsi="Courier New" w:cs="Courier New"/>
              </w:rPr>
            </w:pPr>
          </w:p>
        </w:tc>
        <w:tc>
          <w:tcPr>
            <w:tcW w:w="3649" w:type="dxa"/>
          </w:tcPr>
          <w:p w14:paraId="6E155A6A" w14:textId="77777777" w:rsidR="004C4D4C" w:rsidRPr="000D041D" w:rsidRDefault="004C4D4C" w:rsidP="000A3293">
            <w:pPr>
              <w:rPr>
                <w:rFonts w:ascii="Courier New" w:hAnsi="Courier New" w:cs="Courier New"/>
              </w:rPr>
            </w:pPr>
          </w:p>
        </w:tc>
        <w:tc>
          <w:tcPr>
            <w:tcW w:w="1991" w:type="dxa"/>
          </w:tcPr>
          <w:p w14:paraId="443A7F95" w14:textId="77777777" w:rsidR="004C4D4C" w:rsidRPr="003E745F" w:rsidRDefault="004C4D4C" w:rsidP="000A3293"/>
        </w:tc>
        <w:tc>
          <w:tcPr>
            <w:tcW w:w="1797" w:type="dxa"/>
          </w:tcPr>
          <w:p w14:paraId="133D4056" w14:textId="77777777" w:rsidR="004C4D4C" w:rsidRPr="003E745F" w:rsidRDefault="004C4D4C" w:rsidP="000A3293"/>
        </w:tc>
        <w:tc>
          <w:tcPr>
            <w:tcW w:w="1791" w:type="dxa"/>
          </w:tcPr>
          <w:p w14:paraId="2FD9E87A" w14:textId="77777777" w:rsidR="004C4D4C" w:rsidRPr="003E745F" w:rsidRDefault="004C4D4C" w:rsidP="000A3293"/>
        </w:tc>
        <w:tc>
          <w:tcPr>
            <w:tcW w:w="1791" w:type="dxa"/>
          </w:tcPr>
          <w:p w14:paraId="55B863DD" w14:textId="77777777" w:rsidR="004C4D4C" w:rsidRPr="003E745F" w:rsidRDefault="004C4D4C" w:rsidP="000A3293"/>
        </w:tc>
      </w:tr>
    </w:tbl>
    <w:p w14:paraId="0D92A6E7" w14:textId="77777777" w:rsidR="007251EE" w:rsidRDefault="007251EE" w:rsidP="000A3293"/>
    <w:p w14:paraId="4E19ACBB" w14:textId="1682B99F" w:rsidR="007251EE" w:rsidRDefault="00E315AB" w:rsidP="000A3293">
      <w:pPr>
        <w:pStyle w:val="Heading4"/>
      </w:pPr>
      <w:bookmarkStart w:id="184" w:name="_J2735RegionalContent"/>
      <w:bookmarkEnd w:id="184"/>
      <w:r w:rsidRPr="00E315AB">
        <w:t>J2735RegionalContent</w:t>
      </w:r>
    </w:p>
    <w:p w14:paraId="0A5A2DD2" w14:textId="77777777" w:rsidR="00E315AB" w:rsidRDefault="00E315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4AFC923" w14:textId="77777777" w:rsidTr="004C4D4C">
        <w:tc>
          <w:tcPr>
            <w:tcW w:w="1931" w:type="dxa"/>
          </w:tcPr>
          <w:p w14:paraId="1C7C6D41" w14:textId="77777777" w:rsidR="004C4D4C" w:rsidRPr="006E5FF6" w:rsidRDefault="004C4D4C" w:rsidP="000A3293">
            <w:pPr>
              <w:rPr>
                <w:b/>
              </w:rPr>
            </w:pPr>
            <w:r w:rsidRPr="006E5FF6">
              <w:rPr>
                <w:b/>
              </w:rPr>
              <w:t>Name</w:t>
            </w:r>
          </w:p>
        </w:tc>
        <w:tc>
          <w:tcPr>
            <w:tcW w:w="3649" w:type="dxa"/>
          </w:tcPr>
          <w:p w14:paraId="6C78055E" w14:textId="77777777" w:rsidR="004C4D4C" w:rsidRPr="006E5FF6" w:rsidRDefault="004C4D4C" w:rsidP="000A3293">
            <w:pPr>
              <w:rPr>
                <w:b/>
              </w:rPr>
            </w:pPr>
            <w:r w:rsidRPr="006E5FF6">
              <w:rPr>
                <w:b/>
              </w:rPr>
              <w:t>Type</w:t>
            </w:r>
          </w:p>
        </w:tc>
        <w:tc>
          <w:tcPr>
            <w:tcW w:w="1991" w:type="dxa"/>
          </w:tcPr>
          <w:p w14:paraId="5372CE2D" w14:textId="77777777" w:rsidR="004C4D4C" w:rsidRPr="006E5FF6" w:rsidRDefault="004C4D4C" w:rsidP="000A3293">
            <w:pPr>
              <w:rPr>
                <w:b/>
              </w:rPr>
            </w:pPr>
            <w:r w:rsidRPr="006E5FF6">
              <w:rPr>
                <w:b/>
              </w:rPr>
              <w:t>Description</w:t>
            </w:r>
          </w:p>
        </w:tc>
        <w:tc>
          <w:tcPr>
            <w:tcW w:w="1797" w:type="dxa"/>
          </w:tcPr>
          <w:p w14:paraId="765C64E5" w14:textId="77777777" w:rsidR="004C4D4C" w:rsidRPr="006E5FF6" w:rsidRDefault="004C4D4C" w:rsidP="000A3293">
            <w:pPr>
              <w:rPr>
                <w:b/>
              </w:rPr>
            </w:pPr>
            <w:r w:rsidRPr="006E5FF6">
              <w:rPr>
                <w:b/>
              </w:rPr>
              <w:t>Units</w:t>
            </w:r>
          </w:p>
        </w:tc>
        <w:tc>
          <w:tcPr>
            <w:tcW w:w="1791" w:type="dxa"/>
          </w:tcPr>
          <w:p w14:paraId="51978925" w14:textId="77777777" w:rsidR="004C4D4C" w:rsidRPr="006E5FF6" w:rsidRDefault="004C4D4C" w:rsidP="000A3293">
            <w:pPr>
              <w:rPr>
                <w:b/>
              </w:rPr>
            </w:pPr>
            <w:r w:rsidRPr="006E5FF6">
              <w:rPr>
                <w:b/>
              </w:rPr>
              <w:t>Valid Min</w:t>
            </w:r>
          </w:p>
        </w:tc>
        <w:tc>
          <w:tcPr>
            <w:tcW w:w="1791" w:type="dxa"/>
          </w:tcPr>
          <w:p w14:paraId="3D753645" w14:textId="77777777" w:rsidR="004C4D4C" w:rsidRPr="006E5FF6" w:rsidRDefault="004C4D4C" w:rsidP="000A3293">
            <w:pPr>
              <w:rPr>
                <w:b/>
              </w:rPr>
            </w:pPr>
            <w:r w:rsidRPr="006E5FF6">
              <w:rPr>
                <w:b/>
              </w:rPr>
              <w:t>Valid Max</w:t>
            </w:r>
          </w:p>
        </w:tc>
      </w:tr>
      <w:tr w:rsidR="004C4D4C" w:rsidRPr="003E745F" w14:paraId="157EBB5C" w14:textId="77777777" w:rsidTr="004C4D4C">
        <w:tc>
          <w:tcPr>
            <w:tcW w:w="1931" w:type="dxa"/>
          </w:tcPr>
          <w:p w14:paraId="76C415E8" w14:textId="77777777" w:rsidR="004C4D4C" w:rsidRPr="000D041D" w:rsidRDefault="004C4D4C" w:rsidP="000A3293">
            <w:pPr>
              <w:rPr>
                <w:rFonts w:ascii="Courier New" w:hAnsi="Courier New" w:cs="Courier New"/>
              </w:rPr>
            </w:pPr>
          </w:p>
        </w:tc>
        <w:tc>
          <w:tcPr>
            <w:tcW w:w="3649" w:type="dxa"/>
          </w:tcPr>
          <w:p w14:paraId="5B896F73" w14:textId="77777777" w:rsidR="004C4D4C" w:rsidRPr="000D041D" w:rsidRDefault="004C4D4C" w:rsidP="000A3293">
            <w:pPr>
              <w:rPr>
                <w:rFonts w:ascii="Courier New" w:hAnsi="Courier New" w:cs="Courier New"/>
              </w:rPr>
            </w:pPr>
          </w:p>
        </w:tc>
        <w:tc>
          <w:tcPr>
            <w:tcW w:w="1991" w:type="dxa"/>
          </w:tcPr>
          <w:p w14:paraId="42856685" w14:textId="77777777" w:rsidR="004C4D4C" w:rsidRPr="003E745F" w:rsidRDefault="004C4D4C" w:rsidP="000A3293"/>
        </w:tc>
        <w:tc>
          <w:tcPr>
            <w:tcW w:w="1797" w:type="dxa"/>
          </w:tcPr>
          <w:p w14:paraId="12BACAB2" w14:textId="77777777" w:rsidR="004C4D4C" w:rsidRPr="006E5FF6" w:rsidRDefault="004C4D4C" w:rsidP="000A3293">
            <w:pPr>
              <w:rPr>
                <w:vertAlign w:val="superscript"/>
              </w:rPr>
            </w:pPr>
          </w:p>
        </w:tc>
        <w:tc>
          <w:tcPr>
            <w:tcW w:w="1791" w:type="dxa"/>
          </w:tcPr>
          <w:p w14:paraId="22FEC1FE" w14:textId="77777777" w:rsidR="004C4D4C" w:rsidRPr="003E745F" w:rsidRDefault="004C4D4C" w:rsidP="000A3293"/>
        </w:tc>
        <w:tc>
          <w:tcPr>
            <w:tcW w:w="1791" w:type="dxa"/>
          </w:tcPr>
          <w:p w14:paraId="2264F103" w14:textId="77777777" w:rsidR="004C4D4C" w:rsidRPr="003E745F" w:rsidRDefault="004C4D4C" w:rsidP="000A3293"/>
        </w:tc>
      </w:tr>
      <w:tr w:rsidR="004C4D4C" w:rsidRPr="003E745F" w14:paraId="369CE74E" w14:textId="77777777" w:rsidTr="004C4D4C">
        <w:tc>
          <w:tcPr>
            <w:tcW w:w="1931" w:type="dxa"/>
          </w:tcPr>
          <w:p w14:paraId="39E685E6" w14:textId="77777777" w:rsidR="004C4D4C" w:rsidRPr="000D041D" w:rsidRDefault="004C4D4C" w:rsidP="000A3293">
            <w:pPr>
              <w:rPr>
                <w:rFonts w:ascii="Courier New" w:hAnsi="Courier New" w:cs="Courier New"/>
              </w:rPr>
            </w:pPr>
          </w:p>
        </w:tc>
        <w:tc>
          <w:tcPr>
            <w:tcW w:w="3649" w:type="dxa"/>
          </w:tcPr>
          <w:p w14:paraId="5BAB9B59" w14:textId="77777777" w:rsidR="004C4D4C" w:rsidRPr="000D041D" w:rsidRDefault="004C4D4C" w:rsidP="000A3293">
            <w:pPr>
              <w:rPr>
                <w:rFonts w:ascii="Courier New" w:hAnsi="Courier New" w:cs="Courier New"/>
              </w:rPr>
            </w:pPr>
          </w:p>
        </w:tc>
        <w:tc>
          <w:tcPr>
            <w:tcW w:w="1991" w:type="dxa"/>
          </w:tcPr>
          <w:p w14:paraId="61739A85" w14:textId="77777777" w:rsidR="004C4D4C" w:rsidRPr="003E745F" w:rsidRDefault="004C4D4C" w:rsidP="000A3293"/>
        </w:tc>
        <w:tc>
          <w:tcPr>
            <w:tcW w:w="1797" w:type="dxa"/>
          </w:tcPr>
          <w:p w14:paraId="2AFBBD74" w14:textId="77777777" w:rsidR="004C4D4C" w:rsidRPr="003E745F" w:rsidRDefault="004C4D4C" w:rsidP="000A3293"/>
        </w:tc>
        <w:tc>
          <w:tcPr>
            <w:tcW w:w="1791" w:type="dxa"/>
          </w:tcPr>
          <w:p w14:paraId="169FDC84" w14:textId="77777777" w:rsidR="004C4D4C" w:rsidRPr="003E745F" w:rsidRDefault="004C4D4C" w:rsidP="000A3293"/>
        </w:tc>
        <w:tc>
          <w:tcPr>
            <w:tcW w:w="1791" w:type="dxa"/>
          </w:tcPr>
          <w:p w14:paraId="0DDB7179" w14:textId="77777777" w:rsidR="004C4D4C" w:rsidRPr="003E745F" w:rsidRDefault="004C4D4C" w:rsidP="000A3293"/>
        </w:tc>
      </w:tr>
    </w:tbl>
    <w:p w14:paraId="409C90C1" w14:textId="77777777" w:rsidR="00E315AB" w:rsidRDefault="00E315AB" w:rsidP="000A3293"/>
    <w:p w14:paraId="516A102F" w14:textId="419AF087" w:rsidR="00E315AB" w:rsidRDefault="00DC57ED" w:rsidP="000A3293">
      <w:pPr>
        <w:pStyle w:val="Heading4"/>
      </w:pPr>
      <w:bookmarkStart w:id="185" w:name="_J2735FullPositionVector"/>
      <w:bookmarkEnd w:id="185"/>
      <w:r w:rsidRPr="00DC57ED">
        <w:lastRenderedPageBreak/>
        <w:t>J2735FullPositionVector</w:t>
      </w:r>
    </w:p>
    <w:p w14:paraId="23CC92F7" w14:textId="77777777" w:rsidR="00DC57ED" w:rsidRDefault="00DC57ED"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C2CC962" w14:textId="77777777" w:rsidTr="004C4D4C">
        <w:tc>
          <w:tcPr>
            <w:tcW w:w="1931" w:type="dxa"/>
          </w:tcPr>
          <w:p w14:paraId="3C626597" w14:textId="77777777" w:rsidR="004C4D4C" w:rsidRPr="006E5FF6" w:rsidRDefault="004C4D4C" w:rsidP="000A3293">
            <w:pPr>
              <w:rPr>
                <w:b/>
              </w:rPr>
            </w:pPr>
            <w:r w:rsidRPr="006E5FF6">
              <w:rPr>
                <w:b/>
              </w:rPr>
              <w:t>Name</w:t>
            </w:r>
          </w:p>
        </w:tc>
        <w:tc>
          <w:tcPr>
            <w:tcW w:w="3649" w:type="dxa"/>
          </w:tcPr>
          <w:p w14:paraId="25E02BEC" w14:textId="77777777" w:rsidR="004C4D4C" w:rsidRPr="006E5FF6" w:rsidRDefault="004C4D4C" w:rsidP="000A3293">
            <w:pPr>
              <w:rPr>
                <w:b/>
              </w:rPr>
            </w:pPr>
            <w:r w:rsidRPr="006E5FF6">
              <w:rPr>
                <w:b/>
              </w:rPr>
              <w:t>Type</w:t>
            </w:r>
          </w:p>
        </w:tc>
        <w:tc>
          <w:tcPr>
            <w:tcW w:w="1991" w:type="dxa"/>
          </w:tcPr>
          <w:p w14:paraId="2401BCF3" w14:textId="77777777" w:rsidR="004C4D4C" w:rsidRPr="006E5FF6" w:rsidRDefault="004C4D4C" w:rsidP="000A3293">
            <w:pPr>
              <w:rPr>
                <w:b/>
              </w:rPr>
            </w:pPr>
            <w:r w:rsidRPr="006E5FF6">
              <w:rPr>
                <w:b/>
              </w:rPr>
              <w:t>Description</w:t>
            </w:r>
          </w:p>
        </w:tc>
        <w:tc>
          <w:tcPr>
            <w:tcW w:w="1797" w:type="dxa"/>
          </w:tcPr>
          <w:p w14:paraId="71BA834D" w14:textId="77777777" w:rsidR="004C4D4C" w:rsidRPr="006E5FF6" w:rsidRDefault="004C4D4C" w:rsidP="000A3293">
            <w:pPr>
              <w:rPr>
                <w:b/>
              </w:rPr>
            </w:pPr>
            <w:r w:rsidRPr="006E5FF6">
              <w:rPr>
                <w:b/>
              </w:rPr>
              <w:t>Units</w:t>
            </w:r>
          </w:p>
        </w:tc>
        <w:tc>
          <w:tcPr>
            <w:tcW w:w="1791" w:type="dxa"/>
          </w:tcPr>
          <w:p w14:paraId="1B4C16B0" w14:textId="77777777" w:rsidR="004C4D4C" w:rsidRPr="006E5FF6" w:rsidRDefault="004C4D4C" w:rsidP="000A3293">
            <w:pPr>
              <w:rPr>
                <w:b/>
              </w:rPr>
            </w:pPr>
            <w:r w:rsidRPr="006E5FF6">
              <w:rPr>
                <w:b/>
              </w:rPr>
              <w:t>Valid Min</w:t>
            </w:r>
          </w:p>
        </w:tc>
        <w:tc>
          <w:tcPr>
            <w:tcW w:w="1791" w:type="dxa"/>
          </w:tcPr>
          <w:p w14:paraId="510F1F33" w14:textId="77777777" w:rsidR="004C4D4C" w:rsidRPr="006E5FF6" w:rsidRDefault="004C4D4C" w:rsidP="000A3293">
            <w:pPr>
              <w:rPr>
                <w:b/>
              </w:rPr>
            </w:pPr>
            <w:r w:rsidRPr="006E5FF6">
              <w:rPr>
                <w:b/>
              </w:rPr>
              <w:t>Valid Max</w:t>
            </w:r>
          </w:p>
        </w:tc>
      </w:tr>
      <w:tr w:rsidR="004C4D4C" w:rsidRPr="003E745F" w14:paraId="626226AB" w14:textId="77777777" w:rsidTr="004C4D4C">
        <w:tc>
          <w:tcPr>
            <w:tcW w:w="1931" w:type="dxa"/>
          </w:tcPr>
          <w:p w14:paraId="6D3696FB" w14:textId="77777777" w:rsidR="004C4D4C" w:rsidRPr="000D041D" w:rsidRDefault="004C4D4C" w:rsidP="000A3293">
            <w:pPr>
              <w:rPr>
                <w:rFonts w:ascii="Courier New" w:hAnsi="Courier New" w:cs="Courier New"/>
              </w:rPr>
            </w:pPr>
          </w:p>
        </w:tc>
        <w:tc>
          <w:tcPr>
            <w:tcW w:w="3649" w:type="dxa"/>
          </w:tcPr>
          <w:p w14:paraId="624B07FA" w14:textId="77777777" w:rsidR="004C4D4C" w:rsidRPr="000D041D" w:rsidRDefault="004C4D4C" w:rsidP="000A3293">
            <w:pPr>
              <w:rPr>
                <w:rFonts w:ascii="Courier New" w:hAnsi="Courier New" w:cs="Courier New"/>
              </w:rPr>
            </w:pPr>
          </w:p>
        </w:tc>
        <w:tc>
          <w:tcPr>
            <w:tcW w:w="1991" w:type="dxa"/>
          </w:tcPr>
          <w:p w14:paraId="737DF821" w14:textId="77777777" w:rsidR="004C4D4C" w:rsidRPr="003E745F" w:rsidRDefault="004C4D4C" w:rsidP="000A3293"/>
        </w:tc>
        <w:tc>
          <w:tcPr>
            <w:tcW w:w="1797" w:type="dxa"/>
          </w:tcPr>
          <w:p w14:paraId="42A502EC" w14:textId="77777777" w:rsidR="004C4D4C" w:rsidRPr="006E5FF6" w:rsidRDefault="004C4D4C" w:rsidP="000A3293">
            <w:pPr>
              <w:rPr>
                <w:vertAlign w:val="superscript"/>
              </w:rPr>
            </w:pPr>
          </w:p>
        </w:tc>
        <w:tc>
          <w:tcPr>
            <w:tcW w:w="1791" w:type="dxa"/>
          </w:tcPr>
          <w:p w14:paraId="4F6DF82B" w14:textId="77777777" w:rsidR="004C4D4C" w:rsidRPr="003E745F" w:rsidRDefault="004C4D4C" w:rsidP="000A3293"/>
        </w:tc>
        <w:tc>
          <w:tcPr>
            <w:tcW w:w="1791" w:type="dxa"/>
          </w:tcPr>
          <w:p w14:paraId="48D65AB1" w14:textId="77777777" w:rsidR="004C4D4C" w:rsidRPr="003E745F" w:rsidRDefault="004C4D4C" w:rsidP="000A3293"/>
        </w:tc>
      </w:tr>
      <w:tr w:rsidR="004C4D4C" w:rsidRPr="003E745F" w14:paraId="5C5BDB5D" w14:textId="77777777" w:rsidTr="004C4D4C">
        <w:tc>
          <w:tcPr>
            <w:tcW w:w="1931" w:type="dxa"/>
          </w:tcPr>
          <w:p w14:paraId="6A725D50" w14:textId="77777777" w:rsidR="004C4D4C" w:rsidRPr="000D041D" w:rsidRDefault="004C4D4C" w:rsidP="000A3293">
            <w:pPr>
              <w:rPr>
                <w:rFonts w:ascii="Courier New" w:hAnsi="Courier New" w:cs="Courier New"/>
              </w:rPr>
            </w:pPr>
          </w:p>
        </w:tc>
        <w:tc>
          <w:tcPr>
            <w:tcW w:w="3649" w:type="dxa"/>
          </w:tcPr>
          <w:p w14:paraId="4072B52E" w14:textId="77777777" w:rsidR="004C4D4C" w:rsidRPr="000D041D" w:rsidRDefault="004C4D4C" w:rsidP="000A3293">
            <w:pPr>
              <w:rPr>
                <w:rFonts w:ascii="Courier New" w:hAnsi="Courier New" w:cs="Courier New"/>
              </w:rPr>
            </w:pPr>
          </w:p>
        </w:tc>
        <w:tc>
          <w:tcPr>
            <w:tcW w:w="1991" w:type="dxa"/>
          </w:tcPr>
          <w:p w14:paraId="0B9D8DDD" w14:textId="77777777" w:rsidR="004C4D4C" w:rsidRPr="003E745F" w:rsidRDefault="004C4D4C" w:rsidP="000A3293"/>
        </w:tc>
        <w:tc>
          <w:tcPr>
            <w:tcW w:w="1797" w:type="dxa"/>
          </w:tcPr>
          <w:p w14:paraId="36581D32" w14:textId="77777777" w:rsidR="004C4D4C" w:rsidRPr="003E745F" w:rsidRDefault="004C4D4C" w:rsidP="000A3293"/>
        </w:tc>
        <w:tc>
          <w:tcPr>
            <w:tcW w:w="1791" w:type="dxa"/>
          </w:tcPr>
          <w:p w14:paraId="6D64CCB2" w14:textId="77777777" w:rsidR="004C4D4C" w:rsidRPr="003E745F" w:rsidRDefault="004C4D4C" w:rsidP="000A3293"/>
        </w:tc>
        <w:tc>
          <w:tcPr>
            <w:tcW w:w="1791" w:type="dxa"/>
          </w:tcPr>
          <w:p w14:paraId="4F0DB815" w14:textId="77777777" w:rsidR="004C4D4C" w:rsidRPr="003E745F" w:rsidRDefault="004C4D4C" w:rsidP="000A3293"/>
        </w:tc>
      </w:tr>
    </w:tbl>
    <w:p w14:paraId="7A2EC2DA" w14:textId="77777777" w:rsidR="00DC57ED" w:rsidRDefault="00DC57ED" w:rsidP="000A3293"/>
    <w:p w14:paraId="6EF61D14" w14:textId="76FAC04D" w:rsidR="00DC57ED" w:rsidRDefault="00750EEC" w:rsidP="000A3293">
      <w:pPr>
        <w:pStyle w:val="Heading4"/>
      </w:pPr>
      <w:bookmarkStart w:id="186" w:name="_J2735PathHistoryPoint"/>
      <w:bookmarkEnd w:id="186"/>
      <w:r w:rsidRPr="00750EEC">
        <w:t>J2735PathHistoryPoint</w:t>
      </w:r>
    </w:p>
    <w:p w14:paraId="5377079F" w14:textId="77777777" w:rsidR="00C92666" w:rsidRDefault="00C92666"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8260253" w14:textId="77777777" w:rsidTr="004C4D4C">
        <w:tc>
          <w:tcPr>
            <w:tcW w:w="1931" w:type="dxa"/>
          </w:tcPr>
          <w:p w14:paraId="4AFB618A" w14:textId="77777777" w:rsidR="004C4D4C" w:rsidRPr="006E5FF6" w:rsidRDefault="004C4D4C" w:rsidP="000A3293">
            <w:pPr>
              <w:rPr>
                <w:b/>
              </w:rPr>
            </w:pPr>
            <w:r w:rsidRPr="006E5FF6">
              <w:rPr>
                <w:b/>
              </w:rPr>
              <w:t>Name</w:t>
            </w:r>
          </w:p>
        </w:tc>
        <w:tc>
          <w:tcPr>
            <w:tcW w:w="3649" w:type="dxa"/>
          </w:tcPr>
          <w:p w14:paraId="28D9D469" w14:textId="77777777" w:rsidR="004C4D4C" w:rsidRPr="006E5FF6" w:rsidRDefault="004C4D4C" w:rsidP="000A3293">
            <w:pPr>
              <w:rPr>
                <w:b/>
              </w:rPr>
            </w:pPr>
            <w:r w:rsidRPr="006E5FF6">
              <w:rPr>
                <w:b/>
              </w:rPr>
              <w:t>Type</w:t>
            </w:r>
          </w:p>
        </w:tc>
        <w:tc>
          <w:tcPr>
            <w:tcW w:w="1991" w:type="dxa"/>
          </w:tcPr>
          <w:p w14:paraId="47B67B7D" w14:textId="77777777" w:rsidR="004C4D4C" w:rsidRPr="006E5FF6" w:rsidRDefault="004C4D4C" w:rsidP="000A3293">
            <w:pPr>
              <w:rPr>
                <w:b/>
              </w:rPr>
            </w:pPr>
            <w:r w:rsidRPr="006E5FF6">
              <w:rPr>
                <w:b/>
              </w:rPr>
              <w:t>Description</w:t>
            </w:r>
          </w:p>
        </w:tc>
        <w:tc>
          <w:tcPr>
            <w:tcW w:w="1797" w:type="dxa"/>
          </w:tcPr>
          <w:p w14:paraId="3EAC3EDB" w14:textId="77777777" w:rsidR="004C4D4C" w:rsidRPr="006E5FF6" w:rsidRDefault="004C4D4C" w:rsidP="000A3293">
            <w:pPr>
              <w:rPr>
                <w:b/>
              </w:rPr>
            </w:pPr>
            <w:r w:rsidRPr="006E5FF6">
              <w:rPr>
                <w:b/>
              </w:rPr>
              <w:t>Units</w:t>
            </w:r>
          </w:p>
        </w:tc>
        <w:tc>
          <w:tcPr>
            <w:tcW w:w="1791" w:type="dxa"/>
          </w:tcPr>
          <w:p w14:paraId="70F4263B" w14:textId="77777777" w:rsidR="004C4D4C" w:rsidRPr="006E5FF6" w:rsidRDefault="004C4D4C" w:rsidP="000A3293">
            <w:pPr>
              <w:rPr>
                <w:b/>
              </w:rPr>
            </w:pPr>
            <w:r w:rsidRPr="006E5FF6">
              <w:rPr>
                <w:b/>
              </w:rPr>
              <w:t>Valid Min</w:t>
            </w:r>
          </w:p>
        </w:tc>
        <w:tc>
          <w:tcPr>
            <w:tcW w:w="1791" w:type="dxa"/>
          </w:tcPr>
          <w:p w14:paraId="616B9AFF" w14:textId="77777777" w:rsidR="004C4D4C" w:rsidRPr="006E5FF6" w:rsidRDefault="004C4D4C" w:rsidP="000A3293">
            <w:pPr>
              <w:rPr>
                <w:b/>
              </w:rPr>
            </w:pPr>
            <w:r w:rsidRPr="006E5FF6">
              <w:rPr>
                <w:b/>
              </w:rPr>
              <w:t>Valid Max</w:t>
            </w:r>
          </w:p>
        </w:tc>
      </w:tr>
      <w:tr w:rsidR="004C4D4C" w:rsidRPr="003E745F" w14:paraId="20B2AD92" w14:textId="77777777" w:rsidTr="004C4D4C">
        <w:tc>
          <w:tcPr>
            <w:tcW w:w="1931" w:type="dxa"/>
          </w:tcPr>
          <w:p w14:paraId="65341440" w14:textId="77777777" w:rsidR="004C4D4C" w:rsidRPr="000D041D" w:rsidRDefault="004C4D4C" w:rsidP="000A3293">
            <w:pPr>
              <w:rPr>
                <w:rFonts w:ascii="Courier New" w:hAnsi="Courier New" w:cs="Courier New"/>
              </w:rPr>
            </w:pPr>
          </w:p>
        </w:tc>
        <w:tc>
          <w:tcPr>
            <w:tcW w:w="3649" w:type="dxa"/>
          </w:tcPr>
          <w:p w14:paraId="19F9BCE2" w14:textId="77777777" w:rsidR="004C4D4C" w:rsidRPr="000D041D" w:rsidRDefault="004C4D4C" w:rsidP="000A3293">
            <w:pPr>
              <w:rPr>
                <w:rFonts w:ascii="Courier New" w:hAnsi="Courier New" w:cs="Courier New"/>
              </w:rPr>
            </w:pPr>
          </w:p>
        </w:tc>
        <w:tc>
          <w:tcPr>
            <w:tcW w:w="1991" w:type="dxa"/>
          </w:tcPr>
          <w:p w14:paraId="1CCFF794" w14:textId="77777777" w:rsidR="004C4D4C" w:rsidRPr="003E745F" w:rsidRDefault="004C4D4C" w:rsidP="000A3293"/>
        </w:tc>
        <w:tc>
          <w:tcPr>
            <w:tcW w:w="1797" w:type="dxa"/>
          </w:tcPr>
          <w:p w14:paraId="7159BB8F" w14:textId="77777777" w:rsidR="004C4D4C" w:rsidRPr="006E5FF6" w:rsidRDefault="004C4D4C" w:rsidP="000A3293">
            <w:pPr>
              <w:rPr>
                <w:vertAlign w:val="superscript"/>
              </w:rPr>
            </w:pPr>
          </w:p>
        </w:tc>
        <w:tc>
          <w:tcPr>
            <w:tcW w:w="1791" w:type="dxa"/>
          </w:tcPr>
          <w:p w14:paraId="1A7D5224" w14:textId="77777777" w:rsidR="004C4D4C" w:rsidRPr="003E745F" w:rsidRDefault="004C4D4C" w:rsidP="000A3293"/>
        </w:tc>
        <w:tc>
          <w:tcPr>
            <w:tcW w:w="1791" w:type="dxa"/>
          </w:tcPr>
          <w:p w14:paraId="54C4E5DA" w14:textId="77777777" w:rsidR="004C4D4C" w:rsidRPr="003E745F" w:rsidRDefault="004C4D4C" w:rsidP="000A3293"/>
        </w:tc>
      </w:tr>
      <w:tr w:rsidR="004C4D4C" w:rsidRPr="003E745F" w14:paraId="76DEBD28" w14:textId="77777777" w:rsidTr="004C4D4C">
        <w:tc>
          <w:tcPr>
            <w:tcW w:w="1931" w:type="dxa"/>
          </w:tcPr>
          <w:p w14:paraId="01B9778F" w14:textId="77777777" w:rsidR="004C4D4C" w:rsidRPr="000D041D" w:rsidRDefault="004C4D4C" w:rsidP="000A3293">
            <w:pPr>
              <w:rPr>
                <w:rFonts w:ascii="Courier New" w:hAnsi="Courier New" w:cs="Courier New"/>
              </w:rPr>
            </w:pPr>
          </w:p>
        </w:tc>
        <w:tc>
          <w:tcPr>
            <w:tcW w:w="3649" w:type="dxa"/>
          </w:tcPr>
          <w:p w14:paraId="432C614C" w14:textId="77777777" w:rsidR="004C4D4C" w:rsidRPr="000D041D" w:rsidRDefault="004C4D4C" w:rsidP="000A3293">
            <w:pPr>
              <w:rPr>
                <w:rFonts w:ascii="Courier New" w:hAnsi="Courier New" w:cs="Courier New"/>
              </w:rPr>
            </w:pPr>
          </w:p>
        </w:tc>
        <w:tc>
          <w:tcPr>
            <w:tcW w:w="1991" w:type="dxa"/>
          </w:tcPr>
          <w:p w14:paraId="189D6ADE" w14:textId="77777777" w:rsidR="004C4D4C" w:rsidRPr="003E745F" w:rsidRDefault="004C4D4C" w:rsidP="000A3293"/>
        </w:tc>
        <w:tc>
          <w:tcPr>
            <w:tcW w:w="1797" w:type="dxa"/>
          </w:tcPr>
          <w:p w14:paraId="6A19915A" w14:textId="77777777" w:rsidR="004C4D4C" w:rsidRPr="003E745F" w:rsidRDefault="004C4D4C" w:rsidP="000A3293"/>
        </w:tc>
        <w:tc>
          <w:tcPr>
            <w:tcW w:w="1791" w:type="dxa"/>
          </w:tcPr>
          <w:p w14:paraId="71EA0734" w14:textId="77777777" w:rsidR="004C4D4C" w:rsidRPr="003E745F" w:rsidRDefault="004C4D4C" w:rsidP="000A3293"/>
        </w:tc>
        <w:tc>
          <w:tcPr>
            <w:tcW w:w="1791" w:type="dxa"/>
          </w:tcPr>
          <w:p w14:paraId="3A234A1B" w14:textId="77777777" w:rsidR="004C4D4C" w:rsidRPr="003E745F" w:rsidRDefault="004C4D4C" w:rsidP="000A3293"/>
        </w:tc>
      </w:tr>
    </w:tbl>
    <w:p w14:paraId="186C4FC2" w14:textId="77777777" w:rsidR="00C92666" w:rsidRDefault="00C92666" w:rsidP="000A3293"/>
    <w:p w14:paraId="0E3C75A9" w14:textId="71E70876" w:rsidR="00C92666" w:rsidRDefault="00EA5684" w:rsidP="000A3293">
      <w:pPr>
        <w:pStyle w:val="Heading4"/>
      </w:pPr>
      <w:r w:rsidRPr="00EA5684">
        <w:t>J2735PrivilegedEvents</w:t>
      </w:r>
    </w:p>
    <w:p w14:paraId="6E11884B" w14:textId="77777777" w:rsidR="00EA5684" w:rsidRDefault="00EA568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70CBC9A" w14:textId="77777777" w:rsidTr="004C4D4C">
        <w:tc>
          <w:tcPr>
            <w:tcW w:w="1931" w:type="dxa"/>
          </w:tcPr>
          <w:p w14:paraId="5A0B8F15" w14:textId="77777777" w:rsidR="004C4D4C" w:rsidRPr="006E5FF6" w:rsidRDefault="004C4D4C" w:rsidP="000A3293">
            <w:pPr>
              <w:rPr>
                <w:b/>
              </w:rPr>
            </w:pPr>
            <w:r w:rsidRPr="006E5FF6">
              <w:rPr>
                <w:b/>
              </w:rPr>
              <w:t>Name</w:t>
            </w:r>
          </w:p>
        </w:tc>
        <w:tc>
          <w:tcPr>
            <w:tcW w:w="3649" w:type="dxa"/>
          </w:tcPr>
          <w:p w14:paraId="087CF3AC" w14:textId="77777777" w:rsidR="004C4D4C" w:rsidRPr="006E5FF6" w:rsidRDefault="004C4D4C" w:rsidP="000A3293">
            <w:pPr>
              <w:rPr>
                <w:b/>
              </w:rPr>
            </w:pPr>
            <w:r w:rsidRPr="006E5FF6">
              <w:rPr>
                <w:b/>
              </w:rPr>
              <w:t>Type</w:t>
            </w:r>
          </w:p>
        </w:tc>
        <w:tc>
          <w:tcPr>
            <w:tcW w:w="1991" w:type="dxa"/>
          </w:tcPr>
          <w:p w14:paraId="3C9CB532" w14:textId="77777777" w:rsidR="004C4D4C" w:rsidRPr="006E5FF6" w:rsidRDefault="004C4D4C" w:rsidP="000A3293">
            <w:pPr>
              <w:rPr>
                <w:b/>
              </w:rPr>
            </w:pPr>
            <w:r w:rsidRPr="006E5FF6">
              <w:rPr>
                <w:b/>
              </w:rPr>
              <w:t>Description</w:t>
            </w:r>
          </w:p>
        </w:tc>
        <w:tc>
          <w:tcPr>
            <w:tcW w:w="1797" w:type="dxa"/>
          </w:tcPr>
          <w:p w14:paraId="62E02357" w14:textId="77777777" w:rsidR="004C4D4C" w:rsidRPr="006E5FF6" w:rsidRDefault="004C4D4C" w:rsidP="000A3293">
            <w:pPr>
              <w:rPr>
                <w:b/>
              </w:rPr>
            </w:pPr>
            <w:r w:rsidRPr="006E5FF6">
              <w:rPr>
                <w:b/>
              </w:rPr>
              <w:t>Units</w:t>
            </w:r>
          </w:p>
        </w:tc>
        <w:tc>
          <w:tcPr>
            <w:tcW w:w="1791" w:type="dxa"/>
          </w:tcPr>
          <w:p w14:paraId="4BB8BB30" w14:textId="77777777" w:rsidR="004C4D4C" w:rsidRPr="006E5FF6" w:rsidRDefault="004C4D4C" w:rsidP="000A3293">
            <w:pPr>
              <w:rPr>
                <w:b/>
              </w:rPr>
            </w:pPr>
            <w:r w:rsidRPr="006E5FF6">
              <w:rPr>
                <w:b/>
              </w:rPr>
              <w:t>Valid Min</w:t>
            </w:r>
          </w:p>
        </w:tc>
        <w:tc>
          <w:tcPr>
            <w:tcW w:w="1791" w:type="dxa"/>
          </w:tcPr>
          <w:p w14:paraId="08F20093" w14:textId="77777777" w:rsidR="004C4D4C" w:rsidRPr="006E5FF6" w:rsidRDefault="004C4D4C" w:rsidP="000A3293">
            <w:pPr>
              <w:rPr>
                <w:b/>
              </w:rPr>
            </w:pPr>
            <w:r w:rsidRPr="006E5FF6">
              <w:rPr>
                <w:b/>
              </w:rPr>
              <w:t>Valid Max</w:t>
            </w:r>
          </w:p>
        </w:tc>
      </w:tr>
      <w:tr w:rsidR="004C4D4C" w:rsidRPr="003E745F" w14:paraId="538F7A18" w14:textId="77777777" w:rsidTr="004C4D4C">
        <w:tc>
          <w:tcPr>
            <w:tcW w:w="1931" w:type="dxa"/>
          </w:tcPr>
          <w:p w14:paraId="4EAC386F" w14:textId="77777777" w:rsidR="004C4D4C" w:rsidRPr="000D041D" w:rsidRDefault="004C4D4C" w:rsidP="000A3293">
            <w:pPr>
              <w:rPr>
                <w:rFonts w:ascii="Courier New" w:hAnsi="Courier New" w:cs="Courier New"/>
              </w:rPr>
            </w:pPr>
          </w:p>
        </w:tc>
        <w:tc>
          <w:tcPr>
            <w:tcW w:w="3649" w:type="dxa"/>
          </w:tcPr>
          <w:p w14:paraId="3FFDE805" w14:textId="77777777" w:rsidR="004C4D4C" w:rsidRPr="000D041D" w:rsidRDefault="004C4D4C" w:rsidP="000A3293">
            <w:pPr>
              <w:rPr>
                <w:rFonts w:ascii="Courier New" w:hAnsi="Courier New" w:cs="Courier New"/>
              </w:rPr>
            </w:pPr>
          </w:p>
        </w:tc>
        <w:tc>
          <w:tcPr>
            <w:tcW w:w="1991" w:type="dxa"/>
          </w:tcPr>
          <w:p w14:paraId="0ABADEA9" w14:textId="77777777" w:rsidR="004C4D4C" w:rsidRPr="003E745F" w:rsidRDefault="004C4D4C" w:rsidP="000A3293"/>
        </w:tc>
        <w:tc>
          <w:tcPr>
            <w:tcW w:w="1797" w:type="dxa"/>
          </w:tcPr>
          <w:p w14:paraId="3DFCC0E0" w14:textId="77777777" w:rsidR="004C4D4C" w:rsidRPr="006E5FF6" w:rsidRDefault="004C4D4C" w:rsidP="000A3293">
            <w:pPr>
              <w:rPr>
                <w:vertAlign w:val="superscript"/>
              </w:rPr>
            </w:pPr>
          </w:p>
        </w:tc>
        <w:tc>
          <w:tcPr>
            <w:tcW w:w="1791" w:type="dxa"/>
          </w:tcPr>
          <w:p w14:paraId="24803628" w14:textId="77777777" w:rsidR="004C4D4C" w:rsidRPr="003E745F" w:rsidRDefault="004C4D4C" w:rsidP="000A3293"/>
        </w:tc>
        <w:tc>
          <w:tcPr>
            <w:tcW w:w="1791" w:type="dxa"/>
          </w:tcPr>
          <w:p w14:paraId="65AA5BC5" w14:textId="77777777" w:rsidR="004C4D4C" w:rsidRPr="003E745F" w:rsidRDefault="004C4D4C" w:rsidP="000A3293"/>
        </w:tc>
      </w:tr>
      <w:tr w:rsidR="004C4D4C" w:rsidRPr="003E745F" w14:paraId="1153B3F2" w14:textId="77777777" w:rsidTr="004C4D4C">
        <w:tc>
          <w:tcPr>
            <w:tcW w:w="1931" w:type="dxa"/>
          </w:tcPr>
          <w:p w14:paraId="424BC947" w14:textId="77777777" w:rsidR="004C4D4C" w:rsidRPr="000D041D" w:rsidRDefault="004C4D4C" w:rsidP="000A3293">
            <w:pPr>
              <w:rPr>
                <w:rFonts w:ascii="Courier New" w:hAnsi="Courier New" w:cs="Courier New"/>
              </w:rPr>
            </w:pPr>
          </w:p>
        </w:tc>
        <w:tc>
          <w:tcPr>
            <w:tcW w:w="3649" w:type="dxa"/>
          </w:tcPr>
          <w:p w14:paraId="70758B79" w14:textId="77777777" w:rsidR="004C4D4C" w:rsidRPr="000D041D" w:rsidRDefault="004C4D4C" w:rsidP="000A3293">
            <w:pPr>
              <w:rPr>
                <w:rFonts w:ascii="Courier New" w:hAnsi="Courier New" w:cs="Courier New"/>
              </w:rPr>
            </w:pPr>
          </w:p>
        </w:tc>
        <w:tc>
          <w:tcPr>
            <w:tcW w:w="1991" w:type="dxa"/>
          </w:tcPr>
          <w:p w14:paraId="68748343" w14:textId="77777777" w:rsidR="004C4D4C" w:rsidRPr="003E745F" w:rsidRDefault="004C4D4C" w:rsidP="000A3293"/>
        </w:tc>
        <w:tc>
          <w:tcPr>
            <w:tcW w:w="1797" w:type="dxa"/>
          </w:tcPr>
          <w:p w14:paraId="58DC872B" w14:textId="77777777" w:rsidR="004C4D4C" w:rsidRPr="003E745F" w:rsidRDefault="004C4D4C" w:rsidP="000A3293"/>
        </w:tc>
        <w:tc>
          <w:tcPr>
            <w:tcW w:w="1791" w:type="dxa"/>
          </w:tcPr>
          <w:p w14:paraId="1F3A50B1" w14:textId="77777777" w:rsidR="004C4D4C" w:rsidRPr="003E745F" w:rsidRDefault="004C4D4C" w:rsidP="000A3293"/>
        </w:tc>
        <w:tc>
          <w:tcPr>
            <w:tcW w:w="1791" w:type="dxa"/>
          </w:tcPr>
          <w:p w14:paraId="1B366880" w14:textId="77777777" w:rsidR="004C4D4C" w:rsidRPr="003E745F" w:rsidRDefault="004C4D4C" w:rsidP="000A3293"/>
        </w:tc>
      </w:tr>
    </w:tbl>
    <w:p w14:paraId="31A6A7FF" w14:textId="77777777" w:rsidR="00EA5684" w:rsidRDefault="00EA5684" w:rsidP="000A3293"/>
    <w:p w14:paraId="6187BA20" w14:textId="1056CDA7" w:rsidR="00EA5684" w:rsidRDefault="00C97383" w:rsidP="000A3293">
      <w:pPr>
        <w:pStyle w:val="Heading4"/>
      </w:pPr>
      <w:r w:rsidRPr="00C97383">
        <w:t>J2735LightbarInUse</w:t>
      </w:r>
    </w:p>
    <w:p w14:paraId="4953F858" w14:textId="77777777" w:rsidR="00C97383" w:rsidRDefault="00C97383"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D661BD7" w14:textId="77777777" w:rsidTr="004C4D4C">
        <w:tc>
          <w:tcPr>
            <w:tcW w:w="1931" w:type="dxa"/>
          </w:tcPr>
          <w:p w14:paraId="532AFC4A" w14:textId="77777777" w:rsidR="004C4D4C" w:rsidRPr="006E5FF6" w:rsidRDefault="004C4D4C" w:rsidP="000A3293">
            <w:pPr>
              <w:rPr>
                <w:b/>
              </w:rPr>
            </w:pPr>
            <w:r w:rsidRPr="006E5FF6">
              <w:rPr>
                <w:b/>
              </w:rPr>
              <w:t>Name</w:t>
            </w:r>
          </w:p>
        </w:tc>
        <w:tc>
          <w:tcPr>
            <w:tcW w:w="3649" w:type="dxa"/>
          </w:tcPr>
          <w:p w14:paraId="331D979F" w14:textId="77777777" w:rsidR="004C4D4C" w:rsidRPr="006E5FF6" w:rsidRDefault="004C4D4C" w:rsidP="000A3293">
            <w:pPr>
              <w:rPr>
                <w:b/>
              </w:rPr>
            </w:pPr>
            <w:r w:rsidRPr="006E5FF6">
              <w:rPr>
                <w:b/>
              </w:rPr>
              <w:t>Type</w:t>
            </w:r>
          </w:p>
        </w:tc>
        <w:tc>
          <w:tcPr>
            <w:tcW w:w="1991" w:type="dxa"/>
          </w:tcPr>
          <w:p w14:paraId="114E8874" w14:textId="77777777" w:rsidR="004C4D4C" w:rsidRPr="006E5FF6" w:rsidRDefault="004C4D4C" w:rsidP="000A3293">
            <w:pPr>
              <w:rPr>
                <w:b/>
              </w:rPr>
            </w:pPr>
            <w:r w:rsidRPr="006E5FF6">
              <w:rPr>
                <w:b/>
              </w:rPr>
              <w:t>Description</w:t>
            </w:r>
          </w:p>
        </w:tc>
        <w:tc>
          <w:tcPr>
            <w:tcW w:w="1797" w:type="dxa"/>
          </w:tcPr>
          <w:p w14:paraId="0CD58DE1" w14:textId="77777777" w:rsidR="004C4D4C" w:rsidRPr="006E5FF6" w:rsidRDefault="004C4D4C" w:rsidP="000A3293">
            <w:pPr>
              <w:rPr>
                <w:b/>
              </w:rPr>
            </w:pPr>
            <w:r w:rsidRPr="006E5FF6">
              <w:rPr>
                <w:b/>
              </w:rPr>
              <w:t>Units</w:t>
            </w:r>
          </w:p>
        </w:tc>
        <w:tc>
          <w:tcPr>
            <w:tcW w:w="1791" w:type="dxa"/>
          </w:tcPr>
          <w:p w14:paraId="77B0AC01" w14:textId="77777777" w:rsidR="004C4D4C" w:rsidRPr="006E5FF6" w:rsidRDefault="004C4D4C" w:rsidP="000A3293">
            <w:pPr>
              <w:rPr>
                <w:b/>
              </w:rPr>
            </w:pPr>
            <w:r w:rsidRPr="006E5FF6">
              <w:rPr>
                <w:b/>
              </w:rPr>
              <w:t>Valid Min</w:t>
            </w:r>
          </w:p>
        </w:tc>
        <w:tc>
          <w:tcPr>
            <w:tcW w:w="1791" w:type="dxa"/>
          </w:tcPr>
          <w:p w14:paraId="4FC39634" w14:textId="77777777" w:rsidR="004C4D4C" w:rsidRPr="006E5FF6" w:rsidRDefault="004C4D4C" w:rsidP="000A3293">
            <w:pPr>
              <w:rPr>
                <w:b/>
              </w:rPr>
            </w:pPr>
            <w:r w:rsidRPr="006E5FF6">
              <w:rPr>
                <w:b/>
              </w:rPr>
              <w:t>Valid Max</w:t>
            </w:r>
          </w:p>
        </w:tc>
      </w:tr>
      <w:tr w:rsidR="004C4D4C" w:rsidRPr="003E745F" w14:paraId="25876E31" w14:textId="77777777" w:rsidTr="004C4D4C">
        <w:tc>
          <w:tcPr>
            <w:tcW w:w="1931" w:type="dxa"/>
          </w:tcPr>
          <w:p w14:paraId="7146BD80" w14:textId="77777777" w:rsidR="004C4D4C" w:rsidRPr="000D041D" w:rsidRDefault="004C4D4C" w:rsidP="000A3293">
            <w:pPr>
              <w:rPr>
                <w:rFonts w:ascii="Courier New" w:hAnsi="Courier New" w:cs="Courier New"/>
              </w:rPr>
            </w:pPr>
          </w:p>
        </w:tc>
        <w:tc>
          <w:tcPr>
            <w:tcW w:w="3649" w:type="dxa"/>
          </w:tcPr>
          <w:p w14:paraId="41E0D2C2" w14:textId="77777777" w:rsidR="004C4D4C" w:rsidRPr="000D041D" w:rsidRDefault="004C4D4C" w:rsidP="000A3293">
            <w:pPr>
              <w:rPr>
                <w:rFonts w:ascii="Courier New" w:hAnsi="Courier New" w:cs="Courier New"/>
              </w:rPr>
            </w:pPr>
          </w:p>
        </w:tc>
        <w:tc>
          <w:tcPr>
            <w:tcW w:w="1991" w:type="dxa"/>
          </w:tcPr>
          <w:p w14:paraId="69022EAC" w14:textId="77777777" w:rsidR="004C4D4C" w:rsidRPr="003E745F" w:rsidRDefault="004C4D4C" w:rsidP="000A3293"/>
        </w:tc>
        <w:tc>
          <w:tcPr>
            <w:tcW w:w="1797" w:type="dxa"/>
          </w:tcPr>
          <w:p w14:paraId="13C5604B" w14:textId="77777777" w:rsidR="004C4D4C" w:rsidRPr="006E5FF6" w:rsidRDefault="004C4D4C" w:rsidP="000A3293">
            <w:pPr>
              <w:rPr>
                <w:vertAlign w:val="superscript"/>
              </w:rPr>
            </w:pPr>
          </w:p>
        </w:tc>
        <w:tc>
          <w:tcPr>
            <w:tcW w:w="1791" w:type="dxa"/>
          </w:tcPr>
          <w:p w14:paraId="160BCEA0" w14:textId="77777777" w:rsidR="004C4D4C" w:rsidRPr="003E745F" w:rsidRDefault="004C4D4C" w:rsidP="000A3293"/>
        </w:tc>
        <w:tc>
          <w:tcPr>
            <w:tcW w:w="1791" w:type="dxa"/>
          </w:tcPr>
          <w:p w14:paraId="5E029E80" w14:textId="77777777" w:rsidR="004C4D4C" w:rsidRPr="003E745F" w:rsidRDefault="004C4D4C" w:rsidP="000A3293"/>
        </w:tc>
      </w:tr>
      <w:tr w:rsidR="004C4D4C" w:rsidRPr="003E745F" w14:paraId="44125A1A" w14:textId="77777777" w:rsidTr="004C4D4C">
        <w:tc>
          <w:tcPr>
            <w:tcW w:w="1931" w:type="dxa"/>
          </w:tcPr>
          <w:p w14:paraId="579B1189" w14:textId="77777777" w:rsidR="004C4D4C" w:rsidRPr="000D041D" w:rsidRDefault="004C4D4C" w:rsidP="000A3293">
            <w:pPr>
              <w:rPr>
                <w:rFonts w:ascii="Courier New" w:hAnsi="Courier New" w:cs="Courier New"/>
              </w:rPr>
            </w:pPr>
          </w:p>
        </w:tc>
        <w:tc>
          <w:tcPr>
            <w:tcW w:w="3649" w:type="dxa"/>
          </w:tcPr>
          <w:p w14:paraId="72FC9666" w14:textId="77777777" w:rsidR="004C4D4C" w:rsidRPr="000D041D" w:rsidRDefault="004C4D4C" w:rsidP="000A3293">
            <w:pPr>
              <w:rPr>
                <w:rFonts w:ascii="Courier New" w:hAnsi="Courier New" w:cs="Courier New"/>
              </w:rPr>
            </w:pPr>
          </w:p>
        </w:tc>
        <w:tc>
          <w:tcPr>
            <w:tcW w:w="1991" w:type="dxa"/>
          </w:tcPr>
          <w:p w14:paraId="5F22BAE4" w14:textId="77777777" w:rsidR="004C4D4C" w:rsidRPr="003E745F" w:rsidRDefault="004C4D4C" w:rsidP="000A3293"/>
        </w:tc>
        <w:tc>
          <w:tcPr>
            <w:tcW w:w="1797" w:type="dxa"/>
          </w:tcPr>
          <w:p w14:paraId="5268B623" w14:textId="77777777" w:rsidR="004C4D4C" w:rsidRPr="003E745F" w:rsidRDefault="004C4D4C" w:rsidP="000A3293"/>
        </w:tc>
        <w:tc>
          <w:tcPr>
            <w:tcW w:w="1791" w:type="dxa"/>
          </w:tcPr>
          <w:p w14:paraId="1620397B" w14:textId="77777777" w:rsidR="004C4D4C" w:rsidRPr="003E745F" w:rsidRDefault="004C4D4C" w:rsidP="000A3293"/>
        </w:tc>
        <w:tc>
          <w:tcPr>
            <w:tcW w:w="1791" w:type="dxa"/>
          </w:tcPr>
          <w:p w14:paraId="6D49D236" w14:textId="77777777" w:rsidR="004C4D4C" w:rsidRPr="003E745F" w:rsidRDefault="004C4D4C" w:rsidP="000A3293"/>
        </w:tc>
      </w:tr>
    </w:tbl>
    <w:p w14:paraId="356B373D" w14:textId="77777777" w:rsidR="00C97383" w:rsidRDefault="00C97383" w:rsidP="000A3293"/>
    <w:p w14:paraId="6D32EEE2" w14:textId="77777777" w:rsidR="00C97383" w:rsidRDefault="00C97383" w:rsidP="000A3293"/>
    <w:p w14:paraId="56033821" w14:textId="70CDAEBA" w:rsidR="00C97383" w:rsidRDefault="00B80382" w:rsidP="000A3293">
      <w:pPr>
        <w:pStyle w:val="Heading4"/>
      </w:pPr>
      <w:r w:rsidRPr="00B80382">
        <w:t>J2735MultiVehicleResponse</w:t>
      </w:r>
    </w:p>
    <w:p w14:paraId="1DBCFA72" w14:textId="77777777" w:rsidR="00B80382" w:rsidRDefault="00B8038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70EE79D6" w14:textId="77777777" w:rsidTr="004C4D4C">
        <w:tc>
          <w:tcPr>
            <w:tcW w:w="1931" w:type="dxa"/>
          </w:tcPr>
          <w:p w14:paraId="6C02DCF3" w14:textId="77777777" w:rsidR="004C4D4C" w:rsidRPr="006E5FF6" w:rsidRDefault="004C4D4C" w:rsidP="000A3293">
            <w:pPr>
              <w:rPr>
                <w:b/>
              </w:rPr>
            </w:pPr>
            <w:r w:rsidRPr="006E5FF6">
              <w:rPr>
                <w:b/>
              </w:rPr>
              <w:t>Name</w:t>
            </w:r>
          </w:p>
        </w:tc>
        <w:tc>
          <w:tcPr>
            <w:tcW w:w="3649" w:type="dxa"/>
          </w:tcPr>
          <w:p w14:paraId="44E33B48" w14:textId="77777777" w:rsidR="004C4D4C" w:rsidRPr="006E5FF6" w:rsidRDefault="004C4D4C" w:rsidP="000A3293">
            <w:pPr>
              <w:rPr>
                <w:b/>
              </w:rPr>
            </w:pPr>
            <w:r w:rsidRPr="006E5FF6">
              <w:rPr>
                <w:b/>
              </w:rPr>
              <w:t>Type</w:t>
            </w:r>
          </w:p>
        </w:tc>
        <w:tc>
          <w:tcPr>
            <w:tcW w:w="1991" w:type="dxa"/>
          </w:tcPr>
          <w:p w14:paraId="5C660D4D" w14:textId="77777777" w:rsidR="004C4D4C" w:rsidRPr="006E5FF6" w:rsidRDefault="004C4D4C" w:rsidP="000A3293">
            <w:pPr>
              <w:rPr>
                <w:b/>
              </w:rPr>
            </w:pPr>
            <w:r w:rsidRPr="006E5FF6">
              <w:rPr>
                <w:b/>
              </w:rPr>
              <w:t>Description</w:t>
            </w:r>
          </w:p>
        </w:tc>
        <w:tc>
          <w:tcPr>
            <w:tcW w:w="1797" w:type="dxa"/>
          </w:tcPr>
          <w:p w14:paraId="52191C23" w14:textId="77777777" w:rsidR="004C4D4C" w:rsidRPr="006E5FF6" w:rsidRDefault="004C4D4C" w:rsidP="000A3293">
            <w:pPr>
              <w:rPr>
                <w:b/>
              </w:rPr>
            </w:pPr>
            <w:r w:rsidRPr="006E5FF6">
              <w:rPr>
                <w:b/>
              </w:rPr>
              <w:t>Units</w:t>
            </w:r>
          </w:p>
        </w:tc>
        <w:tc>
          <w:tcPr>
            <w:tcW w:w="1791" w:type="dxa"/>
          </w:tcPr>
          <w:p w14:paraId="28594A66" w14:textId="77777777" w:rsidR="004C4D4C" w:rsidRPr="006E5FF6" w:rsidRDefault="004C4D4C" w:rsidP="000A3293">
            <w:pPr>
              <w:rPr>
                <w:b/>
              </w:rPr>
            </w:pPr>
            <w:r w:rsidRPr="006E5FF6">
              <w:rPr>
                <w:b/>
              </w:rPr>
              <w:t>Valid Min</w:t>
            </w:r>
          </w:p>
        </w:tc>
        <w:tc>
          <w:tcPr>
            <w:tcW w:w="1791" w:type="dxa"/>
          </w:tcPr>
          <w:p w14:paraId="0488032D" w14:textId="77777777" w:rsidR="004C4D4C" w:rsidRPr="006E5FF6" w:rsidRDefault="004C4D4C" w:rsidP="000A3293">
            <w:pPr>
              <w:rPr>
                <w:b/>
              </w:rPr>
            </w:pPr>
            <w:r w:rsidRPr="006E5FF6">
              <w:rPr>
                <w:b/>
              </w:rPr>
              <w:t>Valid Max</w:t>
            </w:r>
          </w:p>
        </w:tc>
      </w:tr>
      <w:tr w:rsidR="004C4D4C" w:rsidRPr="003E745F" w14:paraId="490E5ACC" w14:textId="77777777" w:rsidTr="004C4D4C">
        <w:tc>
          <w:tcPr>
            <w:tcW w:w="1931" w:type="dxa"/>
          </w:tcPr>
          <w:p w14:paraId="07C4F231" w14:textId="77777777" w:rsidR="004C4D4C" w:rsidRPr="000D041D" w:rsidRDefault="004C4D4C" w:rsidP="000A3293">
            <w:pPr>
              <w:rPr>
                <w:rFonts w:ascii="Courier New" w:hAnsi="Courier New" w:cs="Courier New"/>
              </w:rPr>
            </w:pPr>
          </w:p>
        </w:tc>
        <w:tc>
          <w:tcPr>
            <w:tcW w:w="3649" w:type="dxa"/>
          </w:tcPr>
          <w:p w14:paraId="298C0790" w14:textId="77777777" w:rsidR="004C4D4C" w:rsidRPr="000D041D" w:rsidRDefault="004C4D4C" w:rsidP="000A3293">
            <w:pPr>
              <w:rPr>
                <w:rFonts w:ascii="Courier New" w:hAnsi="Courier New" w:cs="Courier New"/>
              </w:rPr>
            </w:pPr>
          </w:p>
        </w:tc>
        <w:tc>
          <w:tcPr>
            <w:tcW w:w="1991" w:type="dxa"/>
          </w:tcPr>
          <w:p w14:paraId="7C0AD6E8" w14:textId="77777777" w:rsidR="004C4D4C" w:rsidRPr="003E745F" w:rsidRDefault="004C4D4C" w:rsidP="000A3293"/>
        </w:tc>
        <w:tc>
          <w:tcPr>
            <w:tcW w:w="1797" w:type="dxa"/>
          </w:tcPr>
          <w:p w14:paraId="46E379F1" w14:textId="77777777" w:rsidR="004C4D4C" w:rsidRPr="006E5FF6" w:rsidRDefault="004C4D4C" w:rsidP="000A3293">
            <w:pPr>
              <w:rPr>
                <w:vertAlign w:val="superscript"/>
              </w:rPr>
            </w:pPr>
          </w:p>
        </w:tc>
        <w:tc>
          <w:tcPr>
            <w:tcW w:w="1791" w:type="dxa"/>
          </w:tcPr>
          <w:p w14:paraId="1FC9EF8A" w14:textId="77777777" w:rsidR="004C4D4C" w:rsidRPr="003E745F" w:rsidRDefault="004C4D4C" w:rsidP="000A3293"/>
        </w:tc>
        <w:tc>
          <w:tcPr>
            <w:tcW w:w="1791" w:type="dxa"/>
          </w:tcPr>
          <w:p w14:paraId="20F74492" w14:textId="77777777" w:rsidR="004C4D4C" w:rsidRPr="003E745F" w:rsidRDefault="004C4D4C" w:rsidP="000A3293"/>
        </w:tc>
      </w:tr>
      <w:tr w:rsidR="004C4D4C" w:rsidRPr="003E745F" w14:paraId="316DAD79" w14:textId="77777777" w:rsidTr="004C4D4C">
        <w:tc>
          <w:tcPr>
            <w:tcW w:w="1931" w:type="dxa"/>
          </w:tcPr>
          <w:p w14:paraId="46BE2212" w14:textId="77777777" w:rsidR="004C4D4C" w:rsidRPr="000D041D" w:rsidRDefault="004C4D4C" w:rsidP="000A3293">
            <w:pPr>
              <w:rPr>
                <w:rFonts w:ascii="Courier New" w:hAnsi="Courier New" w:cs="Courier New"/>
              </w:rPr>
            </w:pPr>
          </w:p>
        </w:tc>
        <w:tc>
          <w:tcPr>
            <w:tcW w:w="3649" w:type="dxa"/>
          </w:tcPr>
          <w:p w14:paraId="072DDDD7" w14:textId="77777777" w:rsidR="004C4D4C" w:rsidRPr="000D041D" w:rsidRDefault="004C4D4C" w:rsidP="000A3293">
            <w:pPr>
              <w:rPr>
                <w:rFonts w:ascii="Courier New" w:hAnsi="Courier New" w:cs="Courier New"/>
              </w:rPr>
            </w:pPr>
          </w:p>
        </w:tc>
        <w:tc>
          <w:tcPr>
            <w:tcW w:w="1991" w:type="dxa"/>
          </w:tcPr>
          <w:p w14:paraId="05A437A8" w14:textId="77777777" w:rsidR="004C4D4C" w:rsidRPr="003E745F" w:rsidRDefault="004C4D4C" w:rsidP="000A3293"/>
        </w:tc>
        <w:tc>
          <w:tcPr>
            <w:tcW w:w="1797" w:type="dxa"/>
          </w:tcPr>
          <w:p w14:paraId="07F7E481" w14:textId="77777777" w:rsidR="004C4D4C" w:rsidRPr="003E745F" w:rsidRDefault="004C4D4C" w:rsidP="000A3293"/>
        </w:tc>
        <w:tc>
          <w:tcPr>
            <w:tcW w:w="1791" w:type="dxa"/>
          </w:tcPr>
          <w:p w14:paraId="4C05CC61" w14:textId="77777777" w:rsidR="004C4D4C" w:rsidRPr="003E745F" w:rsidRDefault="004C4D4C" w:rsidP="000A3293"/>
        </w:tc>
        <w:tc>
          <w:tcPr>
            <w:tcW w:w="1791" w:type="dxa"/>
          </w:tcPr>
          <w:p w14:paraId="157E82D4" w14:textId="77777777" w:rsidR="004C4D4C" w:rsidRPr="003E745F" w:rsidRDefault="004C4D4C" w:rsidP="000A3293"/>
        </w:tc>
      </w:tr>
    </w:tbl>
    <w:p w14:paraId="75E0A441" w14:textId="77777777" w:rsidR="00B80382" w:rsidRDefault="00B80382" w:rsidP="000A3293"/>
    <w:p w14:paraId="460A3E56" w14:textId="02CBC059" w:rsidR="00B80382" w:rsidRDefault="00933194" w:rsidP="000A3293">
      <w:pPr>
        <w:pStyle w:val="Heading4"/>
      </w:pPr>
      <w:r w:rsidRPr="00933194">
        <w:t>J2735ResponseType</w:t>
      </w:r>
    </w:p>
    <w:p w14:paraId="23058D91" w14:textId="77777777" w:rsidR="00933194" w:rsidRDefault="00933194"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9EA71E6" w14:textId="77777777" w:rsidTr="004C4D4C">
        <w:tc>
          <w:tcPr>
            <w:tcW w:w="1931" w:type="dxa"/>
          </w:tcPr>
          <w:p w14:paraId="57A4C61C" w14:textId="77777777" w:rsidR="004C4D4C" w:rsidRPr="006E5FF6" w:rsidRDefault="004C4D4C" w:rsidP="000A3293">
            <w:pPr>
              <w:rPr>
                <w:b/>
              </w:rPr>
            </w:pPr>
            <w:r w:rsidRPr="006E5FF6">
              <w:rPr>
                <w:b/>
              </w:rPr>
              <w:t>Name</w:t>
            </w:r>
          </w:p>
        </w:tc>
        <w:tc>
          <w:tcPr>
            <w:tcW w:w="3649" w:type="dxa"/>
          </w:tcPr>
          <w:p w14:paraId="67510121" w14:textId="77777777" w:rsidR="004C4D4C" w:rsidRPr="006E5FF6" w:rsidRDefault="004C4D4C" w:rsidP="000A3293">
            <w:pPr>
              <w:rPr>
                <w:b/>
              </w:rPr>
            </w:pPr>
            <w:r w:rsidRPr="006E5FF6">
              <w:rPr>
                <w:b/>
              </w:rPr>
              <w:t>Type</w:t>
            </w:r>
          </w:p>
        </w:tc>
        <w:tc>
          <w:tcPr>
            <w:tcW w:w="1991" w:type="dxa"/>
          </w:tcPr>
          <w:p w14:paraId="29A52A7A" w14:textId="77777777" w:rsidR="004C4D4C" w:rsidRPr="006E5FF6" w:rsidRDefault="004C4D4C" w:rsidP="000A3293">
            <w:pPr>
              <w:rPr>
                <w:b/>
              </w:rPr>
            </w:pPr>
            <w:r w:rsidRPr="006E5FF6">
              <w:rPr>
                <w:b/>
              </w:rPr>
              <w:t>Description</w:t>
            </w:r>
          </w:p>
        </w:tc>
        <w:tc>
          <w:tcPr>
            <w:tcW w:w="1797" w:type="dxa"/>
          </w:tcPr>
          <w:p w14:paraId="405B5BD8" w14:textId="77777777" w:rsidR="004C4D4C" w:rsidRPr="006E5FF6" w:rsidRDefault="004C4D4C" w:rsidP="000A3293">
            <w:pPr>
              <w:rPr>
                <w:b/>
              </w:rPr>
            </w:pPr>
            <w:r w:rsidRPr="006E5FF6">
              <w:rPr>
                <w:b/>
              </w:rPr>
              <w:t>Units</w:t>
            </w:r>
          </w:p>
        </w:tc>
        <w:tc>
          <w:tcPr>
            <w:tcW w:w="1791" w:type="dxa"/>
          </w:tcPr>
          <w:p w14:paraId="0BDF38ED" w14:textId="77777777" w:rsidR="004C4D4C" w:rsidRPr="006E5FF6" w:rsidRDefault="004C4D4C" w:rsidP="000A3293">
            <w:pPr>
              <w:rPr>
                <w:b/>
              </w:rPr>
            </w:pPr>
            <w:r w:rsidRPr="006E5FF6">
              <w:rPr>
                <w:b/>
              </w:rPr>
              <w:t>Valid Min</w:t>
            </w:r>
          </w:p>
        </w:tc>
        <w:tc>
          <w:tcPr>
            <w:tcW w:w="1791" w:type="dxa"/>
          </w:tcPr>
          <w:p w14:paraId="0D978C34" w14:textId="77777777" w:rsidR="004C4D4C" w:rsidRPr="006E5FF6" w:rsidRDefault="004C4D4C" w:rsidP="000A3293">
            <w:pPr>
              <w:rPr>
                <w:b/>
              </w:rPr>
            </w:pPr>
            <w:r w:rsidRPr="006E5FF6">
              <w:rPr>
                <w:b/>
              </w:rPr>
              <w:t>Valid Max</w:t>
            </w:r>
          </w:p>
        </w:tc>
      </w:tr>
      <w:tr w:rsidR="004C4D4C" w:rsidRPr="003E745F" w14:paraId="3ECDC117" w14:textId="77777777" w:rsidTr="004C4D4C">
        <w:tc>
          <w:tcPr>
            <w:tcW w:w="1931" w:type="dxa"/>
          </w:tcPr>
          <w:p w14:paraId="02203137" w14:textId="77777777" w:rsidR="004C4D4C" w:rsidRPr="000D041D" w:rsidRDefault="004C4D4C" w:rsidP="000A3293">
            <w:pPr>
              <w:rPr>
                <w:rFonts w:ascii="Courier New" w:hAnsi="Courier New" w:cs="Courier New"/>
              </w:rPr>
            </w:pPr>
          </w:p>
        </w:tc>
        <w:tc>
          <w:tcPr>
            <w:tcW w:w="3649" w:type="dxa"/>
          </w:tcPr>
          <w:p w14:paraId="280CC859" w14:textId="77777777" w:rsidR="004C4D4C" w:rsidRPr="000D041D" w:rsidRDefault="004C4D4C" w:rsidP="000A3293">
            <w:pPr>
              <w:rPr>
                <w:rFonts w:ascii="Courier New" w:hAnsi="Courier New" w:cs="Courier New"/>
              </w:rPr>
            </w:pPr>
          </w:p>
        </w:tc>
        <w:tc>
          <w:tcPr>
            <w:tcW w:w="1991" w:type="dxa"/>
          </w:tcPr>
          <w:p w14:paraId="0D6ECF1C" w14:textId="77777777" w:rsidR="004C4D4C" w:rsidRPr="003E745F" w:rsidRDefault="004C4D4C" w:rsidP="000A3293"/>
        </w:tc>
        <w:tc>
          <w:tcPr>
            <w:tcW w:w="1797" w:type="dxa"/>
          </w:tcPr>
          <w:p w14:paraId="6F0C284E" w14:textId="77777777" w:rsidR="004C4D4C" w:rsidRPr="006E5FF6" w:rsidRDefault="004C4D4C" w:rsidP="000A3293">
            <w:pPr>
              <w:rPr>
                <w:vertAlign w:val="superscript"/>
              </w:rPr>
            </w:pPr>
          </w:p>
        </w:tc>
        <w:tc>
          <w:tcPr>
            <w:tcW w:w="1791" w:type="dxa"/>
          </w:tcPr>
          <w:p w14:paraId="40732EF3" w14:textId="77777777" w:rsidR="004C4D4C" w:rsidRPr="003E745F" w:rsidRDefault="004C4D4C" w:rsidP="000A3293"/>
        </w:tc>
        <w:tc>
          <w:tcPr>
            <w:tcW w:w="1791" w:type="dxa"/>
          </w:tcPr>
          <w:p w14:paraId="1DDCE870" w14:textId="77777777" w:rsidR="004C4D4C" w:rsidRPr="003E745F" w:rsidRDefault="004C4D4C" w:rsidP="000A3293"/>
        </w:tc>
      </w:tr>
      <w:tr w:rsidR="004C4D4C" w:rsidRPr="003E745F" w14:paraId="26645CCA" w14:textId="77777777" w:rsidTr="004C4D4C">
        <w:tc>
          <w:tcPr>
            <w:tcW w:w="1931" w:type="dxa"/>
          </w:tcPr>
          <w:p w14:paraId="7675763B" w14:textId="77777777" w:rsidR="004C4D4C" w:rsidRPr="000D041D" w:rsidRDefault="004C4D4C" w:rsidP="000A3293">
            <w:pPr>
              <w:rPr>
                <w:rFonts w:ascii="Courier New" w:hAnsi="Courier New" w:cs="Courier New"/>
              </w:rPr>
            </w:pPr>
          </w:p>
        </w:tc>
        <w:tc>
          <w:tcPr>
            <w:tcW w:w="3649" w:type="dxa"/>
          </w:tcPr>
          <w:p w14:paraId="13459E56" w14:textId="77777777" w:rsidR="004C4D4C" w:rsidRPr="000D041D" w:rsidRDefault="004C4D4C" w:rsidP="000A3293">
            <w:pPr>
              <w:rPr>
                <w:rFonts w:ascii="Courier New" w:hAnsi="Courier New" w:cs="Courier New"/>
              </w:rPr>
            </w:pPr>
          </w:p>
        </w:tc>
        <w:tc>
          <w:tcPr>
            <w:tcW w:w="1991" w:type="dxa"/>
          </w:tcPr>
          <w:p w14:paraId="70D8081B" w14:textId="77777777" w:rsidR="004C4D4C" w:rsidRPr="003E745F" w:rsidRDefault="004C4D4C" w:rsidP="000A3293"/>
        </w:tc>
        <w:tc>
          <w:tcPr>
            <w:tcW w:w="1797" w:type="dxa"/>
          </w:tcPr>
          <w:p w14:paraId="2ABBDCDC" w14:textId="77777777" w:rsidR="004C4D4C" w:rsidRPr="003E745F" w:rsidRDefault="004C4D4C" w:rsidP="000A3293"/>
        </w:tc>
        <w:tc>
          <w:tcPr>
            <w:tcW w:w="1791" w:type="dxa"/>
          </w:tcPr>
          <w:p w14:paraId="0414B0E1" w14:textId="77777777" w:rsidR="004C4D4C" w:rsidRPr="003E745F" w:rsidRDefault="004C4D4C" w:rsidP="000A3293"/>
        </w:tc>
        <w:tc>
          <w:tcPr>
            <w:tcW w:w="1791" w:type="dxa"/>
          </w:tcPr>
          <w:p w14:paraId="28D249C2" w14:textId="77777777" w:rsidR="004C4D4C" w:rsidRPr="003E745F" w:rsidRDefault="004C4D4C" w:rsidP="000A3293"/>
        </w:tc>
      </w:tr>
    </w:tbl>
    <w:p w14:paraId="2714A714" w14:textId="77777777" w:rsidR="00933194" w:rsidRDefault="00933194" w:rsidP="000A3293"/>
    <w:p w14:paraId="5E5A74F8" w14:textId="6BE63619" w:rsidR="00933194" w:rsidRDefault="00E567F2" w:rsidP="000A3293">
      <w:pPr>
        <w:pStyle w:val="Heading4"/>
      </w:pPr>
      <w:r w:rsidRPr="00E567F2">
        <w:t>J2735SirenInUse</w:t>
      </w:r>
    </w:p>
    <w:p w14:paraId="790518FF" w14:textId="77777777" w:rsidR="00E567F2" w:rsidRDefault="00E567F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3BF3AEAB" w14:textId="77777777" w:rsidTr="004C4D4C">
        <w:tc>
          <w:tcPr>
            <w:tcW w:w="1931" w:type="dxa"/>
          </w:tcPr>
          <w:p w14:paraId="3B6BFC6E" w14:textId="77777777" w:rsidR="004C4D4C" w:rsidRPr="006E5FF6" w:rsidRDefault="004C4D4C" w:rsidP="000A3293">
            <w:pPr>
              <w:rPr>
                <w:b/>
              </w:rPr>
            </w:pPr>
            <w:r w:rsidRPr="006E5FF6">
              <w:rPr>
                <w:b/>
              </w:rPr>
              <w:t>Name</w:t>
            </w:r>
          </w:p>
        </w:tc>
        <w:tc>
          <w:tcPr>
            <w:tcW w:w="3649" w:type="dxa"/>
          </w:tcPr>
          <w:p w14:paraId="38BFE2B3" w14:textId="77777777" w:rsidR="004C4D4C" w:rsidRPr="006E5FF6" w:rsidRDefault="004C4D4C" w:rsidP="000A3293">
            <w:pPr>
              <w:rPr>
                <w:b/>
              </w:rPr>
            </w:pPr>
            <w:r w:rsidRPr="006E5FF6">
              <w:rPr>
                <w:b/>
              </w:rPr>
              <w:t>Type</w:t>
            </w:r>
          </w:p>
        </w:tc>
        <w:tc>
          <w:tcPr>
            <w:tcW w:w="1991" w:type="dxa"/>
          </w:tcPr>
          <w:p w14:paraId="3468C598" w14:textId="77777777" w:rsidR="004C4D4C" w:rsidRPr="006E5FF6" w:rsidRDefault="004C4D4C" w:rsidP="000A3293">
            <w:pPr>
              <w:rPr>
                <w:b/>
              </w:rPr>
            </w:pPr>
            <w:r w:rsidRPr="006E5FF6">
              <w:rPr>
                <w:b/>
              </w:rPr>
              <w:t>Description</w:t>
            </w:r>
          </w:p>
        </w:tc>
        <w:tc>
          <w:tcPr>
            <w:tcW w:w="1797" w:type="dxa"/>
          </w:tcPr>
          <w:p w14:paraId="32712685" w14:textId="77777777" w:rsidR="004C4D4C" w:rsidRPr="006E5FF6" w:rsidRDefault="004C4D4C" w:rsidP="000A3293">
            <w:pPr>
              <w:rPr>
                <w:b/>
              </w:rPr>
            </w:pPr>
            <w:r w:rsidRPr="006E5FF6">
              <w:rPr>
                <w:b/>
              </w:rPr>
              <w:t>Units</w:t>
            </w:r>
          </w:p>
        </w:tc>
        <w:tc>
          <w:tcPr>
            <w:tcW w:w="1791" w:type="dxa"/>
          </w:tcPr>
          <w:p w14:paraId="39DF8F0A" w14:textId="77777777" w:rsidR="004C4D4C" w:rsidRPr="006E5FF6" w:rsidRDefault="004C4D4C" w:rsidP="000A3293">
            <w:pPr>
              <w:rPr>
                <w:b/>
              </w:rPr>
            </w:pPr>
            <w:r w:rsidRPr="006E5FF6">
              <w:rPr>
                <w:b/>
              </w:rPr>
              <w:t>Valid Min</w:t>
            </w:r>
          </w:p>
        </w:tc>
        <w:tc>
          <w:tcPr>
            <w:tcW w:w="1791" w:type="dxa"/>
          </w:tcPr>
          <w:p w14:paraId="507F3A7D" w14:textId="77777777" w:rsidR="004C4D4C" w:rsidRPr="006E5FF6" w:rsidRDefault="004C4D4C" w:rsidP="000A3293">
            <w:pPr>
              <w:rPr>
                <w:b/>
              </w:rPr>
            </w:pPr>
            <w:r w:rsidRPr="006E5FF6">
              <w:rPr>
                <w:b/>
              </w:rPr>
              <w:t>Valid Max</w:t>
            </w:r>
          </w:p>
        </w:tc>
      </w:tr>
      <w:tr w:rsidR="004C4D4C" w:rsidRPr="003E745F" w14:paraId="4E2C3F23" w14:textId="77777777" w:rsidTr="004C4D4C">
        <w:tc>
          <w:tcPr>
            <w:tcW w:w="1931" w:type="dxa"/>
          </w:tcPr>
          <w:p w14:paraId="0E80A71F" w14:textId="77777777" w:rsidR="004C4D4C" w:rsidRPr="000D041D" w:rsidRDefault="004C4D4C" w:rsidP="000A3293">
            <w:pPr>
              <w:rPr>
                <w:rFonts w:ascii="Courier New" w:hAnsi="Courier New" w:cs="Courier New"/>
              </w:rPr>
            </w:pPr>
          </w:p>
        </w:tc>
        <w:tc>
          <w:tcPr>
            <w:tcW w:w="3649" w:type="dxa"/>
          </w:tcPr>
          <w:p w14:paraId="7898114C" w14:textId="77777777" w:rsidR="004C4D4C" w:rsidRPr="000D041D" w:rsidRDefault="004C4D4C" w:rsidP="000A3293">
            <w:pPr>
              <w:rPr>
                <w:rFonts w:ascii="Courier New" w:hAnsi="Courier New" w:cs="Courier New"/>
              </w:rPr>
            </w:pPr>
          </w:p>
        </w:tc>
        <w:tc>
          <w:tcPr>
            <w:tcW w:w="1991" w:type="dxa"/>
          </w:tcPr>
          <w:p w14:paraId="7CDC83EC" w14:textId="77777777" w:rsidR="004C4D4C" w:rsidRPr="003E745F" w:rsidRDefault="004C4D4C" w:rsidP="000A3293"/>
        </w:tc>
        <w:tc>
          <w:tcPr>
            <w:tcW w:w="1797" w:type="dxa"/>
          </w:tcPr>
          <w:p w14:paraId="32BDE38E" w14:textId="77777777" w:rsidR="004C4D4C" w:rsidRPr="006E5FF6" w:rsidRDefault="004C4D4C" w:rsidP="000A3293">
            <w:pPr>
              <w:rPr>
                <w:vertAlign w:val="superscript"/>
              </w:rPr>
            </w:pPr>
          </w:p>
        </w:tc>
        <w:tc>
          <w:tcPr>
            <w:tcW w:w="1791" w:type="dxa"/>
          </w:tcPr>
          <w:p w14:paraId="39CF8AF0" w14:textId="77777777" w:rsidR="004C4D4C" w:rsidRPr="003E745F" w:rsidRDefault="004C4D4C" w:rsidP="000A3293"/>
        </w:tc>
        <w:tc>
          <w:tcPr>
            <w:tcW w:w="1791" w:type="dxa"/>
          </w:tcPr>
          <w:p w14:paraId="6A11F68C" w14:textId="77777777" w:rsidR="004C4D4C" w:rsidRPr="003E745F" w:rsidRDefault="004C4D4C" w:rsidP="000A3293"/>
        </w:tc>
      </w:tr>
      <w:tr w:rsidR="004C4D4C" w:rsidRPr="003E745F" w14:paraId="17DFB454" w14:textId="77777777" w:rsidTr="004C4D4C">
        <w:tc>
          <w:tcPr>
            <w:tcW w:w="1931" w:type="dxa"/>
          </w:tcPr>
          <w:p w14:paraId="127EF93C" w14:textId="77777777" w:rsidR="004C4D4C" w:rsidRPr="000D041D" w:rsidRDefault="004C4D4C" w:rsidP="000A3293">
            <w:pPr>
              <w:rPr>
                <w:rFonts w:ascii="Courier New" w:hAnsi="Courier New" w:cs="Courier New"/>
              </w:rPr>
            </w:pPr>
          </w:p>
        </w:tc>
        <w:tc>
          <w:tcPr>
            <w:tcW w:w="3649" w:type="dxa"/>
          </w:tcPr>
          <w:p w14:paraId="2C2C2C45" w14:textId="77777777" w:rsidR="004C4D4C" w:rsidRPr="000D041D" w:rsidRDefault="004C4D4C" w:rsidP="000A3293">
            <w:pPr>
              <w:rPr>
                <w:rFonts w:ascii="Courier New" w:hAnsi="Courier New" w:cs="Courier New"/>
              </w:rPr>
            </w:pPr>
          </w:p>
        </w:tc>
        <w:tc>
          <w:tcPr>
            <w:tcW w:w="1991" w:type="dxa"/>
          </w:tcPr>
          <w:p w14:paraId="35AB12C2" w14:textId="77777777" w:rsidR="004C4D4C" w:rsidRPr="003E745F" w:rsidRDefault="004C4D4C" w:rsidP="000A3293"/>
        </w:tc>
        <w:tc>
          <w:tcPr>
            <w:tcW w:w="1797" w:type="dxa"/>
          </w:tcPr>
          <w:p w14:paraId="7EFB5F16" w14:textId="77777777" w:rsidR="004C4D4C" w:rsidRPr="003E745F" w:rsidRDefault="004C4D4C" w:rsidP="000A3293"/>
        </w:tc>
        <w:tc>
          <w:tcPr>
            <w:tcW w:w="1791" w:type="dxa"/>
          </w:tcPr>
          <w:p w14:paraId="0C7BBB31" w14:textId="77777777" w:rsidR="004C4D4C" w:rsidRPr="003E745F" w:rsidRDefault="004C4D4C" w:rsidP="000A3293"/>
        </w:tc>
        <w:tc>
          <w:tcPr>
            <w:tcW w:w="1791" w:type="dxa"/>
          </w:tcPr>
          <w:p w14:paraId="01C9055F" w14:textId="77777777" w:rsidR="004C4D4C" w:rsidRPr="003E745F" w:rsidRDefault="004C4D4C" w:rsidP="000A3293"/>
        </w:tc>
      </w:tr>
    </w:tbl>
    <w:p w14:paraId="73486588" w14:textId="77777777" w:rsidR="004C4D4C" w:rsidRDefault="004C4D4C" w:rsidP="000A3293"/>
    <w:p w14:paraId="539CE70C" w14:textId="202E5D7F" w:rsidR="00E567F2" w:rsidRDefault="00D359EF" w:rsidP="000A3293">
      <w:pPr>
        <w:pStyle w:val="Heading4"/>
      </w:pPr>
      <w:bookmarkStart w:id="187" w:name="_J2735Extent"/>
      <w:bookmarkEnd w:id="187"/>
      <w:r w:rsidRPr="00D359EF">
        <w:t>J2735Extent</w:t>
      </w:r>
    </w:p>
    <w:p w14:paraId="315590BB"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2B4300CE" w14:textId="77777777" w:rsidTr="004C4D4C">
        <w:tc>
          <w:tcPr>
            <w:tcW w:w="1931" w:type="dxa"/>
          </w:tcPr>
          <w:p w14:paraId="7C15B170" w14:textId="77777777" w:rsidR="004C4D4C" w:rsidRPr="006E5FF6" w:rsidRDefault="004C4D4C" w:rsidP="000A3293">
            <w:pPr>
              <w:rPr>
                <w:b/>
              </w:rPr>
            </w:pPr>
            <w:r w:rsidRPr="006E5FF6">
              <w:rPr>
                <w:b/>
              </w:rPr>
              <w:t>Name</w:t>
            </w:r>
          </w:p>
        </w:tc>
        <w:tc>
          <w:tcPr>
            <w:tcW w:w="3649" w:type="dxa"/>
          </w:tcPr>
          <w:p w14:paraId="67450BFF" w14:textId="77777777" w:rsidR="004C4D4C" w:rsidRPr="006E5FF6" w:rsidRDefault="004C4D4C" w:rsidP="000A3293">
            <w:pPr>
              <w:rPr>
                <w:b/>
              </w:rPr>
            </w:pPr>
            <w:r w:rsidRPr="006E5FF6">
              <w:rPr>
                <w:b/>
              </w:rPr>
              <w:t>Type</w:t>
            </w:r>
          </w:p>
        </w:tc>
        <w:tc>
          <w:tcPr>
            <w:tcW w:w="1991" w:type="dxa"/>
          </w:tcPr>
          <w:p w14:paraId="5EEA2EA5" w14:textId="77777777" w:rsidR="004C4D4C" w:rsidRPr="006E5FF6" w:rsidRDefault="004C4D4C" w:rsidP="000A3293">
            <w:pPr>
              <w:rPr>
                <w:b/>
              </w:rPr>
            </w:pPr>
            <w:r w:rsidRPr="006E5FF6">
              <w:rPr>
                <w:b/>
              </w:rPr>
              <w:t>Description</w:t>
            </w:r>
          </w:p>
        </w:tc>
        <w:tc>
          <w:tcPr>
            <w:tcW w:w="1797" w:type="dxa"/>
          </w:tcPr>
          <w:p w14:paraId="590C5731" w14:textId="77777777" w:rsidR="004C4D4C" w:rsidRPr="006E5FF6" w:rsidRDefault="004C4D4C" w:rsidP="000A3293">
            <w:pPr>
              <w:rPr>
                <w:b/>
              </w:rPr>
            </w:pPr>
            <w:r w:rsidRPr="006E5FF6">
              <w:rPr>
                <w:b/>
              </w:rPr>
              <w:t>Units</w:t>
            </w:r>
          </w:p>
        </w:tc>
        <w:tc>
          <w:tcPr>
            <w:tcW w:w="1791" w:type="dxa"/>
          </w:tcPr>
          <w:p w14:paraId="4979D82E" w14:textId="77777777" w:rsidR="004C4D4C" w:rsidRPr="006E5FF6" w:rsidRDefault="004C4D4C" w:rsidP="000A3293">
            <w:pPr>
              <w:rPr>
                <w:b/>
              </w:rPr>
            </w:pPr>
            <w:r w:rsidRPr="006E5FF6">
              <w:rPr>
                <w:b/>
              </w:rPr>
              <w:t>Valid Min</w:t>
            </w:r>
          </w:p>
        </w:tc>
        <w:tc>
          <w:tcPr>
            <w:tcW w:w="1791" w:type="dxa"/>
          </w:tcPr>
          <w:p w14:paraId="62672D55" w14:textId="77777777" w:rsidR="004C4D4C" w:rsidRPr="006E5FF6" w:rsidRDefault="004C4D4C" w:rsidP="000A3293">
            <w:pPr>
              <w:rPr>
                <w:b/>
              </w:rPr>
            </w:pPr>
            <w:r w:rsidRPr="006E5FF6">
              <w:rPr>
                <w:b/>
              </w:rPr>
              <w:t>Valid Max</w:t>
            </w:r>
          </w:p>
        </w:tc>
      </w:tr>
      <w:tr w:rsidR="004C4D4C" w:rsidRPr="003E745F" w14:paraId="3C5DA1F8" w14:textId="77777777" w:rsidTr="004C4D4C">
        <w:tc>
          <w:tcPr>
            <w:tcW w:w="1931" w:type="dxa"/>
          </w:tcPr>
          <w:p w14:paraId="44829A08" w14:textId="77777777" w:rsidR="004C4D4C" w:rsidRPr="000D041D" w:rsidRDefault="004C4D4C" w:rsidP="000A3293">
            <w:pPr>
              <w:rPr>
                <w:rFonts w:ascii="Courier New" w:hAnsi="Courier New" w:cs="Courier New"/>
              </w:rPr>
            </w:pPr>
          </w:p>
        </w:tc>
        <w:tc>
          <w:tcPr>
            <w:tcW w:w="3649" w:type="dxa"/>
          </w:tcPr>
          <w:p w14:paraId="615BEB69" w14:textId="77777777" w:rsidR="004C4D4C" w:rsidRPr="000D041D" w:rsidRDefault="004C4D4C" w:rsidP="000A3293">
            <w:pPr>
              <w:rPr>
                <w:rFonts w:ascii="Courier New" w:hAnsi="Courier New" w:cs="Courier New"/>
              </w:rPr>
            </w:pPr>
          </w:p>
        </w:tc>
        <w:tc>
          <w:tcPr>
            <w:tcW w:w="1991" w:type="dxa"/>
          </w:tcPr>
          <w:p w14:paraId="1E63186D" w14:textId="77777777" w:rsidR="004C4D4C" w:rsidRPr="003E745F" w:rsidRDefault="004C4D4C" w:rsidP="000A3293"/>
        </w:tc>
        <w:tc>
          <w:tcPr>
            <w:tcW w:w="1797" w:type="dxa"/>
          </w:tcPr>
          <w:p w14:paraId="5AACDC0C" w14:textId="77777777" w:rsidR="004C4D4C" w:rsidRPr="006E5FF6" w:rsidRDefault="004C4D4C" w:rsidP="000A3293">
            <w:pPr>
              <w:rPr>
                <w:vertAlign w:val="superscript"/>
              </w:rPr>
            </w:pPr>
          </w:p>
        </w:tc>
        <w:tc>
          <w:tcPr>
            <w:tcW w:w="1791" w:type="dxa"/>
          </w:tcPr>
          <w:p w14:paraId="34829905" w14:textId="77777777" w:rsidR="004C4D4C" w:rsidRPr="003E745F" w:rsidRDefault="004C4D4C" w:rsidP="000A3293"/>
        </w:tc>
        <w:tc>
          <w:tcPr>
            <w:tcW w:w="1791" w:type="dxa"/>
          </w:tcPr>
          <w:p w14:paraId="1135146F" w14:textId="77777777" w:rsidR="004C4D4C" w:rsidRPr="003E745F" w:rsidRDefault="004C4D4C" w:rsidP="000A3293"/>
        </w:tc>
      </w:tr>
      <w:tr w:rsidR="004C4D4C" w:rsidRPr="003E745F" w14:paraId="4B0F315C" w14:textId="77777777" w:rsidTr="004C4D4C">
        <w:tc>
          <w:tcPr>
            <w:tcW w:w="1931" w:type="dxa"/>
          </w:tcPr>
          <w:p w14:paraId="6F1B710C" w14:textId="77777777" w:rsidR="004C4D4C" w:rsidRPr="000D041D" w:rsidRDefault="004C4D4C" w:rsidP="000A3293">
            <w:pPr>
              <w:rPr>
                <w:rFonts w:ascii="Courier New" w:hAnsi="Courier New" w:cs="Courier New"/>
              </w:rPr>
            </w:pPr>
          </w:p>
        </w:tc>
        <w:tc>
          <w:tcPr>
            <w:tcW w:w="3649" w:type="dxa"/>
          </w:tcPr>
          <w:p w14:paraId="0ACCBDEB" w14:textId="77777777" w:rsidR="004C4D4C" w:rsidRPr="000D041D" w:rsidRDefault="004C4D4C" w:rsidP="000A3293">
            <w:pPr>
              <w:rPr>
                <w:rFonts w:ascii="Courier New" w:hAnsi="Courier New" w:cs="Courier New"/>
              </w:rPr>
            </w:pPr>
          </w:p>
        </w:tc>
        <w:tc>
          <w:tcPr>
            <w:tcW w:w="1991" w:type="dxa"/>
          </w:tcPr>
          <w:p w14:paraId="6B9E8ADA" w14:textId="77777777" w:rsidR="004C4D4C" w:rsidRPr="003E745F" w:rsidRDefault="004C4D4C" w:rsidP="000A3293"/>
        </w:tc>
        <w:tc>
          <w:tcPr>
            <w:tcW w:w="1797" w:type="dxa"/>
          </w:tcPr>
          <w:p w14:paraId="3C41CD06" w14:textId="77777777" w:rsidR="004C4D4C" w:rsidRPr="003E745F" w:rsidRDefault="004C4D4C" w:rsidP="000A3293"/>
        </w:tc>
        <w:tc>
          <w:tcPr>
            <w:tcW w:w="1791" w:type="dxa"/>
          </w:tcPr>
          <w:p w14:paraId="43633486" w14:textId="77777777" w:rsidR="004C4D4C" w:rsidRPr="003E745F" w:rsidRDefault="004C4D4C" w:rsidP="000A3293"/>
        </w:tc>
        <w:tc>
          <w:tcPr>
            <w:tcW w:w="1791" w:type="dxa"/>
          </w:tcPr>
          <w:p w14:paraId="4FE2CE3F" w14:textId="77777777" w:rsidR="004C4D4C" w:rsidRPr="003E745F" w:rsidRDefault="004C4D4C" w:rsidP="000A3293"/>
        </w:tc>
      </w:tr>
    </w:tbl>
    <w:p w14:paraId="3A9E19BF" w14:textId="77777777" w:rsidR="00D359EF" w:rsidRDefault="00D359EF" w:rsidP="000A3293"/>
    <w:p w14:paraId="5E4E769F" w14:textId="24ECAA49" w:rsidR="00D359EF" w:rsidRDefault="00D359EF" w:rsidP="000A3293">
      <w:pPr>
        <w:pStyle w:val="Heading4"/>
      </w:pPr>
      <w:bookmarkStart w:id="188" w:name="_J2735PivotPointDescription"/>
      <w:bookmarkEnd w:id="188"/>
      <w:r w:rsidRPr="00D359EF">
        <w:t>J2735PivotPointDescription</w:t>
      </w:r>
    </w:p>
    <w:p w14:paraId="57B94586" w14:textId="77777777" w:rsidR="00D359EF" w:rsidRDefault="00D359EF"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6BDF3797" w14:textId="77777777" w:rsidTr="004C4D4C">
        <w:tc>
          <w:tcPr>
            <w:tcW w:w="1931" w:type="dxa"/>
          </w:tcPr>
          <w:p w14:paraId="20E57489" w14:textId="77777777" w:rsidR="004C4D4C" w:rsidRPr="006E5FF6" w:rsidRDefault="004C4D4C" w:rsidP="000A3293">
            <w:pPr>
              <w:rPr>
                <w:b/>
              </w:rPr>
            </w:pPr>
            <w:r w:rsidRPr="006E5FF6">
              <w:rPr>
                <w:b/>
              </w:rPr>
              <w:t>Name</w:t>
            </w:r>
          </w:p>
        </w:tc>
        <w:tc>
          <w:tcPr>
            <w:tcW w:w="3649" w:type="dxa"/>
          </w:tcPr>
          <w:p w14:paraId="1DB464A4" w14:textId="77777777" w:rsidR="004C4D4C" w:rsidRPr="006E5FF6" w:rsidRDefault="004C4D4C" w:rsidP="000A3293">
            <w:pPr>
              <w:rPr>
                <w:b/>
              </w:rPr>
            </w:pPr>
            <w:r w:rsidRPr="006E5FF6">
              <w:rPr>
                <w:b/>
              </w:rPr>
              <w:t>Type</w:t>
            </w:r>
          </w:p>
        </w:tc>
        <w:tc>
          <w:tcPr>
            <w:tcW w:w="1991" w:type="dxa"/>
          </w:tcPr>
          <w:p w14:paraId="2C85BC40" w14:textId="77777777" w:rsidR="004C4D4C" w:rsidRPr="006E5FF6" w:rsidRDefault="004C4D4C" w:rsidP="000A3293">
            <w:pPr>
              <w:rPr>
                <w:b/>
              </w:rPr>
            </w:pPr>
            <w:r w:rsidRPr="006E5FF6">
              <w:rPr>
                <w:b/>
              </w:rPr>
              <w:t>Description</w:t>
            </w:r>
          </w:p>
        </w:tc>
        <w:tc>
          <w:tcPr>
            <w:tcW w:w="1797" w:type="dxa"/>
          </w:tcPr>
          <w:p w14:paraId="2193A078" w14:textId="77777777" w:rsidR="004C4D4C" w:rsidRPr="006E5FF6" w:rsidRDefault="004C4D4C" w:rsidP="000A3293">
            <w:pPr>
              <w:rPr>
                <w:b/>
              </w:rPr>
            </w:pPr>
            <w:r w:rsidRPr="006E5FF6">
              <w:rPr>
                <w:b/>
              </w:rPr>
              <w:t>Units</w:t>
            </w:r>
          </w:p>
        </w:tc>
        <w:tc>
          <w:tcPr>
            <w:tcW w:w="1791" w:type="dxa"/>
          </w:tcPr>
          <w:p w14:paraId="377FDE6E" w14:textId="77777777" w:rsidR="004C4D4C" w:rsidRPr="006E5FF6" w:rsidRDefault="004C4D4C" w:rsidP="000A3293">
            <w:pPr>
              <w:rPr>
                <w:b/>
              </w:rPr>
            </w:pPr>
            <w:r w:rsidRPr="006E5FF6">
              <w:rPr>
                <w:b/>
              </w:rPr>
              <w:t>Valid Min</w:t>
            </w:r>
          </w:p>
        </w:tc>
        <w:tc>
          <w:tcPr>
            <w:tcW w:w="1791" w:type="dxa"/>
          </w:tcPr>
          <w:p w14:paraId="3F84FCB3" w14:textId="77777777" w:rsidR="004C4D4C" w:rsidRPr="006E5FF6" w:rsidRDefault="004C4D4C" w:rsidP="000A3293">
            <w:pPr>
              <w:rPr>
                <w:b/>
              </w:rPr>
            </w:pPr>
            <w:r w:rsidRPr="006E5FF6">
              <w:rPr>
                <w:b/>
              </w:rPr>
              <w:t>Valid Max</w:t>
            </w:r>
          </w:p>
        </w:tc>
      </w:tr>
      <w:tr w:rsidR="004C4D4C" w:rsidRPr="003E745F" w14:paraId="65C8F833" w14:textId="77777777" w:rsidTr="004C4D4C">
        <w:tc>
          <w:tcPr>
            <w:tcW w:w="1931" w:type="dxa"/>
          </w:tcPr>
          <w:p w14:paraId="6D649084" w14:textId="77777777" w:rsidR="004C4D4C" w:rsidRPr="000D041D" w:rsidRDefault="004C4D4C" w:rsidP="000A3293">
            <w:pPr>
              <w:rPr>
                <w:rFonts w:ascii="Courier New" w:hAnsi="Courier New" w:cs="Courier New"/>
              </w:rPr>
            </w:pPr>
          </w:p>
        </w:tc>
        <w:tc>
          <w:tcPr>
            <w:tcW w:w="3649" w:type="dxa"/>
          </w:tcPr>
          <w:p w14:paraId="4609111D" w14:textId="77777777" w:rsidR="004C4D4C" w:rsidRPr="000D041D" w:rsidRDefault="004C4D4C" w:rsidP="000A3293">
            <w:pPr>
              <w:rPr>
                <w:rFonts w:ascii="Courier New" w:hAnsi="Courier New" w:cs="Courier New"/>
              </w:rPr>
            </w:pPr>
          </w:p>
        </w:tc>
        <w:tc>
          <w:tcPr>
            <w:tcW w:w="1991" w:type="dxa"/>
          </w:tcPr>
          <w:p w14:paraId="64E2546F" w14:textId="77777777" w:rsidR="004C4D4C" w:rsidRPr="003E745F" w:rsidRDefault="004C4D4C" w:rsidP="000A3293"/>
        </w:tc>
        <w:tc>
          <w:tcPr>
            <w:tcW w:w="1797" w:type="dxa"/>
          </w:tcPr>
          <w:p w14:paraId="59CE0A6D" w14:textId="77777777" w:rsidR="004C4D4C" w:rsidRPr="006E5FF6" w:rsidRDefault="004C4D4C" w:rsidP="000A3293">
            <w:pPr>
              <w:rPr>
                <w:vertAlign w:val="superscript"/>
              </w:rPr>
            </w:pPr>
          </w:p>
        </w:tc>
        <w:tc>
          <w:tcPr>
            <w:tcW w:w="1791" w:type="dxa"/>
          </w:tcPr>
          <w:p w14:paraId="5072EB36" w14:textId="77777777" w:rsidR="004C4D4C" w:rsidRPr="003E745F" w:rsidRDefault="004C4D4C" w:rsidP="000A3293"/>
        </w:tc>
        <w:tc>
          <w:tcPr>
            <w:tcW w:w="1791" w:type="dxa"/>
          </w:tcPr>
          <w:p w14:paraId="63B65ADF" w14:textId="77777777" w:rsidR="004C4D4C" w:rsidRPr="003E745F" w:rsidRDefault="004C4D4C" w:rsidP="000A3293"/>
        </w:tc>
      </w:tr>
      <w:tr w:rsidR="004C4D4C" w:rsidRPr="003E745F" w14:paraId="55B3DBE7" w14:textId="77777777" w:rsidTr="004C4D4C">
        <w:tc>
          <w:tcPr>
            <w:tcW w:w="1931" w:type="dxa"/>
          </w:tcPr>
          <w:p w14:paraId="69E69889" w14:textId="77777777" w:rsidR="004C4D4C" w:rsidRPr="000D041D" w:rsidRDefault="004C4D4C" w:rsidP="000A3293">
            <w:pPr>
              <w:rPr>
                <w:rFonts w:ascii="Courier New" w:hAnsi="Courier New" w:cs="Courier New"/>
              </w:rPr>
            </w:pPr>
          </w:p>
        </w:tc>
        <w:tc>
          <w:tcPr>
            <w:tcW w:w="3649" w:type="dxa"/>
          </w:tcPr>
          <w:p w14:paraId="4E76C212" w14:textId="77777777" w:rsidR="004C4D4C" w:rsidRPr="000D041D" w:rsidRDefault="004C4D4C" w:rsidP="000A3293">
            <w:pPr>
              <w:rPr>
                <w:rFonts w:ascii="Courier New" w:hAnsi="Courier New" w:cs="Courier New"/>
              </w:rPr>
            </w:pPr>
          </w:p>
        </w:tc>
        <w:tc>
          <w:tcPr>
            <w:tcW w:w="1991" w:type="dxa"/>
          </w:tcPr>
          <w:p w14:paraId="3D000182" w14:textId="77777777" w:rsidR="004C4D4C" w:rsidRPr="003E745F" w:rsidRDefault="004C4D4C" w:rsidP="000A3293"/>
        </w:tc>
        <w:tc>
          <w:tcPr>
            <w:tcW w:w="1797" w:type="dxa"/>
          </w:tcPr>
          <w:p w14:paraId="4446B151" w14:textId="77777777" w:rsidR="004C4D4C" w:rsidRPr="003E745F" w:rsidRDefault="004C4D4C" w:rsidP="000A3293"/>
        </w:tc>
        <w:tc>
          <w:tcPr>
            <w:tcW w:w="1791" w:type="dxa"/>
          </w:tcPr>
          <w:p w14:paraId="670D4924" w14:textId="77777777" w:rsidR="004C4D4C" w:rsidRPr="003E745F" w:rsidRDefault="004C4D4C" w:rsidP="000A3293"/>
        </w:tc>
        <w:tc>
          <w:tcPr>
            <w:tcW w:w="1791" w:type="dxa"/>
          </w:tcPr>
          <w:p w14:paraId="03BBC652" w14:textId="77777777" w:rsidR="004C4D4C" w:rsidRPr="003E745F" w:rsidRDefault="004C4D4C" w:rsidP="000A3293"/>
        </w:tc>
      </w:tr>
    </w:tbl>
    <w:p w14:paraId="79AD0E6D" w14:textId="77777777" w:rsidR="00D359EF" w:rsidRDefault="00D359EF" w:rsidP="000A3293"/>
    <w:p w14:paraId="7F0F6940" w14:textId="42D31B82" w:rsidR="00D359EF" w:rsidRDefault="00623372" w:rsidP="000A3293">
      <w:pPr>
        <w:pStyle w:val="Heading4"/>
      </w:pPr>
      <w:bookmarkStart w:id="189" w:name="_J2735TrailerUnitDescription"/>
      <w:bookmarkEnd w:id="189"/>
      <w:r w:rsidRPr="00623372">
        <w:t>J2735TrailerUnitDescription</w:t>
      </w:r>
    </w:p>
    <w:p w14:paraId="02F3A0DB" w14:textId="77777777" w:rsidR="00623372" w:rsidRDefault="00623372"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026787EF" w14:textId="77777777" w:rsidTr="004C4D4C">
        <w:tc>
          <w:tcPr>
            <w:tcW w:w="1931" w:type="dxa"/>
          </w:tcPr>
          <w:p w14:paraId="70081BE2" w14:textId="77777777" w:rsidR="004C4D4C" w:rsidRPr="006E5FF6" w:rsidRDefault="004C4D4C" w:rsidP="000A3293">
            <w:pPr>
              <w:rPr>
                <w:b/>
              </w:rPr>
            </w:pPr>
            <w:r w:rsidRPr="006E5FF6">
              <w:rPr>
                <w:b/>
              </w:rPr>
              <w:t>Name</w:t>
            </w:r>
          </w:p>
        </w:tc>
        <w:tc>
          <w:tcPr>
            <w:tcW w:w="3649" w:type="dxa"/>
          </w:tcPr>
          <w:p w14:paraId="0222ADAF" w14:textId="77777777" w:rsidR="004C4D4C" w:rsidRPr="006E5FF6" w:rsidRDefault="004C4D4C" w:rsidP="000A3293">
            <w:pPr>
              <w:rPr>
                <w:b/>
              </w:rPr>
            </w:pPr>
            <w:r w:rsidRPr="006E5FF6">
              <w:rPr>
                <w:b/>
              </w:rPr>
              <w:t>Type</w:t>
            </w:r>
          </w:p>
        </w:tc>
        <w:tc>
          <w:tcPr>
            <w:tcW w:w="1991" w:type="dxa"/>
          </w:tcPr>
          <w:p w14:paraId="076DBA5D" w14:textId="77777777" w:rsidR="004C4D4C" w:rsidRPr="006E5FF6" w:rsidRDefault="004C4D4C" w:rsidP="000A3293">
            <w:pPr>
              <w:rPr>
                <w:b/>
              </w:rPr>
            </w:pPr>
            <w:r w:rsidRPr="006E5FF6">
              <w:rPr>
                <w:b/>
              </w:rPr>
              <w:t>Description</w:t>
            </w:r>
          </w:p>
        </w:tc>
        <w:tc>
          <w:tcPr>
            <w:tcW w:w="1797" w:type="dxa"/>
          </w:tcPr>
          <w:p w14:paraId="17934693" w14:textId="77777777" w:rsidR="004C4D4C" w:rsidRPr="006E5FF6" w:rsidRDefault="004C4D4C" w:rsidP="000A3293">
            <w:pPr>
              <w:rPr>
                <w:b/>
              </w:rPr>
            </w:pPr>
            <w:r w:rsidRPr="006E5FF6">
              <w:rPr>
                <w:b/>
              </w:rPr>
              <w:t>Units</w:t>
            </w:r>
          </w:p>
        </w:tc>
        <w:tc>
          <w:tcPr>
            <w:tcW w:w="1791" w:type="dxa"/>
          </w:tcPr>
          <w:p w14:paraId="08073623" w14:textId="77777777" w:rsidR="004C4D4C" w:rsidRPr="006E5FF6" w:rsidRDefault="004C4D4C" w:rsidP="000A3293">
            <w:pPr>
              <w:rPr>
                <w:b/>
              </w:rPr>
            </w:pPr>
            <w:r w:rsidRPr="006E5FF6">
              <w:rPr>
                <w:b/>
              </w:rPr>
              <w:t>Valid Min</w:t>
            </w:r>
          </w:p>
        </w:tc>
        <w:tc>
          <w:tcPr>
            <w:tcW w:w="1791" w:type="dxa"/>
          </w:tcPr>
          <w:p w14:paraId="17B47E8C" w14:textId="77777777" w:rsidR="004C4D4C" w:rsidRPr="006E5FF6" w:rsidRDefault="004C4D4C" w:rsidP="000A3293">
            <w:pPr>
              <w:rPr>
                <w:b/>
              </w:rPr>
            </w:pPr>
            <w:r w:rsidRPr="006E5FF6">
              <w:rPr>
                <w:b/>
              </w:rPr>
              <w:t>Valid Max</w:t>
            </w:r>
          </w:p>
        </w:tc>
      </w:tr>
      <w:tr w:rsidR="004C4D4C" w:rsidRPr="003E745F" w14:paraId="46684086" w14:textId="77777777" w:rsidTr="004C4D4C">
        <w:tc>
          <w:tcPr>
            <w:tcW w:w="1931" w:type="dxa"/>
          </w:tcPr>
          <w:p w14:paraId="58D68718" w14:textId="77777777" w:rsidR="004C4D4C" w:rsidRPr="000D041D" w:rsidRDefault="004C4D4C" w:rsidP="000A3293">
            <w:pPr>
              <w:rPr>
                <w:rFonts w:ascii="Courier New" w:hAnsi="Courier New" w:cs="Courier New"/>
              </w:rPr>
            </w:pPr>
          </w:p>
        </w:tc>
        <w:tc>
          <w:tcPr>
            <w:tcW w:w="3649" w:type="dxa"/>
          </w:tcPr>
          <w:p w14:paraId="39098CCF" w14:textId="77777777" w:rsidR="004C4D4C" w:rsidRPr="000D041D" w:rsidRDefault="004C4D4C" w:rsidP="000A3293">
            <w:pPr>
              <w:rPr>
                <w:rFonts w:ascii="Courier New" w:hAnsi="Courier New" w:cs="Courier New"/>
              </w:rPr>
            </w:pPr>
          </w:p>
        </w:tc>
        <w:tc>
          <w:tcPr>
            <w:tcW w:w="1991" w:type="dxa"/>
          </w:tcPr>
          <w:p w14:paraId="3E6BB545" w14:textId="77777777" w:rsidR="004C4D4C" w:rsidRPr="003E745F" w:rsidRDefault="004C4D4C" w:rsidP="000A3293"/>
        </w:tc>
        <w:tc>
          <w:tcPr>
            <w:tcW w:w="1797" w:type="dxa"/>
          </w:tcPr>
          <w:p w14:paraId="4515EA43" w14:textId="77777777" w:rsidR="004C4D4C" w:rsidRPr="006E5FF6" w:rsidRDefault="004C4D4C" w:rsidP="000A3293">
            <w:pPr>
              <w:rPr>
                <w:vertAlign w:val="superscript"/>
              </w:rPr>
            </w:pPr>
          </w:p>
        </w:tc>
        <w:tc>
          <w:tcPr>
            <w:tcW w:w="1791" w:type="dxa"/>
          </w:tcPr>
          <w:p w14:paraId="74C8F024" w14:textId="77777777" w:rsidR="004C4D4C" w:rsidRPr="003E745F" w:rsidRDefault="004C4D4C" w:rsidP="000A3293"/>
        </w:tc>
        <w:tc>
          <w:tcPr>
            <w:tcW w:w="1791" w:type="dxa"/>
          </w:tcPr>
          <w:p w14:paraId="5BB1932E" w14:textId="77777777" w:rsidR="004C4D4C" w:rsidRPr="003E745F" w:rsidRDefault="004C4D4C" w:rsidP="000A3293"/>
        </w:tc>
      </w:tr>
      <w:tr w:rsidR="004C4D4C" w:rsidRPr="003E745F" w14:paraId="2D9CF14A" w14:textId="77777777" w:rsidTr="004C4D4C">
        <w:tc>
          <w:tcPr>
            <w:tcW w:w="1931" w:type="dxa"/>
          </w:tcPr>
          <w:p w14:paraId="28803557" w14:textId="77777777" w:rsidR="004C4D4C" w:rsidRPr="000D041D" w:rsidRDefault="004C4D4C" w:rsidP="000A3293">
            <w:pPr>
              <w:rPr>
                <w:rFonts w:ascii="Courier New" w:hAnsi="Courier New" w:cs="Courier New"/>
              </w:rPr>
            </w:pPr>
          </w:p>
        </w:tc>
        <w:tc>
          <w:tcPr>
            <w:tcW w:w="3649" w:type="dxa"/>
          </w:tcPr>
          <w:p w14:paraId="598B0A38" w14:textId="77777777" w:rsidR="004C4D4C" w:rsidRPr="000D041D" w:rsidRDefault="004C4D4C" w:rsidP="000A3293">
            <w:pPr>
              <w:rPr>
                <w:rFonts w:ascii="Courier New" w:hAnsi="Courier New" w:cs="Courier New"/>
              </w:rPr>
            </w:pPr>
          </w:p>
        </w:tc>
        <w:tc>
          <w:tcPr>
            <w:tcW w:w="1991" w:type="dxa"/>
          </w:tcPr>
          <w:p w14:paraId="4613E85A" w14:textId="77777777" w:rsidR="004C4D4C" w:rsidRPr="003E745F" w:rsidRDefault="004C4D4C" w:rsidP="000A3293"/>
        </w:tc>
        <w:tc>
          <w:tcPr>
            <w:tcW w:w="1797" w:type="dxa"/>
          </w:tcPr>
          <w:p w14:paraId="04C58EA7" w14:textId="77777777" w:rsidR="004C4D4C" w:rsidRPr="003E745F" w:rsidRDefault="004C4D4C" w:rsidP="000A3293"/>
        </w:tc>
        <w:tc>
          <w:tcPr>
            <w:tcW w:w="1791" w:type="dxa"/>
          </w:tcPr>
          <w:p w14:paraId="29FE5ADC" w14:textId="77777777" w:rsidR="004C4D4C" w:rsidRPr="003E745F" w:rsidRDefault="004C4D4C" w:rsidP="000A3293"/>
        </w:tc>
        <w:tc>
          <w:tcPr>
            <w:tcW w:w="1791" w:type="dxa"/>
          </w:tcPr>
          <w:p w14:paraId="1DF07A9F" w14:textId="77777777" w:rsidR="004C4D4C" w:rsidRPr="003E745F" w:rsidRDefault="004C4D4C" w:rsidP="000A3293"/>
        </w:tc>
      </w:tr>
    </w:tbl>
    <w:p w14:paraId="576EA69B" w14:textId="77777777" w:rsidR="00623372" w:rsidRDefault="00623372" w:rsidP="000A3293"/>
    <w:p w14:paraId="4AFA793A" w14:textId="4E5EA522" w:rsidR="00623372" w:rsidRDefault="00DD77A1" w:rsidP="000A3293">
      <w:pPr>
        <w:pStyle w:val="Heading4"/>
      </w:pPr>
      <w:r w:rsidRPr="00DD77A1">
        <w:t>J2735BumperHeights</w:t>
      </w:r>
    </w:p>
    <w:p w14:paraId="01E1EE4C" w14:textId="77777777" w:rsidR="00DD77A1" w:rsidRDefault="00DD77A1"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118DA5AB" w14:textId="77777777" w:rsidTr="004C4D4C">
        <w:tc>
          <w:tcPr>
            <w:tcW w:w="1931" w:type="dxa"/>
          </w:tcPr>
          <w:p w14:paraId="78E18151" w14:textId="77777777" w:rsidR="004C4D4C" w:rsidRPr="006E5FF6" w:rsidRDefault="004C4D4C" w:rsidP="000A3293">
            <w:pPr>
              <w:rPr>
                <w:b/>
              </w:rPr>
            </w:pPr>
            <w:r w:rsidRPr="006E5FF6">
              <w:rPr>
                <w:b/>
              </w:rPr>
              <w:lastRenderedPageBreak/>
              <w:t>Name</w:t>
            </w:r>
          </w:p>
        </w:tc>
        <w:tc>
          <w:tcPr>
            <w:tcW w:w="3649" w:type="dxa"/>
          </w:tcPr>
          <w:p w14:paraId="7E2AEDAB" w14:textId="77777777" w:rsidR="004C4D4C" w:rsidRPr="006E5FF6" w:rsidRDefault="004C4D4C" w:rsidP="000A3293">
            <w:pPr>
              <w:rPr>
                <w:b/>
              </w:rPr>
            </w:pPr>
            <w:r w:rsidRPr="006E5FF6">
              <w:rPr>
                <w:b/>
              </w:rPr>
              <w:t>Type</w:t>
            </w:r>
          </w:p>
        </w:tc>
        <w:tc>
          <w:tcPr>
            <w:tcW w:w="1991" w:type="dxa"/>
          </w:tcPr>
          <w:p w14:paraId="4FECB307" w14:textId="77777777" w:rsidR="004C4D4C" w:rsidRPr="006E5FF6" w:rsidRDefault="004C4D4C" w:rsidP="000A3293">
            <w:pPr>
              <w:rPr>
                <w:b/>
              </w:rPr>
            </w:pPr>
            <w:r w:rsidRPr="006E5FF6">
              <w:rPr>
                <w:b/>
              </w:rPr>
              <w:t>Description</w:t>
            </w:r>
          </w:p>
        </w:tc>
        <w:tc>
          <w:tcPr>
            <w:tcW w:w="1797" w:type="dxa"/>
          </w:tcPr>
          <w:p w14:paraId="469D01C3" w14:textId="77777777" w:rsidR="004C4D4C" w:rsidRPr="006E5FF6" w:rsidRDefault="004C4D4C" w:rsidP="000A3293">
            <w:pPr>
              <w:rPr>
                <w:b/>
              </w:rPr>
            </w:pPr>
            <w:r w:rsidRPr="006E5FF6">
              <w:rPr>
                <w:b/>
              </w:rPr>
              <w:t>Units</w:t>
            </w:r>
          </w:p>
        </w:tc>
        <w:tc>
          <w:tcPr>
            <w:tcW w:w="1791" w:type="dxa"/>
          </w:tcPr>
          <w:p w14:paraId="1059771A" w14:textId="77777777" w:rsidR="004C4D4C" w:rsidRPr="006E5FF6" w:rsidRDefault="004C4D4C" w:rsidP="000A3293">
            <w:pPr>
              <w:rPr>
                <w:b/>
              </w:rPr>
            </w:pPr>
            <w:r w:rsidRPr="006E5FF6">
              <w:rPr>
                <w:b/>
              </w:rPr>
              <w:t>Valid Min</w:t>
            </w:r>
          </w:p>
        </w:tc>
        <w:tc>
          <w:tcPr>
            <w:tcW w:w="1791" w:type="dxa"/>
          </w:tcPr>
          <w:p w14:paraId="533ACB14" w14:textId="77777777" w:rsidR="004C4D4C" w:rsidRPr="006E5FF6" w:rsidRDefault="004C4D4C" w:rsidP="000A3293">
            <w:pPr>
              <w:rPr>
                <w:b/>
              </w:rPr>
            </w:pPr>
            <w:r w:rsidRPr="006E5FF6">
              <w:rPr>
                <w:b/>
              </w:rPr>
              <w:t>Valid Max</w:t>
            </w:r>
          </w:p>
        </w:tc>
      </w:tr>
      <w:tr w:rsidR="004C4D4C" w:rsidRPr="003E745F" w14:paraId="63976DF3" w14:textId="77777777" w:rsidTr="004C4D4C">
        <w:tc>
          <w:tcPr>
            <w:tcW w:w="1931" w:type="dxa"/>
          </w:tcPr>
          <w:p w14:paraId="02195E14" w14:textId="77777777" w:rsidR="004C4D4C" w:rsidRPr="000D041D" w:rsidRDefault="004C4D4C" w:rsidP="000A3293">
            <w:pPr>
              <w:rPr>
                <w:rFonts w:ascii="Courier New" w:hAnsi="Courier New" w:cs="Courier New"/>
              </w:rPr>
            </w:pPr>
          </w:p>
        </w:tc>
        <w:tc>
          <w:tcPr>
            <w:tcW w:w="3649" w:type="dxa"/>
          </w:tcPr>
          <w:p w14:paraId="223AC749" w14:textId="77777777" w:rsidR="004C4D4C" w:rsidRPr="000D041D" w:rsidRDefault="004C4D4C" w:rsidP="000A3293">
            <w:pPr>
              <w:rPr>
                <w:rFonts w:ascii="Courier New" w:hAnsi="Courier New" w:cs="Courier New"/>
              </w:rPr>
            </w:pPr>
          </w:p>
        </w:tc>
        <w:tc>
          <w:tcPr>
            <w:tcW w:w="1991" w:type="dxa"/>
          </w:tcPr>
          <w:p w14:paraId="43FC00D5" w14:textId="77777777" w:rsidR="004C4D4C" w:rsidRPr="003E745F" w:rsidRDefault="004C4D4C" w:rsidP="000A3293"/>
        </w:tc>
        <w:tc>
          <w:tcPr>
            <w:tcW w:w="1797" w:type="dxa"/>
          </w:tcPr>
          <w:p w14:paraId="35B8B688" w14:textId="77777777" w:rsidR="004C4D4C" w:rsidRPr="006E5FF6" w:rsidRDefault="004C4D4C" w:rsidP="000A3293">
            <w:pPr>
              <w:rPr>
                <w:vertAlign w:val="superscript"/>
              </w:rPr>
            </w:pPr>
          </w:p>
        </w:tc>
        <w:tc>
          <w:tcPr>
            <w:tcW w:w="1791" w:type="dxa"/>
          </w:tcPr>
          <w:p w14:paraId="0A3F605E" w14:textId="77777777" w:rsidR="004C4D4C" w:rsidRPr="003E745F" w:rsidRDefault="004C4D4C" w:rsidP="000A3293"/>
        </w:tc>
        <w:tc>
          <w:tcPr>
            <w:tcW w:w="1791" w:type="dxa"/>
          </w:tcPr>
          <w:p w14:paraId="3C60AB46" w14:textId="77777777" w:rsidR="004C4D4C" w:rsidRPr="003E745F" w:rsidRDefault="004C4D4C" w:rsidP="000A3293"/>
        </w:tc>
      </w:tr>
      <w:tr w:rsidR="004C4D4C" w:rsidRPr="003E745F" w14:paraId="66903199" w14:textId="77777777" w:rsidTr="004C4D4C">
        <w:tc>
          <w:tcPr>
            <w:tcW w:w="1931" w:type="dxa"/>
          </w:tcPr>
          <w:p w14:paraId="4361F518" w14:textId="77777777" w:rsidR="004C4D4C" w:rsidRPr="000D041D" w:rsidRDefault="004C4D4C" w:rsidP="000A3293">
            <w:pPr>
              <w:rPr>
                <w:rFonts w:ascii="Courier New" w:hAnsi="Courier New" w:cs="Courier New"/>
              </w:rPr>
            </w:pPr>
          </w:p>
        </w:tc>
        <w:tc>
          <w:tcPr>
            <w:tcW w:w="3649" w:type="dxa"/>
          </w:tcPr>
          <w:p w14:paraId="20047030" w14:textId="77777777" w:rsidR="004C4D4C" w:rsidRPr="000D041D" w:rsidRDefault="004C4D4C" w:rsidP="000A3293">
            <w:pPr>
              <w:rPr>
                <w:rFonts w:ascii="Courier New" w:hAnsi="Courier New" w:cs="Courier New"/>
              </w:rPr>
            </w:pPr>
          </w:p>
        </w:tc>
        <w:tc>
          <w:tcPr>
            <w:tcW w:w="1991" w:type="dxa"/>
          </w:tcPr>
          <w:p w14:paraId="6550AC70" w14:textId="77777777" w:rsidR="004C4D4C" w:rsidRPr="003E745F" w:rsidRDefault="004C4D4C" w:rsidP="000A3293"/>
        </w:tc>
        <w:tc>
          <w:tcPr>
            <w:tcW w:w="1797" w:type="dxa"/>
          </w:tcPr>
          <w:p w14:paraId="62F43E12" w14:textId="77777777" w:rsidR="004C4D4C" w:rsidRPr="003E745F" w:rsidRDefault="004C4D4C" w:rsidP="000A3293"/>
        </w:tc>
        <w:tc>
          <w:tcPr>
            <w:tcW w:w="1791" w:type="dxa"/>
          </w:tcPr>
          <w:p w14:paraId="4EFE1C45" w14:textId="77777777" w:rsidR="004C4D4C" w:rsidRPr="003E745F" w:rsidRDefault="004C4D4C" w:rsidP="000A3293"/>
        </w:tc>
        <w:tc>
          <w:tcPr>
            <w:tcW w:w="1791" w:type="dxa"/>
          </w:tcPr>
          <w:p w14:paraId="058F53D8" w14:textId="77777777" w:rsidR="004C4D4C" w:rsidRPr="003E745F" w:rsidRDefault="004C4D4C" w:rsidP="000A3293"/>
        </w:tc>
      </w:tr>
    </w:tbl>
    <w:p w14:paraId="537F7C9A" w14:textId="77777777" w:rsidR="00DD77A1" w:rsidRDefault="00DD77A1" w:rsidP="000A3293"/>
    <w:p w14:paraId="5CDBF31E" w14:textId="018C1FF5" w:rsidR="00DD77A1" w:rsidRDefault="002026AB" w:rsidP="000A3293">
      <w:pPr>
        <w:pStyle w:val="Heading4"/>
      </w:pPr>
      <w:r w:rsidRPr="002026AB">
        <w:t>J2735TrailerHistoryPoint</w:t>
      </w:r>
    </w:p>
    <w:p w14:paraId="622E3C06" w14:textId="77777777" w:rsidR="002026AB" w:rsidRDefault="002026AB"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445754CB" w14:textId="77777777" w:rsidTr="004C4D4C">
        <w:tc>
          <w:tcPr>
            <w:tcW w:w="1931" w:type="dxa"/>
          </w:tcPr>
          <w:p w14:paraId="44CBBA43" w14:textId="77777777" w:rsidR="004C4D4C" w:rsidRPr="006E5FF6" w:rsidRDefault="004C4D4C" w:rsidP="000A3293">
            <w:pPr>
              <w:rPr>
                <w:b/>
              </w:rPr>
            </w:pPr>
            <w:r w:rsidRPr="006E5FF6">
              <w:rPr>
                <w:b/>
              </w:rPr>
              <w:t>Name</w:t>
            </w:r>
          </w:p>
        </w:tc>
        <w:tc>
          <w:tcPr>
            <w:tcW w:w="3649" w:type="dxa"/>
          </w:tcPr>
          <w:p w14:paraId="56B56398" w14:textId="77777777" w:rsidR="004C4D4C" w:rsidRPr="006E5FF6" w:rsidRDefault="004C4D4C" w:rsidP="000A3293">
            <w:pPr>
              <w:rPr>
                <w:b/>
              </w:rPr>
            </w:pPr>
            <w:r w:rsidRPr="006E5FF6">
              <w:rPr>
                <w:b/>
              </w:rPr>
              <w:t>Type</w:t>
            </w:r>
          </w:p>
        </w:tc>
        <w:tc>
          <w:tcPr>
            <w:tcW w:w="1991" w:type="dxa"/>
          </w:tcPr>
          <w:p w14:paraId="07BAB476" w14:textId="77777777" w:rsidR="004C4D4C" w:rsidRPr="006E5FF6" w:rsidRDefault="004C4D4C" w:rsidP="000A3293">
            <w:pPr>
              <w:rPr>
                <w:b/>
              </w:rPr>
            </w:pPr>
            <w:r w:rsidRPr="006E5FF6">
              <w:rPr>
                <w:b/>
              </w:rPr>
              <w:t>Description</w:t>
            </w:r>
          </w:p>
        </w:tc>
        <w:tc>
          <w:tcPr>
            <w:tcW w:w="1797" w:type="dxa"/>
          </w:tcPr>
          <w:p w14:paraId="20A9B81C" w14:textId="77777777" w:rsidR="004C4D4C" w:rsidRPr="006E5FF6" w:rsidRDefault="004C4D4C" w:rsidP="000A3293">
            <w:pPr>
              <w:rPr>
                <w:b/>
              </w:rPr>
            </w:pPr>
            <w:r w:rsidRPr="006E5FF6">
              <w:rPr>
                <w:b/>
              </w:rPr>
              <w:t>Units</w:t>
            </w:r>
          </w:p>
        </w:tc>
        <w:tc>
          <w:tcPr>
            <w:tcW w:w="1791" w:type="dxa"/>
          </w:tcPr>
          <w:p w14:paraId="2A08C837" w14:textId="77777777" w:rsidR="004C4D4C" w:rsidRPr="006E5FF6" w:rsidRDefault="004C4D4C" w:rsidP="000A3293">
            <w:pPr>
              <w:rPr>
                <w:b/>
              </w:rPr>
            </w:pPr>
            <w:r w:rsidRPr="006E5FF6">
              <w:rPr>
                <w:b/>
              </w:rPr>
              <w:t>Valid Min</w:t>
            </w:r>
          </w:p>
        </w:tc>
        <w:tc>
          <w:tcPr>
            <w:tcW w:w="1791" w:type="dxa"/>
          </w:tcPr>
          <w:p w14:paraId="2DF5A8BE" w14:textId="77777777" w:rsidR="004C4D4C" w:rsidRPr="006E5FF6" w:rsidRDefault="004C4D4C" w:rsidP="000A3293">
            <w:pPr>
              <w:rPr>
                <w:b/>
              </w:rPr>
            </w:pPr>
            <w:r w:rsidRPr="006E5FF6">
              <w:rPr>
                <w:b/>
              </w:rPr>
              <w:t>Valid Max</w:t>
            </w:r>
          </w:p>
        </w:tc>
      </w:tr>
      <w:tr w:rsidR="004C4D4C" w:rsidRPr="003E745F" w14:paraId="7DB1FDA1" w14:textId="77777777" w:rsidTr="004C4D4C">
        <w:tc>
          <w:tcPr>
            <w:tcW w:w="1931" w:type="dxa"/>
          </w:tcPr>
          <w:p w14:paraId="655CCC6E" w14:textId="77777777" w:rsidR="004C4D4C" w:rsidRPr="000D041D" w:rsidRDefault="004C4D4C" w:rsidP="000A3293">
            <w:pPr>
              <w:rPr>
                <w:rFonts w:ascii="Courier New" w:hAnsi="Courier New" w:cs="Courier New"/>
              </w:rPr>
            </w:pPr>
          </w:p>
        </w:tc>
        <w:tc>
          <w:tcPr>
            <w:tcW w:w="3649" w:type="dxa"/>
          </w:tcPr>
          <w:p w14:paraId="341B8C40" w14:textId="77777777" w:rsidR="004C4D4C" w:rsidRPr="000D041D" w:rsidRDefault="004C4D4C" w:rsidP="000A3293">
            <w:pPr>
              <w:rPr>
                <w:rFonts w:ascii="Courier New" w:hAnsi="Courier New" w:cs="Courier New"/>
              </w:rPr>
            </w:pPr>
          </w:p>
        </w:tc>
        <w:tc>
          <w:tcPr>
            <w:tcW w:w="1991" w:type="dxa"/>
          </w:tcPr>
          <w:p w14:paraId="1FE0497F" w14:textId="77777777" w:rsidR="004C4D4C" w:rsidRPr="003E745F" w:rsidRDefault="004C4D4C" w:rsidP="000A3293"/>
        </w:tc>
        <w:tc>
          <w:tcPr>
            <w:tcW w:w="1797" w:type="dxa"/>
          </w:tcPr>
          <w:p w14:paraId="7A70433B" w14:textId="77777777" w:rsidR="004C4D4C" w:rsidRPr="006E5FF6" w:rsidRDefault="004C4D4C" w:rsidP="000A3293">
            <w:pPr>
              <w:rPr>
                <w:vertAlign w:val="superscript"/>
              </w:rPr>
            </w:pPr>
          </w:p>
        </w:tc>
        <w:tc>
          <w:tcPr>
            <w:tcW w:w="1791" w:type="dxa"/>
          </w:tcPr>
          <w:p w14:paraId="3FD0342E" w14:textId="77777777" w:rsidR="004C4D4C" w:rsidRPr="003E745F" w:rsidRDefault="004C4D4C" w:rsidP="000A3293"/>
        </w:tc>
        <w:tc>
          <w:tcPr>
            <w:tcW w:w="1791" w:type="dxa"/>
          </w:tcPr>
          <w:p w14:paraId="316EAB65" w14:textId="77777777" w:rsidR="004C4D4C" w:rsidRPr="003E745F" w:rsidRDefault="004C4D4C" w:rsidP="000A3293"/>
        </w:tc>
      </w:tr>
      <w:tr w:rsidR="004C4D4C" w:rsidRPr="003E745F" w14:paraId="77032639" w14:textId="77777777" w:rsidTr="004C4D4C">
        <w:tc>
          <w:tcPr>
            <w:tcW w:w="1931" w:type="dxa"/>
          </w:tcPr>
          <w:p w14:paraId="305C15AE" w14:textId="77777777" w:rsidR="004C4D4C" w:rsidRPr="000D041D" w:rsidRDefault="004C4D4C" w:rsidP="000A3293">
            <w:pPr>
              <w:rPr>
                <w:rFonts w:ascii="Courier New" w:hAnsi="Courier New" w:cs="Courier New"/>
              </w:rPr>
            </w:pPr>
          </w:p>
        </w:tc>
        <w:tc>
          <w:tcPr>
            <w:tcW w:w="3649" w:type="dxa"/>
          </w:tcPr>
          <w:p w14:paraId="57B8885B" w14:textId="77777777" w:rsidR="004C4D4C" w:rsidRPr="000D041D" w:rsidRDefault="004C4D4C" w:rsidP="000A3293">
            <w:pPr>
              <w:rPr>
                <w:rFonts w:ascii="Courier New" w:hAnsi="Courier New" w:cs="Courier New"/>
              </w:rPr>
            </w:pPr>
          </w:p>
        </w:tc>
        <w:tc>
          <w:tcPr>
            <w:tcW w:w="1991" w:type="dxa"/>
          </w:tcPr>
          <w:p w14:paraId="5D53E439" w14:textId="77777777" w:rsidR="004C4D4C" w:rsidRPr="003E745F" w:rsidRDefault="004C4D4C" w:rsidP="000A3293"/>
        </w:tc>
        <w:tc>
          <w:tcPr>
            <w:tcW w:w="1797" w:type="dxa"/>
          </w:tcPr>
          <w:p w14:paraId="76673E63" w14:textId="77777777" w:rsidR="004C4D4C" w:rsidRPr="003E745F" w:rsidRDefault="004C4D4C" w:rsidP="000A3293"/>
        </w:tc>
        <w:tc>
          <w:tcPr>
            <w:tcW w:w="1791" w:type="dxa"/>
          </w:tcPr>
          <w:p w14:paraId="71D15A71" w14:textId="77777777" w:rsidR="004C4D4C" w:rsidRPr="003E745F" w:rsidRDefault="004C4D4C" w:rsidP="000A3293"/>
        </w:tc>
        <w:tc>
          <w:tcPr>
            <w:tcW w:w="1791" w:type="dxa"/>
          </w:tcPr>
          <w:p w14:paraId="07879245" w14:textId="77777777" w:rsidR="004C4D4C" w:rsidRPr="003E745F" w:rsidRDefault="004C4D4C" w:rsidP="000A3293"/>
        </w:tc>
      </w:tr>
    </w:tbl>
    <w:p w14:paraId="22C18FEB" w14:textId="77777777" w:rsidR="002026AB" w:rsidRDefault="002026AB" w:rsidP="000A3293"/>
    <w:p w14:paraId="76BAE6C3" w14:textId="3132B857" w:rsidR="002026AB" w:rsidRDefault="000E6669" w:rsidP="000A3293">
      <w:pPr>
        <w:pStyle w:val="Heading4"/>
      </w:pPr>
      <w:r w:rsidRPr="000E6669">
        <w:t>J2735Node_XY</w:t>
      </w:r>
    </w:p>
    <w:p w14:paraId="7B5198B1" w14:textId="77777777" w:rsidR="000E6669" w:rsidRDefault="000E6669" w:rsidP="000A3293"/>
    <w:tbl>
      <w:tblPr>
        <w:tblStyle w:val="TableGrid"/>
        <w:tblW w:w="0" w:type="auto"/>
        <w:tblLook w:val="04A0" w:firstRow="1" w:lastRow="0" w:firstColumn="1" w:lastColumn="0" w:noHBand="0" w:noVBand="1"/>
      </w:tblPr>
      <w:tblGrid>
        <w:gridCol w:w="1931"/>
        <w:gridCol w:w="3649"/>
        <w:gridCol w:w="1991"/>
        <w:gridCol w:w="1797"/>
        <w:gridCol w:w="1791"/>
        <w:gridCol w:w="1791"/>
      </w:tblGrid>
      <w:tr w:rsidR="004C4D4C" w:rsidRPr="006E5FF6" w14:paraId="5C47B179" w14:textId="77777777" w:rsidTr="004C4D4C">
        <w:tc>
          <w:tcPr>
            <w:tcW w:w="1931" w:type="dxa"/>
          </w:tcPr>
          <w:p w14:paraId="4EDE4BA5" w14:textId="77777777" w:rsidR="004C4D4C" w:rsidRPr="006E5FF6" w:rsidRDefault="004C4D4C" w:rsidP="000A3293">
            <w:pPr>
              <w:rPr>
                <w:b/>
              </w:rPr>
            </w:pPr>
            <w:r w:rsidRPr="006E5FF6">
              <w:rPr>
                <w:b/>
              </w:rPr>
              <w:t>Name</w:t>
            </w:r>
          </w:p>
        </w:tc>
        <w:tc>
          <w:tcPr>
            <w:tcW w:w="3649" w:type="dxa"/>
          </w:tcPr>
          <w:p w14:paraId="4108EB5B" w14:textId="77777777" w:rsidR="004C4D4C" w:rsidRPr="006E5FF6" w:rsidRDefault="004C4D4C" w:rsidP="000A3293">
            <w:pPr>
              <w:rPr>
                <w:b/>
              </w:rPr>
            </w:pPr>
            <w:r w:rsidRPr="006E5FF6">
              <w:rPr>
                <w:b/>
              </w:rPr>
              <w:t>Type</w:t>
            </w:r>
          </w:p>
        </w:tc>
        <w:tc>
          <w:tcPr>
            <w:tcW w:w="1991" w:type="dxa"/>
          </w:tcPr>
          <w:p w14:paraId="0E39E9EA" w14:textId="77777777" w:rsidR="004C4D4C" w:rsidRPr="006E5FF6" w:rsidRDefault="004C4D4C" w:rsidP="000A3293">
            <w:pPr>
              <w:rPr>
                <w:b/>
              </w:rPr>
            </w:pPr>
            <w:r w:rsidRPr="006E5FF6">
              <w:rPr>
                <w:b/>
              </w:rPr>
              <w:t>Description</w:t>
            </w:r>
          </w:p>
        </w:tc>
        <w:tc>
          <w:tcPr>
            <w:tcW w:w="1797" w:type="dxa"/>
          </w:tcPr>
          <w:p w14:paraId="5ECF600B" w14:textId="77777777" w:rsidR="004C4D4C" w:rsidRPr="006E5FF6" w:rsidRDefault="004C4D4C" w:rsidP="000A3293">
            <w:pPr>
              <w:rPr>
                <w:b/>
              </w:rPr>
            </w:pPr>
            <w:r w:rsidRPr="006E5FF6">
              <w:rPr>
                <w:b/>
              </w:rPr>
              <w:t>Units</w:t>
            </w:r>
          </w:p>
        </w:tc>
        <w:tc>
          <w:tcPr>
            <w:tcW w:w="1791" w:type="dxa"/>
          </w:tcPr>
          <w:p w14:paraId="54A45C03" w14:textId="77777777" w:rsidR="004C4D4C" w:rsidRPr="006E5FF6" w:rsidRDefault="004C4D4C" w:rsidP="000A3293">
            <w:pPr>
              <w:rPr>
                <w:b/>
              </w:rPr>
            </w:pPr>
            <w:r w:rsidRPr="006E5FF6">
              <w:rPr>
                <w:b/>
              </w:rPr>
              <w:t>Valid Min</w:t>
            </w:r>
          </w:p>
        </w:tc>
        <w:tc>
          <w:tcPr>
            <w:tcW w:w="1791" w:type="dxa"/>
          </w:tcPr>
          <w:p w14:paraId="406ACD03" w14:textId="77777777" w:rsidR="004C4D4C" w:rsidRPr="006E5FF6" w:rsidRDefault="004C4D4C" w:rsidP="000A3293">
            <w:pPr>
              <w:rPr>
                <w:b/>
              </w:rPr>
            </w:pPr>
            <w:r w:rsidRPr="006E5FF6">
              <w:rPr>
                <w:b/>
              </w:rPr>
              <w:t>Valid Max</w:t>
            </w:r>
          </w:p>
        </w:tc>
      </w:tr>
      <w:tr w:rsidR="004C4D4C" w:rsidRPr="003E745F" w14:paraId="718C2715" w14:textId="77777777" w:rsidTr="004C4D4C">
        <w:tc>
          <w:tcPr>
            <w:tcW w:w="1931" w:type="dxa"/>
          </w:tcPr>
          <w:p w14:paraId="45705070" w14:textId="77777777" w:rsidR="004C4D4C" w:rsidRPr="000D041D" w:rsidRDefault="004C4D4C" w:rsidP="000A3293">
            <w:pPr>
              <w:rPr>
                <w:rFonts w:ascii="Courier New" w:hAnsi="Courier New" w:cs="Courier New"/>
              </w:rPr>
            </w:pPr>
          </w:p>
        </w:tc>
        <w:tc>
          <w:tcPr>
            <w:tcW w:w="3649" w:type="dxa"/>
          </w:tcPr>
          <w:p w14:paraId="00CABE98" w14:textId="77777777" w:rsidR="004C4D4C" w:rsidRPr="000D041D" w:rsidRDefault="004C4D4C" w:rsidP="000A3293">
            <w:pPr>
              <w:rPr>
                <w:rFonts w:ascii="Courier New" w:hAnsi="Courier New" w:cs="Courier New"/>
              </w:rPr>
            </w:pPr>
          </w:p>
        </w:tc>
        <w:tc>
          <w:tcPr>
            <w:tcW w:w="1991" w:type="dxa"/>
          </w:tcPr>
          <w:p w14:paraId="7CFE81E4" w14:textId="77777777" w:rsidR="004C4D4C" w:rsidRPr="003E745F" w:rsidRDefault="004C4D4C" w:rsidP="000A3293"/>
        </w:tc>
        <w:tc>
          <w:tcPr>
            <w:tcW w:w="1797" w:type="dxa"/>
          </w:tcPr>
          <w:p w14:paraId="4AC9FC44" w14:textId="77777777" w:rsidR="004C4D4C" w:rsidRPr="006E5FF6" w:rsidRDefault="004C4D4C" w:rsidP="000A3293">
            <w:pPr>
              <w:rPr>
                <w:vertAlign w:val="superscript"/>
              </w:rPr>
            </w:pPr>
          </w:p>
        </w:tc>
        <w:tc>
          <w:tcPr>
            <w:tcW w:w="1791" w:type="dxa"/>
          </w:tcPr>
          <w:p w14:paraId="41DFAC6C" w14:textId="77777777" w:rsidR="004C4D4C" w:rsidRPr="003E745F" w:rsidRDefault="004C4D4C" w:rsidP="000A3293"/>
        </w:tc>
        <w:tc>
          <w:tcPr>
            <w:tcW w:w="1791" w:type="dxa"/>
          </w:tcPr>
          <w:p w14:paraId="3CE67E68" w14:textId="77777777" w:rsidR="004C4D4C" w:rsidRPr="003E745F" w:rsidRDefault="004C4D4C" w:rsidP="000A3293"/>
        </w:tc>
      </w:tr>
      <w:tr w:rsidR="004C4D4C" w:rsidRPr="003E745F" w14:paraId="539B995E" w14:textId="77777777" w:rsidTr="004C4D4C">
        <w:tc>
          <w:tcPr>
            <w:tcW w:w="1931" w:type="dxa"/>
          </w:tcPr>
          <w:p w14:paraId="28C43F86" w14:textId="77777777" w:rsidR="004C4D4C" w:rsidRPr="000D041D" w:rsidRDefault="004C4D4C" w:rsidP="000A3293">
            <w:pPr>
              <w:rPr>
                <w:rFonts w:ascii="Courier New" w:hAnsi="Courier New" w:cs="Courier New"/>
              </w:rPr>
            </w:pPr>
          </w:p>
        </w:tc>
        <w:tc>
          <w:tcPr>
            <w:tcW w:w="3649" w:type="dxa"/>
          </w:tcPr>
          <w:p w14:paraId="0BC5CAEE" w14:textId="77777777" w:rsidR="004C4D4C" w:rsidRPr="000D041D" w:rsidRDefault="004C4D4C" w:rsidP="000A3293">
            <w:pPr>
              <w:rPr>
                <w:rFonts w:ascii="Courier New" w:hAnsi="Courier New" w:cs="Courier New"/>
              </w:rPr>
            </w:pPr>
          </w:p>
        </w:tc>
        <w:tc>
          <w:tcPr>
            <w:tcW w:w="1991" w:type="dxa"/>
          </w:tcPr>
          <w:p w14:paraId="3E06B85F" w14:textId="77777777" w:rsidR="004C4D4C" w:rsidRPr="003E745F" w:rsidRDefault="004C4D4C" w:rsidP="000A3293"/>
        </w:tc>
        <w:tc>
          <w:tcPr>
            <w:tcW w:w="1797" w:type="dxa"/>
          </w:tcPr>
          <w:p w14:paraId="22DBD8EC" w14:textId="77777777" w:rsidR="004C4D4C" w:rsidRPr="003E745F" w:rsidRDefault="004C4D4C" w:rsidP="000A3293"/>
        </w:tc>
        <w:tc>
          <w:tcPr>
            <w:tcW w:w="1791" w:type="dxa"/>
          </w:tcPr>
          <w:p w14:paraId="671DA95A" w14:textId="77777777" w:rsidR="004C4D4C" w:rsidRPr="003E745F" w:rsidRDefault="004C4D4C" w:rsidP="000A3293"/>
        </w:tc>
        <w:tc>
          <w:tcPr>
            <w:tcW w:w="1791" w:type="dxa"/>
          </w:tcPr>
          <w:p w14:paraId="77F6D6CE" w14:textId="77777777" w:rsidR="004C4D4C" w:rsidRPr="003E745F" w:rsidRDefault="004C4D4C" w:rsidP="000A3293"/>
        </w:tc>
      </w:tr>
    </w:tbl>
    <w:p w14:paraId="493B2E7D" w14:textId="77777777" w:rsidR="008A4FC6" w:rsidRPr="008A4FC6" w:rsidRDefault="008A4FC6" w:rsidP="000A3293"/>
    <w:p w14:paraId="33AC62C4" w14:textId="274BF8A4" w:rsidR="00C26C45" w:rsidRPr="003E745F" w:rsidRDefault="00C26C45" w:rsidP="000A3293">
      <w:pPr>
        <w:pStyle w:val="Caption"/>
      </w:pPr>
      <w:bookmarkStart w:id="190" w:name="_Toc441572992"/>
      <w:bookmarkStart w:id="191" w:name="_Toc456253320"/>
      <w:r>
        <w:t xml:space="preserve">Table </w:t>
      </w:r>
      <w:r w:rsidR="00481B08">
        <w:fldChar w:fldCharType="begin"/>
      </w:r>
      <w:r w:rsidR="00481B08">
        <w:instrText xml:space="preserve"> SEQ Table \* ARABIC </w:instrText>
      </w:r>
      <w:r w:rsidR="00481B08">
        <w:fldChar w:fldCharType="separate"/>
      </w:r>
      <w:r w:rsidR="00FA5D0B">
        <w:rPr>
          <w:noProof/>
        </w:rPr>
        <w:t>14</w:t>
      </w:r>
      <w:r w:rsidR="00481B08">
        <w:rPr>
          <w:noProof/>
        </w:rPr>
        <w:fldChar w:fldCharType="end"/>
      </w:r>
      <w:r>
        <w:t xml:space="preserve"> </w:t>
      </w:r>
      <w:r w:rsidR="00410F95">
        <w:t>–</w:t>
      </w:r>
      <w:r>
        <w:t xml:space="preserve"> </w:t>
      </w:r>
      <w:bookmarkEnd w:id="190"/>
      <w:bookmarkEnd w:id="191"/>
      <w:r w:rsidR="00410F95">
        <w:t>BSM Data</w:t>
      </w:r>
    </w:p>
    <w:p w14:paraId="219B2098" w14:textId="7911466A" w:rsidR="00C26C45" w:rsidRDefault="00C26C45" w:rsidP="000A3293">
      <w:pPr>
        <w:pStyle w:val="Heading4"/>
      </w:pPr>
      <w:bookmarkStart w:id="192" w:name="_Toc462052323"/>
      <w:r w:rsidRPr="00961838">
        <w:t>OdeDateTime</w:t>
      </w:r>
      <w:bookmarkEnd w:id="192"/>
    </w:p>
    <w:p w14:paraId="573E3598" w14:textId="77777777" w:rsidR="00C26C45" w:rsidRDefault="00C26C45" w:rsidP="000A3293"/>
    <w:p w14:paraId="089AE1E9" w14:textId="77777777" w:rsidR="00C26C45" w:rsidRPr="009B6183" w:rsidRDefault="00C26C45" w:rsidP="000A3293"/>
    <w:tbl>
      <w:tblPr>
        <w:tblStyle w:val="TableGrid"/>
        <w:tblW w:w="0" w:type="auto"/>
        <w:tblLook w:val="04A0" w:firstRow="1" w:lastRow="0" w:firstColumn="1" w:lastColumn="0" w:noHBand="0" w:noVBand="1"/>
      </w:tblPr>
      <w:tblGrid>
        <w:gridCol w:w="2082"/>
        <w:gridCol w:w="2857"/>
        <w:gridCol w:w="2054"/>
        <w:gridCol w:w="1987"/>
        <w:gridCol w:w="1985"/>
        <w:gridCol w:w="1985"/>
      </w:tblGrid>
      <w:tr w:rsidR="00C26C45" w:rsidRPr="006E5FF6" w14:paraId="34813C0D" w14:textId="77777777" w:rsidTr="00C26C45">
        <w:tc>
          <w:tcPr>
            <w:tcW w:w="2082" w:type="dxa"/>
          </w:tcPr>
          <w:p w14:paraId="38D96B61" w14:textId="77777777" w:rsidR="00C26C45" w:rsidRPr="006E5FF6" w:rsidRDefault="00C26C45" w:rsidP="000A3293">
            <w:pPr>
              <w:rPr>
                <w:b/>
              </w:rPr>
            </w:pPr>
            <w:r w:rsidRPr="006E5FF6">
              <w:rPr>
                <w:b/>
              </w:rPr>
              <w:t>Name</w:t>
            </w:r>
          </w:p>
        </w:tc>
        <w:tc>
          <w:tcPr>
            <w:tcW w:w="2857" w:type="dxa"/>
          </w:tcPr>
          <w:p w14:paraId="07F949E0" w14:textId="77777777" w:rsidR="00C26C45" w:rsidRPr="006E5FF6" w:rsidRDefault="00C26C45" w:rsidP="000A3293">
            <w:pPr>
              <w:rPr>
                <w:b/>
              </w:rPr>
            </w:pPr>
            <w:r w:rsidRPr="006E5FF6">
              <w:rPr>
                <w:b/>
              </w:rPr>
              <w:t>Type</w:t>
            </w:r>
          </w:p>
        </w:tc>
        <w:tc>
          <w:tcPr>
            <w:tcW w:w="2054" w:type="dxa"/>
          </w:tcPr>
          <w:p w14:paraId="0193BD7E" w14:textId="77777777" w:rsidR="00C26C45" w:rsidRPr="006E5FF6" w:rsidRDefault="00C26C45" w:rsidP="000A3293">
            <w:pPr>
              <w:rPr>
                <w:b/>
              </w:rPr>
            </w:pPr>
            <w:r w:rsidRPr="006E5FF6">
              <w:rPr>
                <w:b/>
              </w:rPr>
              <w:t>Description</w:t>
            </w:r>
          </w:p>
        </w:tc>
        <w:tc>
          <w:tcPr>
            <w:tcW w:w="1987" w:type="dxa"/>
          </w:tcPr>
          <w:p w14:paraId="1BD93735" w14:textId="77777777" w:rsidR="00C26C45" w:rsidRPr="006E5FF6" w:rsidRDefault="00C26C45" w:rsidP="000A3293">
            <w:pPr>
              <w:rPr>
                <w:b/>
              </w:rPr>
            </w:pPr>
            <w:r w:rsidRPr="006E5FF6">
              <w:rPr>
                <w:b/>
              </w:rPr>
              <w:t>Units</w:t>
            </w:r>
          </w:p>
        </w:tc>
        <w:tc>
          <w:tcPr>
            <w:tcW w:w="1985" w:type="dxa"/>
          </w:tcPr>
          <w:p w14:paraId="7727BB14" w14:textId="77777777" w:rsidR="00C26C45" w:rsidRPr="006E5FF6" w:rsidRDefault="00C26C45" w:rsidP="000A3293">
            <w:pPr>
              <w:rPr>
                <w:b/>
              </w:rPr>
            </w:pPr>
            <w:r w:rsidRPr="006E5FF6">
              <w:rPr>
                <w:b/>
              </w:rPr>
              <w:t>Valid Min</w:t>
            </w:r>
          </w:p>
        </w:tc>
        <w:tc>
          <w:tcPr>
            <w:tcW w:w="1985" w:type="dxa"/>
          </w:tcPr>
          <w:p w14:paraId="4A40D6E7" w14:textId="77777777" w:rsidR="00C26C45" w:rsidRPr="006E5FF6" w:rsidRDefault="00C26C45" w:rsidP="000A3293">
            <w:pPr>
              <w:rPr>
                <w:b/>
              </w:rPr>
            </w:pPr>
            <w:r w:rsidRPr="006E5FF6">
              <w:rPr>
                <w:b/>
              </w:rPr>
              <w:t>Valid Max</w:t>
            </w:r>
          </w:p>
        </w:tc>
      </w:tr>
      <w:tr w:rsidR="00C26C45" w:rsidRPr="003E745F" w14:paraId="1C4AF19B" w14:textId="77777777" w:rsidTr="00C26C45">
        <w:tc>
          <w:tcPr>
            <w:tcW w:w="2082" w:type="dxa"/>
          </w:tcPr>
          <w:p w14:paraId="5CE99A49" w14:textId="77777777" w:rsidR="00C26C45" w:rsidRPr="00345E69" w:rsidRDefault="00C26C45" w:rsidP="000A3293">
            <w:pPr>
              <w:rPr>
                <w:rFonts w:ascii="Courier New" w:hAnsi="Courier New" w:cs="Courier New"/>
              </w:rPr>
            </w:pPr>
            <w:r w:rsidRPr="001A22D1">
              <w:rPr>
                <w:rFonts w:ascii="Courier New" w:hAnsi="Courier New" w:cs="Courier New"/>
              </w:rPr>
              <w:lastRenderedPageBreak/>
              <w:t>day</w:t>
            </w:r>
          </w:p>
        </w:tc>
        <w:tc>
          <w:tcPr>
            <w:tcW w:w="2857" w:type="dxa"/>
          </w:tcPr>
          <w:p w14:paraId="08D0BB0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4AA3296C" w14:textId="77777777" w:rsidR="00C26C45" w:rsidRPr="003E745F" w:rsidRDefault="00C26C45" w:rsidP="000A3293"/>
        </w:tc>
        <w:tc>
          <w:tcPr>
            <w:tcW w:w="1987" w:type="dxa"/>
          </w:tcPr>
          <w:p w14:paraId="7078EB13" w14:textId="77777777" w:rsidR="00C26C45" w:rsidRPr="003E745F" w:rsidRDefault="00C26C45" w:rsidP="000A3293"/>
        </w:tc>
        <w:tc>
          <w:tcPr>
            <w:tcW w:w="1985" w:type="dxa"/>
          </w:tcPr>
          <w:p w14:paraId="69DF25BF" w14:textId="77777777" w:rsidR="00C26C45" w:rsidRPr="003E745F" w:rsidRDefault="00C26C45" w:rsidP="000A3293"/>
        </w:tc>
        <w:tc>
          <w:tcPr>
            <w:tcW w:w="1985" w:type="dxa"/>
          </w:tcPr>
          <w:p w14:paraId="30B7F551" w14:textId="77777777" w:rsidR="00C26C45" w:rsidRPr="003E745F" w:rsidRDefault="00C26C45" w:rsidP="000A3293"/>
        </w:tc>
      </w:tr>
      <w:tr w:rsidR="00C26C45" w:rsidRPr="003E745F" w14:paraId="3DB90B4E" w14:textId="77777777" w:rsidTr="00C26C45">
        <w:tc>
          <w:tcPr>
            <w:tcW w:w="2082" w:type="dxa"/>
          </w:tcPr>
          <w:p w14:paraId="02237E3C" w14:textId="77777777" w:rsidR="00C26C45" w:rsidRPr="001A22D1" w:rsidRDefault="00C26C45" w:rsidP="000A3293">
            <w:pPr>
              <w:tabs>
                <w:tab w:val="right" w:pos="1866"/>
              </w:tabs>
              <w:rPr>
                <w:rFonts w:ascii="Courier New" w:hAnsi="Courier New" w:cs="Courier New"/>
              </w:rPr>
            </w:pPr>
            <w:r>
              <w:rPr>
                <w:rFonts w:ascii="Courier New" w:hAnsi="Courier New" w:cs="Courier New"/>
              </w:rPr>
              <w:t>hour</w:t>
            </w:r>
            <w:r>
              <w:rPr>
                <w:rFonts w:ascii="Courier New" w:hAnsi="Courier New" w:cs="Courier New"/>
              </w:rPr>
              <w:tab/>
            </w:r>
          </w:p>
        </w:tc>
        <w:tc>
          <w:tcPr>
            <w:tcW w:w="2857" w:type="dxa"/>
          </w:tcPr>
          <w:p w14:paraId="26AE7CBF"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0EF460AB" w14:textId="77777777" w:rsidR="00C26C45" w:rsidRPr="003E745F" w:rsidRDefault="00C26C45" w:rsidP="000A3293"/>
        </w:tc>
        <w:tc>
          <w:tcPr>
            <w:tcW w:w="1987" w:type="dxa"/>
          </w:tcPr>
          <w:p w14:paraId="502D29DB" w14:textId="77777777" w:rsidR="00C26C45" w:rsidRPr="003E745F" w:rsidRDefault="00C26C45" w:rsidP="000A3293"/>
        </w:tc>
        <w:tc>
          <w:tcPr>
            <w:tcW w:w="1985" w:type="dxa"/>
          </w:tcPr>
          <w:p w14:paraId="6FAB9710" w14:textId="77777777" w:rsidR="00C26C45" w:rsidRPr="003E745F" w:rsidRDefault="00C26C45" w:rsidP="000A3293"/>
        </w:tc>
        <w:tc>
          <w:tcPr>
            <w:tcW w:w="1985" w:type="dxa"/>
          </w:tcPr>
          <w:p w14:paraId="24CF3F38" w14:textId="77777777" w:rsidR="00C26C45" w:rsidRPr="003E745F" w:rsidRDefault="00C26C45" w:rsidP="000A3293"/>
        </w:tc>
      </w:tr>
      <w:tr w:rsidR="00C26C45" w:rsidRPr="003E745F" w14:paraId="129D0116" w14:textId="77777777" w:rsidTr="00C26C45">
        <w:tc>
          <w:tcPr>
            <w:tcW w:w="2082" w:type="dxa"/>
          </w:tcPr>
          <w:p w14:paraId="7EF37F81" w14:textId="77777777" w:rsidR="00C26C45" w:rsidRDefault="00C26C45" w:rsidP="000A3293">
            <w:pPr>
              <w:rPr>
                <w:rFonts w:ascii="Courier New" w:hAnsi="Courier New" w:cs="Courier New"/>
              </w:rPr>
            </w:pPr>
            <w:r>
              <w:rPr>
                <w:rFonts w:ascii="Courier New" w:hAnsi="Courier New" w:cs="Courier New"/>
              </w:rPr>
              <w:t>minute</w:t>
            </w:r>
          </w:p>
        </w:tc>
        <w:tc>
          <w:tcPr>
            <w:tcW w:w="2857" w:type="dxa"/>
          </w:tcPr>
          <w:p w14:paraId="5E6F85B3"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7691E62" w14:textId="77777777" w:rsidR="00C26C45" w:rsidRPr="003E745F" w:rsidRDefault="00C26C45" w:rsidP="000A3293"/>
        </w:tc>
        <w:tc>
          <w:tcPr>
            <w:tcW w:w="1987" w:type="dxa"/>
          </w:tcPr>
          <w:p w14:paraId="16BF8732" w14:textId="77777777" w:rsidR="00C26C45" w:rsidRPr="003E745F" w:rsidRDefault="00C26C45" w:rsidP="000A3293"/>
        </w:tc>
        <w:tc>
          <w:tcPr>
            <w:tcW w:w="1985" w:type="dxa"/>
          </w:tcPr>
          <w:p w14:paraId="4CB24ABA" w14:textId="77777777" w:rsidR="00C26C45" w:rsidRPr="003E745F" w:rsidRDefault="00C26C45" w:rsidP="000A3293"/>
        </w:tc>
        <w:tc>
          <w:tcPr>
            <w:tcW w:w="1985" w:type="dxa"/>
          </w:tcPr>
          <w:p w14:paraId="6EE998EF" w14:textId="77777777" w:rsidR="00C26C45" w:rsidRPr="003E745F" w:rsidRDefault="00C26C45" w:rsidP="000A3293"/>
        </w:tc>
      </w:tr>
      <w:tr w:rsidR="00C26C45" w:rsidRPr="003E745F" w14:paraId="5FB23A49" w14:textId="77777777" w:rsidTr="00C26C45">
        <w:tc>
          <w:tcPr>
            <w:tcW w:w="2082" w:type="dxa"/>
          </w:tcPr>
          <w:p w14:paraId="2C3F7100" w14:textId="77777777" w:rsidR="00C26C45" w:rsidRPr="00345E69" w:rsidRDefault="00C26C45" w:rsidP="000A3293">
            <w:pPr>
              <w:rPr>
                <w:rFonts w:ascii="Courier New" w:hAnsi="Courier New" w:cs="Courier New"/>
              </w:rPr>
            </w:pPr>
            <w:r w:rsidRPr="001A22D1">
              <w:rPr>
                <w:rFonts w:ascii="Courier New" w:hAnsi="Courier New" w:cs="Courier New"/>
              </w:rPr>
              <w:t>month</w:t>
            </w:r>
          </w:p>
        </w:tc>
        <w:tc>
          <w:tcPr>
            <w:tcW w:w="2857" w:type="dxa"/>
          </w:tcPr>
          <w:p w14:paraId="18DED5D5"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37BE1523" w14:textId="77777777" w:rsidR="00C26C45" w:rsidRPr="003E745F" w:rsidRDefault="00C26C45" w:rsidP="000A3293"/>
        </w:tc>
        <w:tc>
          <w:tcPr>
            <w:tcW w:w="1987" w:type="dxa"/>
          </w:tcPr>
          <w:p w14:paraId="123DA181" w14:textId="77777777" w:rsidR="00C26C45" w:rsidRPr="003E745F" w:rsidRDefault="00C26C45" w:rsidP="000A3293"/>
        </w:tc>
        <w:tc>
          <w:tcPr>
            <w:tcW w:w="1985" w:type="dxa"/>
          </w:tcPr>
          <w:p w14:paraId="616997C5" w14:textId="77777777" w:rsidR="00C26C45" w:rsidRPr="003E745F" w:rsidRDefault="00C26C45" w:rsidP="000A3293"/>
        </w:tc>
        <w:tc>
          <w:tcPr>
            <w:tcW w:w="1985" w:type="dxa"/>
          </w:tcPr>
          <w:p w14:paraId="2AF04C77" w14:textId="77777777" w:rsidR="00C26C45" w:rsidRPr="003E745F" w:rsidRDefault="00C26C45" w:rsidP="000A3293"/>
        </w:tc>
      </w:tr>
      <w:tr w:rsidR="00C26C45" w:rsidRPr="003E745F" w14:paraId="7603951B" w14:textId="77777777" w:rsidTr="00C26C45">
        <w:tc>
          <w:tcPr>
            <w:tcW w:w="2082" w:type="dxa"/>
          </w:tcPr>
          <w:p w14:paraId="5372E02E" w14:textId="77777777" w:rsidR="00C26C45" w:rsidRDefault="00C26C45" w:rsidP="000A3293">
            <w:pPr>
              <w:rPr>
                <w:rFonts w:ascii="Courier New" w:hAnsi="Courier New" w:cs="Courier New"/>
              </w:rPr>
            </w:pPr>
            <w:r>
              <w:rPr>
                <w:rFonts w:ascii="Courier New" w:hAnsi="Courier New" w:cs="Courier New"/>
              </w:rPr>
              <w:t>second</w:t>
            </w:r>
          </w:p>
        </w:tc>
        <w:tc>
          <w:tcPr>
            <w:tcW w:w="2857" w:type="dxa"/>
          </w:tcPr>
          <w:p w14:paraId="790F207F" w14:textId="77777777" w:rsidR="00C26C45" w:rsidRPr="00345E69" w:rsidRDefault="00C26C45" w:rsidP="000A3293">
            <w:pPr>
              <w:rPr>
                <w:rFonts w:ascii="Courier New" w:hAnsi="Courier New" w:cs="Courier New"/>
              </w:rPr>
            </w:pPr>
            <w:r>
              <w:rPr>
                <w:rFonts w:ascii="Courier New" w:hAnsi="Courier New" w:cs="Courier New"/>
              </w:rPr>
              <w:t>Decimal</w:t>
            </w:r>
          </w:p>
        </w:tc>
        <w:tc>
          <w:tcPr>
            <w:tcW w:w="2054" w:type="dxa"/>
          </w:tcPr>
          <w:p w14:paraId="545E9588" w14:textId="77777777" w:rsidR="00C26C45" w:rsidRPr="003E745F" w:rsidRDefault="00C26C45" w:rsidP="000A3293"/>
        </w:tc>
        <w:tc>
          <w:tcPr>
            <w:tcW w:w="1987" w:type="dxa"/>
          </w:tcPr>
          <w:p w14:paraId="4B9B63BD" w14:textId="77777777" w:rsidR="00C26C45" w:rsidRPr="003E745F" w:rsidRDefault="00C26C45" w:rsidP="000A3293"/>
        </w:tc>
        <w:tc>
          <w:tcPr>
            <w:tcW w:w="1985" w:type="dxa"/>
          </w:tcPr>
          <w:p w14:paraId="234E21A1" w14:textId="77777777" w:rsidR="00C26C45" w:rsidRPr="003E745F" w:rsidRDefault="00C26C45" w:rsidP="000A3293"/>
        </w:tc>
        <w:tc>
          <w:tcPr>
            <w:tcW w:w="1985" w:type="dxa"/>
          </w:tcPr>
          <w:p w14:paraId="076CDA69" w14:textId="77777777" w:rsidR="00C26C45" w:rsidRPr="003E745F" w:rsidRDefault="00C26C45" w:rsidP="000A3293">
            <w:pPr>
              <w:keepNext/>
            </w:pPr>
          </w:p>
        </w:tc>
      </w:tr>
      <w:tr w:rsidR="00C26C45" w:rsidRPr="003E745F" w14:paraId="24E2BD6A" w14:textId="77777777" w:rsidTr="00C26C45">
        <w:tc>
          <w:tcPr>
            <w:tcW w:w="2082" w:type="dxa"/>
          </w:tcPr>
          <w:p w14:paraId="027C1809" w14:textId="77777777" w:rsidR="00C26C45" w:rsidRPr="00345E69" w:rsidRDefault="00C26C45" w:rsidP="000A3293">
            <w:pPr>
              <w:rPr>
                <w:rFonts w:ascii="Courier New" w:hAnsi="Courier New" w:cs="Courier New"/>
              </w:rPr>
            </w:pPr>
            <w:r>
              <w:rPr>
                <w:rFonts w:ascii="Courier New" w:hAnsi="Courier New" w:cs="Courier New"/>
              </w:rPr>
              <w:t>year</w:t>
            </w:r>
          </w:p>
        </w:tc>
        <w:tc>
          <w:tcPr>
            <w:tcW w:w="2857" w:type="dxa"/>
          </w:tcPr>
          <w:p w14:paraId="6DB2C20C" w14:textId="77777777" w:rsidR="00C26C45" w:rsidRPr="00345E69" w:rsidRDefault="00C26C45" w:rsidP="000A3293">
            <w:pPr>
              <w:rPr>
                <w:rFonts w:ascii="Courier New" w:hAnsi="Courier New" w:cs="Courier New"/>
              </w:rPr>
            </w:pPr>
            <w:r>
              <w:rPr>
                <w:rFonts w:ascii="Courier New" w:hAnsi="Courier New" w:cs="Courier New"/>
              </w:rPr>
              <w:t>Integer</w:t>
            </w:r>
          </w:p>
        </w:tc>
        <w:tc>
          <w:tcPr>
            <w:tcW w:w="2054" w:type="dxa"/>
          </w:tcPr>
          <w:p w14:paraId="7DCB29B7" w14:textId="77777777" w:rsidR="00C26C45" w:rsidRPr="003E745F" w:rsidRDefault="00C26C45" w:rsidP="000A3293"/>
        </w:tc>
        <w:tc>
          <w:tcPr>
            <w:tcW w:w="1987" w:type="dxa"/>
          </w:tcPr>
          <w:p w14:paraId="760C3CDA" w14:textId="77777777" w:rsidR="00C26C45" w:rsidRPr="003E745F" w:rsidRDefault="00C26C45" w:rsidP="000A3293"/>
        </w:tc>
        <w:tc>
          <w:tcPr>
            <w:tcW w:w="1985" w:type="dxa"/>
          </w:tcPr>
          <w:p w14:paraId="4E875C46" w14:textId="77777777" w:rsidR="00C26C45" w:rsidRPr="003E745F" w:rsidRDefault="00C26C45" w:rsidP="000A3293"/>
        </w:tc>
        <w:tc>
          <w:tcPr>
            <w:tcW w:w="1985" w:type="dxa"/>
          </w:tcPr>
          <w:p w14:paraId="39EBC49E" w14:textId="77777777" w:rsidR="00C26C45" w:rsidRPr="003E745F" w:rsidRDefault="00C26C45" w:rsidP="000A3293"/>
        </w:tc>
      </w:tr>
    </w:tbl>
    <w:p w14:paraId="29894115" w14:textId="288E63B4" w:rsidR="00C26C45" w:rsidRPr="001A22D1" w:rsidRDefault="00C26C45" w:rsidP="000A3293">
      <w:pPr>
        <w:pStyle w:val="Caption"/>
      </w:pPr>
      <w:bookmarkStart w:id="193" w:name="_Toc456253327"/>
      <w:r>
        <w:t xml:space="preserve">Table </w:t>
      </w:r>
      <w:r w:rsidR="00481B08">
        <w:fldChar w:fldCharType="begin"/>
      </w:r>
      <w:r w:rsidR="00481B08">
        <w:instrText xml:space="preserve"> SEQ Table \* ARABIC </w:instrText>
      </w:r>
      <w:r w:rsidR="00481B08">
        <w:fldChar w:fldCharType="separate"/>
      </w:r>
      <w:r w:rsidR="00FA5D0B">
        <w:rPr>
          <w:noProof/>
        </w:rPr>
        <w:t>15</w:t>
      </w:r>
      <w:r w:rsidR="00481B08">
        <w:rPr>
          <w:noProof/>
        </w:rPr>
        <w:fldChar w:fldCharType="end"/>
      </w:r>
      <w:r>
        <w:t xml:space="preserve"> - </w:t>
      </w:r>
      <w:r w:rsidRPr="00951B2B">
        <w:t>OdeDateTime</w:t>
      </w:r>
      <w:bookmarkEnd w:id="193"/>
    </w:p>
    <w:sectPr w:rsidR="00C26C45" w:rsidRPr="001A22D1" w:rsidSect="00886E1A">
      <w:pgSz w:w="15840" w:h="12240" w:orient="landscape"/>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4" w:author="Musavi, Hamid [USA]" w:date="2017-03-06T19:24:00Z" w:initials="MH[">
    <w:p w14:paraId="39FA11AE" w14:textId="77777777" w:rsidR="00D6784D" w:rsidRDefault="00D6784D">
      <w:pPr>
        <w:pStyle w:val="CommentText"/>
      </w:pPr>
      <w:r>
        <w:rPr>
          <w:rStyle w:val="CommentReference"/>
        </w:rPr>
        <w:annotationRef/>
      </w:r>
      <w:r>
        <w:t>To be moved to Swagger file</w:t>
      </w:r>
    </w:p>
  </w:comment>
  <w:comment w:id="98" w:author="Musavi, Hamid [USA]" w:date="2017-03-06T19:25:00Z" w:initials="MH[">
    <w:p w14:paraId="39715C69" w14:textId="77777777" w:rsidR="00D6784D" w:rsidRDefault="00D6784D">
      <w:pPr>
        <w:pStyle w:val="CommentText"/>
      </w:pPr>
      <w:r>
        <w:rPr>
          <w:rStyle w:val="CommentReference"/>
        </w:rPr>
        <w:annotationRef/>
      </w:r>
      <w:r>
        <w:t>To be moved to Swagger file</w:t>
      </w:r>
    </w:p>
  </w:comment>
  <w:comment w:id="99" w:author="Musavi, Hamid [USA]" w:date="2017-03-06T19:52:00Z" w:initials="MH[">
    <w:p w14:paraId="1FB74835" w14:textId="77777777" w:rsidR="00D6784D" w:rsidRDefault="00D6784D">
      <w:pPr>
        <w:pStyle w:val="CommentText"/>
      </w:pPr>
      <w:r>
        <w:rPr>
          <w:rStyle w:val="CommentReference"/>
        </w:rPr>
        <w:annotationRef/>
      </w:r>
      <w:r>
        <w:t>To be moved to Swagger file.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A11AE" w15:done="0"/>
  <w15:commentEx w15:paraId="39715C69" w15:done="0"/>
  <w15:commentEx w15:paraId="1FB7483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6E2C94" w14:textId="77777777" w:rsidR="00336015" w:rsidRDefault="00336015">
      <w:pPr>
        <w:spacing w:after="0" w:line="240" w:lineRule="auto"/>
      </w:pPr>
      <w:r>
        <w:separator/>
      </w:r>
    </w:p>
  </w:endnote>
  <w:endnote w:type="continuationSeparator" w:id="0">
    <w:p w14:paraId="221605D8" w14:textId="77777777" w:rsidR="00336015" w:rsidRDefault="00336015">
      <w:pPr>
        <w:spacing w:after="0" w:line="240" w:lineRule="auto"/>
      </w:pPr>
      <w:r>
        <w:continuationSeparator/>
      </w:r>
    </w:p>
  </w:endnote>
  <w:endnote w:type="continuationNotice" w:id="1">
    <w:p w14:paraId="6E166CCB" w14:textId="77777777" w:rsidR="00336015" w:rsidRDefault="003360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Harvey Balls">
    <w:altName w:val="Courier New"/>
    <w:panose1 w:val="00000400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369E80" w14:textId="77777777" w:rsidR="00D6784D" w:rsidRDefault="00D6784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C4D46A" w14:textId="77777777" w:rsidR="00D6784D" w:rsidRDefault="00D6784D" w:rsidP="00D47340">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ED1D87">
      <w:rPr>
        <w:noProof/>
      </w:rPr>
      <w:t>- 2 -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ins w:id="2" w:author="Musavi, Hamid [USA]" w:date="2017-04-27T17:16:00Z">
      <w:r>
        <w:rPr>
          <w:noProof/>
        </w:rPr>
        <w:t>April 26, 2017</w:t>
      </w:r>
    </w:ins>
    <w:del w:id="3" w:author="Musavi, Hamid [USA]" w:date="2017-04-27T17:16:00Z">
      <w:r w:rsidDel="00D6784D">
        <w:rPr>
          <w:noProof/>
        </w:rPr>
        <w:delText>April 13, 2017</w:delText>
      </w:r>
    </w:del>
    <w:r>
      <w:rPr>
        <w:noProof/>
      </w:rPr>
      <w:fldChar w:fldCharType="end"/>
    </w:r>
  </w:p>
  <w:p w14:paraId="022A2A9B" w14:textId="0E57C247" w:rsidR="00D6784D" w:rsidRPr="00D47340" w:rsidRDefault="00D6784D" w:rsidP="00886E1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F1BEF" w14:textId="77777777" w:rsidR="00D6784D" w:rsidRDefault="00D6784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B515C5" w14:textId="77777777" w:rsidR="00D6784D" w:rsidRDefault="00D6784D">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sidR="00ED1D87">
      <w:rPr>
        <w:noProof/>
      </w:rPr>
      <w:t>- 14 -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ins w:id="42" w:author="Musavi, Hamid [USA]" w:date="2017-04-27T17:16:00Z">
      <w:r>
        <w:rPr>
          <w:noProof/>
        </w:rPr>
        <w:t>April 26, 2017</w:t>
      </w:r>
    </w:ins>
    <w:del w:id="43" w:author="Musavi, Hamid [USA]" w:date="2017-04-27T17:16:00Z">
      <w:r w:rsidDel="00D6784D">
        <w:rPr>
          <w:noProof/>
        </w:rPr>
        <w:delText>April 13, 2017</w:delText>
      </w:r>
    </w:del>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52B785" w14:textId="77777777" w:rsidR="00336015" w:rsidRDefault="00336015">
      <w:pPr>
        <w:spacing w:after="0" w:line="240" w:lineRule="auto"/>
      </w:pPr>
      <w:r>
        <w:separator/>
      </w:r>
    </w:p>
  </w:footnote>
  <w:footnote w:type="continuationSeparator" w:id="0">
    <w:p w14:paraId="5D22826B" w14:textId="77777777" w:rsidR="00336015" w:rsidRDefault="00336015">
      <w:pPr>
        <w:spacing w:after="0" w:line="240" w:lineRule="auto"/>
      </w:pPr>
      <w:r>
        <w:continuationSeparator/>
      </w:r>
    </w:p>
  </w:footnote>
  <w:footnote w:type="continuationNotice" w:id="1">
    <w:p w14:paraId="565862E2" w14:textId="77777777" w:rsidR="00336015" w:rsidRDefault="00336015">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AA86C" w14:textId="77777777" w:rsidR="00D6784D" w:rsidRDefault="00D6784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7AECCB" w14:textId="6FF1CB0F" w:rsidR="00D6784D" w:rsidRPr="00533512" w:rsidRDefault="00D6784D" w:rsidP="00533512">
    <w:pPr>
      <w:tabs>
        <w:tab w:val="right" w:pos="9180"/>
      </w:tabs>
      <w:rPr>
        <w:b/>
        <w:color w:val="0070C0"/>
        <w:sz w:val="20"/>
        <w:szCs w:val="20"/>
      </w:rPr>
    </w:pPr>
    <w:r w:rsidRPr="00D47340">
      <w:rPr>
        <w:b/>
        <w:noProof/>
        <w:color w:val="0070C0"/>
        <w:sz w:val="20"/>
        <w:szCs w:val="20"/>
        <w:lang w:eastAsia="en-US"/>
      </w:rPr>
      <mc:AlternateContent>
        <mc:Choice Requires="wps">
          <w:drawing>
            <wp:anchor distT="0" distB="0" distL="118745" distR="118745" simplePos="0" relativeHeight="251657728" behindDoc="1" locked="0" layoutInCell="1" allowOverlap="0" wp14:anchorId="2BD84FE5" wp14:editId="247DD14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7620"/>
              <wp:wrapSquare wrapText="bothSides"/>
              <wp:docPr id="4" name="Rectangle 4"/>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D6784D" w:rsidRDefault="00D6784D">
                              <w:pPr>
                                <w:pStyle w:val="Header"/>
                                <w:jc w:val="center"/>
                                <w:rPr>
                                  <w:caps/>
                                  <w:color w:val="FFFFFF" w:themeColor="background1"/>
                                </w:rPr>
                              </w:pPr>
                              <w:r>
                                <w:rPr>
                                  <w:caps/>
                                  <w:color w:val="FFFFFF" w:themeColor="background1"/>
                                </w:rPr>
                                <w:t>JPO ODE User Guide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BD84FE5" id="Rectangle 4" o:spid="_x0000_s1027" style="position:absolute;margin-left:0;margin-top:0;width:468pt;height:20.85pt;z-index:-25165875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" o:allowoverlap="f" fillcolor="#4f81bd [3204]" stroked="f" strokeweight="1pt">
              <v:textbox style="mso-fit-shape-to-text:t">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D6784D" w:rsidRDefault="00D6784D">
                        <w:pPr>
                          <w:pStyle w:val="Header"/>
                          <w:jc w:val="center"/>
                          <w:rPr>
                            <w:caps/>
                            <w:color w:val="FFFFFF" w:themeColor="background1"/>
                          </w:rPr>
                        </w:pPr>
                        <w:r>
                          <w:rPr>
                            <w:caps/>
                            <w:color w:val="FFFFFF" w:themeColor="background1"/>
                          </w:rPr>
                          <w:t>JPO ODE User Guide</w:t>
                        </w:r>
                      </w:p>
                    </w:sdtContent>
                  </w:sdt>
                </w:txbxContent>
              </v:textbox>
              <w10:wrap type="square" anchorx="margin" anchory="page"/>
            </v:rect>
          </w:pict>
        </mc:Fallback>
      </mc:AlternateContent>
    </w:r>
    <w:sdt>
      <w:sdtPr>
        <w:rPr>
          <w:b/>
          <w:color w:val="0070C0"/>
          <w:sz w:val="20"/>
          <w:szCs w:val="20"/>
        </w:rPr>
        <w:id w:val="-1873521736"/>
        <w:docPartObj>
          <w:docPartGallery w:val="Watermarks"/>
          <w:docPartUnique/>
        </w:docPartObj>
      </w:sdtPr>
      <w:sdtContent>
        <w:r>
          <w:rPr>
            <w:b/>
            <w:noProof/>
            <w:color w:val="0070C0"/>
            <w:sz w:val="20"/>
            <w:szCs w:val="20"/>
          </w:rPr>
          <w:pict w14:anchorId="214AD5A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1" type="#_x0000_t136" style="position:absolute;margin-left:0;margin-top:0;width:412.4pt;height:247.45pt;rotation:315;z-index:-251657728;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364CB4" w14:textId="55CBB63B" w:rsidR="00D6784D" w:rsidRDefault="00D6784D">
    <w:pPr>
      <w:pStyle w:val="Header"/>
    </w:pPr>
    <w:r>
      <w:rPr>
        <w:noProof/>
        <w:lang w:eastAsia="en-US"/>
      </w:rPr>
      <mc:AlternateContent>
        <mc:Choice Requires="wps">
          <w:drawing>
            <wp:anchor distT="0" distB="0" distL="118745" distR="118745" simplePos="0" relativeHeight="251656704" behindDoc="1" locked="0" layoutInCell="1" allowOverlap="0" wp14:anchorId="031AD6EB" wp14:editId="25E2C28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1905"/>
              <wp:wrapSquare wrapText="bothSides"/>
              <wp:docPr id="197" name="Rectangle 197"/>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BECEEC" w14:textId="4273B3C9" w:rsidR="00D6784D" w:rsidRDefault="00D6784D" w:rsidP="00D47340">
                          <w:pPr>
                            <w:pStyle w:val="Head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31AD6EB" id="Rectangle 197" o:spid="_x0000_s1028" style="position:absolute;margin-left:0;margin-top:0;width:468pt;height:20.85pt;z-index:-25165977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" o:allowoverlap="f" fillcolor="white [3212]" stroked="f" strokeweight="1pt">
              <v:textbox style="mso-fit-shape-to-text:t">
                <w:txbxContent>
                  <w:p w14:paraId="02BECEEC" w14:textId="4273B3C9" w:rsidR="00D6784D" w:rsidRDefault="00D6784D" w:rsidP="00D47340">
                    <w:pPr>
                      <w:pStyle w:val="Header"/>
                      <w:rPr>
                        <w:caps/>
                        <w:color w:val="FFFFFF" w:themeColor="background1"/>
                      </w:rPr>
                    </w:pPr>
                  </w:p>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77DA"/>
    <w:multiLevelType w:val="multilevel"/>
    <w:tmpl w:val="4C26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774E0"/>
    <w:multiLevelType w:val="hybridMultilevel"/>
    <w:tmpl w:val="CF0E0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82E49"/>
    <w:multiLevelType w:val="multilevel"/>
    <w:tmpl w:val="D5968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5"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B43C3E"/>
    <w:multiLevelType w:val="multilevel"/>
    <w:tmpl w:val="4B60315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C710FA7"/>
    <w:multiLevelType w:val="hybridMultilevel"/>
    <w:tmpl w:val="6B341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9"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AA4FB6"/>
    <w:multiLevelType w:val="hybridMultilevel"/>
    <w:tmpl w:val="80A604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1BCB6F8D"/>
    <w:multiLevelType w:val="hybridMultilevel"/>
    <w:tmpl w:val="9B22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CD47EC"/>
    <w:multiLevelType w:val="multilevel"/>
    <w:tmpl w:val="DCC88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6" w15:restartNumberingAfterBreak="0">
    <w:nsid w:val="217411EB"/>
    <w:multiLevelType w:val="hybridMultilevel"/>
    <w:tmpl w:val="2B7CB0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6EC6137"/>
    <w:multiLevelType w:val="hybridMultilevel"/>
    <w:tmpl w:val="EC681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0B3BB1"/>
    <w:multiLevelType w:val="hybridMultilevel"/>
    <w:tmpl w:val="4C6C56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2BC84A97"/>
    <w:multiLevelType w:val="hybridMultilevel"/>
    <w:tmpl w:val="A86841F0"/>
    <w:lvl w:ilvl="0" w:tplc="A4365886">
      <w:numFmt w:val="bullet"/>
      <w:lvlText w:val="-"/>
      <w:lvlJc w:val="left"/>
      <w:pPr>
        <w:ind w:left="720" w:hanging="360"/>
      </w:pPr>
      <w:rPr>
        <w:rFonts w:ascii="Calibri" w:eastAsia="SimSun" w:hAnsi="Calibri" w:cs="Calibri"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DD4250"/>
    <w:multiLevelType w:val="hybridMultilevel"/>
    <w:tmpl w:val="5F9EC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23"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24" w15:restartNumberingAfterBreak="0">
    <w:nsid w:val="39FF1B57"/>
    <w:multiLevelType w:val="multilevel"/>
    <w:tmpl w:val="26A62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0724C9"/>
    <w:multiLevelType w:val="multilevel"/>
    <w:tmpl w:val="13621A5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6" w15:restartNumberingAfterBreak="0">
    <w:nsid w:val="40F81DC5"/>
    <w:multiLevelType w:val="multilevel"/>
    <w:tmpl w:val="6E7E4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6BC68DC"/>
    <w:multiLevelType w:val="hybridMultilevel"/>
    <w:tmpl w:val="BD3AEA8A"/>
    <w:lvl w:ilvl="0" w:tplc="D4C2D14A">
      <w:start w:val="1"/>
      <w:numFmt w:val="decimal"/>
      <w:lvlText w:val="%1."/>
      <w:lvlJc w:val="left"/>
      <w:pPr>
        <w:ind w:left="792" w:hanging="432"/>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BA7A0E"/>
    <w:multiLevelType w:val="hybridMultilevel"/>
    <w:tmpl w:val="E7122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693BBA"/>
    <w:multiLevelType w:val="hybridMultilevel"/>
    <w:tmpl w:val="0AE0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35"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1"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42" w15:restartNumberingAfterBreak="0">
    <w:nsid w:val="6DC84F41"/>
    <w:multiLevelType w:val="multilevel"/>
    <w:tmpl w:val="56685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701AEC"/>
    <w:multiLevelType w:val="multilevel"/>
    <w:tmpl w:val="D9066C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677580"/>
    <w:multiLevelType w:val="hybridMultilevel"/>
    <w:tmpl w:val="CE1EE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557BCA"/>
    <w:multiLevelType w:val="hybridMultilevel"/>
    <w:tmpl w:val="B03C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5"/>
  </w:num>
  <w:num w:numId="3">
    <w:abstractNumId w:val="20"/>
  </w:num>
  <w:num w:numId="4">
    <w:abstractNumId w:val="23"/>
  </w:num>
  <w:num w:numId="5">
    <w:abstractNumId w:val="3"/>
  </w:num>
  <w:num w:numId="6">
    <w:abstractNumId w:val="6"/>
  </w:num>
  <w:num w:numId="7">
    <w:abstractNumId w:val="42"/>
  </w:num>
  <w:num w:numId="8">
    <w:abstractNumId w:val="35"/>
  </w:num>
  <w:num w:numId="9">
    <w:abstractNumId w:val="8"/>
  </w:num>
  <w:num w:numId="10">
    <w:abstractNumId w:val="4"/>
  </w:num>
  <w:num w:numId="11">
    <w:abstractNumId w:val="34"/>
  </w:num>
  <w:num w:numId="12">
    <w:abstractNumId w:val="22"/>
  </w:num>
  <w:num w:numId="13">
    <w:abstractNumId w:val="40"/>
  </w:num>
  <w:num w:numId="14">
    <w:abstractNumId w:val="41"/>
  </w:num>
  <w:num w:numId="15">
    <w:abstractNumId w:val="1"/>
  </w:num>
  <w:num w:numId="16">
    <w:abstractNumId w:val="13"/>
  </w:num>
  <w:num w:numId="17">
    <w:abstractNumId w:val="45"/>
  </w:num>
  <w:num w:numId="18">
    <w:abstractNumId w:val="29"/>
  </w:num>
  <w:num w:numId="19">
    <w:abstractNumId w:val="12"/>
  </w:num>
  <w:num w:numId="20">
    <w:abstractNumId w:val="19"/>
  </w:num>
  <w:num w:numId="21">
    <w:abstractNumId w:val="32"/>
  </w:num>
  <w:num w:numId="22">
    <w:abstractNumId w:val="47"/>
  </w:num>
  <w:num w:numId="23">
    <w:abstractNumId w:val="30"/>
  </w:num>
  <w:num w:numId="24">
    <w:abstractNumId w:val="9"/>
  </w:num>
  <w:num w:numId="25">
    <w:abstractNumId w:val="33"/>
  </w:num>
  <w:num w:numId="26">
    <w:abstractNumId w:val="37"/>
  </w:num>
  <w:num w:numId="27">
    <w:abstractNumId w:val="38"/>
  </w:num>
  <w:num w:numId="28">
    <w:abstractNumId w:val="43"/>
  </w:num>
  <w:num w:numId="29">
    <w:abstractNumId w:val="10"/>
  </w:num>
  <w:num w:numId="30">
    <w:abstractNumId w:val="31"/>
  </w:num>
  <w:num w:numId="31">
    <w:abstractNumId w:val="46"/>
  </w:num>
  <w:num w:numId="32">
    <w:abstractNumId w:val="11"/>
  </w:num>
  <w:num w:numId="33">
    <w:abstractNumId w:val="5"/>
  </w:num>
  <w:num w:numId="34">
    <w:abstractNumId w:val="2"/>
  </w:num>
  <w:num w:numId="35">
    <w:abstractNumId w:val="17"/>
  </w:num>
  <w:num w:numId="36">
    <w:abstractNumId w:val="28"/>
  </w:num>
  <w:num w:numId="37">
    <w:abstractNumId w:val="39"/>
  </w:num>
  <w:num w:numId="38">
    <w:abstractNumId w:val="36"/>
  </w:num>
  <w:num w:numId="39">
    <w:abstractNumId w:val="18"/>
  </w:num>
  <w:num w:numId="40">
    <w:abstractNumId w:val="21"/>
  </w:num>
  <w:num w:numId="41">
    <w:abstractNumId w:val="27"/>
  </w:num>
  <w:num w:numId="42">
    <w:abstractNumId w:val="14"/>
  </w:num>
  <w:num w:numId="43">
    <w:abstractNumId w:val="44"/>
  </w:num>
  <w:num w:numId="44">
    <w:abstractNumId w:val="0"/>
  </w:num>
  <w:num w:numId="45">
    <w:abstractNumId w:val="24"/>
  </w:num>
  <w:num w:numId="46">
    <w:abstractNumId w:val="16"/>
  </w:num>
  <w:num w:numId="47">
    <w:abstractNumId w:val="26"/>
  </w:num>
  <w:num w:numId="48">
    <w:abstractNumId w:val="7"/>
  </w:num>
  <w:numIdMacAtCleanup w:val="4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usavi, Hamid [USA]">
    <w15:presenceInfo w15:providerId="None" w15:userId="Musavi, Hamid [U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52"/>
    <o:shapelayout v:ext="edit">
      <o:idmap v:ext="edit" data="2"/>
    </o:shapelayout>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4E55"/>
    <w:rsid w:val="00024011"/>
    <w:rsid w:val="000412A9"/>
    <w:rsid w:val="000479B5"/>
    <w:rsid w:val="00053F27"/>
    <w:rsid w:val="000669C2"/>
    <w:rsid w:val="0006752C"/>
    <w:rsid w:val="0007235D"/>
    <w:rsid w:val="0007578F"/>
    <w:rsid w:val="0008362E"/>
    <w:rsid w:val="00094FFD"/>
    <w:rsid w:val="00097A9C"/>
    <w:rsid w:val="000A1426"/>
    <w:rsid w:val="000A2B70"/>
    <w:rsid w:val="000A3293"/>
    <w:rsid w:val="000A3AE5"/>
    <w:rsid w:val="000A6C3D"/>
    <w:rsid w:val="000B15A1"/>
    <w:rsid w:val="000B1601"/>
    <w:rsid w:val="000B7E76"/>
    <w:rsid w:val="000C1461"/>
    <w:rsid w:val="000D126A"/>
    <w:rsid w:val="000D4B81"/>
    <w:rsid w:val="000D4BB7"/>
    <w:rsid w:val="000D52CE"/>
    <w:rsid w:val="000D6886"/>
    <w:rsid w:val="000E6669"/>
    <w:rsid w:val="00105027"/>
    <w:rsid w:val="00106BF3"/>
    <w:rsid w:val="0011130E"/>
    <w:rsid w:val="00113481"/>
    <w:rsid w:val="00114833"/>
    <w:rsid w:val="0011797A"/>
    <w:rsid w:val="00125CE5"/>
    <w:rsid w:val="001332C3"/>
    <w:rsid w:val="00133FB7"/>
    <w:rsid w:val="001420F5"/>
    <w:rsid w:val="00154D5A"/>
    <w:rsid w:val="0016253B"/>
    <w:rsid w:val="00184A66"/>
    <w:rsid w:val="00194DF6"/>
    <w:rsid w:val="001A3B89"/>
    <w:rsid w:val="001A737A"/>
    <w:rsid w:val="001C59DC"/>
    <w:rsid w:val="001D32CC"/>
    <w:rsid w:val="001D486A"/>
    <w:rsid w:val="001D5913"/>
    <w:rsid w:val="001D5BB2"/>
    <w:rsid w:val="001F79E4"/>
    <w:rsid w:val="002026AB"/>
    <w:rsid w:val="00213CF4"/>
    <w:rsid w:val="0023747B"/>
    <w:rsid w:val="00242166"/>
    <w:rsid w:val="00244E15"/>
    <w:rsid w:val="00250379"/>
    <w:rsid w:val="002534D5"/>
    <w:rsid w:val="00256150"/>
    <w:rsid w:val="00271DD3"/>
    <w:rsid w:val="00284505"/>
    <w:rsid w:val="00292834"/>
    <w:rsid w:val="00297A50"/>
    <w:rsid w:val="002A65E2"/>
    <w:rsid w:val="002B7E9A"/>
    <w:rsid w:val="002C04F6"/>
    <w:rsid w:val="002C11DA"/>
    <w:rsid w:val="002C2917"/>
    <w:rsid w:val="002D1CCE"/>
    <w:rsid w:val="002D592E"/>
    <w:rsid w:val="002E1BA0"/>
    <w:rsid w:val="002F1D6C"/>
    <w:rsid w:val="0030246B"/>
    <w:rsid w:val="00306441"/>
    <w:rsid w:val="00311473"/>
    <w:rsid w:val="00311B9F"/>
    <w:rsid w:val="00312B04"/>
    <w:rsid w:val="00314B85"/>
    <w:rsid w:val="00315504"/>
    <w:rsid w:val="00315A14"/>
    <w:rsid w:val="00316B55"/>
    <w:rsid w:val="00325B0F"/>
    <w:rsid w:val="00330DA4"/>
    <w:rsid w:val="00336015"/>
    <w:rsid w:val="003474DA"/>
    <w:rsid w:val="00354070"/>
    <w:rsid w:val="0035419F"/>
    <w:rsid w:val="003551B9"/>
    <w:rsid w:val="003607C6"/>
    <w:rsid w:val="0037742F"/>
    <w:rsid w:val="003819EC"/>
    <w:rsid w:val="00392D3A"/>
    <w:rsid w:val="00395660"/>
    <w:rsid w:val="003A3585"/>
    <w:rsid w:val="003A50FF"/>
    <w:rsid w:val="003B3637"/>
    <w:rsid w:val="003B3B6E"/>
    <w:rsid w:val="003B7AD4"/>
    <w:rsid w:val="003C3E28"/>
    <w:rsid w:val="003D1AA9"/>
    <w:rsid w:val="003D5949"/>
    <w:rsid w:val="003E1F35"/>
    <w:rsid w:val="003E264F"/>
    <w:rsid w:val="004030F1"/>
    <w:rsid w:val="00403A28"/>
    <w:rsid w:val="0040619B"/>
    <w:rsid w:val="00410F95"/>
    <w:rsid w:val="00414789"/>
    <w:rsid w:val="00424EBB"/>
    <w:rsid w:val="004254A3"/>
    <w:rsid w:val="004302C8"/>
    <w:rsid w:val="004366BE"/>
    <w:rsid w:val="00436C69"/>
    <w:rsid w:val="00444E55"/>
    <w:rsid w:val="00453261"/>
    <w:rsid w:val="004557BA"/>
    <w:rsid w:val="0046261A"/>
    <w:rsid w:val="00471641"/>
    <w:rsid w:val="00472DAD"/>
    <w:rsid w:val="004746D4"/>
    <w:rsid w:val="00481B08"/>
    <w:rsid w:val="00482F68"/>
    <w:rsid w:val="00494632"/>
    <w:rsid w:val="004947C9"/>
    <w:rsid w:val="004B3B4E"/>
    <w:rsid w:val="004C0F68"/>
    <w:rsid w:val="004C4D4C"/>
    <w:rsid w:val="004D0EB5"/>
    <w:rsid w:val="004D1092"/>
    <w:rsid w:val="004D4909"/>
    <w:rsid w:val="004E1AED"/>
    <w:rsid w:val="004E2E31"/>
    <w:rsid w:val="00503760"/>
    <w:rsid w:val="00506B9B"/>
    <w:rsid w:val="00507426"/>
    <w:rsid w:val="00512E88"/>
    <w:rsid w:val="00515E5D"/>
    <w:rsid w:val="00520060"/>
    <w:rsid w:val="00533512"/>
    <w:rsid w:val="00545323"/>
    <w:rsid w:val="00545450"/>
    <w:rsid w:val="00553903"/>
    <w:rsid w:val="00553AA4"/>
    <w:rsid w:val="00566557"/>
    <w:rsid w:val="005676A9"/>
    <w:rsid w:val="00567B12"/>
    <w:rsid w:val="00571EF4"/>
    <w:rsid w:val="00583352"/>
    <w:rsid w:val="00593420"/>
    <w:rsid w:val="005A3000"/>
    <w:rsid w:val="005B63D6"/>
    <w:rsid w:val="005B7F02"/>
    <w:rsid w:val="005C12A5"/>
    <w:rsid w:val="005C60A3"/>
    <w:rsid w:val="005D1916"/>
    <w:rsid w:val="005D79AB"/>
    <w:rsid w:val="005E478F"/>
    <w:rsid w:val="005F165F"/>
    <w:rsid w:val="005F5FB3"/>
    <w:rsid w:val="005F7EB4"/>
    <w:rsid w:val="0060433B"/>
    <w:rsid w:val="00606135"/>
    <w:rsid w:val="00606DE3"/>
    <w:rsid w:val="006114D6"/>
    <w:rsid w:val="00612ABF"/>
    <w:rsid w:val="00623372"/>
    <w:rsid w:val="00626A3D"/>
    <w:rsid w:val="00633023"/>
    <w:rsid w:val="00641BB0"/>
    <w:rsid w:val="006425C0"/>
    <w:rsid w:val="006444D9"/>
    <w:rsid w:val="00666F71"/>
    <w:rsid w:val="00670169"/>
    <w:rsid w:val="00671FAC"/>
    <w:rsid w:val="00672CFB"/>
    <w:rsid w:val="0067487F"/>
    <w:rsid w:val="006754A3"/>
    <w:rsid w:val="006820F5"/>
    <w:rsid w:val="0068352B"/>
    <w:rsid w:val="006916B6"/>
    <w:rsid w:val="00697042"/>
    <w:rsid w:val="006A231C"/>
    <w:rsid w:val="006A6114"/>
    <w:rsid w:val="006B28E3"/>
    <w:rsid w:val="006B30A2"/>
    <w:rsid w:val="006C1382"/>
    <w:rsid w:val="006C28C3"/>
    <w:rsid w:val="006C5682"/>
    <w:rsid w:val="006C5922"/>
    <w:rsid w:val="006D1AAC"/>
    <w:rsid w:val="006D1B36"/>
    <w:rsid w:val="006D36CA"/>
    <w:rsid w:val="006D41B0"/>
    <w:rsid w:val="006F02C9"/>
    <w:rsid w:val="006F7678"/>
    <w:rsid w:val="00700A6A"/>
    <w:rsid w:val="007038D0"/>
    <w:rsid w:val="00706439"/>
    <w:rsid w:val="007139F5"/>
    <w:rsid w:val="0072125E"/>
    <w:rsid w:val="0072176B"/>
    <w:rsid w:val="00722B15"/>
    <w:rsid w:val="007251EE"/>
    <w:rsid w:val="00750B1F"/>
    <w:rsid w:val="00750EEC"/>
    <w:rsid w:val="00752CB3"/>
    <w:rsid w:val="00763F4A"/>
    <w:rsid w:val="0077218B"/>
    <w:rsid w:val="00780835"/>
    <w:rsid w:val="00784158"/>
    <w:rsid w:val="00784320"/>
    <w:rsid w:val="00787BFF"/>
    <w:rsid w:val="007921AA"/>
    <w:rsid w:val="007A2F48"/>
    <w:rsid w:val="007A3FD9"/>
    <w:rsid w:val="007D64B6"/>
    <w:rsid w:val="007E3CC7"/>
    <w:rsid w:val="007E5085"/>
    <w:rsid w:val="007E7FCE"/>
    <w:rsid w:val="00813084"/>
    <w:rsid w:val="00822CD3"/>
    <w:rsid w:val="00823070"/>
    <w:rsid w:val="008242BB"/>
    <w:rsid w:val="00832C11"/>
    <w:rsid w:val="00834B4D"/>
    <w:rsid w:val="008400F0"/>
    <w:rsid w:val="00844E0B"/>
    <w:rsid w:val="008461B4"/>
    <w:rsid w:val="00860A25"/>
    <w:rsid w:val="00867624"/>
    <w:rsid w:val="0087489C"/>
    <w:rsid w:val="00874976"/>
    <w:rsid w:val="0088060F"/>
    <w:rsid w:val="00885A2A"/>
    <w:rsid w:val="00886E1A"/>
    <w:rsid w:val="00893F6B"/>
    <w:rsid w:val="008A1707"/>
    <w:rsid w:val="008A2877"/>
    <w:rsid w:val="008A4FC6"/>
    <w:rsid w:val="008A7EB4"/>
    <w:rsid w:val="008B218F"/>
    <w:rsid w:val="008C47C6"/>
    <w:rsid w:val="008D1F2E"/>
    <w:rsid w:val="008E2CCA"/>
    <w:rsid w:val="008E354B"/>
    <w:rsid w:val="008E57CC"/>
    <w:rsid w:val="008F46C9"/>
    <w:rsid w:val="008F6EBA"/>
    <w:rsid w:val="008F720B"/>
    <w:rsid w:val="00927F39"/>
    <w:rsid w:val="00927FC8"/>
    <w:rsid w:val="00933194"/>
    <w:rsid w:val="00937E68"/>
    <w:rsid w:val="009442FE"/>
    <w:rsid w:val="009507C7"/>
    <w:rsid w:val="00951EFA"/>
    <w:rsid w:val="009522E0"/>
    <w:rsid w:val="009554AF"/>
    <w:rsid w:val="00956340"/>
    <w:rsid w:val="009607B5"/>
    <w:rsid w:val="00964C18"/>
    <w:rsid w:val="00966FB5"/>
    <w:rsid w:val="0096785B"/>
    <w:rsid w:val="00984AB8"/>
    <w:rsid w:val="009B30FC"/>
    <w:rsid w:val="009B7A1C"/>
    <w:rsid w:val="009C14E6"/>
    <w:rsid w:val="009E24F7"/>
    <w:rsid w:val="009F2A0A"/>
    <w:rsid w:val="00A0626B"/>
    <w:rsid w:val="00A07598"/>
    <w:rsid w:val="00A07767"/>
    <w:rsid w:val="00A1310C"/>
    <w:rsid w:val="00A176FA"/>
    <w:rsid w:val="00A22EAF"/>
    <w:rsid w:val="00A30830"/>
    <w:rsid w:val="00A37097"/>
    <w:rsid w:val="00A40AD3"/>
    <w:rsid w:val="00A426D5"/>
    <w:rsid w:val="00A44618"/>
    <w:rsid w:val="00A524BA"/>
    <w:rsid w:val="00A529B3"/>
    <w:rsid w:val="00A55F58"/>
    <w:rsid w:val="00A56029"/>
    <w:rsid w:val="00A6029C"/>
    <w:rsid w:val="00A82113"/>
    <w:rsid w:val="00A8506D"/>
    <w:rsid w:val="00A85CF3"/>
    <w:rsid w:val="00A91E21"/>
    <w:rsid w:val="00A956BC"/>
    <w:rsid w:val="00AA0A4C"/>
    <w:rsid w:val="00AA0B8F"/>
    <w:rsid w:val="00AA1C8C"/>
    <w:rsid w:val="00AA7602"/>
    <w:rsid w:val="00AC54BB"/>
    <w:rsid w:val="00AC6A7C"/>
    <w:rsid w:val="00AD06BA"/>
    <w:rsid w:val="00AD618D"/>
    <w:rsid w:val="00AE1835"/>
    <w:rsid w:val="00AE6F0A"/>
    <w:rsid w:val="00AE7286"/>
    <w:rsid w:val="00AF5907"/>
    <w:rsid w:val="00B05D2B"/>
    <w:rsid w:val="00B155CA"/>
    <w:rsid w:val="00B23540"/>
    <w:rsid w:val="00B26002"/>
    <w:rsid w:val="00B26DE3"/>
    <w:rsid w:val="00B31175"/>
    <w:rsid w:val="00B40E89"/>
    <w:rsid w:val="00B473AE"/>
    <w:rsid w:val="00B4777A"/>
    <w:rsid w:val="00B54D4D"/>
    <w:rsid w:val="00B63D68"/>
    <w:rsid w:val="00B76EF8"/>
    <w:rsid w:val="00B80382"/>
    <w:rsid w:val="00B87076"/>
    <w:rsid w:val="00B900E1"/>
    <w:rsid w:val="00BA3CFB"/>
    <w:rsid w:val="00BB283D"/>
    <w:rsid w:val="00BB46E4"/>
    <w:rsid w:val="00BE6599"/>
    <w:rsid w:val="00C06ADA"/>
    <w:rsid w:val="00C110E9"/>
    <w:rsid w:val="00C119E8"/>
    <w:rsid w:val="00C11D96"/>
    <w:rsid w:val="00C12352"/>
    <w:rsid w:val="00C14D18"/>
    <w:rsid w:val="00C168F1"/>
    <w:rsid w:val="00C219BA"/>
    <w:rsid w:val="00C26513"/>
    <w:rsid w:val="00C26C45"/>
    <w:rsid w:val="00C27791"/>
    <w:rsid w:val="00C27C89"/>
    <w:rsid w:val="00C302CB"/>
    <w:rsid w:val="00C30D21"/>
    <w:rsid w:val="00C43CA5"/>
    <w:rsid w:val="00C44578"/>
    <w:rsid w:val="00C448DC"/>
    <w:rsid w:val="00C51F43"/>
    <w:rsid w:val="00C644FE"/>
    <w:rsid w:val="00C664F8"/>
    <w:rsid w:val="00C74348"/>
    <w:rsid w:val="00C77532"/>
    <w:rsid w:val="00C81EC7"/>
    <w:rsid w:val="00C845F2"/>
    <w:rsid w:val="00C90428"/>
    <w:rsid w:val="00C92666"/>
    <w:rsid w:val="00C97383"/>
    <w:rsid w:val="00CA0F41"/>
    <w:rsid w:val="00CA4BB4"/>
    <w:rsid w:val="00CA712F"/>
    <w:rsid w:val="00CB08F3"/>
    <w:rsid w:val="00CB2E87"/>
    <w:rsid w:val="00CC5282"/>
    <w:rsid w:val="00CC6A57"/>
    <w:rsid w:val="00CD296A"/>
    <w:rsid w:val="00CE5487"/>
    <w:rsid w:val="00CF1FA6"/>
    <w:rsid w:val="00CF6151"/>
    <w:rsid w:val="00CF7463"/>
    <w:rsid w:val="00D043A2"/>
    <w:rsid w:val="00D1087D"/>
    <w:rsid w:val="00D12BC3"/>
    <w:rsid w:val="00D13329"/>
    <w:rsid w:val="00D276F1"/>
    <w:rsid w:val="00D359EF"/>
    <w:rsid w:val="00D4195B"/>
    <w:rsid w:val="00D47340"/>
    <w:rsid w:val="00D47416"/>
    <w:rsid w:val="00D47A97"/>
    <w:rsid w:val="00D51342"/>
    <w:rsid w:val="00D5586B"/>
    <w:rsid w:val="00D630A5"/>
    <w:rsid w:val="00D6316F"/>
    <w:rsid w:val="00D65B32"/>
    <w:rsid w:val="00D6691B"/>
    <w:rsid w:val="00D676C8"/>
    <w:rsid w:val="00D6784D"/>
    <w:rsid w:val="00D77660"/>
    <w:rsid w:val="00D83260"/>
    <w:rsid w:val="00D943F1"/>
    <w:rsid w:val="00DA2B6B"/>
    <w:rsid w:val="00DA70E5"/>
    <w:rsid w:val="00DB1DBB"/>
    <w:rsid w:val="00DB5A8B"/>
    <w:rsid w:val="00DC57ED"/>
    <w:rsid w:val="00DD0E6B"/>
    <w:rsid w:val="00DD14EE"/>
    <w:rsid w:val="00DD61C7"/>
    <w:rsid w:val="00DD620F"/>
    <w:rsid w:val="00DD77A1"/>
    <w:rsid w:val="00DE1570"/>
    <w:rsid w:val="00DF6FA4"/>
    <w:rsid w:val="00E11286"/>
    <w:rsid w:val="00E274B6"/>
    <w:rsid w:val="00E315AB"/>
    <w:rsid w:val="00E42F1E"/>
    <w:rsid w:val="00E433C5"/>
    <w:rsid w:val="00E45AA5"/>
    <w:rsid w:val="00E53E91"/>
    <w:rsid w:val="00E567F2"/>
    <w:rsid w:val="00E576B4"/>
    <w:rsid w:val="00E616D3"/>
    <w:rsid w:val="00E707B9"/>
    <w:rsid w:val="00E77EC6"/>
    <w:rsid w:val="00E811E3"/>
    <w:rsid w:val="00E8499F"/>
    <w:rsid w:val="00E86218"/>
    <w:rsid w:val="00E8632C"/>
    <w:rsid w:val="00E91679"/>
    <w:rsid w:val="00E916A3"/>
    <w:rsid w:val="00E9647A"/>
    <w:rsid w:val="00EA2288"/>
    <w:rsid w:val="00EA5684"/>
    <w:rsid w:val="00EA6F69"/>
    <w:rsid w:val="00EB6150"/>
    <w:rsid w:val="00EB7E2A"/>
    <w:rsid w:val="00EC0E53"/>
    <w:rsid w:val="00EC1603"/>
    <w:rsid w:val="00EC2F60"/>
    <w:rsid w:val="00ED0E13"/>
    <w:rsid w:val="00ED1D87"/>
    <w:rsid w:val="00EE12D0"/>
    <w:rsid w:val="00F01B77"/>
    <w:rsid w:val="00F14C2B"/>
    <w:rsid w:val="00F175E9"/>
    <w:rsid w:val="00F42024"/>
    <w:rsid w:val="00F44C7C"/>
    <w:rsid w:val="00F46095"/>
    <w:rsid w:val="00F50759"/>
    <w:rsid w:val="00F60330"/>
    <w:rsid w:val="00F65242"/>
    <w:rsid w:val="00F81212"/>
    <w:rsid w:val="00F93C92"/>
    <w:rsid w:val="00F94C36"/>
    <w:rsid w:val="00FA124F"/>
    <w:rsid w:val="00FA24BF"/>
    <w:rsid w:val="00FA5D0B"/>
    <w:rsid w:val="00FB28FB"/>
    <w:rsid w:val="00FB7B75"/>
    <w:rsid w:val="00FC25CB"/>
    <w:rsid w:val="00FD62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C0FC010"/>
  <w15:docId w15:val="{03FAEE65-80D4-4F4C-A3F8-76E6DBE4C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1AED"/>
  </w:style>
  <w:style w:type="paragraph" w:styleId="Heading1">
    <w:name w:val="heading 1"/>
    <w:basedOn w:val="Normal"/>
    <w:next w:val="Normal"/>
    <w:link w:val="Heading1Char"/>
    <w:uiPriority w:val="9"/>
    <w:qFormat/>
    <w:rsid w:val="00D359EF"/>
    <w:pPr>
      <w:numPr>
        <w:numId w:val="2"/>
      </w:numPr>
      <w:spacing w:after="0"/>
      <w:outlineLvl w:val="0"/>
    </w:pPr>
    <w:rPr>
      <w:rFonts w:asciiTheme="majorHAnsi" w:eastAsiaTheme="majorEastAsia" w:hAnsiTheme="majorHAnsi" w:cstheme="majorBidi"/>
      <w:b/>
      <w:color w:val="0070C0"/>
      <w:spacing w:val="15"/>
      <w:sz w:val="32"/>
      <w:szCs w:val="28"/>
    </w:rPr>
  </w:style>
  <w:style w:type="paragraph" w:styleId="Heading2">
    <w:name w:val="heading 2"/>
    <w:basedOn w:val="Normal"/>
    <w:next w:val="Normal"/>
    <w:link w:val="Heading2Char"/>
    <w:uiPriority w:val="9"/>
    <w:unhideWhenUsed/>
    <w:qFormat/>
    <w:rsid w:val="00D359EF"/>
    <w:pPr>
      <w:numPr>
        <w:ilvl w:val="1"/>
        <w:numId w:val="2"/>
      </w:numPr>
      <w:spacing w:after="0"/>
      <w:outlineLvl w:val="1"/>
    </w:pPr>
    <w:rPr>
      <w:rFonts w:asciiTheme="majorHAnsi" w:eastAsiaTheme="majorEastAsia" w:hAnsiTheme="majorHAnsi" w:cstheme="majorBidi"/>
      <w:b/>
      <w:color w:val="0070C0"/>
      <w:spacing w:val="15"/>
      <w:sz w:val="28"/>
      <w:szCs w:val="24"/>
    </w:rPr>
  </w:style>
  <w:style w:type="paragraph" w:styleId="Heading3">
    <w:name w:val="heading 3"/>
    <w:basedOn w:val="Normal"/>
    <w:next w:val="Normal"/>
    <w:link w:val="Heading3Char"/>
    <w:uiPriority w:val="9"/>
    <w:unhideWhenUsed/>
    <w:qFormat/>
    <w:rsid w:val="00D359EF"/>
    <w:pPr>
      <w:numPr>
        <w:ilvl w:val="2"/>
        <w:numId w:val="2"/>
      </w:numPr>
      <w:spacing w:before="300" w:after="0"/>
      <w:outlineLvl w:val="2"/>
    </w:pPr>
    <w:rPr>
      <w:rFonts w:asciiTheme="majorHAnsi" w:eastAsiaTheme="majorEastAsia" w:hAnsiTheme="majorHAnsi" w:cstheme="majorBidi"/>
      <w:color w:val="4F81BD" w:themeColor="accent1"/>
      <w:spacing w:val="15"/>
      <w:sz w:val="24"/>
    </w:rPr>
  </w:style>
  <w:style w:type="paragraph" w:styleId="Heading4">
    <w:name w:val="heading 4"/>
    <w:basedOn w:val="Normal"/>
    <w:next w:val="Normal"/>
    <w:link w:val="Heading4Char"/>
    <w:uiPriority w:val="9"/>
    <w:unhideWhenUsed/>
    <w:qFormat/>
    <w:rsid w:val="00D359EF"/>
    <w:pPr>
      <w:numPr>
        <w:ilvl w:val="3"/>
        <w:numId w:val="2"/>
      </w:numPr>
      <w:spacing w:before="200" w:after="0"/>
      <w:outlineLvl w:val="3"/>
    </w:pPr>
    <w:rPr>
      <w:rFonts w:asciiTheme="majorHAnsi" w:eastAsiaTheme="majorEastAsia" w:hAnsiTheme="majorHAnsi" w:cstheme="majorBidi"/>
      <w:color w:val="17365D" w:themeColor="text2" w:themeShade="BF"/>
      <w:spacing w:val="10"/>
    </w:rPr>
  </w:style>
  <w:style w:type="paragraph" w:styleId="Heading5">
    <w:name w:val="heading 5"/>
    <w:basedOn w:val="Normal"/>
    <w:next w:val="Normal"/>
    <w:link w:val="Heading5Char"/>
    <w:uiPriority w:val="9"/>
    <w:unhideWhenUsed/>
    <w:qFormat/>
    <w:rsid w:val="00D359EF"/>
    <w:pPr>
      <w:numPr>
        <w:ilvl w:val="4"/>
        <w:numId w:val="2"/>
      </w:numPr>
      <w:spacing w:before="200" w:after="0"/>
      <w:outlineLvl w:val="4"/>
    </w:pPr>
    <w:rPr>
      <w:rFonts w:asciiTheme="majorHAnsi" w:eastAsiaTheme="majorEastAsia" w:hAnsiTheme="majorHAnsi" w:cstheme="majorBidi"/>
      <w:color w:val="17365D" w:themeColor="text2" w:themeShade="BF"/>
      <w:spacing w:val="10"/>
    </w:rPr>
  </w:style>
  <w:style w:type="paragraph" w:styleId="Heading6">
    <w:name w:val="heading 6"/>
    <w:basedOn w:val="Normal"/>
    <w:next w:val="Normal"/>
    <w:link w:val="Heading6Char"/>
    <w:uiPriority w:val="9"/>
    <w:unhideWhenUsed/>
    <w:qFormat/>
    <w:rsid w:val="00D359EF"/>
    <w:pPr>
      <w:numPr>
        <w:ilvl w:val="5"/>
        <w:numId w:val="2"/>
      </w:numPr>
      <w:spacing w:before="200" w:after="0"/>
      <w:outlineLvl w:val="5"/>
    </w:pPr>
    <w:rPr>
      <w:rFonts w:asciiTheme="majorHAnsi" w:eastAsiaTheme="majorEastAsia" w:hAnsiTheme="majorHAnsi" w:cstheme="majorBidi"/>
      <w:color w:val="17365D" w:themeColor="text2" w:themeShade="BF"/>
      <w:spacing w:val="10"/>
    </w:rPr>
  </w:style>
  <w:style w:type="paragraph" w:styleId="Heading7">
    <w:name w:val="heading 7"/>
    <w:basedOn w:val="Normal"/>
    <w:next w:val="Normal"/>
    <w:link w:val="Heading7Char"/>
    <w:uiPriority w:val="9"/>
    <w:unhideWhenUsed/>
    <w:qFormat/>
    <w:rsid w:val="00D47A97"/>
    <w:pPr>
      <w:numPr>
        <w:ilvl w:val="6"/>
        <w:numId w:val="2"/>
      </w:numPr>
      <w:spacing w:before="200" w:after="0"/>
      <w:outlineLvl w:val="6"/>
    </w:pPr>
    <w:rPr>
      <w:rFonts w:asciiTheme="majorHAnsi" w:eastAsiaTheme="majorEastAsia" w:hAnsiTheme="majorHAnsi" w:cstheme="majorBidi"/>
      <w:caps/>
      <w:color w:val="17365D" w:themeColor="text2" w:themeShade="BF"/>
      <w:spacing w:val="10"/>
    </w:rPr>
  </w:style>
  <w:style w:type="paragraph" w:styleId="Heading8">
    <w:name w:val="heading 8"/>
    <w:basedOn w:val="Normal"/>
    <w:next w:val="Normal"/>
    <w:link w:val="Heading8Char"/>
    <w:uiPriority w:val="9"/>
    <w:unhideWhenUsed/>
    <w:qFormat/>
    <w:rsid w:val="00D47A97"/>
    <w:pPr>
      <w:numPr>
        <w:ilvl w:val="7"/>
        <w:numId w:val="2"/>
      </w:num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unhideWhenUsed/>
    <w:qFormat/>
    <w:rsid w:val="00D47A97"/>
    <w:pPr>
      <w:numPr>
        <w:ilvl w:val="8"/>
        <w:numId w:val="2"/>
      </w:num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EF"/>
    <w:rPr>
      <w:rFonts w:asciiTheme="majorHAnsi" w:eastAsiaTheme="majorEastAsia" w:hAnsiTheme="majorHAnsi" w:cstheme="majorBidi"/>
      <w:b/>
      <w:color w:val="0070C0"/>
      <w:spacing w:val="15"/>
      <w:sz w:val="32"/>
      <w:szCs w:val="28"/>
    </w:rPr>
  </w:style>
  <w:style w:type="character" w:customStyle="1" w:styleId="Heading2Char">
    <w:name w:val="Heading 2 Char"/>
    <w:basedOn w:val="DefaultParagraphFont"/>
    <w:link w:val="Heading2"/>
    <w:uiPriority w:val="9"/>
    <w:rsid w:val="00D359EF"/>
    <w:rPr>
      <w:rFonts w:asciiTheme="majorHAnsi" w:eastAsiaTheme="majorEastAsia" w:hAnsiTheme="majorHAnsi" w:cstheme="majorBidi"/>
      <w:b/>
      <w:color w:val="0070C0"/>
      <w:spacing w:val="15"/>
      <w:sz w:val="28"/>
      <w:szCs w:val="24"/>
    </w:rPr>
  </w:style>
  <w:style w:type="character" w:customStyle="1" w:styleId="Heading3Char">
    <w:name w:val="Heading 3 Char"/>
    <w:basedOn w:val="DefaultParagraphFont"/>
    <w:link w:val="Heading3"/>
    <w:uiPriority w:val="9"/>
    <w:rsid w:val="00D359EF"/>
    <w:rPr>
      <w:rFonts w:asciiTheme="majorHAnsi" w:eastAsiaTheme="majorEastAsia" w:hAnsiTheme="majorHAnsi" w:cstheme="majorBidi"/>
      <w:color w:val="4F81BD" w:themeColor="accent1"/>
      <w:spacing w:val="15"/>
      <w:sz w:val="24"/>
    </w:rPr>
  </w:style>
  <w:style w:type="table" w:styleId="TableGrid">
    <w:name w:val="Table Grid"/>
    <w:basedOn w:val="TableNorma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17365D"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17365D"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191919" w:themeColor="text1" w:themeTint="E6"/>
    </w:rPr>
  </w:style>
  <w:style w:type="character" w:customStyle="1" w:styleId="SubtitleChar">
    <w:name w:val="Subtitle Char"/>
    <w:basedOn w:val="DefaultParagraphFont"/>
    <w:link w:val="Subtitle"/>
    <w:uiPriority w:val="11"/>
    <w:semiHidden/>
    <w:rsid w:val="004E1AED"/>
    <w:rPr>
      <w:color w:val="191919" w:themeColor="text1" w:themeTint="E6"/>
    </w:rPr>
  </w:style>
  <w:style w:type="character" w:styleId="IntenseEmphasis">
    <w:name w:val="Intense Emphasis"/>
    <w:basedOn w:val="DefaultParagraphFont"/>
    <w:uiPriority w:val="21"/>
    <w:semiHidden/>
    <w:unhideWhenUsed/>
    <w:qFormat/>
    <w:rsid w:val="004E1AED"/>
    <w:rPr>
      <w:i/>
      <w:iCs/>
      <w:color w:val="244061"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244061" w:themeColor="accent1" w:themeShade="80"/>
        <w:bottom w:val="single" w:sz="4" w:space="10" w:color="244061" w:themeColor="accent1" w:themeShade="80"/>
      </w:pBdr>
      <w:spacing w:before="360" w:after="360"/>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semiHidden/>
    <w:rsid w:val="004E1AED"/>
    <w:rPr>
      <w:i/>
      <w:iCs/>
      <w:color w:val="244061" w:themeColor="accent1" w:themeShade="80"/>
    </w:rPr>
  </w:style>
  <w:style w:type="character" w:styleId="IntenseReference">
    <w:name w:val="Intense Reference"/>
    <w:basedOn w:val="DefaultParagraphFont"/>
    <w:uiPriority w:val="32"/>
    <w:semiHidden/>
    <w:unhideWhenUsed/>
    <w:qFormat/>
    <w:rsid w:val="004E1AED"/>
    <w:rPr>
      <w:b/>
      <w:bCs/>
      <w:caps w:val="0"/>
      <w:smallCaps/>
      <w:color w:val="244061" w:themeColor="accent1" w:themeShade="80"/>
      <w:spacing w:val="5"/>
    </w:rPr>
  </w:style>
  <w:style w:type="character" w:customStyle="1" w:styleId="Heading4Char">
    <w:name w:val="Heading 4 Char"/>
    <w:basedOn w:val="DefaultParagraphFont"/>
    <w:link w:val="Heading4"/>
    <w:uiPriority w:val="9"/>
    <w:rsid w:val="00D359EF"/>
    <w:rPr>
      <w:rFonts w:asciiTheme="majorHAnsi" w:eastAsiaTheme="majorEastAsia" w:hAnsiTheme="majorHAnsi" w:cstheme="majorBidi"/>
      <w:color w:val="17365D" w:themeColor="text2" w:themeShade="BF"/>
      <w:spacing w:val="10"/>
    </w:rPr>
  </w:style>
  <w:style w:type="character" w:customStyle="1" w:styleId="Heading5Char">
    <w:name w:val="Heading 5 Char"/>
    <w:basedOn w:val="DefaultParagraphFont"/>
    <w:link w:val="Heading5"/>
    <w:uiPriority w:val="9"/>
    <w:rsid w:val="00D359EF"/>
    <w:rPr>
      <w:rFonts w:asciiTheme="majorHAnsi" w:eastAsiaTheme="majorEastAsia" w:hAnsiTheme="majorHAnsi" w:cstheme="majorBidi"/>
      <w:color w:val="17365D" w:themeColor="text2" w:themeShade="BF"/>
      <w:spacing w:val="10"/>
    </w:rPr>
  </w:style>
  <w:style w:type="character" w:customStyle="1" w:styleId="Heading6Char">
    <w:name w:val="Heading 6 Char"/>
    <w:basedOn w:val="DefaultParagraphFont"/>
    <w:link w:val="Heading6"/>
    <w:uiPriority w:val="9"/>
    <w:rsid w:val="00D359EF"/>
    <w:rPr>
      <w:rFonts w:asciiTheme="majorHAnsi" w:eastAsiaTheme="majorEastAsia" w:hAnsiTheme="majorHAnsi" w:cstheme="majorBidi"/>
      <w:color w:val="17365D"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17365D" w:themeColor="text2" w:themeShade="BF"/>
      <w:spacing w:val="10"/>
    </w:rPr>
  </w:style>
  <w:style w:type="character" w:customStyle="1" w:styleId="Heading8Char">
    <w:name w:val="Heading 8 Char"/>
    <w:basedOn w:val="DefaultParagraphFont"/>
    <w:link w:val="Heading8"/>
    <w:uiPriority w:val="9"/>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rsid w:val="00D47A97"/>
    <w:rPr>
      <w:rFonts w:asciiTheme="majorHAnsi" w:eastAsiaTheme="majorEastAsia" w:hAnsiTheme="majorHAnsi" w:cstheme="majorBidi"/>
      <w:i/>
      <w:iCs/>
      <w:caps/>
      <w:spacing w:val="10"/>
      <w:szCs w:val="18"/>
    </w:rPr>
  </w:style>
  <w:style w:type="paragraph" w:styleId="Caption">
    <w:name w:val="caption"/>
    <w:basedOn w:val="Normal"/>
    <w:next w:val="Normal"/>
    <w:link w:val="CaptionChar"/>
    <w:unhideWhenUsed/>
    <w:qFormat/>
    <w:rsid w:val="00D47A97"/>
    <w:rPr>
      <w:b/>
      <w:bCs/>
      <w:color w:val="17365D"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semiHidden/>
    <w:unhideWhenUsed/>
    <w:rsid w:val="00D47A97"/>
    <w:rPr>
      <w:sz w:val="22"/>
      <w:szCs w:val="16"/>
    </w:rPr>
  </w:style>
  <w:style w:type="paragraph" w:styleId="CommentText">
    <w:name w:val="annotation text"/>
    <w:basedOn w:val="Normal"/>
    <w:link w:val="CommentTextChar"/>
    <w:semiHidden/>
    <w:unhideWhenUsed/>
    <w:rsid w:val="00D47A97"/>
    <w:pPr>
      <w:spacing w:line="240" w:lineRule="auto"/>
    </w:pPr>
    <w:rPr>
      <w:szCs w:val="20"/>
    </w:rPr>
  </w:style>
  <w:style w:type="character" w:customStyle="1" w:styleId="CommentTextChar">
    <w:name w:val="Comment Text Char"/>
    <w:basedOn w:val="DefaultParagraphFont"/>
    <w:link w:val="CommentText"/>
    <w:semiHidden/>
    <w:rsid w:val="00D47A97"/>
    <w:rPr>
      <w:szCs w:val="20"/>
    </w:rPr>
  </w:style>
  <w:style w:type="paragraph" w:styleId="CommentSubject">
    <w:name w:val="annotation subject"/>
    <w:basedOn w:val="CommentText"/>
    <w:next w:val="CommentText"/>
    <w:link w:val="CommentSubjectChar"/>
    <w:semiHidden/>
    <w:unhideWhenUsed/>
    <w:rsid w:val="00D47A97"/>
    <w:rPr>
      <w:b/>
      <w:bCs/>
    </w:rPr>
  </w:style>
  <w:style w:type="character" w:customStyle="1" w:styleId="CommentSubjectChar">
    <w:name w:val="Comment Subject Char"/>
    <w:basedOn w:val="CommentTextChar"/>
    <w:link w:val="CommentSubject"/>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rsid w:val="00D47A97"/>
    <w:rPr>
      <w:rFonts w:ascii="Consolas" w:hAnsi="Consolas"/>
      <w:szCs w:val="21"/>
    </w:rPr>
  </w:style>
  <w:style w:type="paragraph" w:styleId="BlockText">
    <w:name w:val="Block Text"/>
    <w:basedOn w:val="Normal"/>
    <w:unhideWhenUsed/>
    <w:rsid w:val="00A1310C"/>
    <w:pPr>
      <w:pBdr>
        <w:top w:val="single" w:sz="2" w:space="10" w:color="244061" w:themeColor="accent1" w:themeShade="80" w:shadow="1"/>
        <w:left w:val="single" w:sz="2" w:space="10" w:color="244061" w:themeColor="accent1" w:themeShade="80" w:shadow="1"/>
        <w:bottom w:val="single" w:sz="2" w:space="10" w:color="244061" w:themeColor="accent1" w:themeShade="80" w:shadow="1"/>
        <w:right w:val="single" w:sz="2" w:space="10" w:color="244061" w:themeColor="accent1" w:themeShade="80" w:shadow="1"/>
      </w:pBdr>
      <w:ind w:left="1152" w:right="1152"/>
    </w:pPr>
    <w:rPr>
      <w:i/>
      <w:iCs/>
      <w:color w:val="244061" w:themeColor="accent1" w:themeShade="80"/>
    </w:rPr>
  </w:style>
  <w:style w:type="character" w:styleId="PlaceholderText">
    <w:name w:val="Placeholder Text"/>
    <w:basedOn w:val="DefaultParagraphFont"/>
    <w:uiPriority w:val="99"/>
    <w:semiHidden/>
    <w:rsid w:val="00A1310C"/>
    <w:rPr>
      <w:color w:val="4A442A" w:themeColor="background2" w:themeShade="40"/>
    </w:rPr>
  </w:style>
  <w:style w:type="paragraph" w:styleId="Header">
    <w:name w:val="header"/>
    <w:aliases w:val="Header 1"/>
    <w:basedOn w:val="Normal"/>
    <w:link w:val="HeaderChar"/>
    <w:uiPriority w:val="99"/>
    <w:unhideWhenUsed/>
    <w:rsid w:val="004E1AED"/>
    <w:pPr>
      <w:spacing w:before="0" w:after="0" w:line="240" w:lineRule="auto"/>
    </w:pPr>
  </w:style>
  <w:style w:type="character" w:customStyle="1" w:styleId="HeaderChar">
    <w:name w:val="Header Char"/>
    <w:aliases w:val="Header 1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customStyle="1" w:styleId="apple-converted-space">
    <w:name w:val="apple-converted-space"/>
    <w:basedOn w:val="DefaultParagraphFont"/>
    <w:rsid w:val="009554AF"/>
  </w:style>
  <w:style w:type="paragraph" w:styleId="ListParagraph">
    <w:name w:val="List Paragraph"/>
    <w:basedOn w:val="Normal"/>
    <w:link w:val="ListParagraphChar"/>
    <w:uiPriority w:val="34"/>
    <w:qFormat/>
    <w:rsid w:val="00860A25"/>
    <w:pPr>
      <w:ind w:left="720"/>
      <w:contextualSpacing/>
    </w:pPr>
  </w:style>
  <w:style w:type="paragraph" w:styleId="NormalWeb">
    <w:name w:val="Normal (Web)"/>
    <w:basedOn w:val="Normal"/>
    <w:uiPriority w:val="99"/>
    <w:unhideWhenUsed/>
    <w:rsid w:val="0063302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B155CA"/>
    <w:rPr>
      <w:color w:val="0000FF" w:themeColor="hyperlink"/>
      <w:u w:val="single"/>
    </w:rPr>
  </w:style>
  <w:style w:type="character" w:styleId="PageNumber">
    <w:name w:val="page number"/>
    <w:aliases w:val="Style 133"/>
    <w:basedOn w:val="DefaultParagraphFont"/>
    <w:rsid w:val="00314B85"/>
    <w:rPr>
      <w:rFonts w:cs="Times New Roman"/>
    </w:rPr>
  </w:style>
  <w:style w:type="paragraph" w:customStyle="1" w:styleId="Header1">
    <w:name w:val="Header1"/>
    <w:uiPriority w:val="99"/>
    <w:qFormat/>
    <w:rsid w:val="00314B85"/>
    <w:pPr>
      <w:tabs>
        <w:tab w:val="right" w:pos="9360"/>
      </w:tabs>
      <w:spacing w:before="200" w:line="276" w:lineRule="auto"/>
    </w:pPr>
    <w:rPr>
      <w:rFonts w:ascii="Calibri" w:hAnsi="Calibri"/>
      <w:sz w:val="18"/>
      <w:szCs w:val="18"/>
      <w:lang w:eastAsia="en-US"/>
    </w:rPr>
  </w:style>
  <w:style w:type="paragraph" w:customStyle="1" w:styleId="BAHOfficeAddressBAH">
    <w:name w:val="BAH Office Address BAH"/>
    <w:rsid w:val="00314B85"/>
    <w:pPr>
      <w:spacing w:before="200" w:line="276" w:lineRule="auto"/>
    </w:pPr>
    <w:rPr>
      <w:rFonts w:ascii="Arial Narrow" w:hAnsi="Arial Narrow" w:cs="Arial"/>
      <w:color w:val="FFFFFF"/>
      <w:sz w:val="16"/>
      <w:szCs w:val="20"/>
      <w:lang w:eastAsia="en-US"/>
    </w:rPr>
  </w:style>
  <w:style w:type="paragraph" w:customStyle="1" w:styleId="BAHOfficeAddressLastBAH">
    <w:name w:val="BAH Office Address Last BAH"/>
    <w:next w:val="BAHURLBAH"/>
    <w:rsid w:val="00314B85"/>
    <w:pPr>
      <w:spacing w:before="200" w:after="120" w:line="276" w:lineRule="auto"/>
    </w:pPr>
    <w:rPr>
      <w:rFonts w:ascii="Arial Narrow" w:hAnsi="Arial Narrow"/>
      <w:color w:val="FFFFFF"/>
      <w:sz w:val="16"/>
      <w:szCs w:val="20"/>
      <w:lang w:eastAsia="en-US"/>
    </w:rPr>
  </w:style>
  <w:style w:type="paragraph" w:customStyle="1" w:styleId="BAHURLBAH">
    <w:name w:val="BAH URL BAH"/>
    <w:next w:val="BAHOfficeAddressBAH"/>
    <w:rsid w:val="00314B85"/>
    <w:pPr>
      <w:spacing w:before="200" w:line="276" w:lineRule="auto"/>
    </w:pPr>
    <w:rPr>
      <w:rFonts w:ascii="Arial Narrow" w:hAnsi="Arial Narrow"/>
      <w:b/>
      <w:bCs/>
      <w:color w:val="FFFFFF"/>
      <w:sz w:val="16"/>
      <w:szCs w:val="20"/>
      <w:lang w:eastAsia="en-US"/>
    </w:rPr>
  </w:style>
  <w:style w:type="table" w:styleId="MediumGrid3-Accent1">
    <w:name w:val="Medium Grid 3 Accent 1"/>
    <w:basedOn w:val="TableNormal"/>
    <w:uiPriority w:val="69"/>
    <w:rsid w:val="00314B85"/>
    <w:pPr>
      <w:spacing w:before="200" w:line="276" w:lineRule="auto"/>
    </w:pPr>
    <w:rPr>
      <w:rFonts w:eastAsiaTheme="minorHAnsi"/>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NormalArial11">
    <w:name w:val="Normal Arial 11"/>
    <w:basedOn w:val="Normal"/>
    <w:link w:val="NormalArial11Char"/>
    <w:qFormat/>
    <w:rsid w:val="00314B85"/>
    <w:pPr>
      <w:spacing w:before="200" w:line="276" w:lineRule="auto"/>
      <w:jc w:val="both"/>
    </w:pPr>
    <w:rPr>
      <w:rFonts w:ascii="Arial" w:hAnsi="Arial" w:cs="Arial"/>
      <w:lang w:eastAsia="en-US"/>
    </w:rPr>
  </w:style>
  <w:style w:type="character" w:customStyle="1" w:styleId="NormalArial11Char">
    <w:name w:val="Normal Arial 11 Char"/>
    <w:basedOn w:val="DefaultParagraphFont"/>
    <w:link w:val="NormalArial11"/>
    <w:rsid w:val="00314B85"/>
    <w:rPr>
      <w:rFonts w:ascii="Arial" w:hAnsi="Arial" w:cs="Arial"/>
      <w:lang w:eastAsia="en-US"/>
    </w:rPr>
  </w:style>
  <w:style w:type="numbering" w:customStyle="1" w:styleId="BAHHeadings">
    <w:name w:val="BAH Headings"/>
    <w:uiPriority w:val="99"/>
    <w:rsid w:val="00314B85"/>
    <w:pPr>
      <w:numPr>
        <w:numId w:val="1"/>
      </w:numPr>
    </w:pPr>
  </w:style>
  <w:style w:type="paragraph" w:styleId="TOC1">
    <w:name w:val="toc 1"/>
    <w:basedOn w:val="Normal"/>
    <w:next w:val="Normal"/>
    <w:autoRedefine/>
    <w:uiPriority w:val="39"/>
    <w:unhideWhenUsed/>
    <w:rsid w:val="00CE5487"/>
    <w:pPr>
      <w:spacing w:after="100"/>
    </w:pPr>
  </w:style>
  <w:style w:type="paragraph" w:styleId="TOC2">
    <w:name w:val="toc 2"/>
    <w:basedOn w:val="Normal"/>
    <w:next w:val="Normal"/>
    <w:autoRedefine/>
    <w:uiPriority w:val="39"/>
    <w:unhideWhenUsed/>
    <w:rsid w:val="00CE5487"/>
    <w:pPr>
      <w:spacing w:after="100"/>
      <w:ind w:left="220"/>
    </w:pPr>
  </w:style>
  <w:style w:type="paragraph" w:customStyle="1" w:styleId="xnormalarial11">
    <w:name w:val="x_normalarial11"/>
    <w:basedOn w:val="Normal"/>
    <w:rsid w:val="00AC54B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42024"/>
    <w:rPr>
      <w:b/>
      <w:bCs/>
    </w:rPr>
  </w:style>
  <w:style w:type="character" w:styleId="FollowedHyperlink">
    <w:name w:val="FollowedHyperlink"/>
    <w:basedOn w:val="DefaultParagraphFont"/>
    <w:unhideWhenUsed/>
    <w:rsid w:val="006D36CA"/>
    <w:rPr>
      <w:color w:val="800080" w:themeColor="followedHyperlink"/>
      <w:u w:val="single"/>
    </w:rPr>
  </w:style>
  <w:style w:type="character" w:styleId="FootnoteReference">
    <w:name w:val="footnote reference"/>
    <w:basedOn w:val="DefaultParagraphFont"/>
    <w:semiHidden/>
    <w:unhideWhenUsed/>
    <w:rsid w:val="005B63D6"/>
    <w:rPr>
      <w:vertAlign w:val="superscript"/>
    </w:rPr>
  </w:style>
  <w:style w:type="paragraph" w:customStyle="1" w:styleId="Default">
    <w:name w:val="Default"/>
    <w:basedOn w:val="Normal"/>
    <w:rsid w:val="00C26C45"/>
    <w:pPr>
      <w:autoSpaceDE w:val="0"/>
      <w:autoSpaceDN w:val="0"/>
      <w:spacing w:before="0" w:line="240" w:lineRule="auto"/>
    </w:pPr>
    <w:rPr>
      <w:rFonts w:ascii="Times New Roman" w:eastAsia="Times New Roman" w:hAnsi="Times New Roman" w:cs="Times New Roman"/>
      <w:color w:val="000000"/>
      <w:szCs w:val="24"/>
      <w:lang w:eastAsia="en-US"/>
    </w:rPr>
  </w:style>
  <w:style w:type="paragraph" w:styleId="TableofFigures">
    <w:name w:val="table of figures"/>
    <w:basedOn w:val="Normal"/>
    <w:next w:val="Normal"/>
    <w:uiPriority w:val="99"/>
    <w:rsid w:val="00C26C45"/>
    <w:pPr>
      <w:tabs>
        <w:tab w:val="left" w:pos="1080"/>
        <w:tab w:val="right" w:leader="dot" w:pos="8626"/>
      </w:tabs>
      <w:spacing w:after="0" w:line="276" w:lineRule="auto"/>
    </w:pPr>
    <w:rPr>
      <w:rFonts w:ascii="Arial" w:eastAsiaTheme="minorHAnsi" w:hAnsi="Arial"/>
      <w:bCs/>
      <w:sz w:val="20"/>
      <w:lang w:eastAsia="en-US"/>
    </w:rPr>
  </w:style>
  <w:style w:type="character" w:customStyle="1" w:styleId="CaptionChar">
    <w:name w:val="Caption Char"/>
    <w:link w:val="Caption"/>
    <w:rsid w:val="00C26C45"/>
    <w:rPr>
      <w:b/>
      <w:bCs/>
      <w:color w:val="17365D" w:themeColor="text2" w:themeShade="BF"/>
      <w:szCs w:val="16"/>
    </w:rPr>
  </w:style>
  <w:style w:type="paragraph" w:customStyle="1" w:styleId="Bullet">
    <w:name w:val="Bullet"/>
    <w:basedOn w:val="Normal"/>
    <w:rsid w:val="00C26C45"/>
    <w:pPr>
      <w:numPr>
        <w:numId w:val="4"/>
      </w:numPr>
      <w:spacing w:after="120" w:line="276" w:lineRule="auto"/>
    </w:pPr>
    <w:rPr>
      <w:rFonts w:eastAsiaTheme="minorHAnsi"/>
      <w:szCs w:val="20"/>
      <w:lang w:eastAsia="en-US"/>
    </w:rPr>
  </w:style>
  <w:style w:type="character" w:customStyle="1" w:styleId="ListParagraphChar">
    <w:name w:val="List Paragraph Char"/>
    <w:link w:val="ListParagraph"/>
    <w:locked/>
    <w:rsid w:val="00C26C45"/>
  </w:style>
  <w:style w:type="table" w:customStyle="1" w:styleId="GridTable4-Accent11">
    <w:name w:val="Grid Table 4 - Accent 1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3">
    <w:name w:val="toc 3"/>
    <w:basedOn w:val="Normal"/>
    <w:next w:val="Normal"/>
    <w:autoRedefine/>
    <w:uiPriority w:val="39"/>
    <w:unhideWhenUsed/>
    <w:rsid w:val="00C26C45"/>
    <w:pPr>
      <w:spacing w:before="0" w:after="100" w:line="240" w:lineRule="auto"/>
      <w:ind w:left="480"/>
    </w:pPr>
    <w:rPr>
      <w:rFonts w:ascii="Times New Roman" w:eastAsia="Times New Roman" w:hAnsi="Times New Roman" w:cs="Times New Roman"/>
      <w:sz w:val="24"/>
      <w:szCs w:val="24"/>
      <w:lang w:eastAsia="en-US"/>
    </w:rPr>
  </w:style>
  <w:style w:type="paragraph" w:customStyle="1" w:styleId="NewNormal">
    <w:name w:val="New Normal"/>
    <w:basedOn w:val="Normal"/>
    <w:autoRedefine/>
    <w:rsid w:val="00C26C45"/>
    <w:pPr>
      <w:spacing w:after="120" w:line="276" w:lineRule="auto"/>
    </w:pPr>
    <w:rPr>
      <w:rFonts w:eastAsiaTheme="minorHAnsi"/>
      <w:lang w:eastAsia="en-US"/>
    </w:rPr>
  </w:style>
  <w:style w:type="paragraph" w:styleId="NoSpacing">
    <w:name w:val="No Spacing"/>
    <w:uiPriority w:val="1"/>
    <w:qFormat/>
    <w:rsid w:val="00C26C45"/>
    <w:pPr>
      <w:spacing w:before="0" w:after="0" w:line="240" w:lineRule="auto"/>
    </w:pPr>
    <w:rPr>
      <w:rFonts w:eastAsiaTheme="minorHAnsi"/>
      <w:lang w:eastAsia="en-US"/>
    </w:rPr>
  </w:style>
  <w:style w:type="character" w:customStyle="1" w:styleId="expand-control-icon">
    <w:name w:val="expand-control-icon"/>
    <w:basedOn w:val="DefaultParagraphFont"/>
    <w:rsid w:val="00C26C45"/>
  </w:style>
  <w:style w:type="character" w:customStyle="1" w:styleId="expand-control-text">
    <w:name w:val="expand-control-text"/>
    <w:basedOn w:val="DefaultParagraphFont"/>
    <w:rsid w:val="00C26C45"/>
  </w:style>
  <w:style w:type="paragraph" w:customStyle="1" w:styleId="harveyball">
    <w:name w:val="harvey ball"/>
    <w:basedOn w:val="Normal"/>
    <w:rsid w:val="00C26C45"/>
    <w:pPr>
      <w:spacing w:before="20" w:after="20" w:line="276" w:lineRule="auto"/>
      <w:jc w:val="center"/>
    </w:pPr>
    <w:rPr>
      <w:rFonts w:ascii="Harvey Balls" w:eastAsiaTheme="minorHAnsi" w:hAnsi="Harvey Balls"/>
      <w:lang w:eastAsia="en-US"/>
    </w:rPr>
  </w:style>
  <w:style w:type="paragraph" w:customStyle="1" w:styleId="AppendixAHeading">
    <w:name w:val="Appendix A Heading"/>
    <w:basedOn w:val="Heading1"/>
    <w:next w:val="Normal"/>
    <w:rsid w:val="00C26C45"/>
    <w:pPr>
      <w:keepNext/>
      <w:keepLines/>
      <w:numPr>
        <w:numId w:val="8"/>
      </w:numPr>
      <w:tabs>
        <w:tab w:val="clear" w:pos="2160"/>
      </w:tabs>
      <w:spacing w:before="240" w:line="276" w:lineRule="auto"/>
      <w:ind w:left="2880" w:hanging="2880"/>
    </w:pPr>
    <w:rPr>
      <w:b w:val="0"/>
      <w:caps/>
      <w:color w:val="365F91" w:themeColor="accent1" w:themeShade="BF"/>
      <w:spacing w:val="0"/>
      <w:szCs w:val="32"/>
      <w:lang w:eastAsia="en-US"/>
    </w:rPr>
  </w:style>
  <w:style w:type="paragraph" w:customStyle="1" w:styleId="DocDate">
    <w:name w:val="DocDate"/>
    <w:basedOn w:val="Normal"/>
    <w:rsid w:val="00C26C45"/>
    <w:pPr>
      <w:spacing w:after="120" w:line="276" w:lineRule="auto"/>
      <w:jc w:val="center"/>
    </w:pPr>
    <w:rPr>
      <w:rFonts w:eastAsiaTheme="minorHAnsi"/>
      <w:sz w:val="28"/>
      <w:lang w:eastAsia="en-US"/>
    </w:rPr>
  </w:style>
  <w:style w:type="paragraph" w:styleId="TOC4">
    <w:name w:val="toc 4"/>
    <w:basedOn w:val="Normal"/>
    <w:next w:val="Normal"/>
    <w:autoRedefine/>
    <w:uiPriority w:val="39"/>
    <w:rsid w:val="00C26C45"/>
    <w:pPr>
      <w:tabs>
        <w:tab w:val="left" w:pos="1872"/>
        <w:tab w:val="right" w:leader="dot" w:pos="8630"/>
      </w:tabs>
      <w:spacing w:before="60" w:after="60" w:line="276" w:lineRule="auto"/>
      <w:ind w:left="1080"/>
    </w:pPr>
    <w:rPr>
      <w:rFonts w:eastAsiaTheme="minorHAnsi"/>
      <w:noProof/>
      <w:sz w:val="20"/>
      <w:lang w:eastAsia="en-US"/>
    </w:rPr>
  </w:style>
  <w:style w:type="paragraph" w:styleId="TOC5">
    <w:name w:val="toc 5"/>
    <w:basedOn w:val="Normal"/>
    <w:next w:val="Normal"/>
    <w:autoRedefine/>
    <w:uiPriority w:val="39"/>
    <w:rsid w:val="00C26C45"/>
    <w:pPr>
      <w:tabs>
        <w:tab w:val="left" w:pos="2520"/>
        <w:tab w:val="right" w:leader="dot" w:pos="8626"/>
      </w:tabs>
      <w:spacing w:before="60" w:after="60" w:line="276" w:lineRule="auto"/>
      <w:ind w:left="1440"/>
    </w:pPr>
    <w:rPr>
      <w:rFonts w:eastAsiaTheme="minorHAnsi"/>
      <w:sz w:val="20"/>
      <w:lang w:eastAsia="en-US"/>
    </w:rPr>
  </w:style>
  <w:style w:type="paragraph" w:styleId="TOC6">
    <w:name w:val="toc 6"/>
    <w:basedOn w:val="Normal"/>
    <w:next w:val="Normal"/>
    <w:autoRedefine/>
    <w:uiPriority w:val="39"/>
    <w:rsid w:val="00C26C45"/>
    <w:pPr>
      <w:tabs>
        <w:tab w:val="left" w:pos="360"/>
        <w:tab w:val="right" w:leader="dot" w:pos="8626"/>
      </w:tabs>
      <w:spacing w:after="0" w:line="276" w:lineRule="auto"/>
    </w:pPr>
    <w:rPr>
      <w:rFonts w:eastAsiaTheme="minorHAnsi"/>
      <w:b/>
      <w:lang w:eastAsia="en-US"/>
    </w:rPr>
  </w:style>
  <w:style w:type="paragraph" w:styleId="TOC7">
    <w:name w:val="toc 7"/>
    <w:basedOn w:val="Normal"/>
    <w:next w:val="Normal"/>
    <w:autoRedefine/>
    <w:uiPriority w:val="39"/>
    <w:rsid w:val="00C26C45"/>
    <w:pPr>
      <w:tabs>
        <w:tab w:val="left" w:pos="936"/>
        <w:tab w:val="right" w:leader="dot" w:pos="8630"/>
      </w:tabs>
      <w:spacing w:before="60" w:after="60" w:line="276" w:lineRule="auto"/>
      <w:ind w:left="360"/>
    </w:pPr>
    <w:rPr>
      <w:rFonts w:eastAsiaTheme="minorHAnsi"/>
      <w:lang w:eastAsia="en-US"/>
    </w:rPr>
  </w:style>
  <w:style w:type="paragraph" w:styleId="TOC8">
    <w:name w:val="toc 8"/>
    <w:basedOn w:val="Normal"/>
    <w:next w:val="Normal"/>
    <w:autoRedefine/>
    <w:uiPriority w:val="39"/>
    <w:rsid w:val="00C26C45"/>
    <w:pPr>
      <w:tabs>
        <w:tab w:val="left" w:pos="1584"/>
        <w:tab w:val="right" w:leader="dot" w:pos="8626"/>
      </w:tabs>
      <w:spacing w:before="60" w:after="60" w:line="276" w:lineRule="auto"/>
      <w:ind w:left="720"/>
    </w:pPr>
    <w:rPr>
      <w:rFonts w:eastAsiaTheme="minorHAnsi"/>
      <w:sz w:val="20"/>
      <w:lang w:eastAsia="en-US"/>
    </w:rPr>
  </w:style>
  <w:style w:type="paragraph" w:styleId="TOC9">
    <w:name w:val="toc 9"/>
    <w:basedOn w:val="Normal"/>
    <w:next w:val="Normal"/>
    <w:autoRedefine/>
    <w:uiPriority w:val="39"/>
    <w:rsid w:val="00C26C45"/>
    <w:pPr>
      <w:tabs>
        <w:tab w:val="left" w:pos="1872"/>
        <w:tab w:val="right" w:leader="dot" w:pos="8626"/>
      </w:tabs>
      <w:spacing w:before="60" w:after="60" w:line="276" w:lineRule="auto"/>
      <w:ind w:left="1080"/>
    </w:pPr>
    <w:rPr>
      <w:rFonts w:eastAsiaTheme="minorHAnsi"/>
      <w:sz w:val="20"/>
      <w:lang w:eastAsia="en-US"/>
    </w:rPr>
  </w:style>
  <w:style w:type="paragraph" w:customStyle="1" w:styleId="version">
    <w:name w:val="version"/>
    <w:basedOn w:val="Normal"/>
    <w:next w:val="Normal"/>
    <w:rsid w:val="00C26C45"/>
    <w:pPr>
      <w:spacing w:after="120" w:line="276" w:lineRule="auto"/>
      <w:jc w:val="center"/>
    </w:pPr>
    <w:rPr>
      <w:rFonts w:eastAsiaTheme="minorHAnsi"/>
      <w:b/>
      <w:lang w:eastAsia="en-US"/>
    </w:rPr>
  </w:style>
  <w:style w:type="paragraph" w:customStyle="1" w:styleId="Appendix4">
    <w:name w:val="Appendix 4"/>
    <w:basedOn w:val="Normal"/>
    <w:next w:val="Normal"/>
    <w:rsid w:val="00C26C45"/>
    <w:pPr>
      <w:keepNext/>
      <w:spacing w:after="120" w:line="276" w:lineRule="auto"/>
    </w:pPr>
    <w:rPr>
      <w:rFonts w:ascii="Arial" w:eastAsiaTheme="minorHAnsi" w:hAnsi="Arial"/>
      <w:b/>
      <w:i/>
      <w:szCs w:val="20"/>
      <w:lang w:eastAsia="en-US"/>
    </w:rPr>
  </w:style>
  <w:style w:type="paragraph" w:customStyle="1" w:styleId="Centered">
    <w:name w:val="Centered"/>
    <w:basedOn w:val="Normal"/>
    <w:rsid w:val="00C26C45"/>
    <w:pPr>
      <w:spacing w:after="120" w:line="276" w:lineRule="auto"/>
      <w:jc w:val="center"/>
    </w:pPr>
    <w:rPr>
      <w:rFonts w:eastAsiaTheme="minorHAnsi"/>
      <w:b/>
      <w:szCs w:val="20"/>
      <w:lang w:eastAsia="en-US"/>
    </w:rPr>
  </w:style>
  <w:style w:type="paragraph" w:customStyle="1" w:styleId="CoverDate">
    <w:name w:val="Cover Date"/>
    <w:basedOn w:val="Centered"/>
    <w:rsid w:val="00C26C45"/>
    <w:rPr>
      <w:szCs w:val="24"/>
    </w:rPr>
  </w:style>
  <w:style w:type="paragraph" w:customStyle="1" w:styleId="CoverType">
    <w:name w:val="Cover Type"/>
    <w:basedOn w:val="Centered"/>
    <w:rsid w:val="00C26C45"/>
    <w:pPr>
      <w:spacing w:after="0"/>
    </w:pPr>
    <w:rPr>
      <w:sz w:val="32"/>
    </w:rPr>
  </w:style>
  <w:style w:type="paragraph" w:customStyle="1" w:styleId="Dash">
    <w:name w:val="Dash"/>
    <w:basedOn w:val="Normal"/>
    <w:rsid w:val="00C26C45"/>
    <w:pPr>
      <w:numPr>
        <w:numId w:val="12"/>
      </w:numPr>
      <w:spacing w:after="120" w:line="276" w:lineRule="auto"/>
    </w:pPr>
    <w:rPr>
      <w:rFonts w:eastAsiaTheme="minorHAnsi"/>
      <w:szCs w:val="20"/>
      <w:lang w:eastAsia="en-US"/>
    </w:rPr>
  </w:style>
  <w:style w:type="paragraph" w:customStyle="1" w:styleId="DoubleDash">
    <w:name w:val="Double Dash"/>
    <w:basedOn w:val="Dash"/>
    <w:rsid w:val="00C26C45"/>
    <w:pPr>
      <w:numPr>
        <w:numId w:val="9"/>
      </w:numPr>
    </w:pPr>
  </w:style>
  <w:style w:type="paragraph" w:customStyle="1" w:styleId="Figure">
    <w:name w:val="Figure"/>
    <w:basedOn w:val="Centered"/>
    <w:next w:val="Normal"/>
    <w:rsid w:val="00C26C45"/>
    <w:pPr>
      <w:keepNext/>
    </w:pPr>
  </w:style>
  <w:style w:type="paragraph" w:customStyle="1" w:styleId="Number">
    <w:name w:val="Number"/>
    <w:basedOn w:val="Normal"/>
    <w:rsid w:val="00C26C45"/>
    <w:pPr>
      <w:numPr>
        <w:numId w:val="10"/>
      </w:numPr>
      <w:spacing w:after="120" w:line="276" w:lineRule="auto"/>
    </w:pPr>
    <w:rPr>
      <w:rFonts w:eastAsiaTheme="minorHAnsi"/>
      <w:szCs w:val="20"/>
      <w:lang w:eastAsia="en-US"/>
    </w:rPr>
  </w:style>
  <w:style w:type="paragraph" w:customStyle="1" w:styleId="Table">
    <w:name w:val="Table"/>
    <w:basedOn w:val="Centered"/>
    <w:next w:val="Normal"/>
    <w:rsid w:val="00C26C45"/>
    <w:pPr>
      <w:keepNext/>
    </w:pPr>
  </w:style>
  <w:style w:type="paragraph" w:customStyle="1" w:styleId="TableText">
    <w:name w:val="Table Text"/>
    <w:basedOn w:val="Normal"/>
    <w:link w:val="TableTextChar"/>
    <w:rsid w:val="00C26C45"/>
    <w:pPr>
      <w:spacing w:before="20" w:after="20" w:line="276" w:lineRule="auto"/>
    </w:pPr>
    <w:rPr>
      <w:rFonts w:ascii="Arial" w:eastAsiaTheme="minorHAnsi" w:hAnsi="Arial"/>
      <w:sz w:val="18"/>
      <w:szCs w:val="20"/>
      <w:lang w:eastAsia="en-US"/>
    </w:rPr>
  </w:style>
  <w:style w:type="paragraph" w:customStyle="1" w:styleId="TableBullet">
    <w:name w:val="Table Bullet"/>
    <w:basedOn w:val="TableText"/>
    <w:rsid w:val="00C26C45"/>
    <w:pPr>
      <w:numPr>
        <w:numId w:val="11"/>
      </w:numPr>
      <w:tabs>
        <w:tab w:val="clear" w:pos="360"/>
        <w:tab w:val="left" w:pos="216"/>
        <w:tab w:val="num" w:pos="720"/>
      </w:tabs>
      <w:ind w:left="216" w:hanging="216"/>
    </w:pPr>
  </w:style>
  <w:style w:type="paragraph" w:customStyle="1" w:styleId="TableHeader">
    <w:name w:val="Table Header"/>
    <w:basedOn w:val="TableText"/>
    <w:rsid w:val="00C26C45"/>
    <w:pPr>
      <w:jc w:val="center"/>
    </w:pPr>
    <w:rPr>
      <w:b/>
    </w:rPr>
  </w:style>
  <w:style w:type="paragraph" w:customStyle="1" w:styleId="UnitName">
    <w:name w:val="Unit Name"/>
    <w:basedOn w:val="CoverType"/>
    <w:rsid w:val="00C26C45"/>
    <w:pPr>
      <w:spacing w:after="200"/>
    </w:pPr>
    <w:rPr>
      <w:bCs/>
      <w:szCs w:val="24"/>
    </w:rPr>
  </w:style>
  <w:style w:type="paragraph" w:customStyle="1" w:styleId="Tabletitle">
    <w:name w:val="Table title"/>
    <w:basedOn w:val="Normal"/>
    <w:rsid w:val="00C26C45"/>
    <w:pPr>
      <w:keepNext/>
      <w:spacing w:after="60" w:line="276" w:lineRule="auto"/>
      <w:jc w:val="center"/>
    </w:pPr>
    <w:rPr>
      <w:rFonts w:eastAsiaTheme="minorHAnsi"/>
      <w:caps/>
      <w:szCs w:val="20"/>
      <w:lang w:eastAsia="en-US"/>
    </w:rPr>
  </w:style>
  <w:style w:type="paragraph" w:customStyle="1" w:styleId="Cover-other">
    <w:name w:val="Cover-other"/>
    <w:basedOn w:val="Normal"/>
    <w:rsid w:val="00C26C45"/>
    <w:pPr>
      <w:spacing w:after="60" w:line="276" w:lineRule="auto"/>
      <w:jc w:val="center"/>
    </w:pPr>
    <w:rPr>
      <w:rFonts w:eastAsiaTheme="minorHAnsi"/>
      <w:b/>
      <w:szCs w:val="20"/>
      <w:lang w:eastAsia="en-US"/>
    </w:rPr>
  </w:style>
  <w:style w:type="paragraph" w:customStyle="1" w:styleId="coltext">
    <w:name w:val="col text"/>
    <w:aliases w:val="9 col text,ct"/>
    <w:basedOn w:val="Normal"/>
    <w:rsid w:val="00C26C45"/>
    <w:pPr>
      <w:tabs>
        <w:tab w:val="left" w:pos="259"/>
      </w:tabs>
      <w:spacing w:before="80" w:after="80" w:line="276" w:lineRule="auto"/>
    </w:pPr>
    <w:rPr>
      <w:rFonts w:ascii="Book Antiqua" w:eastAsiaTheme="minorHAnsi" w:hAnsi="Book Antiqua"/>
      <w:szCs w:val="20"/>
      <w:lang w:eastAsia="en-US"/>
    </w:rPr>
  </w:style>
  <w:style w:type="paragraph" w:styleId="BodyText">
    <w:name w:val="Body Text"/>
    <w:basedOn w:val="Normal"/>
    <w:link w:val="BodyTextChar"/>
    <w:rsid w:val="00C26C45"/>
    <w:pPr>
      <w:spacing w:after="120" w:line="276" w:lineRule="auto"/>
    </w:pPr>
    <w:rPr>
      <w:rFonts w:eastAsiaTheme="minorHAnsi"/>
      <w:lang w:eastAsia="en-US"/>
    </w:rPr>
  </w:style>
  <w:style w:type="character" w:customStyle="1" w:styleId="BodyTextChar">
    <w:name w:val="Body Text Char"/>
    <w:basedOn w:val="DefaultParagraphFont"/>
    <w:link w:val="BodyText"/>
    <w:rsid w:val="00C26C45"/>
    <w:rPr>
      <w:rFonts w:eastAsiaTheme="minorHAnsi"/>
      <w:lang w:eastAsia="en-US"/>
    </w:rPr>
  </w:style>
  <w:style w:type="paragraph" w:styleId="BodyTextIndent">
    <w:name w:val="Body Text Indent"/>
    <w:basedOn w:val="Normal"/>
    <w:link w:val="BodyTextIndentChar"/>
    <w:rsid w:val="00C26C45"/>
    <w:pPr>
      <w:spacing w:after="120" w:line="276" w:lineRule="auto"/>
      <w:ind w:left="360"/>
    </w:pPr>
    <w:rPr>
      <w:rFonts w:eastAsiaTheme="minorHAnsi"/>
      <w:lang w:eastAsia="en-US"/>
    </w:rPr>
  </w:style>
  <w:style w:type="character" w:customStyle="1" w:styleId="BodyTextIndentChar">
    <w:name w:val="Body Text Indent Char"/>
    <w:basedOn w:val="DefaultParagraphFont"/>
    <w:link w:val="BodyTextIndent"/>
    <w:rsid w:val="00C26C45"/>
    <w:rPr>
      <w:rFonts w:eastAsiaTheme="minorHAnsi"/>
      <w:lang w:eastAsia="en-US"/>
    </w:rPr>
  </w:style>
  <w:style w:type="character" w:customStyle="1" w:styleId="TableTextChar">
    <w:name w:val="Table Text Char"/>
    <w:link w:val="TableText"/>
    <w:rsid w:val="00C26C45"/>
    <w:rPr>
      <w:rFonts w:ascii="Arial" w:eastAsiaTheme="minorHAnsi" w:hAnsi="Arial"/>
      <w:sz w:val="18"/>
      <w:szCs w:val="20"/>
      <w:lang w:eastAsia="en-US"/>
    </w:rPr>
  </w:style>
  <w:style w:type="paragraph" w:customStyle="1" w:styleId="ProjectName">
    <w:name w:val="Project Name"/>
    <w:basedOn w:val="UnitName"/>
    <w:rsid w:val="00C26C45"/>
  </w:style>
  <w:style w:type="paragraph" w:customStyle="1" w:styleId="DocumentName">
    <w:name w:val="Document Name"/>
    <w:basedOn w:val="CoverType"/>
    <w:rsid w:val="00C26C45"/>
    <w:pPr>
      <w:spacing w:after="200"/>
    </w:pPr>
  </w:style>
  <w:style w:type="numbering" w:customStyle="1" w:styleId="NumberedList">
    <w:name w:val="Numbered List"/>
    <w:basedOn w:val="NoList"/>
    <w:rsid w:val="00C26C45"/>
    <w:pPr>
      <w:numPr>
        <w:numId w:val="13"/>
      </w:numPr>
    </w:pPr>
  </w:style>
  <w:style w:type="numbering" w:styleId="ArticleSection">
    <w:name w:val="Outline List 3"/>
    <w:basedOn w:val="NoList"/>
    <w:rsid w:val="00C26C45"/>
    <w:pPr>
      <w:numPr>
        <w:numId w:val="14"/>
      </w:numPr>
    </w:pPr>
  </w:style>
  <w:style w:type="paragraph" w:styleId="BodyTextFirstIndent2">
    <w:name w:val="Body Text First Indent 2"/>
    <w:basedOn w:val="BodyTextIndent"/>
    <w:link w:val="BodyTextFirstIndent2Char"/>
    <w:rsid w:val="00C26C45"/>
    <w:pPr>
      <w:ind w:firstLine="210"/>
    </w:pPr>
  </w:style>
  <w:style w:type="character" w:customStyle="1" w:styleId="BodyTextFirstIndent2Char">
    <w:name w:val="Body Text First Indent 2 Char"/>
    <w:basedOn w:val="BodyTextIndentChar"/>
    <w:link w:val="BodyTextFirstIndent2"/>
    <w:rsid w:val="00C26C45"/>
    <w:rPr>
      <w:rFonts w:eastAsiaTheme="minorHAnsi"/>
      <w:lang w:eastAsia="en-US"/>
    </w:rPr>
  </w:style>
  <w:style w:type="paragraph" w:styleId="BodyTextFirstIndent">
    <w:name w:val="Body Text First Indent"/>
    <w:basedOn w:val="BodyText"/>
    <w:link w:val="BodyTextFirstIndentChar"/>
    <w:rsid w:val="00C26C45"/>
    <w:pPr>
      <w:ind w:firstLine="210"/>
    </w:pPr>
  </w:style>
  <w:style w:type="character" w:customStyle="1" w:styleId="BodyTextFirstIndentChar">
    <w:name w:val="Body Text First Indent Char"/>
    <w:basedOn w:val="BodyTextChar"/>
    <w:link w:val="BodyTextFirstIndent"/>
    <w:rsid w:val="00C26C45"/>
    <w:rPr>
      <w:rFonts w:eastAsiaTheme="minorHAnsi"/>
      <w:lang w:eastAsia="en-US"/>
    </w:rPr>
  </w:style>
  <w:style w:type="table" w:styleId="TableElegant">
    <w:name w:val="Table Elegant"/>
    <w:basedOn w:val="TableNormal"/>
    <w:rsid w:val="00C26C45"/>
    <w:pPr>
      <w:spacing w:before="0" w:line="276" w:lineRule="auto"/>
      <w:jc w:val="both"/>
    </w:pPr>
    <w:rPr>
      <w:rFonts w:eastAsiaTheme="minorHAnsi"/>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C26C45"/>
    <w:pPr>
      <w:spacing w:before="0" w:line="276" w:lineRule="auto"/>
    </w:pPr>
    <w:rPr>
      <w:rFonts w:ascii="Arial Narrow" w:eastAsiaTheme="minorHAnsi" w:hAnsi="Arial Narrow"/>
      <w:color w:val="0B1F65"/>
      <w:sz w:val="26"/>
      <w:lang w:eastAsia="en-US"/>
    </w:rPr>
  </w:style>
  <w:style w:type="paragraph" w:styleId="Revision">
    <w:name w:val="Revision"/>
    <w:hidden/>
    <w:uiPriority w:val="99"/>
    <w:semiHidden/>
    <w:rsid w:val="00C26C45"/>
    <w:pPr>
      <w:spacing w:before="0" w:line="276" w:lineRule="auto"/>
    </w:pPr>
    <w:rPr>
      <w:rFonts w:eastAsiaTheme="minorHAnsi"/>
      <w:sz w:val="24"/>
      <w:szCs w:val="24"/>
      <w:lang w:eastAsia="en-US"/>
    </w:rPr>
  </w:style>
  <w:style w:type="table" w:customStyle="1" w:styleId="GridTable4-Accent51">
    <w:name w:val="Grid Table 4 - Accent 5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collapse-source">
    <w:name w:val="collapse-source"/>
    <w:basedOn w:val="DefaultParagraphFont"/>
    <w:rsid w:val="00C26C45"/>
  </w:style>
  <w:style w:type="character" w:customStyle="1" w:styleId="collapse-spinner-wrapper">
    <w:name w:val="collapse-spinner-wrapper"/>
    <w:basedOn w:val="DefaultParagraphFont"/>
    <w:rsid w:val="00C26C45"/>
  </w:style>
  <w:style w:type="character" w:styleId="Emphasis">
    <w:name w:val="Emphasis"/>
    <w:basedOn w:val="DefaultParagraphFont"/>
    <w:uiPriority w:val="20"/>
    <w:qFormat/>
    <w:rsid w:val="00C26C45"/>
    <w:rPr>
      <w:i/>
      <w:iCs/>
    </w:rPr>
  </w:style>
  <w:style w:type="paragraph" w:customStyle="1" w:styleId="Title1">
    <w:name w:val="Title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jira-issue">
    <w:name w:val="jira-issue"/>
    <w:basedOn w:val="DefaultParagraphFont"/>
    <w:rsid w:val="00C26C45"/>
  </w:style>
  <w:style w:type="character" w:customStyle="1" w:styleId="summary">
    <w:name w:val="summary"/>
    <w:basedOn w:val="DefaultParagraphFont"/>
    <w:rsid w:val="00C26C45"/>
  </w:style>
  <w:style w:type="character" w:customStyle="1" w:styleId="aui-lozenge">
    <w:name w:val="aui-lozenge"/>
    <w:basedOn w:val="DefaultParagraphFont"/>
    <w:rsid w:val="00C26C45"/>
  </w:style>
  <w:style w:type="paragraph" w:customStyle="1" w:styleId="Title2">
    <w:name w:val="Title2"/>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inline-comment-marker">
    <w:name w:val="inline-comment-marker"/>
    <w:basedOn w:val="DefaultParagraphFont"/>
    <w:rsid w:val="00C26C45"/>
  </w:style>
  <w:style w:type="character" w:customStyle="1" w:styleId="icon">
    <w:name w:val="icon"/>
    <w:basedOn w:val="DefaultParagraphFont"/>
    <w:rsid w:val="00C26C45"/>
  </w:style>
  <w:style w:type="character" w:customStyle="1" w:styleId="nolink">
    <w:name w:val="nolink"/>
    <w:basedOn w:val="DefaultParagraphFont"/>
    <w:rsid w:val="00C26C45"/>
  </w:style>
  <w:style w:type="paragraph" w:styleId="TableofAuthorities">
    <w:name w:val="table of authorities"/>
    <w:basedOn w:val="Normal"/>
    <w:next w:val="Normal"/>
    <w:uiPriority w:val="99"/>
    <w:semiHidden/>
    <w:unhideWhenUsed/>
    <w:rsid w:val="00C26C45"/>
    <w:pPr>
      <w:spacing w:after="0" w:line="276" w:lineRule="auto"/>
      <w:ind w:left="220" w:hanging="220"/>
    </w:pPr>
    <w:rPr>
      <w:rFonts w:eastAsiaTheme="minorHAnsi"/>
      <w:lang w:eastAsia="en-US"/>
    </w:rPr>
  </w:style>
  <w:style w:type="character" w:customStyle="1" w:styleId="token">
    <w:name w:val="token"/>
    <w:basedOn w:val="DefaultParagraphFont"/>
    <w:rsid w:val="00F603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83888047">
      <w:bodyDiv w:val="1"/>
      <w:marLeft w:val="0"/>
      <w:marRight w:val="0"/>
      <w:marTop w:val="0"/>
      <w:marBottom w:val="0"/>
      <w:divBdr>
        <w:top w:val="none" w:sz="0" w:space="0" w:color="auto"/>
        <w:left w:val="none" w:sz="0" w:space="0" w:color="auto"/>
        <w:bottom w:val="none" w:sz="0" w:space="0" w:color="auto"/>
        <w:right w:val="none" w:sz="0" w:space="0" w:color="auto"/>
      </w:divBdr>
    </w:div>
    <w:div w:id="84155656">
      <w:bodyDiv w:val="1"/>
      <w:marLeft w:val="0"/>
      <w:marRight w:val="0"/>
      <w:marTop w:val="0"/>
      <w:marBottom w:val="0"/>
      <w:divBdr>
        <w:top w:val="none" w:sz="0" w:space="0" w:color="auto"/>
        <w:left w:val="none" w:sz="0" w:space="0" w:color="auto"/>
        <w:bottom w:val="none" w:sz="0" w:space="0" w:color="auto"/>
        <w:right w:val="none" w:sz="0" w:space="0" w:color="auto"/>
      </w:divBdr>
    </w:div>
    <w:div w:id="151139601">
      <w:bodyDiv w:val="1"/>
      <w:marLeft w:val="0"/>
      <w:marRight w:val="0"/>
      <w:marTop w:val="0"/>
      <w:marBottom w:val="0"/>
      <w:divBdr>
        <w:top w:val="none" w:sz="0" w:space="0" w:color="auto"/>
        <w:left w:val="none" w:sz="0" w:space="0" w:color="auto"/>
        <w:bottom w:val="none" w:sz="0" w:space="0" w:color="auto"/>
        <w:right w:val="none" w:sz="0" w:space="0" w:color="auto"/>
      </w:divBdr>
    </w:div>
    <w:div w:id="175777698">
      <w:bodyDiv w:val="1"/>
      <w:marLeft w:val="0"/>
      <w:marRight w:val="0"/>
      <w:marTop w:val="0"/>
      <w:marBottom w:val="0"/>
      <w:divBdr>
        <w:top w:val="none" w:sz="0" w:space="0" w:color="auto"/>
        <w:left w:val="none" w:sz="0" w:space="0" w:color="auto"/>
        <w:bottom w:val="none" w:sz="0" w:space="0" w:color="auto"/>
        <w:right w:val="none" w:sz="0" w:space="0" w:color="auto"/>
      </w:divBdr>
    </w:div>
    <w:div w:id="219901003">
      <w:bodyDiv w:val="1"/>
      <w:marLeft w:val="0"/>
      <w:marRight w:val="0"/>
      <w:marTop w:val="0"/>
      <w:marBottom w:val="0"/>
      <w:divBdr>
        <w:top w:val="none" w:sz="0" w:space="0" w:color="auto"/>
        <w:left w:val="none" w:sz="0" w:space="0" w:color="auto"/>
        <w:bottom w:val="none" w:sz="0" w:space="0" w:color="auto"/>
        <w:right w:val="none" w:sz="0" w:space="0" w:color="auto"/>
      </w:divBdr>
    </w:div>
    <w:div w:id="255671894">
      <w:bodyDiv w:val="1"/>
      <w:marLeft w:val="0"/>
      <w:marRight w:val="0"/>
      <w:marTop w:val="0"/>
      <w:marBottom w:val="0"/>
      <w:divBdr>
        <w:top w:val="none" w:sz="0" w:space="0" w:color="auto"/>
        <w:left w:val="none" w:sz="0" w:space="0" w:color="auto"/>
        <w:bottom w:val="none" w:sz="0" w:space="0" w:color="auto"/>
        <w:right w:val="none" w:sz="0" w:space="0" w:color="auto"/>
      </w:divBdr>
    </w:div>
    <w:div w:id="356734687">
      <w:bodyDiv w:val="1"/>
      <w:marLeft w:val="0"/>
      <w:marRight w:val="0"/>
      <w:marTop w:val="0"/>
      <w:marBottom w:val="0"/>
      <w:divBdr>
        <w:top w:val="none" w:sz="0" w:space="0" w:color="auto"/>
        <w:left w:val="none" w:sz="0" w:space="0" w:color="auto"/>
        <w:bottom w:val="none" w:sz="0" w:space="0" w:color="auto"/>
        <w:right w:val="none" w:sz="0" w:space="0" w:color="auto"/>
      </w:divBdr>
    </w:div>
    <w:div w:id="369648154">
      <w:bodyDiv w:val="1"/>
      <w:marLeft w:val="0"/>
      <w:marRight w:val="0"/>
      <w:marTop w:val="0"/>
      <w:marBottom w:val="0"/>
      <w:divBdr>
        <w:top w:val="none" w:sz="0" w:space="0" w:color="auto"/>
        <w:left w:val="none" w:sz="0" w:space="0" w:color="auto"/>
        <w:bottom w:val="none" w:sz="0" w:space="0" w:color="auto"/>
        <w:right w:val="none" w:sz="0" w:space="0" w:color="auto"/>
      </w:divBdr>
    </w:div>
    <w:div w:id="377752561">
      <w:bodyDiv w:val="1"/>
      <w:marLeft w:val="0"/>
      <w:marRight w:val="0"/>
      <w:marTop w:val="0"/>
      <w:marBottom w:val="0"/>
      <w:divBdr>
        <w:top w:val="none" w:sz="0" w:space="0" w:color="auto"/>
        <w:left w:val="none" w:sz="0" w:space="0" w:color="auto"/>
        <w:bottom w:val="none" w:sz="0" w:space="0" w:color="auto"/>
        <w:right w:val="none" w:sz="0" w:space="0" w:color="auto"/>
      </w:divBdr>
    </w:div>
    <w:div w:id="394012532">
      <w:bodyDiv w:val="1"/>
      <w:marLeft w:val="0"/>
      <w:marRight w:val="0"/>
      <w:marTop w:val="0"/>
      <w:marBottom w:val="0"/>
      <w:divBdr>
        <w:top w:val="none" w:sz="0" w:space="0" w:color="auto"/>
        <w:left w:val="none" w:sz="0" w:space="0" w:color="auto"/>
        <w:bottom w:val="none" w:sz="0" w:space="0" w:color="auto"/>
        <w:right w:val="none" w:sz="0" w:space="0" w:color="auto"/>
      </w:divBdr>
    </w:div>
    <w:div w:id="398212648">
      <w:bodyDiv w:val="1"/>
      <w:marLeft w:val="0"/>
      <w:marRight w:val="0"/>
      <w:marTop w:val="0"/>
      <w:marBottom w:val="0"/>
      <w:divBdr>
        <w:top w:val="none" w:sz="0" w:space="0" w:color="auto"/>
        <w:left w:val="none" w:sz="0" w:space="0" w:color="auto"/>
        <w:bottom w:val="none" w:sz="0" w:space="0" w:color="auto"/>
        <w:right w:val="none" w:sz="0" w:space="0" w:color="auto"/>
      </w:divBdr>
    </w:div>
    <w:div w:id="457600941">
      <w:bodyDiv w:val="1"/>
      <w:marLeft w:val="0"/>
      <w:marRight w:val="0"/>
      <w:marTop w:val="0"/>
      <w:marBottom w:val="0"/>
      <w:divBdr>
        <w:top w:val="none" w:sz="0" w:space="0" w:color="auto"/>
        <w:left w:val="none" w:sz="0" w:space="0" w:color="auto"/>
        <w:bottom w:val="none" w:sz="0" w:space="0" w:color="auto"/>
        <w:right w:val="none" w:sz="0" w:space="0" w:color="auto"/>
      </w:divBdr>
    </w:div>
    <w:div w:id="504635988">
      <w:bodyDiv w:val="1"/>
      <w:marLeft w:val="0"/>
      <w:marRight w:val="0"/>
      <w:marTop w:val="0"/>
      <w:marBottom w:val="0"/>
      <w:divBdr>
        <w:top w:val="none" w:sz="0" w:space="0" w:color="auto"/>
        <w:left w:val="none" w:sz="0" w:space="0" w:color="auto"/>
        <w:bottom w:val="none" w:sz="0" w:space="0" w:color="auto"/>
        <w:right w:val="none" w:sz="0" w:space="0" w:color="auto"/>
      </w:divBdr>
    </w:div>
    <w:div w:id="527177773">
      <w:bodyDiv w:val="1"/>
      <w:marLeft w:val="0"/>
      <w:marRight w:val="0"/>
      <w:marTop w:val="0"/>
      <w:marBottom w:val="0"/>
      <w:divBdr>
        <w:top w:val="none" w:sz="0" w:space="0" w:color="auto"/>
        <w:left w:val="none" w:sz="0" w:space="0" w:color="auto"/>
        <w:bottom w:val="none" w:sz="0" w:space="0" w:color="auto"/>
        <w:right w:val="none" w:sz="0" w:space="0" w:color="auto"/>
      </w:divBdr>
    </w:div>
    <w:div w:id="535504281">
      <w:bodyDiv w:val="1"/>
      <w:marLeft w:val="0"/>
      <w:marRight w:val="0"/>
      <w:marTop w:val="0"/>
      <w:marBottom w:val="0"/>
      <w:divBdr>
        <w:top w:val="none" w:sz="0" w:space="0" w:color="auto"/>
        <w:left w:val="none" w:sz="0" w:space="0" w:color="auto"/>
        <w:bottom w:val="none" w:sz="0" w:space="0" w:color="auto"/>
        <w:right w:val="none" w:sz="0" w:space="0" w:color="auto"/>
      </w:divBdr>
    </w:div>
    <w:div w:id="590820461">
      <w:bodyDiv w:val="1"/>
      <w:marLeft w:val="0"/>
      <w:marRight w:val="0"/>
      <w:marTop w:val="0"/>
      <w:marBottom w:val="0"/>
      <w:divBdr>
        <w:top w:val="none" w:sz="0" w:space="0" w:color="auto"/>
        <w:left w:val="none" w:sz="0" w:space="0" w:color="auto"/>
        <w:bottom w:val="none" w:sz="0" w:space="0" w:color="auto"/>
        <w:right w:val="none" w:sz="0" w:space="0" w:color="auto"/>
      </w:divBdr>
    </w:div>
    <w:div w:id="607389447">
      <w:bodyDiv w:val="1"/>
      <w:marLeft w:val="0"/>
      <w:marRight w:val="0"/>
      <w:marTop w:val="0"/>
      <w:marBottom w:val="0"/>
      <w:divBdr>
        <w:top w:val="none" w:sz="0" w:space="0" w:color="auto"/>
        <w:left w:val="none" w:sz="0" w:space="0" w:color="auto"/>
        <w:bottom w:val="none" w:sz="0" w:space="0" w:color="auto"/>
        <w:right w:val="none" w:sz="0" w:space="0" w:color="auto"/>
      </w:divBdr>
    </w:div>
    <w:div w:id="654801789">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67833843">
      <w:bodyDiv w:val="1"/>
      <w:marLeft w:val="0"/>
      <w:marRight w:val="0"/>
      <w:marTop w:val="0"/>
      <w:marBottom w:val="0"/>
      <w:divBdr>
        <w:top w:val="none" w:sz="0" w:space="0" w:color="auto"/>
        <w:left w:val="none" w:sz="0" w:space="0" w:color="auto"/>
        <w:bottom w:val="none" w:sz="0" w:space="0" w:color="auto"/>
        <w:right w:val="none" w:sz="0" w:space="0" w:color="auto"/>
      </w:divBdr>
    </w:div>
    <w:div w:id="717780912">
      <w:bodyDiv w:val="1"/>
      <w:marLeft w:val="0"/>
      <w:marRight w:val="0"/>
      <w:marTop w:val="0"/>
      <w:marBottom w:val="0"/>
      <w:divBdr>
        <w:top w:val="none" w:sz="0" w:space="0" w:color="auto"/>
        <w:left w:val="none" w:sz="0" w:space="0" w:color="auto"/>
        <w:bottom w:val="none" w:sz="0" w:space="0" w:color="auto"/>
        <w:right w:val="none" w:sz="0" w:space="0" w:color="auto"/>
      </w:divBdr>
    </w:div>
    <w:div w:id="759834841">
      <w:bodyDiv w:val="1"/>
      <w:marLeft w:val="0"/>
      <w:marRight w:val="0"/>
      <w:marTop w:val="0"/>
      <w:marBottom w:val="0"/>
      <w:divBdr>
        <w:top w:val="none" w:sz="0" w:space="0" w:color="auto"/>
        <w:left w:val="none" w:sz="0" w:space="0" w:color="auto"/>
        <w:bottom w:val="none" w:sz="0" w:space="0" w:color="auto"/>
        <w:right w:val="none" w:sz="0" w:space="0" w:color="auto"/>
      </w:divBdr>
    </w:div>
    <w:div w:id="765998755">
      <w:bodyDiv w:val="1"/>
      <w:marLeft w:val="0"/>
      <w:marRight w:val="0"/>
      <w:marTop w:val="0"/>
      <w:marBottom w:val="0"/>
      <w:divBdr>
        <w:top w:val="none" w:sz="0" w:space="0" w:color="auto"/>
        <w:left w:val="none" w:sz="0" w:space="0" w:color="auto"/>
        <w:bottom w:val="none" w:sz="0" w:space="0" w:color="auto"/>
        <w:right w:val="none" w:sz="0" w:space="0" w:color="auto"/>
      </w:divBdr>
    </w:div>
    <w:div w:id="766772309">
      <w:bodyDiv w:val="1"/>
      <w:marLeft w:val="0"/>
      <w:marRight w:val="0"/>
      <w:marTop w:val="0"/>
      <w:marBottom w:val="0"/>
      <w:divBdr>
        <w:top w:val="none" w:sz="0" w:space="0" w:color="auto"/>
        <w:left w:val="none" w:sz="0" w:space="0" w:color="auto"/>
        <w:bottom w:val="none" w:sz="0" w:space="0" w:color="auto"/>
        <w:right w:val="none" w:sz="0" w:space="0" w:color="auto"/>
      </w:divBdr>
    </w:div>
    <w:div w:id="794760710">
      <w:bodyDiv w:val="1"/>
      <w:marLeft w:val="0"/>
      <w:marRight w:val="0"/>
      <w:marTop w:val="0"/>
      <w:marBottom w:val="0"/>
      <w:divBdr>
        <w:top w:val="none" w:sz="0" w:space="0" w:color="auto"/>
        <w:left w:val="none" w:sz="0" w:space="0" w:color="auto"/>
        <w:bottom w:val="none" w:sz="0" w:space="0" w:color="auto"/>
        <w:right w:val="none" w:sz="0" w:space="0" w:color="auto"/>
      </w:divBdr>
    </w:div>
    <w:div w:id="808788615">
      <w:bodyDiv w:val="1"/>
      <w:marLeft w:val="0"/>
      <w:marRight w:val="0"/>
      <w:marTop w:val="0"/>
      <w:marBottom w:val="0"/>
      <w:divBdr>
        <w:top w:val="none" w:sz="0" w:space="0" w:color="auto"/>
        <w:left w:val="none" w:sz="0" w:space="0" w:color="auto"/>
        <w:bottom w:val="none" w:sz="0" w:space="0" w:color="auto"/>
        <w:right w:val="none" w:sz="0" w:space="0" w:color="auto"/>
      </w:divBdr>
    </w:div>
    <w:div w:id="890384998">
      <w:bodyDiv w:val="1"/>
      <w:marLeft w:val="0"/>
      <w:marRight w:val="0"/>
      <w:marTop w:val="0"/>
      <w:marBottom w:val="0"/>
      <w:divBdr>
        <w:top w:val="none" w:sz="0" w:space="0" w:color="auto"/>
        <w:left w:val="none" w:sz="0" w:space="0" w:color="auto"/>
        <w:bottom w:val="none" w:sz="0" w:space="0" w:color="auto"/>
        <w:right w:val="none" w:sz="0" w:space="0" w:color="auto"/>
      </w:divBdr>
    </w:div>
    <w:div w:id="939022278">
      <w:bodyDiv w:val="1"/>
      <w:marLeft w:val="0"/>
      <w:marRight w:val="0"/>
      <w:marTop w:val="0"/>
      <w:marBottom w:val="0"/>
      <w:divBdr>
        <w:top w:val="none" w:sz="0" w:space="0" w:color="auto"/>
        <w:left w:val="none" w:sz="0" w:space="0" w:color="auto"/>
        <w:bottom w:val="none" w:sz="0" w:space="0" w:color="auto"/>
        <w:right w:val="none" w:sz="0" w:space="0" w:color="auto"/>
      </w:divBdr>
    </w:div>
    <w:div w:id="953294945">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78743563">
      <w:bodyDiv w:val="1"/>
      <w:marLeft w:val="0"/>
      <w:marRight w:val="0"/>
      <w:marTop w:val="0"/>
      <w:marBottom w:val="0"/>
      <w:divBdr>
        <w:top w:val="none" w:sz="0" w:space="0" w:color="auto"/>
        <w:left w:val="none" w:sz="0" w:space="0" w:color="auto"/>
        <w:bottom w:val="none" w:sz="0" w:space="0" w:color="auto"/>
        <w:right w:val="none" w:sz="0" w:space="0" w:color="auto"/>
      </w:divBdr>
      <w:divsChild>
        <w:div w:id="1066030233">
          <w:marLeft w:val="0"/>
          <w:marRight w:val="0"/>
          <w:marTop w:val="0"/>
          <w:marBottom w:val="0"/>
          <w:divBdr>
            <w:top w:val="none" w:sz="0" w:space="0" w:color="auto"/>
            <w:left w:val="none" w:sz="0" w:space="0" w:color="auto"/>
            <w:bottom w:val="none" w:sz="0" w:space="0" w:color="auto"/>
            <w:right w:val="none" w:sz="0" w:space="0" w:color="auto"/>
          </w:divBdr>
        </w:div>
        <w:div w:id="448208443">
          <w:marLeft w:val="360"/>
          <w:marRight w:val="0"/>
          <w:marTop w:val="0"/>
          <w:marBottom w:val="75"/>
          <w:divBdr>
            <w:top w:val="none" w:sz="0" w:space="0" w:color="auto"/>
            <w:left w:val="none" w:sz="0" w:space="0" w:color="auto"/>
            <w:bottom w:val="none" w:sz="0" w:space="0" w:color="auto"/>
            <w:right w:val="none" w:sz="0" w:space="0" w:color="auto"/>
          </w:divBdr>
        </w:div>
        <w:div w:id="1483615317">
          <w:marLeft w:val="360"/>
          <w:marRight w:val="0"/>
          <w:marTop w:val="0"/>
          <w:marBottom w:val="75"/>
          <w:divBdr>
            <w:top w:val="none" w:sz="0" w:space="0" w:color="auto"/>
            <w:left w:val="none" w:sz="0" w:space="0" w:color="auto"/>
            <w:bottom w:val="none" w:sz="0" w:space="0" w:color="auto"/>
            <w:right w:val="none" w:sz="0" w:space="0" w:color="auto"/>
          </w:divBdr>
        </w:div>
        <w:div w:id="1059088997">
          <w:marLeft w:val="360"/>
          <w:marRight w:val="0"/>
          <w:marTop w:val="0"/>
          <w:marBottom w:val="75"/>
          <w:divBdr>
            <w:top w:val="none" w:sz="0" w:space="0" w:color="auto"/>
            <w:left w:val="none" w:sz="0" w:space="0" w:color="auto"/>
            <w:bottom w:val="none" w:sz="0" w:space="0" w:color="auto"/>
            <w:right w:val="none" w:sz="0" w:space="0" w:color="auto"/>
          </w:divBdr>
        </w:div>
        <w:div w:id="1418092171">
          <w:marLeft w:val="360"/>
          <w:marRight w:val="0"/>
          <w:marTop w:val="0"/>
          <w:marBottom w:val="75"/>
          <w:divBdr>
            <w:top w:val="none" w:sz="0" w:space="0" w:color="auto"/>
            <w:left w:val="none" w:sz="0" w:space="0" w:color="auto"/>
            <w:bottom w:val="none" w:sz="0" w:space="0" w:color="auto"/>
            <w:right w:val="none" w:sz="0" w:space="0" w:color="auto"/>
          </w:divBdr>
        </w:div>
        <w:div w:id="291718400">
          <w:marLeft w:val="360"/>
          <w:marRight w:val="0"/>
          <w:marTop w:val="0"/>
          <w:marBottom w:val="75"/>
          <w:divBdr>
            <w:top w:val="none" w:sz="0" w:space="0" w:color="auto"/>
            <w:left w:val="none" w:sz="0" w:space="0" w:color="auto"/>
            <w:bottom w:val="none" w:sz="0" w:space="0" w:color="auto"/>
            <w:right w:val="none" w:sz="0" w:space="0" w:color="auto"/>
          </w:divBdr>
        </w:div>
        <w:div w:id="928193332">
          <w:marLeft w:val="360"/>
          <w:marRight w:val="0"/>
          <w:marTop w:val="0"/>
          <w:marBottom w:val="75"/>
          <w:divBdr>
            <w:top w:val="none" w:sz="0" w:space="0" w:color="auto"/>
            <w:left w:val="none" w:sz="0" w:space="0" w:color="auto"/>
            <w:bottom w:val="none" w:sz="0" w:space="0" w:color="auto"/>
            <w:right w:val="none" w:sz="0" w:space="0" w:color="auto"/>
          </w:divBdr>
        </w:div>
        <w:div w:id="531387456">
          <w:marLeft w:val="0"/>
          <w:marRight w:val="0"/>
          <w:marTop w:val="0"/>
          <w:marBottom w:val="0"/>
          <w:divBdr>
            <w:top w:val="none" w:sz="0" w:space="0" w:color="auto"/>
            <w:left w:val="none" w:sz="0" w:space="0" w:color="auto"/>
            <w:bottom w:val="none" w:sz="0" w:space="0" w:color="auto"/>
            <w:right w:val="none" w:sz="0" w:space="0" w:color="auto"/>
          </w:divBdr>
        </w:div>
      </w:divsChild>
    </w:div>
    <w:div w:id="1082141627">
      <w:bodyDiv w:val="1"/>
      <w:marLeft w:val="0"/>
      <w:marRight w:val="0"/>
      <w:marTop w:val="0"/>
      <w:marBottom w:val="0"/>
      <w:divBdr>
        <w:top w:val="none" w:sz="0" w:space="0" w:color="auto"/>
        <w:left w:val="none" w:sz="0" w:space="0" w:color="auto"/>
        <w:bottom w:val="none" w:sz="0" w:space="0" w:color="auto"/>
        <w:right w:val="none" w:sz="0" w:space="0" w:color="auto"/>
      </w:divBdr>
      <w:divsChild>
        <w:div w:id="212154140">
          <w:marLeft w:val="-450"/>
          <w:marRight w:val="-450"/>
          <w:marTop w:val="0"/>
          <w:marBottom w:val="0"/>
          <w:divBdr>
            <w:top w:val="none" w:sz="0" w:space="0" w:color="auto"/>
            <w:left w:val="none" w:sz="0" w:space="0" w:color="auto"/>
            <w:bottom w:val="none" w:sz="0" w:space="0" w:color="auto"/>
            <w:right w:val="none" w:sz="0" w:space="0" w:color="auto"/>
          </w:divBdr>
        </w:div>
      </w:divsChild>
    </w:div>
    <w:div w:id="1092506479">
      <w:bodyDiv w:val="1"/>
      <w:marLeft w:val="0"/>
      <w:marRight w:val="0"/>
      <w:marTop w:val="0"/>
      <w:marBottom w:val="0"/>
      <w:divBdr>
        <w:top w:val="none" w:sz="0" w:space="0" w:color="auto"/>
        <w:left w:val="none" w:sz="0" w:space="0" w:color="auto"/>
        <w:bottom w:val="none" w:sz="0" w:space="0" w:color="auto"/>
        <w:right w:val="none" w:sz="0" w:space="0" w:color="auto"/>
      </w:divBdr>
    </w:div>
    <w:div w:id="1144196272">
      <w:bodyDiv w:val="1"/>
      <w:marLeft w:val="0"/>
      <w:marRight w:val="0"/>
      <w:marTop w:val="0"/>
      <w:marBottom w:val="0"/>
      <w:divBdr>
        <w:top w:val="none" w:sz="0" w:space="0" w:color="auto"/>
        <w:left w:val="none" w:sz="0" w:space="0" w:color="auto"/>
        <w:bottom w:val="none" w:sz="0" w:space="0" w:color="auto"/>
        <w:right w:val="none" w:sz="0" w:space="0" w:color="auto"/>
      </w:divBdr>
    </w:div>
    <w:div w:id="1148741640">
      <w:bodyDiv w:val="1"/>
      <w:marLeft w:val="0"/>
      <w:marRight w:val="0"/>
      <w:marTop w:val="0"/>
      <w:marBottom w:val="0"/>
      <w:divBdr>
        <w:top w:val="none" w:sz="0" w:space="0" w:color="auto"/>
        <w:left w:val="none" w:sz="0" w:space="0" w:color="auto"/>
        <w:bottom w:val="none" w:sz="0" w:space="0" w:color="auto"/>
        <w:right w:val="none" w:sz="0" w:space="0" w:color="auto"/>
      </w:divBdr>
    </w:div>
    <w:div w:id="1252861599">
      <w:bodyDiv w:val="1"/>
      <w:marLeft w:val="0"/>
      <w:marRight w:val="0"/>
      <w:marTop w:val="0"/>
      <w:marBottom w:val="0"/>
      <w:divBdr>
        <w:top w:val="none" w:sz="0" w:space="0" w:color="auto"/>
        <w:left w:val="none" w:sz="0" w:space="0" w:color="auto"/>
        <w:bottom w:val="none" w:sz="0" w:space="0" w:color="auto"/>
        <w:right w:val="none" w:sz="0" w:space="0" w:color="auto"/>
      </w:divBdr>
    </w:div>
    <w:div w:id="1280990883">
      <w:bodyDiv w:val="1"/>
      <w:marLeft w:val="0"/>
      <w:marRight w:val="0"/>
      <w:marTop w:val="0"/>
      <w:marBottom w:val="0"/>
      <w:divBdr>
        <w:top w:val="none" w:sz="0" w:space="0" w:color="auto"/>
        <w:left w:val="none" w:sz="0" w:space="0" w:color="auto"/>
        <w:bottom w:val="none" w:sz="0" w:space="0" w:color="auto"/>
        <w:right w:val="none" w:sz="0" w:space="0" w:color="auto"/>
      </w:divBdr>
    </w:div>
    <w:div w:id="1305619153">
      <w:bodyDiv w:val="1"/>
      <w:marLeft w:val="0"/>
      <w:marRight w:val="0"/>
      <w:marTop w:val="0"/>
      <w:marBottom w:val="0"/>
      <w:divBdr>
        <w:top w:val="none" w:sz="0" w:space="0" w:color="auto"/>
        <w:left w:val="none" w:sz="0" w:space="0" w:color="auto"/>
        <w:bottom w:val="none" w:sz="0" w:space="0" w:color="auto"/>
        <w:right w:val="none" w:sz="0" w:space="0" w:color="auto"/>
      </w:divBdr>
    </w:div>
    <w:div w:id="1378436479">
      <w:bodyDiv w:val="1"/>
      <w:marLeft w:val="0"/>
      <w:marRight w:val="0"/>
      <w:marTop w:val="0"/>
      <w:marBottom w:val="0"/>
      <w:divBdr>
        <w:top w:val="none" w:sz="0" w:space="0" w:color="auto"/>
        <w:left w:val="none" w:sz="0" w:space="0" w:color="auto"/>
        <w:bottom w:val="none" w:sz="0" w:space="0" w:color="auto"/>
        <w:right w:val="none" w:sz="0" w:space="0" w:color="auto"/>
      </w:divBdr>
    </w:div>
    <w:div w:id="1391198588">
      <w:bodyDiv w:val="1"/>
      <w:marLeft w:val="0"/>
      <w:marRight w:val="0"/>
      <w:marTop w:val="0"/>
      <w:marBottom w:val="0"/>
      <w:divBdr>
        <w:top w:val="none" w:sz="0" w:space="0" w:color="auto"/>
        <w:left w:val="none" w:sz="0" w:space="0" w:color="auto"/>
        <w:bottom w:val="none" w:sz="0" w:space="0" w:color="auto"/>
        <w:right w:val="none" w:sz="0" w:space="0" w:color="auto"/>
      </w:divBdr>
    </w:div>
    <w:div w:id="1424179019">
      <w:bodyDiv w:val="1"/>
      <w:marLeft w:val="0"/>
      <w:marRight w:val="0"/>
      <w:marTop w:val="0"/>
      <w:marBottom w:val="0"/>
      <w:divBdr>
        <w:top w:val="none" w:sz="0" w:space="0" w:color="auto"/>
        <w:left w:val="none" w:sz="0" w:space="0" w:color="auto"/>
        <w:bottom w:val="none" w:sz="0" w:space="0" w:color="auto"/>
        <w:right w:val="none" w:sz="0" w:space="0" w:color="auto"/>
      </w:divBdr>
    </w:div>
    <w:div w:id="1447505015">
      <w:bodyDiv w:val="1"/>
      <w:marLeft w:val="0"/>
      <w:marRight w:val="0"/>
      <w:marTop w:val="0"/>
      <w:marBottom w:val="0"/>
      <w:divBdr>
        <w:top w:val="none" w:sz="0" w:space="0" w:color="auto"/>
        <w:left w:val="none" w:sz="0" w:space="0" w:color="auto"/>
        <w:bottom w:val="none" w:sz="0" w:space="0" w:color="auto"/>
        <w:right w:val="none" w:sz="0" w:space="0" w:color="auto"/>
      </w:divBdr>
    </w:div>
    <w:div w:id="149614118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643582366">
      <w:bodyDiv w:val="1"/>
      <w:marLeft w:val="0"/>
      <w:marRight w:val="0"/>
      <w:marTop w:val="0"/>
      <w:marBottom w:val="0"/>
      <w:divBdr>
        <w:top w:val="none" w:sz="0" w:space="0" w:color="auto"/>
        <w:left w:val="none" w:sz="0" w:space="0" w:color="auto"/>
        <w:bottom w:val="none" w:sz="0" w:space="0" w:color="auto"/>
        <w:right w:val="none" w:sz="0" w:space="0" w:color="auto"/>
      </w:divBdr>
    </w:div>
    <w:div w:id="1668746717">
      <w:bodyDiv w:val="1"/>
      <w:marLeft w:val="0"/>
      <w:marRight w:val="0"/>
      <w:marTop w:val="0"/>
      <w:marBottom w:val="0"/>
      <w:divBdr>
        <w:top w:val="none" w:sz="0" w:space="0" w:color="auto"/>
        <w:left w:val="none" w:sz="0" w:space="0" w:color="auto"/>
        <w:bottom w:val="none" w:sz="0" w:space="0" w:color="auto"/>
        <w:right w:val="none" w:sz="0" w:space="0" w:color="auto"/>
      </w:divBdr>
    </w:div>
    <w:div w:id="1808887711">
      <w:bodyDiv w:val="1"/>
      <w:marLeft w:val="0"/>
      <w:marRight w:val="0"/>
      <w:marTop w:val="0"/>
      <w:marBottom w:val="0"/>
      <w:divBdr>
        <w:top w:val="none" w:sz="0" w:space="0" w:color="auto"/>
        <w:left w:val="none" w:sz="0" w:space="0" w:color="auto"/>
        <w:bottom w:val="none" w:sz="0" w:space="0" w:color="auto"/>
        <w:right w:val="none" w:sz="0" w:space="0" w:color="auto"/>
      </w:divBdr>
    </w:div>
    <w:div w:id="1931809894">
      <w:bodyDiv w:val="1"/>
      <w:marLeft w:val="0"/>
      <w:marRight w:val="0"/>
      <w:marTop w:val="0"/>
      <w:marBottom w:val="0"/>
      <w:divBdr>
        <w:top w:val="none" w:sz="0" w:space="0" w:color="auto"/>
        <w:left w:val="none" w:sz="0" w:space="0" w:color="auto"/>
        <w:bottom w:val="none" w:sz="0" w:space="0" w:color="auto"/>
        <w:right w:val="none" w:sz="0" w:space="0" w:color="auto"/>
      </w:divBdr>
    </w:div>
    <w:div w:id="1940676131">
      <w:bodyDiv w:val="1"/>
      <w:marLeft w:val="0"/>
      <w:marRight w:val="0"/>
      <w:marTop w:val="0"/>
      <w:marBottom w:val="0"/>
      <w:divBdr>
        <w:top w:val="none" w:sz="0" w:space="0" w:color="auto"/>
        <w:left w:val="none" w:sz="0" w:space="0" w:color="auto"/>
        <w:bottom w:val="none" w:sz="0" w:space="0" w:color="auto"/>
        <w:right w:val="none" w:sz="0" w:space="0" w:color="auto"/>
      </w:divBdr>
    </w:div>
    <w:div w:id="1953126738">
      <w:bodyDiv w:val="1"/>
      <w:marLeft w:val="0"/>
      <w:marRight w:val="0"/>
      <w:marTop w:val="0"/>
      <w:marBottom w:val="0"/>
      <w:divBdr>
        <w:top w:val="none" w:sz="0" w:space="0" w:color="auto"/>
        <w:left w:val="none" w:sz="0" w:space="0" w:color="auto"/>
        <w:bottom w:val="none" w:sz="0" w:space="0" w:color="auto"/>
        <w:right w:val="none" w:sz="0" w:space="0" w:color="auto"/>
      </w:divBdr>
    </w:div>
    <w:div w:id="1977180270">
      <w:bodyDiv w:val="1"/>
      <w:marLeft w:val="0"/>
      <w:marRight w:val="0"/>
      <w:marTop w:val="0"/>
      <w:marBottom w:val="0"/>
      <w:divBdr>
        <w:top w:val="none" w:sz="0" w:space="0" w:color="auto"/>
        <w:left w:val="none" w:sz="0" w:space="0" w:color="auto"/>
        <w:bottom w:val="none" w:sz="0" w:space="0" w:color="auto"/>
        <w:right w:val="none" w:sz="0" w:space="0" w:color="auto"/>
      </w:divBdr>
    </w:div>
    <w:div w:id="1982536668">
      <w:bodyDiv w:val="1"/>
      <w:marLeft w:val="0"/>
      <w:marRight w:val="0"/>
      <w:marTop w:val="0"/>
      <w:marBottom w:val="0"/>
      <w:divBdr>
        <w:top w:val="none" w:sz="0" w:space="0" w:color="auto"/>
        <w:left w:val="none" w:sz="0" w:space="0" w:color="auto"/>
        <w:bottom w:val="none" w:sz="0" w:space="0" w:color="auto"/>
        <w:right w:val="none" w:sz="0" w:space="0" w:color="auto"/>
      </w:divBdr>
    </w:div>
    <w:div w:id="1994337550">
      <w:bodyDiv w:val="1"/>
      <w:marLeft w:val="0"/>
      <w:marRight w:val="0"/>
      <w:marTop w:val="0"/>
      <w:marBottom w:val="0"/>
      <w:divBdr>
        <w:top w:val="none" w:sz="0" w:space="0" w:color="auto"/>
        <w:left w:val="none" w:sz="0" w:space="0" w:color="auto"/>
        <w:bottom w:val="none" w:sz="0" w:space="0" w:color="auto"/>
        <w:right w:val="none" w:sz="0" w:space="0" w:color="auto"/>
      </w:divBdr>
    </w:div>
    <w:div w:id="210864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www.boozallen.com" TargetMode="External"/><Relationship Id="rId26" Type="http://schemas.openxmlformats.org/officeDocument/2006/relationships/hyperlink" Target="https://github.com/usdot-jpo-ode/jpo-ode" TargetMode="External"/><Relationship Id="rId39" Type="http://schemas.openxmlformats.org/officeDocument/2006/relationships/hyperlink" Target="http://editor.swagger.io/" TargetMode="External"/><Relationship Id="rId3" Type="http://schemas.openxmlformats.org/officeDocument/2006/relationships/customXml" Target="../customXml/item3.xml"/><Relationship Id="rId21" Type="http://schemas.openxmlformats.org/officeDocument/2006/relationships/hyperlink" Target="https://github.com/usdot-jpo-ode/jpo-ode/issues" TargetMode="External"/><Relationship Id="rId34" Type="http://schemas.openxmlformats.org/officeDocument/2006/relationships/footer" Target="footer4.xml"/><Relationship Id="rId42" Type="http://schemas.microsoft.com/office/2011/relationships/commentsExtended" Target="commentsExtended.xml"/><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git-scm.com/" TargetMode="External"/><Relationship Id="rId33" Type="http://schemas.openxmlformats.org/officeDocument/2006/relationships/hyperlink" Target="http://www.oss.com/" TargetMode="External"/><Relationship Id="rId38" Type="http://schemas.openxmlformats.org/officeDocument/2006/relationships/hyperlink" Target="http://editor.swagger.io/" TargetMode="External"/><Relationship Id="rId46" Type="http://schemas.openxmlformats.org/officeDocument/2006/relationships/hyperlink" Target="https://github.com/b/kafka-websocket/blob/master/pom.xml" TargetMode="Externa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usdotjpoode.atlassian.net/browse/ODE-146" TargetMode="External"/><Relationship Id="rId29" Type="http://schemas.openxmlformats.org/officeDocument/2006/relationships/hyperlink" Target="https://maven.apache.org/" TargetMode="External"/><Relationship Id="rId41"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package" Target="embeddings/Microsoft_Visio_Drawing1.vsdx"/><Relationship Id="rId32" Type="http://schemas.openxmlformats.org/officeDocument/2006/relationships/hyperlink" Target="http://www.oss.com/" TargetMode="External"/><Relationship Id="rId37" Type="http://schemas.openxmlformats.org/officeDocument/2006/relationships/hyperlink" Target="https://github.com/usdot-jpo-ode/jpo-ode/blob/develop/docs/ODESwagger.yaml" TargetMode="External"/><Relationship Id="rId40" Type="http://schemas.openxmlformats.org/officeDocument/2006/relationships/image" Target="media/image3.png"/><Relationship Id="rId45" Type="http://schemas.openxmlformats.org/officeDocument/2006/relationships/hyperlink" Target="https://www.confluent.io/blog/a-comprehensive-open-source-rest-proxy-for-kafka/" TargetMode="Externa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2.emf"/><Relationship Id="rId28" Type="http://schemas.openxmlformats.org/officeDocument/2006/relationships/hyperlink" Target="https://eclipse.org" TargetMode="External"/><Relationship Id="rId36" Type="http://schemas.openxmlformats.org/officeDocument/2006/relationships/hyperlink" Target="http://swagger.io/"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www.boozallen.com" TargetMode="External"/><Relationship Id="rId31" Type="http://schemas.openxmlformats.org/officeDocument/2006/relationships/hyperlink" Target="https://bitbucket.org/usdot-jpo-ode/jpo-ode-private" TargetMode="External"/><Relationship Id="rId44" Type="http://schemas.openxmlformats.org/officeDocument/2006/relationships/hyperlink" Target="http://tools.ietf.org/html/rfc6455"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github.com/usdot-jpo-ode/jpo-ode/issues" TargetMode="External"/><Relationship Id="rId27" Type="http://schemas.openxmlformats.org/officeDocument/2006/relationships/hyperlink" Target="http://www.oracle.com/technetwork/java/javase/downloads/jdk8-downloads-2133151.html" TargetMode="External"/><Relationship Id="rId30" Type="http://schemas.openxmlformats.org/officeDocument/2006/relationships/hyperlink" Target="https://github.com/usdot-jpo-ode/jpo-ode" TargetMode="External"/><Relationship Id="rId35" Type="http://schemas.openxmlformats.org/officeDocument/2006/relationships/hyperlink" Target="https://logback.qos.ch/manual/" TargetMode="External"/><Relationship Id="rId43" Type="http://schemas.openxmlformats.org/officeDocument/2006/relationships/image" Target="media/image4.png"/><Relationship Id="rId48" Type="http://schemas.microsoft.com/office/2011/relationships/people" Target="peop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86443\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Banded">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3.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C45091E0-8738-48CC-A80E-F85BE3100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276</TotalTime>
  <Pages>57</Pages>
  <Words>8270</Words>
  <Characters>47143</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JPO ODE User Guide</vt:lpstr>
    </vt:vector>
  </TitlesOfParts>
  <Company/>
  <LinksUpToDate>false</LinksUpToDate>
  <CharactersWithSpaces>55303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JPO ODE User Guide</dc:title>
  <dc:creator>Bobo, Tory [USA]</dc:creator>
  <cp:lastModifiedBy>Musavi, Hamid [USA]</cp:lastModifiedBy>
  <cp:revision>22</cp:revision>
  <cp:lastPrinted>2017-01-18T03:07:00Z</cp:lastPrinted>
  <dcterms:created xsi:type="dcterms:W3CDTF">2017-03-13T00:30:00Z</dcterms:created>
  <dcterms:modified xsi:type="dcterms:W3CDTF">2017-04-27T21:52:00Z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