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1C59DC">
        <w:rPr>
          <w:b/>
          <w:noProof/>
          <w:color w:val="0070C0"/>
        </w:rPr>
        <w:t>April 26,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1C59DC" w:rsidRDefault="001C59DC" w:rsidP="00314B85">
                            <w:pPr>
                              <w:pStyle w:val="BAHOfficeAddressBAH"/>
                              <w:rPr>
                                <w:b/>
                                <w:bCs/>
                              </w:rPr>
                            </w:pPr>
                            <w:r>
                              <w:rPr>
                                <w:b/>
                                <w:bCs/>
                              </w:rPr>
                              <w:t>Booz Allen Hamilton</w:t>
                            </w:r>
                          </w:p>
                          <w:p w14:paraId="5FB437CA" w14:textId="77777777" w:rsidR="001C59DC" w:rsidRDefault="001C59DC" w:rsidP="00314B85">
                            <w:pPr>
                              <w:pStyle w:val="BAHOfficeAddressBAH"/>
                            </w:pPr>
                            <w:r>
                              <w:t>8283 Greensboro Drive</w:t>
                            </w:r>
                          </w:p>
                          <w:p w14:paraId="1FCD3473" w14:textId="77777777" w:rsidR="001C59DC" w:rsidRDefault="001C59DC" w:rsidP="00314B85">
                            <w:pPr>
                              <w:pStyle w:val="BAHOfficeAddressBAH"/>
                            </w:pPr>
                            <w:r>
                              <w:t>McLean, VA 22102-3838</w:t>
                            </w:r>
                          </w:p>
                          <w:p w14:paraId="1E61E11E" w14:textId="77777777" w:rsidR="001C59DC" w:rsidRDefault="001C59DC" w:rsidP="00314B85">
                            <w:pPr>
                              <w:pStyle w:val="BAHOfficeAddressBAH"/>
                            </w:pPr>
                            <w:r>
                              <w:t>Tel 703-902-5000</w:t>
                            </w:r>
                          </w:p>
                          <w:p w14:paraId="2C05FE5D" w14:textId="77777777" w:rsidR="001C59DC" w:rsidRDefault="001C59DC" w:rsidP="00314B85">
                            <w:pPr>
                              <w:pStyle w:val="BAHOfficeAddressLastBAH"/>
                            </w:pPr>
                            <w:r>
                              <w:t>Fax 703-902-3333</w:t>
                            </w:r>
                          </w:p>
                          <w:p w14:paraId="7CFBEDAE" w14:textId="77777777" w:rsidR="001C59DC" w:rsidRDefault="001C59DC"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1C59DC" w:rsidRDefault="001C59DC" w:rsidP="00314B85">
                      <w:pPr>
                        <w:pStyle w:val="BAHOfficeAddressBAH"/>
                        <w:rPr>
                          <w:b/>
                          <w:bCs/>
                        </w:rPr>
                      </w:pPr>
                      <w:r>
                        <w:rPr>
                          <w:b/>
                          <w:bCs/>
                        </w:rPr>
                        <w:t>Booz Allen Hamilton</w:t>
                      </w:r>
                    </w:p>
                    <w:p w14:paraId="5FB437CA" w14:textId="77777777" w:rsidR="001C59DC" w:rsidRDefault="001C59DC" w:rsidP="00314B85">
                      <w:pPr>
                        <w:pStyle w:val="BAHOfficeAddressBAH"/>
                      </w:pPr>
                      <w:r>
                        <w:t>8283 Greensboro Drive</w:t>
                      </w:r>
                    </w:p>
                    <w:p w14:paraId="1FCD3473" w14:textId="77777777" w:rsidR="001C59DC" w:rsidRDefault="001C59DC" w:rsidP="00314B85">
                      <w:pPr>
                        <w:pStyle w:val="BAHOfficeAddressBAH"/>
                      </w:pPr>
                      <w:r>
                        <w:t>McLean, VA 22102-3838</w:t>
                      </w:r>
                    </w:p>
                    <w:p w14:paraId="1E61E11E" w14:textId="77777777" w:rsidR="001C59DC" w:rsidRDefault="001C59DC" w:rsidP="00314B85">
                      <w:pPr>
                        <w:pStyle w:val="BAHOfficeAddressBAH"/>
                      </w:pPr>
                      <w:r>
                        <w:t>Tel 703-902-5000</w:t>
                      </w:r>
                    </w:p>
                    <w:p w14:paraId="2C05FE5D" w14:textId="77777777" w:rsidR="001C59DC" w:rsidRDefault="001C59DC" w:rsidP="00314B85">
                      <w:pPr>
                        <w:pStyle w:val="BAHOfficeAddressLastBAH"/>
                      </w:pPr>
                      <w:r>
                        <w:t>Fax 703-902-3333</w:t>
                      </w:r>
                    </w:p>
                    <w:p w14:paraId="7CFBEDAE" w14:textId="77777777" w:rsidR="001C59DC" w:rsidRDefault="001C59DC"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1C59DC">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1C59DC">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1C59DC">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1C59DC">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1C59DC">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1C59DC">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1C59DC">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1C59DC">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1C59DC">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1C59DC">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1C59DC">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1C59DC">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1C59DC">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1C59DC">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1C59DC">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1C59DC">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1C59DC">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1C59DC">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1C59DC">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1C59DC">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1C59DC">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1C59DC">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1C59DC">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1C59DC">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1C59DC">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1C59DC">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1C59DC">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1C59DC">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1C59DC">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1C59DC">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1C59DC">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81210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81210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81210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81210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267.6pt" o:ole="">
            <v:imagedata r:id="rId23" o:title=""/>
          </v:shape>
          <o:OLEObject Type="Embed" ProgID="Visio.Drawing.15" ShapeID="_x0000_i1025" DrawAspect="Content" ObjectID="_1554739178" r:id="rId24"/>
        </w:object>
      </w:r>
    </w:p>
    <w:p w14:paraId="767F147D" w14:textId="762851B2" w:rsidR="00453261" w:rsidRDefault="00453261" w:rsidP="00B473AE">
      <w:pPr>
        <w:pStyle w:val="Caption"/>
        <w:jc w:val="center"/>
      </w:pPr>
      <w:bookmarkStart w:id="6" w:name="_Ref470259075"/>
      <w:bookmarkStart w:id="7" w:name="_Ref470259081"/>
      <w:r>
        <w:t xml:space="preserve">Figure </w:t>
      </w:r>
      <w:r w:rsidR="00481B08">
        <w:fldChar w:fldCharType="begin"/>
      </w:r>
      <w:r w:rsidR="00481B08">
        <w:instrText xml:space="preserve"> SEQ Figure \* ARABIC </w:instrText>
      </w:r>
      <w:r w:rsidR="00481B08">
        <w:fldChar w:fldCharType="separate"/>
      </w:r>
      <w:r w:rsidR="00244E15">
        <w:rPr>
          <w:noProof/>
        </w:rPr>
        <w:t>1</w:t>
      </w:r>
      <w:r w:rsidR="00481B08">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8121033"/>
      <w:r w:rsidRPr="00116242">
        <w:t>Audience</w:t>
      </w:r>
      <w:bookmarkEnd w:id="8"/>
      <w:bookmarkEnd w:id="9"/>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8121034"/>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81210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81210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81210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1C59DC"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81210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1C59DC"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81210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8121040"/>
      <w:proofErr w:type="spellStart"/>
      <w:r>
        <w:t>Git</w:t>
      </w:r>
      <w:proofErr w:type="spellEnd"/>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4" w:name="_Toc462052238"/>
      <w:bookmarkStart w:id="25" w:name="_Toc4781210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81210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6820F5">
      <w:pPr>
        <w:pStyle w:val="ListParagraph"/>
        <w:numPr>
          <w:ilvl w:val="0"/>
          <w:numId w:val="16"/>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81210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8121044"/>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35" w:author="Musavi, Hamid [USA]" w:date="2017-04-26T18:59:00Z"/>
        </w:r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ins w:id="36" w:author="Musavi, Hamid [USA]" w:date="2017-04-26T18:59:00Z">
        <w:r w:rsidR="008B218F">
          <w:rPr>
            <w:iCs/>
          </w:rPr>
          <w:t xml:space="preserve">. For example, add </w:t>
        </w:r>
        <w:proofErr w:type="spellStart"/>
        <w:r w:rsidR="008B218F">
          <w:rPr>
            <w:iCs/>
          </w:rPr>
          <w:t>ode.DdsCasUsername</w:t>
        </w:r>
        <w:proofErr w:type="spellEnd"/>
        <w:r w:rsidR="008B218F">
          <w:rPr>
            <w:iCs/>
          </w:rPr>
          <w:t>=fred.flintstone@stone.age</w:t>
        </w:r>
      </w:ins>
    </w:p>
    <w:p w14:paraId="162D8ED4" w14:textId="724868BC" w:rsidR="00E916A3" w:rsidRPr="00E916A3" w:rsidRDefault="008B218F" w:rsidP="00E811E3">
      <w:pPr>
        <w:pStyle w:val="ListParagraph"/>
        <w:numPr>
          <w:ilvl w:val="0"/>
          <w:numId w:val="17"/>
        </w:numPr>
      </w:pPr>
      <w:ins w:id="37" w:author="Musavi, Hamid [USA]" w:date="2017-04-26T18:59:00Z">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363"/>
        <w:gridCol w:w="1767"/>
        <w:gridCol w:w="1543"/>
      </w:tblGrid>
      <w:tr w:rsidR="0011797A" w14:paraId="0FA699C2" w14:textId="77777777" w:rsidTr="001C5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2080" w:type="dxa"/>
            <w:gridSpan w:val="2"/>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C5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proofErr w:type="spellStart"/>
            <w:r w:rsidRPr="00780835">
              <w:rPr>
                <w:b w:val="0"/>
              </w:rPr>
              <w:t>ode.kafkaBrokers</w:t>
            </w:r>
            <w:proofErr w:type="spellEnd"/>
          </w:p>
        </w:tc>
        <w:tc>
          <w:tcPr>
            <w:tcW w:w="570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2080" w:type="dxa"/>
            <w:gridSpan w:val="2"/>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1C59DC">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proofErr w:type="spellStart"/>
            <w:r w:rsidRPr="00780835">
              <w:rPr>
                <w:b w:val="0"/>
              </w:rPr>
              <w:t>ode.uploadLocation</w:t>
            </w:r>
            <w:r w:rsidR="00D276F1">
              <w:rPr>
                <w:b w:val="0"/>
              </w:rPr>
              <w:t>Root</w:t>
            </w:r>
            <w:proofErr w:type="spellEnd"/>
          </w:p>
        </w:tc>
        <w:tc>
          <w:tcPr>
            <w:tcW w:w="5707" w:type="dxa"/>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2080" w:type="dxa"/>
            <w:gridSpan w:val="2"/>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1C59DC">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proofErr w:type="spellStart"/>
            <w:r w:rsidRPr="00780835">
              <w:rPr>
                <w:b w:val="0"/>
              </w:rPr>
              <w:t>ode.uploadLocation</w:t>
            </w:r>
            <w:r>
              <w:rPr>
                <w:b w:val="0"/>
              </w:rPr>
              <w:t>Bsm</w:t>
            </w:r>
            <w:proofErr w:type="spellEnd"/>
          </w:p>
        </w:tc>
        <w:tc>
          <w:tcPr>
            <w:tcW w:w="5707" w:type="dxa"/>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w:t>
            </w:r>
            <w:proofErr w:type="spellStart"/>
            <w:r w:rsidR="00D276F1">
              <w:t>bsm</w:t>
            </w:r>
            <w:proofErr w:type="spellEnd"/>
          </w:p>
        </w:tc>
        <w:tc>
          <w:tcPr>
            <w:tcW w:w="2080" w:type="dxa"/>
            <w:gridSpan w:val="2"/>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1C59DC">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proofErr w:type="spellStart"/>
            <w:r w:rsidRPr="00780835">
              <w:rPr>
                <w:b w:val="0"/>
              </w:rPr>
              <w:t>ode.uploadLocation</w:t>
            </w:r>
            <w:r>
              <w:rPr>
                <w:b w:val="0"/>
              </w:rPr>
              <w:t>MessageFrame</w:t>
            </w:r>
            <w:proofErr w:type="spellEnd"/>
          </w:p>
        </w:tc>
        <w:tc>
          <w:tcPr>
            <w:tcW w:w="5707" w:type="dxa"/>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w:t>
            </w:r>
            <w:proofErr w:type="spellStart"/>
            <w:r w:rsidR="00D276F1">
              <w:t>messageframe</w:t>
            </w:r>
            <w:proofErr w:type="spellEnd"/>
          </w:p>
        </w:tc>
        <w:tc>
          <w:tcPr>
            <w:tcW w:w="2080" w:type="dxa"/>
            <w:gridSpan w:val="2"/>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1C59DC">
        <w:trPr>
          <w:gridAfter w:val="1"/>
          <w:cnfStyle w:val="000000100000" w:firstRow="0" w:lastRow="0" w:firstColumn="0" w:lastColumn="0" w:oddVBand="0" w:evenVBand="0" w:oddHBand="1" w:evenHBand="0" w:firstRowFirstColumn="0" w:firstRowLastColumn="0" w:lastRowFirstColumn="0" w:lastRowLastColumn="0"/>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proofErr w:type="gramStart"/>
            <w:r>
              <w:rPr>
                <w:b w:val="0"/>
              </w:rPr>
              <w:t>ode</w:t>
            </w:r>
            <w:proofErr w:type="gramEnd"/>
            <w:r>
              <w:rPr>
                <w:b w:val="0"/>
              </w:rPr>
              <w:t>.</w:t>
            </w:r>
            <w:r>
              <w:t xml:space="preserve"> </w:t>
            </w:r>
            <w:proofErr w:type="spellStart"/>
            <w:r w:rsidRPr="003D5949">
              <w:rPr>
                <w:b w:val="0"/>
              </w:rPr>
              <w:t>pluginsLocations</w:t>
            </w:r>
            <w:proofErr w:type="spellEnd"/>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236"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1844"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1C59DC">
        <w:trPr>
          <w:gridAfter w:val="1"/>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proofErr w:type="gramStart"/>
            <w:r>
              <w:rPr>
                <w:b w:val="0"/>
              </w:rPr>
              <w:t>ode</w:t>
            </w:r>
            <w:proofErr w:type="gramEnd"/>
            <w:r>
              <w:rPr>
                <w:b w:val="0"/>
              </w:rPr>
              <w:t>.</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236"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1844"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1C59DC">
        <w:trPr>
          <w:gridAfter w:val="1"/>
          <w:cnfStyle w:val="000000100000" w:firstRow="0" w:lastRow="0" w:firstColumn="0" w:lastColumn="0" w:oddVBand="0" w:evenVBand="0" w:oddHBand="1" w:evenHBand="0" w:firstRowFirstColumn="0" w:firstRowLastColumn="0" w:lastRowFirstColumn="0" w:lastRowLastColumn="0"/>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proofErr w:type="gramStart"/>
            <w:r>
              <w:rPr>
                <w:b w:val="0"/>
              </w:rPr>
              <w:t>ode</w:t>
            </w:r>
            <w:proofErr w:type="gramEnd"/>
            <w:r>
              <w:rPr>
                <w:b w:val="0"/>
              </w:rPr>
              <w:t>.</w:t>
            </w:r>
            <w:r>
              <w:t xml:space="preserve"> </w:t>
            </w:r>
            <w:proofErr w:type="spellStart"/>
            <w:r w:rsidRPr="003551B9">
              <w:rPr>
                <w:b w:val="0"/>
              </w:rPr>
              <w:t>kafkaProducerType</w:t>
            </w:r>
            <w:proofErr w:type="spellEnd"/>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236"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1844"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w:t>
            </w:r>
            <w:proofErr w:type="spellStart"/>
            <w:r>
              <w:t>async</w:t>
            </w:r>
            <w:proofErr w:type="spellEnd"/>
            <w:r>
              <w:t xml:space="preserve"> and sync </w:t>
            </w:r>
            <w:r>
              <w:lastRenderedPageBreak/>
              <w:t>for asynchronous writes and synchronous writes, respectively.</w:t>
            </w:r>
          </w:p>
        </w:tc>
      </w:tr>
      <w:tr w:rsidR="003551B9" w:rsidRPr="00B900E1" w14:paraId="365658C4" w14:textId="77777777" w:rsidTr="001C59DC">
        <w:trPr>
          <w:gridAfter w:val="1"/>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proofErr w:type="gramStart"/>
            <w:r>
              <w:rPr>
                <w:b w:val="0"/>
              </w:rPr>
              <w:lastRenderedPageBreak/>
              <w:t>ode</w:t>
            </w:r>
            <w:proofErr w:type="gramEnd"/>
            <w:r>
              <w:rPr>
                <w:b w:val="0"/>
              </w:rPr>
              <w:t>.</w:t>
            </w:r>
            <w:r>
              <w:t xml:space="preserve"> </w:t>
            </w:r>
            <w:proofErr w:type="spellStart"/>
            <w:r w:rsidRPr="003551B9">
              <w:rPr>
                <w:b w:val="0"/>
              </w:rPr>
              <w:t>ddsCasUsername</w:t>
            </w:r>
            <w:proofErr w:type="spellEnd"/>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236"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1844"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1C59DC">
        <w:trPr>
          <w:gridAfter w:val="1"/>
          <w:cnfStyle w:val="000000100000" w:firstRow="0" w:lastRow="0" w:firstColumn="0" w:lastColumn="0" w:oddVBand="0" w:evenVBand="0" w:oddHBand="1" w:evenHBand="0" w:firstRowFirstColumn="0" w:firstRowLastColumn="0" w:lastRowFirstColumn="0" w:lastRowLastColumn="0"/>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ddsCasPassword</w:t>
            </w:r>
            <w:proofErr w:type="spellEnd"/>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236"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1844"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1C59DC">
        <w:trPr>
          <w:gridAfter w:val="1"/>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ddsCasUrl</w:t>
            </w:r>
            <w:proofErr w:type="spellEnd"/>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236"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1844"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1C59DC">
        <w:trPr>
          <w:gridAfter w:val="1"/>
          <w:cnfStyle w:val="000000100000" w:firstRow="0" w:lastRow="0" w:firstColumn="0" w:lastColumn="0" w:oddVBand="0" w:evenVBand="0" w:oddHBand="1" w:evenHBand="0" w:firstRowFirstColumn="0" w:firstRowLastColumn="0" w:lastRowFirstColumn="0" w:lastRowLastColumn="0"/>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ddsWebsocketUrl</w:t>
            </w:r>
            <w:proofErr w:type="spellEnd"/>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236"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1844"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r w:rsidR="00472DAD" w:rsidRPr="00B900E1" w14:paraId="2DB36371" w14:textId="77777777" w:rsidTr="001C59DC">
        <w:trPr>
          <w:gridAfter w:val="1"/>
          <w:wAfter w:w="1593"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DA27452" w14:textId="69E671CD" w:rsidR="00472DAD" w:rsidRPr="0007578F" w:rsidRDefault="0007578F" w:rsidP="007921AA">
            <w:pPr>
              <w:rPr>
                <w:b w:val="0"/>
              </w:rPr>
            </w:pPr>
            <w:proofErr w:type="gramStart"/>
            <w:r>
              <w:rPr>
                <w:b w:val="0"/>
              </w:rPr>
              <w:t>o</w:t>
            </w:r>
            <w:r w:rsidR="00472DAD" w:rsidRPr="0007578F">
              <w:rPr>
                <w:b w:val="0"/>
              </w:rPr>
              <w:t>de</w:t>
            </w:r>
            <w:proofErr w:type="gramEnd"/>
            <w:r w:rsidR="00472DAD" w:rsidRPr="0007578F">
              <w:rPr>
                <w:b w:val="0"/>
              </w:rPr>
              <w:t xml:space="preserve">. </w:t>
            </w:r>
            <w:proofErr w:type="spellStart"/>
            <w:r w:rsidR="00472DAD" w:rsidRPr="0007578F">
              <w:rPr>
                <w:b w:val="0"/>
              </w:rPr>
              <w:t>kafkaTopicBsmSerializedPOJO</w:t>
            </w:r>
            <w:proofErr w:type="spellEnd"/>
          </w:p>
        </w:tc>
        <w:tc>
          <w:tcPr>
            <w:tcW w:w="5707" w:type="dxa"/>
          </w:tcPr>
          <w:p w14:paraId="6C555F87" w14:textId="14CA1C58" w:rsidR="00472DAD" w:rsidRPr="003551B9" w:rsidRDefault="00472DAD" w:rsidP="007921AA">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236" w:type="dxa"/>
          </w:tcPr>
          <w:p w14:paraId="223EBF5F" w14:textId="77777777" w:rsidR="00472DAD" w:rsidRDefault="00472DAD" w:rsidP="007921AA">
            <w:pPr>
              <w:jc w:val="center"/>
              <w:cnfStyle w:val="000000000000" w:firstRow="0" w:lastRow="0" w:firstColumn="0" w:lastColumn="0" w:oddVBand="0" w:evenVBand="0" w:oddHBand="0" w:evenHBand="0" w:firstRowFirstColumn="0" w:firstRowLastColumn="0" w:lastRowFirstColumn="0" w:lastRowLastColumn="0"/>
            </w:pPr>
          </w:p>
        </w:tc>
        <w:tc>
          <w:tcPr>
            <w:tcW w:w="1844" w:type="dxa"/>
          </w:tcPr>
          <w:p w14:paraId="5C4066C4" w14:textId="208676E4" w:rsidR="00472DAD" w:rsidRDefault="00472DAD" w:rsidP="00472DA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472DAD" w:rsidRPr="00B900E1" w14:paraId="4FF7453A" w14:textId="77777777" w:rsidTr="001C59DC">
        <w:trPr>
          <w:gridAfter w:val="1"/>
          <w:cnfStyle w:val="000000100000" w:firstRow="0" w:lastRow="0" w:firstColumn="0" w:lastColumn="0" w:oddVBand="0" w:evenVBand="0" w:oddHBand="1" w:evenHBand="0" w:firstRowFirstColumn="0" w:firstRowLastColumn="0" w:lastRowFirstColumn="0" w:lastRowLastColumn="0"/>
          <w:wAfter w:w="1593" w:type="dxa"/>
          <w:trHeight w:val="413"/>
        </w:trPr>
        <w:tc>
          <w:tcPr>
            <w:cnfStyle w:val="001000000000" w:firstRow="0" w:lastRow="0" w:firstColumn="1" w:lastColumn="0" w:oddVBand="0" w:evenVBand="0" w:oddHBand="0" w:evenHBand="0" w:firstRowFirstColumn="0" w:firstRowLastColumn="0" w:lastRowFirstColumn="0" w:lastRowLastColumn="0"/>
            <w:tcW w:w="3665" w:type="dxa"/>
          </w:tcPr>
          <w:p w14:paraId="185FDBBB" w14:textId="0CABDB6C" w:rsidR="00472DAD" w:rsidRPr="0007578F" w:rsidRDefault="0007578F" w:rsidP="007921AA">
            <w:pPr>
              <w:rPr>
                <w:b w:val="0"/>
              </w:rPr>
            </w:pPr>
            <w:proofErr w:type="gramStart"/>
            <w:r>
              <w:rPr>
                <w:b w:val="0"/>
              </w:rPr>
              <w:t>o</w:t>
            </w:r>
            <w:r w:rsidR="00472DAD" w:rsidRPr="0007578F">
              <w:rPr>
                <w:b w:val="0"/>
              </w:rPr>
              <w:t>de</w:t>
            </w:r>
            <w:proofErr w:type="gramEnd"/>
            <w:r w:rsidR="00472DAD" w:rsidRPr="0007578F">
              <w:rPr>
                <w:b w:val="0"/>
              </w:rPr>
              <w:t xml:space="preserve">. </w:t>
            </w:r>
            <w:proofErr w:type="spellStart"/>
            <w:r w:rsidR="00472DAD" w:rsidRPr="0007578F">
              <w:rPr>
                <w:b w:val="0"/>
              </w:rPr>
              <w:t>kafkaTopicBsmJSON</w:t>
            </w:r>
            <w:proofErr w:type="spellEnd"/>
          </w:p>
        </w:tc>
        <w:tc>
          <w:tcPr>
            <w:tcW w:w="5707" w:type="dxa"/>
          </w:tcPr>
          <w:p w14:paraId="307D62DC" w14:textId="10E348AB" w:rsidR="00472DAD" w:rsidRPr="003551B9" w:rsidRDefault="00472DAD" w:rsidP="007921AA">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236" w:type="dxa"/>
          </w:tcPr>
          <w:p w14:paraId="5546682A" w14:textId="77777777" w:rsidR="00472DAD" w:rsidRDefault="00472DAD" w:rsidP="007921AA">
            <w:pPr>
              <w:jc w:val="center"/>
              <w:cnfStyle w:val="000000100000" w:firstRow="0" w:lastRow="0" w:firstColumn="0" w:lastColumn="0" w:oddVBand="0" w:evenVBand="0" w:oddHBand="1" w:evenHBand="0" w:firstRowFirstColumn="0" w:firstRowLastColumn="0" w:lastRowFirstColumn="0" w:lastRowLastColumn="0"/>
            </w:pPr>
          </w:p>
        </w:tc>
        <w:tc>
          <w:tcPr>
            <w:tcW w:w="1844" w:type="dxa"/>
          </w:tcPr>
          <w:p w14:paraId="0916EFB9" w14:textId="618BC0A6" w:rsidR="00472DAD" w:rsidRDefault="00472DAD" w:rsidP="007921AA">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8" w:name="_Toc478121045"/>
      <w:r>
        <w:t>ODE Log</w:t>
      </w:r>
      <w:r w:rsidR="00316B55">
        <w:t>ging</w:t>
      </w:r>
      <w:r>
        <w:t xml:space="preserve"> Properties</w:t>
      </w:r>
      <w:bookmarkEnd w:id="38"/>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9" w:name="_Toc462052285"/>
      <w:bookmarkStart w:id="40" w:name="_Toc478121046"/>
      <w:r>
        <w:t>ODE</w:t>
      </w:r>
      <w:r w:rsidR="00C26C45" w:rsidRPr="001E40C7">
        <w:t xml:space="preserve"> </w:t>
      </w:r>
      <w:r w:rsidR="00A529B3">
        <w:t>Features</w:t>
      </w:r>
      <w:bookmarkEnd w:id="39"/>
      <w:bookmarkEnd w:id="40"/>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1" w:name="_Toc478121047"/>
      <w:r>
        <w:t>Managing SNMP Devices</w:t>
      </w:r>
      <w:bookmarkEnd w:id="41"/>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2" w:name="_Toc478121048"/>
      <w:r>
        <w:t>Query Parameters</w:t>
      </w:r>
      <w:bookmarkEnd w:id="42"/>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3" w:name="_Toc478121049"/>
      <w:r>
        <w:lastRenderedPageBreak/>
        <w:t>API Details</w:t>
      </w:r>
      <w:bookmarkEnd w:id="43"/>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w:t>
      </w:r>
      <w:proofErr w:type="gramStart"/>
      <w:r>
        <w:rPr>
          <w:rStyle w:val="HTMLCode"/>
          <w:rFonts w:cs="Consolas"/>
          <w:color w:val="24292E"/>
          <w:bdr w:val="none" w:sz="0" w:space="0" w:color="auto" w:frame="1"/>
        </w:rPr>
        <w: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4" w:name="_Toc478121050"/>
      <w:r>
        <w:t>Web Based View</w:t>
      </w:r>
      <w:bookmarkEnd w:id="44"/>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5" w:name="_Toc478121051"/>
      <w:r>
        <w:t>Additional Features/ Discussion Points</w:t>
      </w:r>
      <w:bookmarkEnd w:id="45"/>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6" w:name="_Toc478121052"/>
      <w:r>
        <w:t>Logging Events</w:t>
      </w:r>
      <w:bookmarkEnd w:id="46"/>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47" w:name="_Toc478121053"/>
      <w:r>
        <w:t>Log Levels</w:t>
      </w:r>
      <w:bookmarkEnd w:id="47"/>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8" w:name="_Toc478121054"/>
      <w:r>
        <w:t>Logging setup</w:t>
      </w:r>
      <w:bookmarkEnd w:id="48"/>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9" w:name="_Toc478121055"/>
      <w:r>
        <w:t>Steps to turn on/off logging during application runtime.</w:t>
      </w:r>
      <w:bookmarkEnd w:id="49"/>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r>
        <w:rPr>
          <w:rFonts w:ascii="Segoe UI" w:hAnsi="Segoe UI" w:cs="Segoe UI"/>
          <w:color w:val="24292E"/>
        </w:rPr>
        <w:t>ch.qos.logback.classic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w:t>
      </w:r>
      <w:proofErr w:type="spellStart"/>
      <w:r>
        <w:rPr>
          <w:rFonts w:ascii="Segoe UI" w:hAnsi="Segoe UI" w:cs="Segoe UI"/>
          <w:color w:val="24292E"/>
        </w:rPr>
        <w:t>docker</w:t>
      </w:r>
      <w:proofErr w:type="spellEnd"/>
      <w:r>
        <w:rPr>
          <w:rFonts w:ascii="Segoe UI" w:hAnsi="Segoe UI" w:cs="Segoe UI"/>
          <w:color w:val="24292E"/>
        </w:rPr>
        <w:t xml:space="preserve">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0" w:name="_Toc478121056"/>
      <w:r>
        <w:t>IEEE 1609.2 Compliance</w:t>
      </w:r>
      <w:bookmarkEnd w:id="50"/>
    </w:p>
    <w:p w14:paraId="39EDD772" w14:textId="77777777" w:rsidR="00A529B3" w:rsidRDefault="001A3B89" w:rsidP="00C26C45">
      <w:r>
        <w:t>TBD</w:t>
      </w:r>
    </w:p>
    <w:p w14:paraId="746F15F0" w14:textId="77777777" w:rsidR="001A3B89" w:rsidRDefault="001A3B89" w:rsidP="00CA4BB4">
      <w:pPr>
        <w:pStyle w:val="Heading2"/>
      </w:pPr>
      <w:bookmarkStart w:id="51" w:name="_Toc478121057"/>
      <w:r>
        <w:t>SCMS Certificate Management</w:t>
      </w:r>
      <w:bookmarkEnd w:id="51"/>
    </w:p>
    <w:p w14:paraId="64A99D1C" w14:textId="77777777" w:rsidR="001A3B89" w:rsidRDefault="001A3B89" w:rsidP="00CA4BB4">
      <w:r>
        <w:t>TBD</w:t>
      </w:r>
    </w:p>
    <w:p w14:paraId="59FD1E00" w14:textId="77777777" w:rsidR="001A3B89" w:rsidRDefault="001A3B89" w:rsidP="00CA4BB4">
      <w:pPr>
        <w:pStyle w:val="Heading2"/>
      </w:pPr>
      <w:bookmarkStart w:id="52" w:name="_Toc478121058"/>
      <w:r>
        <w:t>Inbound BSM Distribution</w:t>
      </w:r>
      <w:bookmarkEnd w:id="52"/>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w:t>
      </w:r>
      <w:proofErr w:type="spellStart"/>
      <w:r w:rsidR="0007578F">
        <w:t>serializer</w:t>
      </w:r>
      <w:proofErr w:type="spellEnd"/>
      <w:r w:rsidR="0007578F">
        <w:t xml:space="preserve">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53" w:name="_Toc478121059"/>
      <w:r>
        <w:t>Inbound Probe Data Distribution</w:t>
      </w:r>
      <w:bookmarkEnd w:id="53"/>
    </w:p>
    <w:p w14:paraId="70AB9F6D" w14:textId="77777777" w:rsidR="001A3B89" w:rsidRDefault="001A3B89" w:rsidP="00CA4BB4">
      <w:r>
        <w:t>TBD</w:t>
      </w:r>
    </w:p>
    <w:p w14:paraId="030FF98F" w14:textId="524C6EF4" w:rsidR="00B63D68" w:rsidRDefault="00B63D68" w:rsidP="00B63D68">
      <w:pPr>
        <w:pStyle w:val="Heading2"/>
      </w:pPr>
      <w:bookmarkStart w:id="54" w:name="_Toc478121060"/>
      <w:r>
        <w:t>Outbound Probe D</w:t>
      </w:r>
      <w:r w:rsidR="00C90428">
        <w:t>ata</w:t>
      </w:r>
      <w:r>
        <w:t xml:space="preserve"> Management</w:t>
      </w:r>
      <w:bookmarkEnd w:id="5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5" w:name="_Toc478121061"/>
      <w:r>
        <w:t>PDM Broadcast Request Quick Start Guide</w:t>
      </w:r>
      <w:bookmarkEnd w:id="5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56" w:name="_Toc478121062"/>
      <w:r>
        <w:t>Outbound TIM Broadcast</w:t>
      </w:r>
      <w:bookmarkEnd w:id="56"/>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57" w:name="_Toc478121063"/>
      <w:r>
        <w:t>Outbound TIM Setup</w:t>
      </w:r>
      <w:bookmarkEnd w:id="5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r w:rsidRPr="00271DD3">
        <w:rPr>
          <w:rFonts w:ascii="Consolas" w:eastAsia="Times New Roman" w:hAnsi="Consolas" w:cs="Consolas"/>
          <w:color w:val="24292E"/>
          <w:sz w:val="20"/>
          <w:szCs w:val="20"/>
          <w:lang w:eastAsia="en-US"/>
        </w:rPr>
        <w:t>application.properties</w:t>
      </w:r>
      <w:proofErr w:type="spell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r w:rsidR="00C06ADA">
        <w:rPr>
          <w:rFonts w:ascii="Consolas" w:eastAsia="Times New Roman" w:hAnsi="Consolas" w:cs="Consolas"/>
          <w:color w:val="24292E"/>
          <w:sz w:val="20"/>
          <w:szCs w:val="20"/>
          <w:bdr w:val="none" w:sz="0" w:space="0" w:color="auto" w:frame="1"/>
          <w:lang w:eastAsia="en-US"/>
        </w:rPr>
        <w:t>ode.ddsCasUsername</w:t>
      </w:r>
      <w:proofErr w:type="spell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58" w:author="Musavi, Hamid [USA]"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59" w:author="Musavi, Hamid [USA]" w:date="2017-04-26T19:10:00Z"/>
          <w:rFonts w:ascii="Consolas" w:eastAsia="Times New Roman" w:hAnsi="Consolas" w:cs="Consolas"/>
          <w:color w:val="24292E"/>
          <w:sz w:val="20"/>
          <w:szCs w:val="20"/>
          <w:bdr w:val="none" w:sz="0" w:space="0" w:color="auto" w:frame="1"/>
          <w:lang w:eastAsia="en-US"/>
        </w:rPr>
      </w:pPr>
      <w:ins w:id="60" w:author="Musavi, Hamid [USA]" w:date="2017-04-26T19:10:00Z">
        <w:r>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Pr>
            <w:rFonts w:ascii="Consolas" w:eastAsia="Times New Roman" w:hAnsi="Consolas" w:cs="Consolas"/>
            <w:color w:val="24292E"/>
            <w:sz w:val="20"/>
            <w:szCs w:val="20"/>
            <w:bdr w:val="none" w:sz="0" w:space="0" w:color="auto" w:frame="1"/>
            <w:lang w:eastAsia="en-US"/>
          </w:rPr>
          <w:t>jpo</w:t>
        </w:r>
        <w:proofErr w:type="spellEnd"/>
        <w:r>
          <w:rPr>
            <w:rFonts w:ascii="Consolas" w:eastAsia="Times New Roman" w:hAnsi="Consolas" w:cs="Consolas"/>
            <w:color w:val="24292E"/>
            <w:sz w:val="20"/>
            <w:szCs w:val="20"/>
            <w:bdr w:val="none" w:sz="0" w:space="0" w:color="auto" w:frame="1"/>
            <w:lang w:eastAsia="en-US"/>
          </w:rPr>
          <w:t>-ode-</w:t>
        </w:r>
        <w:proofErr w:type="spellStart"/>
        <w:r>
          <w:rPr>
            <w:rFonts w:ascii="Consolas" w:eastAsia="Times New Roman" w:hAnsi="Consolas" w:cs="Consolas"/>
            <w:color w:val="24292E"/>
            <w:sz w:val="20"/>
            <w:szCs w:val="20"/>
            <w:bdr w:val="none" w:sz="0" w:space="0" w:color="auto" w:frame="1"/>
            <w:lang w:eastAsia="en-US"/>
          </w:rPr>
          <w:t>svcs</w:t>
        </w:r>
        <w:proofErr w:type="spellEnd"/>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1" w:author="Musavi, Hamid [USA]" w:date="2017-04-26T19:10:00Z"/>
          <w:rFonts w:ascii="Consolas" w:eastAsia="Times New Roman" w:hAnsi="Consolas" w:cs="Consolas"/>
          <w:color w:val="24292E"/>
          <w:sz w:val="20"/>
          <w:szCs w:val="20"/>
          <w:bdr w:val="none" w:sz="0" w:space="0" w:color="auto" w:frame="1"/>
          <w:lang w:eastAsia="en-US"/>
        </w:rPr>
      </w:pPr>
      <w:ins w:id="62"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3" w:author="Musavi, Hamid [USA]" w:date="2017-04-26T19:10:00Z"/>
          <w:rFonts w:ascii="Consolas" w:eastAsia="Times New Roman" w:hAnsi="Consolas" w:cs="Consolas"/>
          <w:color w:val="24292E"/>
          <w:sz w:val="20"/>
          <w:szCs w:val="20"/>
          <w:bdr w:val="none" w:sz="0" w:space="0" w:color="auto" w:frame="1"/>
          <w:lang w:eastAsia="en-US"/>
        </w:rPr>
      </w:pPr>
      <w:ins w:id="64"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5" w:author="Musavi, Hamid [USA]"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6" w:author="Musavi, Hamid [USA]" w:date="2017-04-26T19:10:00Z"/>
          <w:rFonts w:ascii="Consolas" w:eastAsia="Times New Roman" w:hAnsi="Consolas" w:cs="Consolas"/>
          <w:color w:val="24292E"/>
          <w:sz w:val="20"/>
          <w:szCs w:val="20"/>
          <w:bdr w:val="none" w:sz="0" w:space="0" w:color="auto" w:frame="1"/>
          <w:lang w:eastAsia="en-US"/>
        </w:rPr>
      </w:pPr>
      <w:ins w:id="67" w:author="Musavi, Hamid [USA]"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8" w:author="Musavi, Hamid [USA]" w:date="2017-04-26T19:10:00Z"/>
          <w:rFonts w:ascii="Consolas" w:eastAsia="Times New Roman" w:hAnsi="Consolas" w:cs="Consolas"/>
          <w:color w:val="24292E"/>
          <w:sz w:val="20"/>
          <w:szCs w:val="20"/>
          <w:bdr w:val="none" w:sz="0" w:space="0" w:color="auto" w:frame="1"/>
          <w:lang w:eastAsia="en-US"/>
        </w:rPr>
      </w:pPr>
      <w:ins w:id="69"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0" w:author="Musavi, Hamid [USA]" w:date="2017-04-26T19:10:00Z"/>
          <w:rFonts w:ascii="Consolas" w:eastAsia="Times New Roman" w:hAnsi="Consolas" w:cs="Consolas"/>
          <w:color w:val="24292E"/>
          <w:sz w:val="20"/>
          <w:szCs w:val="20"/>
          <w:bdr w:val="none" w:sz="0" w:space="0" w:color="auto" w:frame="1"/>
          <w:lang w:eastAsia="en-US"/>
        </w:rPr>
      </w:pPr>
      <w:ins w:id="71"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w:t>
      </w:r>
      <w:proofErr w:type="spellStart"/>
      <w:proofErr w:type="gramStart"/>
      <w:r>
        <w:t>tim</w:t>
      </w:r>
      <w:proofErr w:type="spellEnd"/>
      <w:proofErr w:type="gram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proofErr w:type="gramStart"/>
      <w:r>
        <w:t>tim</w:t>
      </w:r>
      <w:proofErr w:type="spellEnd"/>
      <w:proofErr w:type="gram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72" w:name="_Toc478121064"/>
      <w:r>
        <w:t>TIM Broadcast Request Quick Start Guide</w:t>
      </w:r>
      <w:bookmarkEnd w:id="72"/>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73" w:name="_Toc478121065"/>
      <w:r>
        <w:lastRenderedPageBreak/>
        <w:t>Inbound TIM Distribution</w:t>
      </w:r>
      <w:bookmarkEnd w:id="73"/>
    </w:p>
    <w:p w14:paraId="3E634C7F" w14:textId="77777777" w:rsidR="001A3B89" w:rsidRDefault="001A3B89" w:rsidP="00CA4BB4">
      <w:r>
        <w:t>TBD</w:t>
      </w:r>
    </w:p>
    <w:p w14:paraId="027A71C4" w14:textId="77777777" w:rsidR="001A3B89" w:rsidRDefault="00B63D68" w:rsidP="00CA4BB4">
      <w:pPr>
        <w:pStyle w:val="Heading2"/>
      </w:pPr>
      <w:bookmarkStart w:id="74" w:name="_Toc478121066"/>
      <w:r>
        <w:t>Data validation</w:t>
      </w:r>
      <w:bookmarkEnd w:id="74"/>
    </w:p>
    <w:p w14:paraId="2E6B2693" w14:textId="77777777" w:rsidR="001A3B89" w:rsidRDefault="001A3B89" w:rsidP="00CA4BB4">
      <w:r>
        <w:t>TBD</w:t>
      </w:r>
    </w:p>
    <w:p w14:paraId="5FB39BFC" w14:textId="77777777" w:rsidR="001A3B89" w:rsidRDefault="00B63D68" w:rsidP="00CA4BB4">
      <w:pPr>
        <w:pStyle w:val="Heading2"/>
      </w:pPr>
      <w:bookmarkStart w:id="75" w:name="_Toc478121067"/>
      <w:r>
        <w:t>Data Sanitization</w:t>
      </w:r>
      <w:bookmarkEnd w:id="75"/>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76" w:name="_Toc478121068"/>
      <w:r>
        <w:t>Appendix A: ODE</w:t>
      </w:r>
      <w:r w:rsidRPr="001E40C7">
        <w:t xml:space="preserve"> </w:t>
      </w:r>
      <w:r>
        <w:t>Interface Specification</w:t>
      </w:r>
      <w:bookmarkEnd w:id="76"/>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77" w:name="_Ref471804194"/>
      <w:bookmarkStart w:id="78" w:name="_Toc478121069"/>
      <w:r>
        <w:t>File Co</w:t>
      </w:r>
      <w:r w:rsidR="0060433B">
        <w:t>py Data Deposit</w:t>
      </w:r>
      <w:bookmarkEnd w:id="77"/>
      <w:bookmarkEnd w:id="78"/>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79" w:name="_Toc462052286"/>
      <w:bookmarkStart w:id="80"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81" w:name="_Ref476570427"/>
      <w:bookmarkStart w:id="82" w:name="_Ref476570491"/>
      <w:bookmarkStart w:id="83" w:name="_Toc478121070"/>
      <w:r w:rsidRPr="001E40C7">
        <w:t xml:space="preserve">ODE </w:t>
      </w:r>
      <w:r w:rsidR="005D1916">
        <w:t>REST</w:t>
      </w:r>
      <w:r w:rsidRPr="001E40C7">
        <w:t xml:space="preserve"> API</w:t>
      </w:r>
      <w:bookmarkEnd w:id="79"/>
      <w:bookmarkEnd w:id="80"/>
      <w:bookmarkEnd w:id="81"/>
      <w:bookmarkEnd w:id="82"/>
      <w:bookmarkEnd w:id="83"/>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84"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w:t>
      </w:r>
      <w:proofErr w:type="gramStart"/>
      <w:r>
        <w:t>docs</w:t>
      </w:r>
      <w:proofErr w:type="gramEnd"/>
      <w:r>
        <w:t xml:space="preserve">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85" w:name="_Ref476590854"/>
      <w:r>
        <w:t>Figure</w:t>
      </w:r>
      <w:r w:rsidR="00ED0E13">
        <w:t xml:space="preserve"> </w:t>
      </w:r>
      <w:r w:rsidR="00481B08">
        <w:fldChar w:fldCharType="begin"/>
      </w:r>
      <w:r w:rsidR="00481B08">
        <w:instrText xml:space="preserve"> SEQ Figure \* ARABIC </w:instrText>
      </w:r>
      <w:r w:rsidR="00481B08">
        <w:fldChar w:fldCharType="separate"/>
      </w:r>
      <w:r>
        <w:rPr>
          <w:noProof/>
        </w:rPr>
        <w:t>2</w:t>
      </w:r>
      <w:r w:rsidR="00481B08">
        <w:rPr>
          <w:noProof/>
        </w:rPr>
        <w:fldChar w:fldCharType="end"/>
      </w:r>
      <w:bookmarkEnd w:id="85"/>
      <w:r w:rsidR="00ED0E13">
        <w:t xml:space="preserve"> - </w:t>
      </w:r>
      <w:r w:rsidR="00ED0E13" w:rsidRPr="001B7751">
        <w:t xml:space="preserve">ODE </w:t>
      </w:r>
      <w:r>
        <w:t>REST</w:t>
      </w:r>
      <w:bookmarkEnd w:id="84"/>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86" w:name="_Toc478121071"/>
      <w:commentRangeStart w:id="87"/>
      <w:r>
        <w:t>Upload BSM File</w:t>
      </w:r>
      <w:bookmarkEnd w:id="86"/>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481B08">
        <w:fldChar w:fldCharType="begin"/>
      </w:r>
      <w:r w:rsidR="00481B08">
        <w:instrText xml:space="preserve"> SEQ Table \* ARABIC </w:instrText>
      </w:r>
      <w:r w:rsidR="00481B08">
        <w:fldChar w:fldCharType="separate"/>
      </w:r>
      <w:r w:rsidR="00244E15">
        <w:rPr>
          <w:noProof/>
        </w:rPr>
        <w:t>4</w:t>
      </w:r>
      <w:r w:rsidR="00481B08">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87"/>
      <w:r w:rsidR="00A529B3">
        <w:rPr>
          <w:rStyle w:val="CommentReference"/>
        </w:rPr>
        <w:commentReference w:id="87"/>
      </w:r>
    </w:p>
    <w:p w14:paraId="142BF94F" w14:textId="77777777" w:rsidR="00ED0E13" w:rsidRPr="005F7EB4" w:rsidRDefault="00ED0E13" w:rsidP="005F7EB4"/>
    <w:p w14:paraId="3AAAD05A" w14:textId="77777777" w:rsidR="00F44C7C" w:rsidRDefault="00F44C7C" w:rsidP="00F44C7C">
      <w:pPr>
        <w:pStyle w:val="Heading3"/>
      </w:pPr>
      <w:bookmarkStart w:id="88" w:name="_Toc478121072"/>
      <w:bookmarkStart w:id="89" w:name="_Toc462052289"/>
      <w:bookmarkStart w:id="90" w:name="_Ref471804513"/>
      <w:r w:rsidRPr="00E35BF2">
        <w:lastRenderedPageBreak/>
        <w:t xml:space="preserve">ODE </w:t>
      </w:r>
      <w:r>
        <w:t xml:space="preserve">MANAGE SNMP </w:t>
      </w:r>
      <w:r w:rsidRPr="00E35BF2">
        <w:t>API</w:t>
      </w:r>
      <w:bookmarkEnd w:id="88"/>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91"/>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91"/>
      <w:r w:rsidR="00A529B3">
        <w:rPr>
          <w:rStyle w:val="CommentReference"/>
        </w:rPr>
        <w:commentReference w:id="91"/>
      </w:r>
    </w:p>
    <w:p w14:paraId="6AB23EE2" w14:textId="44C0A33A" w:rsidR="000B7E76" w:rsidRDefault="000B7E76" w:rsidP="000B7E76">
      <w:pPr>
        <w:pStyle w:val="Heading4"/>
      </w:pPr>
      <w:commentRangeStart w:id="92"/>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proofErr w:type="spellStart"/>
            <w:r w:rsidR="00C51F43">
              <w:rPr>
                <w:rFonts w:ascii="Courier New" w:hAnsi="Courier New" w:cs="Courier New"/>
              </w:rPr>
              <w:t>t</w:t>
            </w:r>
            <w:r w:rsidR="00AD06BA">
              <w:rPr>
                <w:rFonts w:ascii="Courier New" w:hAnsi="Courier New" w:cs="Courier New"/>
              </w:rPr>
              <w:t>im</w:t>
            </w:r>
            <w:proofErr w:type="spellEnd"/>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 xml:space="preserve">Service to upload data elements to populate a </w:t>
            </w:r>
            <w:proofErr w:type="spellStart"/>
            <w:r>
              <w:rPr>
                <w:rFonts w:ascii="Courier New" w:hAnsi="Courier New" w:cs="Courier New"/>
              </w:rPr>
              <w:t>TravelerInformation</w:t>
            </w:r>
            <w:proofErr w:type="spellEnd"/>
            <w:r>
              <w:rPr>
                <w:rFonts w:ascii="Courier New" w:hAnsi="Courier New" w:cs="Courier New"/>
              </w:rPr>
              <w:t xml:space="preserve">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proofErr w:type="spellStart"/>
                  <w:r>
                    <w:rPr>
                      <w:rFonts w:ascii="Courier New" w:hAnsi="Courier New" w:cs="Courier New"/>
                    </w:rPr>
                    <w:t>Msgcnt</w:t>
                  </w:r>
                  <w:proofErr w:type="spellEnd"/>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proofErr w:type="spellStart"/>
                  <w:r>
                    <w:rPr>
                      <w:rFonts w:ascii="Courier New" w:hAnsi="Courier New" w:cs="Courier New"/>
                    </w:rPr>
                    <w:t>packetID</w:t>
                  </w:r>
                  <w:proofErr w:type="spellEnd"/>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proofErr w:type="spellStart"/>
                  <w:r>
                    <w:rPr>
                      <w:rFonts w:ascii="Courier New" w:hAnsi="Courier New" w:cs="Courier New"/>
                    </w:rPr>
                    <w:t>urlB</w:t>
                  </w:r>
                  <w:proofErr w:type="spellEnd"/>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proofErr w:type="spellStart"/>
                  <w:r>
                    <w:rPr>
                      <w:rFonts w:ascii="Courier New" w:hAnsi="Courier New" w:cs="Courier New"/>
                    </w:rPr>
                    <w:t>URL_Base</w:t>
                  </w:r>
                  <w:proofErr w:type="spellEnd"/>
                  <w:r>
                    <w:rPr>
                      <w:rFonts w:ascii="Courier New" w:hAnsi="Courier New" w:cs="Courier New"/>
                    </w:rPr>
                    <w:t>.</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proofErr w:type="spellStart"/>
                  <w:r>
                    <w:rPr>
                      <w:rFonts w:ascii="Courier New" w:hAnsi="Courier New" w:cs="Courier New"/>
                    </w:rPr>
                    <w:t>TravelerDataFrameList</w:t>
                  </w:r>
                  <w:proofErr w:type="spellEnd"/>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proofErr w:type="spellStart"/>
                  <w:r>
                    <w:rPr>
                      <w:rFonts w:ascii="Courier New" w:hAnsi="Courier New" w:cs="Courier New"/>
                    </w:rPr>
                    <w:t>Rsulist</w:t>
                  </w:r>
                  <w:proofErr w:type="spellEnd"/>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proofErr w:type="spellStart"/>
                  <w:r>
                    <w:rPr>
                      <w:rFonts w:ascii="Courier New" w:hAnsi="Courier New" w:cs="Courier New"/>
                    </w:rPr>
                    <w:t>Snmp</w:t>
                  </w:r>
                  <w:proofErr w:type="spellEnd"/>
                  <w:r>
                    <w:rPr>
                      <w:rFonts w:ascii="Courier New" w:hAnsi="Courier New" w:cs="Courier New"/>
                    </w:rPr>
                    <w:t xml:space="preserve"> </w:t>
                  </w:r>
                  <w:proofErr w:type="spellStart"/>
                  <w:r>
                    <w:rPr>
                      <w:rFonts w:ascii="Courier New" w:hAnsi="Courier New" w:cs="Courier New"/>
                    </w:rPr>
                    <w:t>params</w:t>
                  </w:r>
                  <w:proofErr w:type="spellEnd"/>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92"/>
      <w:r w:rsidR="001A3B89">
        <w:rPr>
          <w:rStyle w:val="CommentReference"/>
        </w:rPr>
        <w:commentReference w:id="92"/>
      </w:r>
    </w:p>
    <w:p w14:paraId="6D121423" w14:textId="77777777" w:rsidR="00A176FA" w:rsidRPr="00A176FA" w:rsidRDefault="00A176FA" w:rsidP="00A176FA"/>
    <w:p w14:paraId="4E6D5A99" w14:textId="019420F2" w:rsidR="00C26C45" w:rsidRDefault="00C26C45" w:rsidP="00B05D2B">
      <w:pPr>
        <w:pStyle w:val="Heading2"/>
      </w:pPr>
      <w:bookmarkStart w:id="93" w:name="_Toc478121073"/>
      <w:r w:rsidRPr="00E35BF2">
        <w:t>ODE Streaming API</w:t>
      </w:r>
      <w:bookmarkEnd w:id="89"/>
      <w:bookmarkEnd w:id="90"/>
      <w:bookmarkEnd w:id="93"/>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94" w:name="_Ref471811829"/>
      <w:bookmarkStart w:id="95" w:name="_Toc478121074"/>
      <w:r>
        <w:t>Direct Kafka Interface</w:t>
      </w:r>
      <w:bookmarkEnd w:id="94"/>
      <w:bookmarkEnd w:id="95"/>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96" w:name="_Ref471811864"/>
      <w:bookmarkStart w:id="97" w:name="_GoBack"/>
      <w:bookmarkEnd w:id="97"/>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r w:rsidR="00481B08">
        <w:fldChar w:fldCharType="begin"/>
      </w:r>
      <w:r w:rsidR="00481B08">
        <w:instrText xml:space="preserve"> SEQ Table \* ARABIC </w:instrText>
      </w:r>
      <w:r w:rsidR="00481B08">
        <w:fldChar w:fldCharType="separate"/>
      </w:r>
      <w:r>
        <w:rPr>
          <w:noProof/>
        </w:rPr>
        <w:t>5</w:t>
      </w:r>
      <w:r w:rsidR="00481B08">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98" w:name="_Toc478121075"/>
      <w:r>
        <w:t xml:space="preserve">ODE </w:t>
      </w:r>
      <w:proofErr w:type="spellStart"/>
      <w:r>
        <w:t>WebSocket</w:t>
      </w:r>
      <w:proofErr w:type="spellEnd"/>
      <w:r>
        <w:t xml:space="preserve"> Interface</w:t>
      </w:r>
      <w:bookmarkEnd w:id="96"/>
      <w:bookmarkEnd w:id="98"/>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99"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99"/>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0" w:name="_Toc462052291"/>
      <w:r>
        <w:lastRenderedPageBreak/>
        <w:t>BSM</w:t>
      </w:r>
      <w:r w:rsidR="00C26C45" w:rsidRPr="00E35BF2">
        <w:t xml:space="preserve"> </w:t>
      </w:r>
      <w:proofErr w:type="spellStart"/>
      <w:r>
        <w:t>WebSocket</w:t>
      </w:r>
      <w:proofErr w:type="spellEnd"/>
      <w:r w:rsidR="00C26C45" w:rsidRPr="00E35BF2">
        <w:t xml:space="preserve"> Subscription </w:t>
      </w:r>
      <w:bookmarkEnd w:id="100"/>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1" w:name="_Toc462052298"/>
      <w:bookmarkStart w:id="102" w:name="_Ref471728137"/>
      <w:bookmarkStart w:id="103" w:name="_Toc478121076"/>
      <w:r w:rsidRPr="00145701">
        <w:t>ODE Request Schemas</w:t>
      </w:r>
      <w:bookmarkEnd w:id="101"/>
      <w:bookmarkEnd w:id="102"/>
      <w:bookmarkEnd w:id="103"/>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04" w:name="_Toc462052299"/>
      <w:bookmarkStart w:id="105" w:name="_Ref471813112"/>
      <w:bookmarkStart w:id="106" w:name="_Toc478121077"/>
      <w:r>
        <w:t>ODE</w:t>
      </w:r>
      <w:r w:rsidR="00C26C45" w:rsidRPr="00145701">
        <w:t xml:space="preserve"> Request</w:t>
      </w:r>
      <w:bookmarkEnd w:id="104"/>
      <w:bookmarkEnd w:id="105"/>
      <w:r w:rsidR="000D126A">
        <w:t xml:space="preserve"> Message Metadata</w:t>
      </w:r>
      <w:bookmarkEnd w:id="106"/>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07" w:name="_Toc441572976"/>
      <w:bookmarkStart w:id="108" w:name="_Toc456253304"/>
      <w:r>
        <w:t xml:space="preserve">Table </w:t>
      </w:r>
      <w:r w:rsidR="00481B08">
        <w:fldChar w:fldCharType="begin"/>
      </w:r>
      <w:r w:rsidR="00481B08">
        <w:instrText xml:space="preserve"> SEQ Table \* ARABIC </w:instrText>
      </w:r>
      <w:r w:rsidR="00481B08">
        <w:fldChar w:fldCharType="separate"/>
      </w:r>
      <w:r w:rsidR="00FA5D0B">
        <w:rPr>
          <w:noProof/>
        </w:rPr>
        <w:t>6</w:t>
      </w:r>
      <w:r w:rsidR="00481B08">
        <w:rPr>
          <w:noProof/>
        </w:rPr>
        <w:fldChar w:fldCharType="end"/>
      </w:r>
      <w:r>
        <w:t xml:space="preserve"> </w:t>
      </w:r>
      <w:r w:rsidR="00874976">
        <w:t>–</w:t>
      </w:r>
      <w:r w:rsidR="00ED0E13">
        <w:t xml:space="preserve"> ODE </w:t>
      </w:r>
      <w:r>
        <w:t>Request</w:t>
      </w:r>
      <w:bookmarkEnd w:id="107"/>
      <w:bookmarkEnd w:id="108"/>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09" w:name="_Toc462052303"/>
      <w:bookmarkStart w:id="110" w:name="_Ref471728323"/>
      <w:bookmarkStart w:id="111" w:name="_Toc478121078"/>
      <w:r w:rsidRPr="00145701">
        <w:t xml:space="preserve">ODE </w:t>
      </w:r>
      <w:r w:rsidR="0016253B">
        <w:t>Response</w:t>
      </w:r>
      <w:r w:rsidRPr="00145701">
        <w:t xml:space="preserve"> Schemas</w:t>
      </w:r>
      <w:bookmarkEnd w:id="109"/>
      <w:bookmarkEnd w:id="110"/>
      <w:bookmarkEnd w:id="111"/>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12" w:name="_Toc462052304"/>
      <w:bookmarkStart w:id="113" w:name="_Toc478121079"/>
      <w:r w:rsidRPr="00145701">
        <w:t>ODE Data Message</w:t>
      </w:r>
      <w:bookmarkEnd w:id="112"/>
      <w:bookmarkEnd w:id="113"/>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14" w:name="_Toc441572980"/>
      <w:bookmarkStart w:id="115" w:name="_Toc456253308"/>
    </w:p>
    <w:p w14:paraId="3F314606" w14:textId="0368C575" w:rsidR="00C26C45" w:rsidRDefault="00C26C45" w:rsidP="00C26C45">
      <w:pPr>
        <w:pStyle w:val="Caption"/>
      </w:pPr>
      <w:r>
        <w:t xml:space="preserve">Table </w:t>
      </w:r>
      <w:r w:rsidR="00481B08">
        <w:fldChar w:fldCharType="begin"/>
      </w:r>
      <w:r w:rsidR="00481B08">
        <w:instrText xml:space="preserve"> SEQ Table \* ARABIC </w:instrText>
      </w:r>
      <w:r w:rsidR="00481B08">
        <w:fldChar w:fldCharType="separate"/>
      </w:r>
      <w:r w:rsidR="00FA5D0B">
        <w:rPr>
          <w:noProof/>
        </w:rPr>
        <w:t>7</w:t>
      </w:r>
      <w:r w:rsidR="00481B08">
        <w:rPr>
          <w:noProof/>
        </w:rPr>
        <w:fldChar w:fldCharType="end"/>
      </w:r>
      <w:r>
        <w:t xml:space="preserve"> - </w:t>
      </w:r>
      <w:proofErr w:type="spellStart"/>
      <w:r>
        <w:t>OdeDataMessage</w:t>
      </w:r>
      <w:bookmarkEnd w:id="114"/>
      <w:bookmarkEnd w:id="115"/>
      <w:proofErr w:type="spellEnd"/>
    </w:p>
    <w:p w14:paraId="605835CF" w14:textId="31425BC0" w:rsidR="00C26C45" w:rsidRDefault="00C26C45" w:rsidP="0016253B">
      <w:pPr>
        <w:pStyle w:val="Heading3"/>
      </w:pPr>
      <w:bookmarkStart w:id="116" w:name="_Toc462052305"/>
      <w:bookmarkStart w:id="117" w:name="_Ref471813394"/>
      <w:bookmarkStart w:id="118" w:name="_Toc478121080"/>
      <w:r w:rsidRPr="00284BEB">
        <w:t>ODE Message Metadata</w:t>
      </w:r>
      <w:bookmarkEnd w:id="116"/>
      <w:bookmarkEnd w:id="117"/>
      <w:bookmarkEnd w:id="118"/>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lastRenderedPageBreak/>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19" w:name="_Toc441572981"/>
      <w:bookmarkStart w:id="120" w:name="_Toc456253309"/>
      <w:r>
        <w:t xml:space="preserve">Table </w:t>
      </w:r>
      <w:r w:rsidR="00481B08">
        <w:fldChar w:fldCharType="begin"/>
      </w:r>
      <w:r w:rsidR="00481B08">
        <w:instrText xml:space="preserve"> SEQ Table \* ARABIC </w:instrText>
      </w:r>
      <w:r w:rsidR="00481B08">
        <w:fldChar w:fldCharType="separate"/>
      </w:r>
      <w:r w:rsidR="00FA5D0B">
        <w:rPr>
          <w:noProof/>
        </w:rPr>
        <w:t>8</w:t>
      </w:r>
      <w:r w:rsidR="00481B08">
        <w:rPr>
          <w:noProof/>
        </w:rPr>
        <w:fldChar w:fldCharType="end"/>
      </w:r>
      <w:r>
        <w:t xml:space="preserve"> – </w:t>
      </w:r>
      <w:proofErr w:type="spellStart"/>
      <w:r>
        <w:t>OdeMsgMetadata</w:t>
      </w:r>
      <w:bookmarkEnd w:id="119"/>
      <w:bookmarkEnd w:id="120"/>
      <w:proofErr w:type="spellEnd"/>
    </w:p>
    <w:p w14:paraId="6A1AA76C" w14:textId="77777777" w:rsidR="00752CB3" w:rsidRPr="00752CB3" w:rsidRDefault="00752CB3" w:rsidP="00752CB3"/>
    <w:p w14:paraId="1F52559C" w14:textId="72FEAEC3" w:rsidR="00C26C45" w:rsidRDefault="00C26C45" w:rsidP="00A524BA">
      <w:pPr>
        <w:pStyle w:val="Heading3"/>
      </w:pPr>
      <w:bookmarkStart w:id="121" w:name="_ODE_Payload_Violation"/>
      <w:bookmarkStart w:id="122" w:name="_Toc462052306"/>
      <w:bookmarkStart w:id="123" w:name="_Ref471814373"/>
      <w:bookmarkStart w:id="124" w:name="_Toc478121081"/>
      <w:bookmarkEnd w:id="121"/>
      <w:r w:rsidRPr="00284BEB">
        <w:t>ODE Payload Violation</w:t>
      </w:r>
      <w:bookmarkEnd w:id="122"/>
      <w:bookmarkEnd w:id="123"/>
      <w:bookmarkEnd w:id="124"/>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25" w:name="_ODE_Data_Message"/>
      <w:bookmarkStart w:id="126" w:name="_Toc462052308"/>
      <w:bookmarkStart w:id="127" w:name="_Toc478121082"/>
      <w:bookmarkEnd w:id="125"/>
      <w:r w:rsidRPr="00284BEB">
        <w:t xml:space="preserve">ODE </w:t>
      </w:r>
      <w:r w:rsidR="00410F95">
        <w:t>GET TOKEN</w:t>
      </w:r>
      <w:r w:rsidRPr="00284BEB">
        <w:t xml:space="preserve"> Response</w:t>
      </w:r>
      <w:bookmarkEnd w:id="126"/>
      <w:bookmarkEnd w:id="127"/>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28" w:name="_Toc441572983"/>
      <w:bookmarkStart w:id="129" w:name="_Toc456253311"/>
      <w:r>
        <w:t xml:space="preserve">Table </w:t>
      </w:r>
      <w:r w:rsidR="00481B08">
        <w:fldChar w:fldCharType="begin"/>
      </w:r>
      <w:r w:rsidR="00481B08">
        <w:instrText xml:space="preserve"> SEQ Table \* ARABIC </w:instrText>
      </w:r>
      <w:r w:rsidR="00481B08">
        <w:fldChar w:fldCharType="separate"/>
      </w:r>
      <w:r w:rsidR="00FA5D0B">
        <w:rPr>
          <w:noProof/>
        </w:rPr>
        <w:t>9</w:t>
      </w:r>
      <w:r w:rsidR="00481B08">
        <w:rPr>
          <w:noProof/>
        </w:rPr>
        <w:fldChar w:fldCharType="end"/>
      </w:r>
      <w:r>
        <w:t xml:space="preserve"> - </w:t>
      </w:r>
      <w:proofErr w:type="spellStart"/>
      <w:r>
        <w:t>OdeAuthentication</w:t>
      </w:r>
      <w:bookmarkEnd w:id="128"/>
      <w:bookmarkEnd w:id="129"/>
      <w:proofErr w:type="spellEnd"/>
    </w:p>
    <w:p w14:paraId="2C1ABE0C" w14:textId="5290E6E8" w:rsidR="00C26C45" w:rsidRDefault="00C26C45" w:rsidP="0016253B">
      <w:pPr>
        <w:pStyle w:val="Heading3"/>
      </w:pPr>
      <w:bookmarkStart w:id="130" w:name="_Toc462052309"/>
      <w:bookmarkStart w:id="131" w:name="_Toc478121083"/>
      <w:r w:rsidRPr="00284BEB">
        <w:lastRenderedPageBreak/>
        <w:t>ODE Status Message</w:t>
      </w:r>
      <w:bookmarkEnd w:id="130"/>
      <w:bookmarkEnd w:id="131"/>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32" w:name="_Toc441572984"/>
      <w:bookmarkStart w:id="133" w:name="_Toc456253312"/>
      <w:r>
        <w:t xml:space="preserve">Table </w:t>
      </w:r>
      <w:r w:rsidR="00481B08">
        <w:fldChar w:fldCharType="begin"/>
      </w:r>
      <w:r w:rsidR="00481B08">
        <w:instrText xml:space="preserve"> SEQ Table \* ARABIC </w:instrText>
      </w:r>
      <w:r w:rsidR="00481B08">
        <w:fldChar w:fldCharType="separate"/>
      </w:r>
      <w:r w:rsidR="00FA5D0B">
        <w:rPr>
          <w:noProof/>
        </w:rPr>
        <w:t>10</w:t>
      </w:r>
      <w:r w:rsidR="00481B08">
        <w:rPr>
          <w:noProof/>
        </w:rPr>
        <w:fldChar w:fldCharType="end"/>
      </w:r>
      <w:r>
        <w:t xml:space="preserve"> - </w:t>
      </w:r>
      <w:proofErr w:type="spellStart"/>
      <w:r>
        <w:t>OdeStatus</w:t>
      </w:r>
      <w:bookmarkEnd w:id="132"/>
      <w:bookmarkEnd w:id="133"/>
      <w:proofErr w:type="spellEnd"/>
    </w:p>
    <w:p w14:paraId="1B2629C5" w14:textId="45791E6C" w:rsidR="00C26C45" w:rsidRDefault="00C26C45" w:rsidP="0016253B">
      <w:pPr>
        <w:pStyle w:val="Heading3"/>
      </w:pPr>
      <w:bookmarkStart w:id="134" w:name="_Toc462052310"/>
      <w:bookmarkStart w:id="135" w:name="_Ref471812176"/>
      <w:bookmarkStart w:id="136" w:name="_Toc478121084"/>
      <w:r w:rsidRPr="00284BEB">
        <w:t>ODE Control Message</w:t>
      </w:r>
      <w:bookmarkEnd w:id="134"/>
      <w:bookmarkEnd w:id="135"/>
      <w:bookmarkEnd w:id="136"/>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37" w:name="_Toc441572985"/>
      <w:bookmarkStart w:id="138" w:name="_Toc456253313"/>
      <w:r>
        <w:t xml:space="preserve">Table </w:t>
      </w:r>
      <w:r w:rsidR="00481B08">
        <w:fldChar w:fldCharType="begin"/>
      </w:r>
      <w:r w:rsidR="00481B08">
        <w:instrText xml:space="preserve"> SEQ Table \* ARABIC </w:instrText>
      </w:r>
      <w:r w:rsidR="00481B08">
        <w:fldChar w:fldCharType="separate"/>
      </w:r>
      <w:r w:rsidR="00FA5D0B">
        <w:rPr>
          <w:noProof/>
        </w:rPr>
        <w:t>11</w:t>
      </w:r>
      <w:r w:rsidR="00481B08">
        <w:rPr>
          <w:noProof/>
        </w:rPr>
        <w:fldChar w:fldCharType="end"/>
      </w:r>
      <w:r>
        <w:t xml:space="preserve"> - </w:t>
      </w:r>
      <w:proofErr w:type="spellStart"/>
      <w:r>
        <w:t>OdeControlData</w:t>
      </w:r>
      <w:bookmarkEnd w:id="137"/>
      <w:bookmarkEnd w:id="138"/>
      <w:proofErr w:type="spellEnd"/>
    </w:p>
    <w:p w14:paraId="02321E0C" w14:textId="77777777" w:rsidR="00752CB3" w:rsidRDefault="00752CB3" w:rsidP="00752CB3">
      <w:pPr>
        <w:pStyle w:val="Heading3"/>
      </w:pPr>
      <w:bookmarkStart w:id="139" w:name="_ODE_Data_Message_1"/>
      <w:bookmarkStart w:id="140" w:name="_Toc462052307"/>
      <w:bookmarkStart w:id="141" w:name="_Ref471813434"/>
      <w:bookmarkStart w:id="142" w:name="_Toc478121085"/>
      <w:bookmarkStart w:id="143" w:name="_Toc462052316"/>
      <w:bookmarkEnd w:id="139"/>
      <w:r w:rsidRPr="00284BEB">
        <w:t>ODE Data Message Payload</w:t>
      </w:r>
      <w:bookmarkEnd w:id="140"/>
      <w:bookmarkEnd w:id="141"/>
      <w:bookmarkEnd w:id="142"/>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44" w:name="_Toc441572982"/>
      <w:bookmarkStart w:id="145" w:name="_Toc456253310"/>
      <w:r>
        <w:t xml:space="preserve">Table </w:t>
      </w:r>
      <w:r w:rsidR="00481B08">
        <w:fldChar w:fldCharType="begin"/>
      </w:r>
      <w:r w:rsidR="00481B08">
        <w:instrText xml:space="preserve"> SEQ Table \* ARABIC </w:instrText>
      </w:r>
      <w:r w:rsidR="00481B08">
        <w:fldChar w:fldCharType="separate"/>
      </w:r>
      <w:r w:rsidR="00FA5D0B">
        <w:rPr>
          <w:noProof/>
        </w:rPr>
        <w:t>12</w:t>
      </w:r>
      <w:r w:rsidR="00481B08">
        <w:rPr>
          <w:noProof/>
        </w:rPr>
        <w:fldChar w:fldCharType="end"/>
      </w:r>
      <w:r>
        <w:t xml:space="preserve"> – </w:t>
      </w:r>
      <w:proofErr w:type="spellStart"/>
      <w:r>
        <w:t>OdeMsgPayload</w:t>
      </w:r>
      <w:bookmarkEnd w:id="144"/>
      <w:bookmarkEnd w:id="145"/>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43"/>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lastRenderedPageBreak/>
              <w:t>coreData</w:t>
            </w:r>
            <w:proofErr w:type="spellEnd"/>
          </w:p>
        </w:tc>
        <w:tc>
          <w:tcPr>
            <w:tcW w:w="3649" w:type="dxa"/>
          </w:tcPr>
          <w:p w14:paraId="25135777" w14:textId="5BAB5907" w:rsidR="00666F71" w:rsidRPr="000D041D" w:rsidRDefault="001C59DC"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46" w:name="_Toc462052317"/>
      <w:bookmarkStart w:id="147" w:name="_Toc478121086"/>
      <w:r>
        <w:t xml:space="preserve">ODE Data Message </w:t>
      </w:r>
      <w:r w:rsidRPr="009F4DD0">
        <w:t>Supporting Data Structures</w:t>
      </w:r>
      <w:bookmarkEnd w:id="146"/>
      <w:bookmarkEnd w:id="147"/>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48" w:name="_J2735BsmCoreData"/>
      <w:bookmarkStart w:id="149" w:name="_Ref471884029"/>
      <w:bookmarkEnd w:id="148"/>
      <w:r w:rsidRPr="006D1B36">
        <w:t>J2735BsmCoreData</w:t>
      </w:r>
      <w:bookmarkEnd w:id="149"/>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1C59DC"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1C59DC"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1C59DC"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1C59DC"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1C59DC"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50" w:name="_J2735BsmPart2Content"/>
      <w:bookmarkStart w:id="151" w:name="_Ref471884050"/>
      <w:bookmarkEnd w:id="150"/>
      <w:r w:rsidRPr="006D1B36">
        <w:t>J2735BsmPart2Content</w:t>
      </w:r>
      <w:bookmarkEnd w:id="151"/>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1C59DC"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1C59DC"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1C59DC"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52" w:name="_5J2735Position3D"/>
      <w:bookmarkStart w:id="153" w:name="_J2735Position3D"/>
      <w:bookmarkStart w:id="154" w:name="_Toc462052335"/>
      <w:bookmarkEnd w:id="152"/>
      <w:bookmarkEnd w:id="153"/>
      <w:r>
        <w:t>J2735</w:t>
      </w:r>
      <w:r w:rsidRPr="006719D6">
        <w:t>Position3D</w:t>
      </w:r>
      <w:bookmarkEnd w:id="154"/>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55" w:name="_Toc456253340"/>
      <w:r>
        <w:t xml:space="preserve">Table </w:t>
      </w:r>
      <w:r w:rsidR="00481B08">
        <w:fldChar w:fldCharType="begin"/>
      </w:r>
      <w:r w:rsidR="00481B08">
        <w:instrText xml:space="preserve"> SEQ Table \* ARABIC </w:instrText>
      </w:r>
      <w:r w:rsidR="00481B08">
        <w:fldChar w:fldCharType="separate"/>
      </w:r>
      <w:r w:rsidR="00FA5D0B">
        <w:rPr>
          <w:noProof/>
        </w:rPr>
        <w:t>13</w:t>
      </w:r>
      <w:r w:rsidR="00481B08">
        <w:rPr>
          <w:noProof/>
        </w:rPr>
        <w:fldChar w:fldCharType="end"/>
      </w:r>
      <w:r>
        <w:t xml:space="preserve"> - </w:t>
      </w:r>
      <w:r w:rsidRPr="00633532">
        <w:t>OdePosition3D</w:t>
      </w:r>
      <w:bookmarkEnd w:id="155"/>
    </w:p>
    <w:p w14:paraId="6449FF60" w14:textId="77777777" w:rsidR="006D1B36" w:rsidRDefault="006D1B36" w:rsidP="000A3293"/>
    <w:p w14:paraId="594931C0" w14:textId="6D7A0BBC" w:rsidR="00BA3CFB" w:rsidRDefault="00BA3CFB" w:rsidP="000A3293">
      <w:pPr>
        <w:pStyle w:val="Heading4"/>
      </w:pPr>
      <w:bookmarkStart w:id="156" w:name="_J2735AccelerationSet4Way"/>
      <w:bookmarkEnd w:id="156"/>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57" w:name="_J2735PositionalAccuracy"/>
      <w:bookmarkEnd w:id="157"/>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58" w:name="_J2735TransmissionState"/>
      <w:bookmarkStart w:id="159" w:name="_J2735BrakeSystemStatus"/>
      <w:bookmarkEnd w:id="158"/>
      <w:bookmarkEnd w:id="159"/>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1C59DC"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60" w:name="_J2735VehicleSize"/>
      <w:bookmarkEnd w:id="160"/>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61" w:name="_J2735BitString"/>
      <w:bookmarkEnd w:id="161"/>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62" w:name="_J2735VehicleSafetyExtensions"/>
      <w:bookmarkEnd w:id="162"/>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1C59DC"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1C59DC"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1C59DC"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1C59DC"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lastRenderedPageBreak/>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63" w:name="_J2735SpecialVehicleExtensions"/>
      <w:bookmarkEnd w:id="163"/>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1C59DC"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1C59DC"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1C59DC"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64" w:name="_J2735SupplementalVehicleExtensions"/>
      <w:bookmarkEnd w:id="164"/>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1C59DC"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1C59DC"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1C59DC"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1C59DC"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1C59DC"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1C59DC"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1C59DC"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lastRenderedPageBreak/>
              <w:t>theRTCM</w:t>
            </w:r>
            <w:proofErr w:type="spellEnd"/>
          </w:p>
        </w:tc>
        <w:tc>
          <w:tcPr>
            <w:tcW w:w="3649" w:type="dxa"/>
          </w:tcPr>
          <w:p w14:paraId="7D571394" w14:textId="605D2C8A" w:rsidR="003D1AA9" w:rsidRDefault="001C59DC"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65" w:name="_J2735PathHistory"/>
      <w:bookmarkEnd w:id="165"/>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1C59DC"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1C59DC"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66" w:name="_J2735PathPrediction"/>
      <w:bookmarkEnd w:id="166"/>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67" w:name="_J2735EmergencyDetails"/>
      <w:bookmarkEnd w:id="167"/>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1C59DC"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68" w:name="_J2735EventDescription"/>
      <w:bookmarkEnd w:id="168"/>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1C59DC"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1C59DC"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69" w:name="_J2735TrailerData"/>
      <w:bookmarkEnd w:id="169"/>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1C59DC"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70" w:name="_J2735VehicleClassification"/>
      <w:bookmarkEnd w:id="170"/>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71" w:name="_J2735VehicleData"/>
      <w:bookmarkEnd w:id="171"/>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72" w:name="_J2735WeatherReport"/>
      <w:bookmarkEnd w:id="172"/>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73" w:name="_J2735WeatherProbe"/>
      <w:bookmarkEnd w:id="173"/>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74" w:name="_J2735ObstacleDetection"/>
      <w:bookmarkEnd w:id="174"/>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75" w:name="_J2735DisabledVehicle"/>
      <w:bookmarkEnd w:id="175"/>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76" w:name="_J2735SpeedProfile"/>
      <w:bookmarkEnd w:id="176"/>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77" w:name="_J2735RTCMPackage"/>
      <w:bookmarkEnd w:id="177"/>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78" w:name="_J2735RegionalContent"/>
      <w:bookmarkEnd w:id="178"/>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79" w:name="_J2735FullPositionVector"/>
      <w:bookmarkEnd w:id="179"/>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80" w:name="_J2735PathHistoryPoint"/>
      <w:bookmarkEnd w:id="180"/>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81" w:name="_J2735Extent"/>
      <w:bookmarkEnd w:id="181"/>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82" w:name="_J2735PivotPointDescription"/>
      <w:bookmarkEnd w:id="182"/>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83" w:name="_J2735TrailerUnitDescription"/>
      <w:bookmarkEnd w:id="183"/>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84" w:name="_Toc441572992"/>
      <w:bookmarkStart w:id="185" w:name="_Toc456253320"/>
      <w:r>
        <w:t xml:space="preserve">Table </w:t>
      </w:r>
      <w:r w:rsidR="00481B08">
        <w:fldChar w:fldCharType="begin"/>
      </w:r>
      <w:r w:rsidR="00481B08">
        <w:instrText xml:space="preserve"> SEQ Table \* ARABIC </w:instrText>
      </w:r>
      <w:r w:rsidR="00481B08">
        <w:fldChar w:fldCharType="separate"/>
      </w:r>
      <w:r w:rsidR="00FA5D0B">
        <w:rPr>
          <w:noProof/>
        </w:rPr>
        <w:t>14</w:t>
      </w:r>
      <w:r w:rsidR="00481B08">
        <w:rPr>
          <w:noProof/>
        </w:rPr>
        <w:fldChar w:fldCharType="end"/>
      </w:r>
      <w:r>
        <w:t xml:space="preserve"> </w:t>
      </w:r>
      <w:r w:rsidR="00410F95">
        <w:t>–</w:t>
      </w:r>
      <w:r>
        <w:t xml:space="preserve"> </w:t>
      </w:r>
      <w:bookmarkEnd w:id="184"/>
      <w:bookmarkEnd w:id="185"/>
      <w:r w:rsidR="00410F95">
        <w:t>BSM Data</w:t>
      </w:r>
    </w:p>
    <w:p w14:paraId="219B2098" w14:textId="7911466A" w:rsidR="00C26C45" w:rsidRDefault="00C26C45" w:rsidP="000A3293">
      <w:pPr>
        <w:pStyle w:val="Heading4"/>
      </w:pPr>
      <w:bookmarkStart w:id="186" w:name="_Toc462052323"/>
      <w:proofErr w:type="spellStart"/>
      <w:r w:rsidRPr="00961838">
        <w:t>OdeDateTime</w:t>
      </w:r>
      <w:bookmarkEnd w:id="186"/>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87" w:name="_Toc456253327"/>
      <w:r>
        <w:t xml:space="preserve">Table </w:t>
      </w:r>
      <w:r w:rsidR="00481B08">
        <w:fldChar w:fldCharType="begin"/>
      </w:r>
      <w:r w:rsidR="00481B08">
        <w:instrText xml:space="preserve"> SEQ Table \* ARABIC </w:instrText>
      </w:r>
      <w:r w:rsidR="00481B08">
        <w:fldChar w:fldCharType="separate"/>
      </w:r>
      <w:r w:rsidR="00FA5D0B">
        <w:rPr>
          <w:noProof/>
        </w:rPr>
        <w:t>15</w:t>
      </w:r>
      <w:r w:rsidR="00481B08">
        <w:rPr>
          <w:noProof/>
        </w:rPr>
        <w:fldChar w:fldCharType="end"/>
      </w:r>
      <w:r>
        <w:t xml:space="preserve"> - </w:t>
      </w:r>
      <w:proofErr w:type="spellStart"/>
      <w:r w:rsidRPr="00951B2B">
        <w:t>OdeDateTime</w:t>
      </w:r>
      <w:bookmarkEnd w:id="187"/>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7" w:author="Musavi, Hamid [USA]" w:date="2017-03-06T19:24:00Z" w:initials="MH[">
    <w:p w14:paraId="39FA11AE" w14:textId="77777777" w:rsidR="001C59DC" w:rsidRDefault="001C59DC">
      <w:pPr>
        <w:pStyle w:val="CommentText"/>
      </w:pPr>
      <w:r>
        <w:rPr>
          <w:rStyle w:val="CommentReference"/>
        </w:rPr>
        <w:annotationRef/>
      </w:r>
      <w:r>
        <w:t>To be moved to Swagger file</w:t>
      </w:r>
    </w:p>
  </w:comment>
  <w:comment w:id="91" w:author="Musavi, Hamid [USA]" w:date="2017-03-06T19:25:00Z" w:initials="MH[">
    <w:p w14:paraId="39715C69" w14:textId="77777777" w:rsidR="001C59DC" w:rsidRDefault="001C59DC">
      <w:pPr>
        <w:pStyle w:val="CommentText"/>
      </w:pPr>
      <w:r>
        <w:rPr>
          <w:rStyle w:val="CommentReference"/>
        </w:rPr>
        <w:annotationRef/>
      </w:r>
      <w:r>
        <w:t>To be moved to Swagger file</w:t>
      </w:r>
    </w:p>
  </w:comment>
  <w:comment w:id="92" w:author="Musavi, Hamid [USA]" w:date="2017-03-06T19:52:00Z" w:initials="MH[">
    <w:p w14:paraId="1FB74835" w14:textId="77777777" w:rsidR="001C59DC" w:rsidRDefault="001C59DC">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0CB0" w14:textId="77777777" w:rsidR="00C27791" w:rsidRDefault="00C27791">
      <w:pPr>
        <w:spacing w:after="0" w:line="240" w:lineRule="auto"/>
      </w:pPr>
      <w:r>
        <w:separator/>
      </w:r>
    </w:p>
  </w:endnote>
  <w:endnote w:type="continuationSeparator" w:id="0">
    <w:p w14:paraId="20C4E20D" w14:textId="77777777" w:rsidR="00C27791" w:rsidRDefault="00C27791">
      <w:pPr>
        <w:spacing w:after="0" w:line="240" w:lineRule="auto"/>
      </w:pPr>
      <w:r>
        <w:continuationSeparator/>
      </w:r>
    </w:p>
  </w:endnote>
  <w:endnote w:type="continuationNotice" w:id="1">
    <w:p w14:paraId="4F63373C" w14:textId="77777777" w:rsidR="00C27791" w:rsidRDefault="00C277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1C59DC" w:rsidRDefault="001C59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1C59DC" w:rsidRDefault="001C59DC"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E811E3">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April 13, 2017</w:t>
    </w:r>
    <w:r>
      <w:rPr>
        <w:noProof/>
      </w:rPr>
      <w:fldChar w:fldCharType="end"/>
    </w:r>
  </w:p>
  <w:p w14:paraId="022A2A9B" w14:textId="0E57C247" w:rsidR="001C59DC" w:rsidRPr="00D47340" w:rsidRDefault="001C59DC"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1C59DC" w:rsidRDefault="001C59D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1C59DC" w:rsidRDefault="001C59DC">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E811E3">
      <w:rPr>
        <w:noProof/>
      </w:rPr>
      <w:t>- 30 -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April 13,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6F972" w14:textId="77777777" w:rsidR="00C27791" w:rsidRDefault="00C27791">
      <w:pPr>
        <w:spacing w:after="0" w:line="240" w:lineRule="auto"/>
      </w:pPr>
      <w:r>
        <w:separator/>
      </w:r>
    </w:p>
  </w:footnote>
  <w:footnote w:type="continuationSeparator" w:id="0">
    <w:p w14:paraId="0EE8DD15" w14:textId="77777777" w:rsidR="00C27791" w:rsidRDefault="00C27791">
      <w:pPr>
        <w:spacing w:after="0" w:line="240" w:lineRule="auto"/>
      </w:pPr>
      <w:r>
        <w:continuationSeparator/>
      </w:r>
    </w:p>
  </w:footnote>
  <w:footnote w:type="continuationNotice" w:id="1">
    <w:p w14:paraId="4C10029A" w14:textId="77777777" w:rsidR="00C27791" w:rsidRDefault="00C2779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1C59DC" w:rsidRDefault="001C59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1C59DC" w:rsidRPr="00533512" w:rsidRDefault="001C59DC"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1C59DC" w:rsidRDefault="001C59DC">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1C59DC" w:rsidRDefault="001C59DC">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1C59DC" w:rsidRDefault="001C59DC">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1C59DC" w:rsidRDefault="001C59DC"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1C59DC" w:rsidRDefault="001C59DC"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7578F"/>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C59DC"/>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247FFF3D-3B69-4071-B133-406857574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247</TotalTime>
  <Pages>56</Pages>
  <Words>8268</Words>
  <Characters>47128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55286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Musavi, Hamid [USA]</cp:lastModifiedBy>
  <cp:revision>21</cp:revision>
  <cp:lastPrinted>2017-01-18T03:07:00Z</cp:lastPrinted>
  <dcterms:created xsi:type="dcterms:W3CDTF">2017-03-13T00:30:00Z</dcterms:created>
  <dcterms:modified xsi:type="dcterms:W3CDTF">2017-04-26T23:13:00Z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