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40A96F92"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7-05-02T22:01:00Z">
        <w:r w:rsidR="00842F80">
          <w:rPr>
            <w:b/>
            <w:noProof/>
            <w:color w:val="0070C0"/>
          </w:rPr>
          <w:t>May 2, 2017</w:t>
        </w:r>
      </w:ins>
      <w:ins w:id="1" w:author="Musavi, Hamid [USA] [2]" w:date="2017-05-02T08:06:00Z">
        <w:del w:id="2" w:author="Musavi, Hamid [USA]" w:date="2017-05-02T22:01:00Z">
          <w:r w:rsidR="001F788C" w:rsidDel="00842F80">
            <w:rPr>
              <w:b/>
              <w:noProof/>
              <w:color w:val="0070C0"/>
            </w:rPr>
            <w:delText>May 2, 2017</w:delText>
          </w:r>
        </w:del>
      </w:ins>
      <w:del w:id="3" w:author="Musavi, Hamid [USA]" w:date="2017-05-02T22:01:00Z">
        <w:r w:rsidR="00BC38F2" w:rsidDel="00842F80">
          <w:rPr>
            <w:b/>
            <w:noProof/>
            <w:color w:val="0070C0"/>
          </w:rPr>
          <w:delText>May 1, 2017</w:delText>
        </w:r>
      </w:del>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842F80" w:rsidRDefault="00842F80" w:rsidP="00314B85">
                            <w:pPr>
                              <w:pStyle w:val="BAHOfficeAddressBAH"/>
                              <w:rPr>
                                <w:b/>
                                <w:bCs/>
                              </w:rPr>
                            </w:pPr>
                            <w:r>
                              <w:rPr>
                                <w:b/>
                                <w:bCs/>
                              </w:rPr>
                              <w:t>Booz Allen Hamilton</w:t>
                            </w:r>
                          </w:p>
                          <w:p w14:paraId="5FB437CA" w14:textId="77777777" w:rsidR="00842F80" w:rsidRDefault="00842F80" w:rsidP="00314B85">
                            <w:pPr>
                              <w:pStyle w:val="BAHOfficeAddressBAH"/>
                            </w:pPr>
                            <w:r>
                              <w:t>8283 Greensboro Drive</w:t>
                            </w:r>
                          </w:p>
                          <w:p w14:paraId="1FCD3473" w14:textId="77777777" w:rsidR="00842F80" w:rsidRDefault="00842F80" w:rsidP="00314B85">
                            <w:pPr>
                              <w:pStyle w:val="BAHOfficeAddressBAH"/>
                            </w:pPr>
                            <w:r>
                              <w:t>McLean, VA 22102-3838</w:t>
                            </w:r>
                          </w:p>
                          <w:p w14:paraId="1E61E11E" w14:textId="77777777" w:rsidR="00842F80" w:rsidRDefault="00842F80" w:rsidP="00314B85">
                            <w:pPr>
                              <w:pStyle w:val="BAHOfficeAddressBAH"/>
                            </w:pPr>
                            <w:r>
                              <w:t>Tel 703-902-5000</w:t>
                            </w:r>
                          </w:p>
                          <w:p w14:paraId="2C05FE5D" w14:textId="77777777" w:rsidR="00842F80" w:rsidRDefault="00842F80" w:rsidP="00314B85">
                            <w:pPr>
                              <w:pStyle w:val="BAHOfficeAddressLastBAH"/>
                            </w:pPr>
                            <w:r>
                              <w:t>Fax 703-902-3333</w:t>
                            </w:r>
                          </w:p>
                          <w:p w14:paraId="7CFBEDAE" w14:textId="77777777" w:rsidR="00842F80" w:rsidRDefault="00842F80" w:rsidP="00314B85">
                            <w:pPr>
                              <w:pStyle w:val="BAHURLBAH"/>
                              <w:spacing w:after="120"/>
                              <w:rPr>
                                <w:i/>
                                <w:iCs/>
                              </w:rPr>
                            </w:pPr>
                            <w:hyperlink r:id="rId18"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842F80" w:rsidRDefault="00842F80" w:rsidP="00314B85">
                      <w:pPr>
                        <w:pStyle w:val="BAHOfficeAddressBAH"/>
                        <w:rPr>
                          <w:b/>
                          <w:bCs/>
                        </w:rPr>
                      </w:pPr>
                      <w:r>
                        <w:rPr>
                          <w:b/>
                          <w:bCs/>
                        </w:rPr>
                        <w:t>Booz Allen Hamilton</w:t>
                      </w:r>
                    </w:p>
                    <w:p w14:paraId="5FB437CA" w14:textId="77777777" w:rsidR="00842F80" w:rsidRDefault="00842F80" w:rsidP="00314B85">
                      <w:pPr>
                        <w:pStyle w:val="BAHOfficeAddressBAH"/>
                      </w:pPr>
                      <w:r>
                        <w:t>8283 Greensboro Drive</w:t>
                      </w:r>
                    </w:p>
                    <w:p w14:paraId="1FCD3473" w14:textId="77777777" w:rsidR="00842F80" w:rsidRDefault="00842F80" w:rsidP="00314B85">
                      <w:pPr>
                        <w:pStyle w:val="BAHOfficeAddressBAH"/>
                      </w:pPr>
                      <w:r>
                        <w:t>McLean, VA 22102-3838</w:t>
                      </w:r>
                    </w:p>
                    <w:p w14:paraId="1E61E11E" w14:textId="77777777" w:rsidR="00842F80" w:rsidRDefault="00842F80" w:rsidP="00314B85">
                      <w:pPr>
                        <w:pStyle w:val="BAHOfficeAddressBAH"/>
                      </w:pPr>
                      <w:r>
                        <w:t>Tel 703-902-5000</w:t>
                      </w:r>
                    </w:p>
                    <w:p w14:paraId="2C05FE5D" w14:textId="77777777" w:rsidR="00842F80" w:rsidRDefault="00842F80" w:rsidP="00314B85">
                      <w:pPr>
                        <w:pStyle w:val="BAHOfficeAddressLastBAH"/>
                      </w:pPr>
                      <w:r>
                        <w:t>Fax 703-902-3333</w:t>
                      </w:r>
                    </w:p>
                    <w:p w14:paraId="7CFBEDAE" w14:textId="77777777" w:rsidR="00842F80" w:rsidRDefault="00842F80"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73A661B5" w14:textId="77777777" w:rsidR="008A7EB4"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8121029" w:history="1">
            <w:r w:rsidR="008A7EB4" w:rsidRPr="00CF1771">
              <w:rPr>
                <w:rStyle w:val="Hyperlink"/>
                <w:noProof/>
              </w:rPr>
              <w:t>Version History</w:t>
            </w:r>
            <w:r w:rsidR="008A7EB4">
              <w:rPr>
                <w:noProof/>
                <w:webHidden/>
              </w:rPr>
              <w:tab/>
            </w:r>
            <w:r w:rsidR="008A7EB4">
              <w:rPr>
                <w:noProof/>
                <w:webHidden/>
              </w:rPr>
              <w:fldChar w:fldCharType="begin"/>
            </w:r>
            <w:r w:rsidR="008A7EB4">
              <w:rPr>
                <w:noProof/>
                <w:webHidden/>
              </w:rPr>
              <w:instrText xml:space="preserve"> PAGEREF _Toc478121029 \h </w:instrText>
            </w:r>
            <w:r w:rsidR="008A7EB4">
              <w:rPr>
                <w:noProof/>
                <w:webHidden/>
              </w:rPr>
            </w:r>
            <w:r w:rsidR="008A7EB4">
              <w:rPr>
                <w:noProof/>
                <w:webHidden/>
              </w:rPr>
              <w:fldChar w:fldCharType="separate"/>
            </w:r>
            <w:r w:rsidR="008A7EB4">
              <w:rPr>
                <w:noProof/>
                <w:webHidden/>
              </w:rPr>
              <w:t>5</w:t>
            </w:r>
            <w:r w:rsidR="008A7EB4">
              <w:rPr>
                <w:noProof/>
                <w:webHidden/>
              </w:rPr>
              <w:fldChar w:fldCharType="end"/>
            </w:r>
          </w:hyperlink>
        </w:p>
        <w:p w14:paraId="50FF4AF9" w14:textId="77777777" w:rsidR="008A7EB4" w:rsidRDefault="00842F80">
          <w:pPr>
            <w:pStyle w:val="TOC1"/>
            <w:tabs>
              <w:tab w:val="left" w:pos="480"/>
              <w:tab w:val="right" w:leader="dot" w:pos="9350"/>
            </w:tabs>
            <w:rPr>
              <w:noProof/>
              <w:lang w:eastAsia="en-US"/>
            </w:rPr>
          </w:pPr>
          <w:hyperlink w:anchor="_Toc478121030" w:history="1">
            <w:r w:rsidR="008A7EB4" w:rsidRPr="00CF1771">
              <w:rPr>
                <w:rStyle w:val="Hyperlink"/>
                <w:noProof/>
              </w:rPr>
              <w:t>1</w:t>
            </w:r>
            <w:r w:rsidR="008A7EB4">
              <w:rPr>
                <w:noProof/>
                <w:lang w:eastAsia="en-US"/>
              </w:rPr>
              <w:tab/>
            </w:r>
            <w:r w:rsidR="008A7EB4" w:rsidRPr="00CF1771">
              <w:rPr>
                <w:rStyle w:val="Hyperlink"/>
                <w:noProof/>
              </w:rPr>
              <w:t>Introduction</w:t>
            </w:r>
            <w:r w:rsidR="008A7EB4">
              <w:rPr>
                <w:noProof/>
                <w:webHidden/>
              </w:rPr>
              <w:tab/>
            </w:r>
            <w:r w:rsidR="008A7EB4">
              <w:rPr>
                <w:noProof/>
                <w:webHidden/>
              </w:rPr>
              <w:fldChar w:fldCharType="begin"/>
            </w:r>
            <w:r w:rsidR="008A7EB4">
              <w:rPr>
                <w:noProof/>
                <w:webHidden/>
              </w:rPr>
              <w:instrText xml:space="preserve"> PAGEREF _Toc478121030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6CEC13C9" w14:textId="77777777" w:rsidR="008A7EB4" w:rsidRDefault="00842F80">
          <w:pPr>
            <w:pStyle w:val="TOC1"/>
            <w:tabs>
              <w:tab w:val="left" w:pos="480"/>
              <w:tab w:val="right" w:leader="dot" w:pos="9350"/>
            </w:tabs>
            <w:rPr>
              <w:noProof/>
              <w:lang w:eastAsia="en-US"/>
            </w:rPr>
          </w:pPr>
          <w:hyperlink w:anchor="_Toc478121031" w:history="1">
            <w:r w:rsidR="008A7EB4" w:rsidRPr="00CF1771">
              <w:rPr>
                <w:rStyle w:val="Hyperlink"/>
                <w:noProof/>
              </w:rPr>
              <w:t>2</w:t>
            </w:r>
            <w:r w:rsidR="008A7EB4">
              <w:rPr>
                <w:noProof/>
                <w:lang w:eastAsia="en-US"/>
              </w:rPr>
              <w:tab/>
            </w:r>
            <w:r w:rsidR="008A7EB4" w:rsidRPr="00CF1771">
              <w:rPr>
                <w:rStyle w:val="Hyperlink"/>
                <w:noProof/>
              </w:rPr>
              <w:t>Project Overview</w:t>
            </w:r>
            <w:r w:rsidR="008A7EB4">
              <w:rPr>
                <w:noProof/>
                <w:webHidden/>
              </w:rPr>
              <w:tab/>
            </w:r>
            <w:r w:rsidR="008A7EB4">
              <w:rPr>
                <w:noProof/>
                <w:webHidden/>
              </w:rPr>
              <w:fldChar w:fldCharType="begin"/>
            </w:r>
            <w:r w:rsidR="008A7EB4">
              <w:rPr>
                <w:noProof/>
                <w:webHidden/>
              </w:rPr>
              <w:instrText xml:space="preserve"> PAGEREF _Toc478121031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37C00459" w14:textId="77777777" w:rsidR="008A7EB4" w:rsidRDefault="00842F80">
          <w:pPr>
            <w:pStyle w:val="TOC1"/>
            <w:tabs>
              <w:tab w:val="left" w:pos="480"/>
              <w:tab w:val="right" w:leader="dot" w:pos="9350"/>
            </w:tabs>
            <w:rPr>
              <w:noProof/>
              <w:lang w:eastAsia="en-US"/>
            </w:rPr>
          </w:pPr>
          <w:hyperlink w:anchor="_Toc478121032" w:history="1">
            <w:r w:rsidR="008A7EB4" w:rsidRPr="00CF1771">
              <w:rPr>
                <w:rStyle w:val="Hyperlink"/>
                <w:noProof/>
              </w:rPr>
              <w:t>3</w:t>
            </w:r>
            <w:r w:rsidR="008A7EB4">
              <w:rPr>
                <w:noProof/>
                <w:lang w:eastAsia="en-US"/>
              </w:rPr>
              <w:tab/>
            </w:r>
            <w:r w:rsidR="008A7EB4" w:rsidRPr="00CF1771">
              <w:rPr>
                <w:rStyle w:val="Hyperlink"/>
                <w:noProof/>
              </w:rPr>
              <w:t>System Overview</w:t>
            </w:r>
            <w:r w:rsidR="008A7EB4">
              <w:rPr>
                <w:noProof/>
                <w:webHidden/>
              </w:rPr>
              <w:tab/>
            </w:r>
            <w:r w:rsidR="008A7EB4">
              <w:rPr>
                <w:noProof/>
                <w:webHidden/>
              </w:rPr>
              <w:fldChar w:fldCharType="begin"/>
            </w:r>
            <w:r w:rsidR="008A7EB4">
              <w:rPr>
                <w:noProof/>
                <w:webHidden/>
              </w:rPr>
              <w:instrText xml:space="preserve"> PAGEREF _Toc478121032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73ADC3" w14:textId="77777777" w:rsidR="008A7EB4" w:rsidRDefault="00842F80">
          <w:pPr>
            <w:pStyle w:val="TOC1"/>
            <w:tabs>
              <w:tab w:val="left" w:pos="480"/>
              <w:tab w:val="right" w:leader="dot" w:pos="9350"/>
            </w:tabs>
            <w:rPr>
              <w:noProof/>
              <w:lang w:eastAsia="en-US"/>
            </w:rPr>
          </w:pPr>
          <w:hyperlink w:anchor="_Toc478121033" w:history="1">
            <w:r w:rsidR="008A7EB4" w:rsidRPr="00CF1771">
              <w:rPr>
                <w:rStyle w:val="Hyperlink"/>
                <w:noProof/>
              </w:rPr>
              <w:t>4</w:t>
            </w:r>
            <w:r w:rsidR="008A7EB4">
              <w:rPr>
                <w:noProof/>
                <w:lang w:eastAsia="en-US"/>
              </w:rPr>
              <w:tab/>
            </w:r>
            <w:r w:rsidR="008A7EB4" w:rsidRPr="00CF1771">
              <w:rPr>
                <w:rStyle w:val="Hyperlink"/>
                <w:noProof/>
              </w:rPr>
              <w:t>Audience</w:t>
            </w:r>
            <w:r w:rsidR="008A7EB4">
              <w:rPr>
                <w:noProof/>
                <w:webHidden/>
              </w:rPr>
              <w:tab/>
            </w:r>
            <w:r w:rsidR="008A7EB4">
              <w:rPr>
                <w:noProof/>
                <w:webHidden/>
              </w:rPr>
              <w:fldChar w:fldCharType="begin"/>
            </w:r>
            <w:r w:rsidR="008A7EB4">
              <w:rPr>
                <w:noProof/>
                <w:webHidden/>
              </w:rPr>
              <w:instrText xml:space="preserve"> PAGEREF _Toc478121033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DDED1A" w14:textId="77777777" w:rsidR="008A7EB4" w:rsidRDefault="00842F80">
          <w:pPr>
            <w:pStyle w:val="TOC1"/>
            <w:tabs>
              <w:tab w:val="left" w:pos="480"/>
              <w:tab w:val="right" w:leader="dot" w:pos="9350"/>
            </w:tabs>
            <w:rPr>
              <w:noProof/>
              <w:lang w:eastAsia="en-US"/>
            </w:rPr>
          </w:pPr>
          <w:hyperlink w:anchor="_Toc478121034" w:history="1">
            <w:r w:rsidR="008A7EB4" w:rsidRPr="00CF1771">
              <w:rPr>
                <w:rStyle w:val="Hyperlink"/>
                <w:noProof/>
              </w:rPr>
              <w:t>5</w:t>
            </w:r>
            <w:r w:rsidR="008A7EB4">
              <w:rPr>
                <w:noProof/>
                <w:lang w:eastAsia="en-US"/>
              </w:rPr>
              <w:tab/>
            </w:r>
            <w:r w:rsidR="008A7EB4" w:rsidRPr="00CF1771">
              <w:rPr>
                <w:rStyle w:val="Hyperlink"/>
                <w:noProof/>
              </w:rPr>
              <w:t>Glossary</w:t>
            </w:r>
            <w:r w:rsidR="008A7EB4">
              <w:rPr>
                <w:noProof/>
                <w:webHidden/>
              </w:rPr>
              <w:tab/>
            </w:r>
            <w:r w:rsidR="008A7EB4">
              <w:rPr>
                <w:noProof/>
                <w:webHidden/>
              </w:rPr>
              <w:fldChar w:fldCharType="begin"/>
            </w:r>
            <w:r w:rsidR="008A7EB4">
              <w:rPr>
                <w:noProof/>
                <w:webHidden/>
              </w:rPr>
              <w:instrText xml:space="preserve"> PAGEREF _Toc478121034 \h </w:instrText>
            </w:r>
            <w:r w:rsidR="008A7EB4">
              <w:rPr>
                <w:noProof/>
                <w:webHidden/>
              </w:rPr>
            </w:r>
            <w:r w:rsidR="008A7EB4">
              <w:rPr>
                <w:noProof/>
                <w:webHidden/>
              </w:rPr>
              <w:fldChar w:fldCharType="separate"/>
            </w:r>
            <w:r w:rsidR="008A7EB4">
              <w:rPr>
                <w:noProof/>
                <w:webHidden/>
              </w:rPr>
              <w:t>8</w:t>
            </w:r>
            <w:r w:rsidR="008A7EB4">
              <w:rPr>
                <w:noProof/>
                <w:webHidden/>
              </w:rPr>
              <w:fldChar w:fldCharType="end"/>
            </w:r>
          </w:hyperlink>
        </w:p>
        <w:p w14:paraId="48DDE16D" w14:textId="77777777" w:rsidR="008A7EB4" w:rsidRDefault="00842F80">
          <w:pPr>
            <w:pStyle w:val="TOC1"/>
            <w:tabs>
              <w:tab w:val="left" w:pos="480"/>
              <w:tab w:val="right" w:leader="dot" w:pos="9350"/>
            </w:tabs>
            <w:rPr>
              <w:noProof/>
              <w:lang w:eastAsia="en-US"/>
            </w:rPr>
          </w:pPr>
          <w:hyperlink w:anchor="_Toc478121035" w:history="1">
            <w:r w:rsidR="008A7EB4" w:rsidRPr="00CF1771">
              <w:rPr>
                <w:rStyle w:val="Hyperlink"/>
                <w:noProof/>
              </w:rPr>
              <w:t>6</w:t>
            </w:r>
            <w:r w:rsidR="008A7EB4">
              <w:rPr>
                <w:noProof/>
                <w:lang w:eastAsia="en-US"/>
              </w:rPr>
              <w:tab/>
            </w:r>
            <w:r w:rsidR="008A7EB4" w:rsidRPr="00CF1771">
              <w:rPr>
                <w:rStyle w:val="Hyperlink"/>
                <w:noProof/>
              </w:rPr>
              <w:t>ODE DEVELOPMENT ENVIRONMENT</w:t>
            </w:r>
            <w:r w:rsidR="008A7EB4">
              <w:rPr>
                <w:noProof/>
                <w:webHidden/>
              </w:rPr>
              <w:tab/>
            </w:r>
            <w:r w:rsidR="008A7EB4">
              <w:rPr>
                <w:noProof/>
                <w:webHidden/>
              </w:rPr>
              <w:fldChar w:fldCharType="begin"/>
            </w:r>
            <w:r w:rsidR="008A7EB4">
              <w:rPr>
                <w:noProof/>
                <w:webHidden/>
              </w:rPr>
              <w:instrText xml:space="preserve"> PAGEREF _Toc478121035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31DEA6B" w14:textId="77777777" w:rsidR="008A7EB4" w:rsidRDefault="00842F80">
          <w:pPr>
            <w:pStyle w:val="TOC2"/>
            <w:tabs>
              <w:tab w:val="left" w:pos="1080"/>
              <w:tab w:val="right" w:leader="dot" w:pos="9350"/>
            </w:tabs>
            <w:rPr>
              <w:noProof/>
              <w:lang w:eastAsia="en-US"/>
            </w:rPr>
          </w:pPr>
          <w:hyperlink w:anchor="_Toc478121036" w:history="1">
            <w:r w:rsidR="008A7EB4" w:rsidRPr="00CF1771">
              <w:rPr>
                <w:rStyle w:val="Hyperlink"/>
                <w:noProof/>
              </w:rPr>
              <w:t>6.1</w:t>
            </w:r>
            <w:r w:rsidR="008A7EB4">
              <w:rPr>
                <w:noProof/>
                <w:lang w:eastAsia="en-US"/>
              </w:rPr>
              <w:tab/>
            </w:r>
            <w:r w:rsidR="008A7EB4" w:rsidRPr="00CF1771">
              <w:rPr>
                <w:rStyle w:val="Hyperlink"/>
                <w:noProof/>
              </w:rPr>
              <w:t>Java Development Tools</w:t>
            </w:r>
            <w:r w:rsidR="008A7EB4">
              <w:rPr>
                <w:noProof/>
                <w:webHidden/>
              </w:rPr>
              <w:tab/>
            </w:r>
            <w:r w:rsidR="008A7EB4">
              <w:rPr>
                <w:noProof/>
                <w:webHidden/>
              </w:rPr>
              <w:fldChar w:fldCharType="begin"/>
            </w:r>
            <w:r w:rsidR="008A7EB4">
              <w:rPr>
                <w:noProof/>
                <w:webHidden/>
              </w:rPr>
              <w:instrText xml:space="preserve"> PAGEREF _Toc478121036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2DB6B9DA" w14:textId="77777777" w:rsidR="008A7EB4" w:rsidRDefault="00842F80">
          <w:pPr>
            <w:pStyle w:val="TOC2"/>
            <w:tabs>
              <w:tab w:val="left" w:pos="1080"/>
              <w:tab w:val="right" w:leader="dot" w:pos="9350"/>
            </w:tabs>
            <w:rPr>
              <w:noProof/>
              <w:lang w:eastAsia="en-US"/>
            </w:rPr>
          </w:pPr>
          <w:hyperlink w:anchor="_Toc478121037" w:history="1">
            <w:r w:rsidR="008A7EB4" w:rsidRPr="00CF1771">
              <w:rPr>
                <w:rStyle w:val="Hyperlink"/>
                <w:noProof/>
              </w:rPr>
              <w:t>6.2</w:t>
            </w:r>
            <w:r w:rsidR="008A7EB4">
              <w:rPr>
                <w:noProof/>
                <w:lang w:eastAsia="en-US"/>
              </w:rPr>
              <w:tab/>
            </w:r>
            <w:r w:rsidR="008A7EB4" w:rsidRPr="00CF1771">
              <w:rPr>
                <w:rStyle w:val="Hyperlink"/>
                <w:noProof/>
              </w:rPr>
              <w:t>Java</w:t>
            </w:r>
            <w:r w:rsidR="008A7EB4">
              <w:rPr>
                <w:noProof/>
                <w:webHidden/>
              </w:rPr>
              <w:tab/>
            </w:r>
            <w:r w:rsidR="008A7EB4">
              <w:rPr>
                <w:noProof/>
                <w:webHidden/>
              </w:rPr>
              <w:fldChar w:fldCharType="begin"/>
            </w:r>
            <w:r w:rsidR="008A7EB4">
              <w:rPr>
                <w:noProof/>
                <w:webHidden/>
              </w:rPr>
              <w:instrText xml:space="preserve"> PAGEREF _Toc478121037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5604B5C4" w14:textId="77777777" w:rsidR="008A7EB4" w:rsidRDefault="00842F80">
          <w:pPr>
            <w:pStyle w:val="TOC2"/>
            <w:tabs>
              <w:tab w:val="left" w:pos="1080"/>
              <w:tab w:val="right" w:leader="dot" w:pos="9350"/>
            </w:tabs>
            <w:rPr>
              <w:noProof/>
              <w:lang w:eastAsia="en-US"/>
            </w:rPr>
          </w:pPr>
          <w:hyperlink w:anchor="_Toc478121038" w:history="1">
            <w:r w:rsidR="008A7EB4" w:rsidRPr="00CF1771">
              <w:rPr>
                <w:rStyle w:val="Hyperlink"/>
                <w:noProof/>
              </w:rPr>
              <w:t>6.3</w:t>
            </w:r>
            <w:r w:rsidR="008A7EB4">
              <w:rPr>
                <w:noProof/>
                <w:lang w:eastAsia="en-US"/>
              </w:rPr>
              <w:tab/>
            </w:r>
            <w:r w:rsidR="008A7EB4" w:rsidRPr="00CF1771">
              <w:rPr>
                <w:rStyle w:val="Hyperlink"/>
                <w:noProof/>
              </w:rPr>
              <w:t>Eclipse IDE</w:t>
            </w:r>
            <w:r w:rsidR="008A7EB4">
              <w:rPr>
                <w:noProof/>
                <w:webHidden/>
              </w:rPr>
              <w:tab/>
            </w:r>
            <w:r w:rsidR="008A7EB4">
              <w:rPr>
                <w:noProof/>
                <w:webHidden/>
              </w:rPr>
              <w:fldChar w:fldCharType="begin"/>
            </w:r>
            <w:r w:rsidR="008A7EB4">
              <w:rPr>
                <w:noProof/>
                <w:webHidden/>
              </w:rPr>
              <w:instrText xml:space="preserve"> PAGEREF _Toc478121038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DBDFB52" w14:textId="77777777" w:rsidR="008A7EB4" w:rsidRDefault="00842F80">
          <w:pPr>
            <w:pStyle w:val="TOC2"/>
            <w:tabs>
              <w:tab w:val="left" w:pos="1080"/>
              <w:tab w:val="right" w:leader="dot" w:pos="9350"/>
            </w:tabs>
            <w:rPr>
              <w:noProof/>
              <w:lang w:eastAsia="en-US"/>
            </w:rPr>
          </w:pPr>
          <w:hyperlink w:anchor="_Toc478121039" w:history="1">
            <w:r w:rsidR="008A7EB4" w:rsidRPr="00CF1771">
              <w:rPr>
                <w:rStyle w:val="Hyperlink"/>
                <w:noProof/>
              </w:rPr>
              <w:t>6.4</w:t>
            </w:r>
            <w:r w:rsidR="008A7EB4">
              <w:rPr>
                <w:noProof/>
                <w:lang w:eastAsia="en-US"/>
              </w:rPr>
              <w:tab/>
            </w:r>
            <w:r w:rsidR="008A7EB4" w:rsidRPr="00CF1771">
              <w:rPr>
                <w:rStyle w:val="Hyperlink"/>
                <w:noProof/>
              </w:rPr>
              <w:t>Maven</w:t>
            </w:r>
            <w:r w:rsidR="008A7EB4">
              <w:rPr>
                <w:noProof/>
                <w:webHidden/>
              </w:rPr>
              <w:tab/>
            </w:r>
            <w:r w:rsidR="008A7EB4">
              <w:rPr>
                <w:noProof/>
                <w:webHidden/>
              </w:rPr>
              <w:fldChar w:fldCharType="begin"/>
            </w:r>
            <w:r w:rsidR="008A7EB4">
              <w:rPr>
                <w:noProof/>
                <w:webHidden/>
              </w:rPr>
              <w:instrText xml:space="preserve"> PAGEREF _Toc478121039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4C5F2778" w14:textId="77777777" w:rsidR="008A7EB4" w:rsidRDefault="00842F80">
          <w:pPr>
            <w:pStyle w:val="TOC2"/>
            <w:tabs>
              <w:tab w:val="left" w:pos="1080"/>
              <w:tab w:val="right" w:leader="dot" w:pos="9350"/>
            </w:tabs>
            <w:rPr>
              <w:noProof/>
              <w:lang w:eastAsia="en-US"/>
            </w:rPr>
          </w:pPr>
          <w:hyperlink w:anchor="_Toc478121040" w:history="1">
            <w:r w:rsidR="008A7EB4" w:rsidRPr="00CF1771">
              <w:rPr>
                <w:rStyle w:val="Hyperlink"/>
                <w:noProof/>
              </w:rPr>
              <w:t>6.5</w:t>
            </w:r>
            <w:r w:rsidR="008A7EB4">
              <w:rPr>
                <w:noProof/>
                <w:lang w:eastAsia="en-US"/>
              </w:rPr>
              <w:tab/>
            </w:r>
            <w:r w:rsidR="008A7EB4" w:rsidRPr="00CF1771">
              <w:rPr>
                <w:rStyle w:val="Hyperlink"/>
                <w:noProof/>
              </w:rPr>
              <w:t>Git Version Control</w:t>
            </w:r>
            <w:r w:rsidR="008A7EB4">
              <w:rPr>
                <w:noProof/>
                <w:webHidden/>
              </w:rPr>
              <w:tab/>
            </w:r>
            <w:r w:rsidR="008A7EB4">
              <w:rPr>
                <w:noProof/>
                <w:webHidden/>
              </w:rPr>
              <w:fldChar w:fldCharType="begin"/>
            </w:r>
            <w:r w:rsidR="008A7EB4">
              <w:rPr>
                <w:noProof/>
                <w:webHidden/>
              </w:rPr>
              <w:instrText xml:space="preserve"> PAGEREF _Toc478121040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797A06A6" w14:textId="77777777" w:rsidR="008A7EB4" w:rsidRDefault="00842F80">
          <w:pPr>
            <w:pStyle w:val="TOC2"/>
            <w:tabs>
              <w:tab w:val="left" w:pos="1080"/>
              <w:tab w:val="right" w:leader="dot" w:pos="9350"/>
            </w:tabs>
            <w:rPr>
              <w:noProof/>
              <w:lang w:eastAsia="en-US"/>
            </w:rPr>
          </w:pPr>
          <w:hyperlink w:anchor="_Toc478121041" w:history="1">
            <w:r w:rsidR="008A7EB4" w:rsidRPr="00CF1771">
              <w:rPr>
                <w:rStyle w:val="Hyperlink"/>
                <w:noProof/>
              </w:rPr>
              <w:t>6.6</w:t>
            </w:r>
            <w:r w:rsidR="008A7EB4">
              <w:rPr>
                <w:noProof/>
                <w:lang w:eastAsia="en-US"/>
              </w:rPr>
              <w:tab/>
            </w:r>
            <w:r w:rsidR="008A7EB4" w:rsidRPr="00CF1771">
              <w:rPr>
                <w:rStyle w:val="Hyperlink"/>
                <w:noProof/>
              </w:rPr>
              <w:t>Building ODE Software Artifacts</w:t>
            </w:r>
            <w:r w:rsidR="008A7EB4">
              <w:rPr>
                <w:noProof/>
                <w:webHidden/>
              </w:rPr>
              <w:tab/>
            </w:r>
            <w:r w:rsidR="008A7EB4">
              <w:rPr>
                <w:noProof/>
                <w:webHidden/>
              </w:rPr>
              <w:fldChar w:fldCharType="begin"/>
            </w:r>
            <w:r w:rsidR="008A7EB4">
              <w:rPr>
                <w:noProof/>
                <w:webHidden/>
              </w:rPr>
              <w:instrText xml:space="preserve"> PAGEREF _Toc478121041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595E0943"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42" w:history="1">
            <w:r w:rsidR="008A7EB4" w:rsidRPr="00CF1771">
              <w:rPr>
                <w:rStyle w:val="Hyperlink"/>
                <w:noProof/>
              </w:rPr>
              <w:t>6.6.1</w:t>
            </w:r>
            <w:r w:rsidR="008A7EB4">
              <w:rPr>
                <w:rFonts w:asciiTheme="minorHAnsi" w:eastAsiaTheme="minorEastAsia" w:hAnsiTheme="minorHAnsi" w:cstheme="minorBidi"/>
                <w:noProof/>
                <w:sz w:val="22"/>
                <w:szCs w:val="22"/>
              </w:rPr>
              <w:tab/>
            </w:r>
            <w:r w:rsidR="008A7EB4" w:rsidRPr="00CF1771">
              <w:rPr>
                <w:rStyle w:val="Hyperlink"/>
                <w:noProof/>
              </w:rPr>
              <w:t>Open-Source Repository</w:t>
            </w:r>
            <w:r w:rsidR="008A7EB4">
              <w:rPr>
                <w:noProof/>
                <w:webHidden/>
              </w:rPr>
              <w:tab/>
            </w:r>
            <w:r w:rsidR="008A7EB4">
              <w:rPr>
                <w:noProof/>
                <w:webHidden/>
              </w:rPr>
              <w:fldChar w:fldCharType="begin"/>
            </w:r>
            <w:r w:rsidR="008A7EB4">
              <w:rPr>
                <w:noProof/>
                <w:webHidden/>
              </w:rPr>
              <w:instrText xml:space="preserve"> PAGEREF _Toc478121042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07962C08"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43" w:history="1">
            <w:r w:rsidR="008A7EB4" w:rsidRPr="00CF1771">
              <w:rPr>
                <w:rStyle w:val="Hyperlink"/>
                <w:noProof/>
              </w:rPr>
              <w:t>6.6.2</w:t>
            </w:r>
            <w:r w:rsidR="008A7EB4">
              <w:rPr>
                <w:rFonts w:asciiTheme="minorHAnsi" w:eastAsiaTheme="minorEastAsia" w:hAnsiTheme="minorHAnsi" w:cstheme="minorBidi"/>
                <w:noProof/>
                <w:sz w:val="22"/>
                <w:szCs w:val="22"/>
              </w:rPr>
              <w:tab/>
            </w:r>
            <w:r w:rsidR="008A7EB4" w:rsidRPr="00CF1771">
              <w:rPr>
                <w:rStyle w:val="Hyperlink"/>
                <w:noProof/>
              </w:rPr>
              <w:t>Private Repository</w:t>
            </w:r>
            <w:r w:rsidR="008A7EB4">
              <w:rPr>
                <w:noProof/>
                <w:webHidden/>
              </w:rPr>
              <w:tab/>
            </w:r>
            <w:r w:rsidR="008A7EB4">
              <w:rPr>
                <w:noProof/>
                <w:webHidden/>
              </w:rPr>
              <w:fldChar w:fldCharType="begin"/>
            </w:r>
            <w:r w:rsidR="008A7EB4">
              <w:rPr>
                <w:noProof/>
                <w:webHidden/>
              </w:rPr>
              <w:instrText xml:space="preserve"> PAGEREF _Toc478121043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2723D678"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44" w:history="1">
            <w:r w:rsidR="008A7EB4" w:rsidRPr="00CF1771">
              <w:rPr>
                <w:rStyle w:val="Hyperlink"/>
                <w:b/>
                <w:noProof/>
              </w:rPr>
              <w:t>6.6.3</w:t>
            </w:r>
            <w:r w:rsidR="008A7EB4">
              <w:rPr>
                <w:rFonts w:asciiTheme="minorHAnsi" w:eastAsiaTheme="minorEastAsia" w:hAnsiTheme="minorHAnsi" w:cstheme="minorBidi"/>
                <w:noProof/>
                <w:sz w:val="22"/>
                <w:szCs w:val="22"/>
              </w:rPr>
              <w:tab/>
            </w:r>
            <w:r w:rsidR="008A7EB4" w:rsidRPr="00CF1771">
              <w:rPr>
                <w:rStyle w:val="Hyperlink"/>
                <w:noProof/>
              </w:rPr>
              <w:t>ODE Application Properties</w:t>
            </w:r>
            <w:r w:rsidR="008A7EB4">
              <w:rPr>
                <w:noProof/>
                <w:webHidden/>
              </w:rPr>
              <w:tab/>
            </w:r>
            <w:r w:rsidR="008A7EB4">
              <w:rPr>
                <w:noProof/>
                <w:webHidden/>
              </w:rPr>
              <w:fldChar w:fldCharType="begin"/>
            </w:r>
            <w:r w:rsidR="008A7EB4">
              <w:rPr>
                <w:noProof/>
                <w:webHidden/>
              </w:rPr>
              <w:instrText xml:space="preserve"> PAGEREF _Toc478121044 \h </w:instrText>
            </w:r>
            <w:r w:rsidR="008A7EB4">
              <w:rPr>
                <w:noProof/>
                <w:webHidden/>
              </w:rPr>
            </w:r>
            <w:r w:rsidR="008A7EB4">
              <w:rPr>
                <w:noProof/>
                <w:webHidden/>
              </w:rPr>
              <w:fldChar w:fldCharType="separate"/>
            </w:r>
            <w:r w:rsidR="008A7EB4">
              <w:rPr>
                <w:noProof/>
                <w:webHidden/>
              </w:rPr>
              <w:t>12</w:t>
            </w:r>
            <w:r w:rsidR="008A7EB4">
              <w:rPr>
                <w:noProof/>
                <w:webHidden/>
              </w:rPr>
              <w:fldChar w:fldCharType="end"/>
            </w:r>
          </w:hyperlink>
        </w:p>
        <w:p w14:paraId="24E78FD7"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45" w:history="1">
            <w:r w:rsidR="008A7EB4" w:rsidRPr="00CF1771">
              <w:rPr>
                <w:rStyle w:val="Hyperlink"/>
                <w:noProof/>
              </w:rPr>
              <w:t>6.6.4</w:t>
            </w:r>
            <w:r w:rsidR="008A7EB4">
              <w:rPr>
                <w:rFonts w:asciiTheme="minorHAnsi" w:eastAsiaTheme="minorEastAsia" w:hAnsiTheme="minorHAnsi" w:cstheme="minorBidi"/>
                <w:noProof/>
                <w:sz w:val="22"/>
                <w:szCs w:val="22"/>
              </w:rPr>
              <w:tab/>
            </w:r>
            <w:r w:rsidR="008A7EB4" w:rsidRPr="00CF1771">
              <w:rPr>
                <w:rStyle w:val="Hyperlink"/>
                <w:noProof/>
              </w:rPr>
              <w:t>ODE Logging Properties</w:t>
            </w:r>
            <w:r w:rsidR="008A7EB4">
              <w:rPr>
                <w:noProof/>
                <w:webHidden/>
              </w:rPr>
              <w:tab/>
            </w:r>
            <w:r w:rsidR="008A7EB4">
              <w:rPr>
                <w:noProof/>
                <w:webHidden/>
              </w:rPr>
              <w:fldChar w:fldCharType="begin"/>
            </w:r>
            <w:r w:rsidR="008A7EB4">
              <w:rPr>
                <w:noProof/>
                <w:webHidden/>
              </w:rPr>
              <w:instrText xml:space="preserve"> PAGEREF _Toc478121045 \h </w:instrText>
            </w:r>
            <w:r w:rsidR="008A7EB4">
              <w:rPr>
                <w:noProof/>
                <w:webHidden/>
              </w:rPr>
            </w:r>
            <w:r w:rsidR="008A7EB4">
              <w:rPr>
                <w:noProof/>
                <w:webHidden/>
              </w:rPr>
              <w:fldChar w:fldCharType="separate"/>
            </w:r>
            <w:r w:rsidR="008A7EB4">
              <w:rPr>
                <w:noProof/>
                <w:webHidden/>
              </w:rPr>
              <w:t>15</w:t>
            </w:r>
            <w:r w:rsidR="008A7EB4">
              <w:rPr>
                <w:noProof/>
                <w:webHidden/>
              </w:rPr>
              <w:fldChar w:fldCharType="end"/>
            </w:r>
          </w:hyperlink>
        </w:p>
        <w:p w14:paraId="6285E134" w14:textId="77777777" w:rsidR="008A7EB4" w:rsidRDefault="00842F80">
          <w:pPr>
            <w:pStyle w:val="TOC1"/>
            <w:tabs>
              <w:tab w:val="left" w:pos="480"/>
              <w:tab w:val="right" w:leader="dot" w:pos="9350"/>
            </w:tabs>
            <w:rPr>
              <w:noProof/>
              <w:lang w:eastAsia="en-US"/>
            </w:rPr>
          </w:pPr>
          <w:hyperlink w:anchor="_Toc478121046" w:history="1">
            <w:r w:rsidR="008A7EB4" w:rsidRPr="00CF1771">
              <w:rPr>
                <w:rStyle w:val="Hyperlink"/>
                <w:noProof/>
              </w:rPr>
              <w:t>7</w:t>
            </w:r>
            <w:r w:rsidR="008A7EB4">
              <w:rPr>
                <w:noProof/>
                <w:lang w:eastAsia="en-US"/>
              </w:rPr>
              <w:tab/>
            </w:r>
            <w:r w:rsidR="008A7EB4" w:rsidRPr="00CF1771">
              <w:rPr>
                <w:rStyle w:val="Hyperlink"/>
                <w:noProof/>
              </w:rPr>
              <w:t>ODE Features</w:t>
            </w:r>
            <w:r w:rsidR="008A7EB4">
              <w:rPr>
                <w:noProof/>
                <w:webHidden/>
              </w:rPr>
              <w:tab/>
            </w:r>
            <w:r w:rsidR="008A7EB4">
              <w:rPr>
                <w:noProof/>
                <w:webHidden/>
              </w:rPr>
              <w:fldChar w:fldCharType="begin"/>
            </w:r>
            <w:r w:rsidR="008A7EB4">
              <w:rPr>
                <w:noProof/>
                <w:webHidden/>
              </w:rPr>
              <w:instrText xml:space="preserve"> PAGEREF _Toc478121046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451D6746" w14:textId="77777777" w:rsidR="008A7EB4" w:rsidRDefault="00842F80">
          <w:pPr>
            <w:pStyle w:val="TOC2"/>
            <w:tabs>
              <w:tab w:val="left" w:pos="1080"/>
              <w:tab w:val="right" w:leader="dot" w:pos="9350"/>
            </w:tabs>
            <w:rPr>
              <w:noProof/>
              <w:lang w:eastAsia="en-US"/>
            </w:rPr>
          </w:pPr>
          <w:hyperlink w:anchor="_Toc478121047" w:history="1">
            <w:r w:rsidR="008A7EB4" w:rsidRPr="00CF1771">
              <w:rPr>
                <w:rStyle w:val="Hyperlink"/>
                <w:noProof/>
              </w:rPr>
              <w:t>7.1</w:t>
            </w:r>
            <w:r w:rsidR="008A7EB4">
              <w:rPr>
                <w:noProof/>
                <w:lang w:eastAsia="en-US"/>
              </w:rPr>
              <w:tab/>
            </w:r>
            <w:r w:rsidR="008A7EB4" w:rsidRPr="00CF1771">
              <w:rPr>
                <w:rStyle w:val="Hyperlink"/>
                <w:noProof/>
              </w:rPr>
              <w:t>Managing SNMP Devices</w:t>
            </w:r>
            <w:r w:rsidR="008A7EB4">
              <w:rPr>
                <w:noProof/>
                <w:webHidden/>
              </w:rPr>
              <w:tab/>
            </w:r>
            <w:r w:rsidR="008A7EB4">
              <w:rPr>
                <w:noProof/>
                <w:webHidden/>
              </w:rPr>
              <w:fldChar w:fldCharType="begin"/>
            </w:r>
            <w:r w:rsidR="008A7EB4">
              <w:rPr>
                <w:noProof/>
                <w:webHidden/>
              </w:rPr>
              <w:instrText xml:space="preserve"> PAGEREF _Toc478121047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140FCB0A"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48" w:history="1">
            <w:r w:rsidR="008A7EB4" w:rsidRPr="00CF1771">
              <w:rPr>
                <w:rStyle w:val="Hyperlink"/>
                <w:noProof/>
              </w:rPr>
              <w:t>7.1.1</w:t>
            </w:r>
            <w:r w:rsidR="008A7EB4">
              <w:rPr>
                <w:rFonts w:asciiTheme="minorHAnsi" w:eastAsiaTheme="minorEastAsia" w:hAnsiTheme="minorHAnsi" w:cstheme="minorBidi"/>
                <w:noProof/>
                <w:sz w:val="22"/>
                <w:szCs w:val="22"/>
              </w:rPr>
              <w:tab/>
            </w:r>
            <w:r w:rsidR="008A7EB4" w:rsidRPr="00CF1771">
              <w:rPr>
                <w:rStyle w:val="Hyperlink"/>
                <w:noProof/>
              </w:rPr>
              <w:t>Query Parameters</w:t>
            </w:r>
            <w:r w:rsidR="008A7EB4">
              <w:rPr>
                <w:noProof/>
                <w:webHidden/>
              </w:rPr>
              <w:tab/>
            </w:r>
            <w:r w:rsidR="008A7EB4">
              <w:rPr>
                <w:noProof/>
                <w:webHidden/>
              </w:rPr>
              <w:fldChar w:fldCharType="begin"/>
            </w:r>
            <w:r w:rsidR="008A7EB4">
              <w:rPr>
                <w:noProof/>
                <w:webHidden/>
              </w:rPr>
              <w:instrText xml:space="preserve"> PAGEREF _Toc478121048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3CECF39C"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49" w:history="1">
            <w:r w:rsidR="008A7EB4" w:rsidRPr="00CF1771">
              <w:rPr>
                <w:rStyle w:val="Hyperlink"/>
                <w:noProof/>
              </w:rPr>
              <w:t>7.1.2</w:t>
            </w:r>
            <w:r w:rsidR="008A7EB4">
              <w:rPr>
                <w:rFonts w:asciiTheme="minorHAnsi" w:eastAsiaTheme="minorEastAsia" w:hAnsiTheme="minorHAnsi" w:cstheme="minorBidi"/>
                <w:noProof/>
                <w:sz w:val="22"/>
                <w:szCs w:val="22"/>
              </w:rPr>
              <w:tab/>
            </w:r>
            <w:r w:rsidR="008A7EB4" w:rsidRPr="00CF1771">
              <w:rPr>
                <w:rStyle w:val="Hyperlink"/>
                <w:noProof/>
              </w:rPr>
              <w:t>API Details</w:t>
            </w:r>
            <w:r w:rsidR="008A7EB4">
              <w:rPr>
                <w:noProof/>
                <w:webHidden/>
              </w:rPr>
              <w:tab/>
            </w:r>
            <w:r w:rsidR="008A7EB4">
              <w:rPr>
                <w:noProof/>
                <w:webHidden/>
              </w:rPr>
              <w:fldChar w:fldCharType="begin"/>
            </w:r>
            <w:r w:rsidR="008A7EB4">
              <w:rPr>
                <w:noProof/>
                <w:webHidden/>
              </w:rPr>
              <w:instrText xml:space="preserve"> PAGEREF _Toc478121049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94A6B41"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50" w:history="1">
            <w:r w:rsidR="008A7EB4" w:rsidRPr="00CF1771">
              <w:rPr>
                <w:rStyle w:val="Hyperlink"/>
                <w:noProof/>
              </w:rPr>
              <w:t>7.1.3</w:t>
            </w:r>
            <w:r w:rsidR="008A7EB4">
              <w:rPr>
                <w:rFonts w:asciiTheme="minorHAnsi" w:eastAsiaTheme="minorEastAsia" w:hAnsiTheme="minorHAnsi" w:cstheme="minorBidi"/>
                <w:noProof/>
                <w:sz w:val="22"/>
                <w:szCs w:val="22"/>
              </w:rPr>
              <w:tab/>
            </w:r>
            <w:r w:rsidR="008A7EB4" w:rsidRPr="00CF1771">
              <w:rPr>
                <w:rStyle w:val="Hyperlink"/>
                <w:noProof/>
              </w:rPr>
              <w:t>Web Based View</w:t>
            </w:r>
            <w:r w:rsidR="008A7EB4">
              <w:rPr>
                <w:noProof/>
                <w:webHidden/>
              </w:rPr>
              <w:tab/>
            </w:r>
            <w:r w:rsidR="008A7EB4">
              <w:rPr>
                <w:noProof/>
                <w:webHidden/>
              </w:rPr>
              <w:fldChar w:fldCharType="begin"/>
            </w:r>
            <w:r w:rsidR="008A7EB4">
              <w:rPr>
                <w:noProof/>
                <w:webHidden/>
              </w:rPr>
              <w:instrText xml:space="preserve"> PAGEREF _Toc478121050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70196AB"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51" w:history="1">
            <w:r w:rsidR="008A7EB4" w:rsidRPr="00CF1771">
              <w:rPr>
                <w:rStyle w:val="Hyperlink"/>
                <w:noProof/>
              </w:rPr>
              <w:t>7.1.4</w:t>
            </w:r>
            <w:r w:rsidR="008A7EB4">
              <w:rPr>
                <w:rFonts w:asciiTheme="minorHAnsi" w:eastAsiaTheme="minorEastAsia" w:hAnsiTheme="minorHAnsi" w:cstheme="minorBidi"/>
                <w:noProof/>
                <w:sz w:val="22"/>
                <w:szCs w:val="22"/>
              </w:rPr>
              <w:tab/>
            </w:r>
            <w:r w:rsidR="008A7EB4" w:rsidRPr="00CF1771">
              <w:rPr>
                <w:rStyle w:val="Hyperlink"/>
                <w:noProof/>
              </w:rPr>
              <w:t>Additional Features/ Discussion Points</w:t>
            </w:r>
            <w:r w:rsidR="008A7EB4">
              <w:rPr>
                <w:noProof/>
                <w:webHidden/>
              </w:rPr>
              <w:tab/>
            </w:r>
            <w:r w:rsidR="008A7EB4">
              <w:rPr>
                <w:noProof/>
                <w:webHidden/>
              </w:rPr>
              <w:fldChar w:fldCharType="begin"/>
            </w:r>
            <w:r w:rsidR="008A7EB4">
              <w:rPr>
                <w:noProof/>
                <w:webHidden/>
              </w:rPr>
              <w:instrText xml:space="preserve"> PAGEREF _Toc478121051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42FE1A34" w14:textId="77777777" w:rsidR="008A7EB4" w:rsidRDefault="00842F80">
          <w:pPr>
            <w:pStyle w:val="TOC2"/>
            <w:tabs>
              <w:tab w:val="left" w:pos="1080"/>
              <w:tab w:val="right" w:leader="dot" w:pos="9350"/>
            </w:tabs>
            <w:rPr>
              <w:noProof/>
              <w:lang w:eastAsia="en-US"/>
            </w:rPr>
          </w:pPr>
          <w:hyperlink w:anchor="_Toc478121052" w:history="1">
            <w:r w:rsidR="008A7EB4" w:rsidRPr="00CF1771">
              <w:rPr>
                <w:rStyle w:val="Hyperlink"/>
                <w:noProof/>
              </w:rPr>
              <w:t>7.2</w:t>
            </w:r>
            <w:r w:rsidR="008A7EB4">
              <w:rPr>
                <w:noProof/>
                <w:lang w:eastAsia="en-US"/>
              </w:rPr>
              <w:tab/>
            </w:r>
            <w:r w:rsidR="008A7EB4" w:rsidRPr="00CF1771">
              <w:rPr>
                <w:rStyle w:val="Hyperlink"/>
                <w:noProof/>
              </w:rPr>
              <w:t>Logging Events</w:t>
            </w:r>
            <w:r w:rsidR="008A7EB4">
              <w:rPr>
                <w:noProof/>
                <w:webHidden/>
              </w:rPr>
              <w:tab/>
            </w:r>
            <w:r w:rsidR="008A7EB4">
              <w:rPr>
                <w:noProof/>
                <w:webHidden/>
              </w:rPr>
              <w:fldChar w:fldCharType="begin"/>
            </w:r>
            <w:r w:rsidR="008A7EB4">
              <w:rPr>
                <w:noProof/>
                <w:webHidden/>
              </w:rPr>
              <w:instrText xml:space="preserve"> PAGEREF _Toc478121052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29400EF0"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53" w:history="1">
            <w:r w:rsidR="008A7EB4" w:rsidRPr="00CF1771">
              <w:rPr>
                <w:rStyle w:val="Hyperlink"/>
                <w:noProof/>
              </w:rPr>
              <w:t>7.2.1</w:t>
            </w:r>
            <w:r w:rsidR="008A7EB4">
              <w:rPr>
                <w:rFonts w:asciiTheme="minorHAnsi" w:eastAsiaTheme="minorEastAsia" w:hAnsiTheme="minorHAnsi" w:cstheme="minorBidi"/>
                <w:noProof/>
                <w:sz w:val="22"/>
                <w:szCs w:val="22"/>
              </w:rPr>
              <w:tab/>
            </w:r>
            <w:r w:rsidR="008A7EB4" w:rsidRPr="00CF1771">
              <w:rPr>
                <w:rStyle w:val="Hyperlink"/>
                <w:noProof/>
              </w:rPr>
              <w:t>Log Levels</w:t>
            </w:r>
            <w:r w:rsidR="008A7EB4">
              <w:rPr>
                <w:noProof/>
                <w:webHidden/>
              </w:rPr>
              <w:tab/>
            </w:r>
            <w:r w:rsidR="008A7EB4">
              <w:rPr>
                <w:noProof/>
                <w:webHidden/>
              </w:rPr>
              <w:fldChar w:fldCharType="begin"/>
            </w:r>
            <w:r w:rsidR="008A7EB4">
              <w:rPr>
                <w:noProof/>
                <w:webHidden/>
              </w:rPr>
              <w:instrText xml:space="preserve"> PAGEREF _Toc478121053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1989E30F"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54" w:history="1">
            <w:r w:rsidR="008A7EB4" w:rsidRPr="00CF1771">
              <w:rPr>
                <w:rStyle w:val="Hyperlink"/>
                <w:noProof/>
              </w:rPr>
              <w:t>7.2.2</w:t>
            </w:r>
            <w:r w:rsidR="008A7EB4">
              <w:rPr>
                <w:rFonts w:asciiTheme="minorHAnsi" w:eastAsiaTheme="minorEastAsia" w:hAnsiTheme="minorHAnsi" w:cstheme="minorBidi"/>
                <w:noProof/>
                <w:sz w:val="22"/>
                <w:szCs w:val="22"/>
              </w:rPr>
              <w:tab/>
            </w:r>
            <w:r w:rsidR="008A7EB4" w:rsidRPr="00CF1771">
              <w:rPr>
                <w:rStyle w:val="Hyperlink"/>
                <w:noProof/>
              </w:rPr>
              <w:t>Logging setup</w:t>
            </w:r>
            <w:r w:rsidR="008A7EB4">
              <w:rPr>
                <w:noProof/>
                <w:webHidden/>
              </w:rPr>
              <w:tab/>
            </w:r>
            <w:r w:rsidR="008A7EB4">
              <w:rPr>
                <w:noProof/>
                <w:webHidden/>
              </w:rPr>
              <w:fldChar w:fldCharType="begin"/>
            </w:r>
            <w:r w:rsidR="008A7EB4">
              <w:rPr>
                <w:noProof/>
                <w:webHidden/>
              </w:rPr>
              <w:instrText xml:space="preserve"> PAGEREF _Toc478121054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9D87011"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55" w:history="1">
            <w:r w:rsidR="008A7EB4" w:rsidRPr="00CF1771">
              <w:rPr>
                <w:rStyle w:val="Hyperlink"/>
                <w:noProof/>
              </w:rPr>
              <w:t>7.2.3</w:t>
            </w:r>
            <w:r w:rsidR="008A7EB4">
              <w:rPr>
                <w:rFonts w:asciiTheme="minorHAnsi" w:eastAsiaTheme="minorEastAsia" w:hAnsiTheme="minorHAnsi" w:cstheme="minorBidi"/>
                <w:noProof/>
                <w:sz w:val="22"/>
                <w:szCs w:val="22"/>
              </w:rPr>
              <w:tab/>
            </w:r>
            <w:r w:rsidR="008A7EB4" w:rsidRPr="00CF1771">
              <w:rPr>
                <w:rStyle w:val="Hyperlink"/>
                <w:noProof/>
              </w:rPr>
              <w:t>Steps to turn on/off logging during application runtime.</w:t>
            </w:r>
            <w:r w:rsidR="008A7EB4">
              <w:rPr>
                <w:noProof/>
                <w:webHidden/>
              </w:rPr>
              <w:tab/>
            </w:r>
            <w:r w:rsidR="008A7EB4">
              <w:rPr>
                <w:noProof/>
                <w:webHidden/>
              </w:rPr>
              <w:fldChar w:fldCharType="begin"/>
            </w:r>
            <w:r w:rsidR="008A7EB4">
              <w:rPr>
                <w:noProof/>
                <w:webHidden/>
              </w:rPr>
              <w:instrText xml:space="preserve"> PAGEREF _Toc478121055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F50302A" w14:textId="77777777" w:rsidR="008A7EB4" w:rsidRDefault="00842F80">
          <w:pPr>
            <w:pStyle w:val="TOC2"/>
            <w:tabs>
              <w:tab w:val="left" w:pos="1080"/>
              <w:tab w:val="right" w:leader="dot" w:pos="9350"/>
            </w:tabs>
            <w:rPr>
              <w:noProof/>
              <w:lang w:eastAsia="en-US"/>
            </w:rPr>
          </w:pPr>
          <w:hyperlink w:anchor="_Toc478121056" w:history="1">
            <w:r w:rsidR="008A7EB4" w:rsidRPr="00CF1771">
              <w:rPr>
                <w:rStyle w:val="Hyperlink"/>
                <w:noProof/>
              </w:rPr>
              <w:t>7.3</w:t>
            </w:r>
            <w:r w:rsidR="008A7EB4">
              <w:rPr>
                <w:noProof/>
                <w:lang w:eastAsia="en-US"/>
              </w:rPr>
              <w:tab/>
            </w:r>
            <w:r w:rsidR="008A7EB4" w:rsidRPr="00CF1771">
              <w:rPr>
                <w:rStyle w:val="Hyperlink"/>
                <w:noProof/>
              </w:rPr>
              <w:t>IEEE 1609.2 Compliance</w:t>
            </w:r>
            <w:r w:rsidR="008A7EB4">
              <w:rPr>
                <w:noProof/>
                <w:webHidden/>
              </w:rPr>
              <w:tab/>
            </w:r>
            <w:r w:rsidR="008A7EB4">
              <w:rPr>
                <w:noProof/>
                <w:webHidden/>
              </w:rPr>
              <w:fldChar w:fldCharType="begin"/>
            </w:r>
            <w:r w:rsidR="008A7EB4">
              <w:rPr>
                <w:noProof/>
                <w:webHidden/>
              </w:rPr>
              <w:instrText xml:space="preserve"> PAGEREF _Toc478121056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549BFE" w14:textId="77777777" w:rsidR="008A7EB4" w:rsidRDefault="00842F80">
          <w:pPr>
            <w:pStyle w:val="TOC2"/>
            <w:tabs>
              <w:tab w:val="left" w:pos="1080"/>
              <w:tab w:val="right" w:leader="dot" w:pos="9350"/>
            </w:tabs>
            <w:rPr>
              <w:noProof/>
              <w:lang w:eastAsia="en-US"/>
            </w:rPr>
          </w:pPr>
          <w:hyperlink w:anchor="_Toc478121057" w:history="1">
            <w:r w:rsidR="008A7EB4" w:rsidRPr="00CF1771">
              <w:rPr>
                <w:rStyle w:val="Hyperlink"/>
                <w:noProof/>
              </w:rPr>
              <w:t>7.4</w:t>
            </w:r>
            <w:r w:rsidR="008A7EB4">
              <w:rPr>
                <w:noProof/>
                <w:lang w:eastAsia="en-US"/>
              </w:rPr>
              <w:tab/>
            </w:r>
            <w:r w:rsidR="008A7EB4" w:rsidRPr="00CF1771">
              <w:rPr>
                <w:rStyle w:val="Hyperlink"/>
                <w:noProof/>
              </w:rPr>
              <w:t>SCMS Certificate Management</w:t>
            </w:r>
            <w:r w:rsidR="008A7EB4">
              <w:rPr>
                <w:noProof/>
                <w:webHidden/>
              </w:rPr>
              <w:tab/>
            </w:r>
            <w:r w:rsidR="008A7EB4">
              <w:rPr>
                <w:noProof/>
                <w:webHidden/>
              </w:rPr>
              <w:fldChar w:fldCharType="begin"/>
            </w:r>
            <w:r w:rsidR="008A7EB4">
              <w:rPr>
                <w:noProof/>
                <w:webHidden/>
              </w:rPr>
              <w:instrText xml:space="preserve"> PAGEREF _Toc478121057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F125DC" w14:textId="77777777" w:rsidR="008A7EB4" w:rsidRDefault="00842F80">
          <w:pPr>
            <w:pStyle w:val="TOC2"/>
            <w:tabs>
              <w:tab w:val="left" w:pos="1080"/>
              <w:tab w:val="right" w:leader="dot" w:pos="9350"/>
            </w:tabs>
            <w:rPr>
              <w:noProof/>
              <w:lang w:eastAsia="en-US"/>
            </w:rPr>
          </w:pPr>
          <w:hyperlink w:anchor="_Toc478121058" w:history="1">
            <w:r w:rsidR="008A7EB4" w:rsidRPr="00CF1771">
              <w:rPr>
                <w:rStyle w:val="Hyperlink"/>
                <w:noProof/>
              </w:rPr>
              <w:t>7.5</w:t>
            </w:r>
            <w:r w:rsidR="008A7EB4">
              <w:rPr>
                <w:noProof/>
                <w:lang w:eastAsia="en-US"/>
              </w:rPr>
              <w:tab/>
            </w:r>
            <w:r w:rsidR="008A7EB4" w:rsidRPr="00CF1771">
              <w:rPr>
                <w:rStyle w:val="Hyperlink"/>
                <w:noProof/>
              </w:rPr>
              <w:t>Inbound BSM Distribution</w:t>
            </w:r>
            <w:r w:rsidR="008A7EB4">
              <w:rPr>
                <w:noProof/>
                <w:webHidden/>
              </w:rPr>
              <w:tab/>
            </w:r>
            <w:r w:rsidR="008A7EB4">
              <w:rPr>
                <w:noProof/>
                <w:webHidden/>
              </w:rPr>
              <w:fldChar w:fldCharType="begin"/>
            </w:r>
            <w:r w:rsidR="008A7EB4">
              <w:rPr>
                <w:noProof/>
                <w:webHidden/>
              </w:rPr>
              <w:instrText xml:space="preserve"> PAGEREF _Toc478121058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462072" w14:textId="77777777" w:rsidR="008A7EB4" w:rsidRDefault="00842F80">
          <w:pPr>
            <w:pStyle w:val="TOC2"/>
            <w:tabs>
              <w:tab w:val="left" w:pos="1080"/>
              <w:tab w:val="right" w:leader="dot" w:pos="9350"/>
            </w:tabs>
            <w:rPr>
              <w:noProof/>
              <w:lang w:eastAsia="en-US"/>
            </w:rPr>
          </w:pPr>
          <w:hyperlink w:anchor="_Toc478121059" w:history="1">
            <w:r w:rsidR="008A7EB4" w:rsidRPr="00CF1771">
              <w:rPr>
                <w:rStyle w:val="Hyperlink"/>
                <w:noProof/>
              </w:rPr>
              <w:t>7.6</w:t>
            </w:r>
            <w:r w:rsidR="008A7EB4">
              <w:rPr>
                <w:noProof/>
                <w:lang w:eastAsia="en-US"/>
              </w:rPr>
              <w:tab/>
            </w:r>
            <w:r w:rsidR="008A7EB4" w:rsidRPr="00CF1771">
              <w:rPr>
                <w:rStyle w:val="Hyperlink"/>
                <w:noProof/>
              </w:rPr>
              <w:t>Inbound Probe Data Distribution</w:t>
            </w:r>
            <w:r w:rsidR="008A7EB4">
              <w:rPr>
                <w:noProof/>
                <w:webHidden/>
              </w:rPr>
              <w:tab/>
            </w:r>
            <w:r w:rsidR="008A7EB4">
              <w:rPr>
                <w:noProof/>
                <w:webHidden/>
              </w:rPr>
              <w:fldChar w:fldCharType="begin"/>
            </w:r>
            <w:r w:rsidR="008A7EB4">
              <w:rPr>
                <w:noProof/>
                <w:webHidden/>
              </w:rPr>
              <w:instrText xml:space="preserve"> PAGEREF _Toc478121059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55577FBE" w14:textId="77777777" w:rsidR="008A7EB4" w:rsidRDefault="00842F80">
          <w:pPr>
            <w:pStyle w:val="TOC2"/>
            <w:tabs>
              <w:tab w:val="left" w:pos="1080"/>
              <w:tab w:val="right" w:leader="dot" w:pos="9350"/>
            </w:tabs>
            <w:rPr>
              <w:noProof/>
              <w:lang w:eastAsia="en-US"/>
            </w:rPr>
          </w:pPr>
          <w:hyperlink w:anchor="_Toc478121060" w:history="1">
            <w:r w:rsidR="008A7EB4" w:rsidRPr="00CF1771">
              <w:rPr>
                <w:rStyle w:val="Hyperlink"/>
                <w:noProof/>
              </w:rPr>
              <w:t>7.7</w:t>
            </w:r>
            <w:r w:rsidR="008A7EB4">
              <w:rPr>
                <w:noProof/>
                <w:lang w:eastAsia="en-US"/>
              </w:rPr>
              <w:tab/>
            </w:r>
            <w:r w:rsidR="008A7EB4" w:rsidRPr="00CF1771">
              <w:rPr>
                <w:rStyle w:val="Hyperlink"/>
                <w:noProof/>
              </w:rPr>
              <w:t>Outbound Probe Data Management</w:t>
            </w:r>
            <w:r w:rsidR="008A7EB4">
              <w:rPr>
                <w:noProof/>
                <w:webHidden/>
              </w:rPr>
              <w:tab/>
            </w:r>
            <w:r w:rsidR="008A7EB4">
              <w:rPr>
                <w:noProof/>
                <w:webHidden/>
              </w:rPr>
              <w:fldChar w:fldCharType="begin"/>
            </w:r>
            <w:r w:rsidR="008A7EB4">
              <w:rPr>
                <w:noProof/>
                <w:webHidden/>
              </w:rPr>
              <w:instrText xml:space="preserve"> PAGEREF _Toc478121060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CC7D0F"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61" w:history="1">
            <w:r w:rsidR="008A7EB4" w:rsidRPr="00CF1771">
              <w:rPr>
                <w:rStyle w:val="Hyperlink"/>
                <w:noProof/>
              </w:rPr>
              <w:t>7.7.1</w:t>
            </w:r>
            <w:r w:rsidR="008A7EB4">
              <w:rPr>
                <w:rFonts w:asciiTheme="minorHAnsi" w:eastAsiaTheme="minorEastAsia" w:hAnsiTheme="minorHAnsi" w:cstheme="minorBidi"/>
                <w:noProof/>
                <w:sz w:val="22"/>
                <w:szCs w:val="22"/>
              </w:rPr>
              <w:tab/>
            </w:r>
            <w:r w:rsidR="008A7EB4" w:rsidRPr="00CF1771">
              <w:rPr>
                <w:rStyle w:val="Hyperlink"/>
                <w:noProof/>
              </w:rPr>
              <w:t>PDM Broadcast Request Quick Start Guide</w:t>
            </w:r>
            <w:r w:rsidR="008A7EB4">
              <w:rPr>
                <w:noProof/>
                <w:webHidden/>
              </w:rPr>
              <w:tab/>
            </w:r>
            <w:r w:rsidR="008A7EB4">
              <w:rPr>
                <w:noProof/>
                <w:webHidden/>
              </w:rPr>
              <w:fldChar w:fldCharType="begin"/>
            </w:r>
            <w:r w:rsidR="008A7EB4">
              <w:rPr>
                <w:noProof/>
                <w:webHidden/>
              </w:rPr>
              <w:instrText xml:space="preserve"> PAGEREF _Toc478121061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77E6648A" w14:textId="77777777" w:rsidR="008A7EB4" w:rsidRDefault="00842F80">
          <w:pPr>
            <w:pStyle w:val="TOC2"/>
            <w:tabs>
              <w:tab w:val="left" w:pos="1080"/>
              <w:tab w:val="right" w:leader="dot" w:pos="9350"/>
            </w:tabs>
            <w:rPr>
              <w:noProof/>
              <w:lang w:eastAsia="en-US"/>
            </w:rPr>
          </w:pPr>
          <w:hyperlink w:anchor="_Toc478121062" w:history="1">
            <w:r w:rsidR="008A7EB4" w:rsidRPr="00CF1771">
              <w:rPr>
                <w:rStyle w:val="Hyperlink"/>
                <w:noProof/>
              </w:rPr>
              <w:t>7.8</w:t>
            </w:r>
            <w:r w:rsidR="008A7EB4">
              <w:rPr>
                <w:noProof/>
                <w:lang w:eastAsia="en-US"/>
              </w:rPr>
              <w:tab/>
            </w:r>
            <w:r w:rsidR="008A7EB4" w:rsidRPr="00CF1771">
              <w:rPr>
                <w:rStyle w:val="Hyperlink"/>
                <w:noProof/>
              </w:rPr>
              <w:t>Outbound TIM Broadcast</w:t>
            </w:r>
            <w:r w:rsidR="008A7EB4">
              <w:rPr>
                <w:noProof/>
                <w:webHidden/>
              </w:rPr>
              <w:tab/>
            </w:r>
            <w:r w:rsidR="008A7EB4">
              <w:rPr>
                <w:noProof/>
                <w:webHidden/>
              </w:rPr>
              <w:fldChar w:fldCharType="begin"/>
            </w:r>
            <w:r w:rsidR="008A7EB4">
              <w:rPr>
                <w:noProof/>
                <w:webHidden/>
              </w:rPr>
              <w:instrText xml:space="preserve"> PAGEREF _Toc478121062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5CABF5E5"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63" w:history="1">
            <w:r w:rsidR="008A7EB4" w:rsidRPr="00CF1771">
              <w:rPr>
                <w:rStyle w:val="Hyperlink"/>
                <w:noProof/>
              </w:rPr>
              <w:t>7.8.1</w:t>
            </w:r>
            <w:r w:rsidR="008A7EB4">
              <w:rPr>
                <w:rFonts w:asciiTheme="minorHAnsi" w:eastAsiaTheme="minorEastAsia" w:hAnsiTheme="minorHAnsi" w:cstheme="minorBidi"/>
                <w:noProof/>
                <w:sz w:val="22"/>
                <w:szCs w:val="22"/>
              </w:rPr>
              <w:tab/>
            </w:r>
            <w:r w:rsidR="008A7EB4" w:rsidRPr="00CF1771">
              <w:rPr>
                <w:rStyle w:val="Hyperlink"/>
                <w:noProof/>
              </w:rPr>
              <w:t>Outbound TIM Setup</w:t>
            </w:r>
            <w:r w:rsidR="008A7EB4">
              <w:rPr>
                <w:noProof/>
                <w:webHidden/>
              </w:rPr>
              <w:tab/>
            </w:r>
            <w:r w:rsidR="008A7EB4">
              <w:rPr>
                <w:noProof/>
                <w:webHidden/>
              </w:rPr>
              <w:fldChar w:fldCharType="begin"/>
            </w:r>
            <w:r w:rsidR="008A7EB4">
              <w:rPr>
                <w:noProof/>
                <w:webHidden/>
              </w:rPr>
              <w:instrText xml:space="preserve"> PAGEREF _Toc478121063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4C054475"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64" w:history="1">
            <w:r w:rsidR="008A7EB4" w:rsidRPr="00CF1771">
              <w:rPr>
                <w:rStyle w:val="Hyperlink"/>
                <w:noProof/>
              </w:rPr>
              <w:t>7.8.2</w:t>
            </w:r>
            <w:r w:rsidR="008A7EB4">
              <w:rPr>
                <w:rFonts w:asciiTheme="minorHAnsi" w:eastAsiaTheme="minorEastAsia" w:hAnsiTheme="minorHAnsi" w:cstheme="minorBidi"/>
                <w:noProof/>
                <w:sz w:val="22"/>
                <w:szCs w:val="22"/>
              </w:rPr>
              <w:tab/>
            </w:r>
            <w:r w:rsidR="008A7EB4" w:rsidRPr="00CF1771">
              <w:rPr>
                <w:rStyle w:val="Hyperlink"/>
                <w:noProof/>
              </w:rPr>
              <w:t>TIM Broadcast Request Quick Start Guide</w:t>
            </w:r>
            <w:r w:rsidR="008A7EB4">
              <w:rPr>
                <w:noProof/>
                <w:webHidden/>
              </w:rPr>
              <w:tab/>
            </w:r>
            <w:r w:rsidR="008A7EB4">
              <w:rPr>
                <w:noProof/>
                <w:webHidden/>
              </w:rPr>
              <w:fldChar w:fldCharType="begin"/>
            </w:r>
            <w:r w:rsidR="008A7EB4">
              <w:rPr>
                <w:noProof/>
                <w:webHidden/>
              </w:rPr>
              <w:instrText xml:space="preserve"> PAGEREF _Toc478121064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0120166C" w14:textId="77777777" w:rsidR="008A7EB4" w:rsidRDefault="00842F80">
          <w:pPr>
            <w:pStyle w:val="TOC2"/>
            <w:tabs>
              <w:tab w:val="left" w:pos="1080"/>
              <w:tab w:val="right" w:leader="dot" w:pos="9350"/>
            </w:tabs>
            <w:rPr>
              <w:noProof/>
              <w:lang w:eastAsia="en-US"/>
            </w:rPr>
          </w:pPr>
          <w:hyperlink w:anchor="_Toc478121065" w:history="1">
            <w:r w:rsidR="008A7EB4" w:rsidRPr="00CF1771">
              <w:rPr>
                <w:rStyle w:val="Hyperlink"/>
                <w:noProof/>
              </w:rPr>
              <w:t>7.9</w:t>
            </w:r>
            <w:r w:rsidR="008A7EB4">
              <w:rPr>
                <w:noProof/>
                <w:lang w:eastAsia="en-US"/>
              </w:rPr>
              <w:tab/>
            </w:r>
            <w:r w:rsidR="008A7EB4" w:rsidRPr="00CF1771">
              <w:rPr>
                <w:rStyle w:val="Hyperlink"/>
                <w:noProof/>
              </w:rPr>
              <w:t>Inbound TIM Distribution</w:t>
            </w:r>
            <w:r w:rsidR="008A7EB4">
              <w:rPr>
                <w:noProof/>
                <w:webHidden/>
              </w:rPr>
              <w:tab/>
            </w:r>
            <w:r w:rsidR="008A7EB4">
              <w:rPr>
                <w:noProof/>
                <w:webHidden/>
              </w:rPr>
              <w:fldChar w:fldCharType="begin"/>
            </w:r>
            <w:r w:rsidR="008A7EB4">
              <w:rPr>
                <w:noProof/>
                <w:webHidden/>
              </w:rPr>
              <w:instrText xml:space="preserve"> PAGEREF _Toc478121065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4708DF83" w14:textId="77777777" w:rsidR="008A7EB4" w:rsidRDefault="00842F80">
          <w:pPr>
            <w:pStyle w:val="TOC2"/>
            <w:tabs>
              <w:tab w:val="left" w:pos="1080"/>
              <w:tab w:val="right" w:leader="dot" w:pos="9350"/>
            </w:tabs>
            <w:rPr>
              <w:noProof/>
              <w:lang w:eastAsia="en-US"/>
            </w:rPr>
          </w:pPr>
          <w:hyperlink w:anchor="_Toc478121066" w:history="1">
            <w:r w:rsidR="008A7EB4" w:rsidRPr="00CF1771">
              <w:rPr>
                <w:rStyle w:val="Hyperlink"/>
                <w:noProof/>
              </w:rPr>
              <w:t>7.10</w:t>
            </w:r>
            <w:r w:rsidR="008A7EB4">
              <w:rPr>
                <w:noProof/>
                <w:lang w:eastAsia="en-US"/>
              </w:rPr>
              <w:tab/>
            </w:r>
            <w:r w:rsidR="008A7EB4" w:rsidRPr="00CF1771">
              <w:rPr>
                <w:rStyle w:val="Hyperlink"/>
                <w:noProof/>
              </w:rPr>
              <w:t>Data validation</w:t>
            </w:r>
            <w:r w:rsidR="008A7EB4">
              <w:rPr>
                <w:noProof/>
                <w:webHidden/>
              </w:rPr>
              <w:tab/>
            </w:r>
            <w:r w:rsidR="008A7EB4">
              <w:rPr>
                <w:noProof/>
                <w:webHidden/>
              </w:rPr>
              <w:fldChar w:fldCharType="begin"/>
            </w:r>
            <w:r w:rsidR="008A7EB4">
              <w:rPr>
                <w:noProof/>
                <w:webHidden/>
              </w:rPr>
              <w:instrText xml:space="preserve"> PAGEREF _Toc478121066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3A7379DC" w14:textId="77777777" w:rsidR="008A7EB4" w:rsidRDefault="00842F80">
          <w:pPr>
            <w:pStyle w:val="TOC2"/>
            <w:tabs>
              <w:tab w:val="left" w:pos="1080"/>
              <w:tab w:val="right" w:leader="dot" w:pos="9350"/>
            </w:tabs>
            <w:rPr>
              <w:noProof/>
              <w:lang w:eastAsia="en-US"/>
            </w:rPr>
          </w:pPr>
          <w:hyperlink w:anchor="_Toc478121067" w:history="1">
            <w:r w:rsidR="008A7EB4" w:rsidRPr="00CF1771">
              <w:rPr>
                <w:rStyle w:val="Hyperlink"/>
                <w:noProof/>
              </w:rPr>
              <w:t>7.11</w:t>
            </w:r>
            <w:r w:rsidR="008A7EB4">
              <w:rPr>
                <w:noProof/>
                <w:lang w:eastAsia="en-US"/>
              </w:rPr>
              <w:tab/>
            </w:r>
            <w:r w:rsidR="008A7EB4" w:rsidRPr="00CF1771">
              <w:rPr>
                <w:rStyle w:val="Hyperlink"/>
                <w:noProof/>
              </w:rPr>
              <w:t>Data Sanitization</w:t>
            </w:r>
            <w:r w:rsidR="008A7EB4">
              <w:rPr>
                <w:noProof/>
                <w:webHidden/>
              </w:rPr>
              <w:tab/>
            </w:r>
            <w:r w:rsidR="008A7EB4">
              <w:rPr>
                <w:noProof/>
                <w:webHidden/>
              </w:rPr>
              <w:fldChar w:fldCharType="begin"/>
            </w:r>
            <w:r w:rsidR="008A7EB4">
              <w:rPr>
                <w:noProof/>
                <w:webHidden/>
              </w:rPr>
              <w:instrText xml:space="preserve"> PAGEREF _Toc478121067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7B16C6FB" w14:textId="77777777" w:rsidR="008A7EB4" w:rsidRDefault="00842F80">
          <w:pPr>
            <w:pStyle w:val="TOC1"/>
            <w:tabs>
              <w:tab w:val="left" w:pos="480"/>
              <w:tab w:val="right" w:leader="dot" w:pos="9350"/>
            </w:tabs>
            <w:rPr>
              <w:noProof/>
              <w:lang w:eastAsia="en-US"/>
            </w:rPr>
          </w:pPr>
          <w:hyperlink w:anchor="_Toc478121068" w:history="1">
            <w:r w:rsidR="008A7EB4" w:rsidRPr="00CF1771">
              <w:rPr>
                <w:rStyle w:val="Hyperlink"/>
                <w:noProof/>
              </w:rPr>
              <w:t>8</w:t>
            </w:r>
            <w:r w:rsidR="008A7EB4">
              <w:rPr>
                <w:noProof/>
                <w:lang w:eastAsia="en-US"/>
              </w:rPr>
              <w:tab/>
            </w:r>
            <w:r w:rsidR="008A7EB4" w:rsidRPr="00CF1771">
              <w:rPr>
                <w:rStyle w:val="Hyperlink"/>
                <w:noProof/>
              </w:rPr>
              <w:t>Appendix A: ODE Interface Specification</w:t>
            </w:r>
            <w:r w:rsidR="008A7EB4">
              <w:rPr>
                <w:noProof/>
                <w:webHidden/>
              </w:rPr>
              <w:tab/>
            </w:r>
            <w:r w:rsidR="008A7EB4">
              <w:rPr>
                <w:noProof/>
                <w:webHidden/>
              </w:rPr>
              <w:fldChar w:fldCharType="begin"/>
            </w:r>
            <w:r w:rsidR="008A7EB4">
              <w:rPr>
                <w:noProof/>
                <w:webHidden/>
              </w:rPr>
              <w:instrText xml:space="preserve"> PAGEREF _Toc478121068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3DC9820" w14:textId="77777777" w:rsidR="008A7EB4" w:rsidRDefault="00842F80">
          <w:pPr>
            <w:pStyle w:val="TOC2"/>
            <w:tabs>
              <w:tab w:val="left" w:pos="1080"/>
              <w:tab w:val="right" w:leader="dot" w:pos="9350"/>
            </w:tabs>
            <w:rPr>
              <w:noProof/>
              <w:lang w:eastAsia="en-US"/>
            </w:rPr>
          </w:pPr>
          <w:hyperlink w:anchor="_Toc478121069" w:history="1">
            <w:r w:rsidR="008A7EB4" w:rsidRPr="00CF1771">
              <w:rPr>
                <w:rStyle w:val="Hyperlink"/>
                <w:noProof/>
              </w:rPr>
              <w:t>8.1</w:t>
            </w:r>
            <w:r w:rsidR="008A7EB4">
              <w:rPr>
                <w:noProof/>
                <w:lang w:eastAsia="en-US"/>
              </w:rPr>
              <w:tab/>
            </w:r>
            <w:r w:rsidR="008A7EB4" w:rsidRPr="00CF1771">
              <w:rPr>
                <w:rStyle w:val="Hyperlink"/>
                <w:noProof/>
              </w:rPr>
              <w:t>File Copy Data Deposit</w:t>
            </w:r>
            <w:r w:rsidR="008A7EB4">
              <w:rPr>
                <w:noProof/>
                <w:webHidden/>
              </w:rPr>
              <w:tab/>
            </w:r>
            <w:r w:rsidR="008A7EB4">
              <w:rPr>
                <w:noProof/>
                <w:webHidden/>
              </w:rPr>
              <w:fldChar w:fldCharType="begin"/>
            </w:r>
            <w:r w:rsidR="008A7EB4">
              <w:rPr>
                <w:noProof/>
                <w:webHidden/>
              </w:rPr>
              <w:instrText xml:space="preserve"> PAGEREF _Toc478121069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0C4D0BA" w14:textId="77777777" w:rsidR="008A7EB4" w:rsidRDefault="00842F80">
          <w:pPr>
            <w:pStyle w:val="TOC2"/>
            <w:tabs>
              <w:tab w:val="left" w:pos="1080"/>
              <w:tab w:val="right" w:leader="dot" w:pos="9350"/>
            </w:tabs>
            <w:rPr>
              <w:noProof/>
              <w:lang w:eastAsia="en-US"/>
            </w:rPr>
          </w:pPr>
          <w:hyperlink w:anchor="_Toc478121070" w:history="1">
            <w:r w:rsidR="008A7EB4" w:rsidRPr="00CF1771">
              <w:rPr>
                <w:rStyle w:val="Hyperlink"/>
                <w:noProof/>
              </w:rPr>
              <w:t>8.2</w:t>
            </w:r>
            <w:r w:rsidR="008A7EB4">
              <w:rPr>
                <w:noProof/>
                <w:lang w:eastAsia="en-US"/>
              </w:rPr>
              <w:tab/>
            </w:r>
            <w:r w:rsidR="008A7EB4" w:rsidRPr="00CF1771">
              <w:rPr>
                <w:rStyle w:val="Hyperlink"/>
                <w:noProof/>
              </w:rPr>
              <w:t>ODE REST API</w:t>
            </w:r>
            <w:r w:rsidR="008A7EB4">
              <w:rPr>
                <w:noProof/>
                <w:webHidden/>
              </w:rPr>
              <w:tab/>
            </w:r>
            <w:r w:rsidR="008A7EB4">
              <w:rPr>
                <w:noProof/>
                <w:webHidden/>
              </w:rPr>
              <w:fldChar w:fldCharType="begin"/>
            </w:r>
            <w:r w:rsidR="008A7EB4">
              <w:rPr>
                <w:noProof/>
                <w:webHidden/>
              </w:rPr>
              <w:instrText xml:space="preserve"> PAGEREF _Toc478121070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098845E4"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71" w:history="1">
            <w:r w:rsidR="008A7EB4" w:rsidRPr="00CF1771">
              <w:rPr>
                <w:rStyle w:val="Hyperlink"/>
                <w:noProof/>
              </w:rPr>
              <w:t>8.2.1</w:t>
            </w:r>
            <w:r w:rsidR="008A7EB4">
              <w:rPr>
                <w:rFonts w:asciiTheme="minorHAnsi" w:eastAsiaTheme="minorEastAsia" w:hAnsiTheme="minorHAnsi" w:cstheme="minorBidi"/>
                <w:noProof/>
                <w:sz w:val="22"/>
                <w:szCs w:val="22"/>
              </w:rPr>
              <w:tab/>
            </w:r>
            <w:r w:rsidR="008A7EB4" w:rsidRPr="00CF1771">
              <w:rPr>
                <w:rStyle w:val="Hyperlink"/>
                <w:noProof/>
              </w:rPr>
              <w:t>Upload BSM File</w:t>
            </w:r>
            <w:r w:rsidR="008A7EB4">
              <w:rPr>
                <w:noProof/>
                <w:webHidden/>
              </w:rPr>
              <w:tab/>
            </w:r>
            <w:r w:rsidR="008A7EB4">
              <w:rPr>
                <w:noProof/>
                <w:webHidden/>
              </w:rPr>
              <w:fldChar w:fldCharType="begin"/>
            </w:r>
            <w:r w:rsidR="008A7EB4">
              <w:rPr>
                <w:noProof/>
                <w:webHidden/>
              </w:rPr>
              <w:instrText xml:space="preserve"> PAGEREF _Toc478121071 \h </w:instrText>
            </w:r>
            <w:r w:rsidR="008A7EB4">
              <w:rPr>
                <w:noProof/>
                <w:webHidden/>
              </w:rPr>
            </w:r>
            <w:r w:rsidR="008A7EB4">
              <w:rPr>
                <w:noProof/>
                <w:webHidden/>
              </w:rPr>
              <w:fldChar w:fldCharType="separate"/>
            </w:r>
            <w:r w:rsidR="008A7EB4">
              <w:rPr>
                <w:noProof/>
                <w:webHidden/>
              </w:rPr>
              <w:t>25</w:t>
            </w:r>
            <w:r w:rsidR="008A7EB4">
              <w:rPr>
                <w:noProof/>
                <w:webHidden/>
              </w:rPr>
              <w:fldChar w:fldCharType="end"/>
            </w:r>
          </w:hyperlink>
        </w:p>
        <w:p w14:paraId="4BEDF8E5"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72" w:history="1">
            <w:r w:rsidR="008A7EB4" w:rsidRPr="00CF1771">
              <w:rPr>
                <w:rStyle w:val="Hyperlink"/>
                <w:noProof/>
              </w:rPr>
              <w:t>8.2.2</w:t>
            </w:r>
            <w:r w:rsidR="008A7EB4">
              <w:rPr>
                <w:rFonts w:asciiTheme="minorHAnsi" w:eastAsiaTheme="minorEastAsia" w:hAnsiTheme="minorHAnsi" w:cstheme="minorBidi"/>
                <w:noProof/>
                <w:sz w:val="22"/>
                <w:szCs w:val="22"/>
              </w:rPr>
              <w:tab/>
            </w:r>
            <w:r w:rsidR="008A7EB4" w:rsidRPr="00CF1771">
              <w:rPr>
                <w:rStyle w:val="Hyperlink"/>
                <w:noProof/>
              </w:rPr>
              <w:t>ODE MANAGE SNMP API</w:t>
            </w:r>
            <w:r w:rsidR="008A7EB4">
              <w:rPr>
                <w:noProof/>
                <w:webHidden/>
              </w:rPr>
              <w:tab/>
            </w:r>
            <w:r w:rsidR="008A7EB4">
              <w:rPr>
                <w:noProof/>
                <w:webHidden/>
              </w:rPr>
              <w:fldChar w:fldCharType="begin"/>
            </w:r>
            <w:r w:rsidR="008A7EB4">
              <w:rPr>
                <w:noProof/>
                <w:webHidden/>
              </w:rPr>
              <w:instrText xml:space="preserve"> PAGEREF _Toc478121072 \h </w:instrText>
            </w:r>
            <w:r w:rsidR="008A7EB4">
              <w:rPr>
                <w:noProof/>
                <w:webHidden/>
              </w:rPr>
            </w:r>
            <w:r w:rsidR="008A7EB4">
              <w:rPr>
                <w:noProof/>
                <w:webHidden/>
              </w:rPr>
              <w:fldChar w:fldCharType="separate"/>
            </w:r>
            <w:r w:rsidR="008A7EB4">
              <w:rPr>
                <w:noProof/>
                <w:webHidden/>
              </w:rPr>
              <w:t>26</w:t>
            </w:r>
            <w:r w:rsidR="008A7EB4">
              <w:rPr>
                <w:noProof/>
                <w:webHidden/>
              </w:rPr>
              <w:fldChar w:fldCharType="end"/>
            </w:r>
          </w:hyperlink>
        </w:p>
        <w:p w14:paraId="03724475" w14:textId="77777777" w:rsidR="008A7EB4" w:rsidRDefault="00842F80">
          <w:pPr>
            <w:pStyle w:val="TOC2"/>
            <w:tabs>
              <w:tab w:val="left" w:pos="1080"/>
              <w:tab w:val="right" w:leader="dot" w:pos="9350"/>
            </w:tabs>
            <w:rPr>
              <w:noProof/>
              <w:lang w:eastAsia="en-US"/>
            </w:rPr>
          </w:pPr>
          <w:hyperlink w:anchor="_Toc478121073" w:history="1">
            <w:r w:rsidR="008A7EB4" w:rsidRPr="00CF1771">
              <w:rPr>
                <w:rStyle w:val="Hyperlink"/>
                <w:noProof/>
              </w:rPr>
              <w:t>8.3</w:t>
            </w:r>
            <w:r w:rsidR="008A7EB4">
              <w:rPr>
                <w:noProof/>
                <w:lang w:eastAsia="en-US"/>
              </w:rPr>
              <w:tab/>
            </w:r>
            <w:r w:rsidR="008A7EB4" w:rsidRPr="00CF1771">
              <w:rPr>
                <w:rStyle w:val="Hyperlink"/>
                <w:noProof/>
              </w:rPr>
              <w:t>ODE Streaming API</w:t>
            </w:r>
            <w:r w:rsidR="008A7EB4">
              <w:rPr>
                <w:noProof/>
                <w:webHidden/>
              </w:rPr>
              <w:tab/>
            </w:r>
            <w:r w:rsidR="008A7EB4">
              <w:rPr>
                <w:noProof/>
                <w:webHidden/>
              </w:rPr>
              <w:fldChar w:fldCharType="begin"/>
            </w:r>
            <w:r w:rsidR="008A7EB4">
              <w:rPr>
                <w:noProof/>
                <w:webHidden/>
              </w:rPr>
              <w:instrText xml:space="preserve"> PAGEREF _Toc478121073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51B8F91F"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74" w:history="1">
            <w:r w:rsidR="008A7EB4" w:rsidRPr="00CF1771">
              <w:rPr>
                <w:rStyle w:val="Hyperlink"/>
                <w:noProof/>
              </w:rPr>
              <w:t>8.3.1</w:t>
            </w:r>
            <w:r w:rsidR="008A7EB4">
              <w:rPr>
                <w:rFonts w:asciiTheme="minorHAnsi" w:eastAsiaTheme="minorEastAsia" w:hAnsiTheme="minorHAnsi" w:cstheme="minorBidi"/>
                <w:noProof/>
                <w:sz w:val="22"/>
                <w:szCs w:val="22"/>
              </w:rPr>
              <w:tab/>
            </w:r>
            <w:r w:rsidR="008A7EB4" w:rsidRPr="00CF1771">
              <w:rPr>
                <w:rStyle w:val="Hyperlink"/>
                <w:noProof/>
              </w:rPr>
              <w:t>Direct Kafka Interface</w:t>
            </w:r>
            <w:r w:rsidR="008A7EB4">
              <w:rPr>
                <w:noProof/>
                <w:webHidden/>
              </w:rPr>
              <w:tab/>
            </w:r>
            <w:r w:rsidR="008A7EB4">
              <w:rPr>
                <w:noProof/>
                <w:webHidden/>
              </w:rPr>
              <w:fldChar w:fldCharType="begin"/>
            </w:r>
            <w:r w:rsidR="008A7EB4">
              <w:rPr>
                <w:noProof/>
                <w:webHidden/>
              </w:rPr>
              <w:instrText xml:space="preserve"> PAGEREF _Toc478121074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4039F214"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75" w:history="1">
            <w:r w:rsidR="008A7EB4" w:rsidRPr="00CF1771">
              <w:rPr>
                <w:rStyle w:val="Hyperlink"/>
                <w:noProof/>
              </w:rPr>
              <w:t>8.3.2</w:t>
            </w:r>
            <w:r w:rsidR="008A7EB4">
              <w:rPr>
                <w:rFonts w:asciiTheme="minorHAnsi" w:eastAsiaTheme="minorEastAsia" w:hAnsiTheme="minorHAnsi" w:cstheme="minorBidi"/>
                <w:noProof/>
                <w:sz w:val="22"/>
                <w:szCs w:val="22"/>
              </w:rPr>
              <w:tab/>
            </w:r>
            <w:r w:rsidR="008A7EB4" w:rsidRPr="00CF1771">
              <w:rPr>
                <w:rStyle w:val="Hyperlink"/>
                <w:noProof/>
              </w:rPr>
              <w:t>ODE WebSocket Interface</w:t>
            </w:r>
            <w:r w:rsidR="008A7EB4">
              <w:rPr>
                <w:noProof/>
                <w:webHidden/>
              </w:rPr>
              <w:tab/>
            </w:r>
            <w:r w:rsidR="008A7EB4">
              <w:rPr>
                <w:noProof/>
                <w:webHidden/>
              </w:rPr>
              <w:fldChar w:fldCharType="begin"/>
            </w:r>
            <w:r w:rsidR="008A7EB4">
              <w:rPr>
                <w:noProof/>
                <w:webHidden/>
              </w:rPr>
              <w:instrText xml:space="preserve"> PAGEREF _Toc478121075 \h </w:instrText>
            </w:r>
            <w:r w:rsidR="008A7EB4">
              <w:rPr>
                <w:noProof/>
                <w:webHidden/>
              </w:rPr>
            </w:r>
            <w:r w:rsidR="008A7EB4">
              <w:rPr>
                <w:noProof/>
                <w:webHidden/>
              </w:rPr>
              <w:fldChar w:fldCharType="separate"/>
            </w:r>
            <w:r w:rsidR="008A7EB4">
              <w:rPr>
                <w:noProof/>
                <w:webHidden/>
              </w:rPr>
              <w:t>29</w:t>
            </w:r>
            <w:r w:rsidR="008A7EB4">
              <w:rPr>
                <w:noProof/>
                <w:webHidden/>
              </w:rPr>
              <w:fldChar w:fldCharType="end"/>
            </w:r>
          </w:hyperlink>
        </w:p>
        <w:p w14:paraId="0A08BE9D" w14:textId="77777777" w:rsidR="008A7EB4" w:rsidRDefault="00842F80">
          <w:pPr>
            <w:pStyle w:val="TOC2"/>
            <w:tabs>
              <w:tab w:val="left" w:pos="1080"/>
              <w:tab w:val="right" w:leader="dot" w:pos="9350"/>
            </w:tabs>
            <w:rPr>
              <w:noProof/>
              <w:lang w:eastAsia="en-US"/>
            </w:rPr>
          </w:pPr>
          <w:hyperlink w:anchor="_Toc478121076" w:history="1">
            <w:r w:rsidR="008A7EB4" w:rsidRPr="00CF1771">
              <w:rPr>
                <w:rStyle w:val="Hyperlink"/>
                <w:noProof/>
              </w:rPr>
              <w:t>8.4</w:t>
            </w:r>
            <w:r w:rsidR="008A7EB4">
              <w:rPr>
                <w:noProof/>
                <w:lang w:eastAsia="en-US"/>
              </w:rPr>
              <w:tab/>
            </w:r>
            <w:r w:rsidR="008A7EB4" w:rsidRPr="00CF1771">
              <w:rPr>
                <w:rStyle w:val="Hyperlink"/>
                <w:noProof/>
              </w:rPr>
              <w:t>ODE Request Schemas</w:t>
            </w:r>
            <w:r w:rsidR="008A7EB4">
              <w:rPr>
                <w:noProof/>
                <w:webHidden/>
              </w:rPr>
              <w:tab/>
            </w:r>
            <w:r w:rsidR="008A7EB4">
              <w:rPr>
                <w:noProof/>
                <w:webHidden/>
              </w:rPr>
              <w:fldChar w:fldCharType="begin"/>
            </w:r>
            <w:r w:rsidR="008A7EB4">
              <w:rPr>
                <w:noProof/>
                <w:webHidden/>
              </w:rPr>
              <w:instrText xml:space="preserve"> PAGEREF _Toc478121076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0C853C3E"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77" w:history="1">
            <w:r w:rsidR="008A7EB4" w:rsidRPr="00CF1771">
              <w:rPr>
                <w:rStyle w:val="Hyperlink"/>
                <w:noProof/>
              </w:rPr>
              <w:t>8.4.1</w:t>
            </w:r>
            <w:r w:rsidR="008A7EB4">
              <w:rPr>
                <w:rFonts w:asciiTheme="minorHAnsi" w:eastAsiaTheme="minorEastAsia" w:hAnsiTheme="minorHAnsi" w:cstheme="minorBidi"/>
                <w:noProof/>
                <w:sz w:val="22"/>
                <w:szCs w:val="22"/>
              </w:rPr>
              <w:tab/>
            </w:r>
            <w:r w:rsidR="008A7EB4" w:rsidRPr="00CF1771">
              <w:rPr>
                <w:rStyle w:val="Hyperlink"/>
                <w:noProof/>
              </w:rPr>
              <w:t>ODE Request Message Metadata</w:t>
            </w:r>
            <w:r w:rsidR="008A7EB4">
              <w:rPr>
                <w:noProof/>
                <w:webHidden/>
              </w:rPr>
              <w:tab/>
            </w:r>
            <w:r w:rsidR="008A7EB4">
              <w:rPr>
                <w:noProof/>
                <w:webHidden/>
              </w:rPr>
              <w:fldChar w:fldCharType="begin"/>
            </w:r>
            <w:r w:rsidR="008A7EB4">
              <w:rPr>
                <w:noProof/>
                <w:webHidden/>
              </w:rPr>
              <w:instrText xml:space="preserve"> PAGEREF _Toc478121077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6E64DAA1" w14:textId="77777777" w:rsidR="008A7EB4" w:rsidRDefault="00842F80">
          <w:pPr>
            <w:pStyle w:val="TOC2"/>
            <w:tabs>
              <w:tab w:val="left" w:pos="1080"/>
              <w:tab w:val="right" w:leader="dot" w:pos="9350"/>
            </w:tabs>
            <w:rPr>
              <w:noProof/>
              <w:lang w:eastAsia="en-US"/>
            </w:rPr>
          </w:pPr>
          <w:hyperlink w:anchor="_Toc478121078" w:history="1">
            <w:r w:rsidR="008A7EB4" w:rsidRPr="00CF1771">
              <w:rPr>
                <w:rStyle w:val="Hyperlink"/>
                <w:noProof/>
              </w:rPr>
              <w:t>8.5</w:t>
            </w:r>
            <w:r w:rsidR="008A7EB4">
              <w:rPr>
                <w:noProof/>
                <w:lang w:eastAsia="en-US"/>
              </w:rPr>
              <w:tab/>
            </w:r>
            <w:r w:rsidR="008A7EB4" w:rsidRPr="00CF1771">
              <w:rPr>
                <w:rStyle w:val="Hyperlink"/>
                <w:noProof/>
              </w:rPr>
              <w:t>ODE Response Schemas</w:t>
            </w:r>
            <w:r w:rsidR="008A7EB4">
              <w:rPr>
                <w:noProof/>
                <w:webHidden/>
              </w:rPr>
              <w:tab/>
            </w:r>
            <w:r w:rsidR="008A7EB4">
              <w:rPr>
                <w:noProof/>
                <w:webHidden/>
              </w:rPr>
              <w:fldChar w:fldCharType="begin"/>
            </w:r>
            <w:r w:rsidR="008A7EB4">
              <w:rPr>
                <w:noProof/>
                <w:webHidden/>
              </w:rPr>
              <w:instrText xml:space="preserve"> PAGEREF _Toc478121078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2E2456F7"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79" w:history="1">
            <w:r w:rsidR="008A7EB4" w:rsidRPr="00CF1771">
              <w:rPr>
                <w:rStyle w:val="Hyperlink"/>
                <w:noProof/>
              </w:rPr>
              <w:t>8.5.1</w:t>
            </w:r>
            <w:r w:rsidR="008A7EB4">
              <w:rPr>
                <w:rFonts w:asciiTheme="minorHAnsi" w:eastAsiaTheme="minorEastAsia" w:hAnsiTheme="minorHAnsi" w:cstheme="minorBidi"/>
                <w:noProof/>
                <w:sz w:val="22"/>
                <w:szCs w:val="22"/>
              </w:rPr>
              <w:tab/>
            </w:r>
            <w:r w:rsidR="008A7EB4" w:rsidRPr="00CF1771">
              <w:rPr>
                <w:rStyle w:val="Hyperlink"/>
                <w:noProof/>
              </w:rPr>
              <w:t>ODE Data Message</w:t>
            </w:r>
            <w:r w:rsidR="008A7EB4">
              <w:rPr>
                <w:noProof/>
                <w:webHidden/>
              </w:rPr>
              <w:tab/>
            </w:r>
            <w:r w:rsidR="008A7EB4">
              <w:rPr>
                <w:noProof/>
                <w:webHidden/>
              </w:rPr>
              <w:fldChar w:fldCharType="begin"/>
            </w:r>
            <w:r w:rsidR="008A7EB4">
              <w:rPr>
                <w:noProof/>
                <w:webHidden/>
              </w:rPr>
              <w:instrText xml:space="preserve"> PAGEREF _Toc478121079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4328FA9A"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0" w:history="1">
            <w:r w:rsidR="008A7EB4" w:rsidRPr="00CF1771">
              <w:rPr>
                <w:rStyle w:val="Hyperlink"/>
                <w:noProof/>
              </w:rPr>
              <w:t>8.5.2</w:t>
            </w:r>
            <w:r w:rsidR="008A7EB4">
              <w:rPr>
                <w:rFonts w:asciiTheme="minorHAnsi" w:eastAsiaTheme="minorEastAsia" w:hAnsiTheme="minorHAnsi" w:cstheme="minorBidi"/>
                <w:noProof/>
                <w:sz w:val="22"/>
                <w:szCs w:val="22"/>
              </w:rPr>
              <w:tab/>
            </w:r>
            <w:r w:rsidR="008A7EB4" w:rsidRPr="00CF1771">
              <w:rPr>
                <w:rStyle w:val="Hyperlink"/>
                <w:noProof/>
              </w:rPr>
              <w:t>ODE Message Metadata</w:t>
            </w:r>
            <w:r w:rsidR="008A7EB4">
              <w:rPr>
                <w:noProof/>
                <w:webHidden/>
              </w:rPr>
              <w:tab/>
            </w:r>
            <w:r w:rsidR="008A7EB4">
              <w:rPr>
                <w:noProof/>
                <w:webHidden/>
              </w:rPr>
              <w:fldChar w:fldCharType="begin"/>
            </w:r>
            <w:r w:rsidR="008A7EB4">
              <w:rPr>
                <w:noProof/>
                <w:webHidden/>
              </w:rPr>
              <w:instrText xml:space="preserve"> PAGEREF _Toc478121080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1622BA9E"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1" w:history="1">
            <w:r w:rsidR="008A7EB4" w:rsidRPr="00CF1771">
              <w:rPr>
                <w:rStyle w:val="Hyperlink"/>
                <w:noProof/>
              </w:rPr>
              <w:t>8.5.3</w:t>
            </w:r>
            <w:r w:rsidR="008A7EB4">
              <w:rPr>
                <w:rFonts w:asciiTheme="minorHAnsi" w:eastAsiaTheme="minorEastAsia" w:hAnsiTheme="minorHAnsi" w:cstheme="minorBidi"/>
                <w:noProof/>
                <w:sz w:val="22"/>
                <w:szCs w:val="22"/>
              </w:rPr>
              <w:tab/>
            </w:r>
            <w:r w:rsidR="008A7EB4" w:rsidRPr="00CF1771">
              <w:rPr>
                <w:rStyle w:val="Hyperlink"/>
                <w:noProof/>
              </w:rPr>
              <w:t>ODE Payload Violation</w:t>
            </w:r>
            <w:r w:rsidR="008A7EB4">
              <w:rPr>
                <w:noProof/>
                <w:webHidden/>
              </w:rPr>
              <w:tab/>
            </w:r>
            <w:r w:rsidR="008A7EB4">
              <w:rPr>
                <w:noProof/>
                <w:webHidden/>
              </w:rPr>
              <w:fldChar w:fldCharType="begin"/>
            </w:r>
            <w:r w:rsidR="008A7EB4">
              <w:rPr>
                <w:noProof/>
                <w:webHidden/>
              </w:rPr>
              <w:instrText xml:space="preserve"> PAGEREF _Toc478121081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4D5DFC9D"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2" w:history="1">
            <w:r w:rsidR="008A7EB4" w:rsidRPr="00CF1771">
              <w:rPr>
                <w:rStyle w:val="Hyperlink"/>
                <w:noProof/>
              </w:rPr>
              <w:t>8.5.4</w:t>
            </w:r>
            <w:r w:rsidR="008A7EB4">
              <w:rPr>
                <w:rFonts w:asciiTheme="minorHAnsi" w:eastAsiaTheme="minorEastAsia" w:hAnsiTheme="minorHAnsi" w:cstheme="minorBidi"/>
                <w:noProof/>
                <w:sz w:val="22"/>
                <w:szCs w:val="22"/>
              </w:rPr>
              <w:tab/>
            </w:r>
            <w:r w:rsidR="008A7EB4" w:rsidRPr="00CF1771">
              <w:rPr>
                <w:rStyle w:val="Hyperlink"/>
                <w:noProof/>
              </w:rPr>
              <w:t>ODE GET TOKEN Response</w:t>
            </w:r>
            <w:r w:rsidR="008A7EB4">
              <w:rPr>
                <w:noProof/>
                <w:webHidden/>
              </w:rPr>
              <w:tab/>
            </w:r>
            <w:r w:rsidR="008A7EB4">
              <w:rPr>
                <w:noProof/>
                <w:webHidden/>
              </w:rPr>
              <w:fldChar w:fldCharType="begin"/>
            </w:r>
            <w:r w:rsidR="008A7EB4">
              <w:rPr>
                <w:noProof/>
                <w:webHidden/>
              </w:rPr>
              <w:instrText xml:space="preserve"> PAGEREF _Toc478121082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29B0FC3C"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3" w:history="1">
            <w:r w:rsidR="008A7EB4" w:rsidRPr="00CF1771">
              <w:rPr>
                <w:rStyle w:val="Hyperlink"/>
                <w:noProof/>
              </w:rPr>
              <w:t>8.5.5</w:t>
            </w:r>
            <w:r w:rsidR="008A7EB4">
              <w:rPr>
                <w:rFonts w:asciiTheme="minorHAnsi" w:eastAsiaTheme="minorEastAsia" w:hAnsiTheme="minorHAnsi" w:cstheme="minorBidi"/>
                <w:noProof/>
                <w:sz w:val="22"/>
                <w:szCs w:val="22"/>
              </w:rPr>
              <w:tab/>
            </w:r>
            <w:r w:rsidR="008A7EB4" w:rsidRPr="00CF1771">
              <w:rPr>
                <w:rStyle w:val="Hyperlink"/>
                <w:noProof/>
              </w:rPr>
              <w:t>ODE Status Message</w:t>
            </w:r>
            <w:r w:rsidR="008A7EB4">
              <w:rPr>
                <w:noProof/>
                <w:webHidden/>
              </w:rPr>
              <w:tab/>
            </w:r>
            <w:r w:rsidR="008A7EB4">
              <w:rPr>
                <w:noProof/>
                <w:webHidden/>
              </w:rPr>
              <w:fldChar w:fldCharType="begin"/>
            </w:r>
            <w:r w:rsidR="008A7EB4">
              <w:rPr>
                <w:noProof/>
                <w:webHidden/>
              </w:rPr>
              <w:instrText xml:space="preserve"> PAGEREF _Toc478121083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05C9648A"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4" w:history="1">
            <w:r w:rsidR="008A7EB4" w:rsidRPr="00CF1771">
              <w:rPr>
                <w:rStyle w:val="Hyperlink"/>
                <w:noProof/>
              </w:rPr>
              <w:t>8.5.6</w:t>
            </w:r>
            <w:r w:rsidR="008A7EB4">
              <w:rPr>
                <w:rFonts w:asciiTheme="minorHAnsi" w:eastAsiaTheme="minorEastAsia" w:hAnsiTheme="minorHAnsi" w:cstheme="minorBidi"/>
                <w:noProof/>
                <w:sz w:val="22"/>
                <w:szCs w:val="22"/>
              </w:rPr>
              <w:tab/>
            </w:r>
            <w:r w:rsidR="008A7EB4" w:rsidRPr="00CF1771">
              <w:rPr>
                <w:rStyle w:val="Hyperlink"/>
                <w:noProof/>
              </w:rPr>
              <w:t>ODE Control Message</w:t>
            </w:r>
            <w:r w:rsidR="008A7EB4">
              <w:rPr>
                <w:noProof/>
                <w:webHidden/>
              </w:rPr>
              <w:tab/>
            </w:r>
            <w:r w:rsidR="008A7EB4">
              <w:rPr>
                <w:noProof/>
                <w:webHidden/>
              </w:rPr>
              <w:fldChar w:fldCharType="begin"/>
            </w:r>
            <w:r w:rsidR="008A7EB4">
              <w:rPr>
                <w:noProof/>
                <w:webHidden/>
              </w:rPr>
              <w:instrText xml:space="preserve"> PAGEREF _Toc478121084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1A22B456"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5" w:history="1">
            <w:r w:rsidR="008A7EB4" w:rsidRPr="00CF1771">
              <w:rPr>
                <w:rStyle w:val="Hyperlink"/>
                <w:noProof/>
              </w:rPr>
              <w:t>8.5.7</w:t>
            </w:r>
            <w:r w:rsidR="008A7EB4">
              <w:rPr>
                <w:rFonts w:asciiTheme="minorHAnsi" w:eastAsiaTheme="minorEastAsia" w:hAnsiTheme="minorHAnsi" w:cstheme="minorBidi"/>
                <w:noProof/>
                <w:sz w:val="22"/>
                <w:szCs w:val="22"/>
              </w:rPr>
              <w:tab/>
            </w:r>
            <w:r w:rsidR="008A7EB4" w:rsidRPr="00CF1771">
              <w:rPr>
                <w:rStyle w:val="Hyperlink"/>
                <w:noProof/>
              </w:rPr>
              <w:t>ODE Data Message Payload</w:t>
            </w:r>
            <w:r w:rsidR="008A7EB4">
              <w:rPr>
                <w:noProof/>
                <w:webHidden/>
              </w:rPr>
              <w:tab/>
            </w:r>
            <w:r w:rsidR="008A7EB4">
              <w:rPr>
                <w:noProof/>
                <w:webHidden/>
              </w:rPr>
              <w:fldChar w:fldCharType="begin"/>
            </w:r>
            <w:r w:rsidR="008A7EB4">
              <w:rPr>
                <w:noProof/>
                <w:webHidden/>
              </w:rPr>
              <w:instrText xml:space="preserve"> PAGEREF _Toc478121085 \h </w:instrText>
            </w:r>
            <w:r w:rsidR="008A7EB4">
              <w:rPr>
                <w:noProof/>
                <w:webHidden/>
              </w:rPr>
            </w:r>
            <w:r w:rsidR="008A7EB4">
              <w:rPr>
                <w:noProof/>
                <w:webHidden/>
              </w:rPr>
              <w:fldChar w:fldCharType="separate"/>
            </w:r>
            <w:r w:rsidR="008A7EB4">
              <w:rPr>
                <w:noProof/>
                <w:webHidden/>
              </w:rPr>
              <w:t>36</w:t>
            </w:r>
            <w:r w:rsidR="008A7EB4">
              <w:rPr>
                <w:noProof/>
                <w:webHidden/>
              </w:rPr>
              <w:fldChar w:fldCharType="end"/>
            </w:r>
          </w:hyperlink>
        </w:p>
        <w:p w14:paraId="406D158B"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6" w:history="1">
            <w:r w:rsidR="008A7EB4" w:rsidRPr="00CF1771">
              <w:rPr>
                <w:rStyle w:val="Hyperlink"/>
                <w:noProof/>
              </w:rPr>
              <w:t>8.5.8</w:t>
            </w:r>
            <w:r w:rsidR="008A7EB4">
              <w:rPr>
                <w:rFonts w:asciiTheme="minorHAnsi" w:eastAsiaTheme="minorEastAsia" w:hAnsiTheme="minorHAnsi" w:cstheme="minorBidi"/>
                <w:noProof/>
                <w:sz w:val="22"/>
                <w:szCs w:val="22"/>
              </w:rPr>
              <w:tab/>
            </w:r>
            <w:r w:rsidR="008A7EB4" w:rsidRPr="00CF1771">
              <w:rPr>
                <w:rStyle w:val="Hyperlink"/>
                <w:noProof/>
              </w:rPr>
              <w:t>ODE Data Message Supporting Data Structures</w:t>
            </w:r>
            <w:r w:rsidR="008A7EB4">
              <w:rPr>
                <w:noProof/>
                <w:webHidden/>
              </w:rPr>
              <w:tab/>
            </w:r>
            <w:r w:rsidR="008A7EB4">
              <w:rPr>
                <w:noProof/>
                <w:webHidden/>
              </w:rPr>
              <w:fldChar w:fldCharType="begin"/>
            </w:r>
            <w:r w:rsidR="008A7EB4">
              <w:rPr>
                <w:noProof/>
                <w:webHidden/>
              </w:rPr>
              <w:instrText xml:space="preserve"> PAGEREF _Toc478121086 \h </w:instrText>
            </w:r>
            <w:r w:rsidR="008A7EB4">
              <w:rPr>
                <w:noProof/>
                <w:webHidden/>
              </w:rPr>
            </w:r>
            <w:r w:rsidR="008A7EB4">
              <w:rPr>
                <w:noProof/>
                <w:webHidden/>
              </w:rPr>
              <w:fldChar w:fldCharType="separate"/>
            </w:r>
            <w:r w:rsidR="008A7EB4">
              <w:rPr>
                <w:noProof/>
                <w:webHidden/>
              </w:rPr>
              <w:t>37</w:t>
            </w:r>
            <w:r w:rsidR="008A7EB4">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6" w:name="_Toc464836201"/>
      <w:bookmarkStart w:id="7" w:name="_Toc478121029"/>
      <w:r w:rsidRPr="0027246B">
        <w:t>V</w:t>
      </w:r>
      <w:r w:rsidR="00CE5487">
        <w:t>ersion History</w:t>
      </w:r>
      <w:bookmarkEnd w:id="6"/>
      <w:bookmarkEnd w:id="7"/>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8" w:name="_Toc464836202"/>
      <w:bookmarkStart w:id="9" w:name="_Toc478121030"/>
      <w:r w:rsidRPr="00314B85">
        <w:t>Introduction</w:t>
      </w:r>
      <w:bookmarkEnd w:id="8"/>
      <w:bookmarkEnd w:id="9"/>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10" w:name="_Toc478121031"/>
      <w:r>
        <w:t xml:space="preserve">Project </w:t>
      </w:r>
      <w:r w:rsidR="00F65242">
        <w:t>Overview</w:t>
      </w:r>
      <w:bookmarkEnd w:id="10"/>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11" w:name="_Toc478121032"/>
      <w:r>
        <w:t xml:space="preserve">System </w:t>
      </w:r>
      <w:r w:rsidR="00D83260">
        <w:t>Overview</w:t>
      </w:r>
      <w:bookmarkEnd w:id="11"/>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5pt;height:267.55pt" o:ole="">
            <v:imagedata r:id="rId23" o:title=""/>
          </v:shape>
          <o:OLEObject Type="Embed" ProgID="Visio.Drawing.15" ShapeID="_x0000_i1025" DrawAspect="Content" ObjectID="_1555270111" r:id="rId24"/>
        </w:object>
      </w:r>
    </w:p>
    <w:p w14:paraId="767F147D" w14:textId="762851B2" w:rsidR="00453261" w:rsidRDefault="00453261" w:rsidP="00B473AE">
      <w:pPr>
        <w:pStyle w:val="Caption"/>
        <w:jc w:val="center"/>
      </w:pPr>
      <w:bookmarkStart w:id="12" w:name="_Ref470259075"/>
      <w:bookmarkStart w:id="13" w:name="_Ref470259081"/>
      <w:r>
        <w:t xml:space="preserve">Figure </w:t>
      </w:r>
      <w:r w:rsidR="001F1A9D">
        <w:fldChar w:fldCharType="begin"/>
      </w:r>
      <w:r w:rsidR="001F1A9D">
        <w:instrText xml:space="preserve"> SEQ Figure \* ARABIC </w:instrText>
      </w:r>
      <w:r w:rsidR="001F1A9D">
        <w:fldChar w:fldCharType="separate"/>
      </w:r>
      <w:r w:rsidR="00244E15">
        <w:rPr>
          <w:noProof/>
        </w:rPr>
        <w:t>1</w:t>
      </w:r>
      <w:r w:rsidR="001F1A9D">
        <w:rPr>
          <w:noProof/>
        </w:rPr>
        <w:fldChar w:fldCharType="end"/>
      </w:r>
      <w:bookmarkEnd w:id="12"/>
      <w:r>
        <w:t xml:space="preserve"> - ODE System Data Producers and Consumers</w:t>
      </w:r>
      <w:bookmarkEnd w:id="13"/>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14" w:name="_Toc462052213"/>
      <w:bookmarkStart w:id="15" w:name="_Toc478121033"/>
      <w:r w:rsidRPr="00116242">
        <w:t>Audience</w:t>
      </w:r>
      <w:bookmarkEnd w:id="14"/>
      <w:bookmarkEnd w:id="15"/>
    </w:p>
    <w:p w14:paraId="447878FF" w14:textId="1E2D6DCE" w:rsidR="00C26C45" w:rsidRDefault="00C26C45" w:rsidP="00C26C45">
      <w:r>
        <w:lastRenderedPageBreak/>
        <w:t>This document is intended for use by the ODE client applications.</w:t>
      </w:r>
    </w:p>
    <w:p w14:paraId="5CC6A8C6" w14:textId="77777777" w:rsidR="00C26C45" w:rsidRPr="00116242" w:rsidRDefault="00C26C45" w:rsidP="00C26C45">
      <w:pPr>
        <w:pStyle w:val="Heading1"/>
      </w:pPr>
      <w:bookmarkStart w:id="16" w:name="_Toc462052214"/>
      <w:bookmarkStart w:id="17" w:name="_Toc478121034"/>
      <w:r w:rsidRPr="00116242">
        <w:t>Glossary</w:t>
      </w:r>
      <w:bookmarkEnd w:id="16"/>
      <w:bookmarkEnd w:id="17"/>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proofErr w:type="spellStart"/>
            <w:r w:rsidRPr="00BD73CD">
              <w:rPr>
                <w:rFonts w:ascii="Calibri" w:hAnsi="Calibri"/>
                <w:color w:val="000000"/>
              </w:rPr>
              <w:t>Git</w:t>
            </w:r>
            <w:proofErr w:type="spellEnd"/>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sidRPr="00680932">
              <w:rPr>
                <w:rFonts w:ascii="Calibri" w:hAnsi="Calibri"/>
                <w:color w:val="000000"/>
              </w:rPr>
              <w:t>Git</w:t>
            </w:r>
            <w:proofErr w:type="spellEnd"/>
            <w:r w:rsidRPr="00680932">
              <w:rPr>
                <w:rFonts w:ascii="Calibri" w:hAnsi="Calibri"/>
                <w:color w:val="000000"/>
              </w:rPr>
              <w:t xml:space="preserve">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proofErr w:type="spellStart"/>
            <w:r w:rsidRPr="00BD73CD">
              <w:rPr>
                <w:rFonts w:ascii="Calibri" w:hAnsi="Calibri"/>
                <w:color w:val="000000"/>
              </w:rPr>
              <w:t>WebSocket</w:t>
            </w:r>
            <w:proofErr w:type="spellEnd"/>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7F295B">
              <w:rPr>
                <w:rFonts w:ascii="Calibri" w:hAnsi="Calibri"/>
                <w:color w:val="000000"/>
              </w:rPr>
              <w:t>WebSocket</w:t>
            </w:r>
            <w:proofErr w:type="spellEnd"/>
            <w:r w:rsidRPr="007F295B">
              <w:rPr>
                <w:rFonts w:ascii="Calibri" w:hAnsi="Calibri"/>
                <w:color w:val="000000"/>
              </w:rPr>
              <w:t xml:space="preserve"> is designed to be implemented in web browsers and web servers, but it can be used by any client or server application. The </w:t>
            </w:r>
            <w:proofErr w:type="spellStart"/>
            <w:r w:rsidRPr="007F295B">
              <w:rPr>
                <w:rFonts w:ascii="Calibri" w:hAnsi="Calibri"/>
                <w:color w:val="000000"/>
              </w:rPr>
              <w:t>WebSocket</w:t>
            </w:r>
            <w:proofErr w:type="spellEnd"/>
            <w:r w:rsidRPr="007F295B">
              <w:rPr>
                <w:rFonts w:ascii="Calibri" w:hAnsi="Calibri"/>
                <w:color w:val="000000"/>
              </w:rPr>
              <w:t xml:space="preserve">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8" w:name="_Toc462052215"/>
      <w:bookmarkStart w:id="19" w:name="_Toc478121035"/>
      <w:r>
        <w:t xml:space="preserve">ODE </w:t>
      </w:r>
      <w:r w:rsidRPr="008F6528">
        <w:t>DEVELOPMENT ENVIRONMENT</w:t>
      </w:r>
      <w:bookmarkEnd w:id="18"/>
      <w:bookmarkEnd w:id="19"/>
    </w:p>
    <w:p w14:paraId="667C5AFA" w14:textId="52EF58AC" w:rsidR="00C26C45" w:rsidRPr="006222B8" w:rsidRDefault="00C26C45" w:rsidP="00C26C45">
      <w:pPr>
        <w:pStyle w:val="Heading2"/>
      </w:pPr>
      <w:bookmarkStart w:id="20" w:name="_Toc462052216"/>
      <w:bookmarkStart w:id="21" w:name="_Toc478121036"/>
      <w:r>
        <w:t>J</w:t>
      </w:r>
      <w:r w:rsidRPr="002F7470">
        <w:t>ava Development Tools</w:t>
      </w:r>
      <w:bookmarkEnd w:id="20"/>
      <w:bookmarkEnd w:id="21"/>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proofErr w:type="spellStart"/>
      <w:r>
        <w:t>Git</w:t>
      </w:r>
      <w:proofErr w:type="spellEnd"/>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22" w:name="_Toc462052217"/>
      <w:bookmarkStart w:id="23" w:name="_Toc478121037"/>
      <w:r w:rsidRPr="00176E93">
        <w:t>Java</w:t>
      </w:r>
      <w:bookmarkEnd w:id="22"/>
      <w:bookmarkEnd w:id="23"/>
    </w:p>
    <w:p w14:paraId="6875E589" w14:textId="77777777" w:rsidR="00C26C45" w:rsidRDefault="00C26C45" w:rsidP="00C26C45">
      <w:r>
        <w:t>Install Java Development Kit (JDK) 1.8</w:t>
      </w:r>
    </w:p>
    <w:p w14:paraId="0DF3A6FE" w14:textId="77777777" w:rsidR="00C26C45" w:rsidRDefault="00842F80"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24" w:name="_Toc462052218"/>
      <w:bookmarkStart w:id="25" w:name="_Toc478121038"/>
      <w:r w:rsidRPr="00176E93">
        <w:t>Eclipse IDE</w:t>
      </w:r>
      <w:bookmarkEnd w:id="24"/>
      <w:bookmarkEnd w:id="25"/>
    </w:p>
    <w:p w14:paraId="3684579F" w14:textId="77777777" w:rsidR="00C26C45" w:rsidRDefault="00C26C45" w:rsidP="00C26C45">
      <w:r>
        <w:t xml:space="preserve">Download and install Eclipse. </w:t>
      </w:r>
    </w:p>
    <w:p w14:paraId="0E222FCE" w14:textId="77777777" w:rsidR="00C26C45" w:rsidRDefault="00842F80"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6" w:name="_Toc462052219"/>
      <w:bookmarkStart w:id="27" w:name="_Toc478121039"/>
      <w:r>
        <w:t>M</w:t>
      </w:r>
      <w:r w:rsidRPr="00176E93">
        <w:t>aven</w:t>
      </w:r>
      <w:bookmarkEnd w:id="26"/>
      <w:bookmarkEnd w:id="27"/>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8" w:name="_Toc462052236"/>
      <w:bookmarkStart w:id="29" w:name="_Toc478121040"/>
      <w:proofErr w:type="spellStart"/>
      <w:r>
        <w:t>Git</w:t>
      </w:r>
      <w:proofErr w:type="spellEnd"/>
      <w:r w:rsidR="00C26C45" w:rsidRPr="00D76B4F">
        <w:t xml:space="preserve"> Version Control</w:t>
      </w:r>
      <w:bookmarkEnd w:id="28"/>
      <w:bookmarkEnd w:id="29"/>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 xml:space="preserve">Tortoise </w:t>
      </w:r>
      <w:proofErr w:type="spellStart"/>
      <w:r>
        <w:t>Git</w:t>
      </w:r>
      <w:proofErr w:type="spellEnd"/>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proofErr w:type="spellStart"/>
      <w:r>
        <w:t>Git</w:t>
      </w:r>
      <w:proofErr w:type="spellEnd"/>
      <w:r>
        <w:t xml:space="preserve"> Extensions</w:t>
      </w:r>
    </w:p>
    <w:p w14:paraId="7A2F3310" w14:textId="11223535" w:rsidR="00C26C45" w:rsidRDefault="00C26C45" w:rsidP="00C26C45">
      <w:r>
        <w:t xml:space="preserve">It is recommended that GIT plug-ins are installed with </w:t>
      </w:r>
      <w:r w:rsidR="00C27C89">
        <w:t xml:space="preserve">your IDE so that your IDE is </w:t>
      </w:r>
      <w:proofErr w:type="spellStart"/>
      <w:r w:rsidR="00C27C89">
        <w:t>Git</w:t>
      </w:r>
      <w:proofErr w:type="spellEnd"/>
      <w:r>
        <w:t xml:space="preserve"> "aware". </w:t>
      </w:r>
      <w:r w:rsidR="00C27C89">
        <w:t xml:space="preserve">Newer versions of eclipse (Luna and later versions) comes pre-installed with a </w:t>
      </w:r>
      <w:proofErr w:type="spellStart"/>
      <w:r w:rsidR="00C27C89">
        <w:t>Git</w:t>
      </w:r>
      <w:proofErr w:type="spellEnd"/>
      <w:r w:rsidR="00C27C89">
        <w:t xml:space="preserve"> plug-in. </w:t>
      </w:r>
    </w:p>
    <w:p w14:paraId="66C1D469" w14:textId="1610E01E" w:rsidR="00C26C45" w:rsidRDefault="00C26C45" w:rsidP="00A91E21">
      <w:pPr>
        <w:pStyle w:val="Heading2"/>
      </w:pPr>
      <w:bookmarkStart w:id="30" w:name="_Toc462052238"/>
      <w:bookmarkStart w:id="31" w:name="_Toc478121041"/>
      <w:r w:rsidRPr="003213A4">
        <w:t>Build</w:t>
      </w:r>
      <w:r w:rsidR="00ED0E13">
        <w:t>ing</w:t>
      </w:r>
      <w:r w:rsidRPr="003213A4">
        <w:t xml:space="preserve"> </w:t>
      </w:r>
      <w:bookmarkEnd w:id="30"/>
      <w:r w:rsidR="00C110E9">
        <w:t xml:space="preserve">ODE </w:t>
      </w:r>
      <w:r w:rsidR="00ED0E13">
        <w:t>Software Artifacts</w:t>
      </w:r>
      <w:bookmarkEnd w:id="31"/>
    </w:p>
    <w:p w14:paraId="34FEA9B8" w14:textId="78CE7B95" w:rsidR="00C26C45" w:rsidRDefault="00C110E9" w:rsidP="00C26C45">
      <w:r>
        <w:t xml:space="preserve">The ODE source code is maintained in two separate </w:t>
      </w:r>
      <w:proofErr w:type="spellStart"/>
      <w:r>
        <w:t>Git</w:t>
      </w:r>
      <w:proofErr w:type="spellEnd"/>
      <w:r>
        <w:t xml:space="preserve"> repositories.</w:t>
      </w:r>
    </w:p>
    <w:p w14:paraId="22A023BB" w14:textId="319C9D88" w:rsidR="00C110E9" w:rsidRDefault="00C110E9" w:rsidP="006820F5">
      <w:pPr>
        <w:pStyle w:val="ListParagraph"/>
        <w:numPr>
          <w:ilvl w:val="0"/>
          <w:numId w:val="15"/>
        </w:numPr>
      </w:pPr>
      <w:r>
        <w:t xml:space="preserve">The public </w:t>
      </w:r>
      <w:proofErr w:type="spellStart"/>
      <w:r>
        <w:t>Git</w:t>
      </w:r>
      <w:proofErr w:type="spellEnd"/>
      <w:r>
        <w:t xml:space="preserve">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w:t>
      </w:r>
      <w:proofErr w:type="spellStart"/>
      <w:r>
        <w:t>Git</w:t>
      </w:r>
      <w:proofErr w:type="spellEnd"/>
      <w:r>
        <w:t xml:space="preserve">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32" w:name="_Toc478121042"/>
      <w:r>
        <w:t xml:space="preserve">Open-Source </w:t>
      </w:r>
      <w:r w:rsidR="007038D0">
        <w:t>Repository</w:t>
      </w:r>
      <w:bookmarkEnd w:id="32"/>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proofErr w:type="spellStart"/>
      <w:r>
        <w:t>jpo</w:t>
      </w:r>
      <w:proofErr w:type="spellEnd"/>
      <w:r>
        <w:t xml:space="preserve">-ode-common: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6820F5">
      <w:pPr>
        <w:pStyle w:val="ListParagraph"/>
        <w:numPr>
          <w:ilvl w:val="0"/>
          <w:numId w:val="16"/>
        </w:numPr>
      </w:pPr>
      <w:proofErr w:type="spellStart"/>
      <w:r>
        <w:t>jpo</w:t>
      </w:r>
      <w:proofErr w:type="spellEnd"/>
      <w:r>
        <w:t xml:space="preserve">-ode-core: this component contains the core functions carried out by the </w:t>
      </w:r>
      <w:proofErr w:type="spellStart"/>
      <w:r>
        <w:t>jpo</w:t>
      </w:r>
      <w:proofErr w:type="spellEnd"/>
      <w:r>
        <w:t>-ode.</w:t>
      </w:r>
    </w:p>
    <w:p w14:paraId="31C89F02" w14:textId="2A167634" w:rsidR="00671FAC" w:rsidRDefault="00671FAC" w:rsidP="006820F5">
      <w:pPr>
        <w:pStyle w:val="ListParagraph"/>
        <w:numPr>
          <w:ilvl w:val="0"/>
          <w:numId w:val="16"/>
        </w:numPr>
      </w:pPr>
      <w:proofErr w:type="spellStart"/>
      <w:r>
        <w:t>jpo</w:t>
      </w:r>
      <w:proofErr w:type="spellEnd"/>
      <w:r>
        <w:t>-ode-plugins: this component contains the plug-in modules.</w:t>
      </w:r>
    </w:p>
    <w:p w14:paraId="3F689485" w14:textId="2FC6C9D7" w:rsidR="00671FAC" w:rsidRDefault="00671FAC" w:rsidP="006820F5">
      <w:pPr>
        <w:pStyle w:val="ListParagraph"/>
        <w:numPr>
          <w:ilvl w:val="0"/>
          <w:numId w:val="16"/>
        </w:numPr>
      </w:pPr>
      <w:proofErr w:type="spellStart"/>
      <w:r>
        <w:t>jpo</w:t>
      </w:r>
      <w:proofErr w:type="spellEnd"/>
      <w:r>
        <w:t>-ode-</w:t>
      </w:r>
      <w:proofErr w:type="spellStart"/>
      <w:r>
        <w:t>svcs</w:t>
      </w:r>
      <w:proofErr w:type="spellEnd"/>
      <w:r>
        <w:t>: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33" w:name="_Toc478121043"/>
      <w:r>
        <w:t>Pr</w:t>
      </w:r>
      <w:r w:rsidR="00284505">
        <w:t>ivate Repository</w:t>
      </w:r>
      <w:bookmarkEnd w:id="33"/>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 xml:space="preserve">OSS </w:t>
        </w:r>
        <w:proofErr w:type="spellStart"/>
        <w:r w:rsidR="00671FAC">
          <w:rPr>
            <w:rStyle w:val="Hyperlink"/>
          </w:rPr>
          <w:t>Nokalva</w:t>
        </w:r>
        <w:proofErr w:type="spellEnd"/>
      </w:hyperlink>
      <w:r w:rsidR="00671FAC">
        <w:t> </w:t>
      </w:r>
      <w:r>
        <w:t>ASN.1 compiler and runtime libraries.</w:t>
      </w:r>
    </w:p>
    <w:p w14:paraId="3CDCB03A" w14:textId="77777777" w:rsidR="00C110E9" w:rsidRDefault="00C110E9" w:rsidP="00D359EF">
      <w:pPr>
        <w:pStyle w:val="Heading4"/>
        <w:rPr>
          <w:b/>
        </w:rPr>
      </w:pPr>
      <w:bookmarkStart w:id="34" w:name="_Toc462052239"/>
      <w:bookmarkStart w:id="35" w:name="_Ref471486364"/>
      <w:bookmarkStart w:id="36" w:name="_Ref471486373"/>
      <w:bookmarkStart w:id="37" w:name="_Toc462052247"/>
      <w:r>
        <w:t xml:space="preserve">ASN.1 </w:t>
      </w:r>
      <w:r w:rsidRPr="003213A4">
        <w:t>Java API</w:t>
      </w:r>
      <w:bookmarkEnd w:id="34"/>
      <w:bookmarkEnd w:id="35"/>
      <w:bookmarkEnd w:id="36"/>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 xml:space="preserve">OSS </w:t>
        </w:r>
        <w:proofErr w:type="spellStart"/>
        <w:r>
          <w:rPr>
            <w:rStyle w:val="Hyperlink"/>
          </w:rPr>
          <w:t>Nokalva</w:t>
        </w:r>
        <w:proofErr w:type="spellEnd"/>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 xml:space="preserve">private </w:t>
      </w:r>
      <w:proofErr w:type="spellStart"/>
      <w:r>
        <w:t>Git</w:t>
      </w:r>
      <w:proofErr w:type="spellEnd"/>
      <w:r>
        <w:t xml:space="preserve"> repository</w:t>
      </w:r>
      <w:r w:rsidR="00284505">
        <w:t>.</w:t>
      </w:r>
    </w:p>
    <w:p w14:paraId="2D262D1C" w14:textId="2E5823F7" w:rsidR="00C110E9" w:rsidRDefault="00C110E9" w:rsidP="00671FAC">
      <w:pPr>
        <w:pStyle w:val="Heading4"/>
      </w:pPr>
      <w:bookmarkStart w:id="38" w:name="_Toc462052243"/>
      <w:r w:rsidRPr="00211532">
        <w:t>Build</w:t>
      </w:r>
      <w:r w:rsidR="00671FAC">
        <w:t xml:space="preserve"> and Deploy</w:t>
      </w:r>
      <w:r w:rsidRPr="00211532">
        <w:t xml:space="preserve"> Procedure</w:t>
      </w:r>
      <w:bookmarkEnd w:id="38"/>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9" w:name="_Toc462052259"/>
      <w:bookmarkStart w:id="40" w:name="_Toc478121044"/>
      <w:bookmarkEnd w:id="37"/>
      <w:r>
        <w:t xml:space="preserve">ODE </w:t>
      </w:r>
      <w:bookmarkEnd w:id="39"/>
      <w:r>
        <w:t>Application Properties</w:t>
      </w:r>
      <w:bookmarkEnd w:id="40"/>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proofErr w:type="spellStart"/>
      <w:r w:rsidR="00CA712F" w:rsidRPr="00CA712F">
        <w:rPr>
          <w:i/>
        </w:rPr>
        <w:t>application.properties</w:t>
      </w:r>
      <w:proofErr w:type="spellEnd"/>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rPr>
          <w:ins w:id="41" w:author="Musavi, Hamid [USA] [2]" w:date="2017-04-26T18:59:00Z"/>
        </w:rPr>
      </w:pPr>
      <w:r>
        <w:t xml:space="preserve">You may specify properties as command line options in the form of </w:t>
      </w:r>
      <w:r w:rsidRPr="00E916A3">
        <w:rPr>
          <w:i/>
        </w:rPr>
        <w:t>--</w:t>
      </w:r>
      <w:proofErr w:type="spellStart"/>
      <w:r w:rsidRPr="00E916A3">
        <w:rPr>
          <w:i/>
        </w:rPr>
        <w:t>ode.</w:t>
      </w:r>
      <w:r>
        <w:rPr>
          <w:i/>
        </w:rPr>
        <w:t>propertyName</w:t>
      </w:r>
      <w:proofErr w:type="spellEnd"/>
      <w:r w:rsidR="00A07598">
        <w:rPr>
          <w:i/>
        </w:rPr>
        <w:t>=</w:t>
      </w:r>
      <w:proofErr w:type="spellStart"/>
      <w:r>
        <w:rPr>
          <w:i/>
        </w:rPr>
        <w:t>propertyV</w:t>
      </w:r>
      <w:r w:rsidRPr="00E916A3">
        <w:rPr>
          <w:i/>
        </w:rPr>
        <w:t>alue</w:t>
      </w:r>
      <w:proofErr w:type="spellEnd"/>
      <w:ins w:id="42" w:author="Musavi, Hamid [USA] [2]" w:date="2017-04-26T18:59:00Z">
        <w:r w:rsidR="008B218F">
          <w:rPr>
            <w:iCs/>
          </w:rPr>
          <w:t xml:space="preserve">. For example, add </w:t>
        </w:r>
        <w:proofErr w:type="spellStart"/>
        <w:r w:rsidR="008B218F">
          <w:rPr>
            <w:iCs/>
          </w:rPr>
          <w:t>ode.DdsCasUsername</w:t>
        </w:r>
        <w:proofErr w:type="spellEnd"/>
        <w:r w:rsidR="008B218F">
          <w:rPr>
            <w:iCs/>
          </w:rPr>
          <w:t>=fred.flintstone@stone.age</w:t>
        </w:r>
      </w:ins>
    </w:p>
    <w:p w14:paraId="162D8ED4" w14:textId="724868BC" w:rsidR="00E916A3" w:rsidRPr="00E916A3" w:rsidRDefault="008B218F" w:rsidP="00E811E3">
      <w:pPr>
        <w:pStyle w:val="ListParagraph"/>
        <w:numPr>
          <w:ilvl w:val="0"/>
          <w:numId w:val="17"/>
        </w:numPr>
      </w:pPr>
      <w:ins w:id="43" w:author="Musavi, Hamid [USA] [2]" w:date="2017-04-26T18:59:00Z">
        <w:r>
          <w:rPr>
            <w:iCs/>
          </w:rPr>
          <w:t xml:space="preserve">You may </w:t>
        </w:r>
        <w:r>
          <w:t xml:space="preserve">specify properties as system environment variables in the form of </w:t>
        </w:r>
        <w:proofErr w:type="spellStart"/>
        <w:r w:rsidRPr="00CE6C37">
          <w:rPr>
            <w:i/>
          </w:rPr>
          <w:t>ode.DdsCasUsername</w:t>
        </w:r>
        <w:proofErr w:type="spellEnd"/>
        <w:r w:rsidRPr="00CE6C37">
          <w:rPr>
            <w:i/>
          </w:rPr>
          <w:t>=</w:t>
        </w:r>
        <w:proofErr w:type="spellStart"/>
        <w:r w:rsidRPr="00CE6C37">
          <w:rPr>
            <w:i/>
          </w:rPr>
          <w:t>fred.flintstone@stone.age</w:t>
        </w:r>
        <w:proofErr w:type="spellEnd"/>
        <w:r>
          <w:rPr>
            <w:i/>
          </w:rPr>
          <w:t>.</w:t>
        </w:r>
      </w:ins>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r w:rsidR="00A07598">
        <w:t>OdeProperties</w:t>
      </w:r>
      <w:proofErr w:type="spellEnd"/>
      <w:r w:rsidR="00A07598">
        <w:t xml:space="preserve">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69A4D781" w14:textId="77777777" w:rsidR="00D6784D" w:rsidRDefault="00D6784D" w:rsidP="00CB08F3"/>
    <w:tbl>
      <w:tblPr>
        <w:tblStyle w:val="GridTable4-Accent11"/>
        <w:tblW w:w="13045" w:type="dxa"/>
        <w:tblLayout w:type="fixed"/>
        <w:tblLook w:val="04A0" w:firstRow="1" w:lastRow="0" w:firstColumn="1" w:lastColumn="0" w:noHBand="0" w:noVBand="1"/>
      </w:tblPr>
      <w:tblGrid>
        <w:gridCol w:w="3665"/>
        <w:gridCol w:w="6133"/>
        <w:gridCol w:w="1654"/>
        <w:gridCol w:w="1593"/>
      </w:tblGrid>
      <w:tr w:rsidR="00D6784D" w14:paraId="7516CDAA" w14:textId="77777777" w:rsidTr="00D6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09BC081B" w14:textId="77777777" w:rsidR="00D6784D" w:rsidRDefault="00D6784D" w:rsidP="00D6784D">
            <w:pPr>
              <w:jc w:val="center"/>
              <w:rPr>
                <w:b w:val="0"/>
                <w:bCs w:val="0"/>
              </w:rPr>
            </w:pPr>
            <w:r>
              <w:t>Name</w:t>
            </w:r>
          </w:p>
        </w:tc>
        <w:tc>
          <w:tcPr>
            <w:tcW w:w="6133"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654"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1593"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D6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06DCE254" w14:textId="77777777" w:rsidR="00D6784D" w:rsidRPr="00B900E1" w:rsidRDefault="00D6784D" w:rsidP="00D6784D">
            <w:pPr>
              <w:rPr>
                <w:b w:val="0"/>
              </w:rPr>
            </w:pPr>
            <w:proofErr w:type="spellStart"/>
            <w:r w:rsidRPr="00780835">
              <w:rPr>
                <w:b w:val="0"/>
              </w:rPr>
              <w:t>ode.kafkaBrokers</w:t>
            </w:r>
            <w:proofErr w:type="spellEnd"/>
          </w:p>
        </w:tc>
        <w:tc>
          <w:tcPr>
            <w:tcW w:w="6133" w:type="dxa"/>
          </w:tcPr>
          <w:p w14:paraId="62E375D3"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$DOCKER_HOST_IP:9092</w:t>
            </w:r>
          </w:p>
        </w:tc>
        <w:tc>
          <w:tcPr>
            <w:tcW w:w="1654" w:type="dxa"/>
          </w:tcPr>
          <w:p w14:paraId="4B2BFA2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71290747"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 xml:space="preserve">List of </w:t>
            </w:r>
            <w:proofErr w:type="spellStart"/>
            <w:r>
              <w:t>kafka</w:t>
            </w:r>
            <w:proofErr w:type="spellEnd"/>
            <w:r>
              <w:t xml:space="preserve"> brokers and ports</w:t>
            </w:r>
          </w:p>
        </w:tc>
      </w:tr>
      <w:tr w:rsidR="00D6784D" w:rsidRPr="00B900E1" w14:paraId="345849CA" w14:textId="77777777" w:rsidTr="00D6784D">
        <w:tc>
          <w:tcPr>
            <w:cnfStyle w:val="001000000000" w:firstRow="0" w:lastRow="0" w:firstColumn="1" w:lastColumn="0" w:oddVBand="0" w:evenVBand="0" w:oddHBand="0" w:evenHBand="0" w:firstRowFirstColumn="0" w:firstRowLastColumn="0" w:lastRowFirstColumn="0" w:lastRowLastColumn="0"/>
            <w:tcW w:w="3665" w:type="dxa"/>
          </w:tcPr>
          <w:p w14:paraId="517C5D09" w14:textId="77777777" w:rsidR="00D6784D" w:rsidRPr="00B900E1" w:rsidRDefault="00D6784D" w:rsidP="00D6784D">
            <w:pPr>
              <w:rPr>
                <w:b w:val="0"/>
              </w:rPr>
            </w:pPr>
            <w:proofErr w:type="spellStart"/>
            <w:r w:rsidRPr="00780835">
              <w:rPr>
                <w:b w:val="0"/>
              </w:rPr>
              <w:t>ode.uploadLocation</w:t>
            </w:r>
            <w:r>
              <w:rPr>
                <w:b w:val="0"/>
              </w:rPr>
              <w:t>Root</w:t>
            </w:r>
            <w:proofErr w:type="spellEnd"/>
          </w:p>
        </w:tc>
        <w:tc>
          <w:tcPr>
            <w:tcW w:w="6133" w:type="dxa"/>
          </w:tcPr>
          <w:p w14:paraId="2B0A02A1"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./uploads</w:t>
            </w:r>
          </w:p>
        </w:tc>
        <w:tc>
          <w:tcPr>
            <w:tcW w:w="1654" w:type="dxa"/>
          </w:tcPr>
          <w:p w14:paraId="3A13A49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E9E2759"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6784D" w:rsidRPr="00B900E1" w14:paraId="3D580A72"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A1396A9" w14:textId="77777777" w:rsidR="00D6784D" w:rsidRPr="00780835" w:rsidRDefault="00D6784D" w:rsidP="00D6784D">
            <w:proofErr w:type="spellStart"/>
            <w:r w:rsidRPr="00780835">
              <w:rPr>
                <w:b w:val="0"/>
              </w:rPr>
              <w:t>ode.uploadLocation</w:t>
            </w:r>
            <w:r>
              <w:rPr>
                <w:b w:val="0"/>
              </w:rPr>
              <w:t>Bsm</w:t>
            </w:r>
            <w:proofErr w:type="spellEnd"/>
          </w:p>
        </w:tc>
        <w:tc>
          <w:tcPr>
            <w:tcW w:w="6133" w:type="dxa"/>
          </w:tcPr>
          <w:p w14:paraId="1C87A7CA"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./uploads/</w:t>
            </w:r>
            <w:proofErr w:type="spellStart"/>
            <w:r>
              <w:t>bsm</w:t>
            </w:r>
            <w:proofErr w:type="spellEnd"/>
          </w:p>
        </w:tc>
        <w:tc>
          <w:tcPr>
            <w:tcW w:w="1654" w:type="dxa"/>
          </w:tcPr>
          <w:p w14:paraId="1B3CB46C"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02E24404"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6784D" w:rsidRPr="00B900E1" w14:paraId="25CD629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5958BB5" w14:textId="77777777" w:rsidR="00D6784D" w:rsidRPr="00780835" w:rsidRDefault="00D6784D" w:rsidP="00D6784D">
            <w:proofErr w:type="spellStart"/>
            <w:r w:rsidRPr="00780835">
              <w:rPr>
                <w:b w:val="0"/>
              </w:rPr>
              <w:t>ode.uploadLocation</w:t>
            </w:r>
            <w:r>
              <w:rPr>
                <w:b w:val="0"/>
              </w:rPr>
              <w:t>MessageFrame</w:t>
            </w:r>
            <w:proofErr w:type="spellEnd"/>
          </w:p>
        </w:tc>
        <w:tc>
          <w:tcPr>
            <w:tcW w:w="6133" w:type="dxa"/>
          </w:tcPr>
          <w:p w14:paraId="051D9CD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./uploads/</w:t>
            </w:r>
            <w:proofErr w:type="spellStart"/>
            <w:r>
              <w:t>messageframe</w:t>
            </w:r>
            <w:proofErr w:type="spellEnd"/>
          </w:p>
        </w:tc>
        <w:tc>
          <w:tcPr>
            <w:tcW w:w="1654" w:type="dxa"/>
          </w:tcPr>
          <w:p w14:paraId="5C17725F"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A8B872C"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D6784D" w:rsidRPr="00B900E1" w14:paraId="32DDFF17"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34C6996" w14:textId="77777777" w:rsidR="00D6784D" w:rsidRPr="00780835" w:rsidRDefault="00D6784D" w:rsidP="00D6784D">
            <w:r>
              <w:rPr>
                <w:b w:val="0"/>
              </w:rPr>
              <w:t>ode.</w:t>
            </w:r>
            <w:r>
              <w:t xml:space="preserve"> </w:t>
            </w:r>
            <w:proofErr w:type="spellStart"/>
            <w:r w:rsidRPr="003D5949">
              <w:rPr>
                <w:b w:val="0"/>
              </w:rPr>
              <w:t>pluginsLocations</w:t>
            </w:r>
            <w:proofErr w:type="spellEnd"/>
          </w:p>
        </w:tc>
        <w:tc>
          <w:tcPr>
            <w:tcW w:w="6133" w:type="dxa"/>
          </w:tcPr>
          <w:p w14:paraId="357B8FD0"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w:t>
            </w:r>
            <w:r w:rsidRPr="003D5949">
              <w:t>plugins</w:t>
            </w:r>
          </w:p>
        </w:tc>
        <w:tc>
          <w:tcPr>
            <w:tcW w:w="1654" w:type="dxa"/>
          </w:tcPr>
          <w:p w14:paraId="6048DCC0"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6649A8C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D6784D" w:rsidRPr="00B900E1" w14:paraId="457EF61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98FF2CB" w14:textId="77777777" w:rsidR="00D6784D" w:rsidRDefault="00D6784D" w:rsidP="00D6784D">
            <w:r>
              <w:rPr>
                <w:b w:val="0"/>
              </w:rPr>
              <w:t>ode.</w:t>
            </w:r>
            <w:r>
              <w:t xml:space="preserve"> </w:t>
            </w:r>
            <w:r w:rsidRPr="003551B9">
              <w:rPr>
                <w:b w:val="0"/>
              </w:rPr>
              <w:t>asn1CoderClassName</w:t>
            </w:r>
          </w:p>
        </w:tc>
        <w:tc>
          <w:tcPr>
            <w:tcW w:w="6133" w:type="dxa"/>
          </w:tcPr>
          <w:p w14:paraId="72621CA0"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654" w:type="dxa"/>
          </w:tcPr>
          <w:p w14:paraId="38F11FE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5610163"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 xml:space="preserve">How Kafka producers write to topics: valid values are </w:t>
            </w:r>
            <w:proofErr w:type="spellStart"/>
            <w:r>
              <w:lastRenderedPageBreak/>
              <w:t>async</w:t>
            </w:r>
            <w:proofErr w:type="spellEnd"/>
            <w:r>
              <w:t xml:space="preserve"> and sync for asynchronous writes and synchronous writes, respectively.</w:t>
            </w:r>
          </w:p>
        </w:tc>
      </w:tr>
      <w:tr w:rsidR="00D6784D" w:rsidRPr="00B900E1" w14:paraId="525CE710"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2B413B2" w14:textId="77777777" w:rsidR="00D6784D" w:rsidRDefault="00D6784D" w:rsidP="00D6784D">
            <w:r>
              <w:rPr>
                <w:b w:val="0"/>
              </w:rPr>
              <w:lastRenderedPageBreak/>
              <w:t>ode.</w:t>
            </w:r>
            <w:r>
              <w:t xml:space="preserve"> </w:t>
            </w:r>
            <w:proofErr w:type="spellStart"/>
            <w:r w:rsidRPr="003551B9">
              <w:rPr>
                <w:b w:val="0"/>
              </w:rPr>
              <w:t>kafkaProducerType</w:t>
            </w:r>
            <w:proofErr w:type="spellEnd"/>
          </w:p>
        </w:tc>
        <w:tc>
          <w:tcPr>
            <w:tcW w:w="6133" w:type="dxa"/>
          </w:tcPr>
          <w:p w14:paraId="41645BB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roofErr w:type="spellStart"/>
            <w:r>
              <w:t>async</w:t>
            </w:r>
            <w:proofErr w:type="spellEnd"/>
          </w:p>
        </w:tc>
        <w:tc>
          <w:tcPr>
            <w:tcW w:w="1654" w:type="dxa"/>
          </w:tcPr>
          <w:p w14:paraId="42207E2F"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395BC12"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r>
      <w:tr w:rsidR="00D6784D" w:rsidRPr="00B900E1" w14:paraId="741193D5"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11939A3" w14:textId="77777777" w:rsidR="00D6784D" w:rsidRDefault="00D6784D" w:rsidP="00D6784D">
            <w:r>
              <w:rPr>
                <w:b w:val="0"/>
              </w:rPr>
              <w:t>ode.</w:t>
            </w:r>
            <w:r>
              <w:t xml:space="preserve"> </w:t>
            </w:r>
            <w:proofErr w:type="spellStart"/>
            <w:r w:rsidRPr="003551B9">
              <w:rPr>
                <w:b w:val="0"/>
              </w:rPr>
              <w:t>ddsCasUsername</w:t>
            </w:r>
            <w:proofErr w:type="spellEnd"/>
          </w:p>
        </w:tc>
        <w:tc>
          <w:tcPr>
            <w:tcW w:w="6133" w:type="dxa"/>
          </w:tcPr>
          <w:p w14:paraId="4FC50079"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p>
        </w:tc>
        <w:tc>
          <w:tcPr>
            <w:tcW w:w="1654" w:type="dxa"/>
          </w:tcPr>
          <w:p w14:paraId="53B00F20"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r>
              <w:t>X</w:t>
            </w:r>
          </w:p>
        </w:tc>
        <w:tc>
          <w:tcPr>
            <w:tcW w:w="1593" w:type="dxa"/>
          </w:tcPr>
          <w:p w14:paraId="2441316B"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D6784D" w:rsidRPr="00B900E1" w14:paraId="447E6F86"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1615AE6" w14:textId="77777777" w:rsidR="00D6784D" w:rsidRDefault="00D6784D" w:rsidP="00D6784D">
            <w:r>
              <w:rPr>
                <w:b w:val="0"/>
              </w:rPr>
              <w:t>ode.</w:t>
            </w:r>
            <w:r>
              <w:t xml:space="preserve"> </w:t>
            </w:r>
            <w:proofErr w:type="spellStart"/>
            <w:r w:rsidRPr="003551B9">
              <w:rPr>
                <w:b w:val="0"/>
              </w:rPr>
              <w:t>ddsCasPassword</w:t>
            </w:r>
            <w:proofErr w:type="spellEnd"/>
          </w:p>
        </w:tc>
        <w:tc>
          <w:tcPr>
            <w:tcW w:w="6133" w:type="dxa"/>
          </w:tcPr>
          <w:p w14:paraId="6EE90198"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c>
          <w:tcPr>
            <w:tcW w:w="1654" w:type="dxa"/>
          </w:tcPr>
          <w:p w14:paraId="7BEF0E77"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1D0ADAF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D6784D" w:rsidRPr="00B900E1" w14:paraId="286A5703"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18939F4" w14:textId="77777777" w:rsidR="00D6784D" w:rsidRDefault="00D6784D" w:rsidP="00D6784D">
            <w:r>
              <w:rPr>
                <w:b w:val="0"/>
              </w:rPr>
              <w:t>ode.</w:t>
            </w:r>
            <w:r>
              <w:t xml:space="preserve"> </w:t>
            </w:r>
            <w:proofErr w:type="spellStart"/>
            <w:r w:rsidRPr="003551B9">
              <w:rPr>
                <w:b w:val="0"/>
              </w:rPr>
              <w:t>ddsCasUrl</w:t>
            </w:r>
            <w:proofErr w:type="spellEnd"/>
          </w:p>
        </w:tc>
        <w:tc>
          <w:tcPr>
            <w:tcW w:w="6133" w:type="dxa"/>
          </w:tcPr>
          <w:p w14:paraId="48810A0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654" w:type="dxa"/>
          </w:tcPr>
          <w:p w14:paraId="196B685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488EC6B8"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D6784D" w:rsidRPr="00B900E1" w14:paraId="18C99E9A"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298E396" w14:textId="77777777" w:rsidR="00D6784D" w:rsidRDefault="00D6784D" w:rsidP="00D6784D">
            <w:r>
              <w:rPr>
                <w:b w:val="0"/>
              </w:rPr>
              <w:t>ode.</w:t>
            </w:r>
            <w:r>
              <w:t xml:space="preserve"> </w:t>
            </w:r>
            <w:proofErr w:type="spellStart"/>
            <w:r w:rsidRPr="003551B9">
              <w:rPr>
                <w:b w:val="0"/>
              </w:rPr>
              <w:t>ddsWebsocketUrl</w:t>
            </w:r>
            <w:proofErr w:type="spellEnd"/>
          </w:p>
        </w:tc>
        <w:tc>
          <w:tcPr>
            <w:tcW w:w="6133" w:type="dxa"/>
          </w:tcPr>
          <w:p w14:paraId="0E5FAEA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654" w:type="dxa"/>
          </w:tcPr>
          <w:p w14:paraId="07BB5F16"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3A3B877D"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URL of the US DOT SDW </w:t>
            </w:r>
            <w:proofErr w:type="spellStart"/>
            <w:r>
              <w:t>WebSockets</w:t>
            </w:r>
            <w:proofErr w:type="spellEnd"/>
            <w:r>
              <w:t xml:space="preserve"> API</w:t>
            </w:r>
          </w:p>
        </w:tc>
      </w:tr>
      <w:tr w:rsidR="00D6784D" w:rsidRPr="00B900E1" w14:paraId="4E608747"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470500E" w14:textId="6FCE684E" w:rsidR="00D6784D" w:rsidRDefault="00D6784D" w:rsidP="00D6784D">
            <w:r>
              <w:rPr>
                <w:b w:val="0"/>
              </w:rPr>
              <w:lastRenderedPageBreak/>
              <w:t>o</w:t>
            </w:r>
            <w:r w:rsidRPr="0007578F">
              <w:rPr>
                <w:b w:val="0"/>
              </w:rPr>
              <w:t xml:space="preserve">de. </w:t>
            </w:r>
            <w:proofErr w:type="spellStart"/>
            <w:r w:rsidRPr="0007578F">
              <w:rPr>
                <w:b w:val="0"/>
              </w:rPr>
              <w:t>kafkaTopicBsmSerializedPOJO</w:t>
            </w:r>
            <w:proofErr w:type="spellEnd"/>
          </w:p>
        </w:tc>
        <w:tc>
          <w:tcPr>
            <w:tcW w:w="6133" w:type="dxa"/>
          </w:tcPr>
          <w:p w14:paraId="73BBFEE0" w14:textId="5C84626F" w:rsidR="00D6784D" w:rsidRPr="003551B9" w:rsidRDefault="00D6784D" w:rsidP="00D6784D">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1654" w:type="dxa"/>
          </w:tcPr>
          <w:p w14:paraId="0E2DD6C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F947BDD" w14:textId="5DC11DF4" w:rsidR="00D6784D" w:rsidRDefault="00D6784D" w:rsidP="00D6784D">
            <w:pPr>
              <w:cnfStyle w:val="000000000000" w:firstRow="0" w:lastRow="0" w:firstColumn="0" w:lastColumn="0" w:oddVBand="0" w:evenVBand="0" w:oddHBand="0" w:evenHBand="0" w:firstRowFirstColumn="0" w:firstRowLastColumn="0" w:lastRowFirstColumn="0" w:lastRowLastColumn="0"/>
            </w:pPr>
            <w:r>
              <w:t>Name of the serial Kafka topic</w:t>
            </w:r>
          </w:p>
        </w:tc>
      </w:tr>
      <w:tr w:rsidR="00D6784D" w:rsidRPr="00B900E1" w14:paraId="192828B4"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97B8029" w14:textId="34AE48A6" w:rsidR="00D6784D" w:rsidRDefault="00D6784D" w:rsidP="00D6784D">
            <w:r>
              <w:rPr>
                <w:b w:val="0"/>
              </w:rPr>
              <w:t>o</w:t>
            </w:r>
            <w:r w:rsidRPr="0007578F">
              <w:rPr>
                <w:b w:val="0"/>
              </w:rPr>
              <w:t xml:space="preserve">de. </w:t>
            </w:r>
            <w:proofErr w:type="spellStart"/>
            <w:r w:rsidRPr="0007578F">
              <w:rPr>
                <w:b w:val="0"/>
              </w:rPr>
              <w:t>kafkaTopicBsmJSON</w:t>
            </w:r>
            <w:proofErr w:type="spellEnd"/>
          </w:p>
        </w:tc>
        <w:tc>
          <w:tcPr>
            <w:tcW w:w="6133" w:type="dxa"/>
          </w:tcPr>
          <w:p w14:paraId="31F06269" w14:textId="1D25D82E" w:rsidR="00D6784D" w:rsidRPr="00472DAD" w:rsidRDefault="00D6784D" w:rsidP="00D6784D">
            <w:pPr>
              <w:cnfStyle w:val="000000100000" w:firstRow="0" w:lastRow="0" w:firstColumn="0" w:lastColumn="0" w:oddVBand="0" w:evenVBand="0" w:oddHBand="1" w:evenHBand="0" w:firstRowFirstColumn="0" w:firstRowLastColumn="0" w:lastRowFirstColumn="0" w:lastRowLastColumn="0"/>
            </w:pPr>
            <w:r w:rsidRPr="00472DAD">
              <w:t>topic.J2735BsmRawJSON</w:t>
            </w:r>
          </w:p>
        </w:tc>
        <w:tc>
          <w:tcPr>
            <w:tcW w:w="1654" w:type="dxa"/>
          </w:tcPr>
          <w:p w14:paraId="6DFC34D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F847FCF" w14:textId="4FE32850"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Name of the JSON Kafka topic </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46" w:name="_Toc478121045"/>
      <w:r>
        <w:t>ODE Log</w:t>
      </w:r>
      <w:r w:rsidR="00316B55">
        <w:t>ging</w:t>
      </w:r>
      <w:r>
        <w:t xml:space="preserve"> Properties</w:t>
      </w:r>
      <w:bookmarkEnd w:id="46"/>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47" w:name="_Toc462052285"/>
      <w:bookmarkStart w:id="48" w:name="_Toc478121046"/>
      <w:r>
        <w:t>ODE</w:t>
      </w:r>
      <w:r w:rsidR="00C26C45" w:rsidRPr="001E40C7">
        <w:t xml:space="preserve"> </w:t>
      </w:r>
      <w:r w:rsidR="00A529B3">
        <w:t>Features</w:t>
      </w:r>
      <w:bookmarkEnd w:id="47"/>
      <w:bookmarkEnd w:id="48"/>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49" w:name="_Toc478121047"/>
      <w:r>
        <w:t>Managing SNMP Devices</w:t>
      </w:r>
      <w:bookmarkEnd w:id="49"/>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50" w:name="_Toc478121048"/>
      <w:r>
        <w:t>Query Parameters</w:t>
      </w:r>
      <w:bookmarkEnd w:id="50"/>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 xml:space="preserve">The published </w:t>
      </w:r>
      <w:proofErr w:type="spellStart"/>
      <w:r>
        <w:rPr>
          <w:rFonts w:ascii="Segoe UI" w:hAnsi="Segoe UI" w:cs="Segoe UI"/>
          <w:color w:val="24292E"/>
        </w:rPr>
        <w:t>ip</w:t>
      </w:r>
      <w:proofErr w:type="spellEnd"/>
      <w:r>
        <w:rPr>
          <w:rFonts w:ascii="Segoe UI" w:hAnsi="Segoe UI" w:cs="Segoe UI"/>
          <w:color w:val="24292E"/>
        </w:rPr>
        <w:t xml:space="preserve">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51" w:name="_Toc478121049"/>
      <w:r>
        <w:lastRenderedPageBreak/>
        <w:t>API Details</w:t>
      </w:r>
      <w:bookmarkEnd w:id="51"/>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w:t>
      </w:r>
      <w:proofErr w:type="spellStart"/>
      <w:proofErr w:type="gramStart"/>
      <w:r>
        <w:rPr>
          <w:rStyle w:val="HTMLCode"/>
          <w:rFonts w:cs="Consolas"/>
          <w:color w:val="24292E"/>
          <w:bdr w:val="none" w:sz="0" w:space="0" w:color="auto" w:frame="1"/>
        </w:rPr>
        <w:t>rsuHeartbeat?ip</w:t>
      </w:r>
      <w:proofErr w:type="spellEnd"/>
      <w:proofErr w:type="gramEnd"/>
      <w:r>
        <w:rPr>
          <w:rStyle w:val="HTMLCode"/>
          <w:rFonts w:cs="Consolas"/>
          <w:color w:val="24292E"/>
          <w:bdr w:val="none" w:sz="0" w:space="0" w:color="auto" w:frame="1"/>
        </w:rPr>
        <w:t>=&lt;</w:t>
      </w:r>
      <w:proofErr w:type="spellStart"/>
      <w:r>
        <w:rPr>
          <w:rStyle w:val="HTMLCode"/>
          <w:rFonts w:cs="Consolas"/>
          <w:color w:val="24292E"/>
          <w:bdr w:val="none" w:sz="0" w:space="0" w:color="auto" w:frame="1"/>
        </w:rPr>
        <w:t>ip_address</w:t>
      </w:r>
      <w:proofErr w:type="spellEnd"/>
      <w:r>
        <w:rPr>
          <w:rStyle w:val="HTMLCode"/>
          <w:rFonts w:cs="Consolas"/>
          <w:color w:val="24292E"/>
          <w:bdr w:val="none" w:sz="0" w:space="0" w:color="auto" w:frame="1"/>
        </w:rPr>
        <w:t>&gt;&amp;</w:t>
      </w:r>
      <w:proofErr w:type="spellStart"/>
      <w:r>
        <w:rPr>
          <w:rStyle w:val="HTMLCode"/>
          <w:rFonts w:cs="Consolas"/>
          <w:color w:val="24292E"/>
          <w:bdr w:val="none" w:sz="0" w:space="0" w:color="auto" w:frame="1"/>
        </w:rPr>
        <w:t>oid</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oid_string</w:t>
      </w:r>
      <w:proofErr w:type="spellEnd"/>
      <w:r>
        <w:rPr>
          <w:rStyle w:val="HTMLCode"/>
          <w:rFonts w:cs="Consolas"/>
          <w:color w:val="24292E"/>
          <w:bdr w:val="none" w:sz="0" w:space="0" w:color="auto" w:frame="1"/>
        </w:rPr>
        <w:t>&gt;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52" w:name="_Toc478121050"/>
      <w:r>
        <w:t>Web Based View</w:t>
      </w:r>
      <w:bookmarkEnd w:id="52"/>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53" w:name="_Toc478121051"/>
      <w:r>
        <w:t>Additional Features/ Discussion Points</w:t>
      </w:r>
      <w:bookmarkEnd w:id="53"/>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54" w:name="_Toc478121052"/>
      <w:r>
        <w:t>Logging Events</w:t>
      </w:r>
      <w:bookmarkEnd w:id="54"/>
    </w:p>
    <w:p w14:paraId="51AC34B0" w14:textId="1CF8E8AB" w:rsidR="001D5BB2" w:rsidRDefault="001D5BB2" w:rsidP="001D5BB2">
      <w:r>
        <w:t xml:space="preserve">ODE uses </w:t>
      </w:r>
      <w:proofErr w:type="spellStart"/>
      <w:r>
        <w:t>Logback</w:t>
      </w:r>
      <w:proofErr w:type="spellEnd"/>
      <w:r>
        <w:t xml:space="preserve"> logging framework to log application and data events.</w:t>
      </w:r>
    </w:p>
    <w:p w14:paraId="566E2472" w14:textId="77777777" w:rsidR="001D5BB2" w:rsidRDefault="001D5BB2" w:rsidP="001D5BB2">
      <w:pPr>
        <w:pStyle w:val="Heading3"/>
      </w:pPr>
      <w:bookmarkStart w:id="55" w:name="_Toc478121053"/>
      <w:r>
        <w:t>Log Levels</w:t>
      </w:r>
      <w:bookmarkEnd w:id="55"/>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56" w:name="_Toc478121054"/>
      <w:r>
        <w:t>Logging setup</w:t>
      </w:r>
      <w:bookmarkEnd w:id="56"/>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The current setup of the logging framework is very minimal. It contains four loggers and two </w:t>
      </w:r>
      <w:proofErr w:type="spellStart"/>
      <w:r>
        <w:rPr>
          <w:rFonts w:ascii="Segoe UI" w:hAnsi="Segoe UI" w:cs="Segoe UI"/>
          <w:color w:val="24292E"/>
        </w:rPr>
        <w:t>appenders</w:t>
      </w:r>
      <w:proofErr w:type="spellEnd"/>
      <w:r>
        <w:rPr>
          <w:rFonts w:ascii="Segoe UI" w:hAnsi="Segoe UI" w:cs="Segoe UI"/>
          <w:color w:val="24292E"/>
        </w:rPr>
        <w:t xml:space="preserve"> for the respective files. The </w:t>
      </w:r>
      <w:proofErr w:type="spellStart"/>
      <w:r>
        <w:rPr>
          <w:rFonts w:ascii="Segoe UI" w:hAnsi="Segoe UI" w:cs="Segoe UI"/>
          <w:color w:val="24292E"/>
        </w:rPr>
        <w:t>logback</w:t>
      </w:r>
      <w:proofErr w:type="spellEnd"/>
      <w:r>
        <w:rPr>
          <w:rFonts w:ascii="Segoe UI" w:hAnsi="Segoe UI" w:cs="Segoe UI"/>
          <w:color w:val="24292E"/>
        </w:rPr>
        <w:t xml:space="preserve">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57" w:name="_Toc478121055"/>
      <w:r>
        <w:t>Steps to turn on/off logging during application runtime.</w:t>
      </w:r>
      <w:bookmarkEnd w:id="57"/>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w:t>
      </w:r>
      <w:proofErr w:type="spellStart"/>
      <w:r>
        <w:rPr>
          <w:rFonts w:ascii="Segoe UI" w:hAnsi="Segoe UI" w:cs="Segoe UI"/>
          <w:color w:val="24292E"/>
        </w:rPr>
        <w:t>jconsole</w:t>
      </w:r>
      <w:proofErr w:type="spellEnd"/>
      <w:r>
        <w:rPr>
          <w:rFonts w:ascii="Segoe UI" w:hAnsi="Segoe UI" w:cs="Segoe UI"/>
          <w:color w:val="24292E"/>
        </w:rPr>
        <w:t>".</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Input the </w:t>
      </w:r>
      <w:proofErr w:type="spellStart"/>
      <w:r>
        <w:rPr>
          <w:rFonts w:ascii="Segoe UI" w:hAnsi="Segoe UI" w:cs="Segoe UI"/>
          <w:color w:val="24292E"/>
        </w:rPr>
        <w:t>ip</w:t>
      </w:r>
      <w:proofErr w:type="spellEnd"/>
      <w:r>
        <w:rPr>
          <w:rFonts w:ascii="Segoe UI" w:hAnsi="Segoe UI" w:cs="Segoe UI"/>
          <w:color w:val="24292E"/>
        </w:rPr>
        <w:t xml:space="preserve">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MBeans</w:t>
      </w:r>
      <w:proofErr w:type="spellEnd"/>
      <w:r>
        <w:rPr>
          <w:rFonts w:ascii="Segoe UI" w:hAnsi="Segoe UI" w:cs="Segoe UI"/>
          <w:color w:val="24292E"/>
        </w:rPr>
        <w:t xml:space="preserve">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Expand the folder </w:t>
      </w:r>
      <w:proofErr w:type="spellStart"/>
      <w:r>
        <w:rPr>
          <w:rFonts w:ascii="Segoe UI" w:hAnsi="Segoe UI" w:cs="Segoe UI"/>
          <w:color w:val="24292E"/>
        </w:rPr>
        <w:t>ch.qos.logback.classic</w:t>
      </w:r>
      <w:proofErr w:type="spellEnd"/>
      <w:r>
        <w:rPr>
          <w:rFonts w:ascii="Segoe UI" w:hAnsi="Segoe UI" w:cs="Segoe UI"/>
          <w:color w:val="24292E"/>
        </w:rPr>
        <w:t xml:space="preserve">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reloadbyfilename</w:t>
      </w:r>
      <w:proofErr w:type="spellEnd"/>
      <w:r>
        <w:rPr>
          <w:rFonts w:ascii="Segoe UI" w:hAnsi="Segoe UI" w:cs="Segoe UI"/>
          <w:color w:val="24292E"/>
        </w:rPr>
        <w:t xml:space="preserv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Edit logback.xml inside of the </w:t>
      </w:r>
      <w:proofErr w:type="spellStart"/>
      <w:r>
        <w:rPr>
          <w:rFonts w:ascii="Segoe UI" w:hAnsi="Segoe UI" w:cs="Segoe UI"/>
          <w:color w:val="24292E"/>
        </w:rPr>
        <w:t>docker</w:t>
      </w:r>
      <w:proofErr w:type="spellEnd"/>
      <w:r>
        <w:rPr>
          <w:rFonts w:ascii="Segoe UI" w:hAnsi="Segoe UI" w:cs="Segoe UI"/>
          <w:color w:val="24292E"/>
        </w:rPr>
        <w:t xml:space="preserve"> container for ode and </w:t>
      </w:r>
      <w:proofErr w:type="spellStart"/>
      <w:r>
        <w:rPr>
          <w:rFonts w:ascii="Segoe UI" w:hAnsi="Segoe UI" w:cs="Segoe UI"/>
          <w:color w:val="24292E"/>
        </w:rPr>
        <w:t>modifiy</w:t>
      </w:r>
      <w:proofErr w:type="spellEnd"/>
      <w:r>
        <w:rPr>
          <w:rFonts w:ascii="Segoe UI" w:hAnsi="Segoe UI" w:cs="Segoe UI"/>
          <w:color w:val="24292E"/>
        </w:rPr>
        <w:t xml:space="preserve">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Save the file and go back to the </w:t>
      </w:r>
      <w:proofErr w:type="spellStart"/>
      <w:r>
        <w:rPr>
          <w:rFonts w:ascii="Segoe UI" w:hAnsi="Segoe UI" w:cs="Segoe UI"/>
          <w:color w:val="24292E"/>
        </w:rPr>
        <w:t>jconsole</w:t>
      </w:r>
      <w:proofErr w:type="spellEnd"/>
      <w:r>
        <w:rPr>
          <w:rFonts w:ascii="Segoe UI" w:hAnsi="Segoe UI" w:cs="Segoe UI"/>
          <w:color w:val="24292E"/>
        </w:rPr>
        <w:t xml:space="preserve"> and click the button </w:t>
      </w:r>
      <w:proofErr w:type="spellStart"/>
      <w:r>
        <w:rPr>
          <w:rFonts w:ascii="Segoe UI" w:hAnsi="Segoe UI" w:cs="Segoe UI"/>
          <w:color w:val="24292E"/>
        </w:rPr>
        <w:t>reloadbyfilename</w:t>
      </w:r>
      <w:proofErr w:type="spellEnd"/>
      <w:r>
        <w:rPr>
          <w:rFonts w:ascii="Segoe UI" w:hAnsi="Segoe UI" w:cs="Segoe UI"/>
          <w:color w:val="24292E"/>
        </w:rPr>
        <w:t xml:space="preserv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58" w:name="_Toc478121056"/>
      <w:r>
        <w:t>IEEE 1609.2 Compliance</w:t>
      </w:r>
      <w:bookmarkEnd w:id="58"/>
    </w:p>
    <w:p w14:paraId="39EDD772" w14:textId="77777777" w:rsidR="00A529B3" w:rsidRDefault="001A3B89" w:rsidP="00C26C45">
      <w:r>
        <w:t>TBD</w:t>
      </w:r>
    </w:p>
    <w:p w14:paraId="746F15F0" w14:textId="77777777" w:rsidR="001A3B89" w:rsidRDefault="001A3B89" w:rsidP="00CA4BB4">
      <w:pPr>
        <w:pStyle w:val="Heading2"/>
      </w:pPr>
      <w:bookmarkStart w:id="59" w:name="_Toc478121057"/>
      <w:r>
        <w:t>SCMS Certificate Management</w:t>
      </w:r>
      <w:bookmarkEnd w:id="59"/>
    </w:p>
    <w:p w14:paraId="64A99D1C" w14:textId="77777777" w:rsidR="001A3B89" w:rsidRDefault="001A3B89" w:rsidP="00CA4BB4">
      <w:r>
        <w:t>TBD</w:t>
      </w:r>
    </w:p>
    <w:p w14:paraId="59FD1E00" w14:textId="77777777" w:rsidR="001A3B89" w:rsidRDefault="001A3B89" w:rsidP="00CA4BB4">
      <w:pPr>
        <w:pStyle w:val="Heading2"/>
      </w:pPr>
      <w:bookmarkStart w:id="60" w:name="_Toc478121058"/>
      <w:r>
        <w:t>Inbound BSM Distribution</w:t>
      </w:r>
      <w:bookmarkEnd w:id="60"/>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w:t>
      </w:r>
      <w:proofErr w:type="spellStart"/>
      <w:r w:rsidR="0007578F">
        <w:t>Kryo</w:t>
      </w:r>
      <w:proofErr w:type="spellEnd"/>
      <w:r w:rsidR="0007578F">
        <w:t xml:space="preserve"> </w:t>
      </w:r>
      <w:proofErr w:type="spellStart"/>
      <w:r w:rsidR="0007578F">
        <w:t>serializer</w:t>
      </w:r>
      <w:proofErr w:type="spellEnd"/>
      <w:r w:rsidR="0007578F">
        <w:t xml:space="preserve">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77777777" w:rsidR="001A3B89" w:rsidRDefault="001A3B89" w:rsidP="00CA4BB4">
      <w:pPr>
        <w:pStyle w:val="Heading2"/>
      </w:pPr>
      <w:bookmarkStart w:id="61" w:name="_Toc478121059"/>
      <w:r>
        <w:t>Inbound Probe Data Distribution</w:t>
      </w:r>
      <w:bookmarkEnd w:id="61"/>
    </w:p>
    <w:p w14:paraId="70AB9F6D" w14:textId="77777777" w:rsidR="001A3B89" w:rsidRDefault="001A3B89" w:rsidP="00CA4BB4">
      <w:r>
        <w:t>TBD</w:t>
      </w:r>
    </w:p>
    <w:p w14:paraId="030FF98F" w14:textId="524C6EF4" w:rsidR="00B63D68" w:rsidRDefault="00B63D68" w:rsidP="00B63D68">
      <w:pPr>
        <w:pStyle w:val="Heading2"/>
      </w:pPr>
      <w:bookmarkStart w:id="62" w:name="_Toc478121060"/>
      <w:r>
        <w:t>Outbound Probe D</w:t>
      </w:r>
      <w:r w:rsidR="00C90428">
        <w:t>ata</w:t>
      </w:r>
      <w:r>
        <w:t xml:space="preserve"> Management</w:t>
      </w:r>
      <w:bookmarkEnd w:id="62"/>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63" w:name="_Toc478121061"/>
      <w:r>
        <w:t>PDM Broadcast Request Quick Start Guide</w:t>
      </w:r>
      <w:bookmarkEnd w:id="63"/>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lastRenderedPageBreak/>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w:t>
      </w:r>
      <w:proofErr w:type="spellStart"/>
      <w:r>
        <w:t>snmp</w:t>
      </w:r>
      <w:proofErr w:type="spellEnd"/>
      <w:r>
        <w:t>” and “</w:t>
      </w:r>
      <w:proofErr w:type="spellStart"/>
      <w:r>
        <w:t>rsus</w:t>
      </w:r>
      <w:proofErr w:type="spellEnd"/>
      <w:r>
        <w:t>”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w:t>
      </w:r>
      <w:r w:rsidRPr="00C12352">
        <w:rPr>
          <w:rFonts w:ascii="Courier New" w:hAnsi="Courier New" w:cs="Courier New"/>
          <w:sz w:val="20"/>
        </w:rPr>
        <w:br/>
        <w:t xml:space="preserve">   "message":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 Empty response from RSU 127.0.0.1",</w:t>
      </w:r>
      <w:r w:rsidRPr="00C12352">
        <w:rPr>
          <w:rFonts w:ascii="Courier New" w:hAnsi="Courier New" w:cs="Courier New"/>
          <w:sz w:val="20"/>
        </w:rPr>
        <w:br/>
        <w:t xml:space="preserve">   "path": "/</w:t>
      </w:r>
      <w:proofErr w:type="spellStart"/>
      <w:r w:rsidRPr="00C12352">
        <w:rPr>
          <w:rFonts w:ascii="Courier New" w:hAnsi="Courier New" w:cs="Courier New"/>
          <w:sz w:val="20"/>
        </w:rPr>
        <w:t>tim</w:t>
      </w:r>
      <w:proofErr w:type="spellEnd"/>
      <w:r w:rsidRPr="00C12352">
        <w:rPr>
          <w:rFonts w:ascii="Courier New" w:hAnsi="Courier New" w:cs="Courier New"/>
          <w:sz w:val="20"/>
        </w:rPr>
        <w:t>"</w:t>
      </w:r>
      <w:r w:rsidRPr="00C12352">
        <w:rPr>
          <w:rFonts w:ascii="Courier New" w:hAnsi="Courier New" w:cs="Courier New"/>
          <w:sz w:val="20"/>
        </w:rPr>
        <w:br/>
        <w:t>}</w:t>
      </w:r>
    </w:p>
    <w:p w14:paraId="010DA22C" w14:textId="77777777" w:rsidR="001A3B89" w:rsidRDefault="001A3B89" w:rsidP="00CA4BB4">
      <w:pPr>
        <w:pStyle w:val="Heading2"/>
      </w:pPr>
      <w:bookmarkStart w:id="64" w:name="_Toc478121062"/>
      <w:r>
        <w:t>Outbound TIM Broadcast</w:t>
      </w:r>
      <w:bookmarkEnd w:id="64"/>
    </w:p>
    <w:p w14:paraId="031325D7" w14:textId="2D095C14" w:rsidR="001A3B89" w:rsidRDefault="001A3B89" w:rsidP="001A3B89">
      <w:r>
        <w:t xml:space="preserve">ODE accepts TIM messages and other metadata parameters for broadcasting TIM messages via the REST API interface. The ODE accepts data elements in JSON format from which a fully formed ASN.1 compliant J2735 </w:t>
      </w:r>
      <w:proofErr w:type="spellStart"/>
      <w:r>
        <w:t>TravelerInformation</w:t>
      </w:r>
      <w:proofErr w:type="spellEnd"/>
      <w:r>
        <w:t xml:space="preserve"> message will be constructed and sent</w:t>
      </w:r>
      <w:r w:rsidR="00A82113">
        <w:t xml:space="preserve"> to an array of RSUs</w:t>
      </w:r>
      <w:r>
        <w:t xml:space="preserve">. The RSUs must be specified in the TIM broadcast message received by the ODE. In addition to the RSU devices, the TIM message is also deposited to the US DOT Situation Data Warehouse (SDW) from which the </w:t>
      </w:r>
      <w:proofErr w:type="spellStart"/>
      <w:r>
        <w:t>SiriusXM</w:t>
      </w:r>
      <w:proofErr w:type="spellEnd"/>
      <w:r>
        <w:t xml:space="preserve">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65" w:name="_Toc478121063"/>
      <w:r>
        <w:t>Outbound TIM Setup</w:t>
      </w:r>
      <w:bookmarkEnd w:id="65"/>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proofErr w:type="spellStart"/>
      <w:r w:rsidRPr="00271DD3">
        <w:rPr>
          <w:rFonts w:ascii="Consolas" w:eastAsia="Times New Roman" w:hAnsi="Consolas" w:cs="Consolas"/>
          <w:color w:val="24292E"/>
          <w:sz w:val="20"/>
          <w:szCs w:val="20"/>
          <w:lang w:eastAsia="en-US"/>
        </w:rPr>
        <w:t>application.properties</w:t>
      </w:r>
      <w:proofErr w:type="spellEnd"/>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e and password for Webapp2/</w:t>
      </w:r>
      <w:proofErr w:type="spellStart"/>
      <w:r w:rsidR="00B23540">
        <w:rPr>
          <w:rFonts w:ascii="Segoe UI" w:eastAsia="Times New Roman" w:hAnsi="Segoe UI" w:cs="Segoe UI"/>
          <w:color w:val="24292E"/>
          <w:sz w:val="24"/>
          <w:szCs w:val="24"/>
          <w:lang w:eastAsia="en-US"/>
        </w:rPr>
        <w:t>sdw</w:t>
      </w:r>
      <w:proofErr w:type="spellEnd"/>
      <w:r w:rsidR="00B23540">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proofErr w:type="spellStart"/>
      <w:r w:rsidR="00C06ADA">
        <w:rPr>
          <w:rFonts w:ascii="Consolas" w:eastAsia="Times New Roman" w:hAnsi="Consolas" w:cs="Consolas"/>
          <w:color w:val="24292E"/>
          <w:sz w:val="20"/>
          <w:szCs w:val="20"/>
          <w:bdr w:val="none" w:sz="0" w:space="0" w:color="auto" w:frame="1"/>
          <w:lang w:eastAsia="en-US"/>
        </w:rPr>
        <w:t>ode.ddsCasUsername</w:t>
      </w:r>
      <w:proofErr w:type="spellEnd"/>
      <w:r w:rsidR="00C06ADA">
        <w:rPr>
          <w:rFonts w:ascii="Consolas" w:eastAsia="Times New Roman" w:hAnsi="Consolas" w:cs="Consolas"/>
          <w:color w:val="24292E"/>
          <w:sz w:val="20"/>
          <w:szCs w:val="20"/>
          <w:bdr w:val="none" w:sz="0" w:space="0" w:color="auto" w:frame="1"/>
          <w:lang w:eastAsia="en-US"/>
        </w:rPr>
        <w:t>=&lt;SDWUSERNAME&gt;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6" w:author="Musavi, Hamid [USA] [2]" w:date="2017-04-26T19:10:00Z"/>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w:t>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7" w:author="Musavi, Hamid [USA] [2]" w:date="2017-04-26T19:10:00Z"/>
          <w:rFonts w:ascii="Consolas" w:eastAsia="Times New Roman" w:hAnsi="Consolas" w:cs="Consolas"/>
          <w:color w:val="24292E"/>
          <w:sz w:val="20"/>
          <w:szCs w:val="20"/>
          <w:bdr w:val="none" w:sz="0" w:space="0" w:color="auto" w:frame="1"/>
          <w:lang w:eastAsia="en-US"/>
        </w:rPr>
      </w:pPr>
      <w:ins w:id="68" w:author="Musavi, Hamid [USA] [2]" w:date="2017-04-26T19:10:00Z">
        <w:r>
          <w:rPr>
            <w:rFonts w:ascii="Consolas" w:eastAsia="Times New Roman" w:hAnsi="Consolas" w:cs="Consolas"/>
            <w:color w:val="24292E"/>
            <w:sz w:val="20"/>
            <w:szCs w:val="20"/>
            <w:bdr w:val="none" w:sz="0" w:space="0" w:color="auto" w:frame="1"/>
            <w:lang w:eastAsia="en-US"/>
          </w:rPr>
          <w:t xml:space="preserve">OR defined the following command line arguments while launching </w:t>
        </w:r>
        <w:proofErr w:type="spellStart"/>
        <w:r>
          <w:rPr>
            <w:rFonts w:ascii="Consolas" w:eastAsia="Times New Roman" w:hAnsi="Consolas" w:cs="Consolas"/>
            <w:color w:val="24292E"/>
            <w:sz w:val="20"/>
            <w:szCs w:val="20"/>
            <w:bdr w:val="none" w:sz="0" w:space="0" w:color="auto" w:frame="1"/>
            <w:lang w:eastAsia="en-US"/>
          </w:rPr>
          <w:t>jpo</w:t>
        </w:r>
        <w:proofErr w:type="spellEnd"/>
        <w:r>
          <w:rPr>
            <w:rFonts w:ascii="Consolas" w:eastAsia="Times New Roman" w:hAnsi="Consolas" w:cs="Consolas"/>
            <w:color w:val="24292E"/>
            <w:sz w:val="20"/>
            <w:szCs w:val="20"/>
            <w:bdr w:val="none" w:sz="0" w:space="0" w:color="auto" w:frame="1"/>
            <w:lang w:eastAsia="en-US"/>
          </w:rPr>
          <w:t>-ode-</w:t>
        </w:r>
        <w:proofErr w:type="spellStart"/>
        <w:r>
          <w:rPr>
            <w:rFonts w:ascii="Consolas" w:eastAsia="Times New Roman" w:hAnsi="Consolas" w:cs="Consolas"/>
            <w:color w:val="24292E"/>
            <w:sz w:val="20"/>
            <w:szCs w:val="20"/>
            <w:bdr w:val="none" w:sz="0" w:space="0" w:color="auto" w:frame="1"/>
            <w:lang w:eastAsia="en-US"/>
          </w:rPr>
          <w:t>svcs</w:t>
        </w:r>
        <w:proofErr w:type="spellEnd"/>
      </w:ins>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9" w:author="Musavi, Hamid [USA] [2]" w:date="2017-04-26T19:10:00Z"/>
          <w:rFonts w:ascii="Consolas" w:eastAsia="Times New Roman" w:hAnsi="Consolas" w:cs="Consolas"/>
          <w:color w:val="24292E"/>
          <w:sz w:val="20"/>
          <w:szCs w:val="20"/>
          <w:bdr w:val="none" w:sz="0" w:space="0" w:color="auto" w:frame="1"/>
          <w:lang w:eastAsia="en-US"/>
        </w:rPr>
      </w:pPr>
      <w:ins w:id="70" w:author="Musavi, Hamid [USA] [2]"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r>
          <w:rPr>
            <w:rFonts w:ascii="Consolas" w:eastAsia="Times New Roman" w:hAnsi="Consolas" w:cs="Consolas"/>
            <w:color w:val="24292E"/>
            <w:sz w:val="20"/>
            <w:szCs w:val="20"/>
            <w:bdr w:val="none" w:sz="0" w:space="0" w:color="auto" w:frame="1"/>
            <w:lang w:eastAsia="en-US"/>
          </w:rPr>
          <w:t>ode.ddsCasUsername</w:t>
        </w:r>
        <w:proofErr w:type="spellEnd"/>
        <w:r>
          <w:rPr>
            <w:rFonts w:ascii="Consolas" w:eastAsia="Times New Roman" w:hAnsi="Consolas" w:cs="Consolas"/>
            <w:color w:val="24292E"/>
            <w:sz w:val="20"/>
            <w:szCs w:val="20"/>
            <w:bdr w:val="none" w:sz="0" w:space="0" w:color="auto" w:frame="1"/>
            <w:lang w:eastAsia="en-US"/>
          </w:rPr>
          <w:t>=&lt;SDWUSERNAME&gt;, \</w:t>
        </w:r>
      </w:ins>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1" w:author="Musavi, Hamid [USA] [2]" w:date="2017-04-26T19:10:00Z"/>
          <w:rFonts w:ascii="Consolas" w:eastAsia="Times New Roman" w:hAnsi="Consolas" w:cs="Consolas"/>
          <w:color w:val="24292E"/>
          <w:sz w:val="20"/>
          <w:szCs w:val="20"/>
          <w:bdr w:val="none" w:sz="0" w:space="0" w:color="auto" w:frame="1"/>
          <w:lang w:eastAsia="en-US"/>
        </w:rPr>
      </w:pPr>
      <w:ins w:id="72" w:author="Musavi, Hamid [USA] [2]"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ins>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3" w:author="Musavi, Hamid [USA] [2]" w:date="2017-04-26T19:10:00Z"/>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4" w:author="Musavi, Hamid [USA] [2]" w:date="2017-04-26T19:10:00Z"/>
          <w:rFonts w:ascii="Consolas" w:eastAsia="Times New Roman" w:hAnsi="Consolas" w:cs="Consolas"/>
          <w:color w:val="24292E"/>
          <w:sz w:val="20"/>
          <w:szCs w:val="20"/>
          <w:bdr w:val="none" w:sz="0" w:space="0" w:color="auto" w:frame="1"/>
          <w:lang w:eastAsia="en-US"/>
        </w:rPr>
      </w:pPr>
      <w:ins w:id="75" w:author="Musavi, Hamid [USA] [2]" w:date="2017-04-26T19:10:00Z">
        <w:r>
          <w:rPr>
            <w:rFonts w:ascii="Consolas" w:eastAsia="Times New Roman" w:hAnsi="Consolas" w:cs="Consolas"/>
            <w:color w:val="24292E"/>
            <w:sz w:val="20"/>
            <w:szCs w:val="20"/>
            <w:bdr w:val="none" w:sz="0" w:space="0" w:color="auto" w:frame="1"/>
            <w:lang w:eastAsia="en-US"/>
          </w:rPr>
          <w:lastRenderedPageBreak/>
          <w:tab/>
          <w:t>Or define the following system properties / environment variables</w:t>
        </w:r>
      </w:ins>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6" w:author="Musavi, Hamid [USA] [2]" w:date="2017-04-26T19:10:00Z"/>
          <w:rFonts w:ascii="Consolas" w:eastAsia="Times New Roman" w:hAnsi="Consolas" w:cs="Consolas"/>
          <w:color w:val="24292E"/>
          <w:sz w:val="20"/>
          <w:szCs w:val="20"/>
          <w:bdr w:val="none" w:sz="0" w:space="0" w:color="auto" w:frame="1"/>
          <w:lang w:eastAsia="en-US"/>
        </w:rPr>
      </w:pPr>
      <w:ins w:id="77" w:author="Musavi, Hamid [USA] [2]"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r>
          <w:rPr>
            <w:rFonts w:ascii="Consolas" w:eastAsia="Times New Roman" w:hAnsi="Consolas" w:cs="Consolas"/>
            <w:color w:val="24292E"/>
            <w:sz w:val="20"/>
            <w:szCs w:val="20"/>
            <w:bdr w:val="none" w:sz="0" w:space="0" w:color="auto" w:frame="1"/>
            <w:lang w:eastAsia="en-US"/>
          </w:rPr>
          <w:t>ode.ddsCasUsername</w:t>
        </w:r>
        <w:proofErr w:type="spellEnd"/>
        <w:r>
          <w:rPr>
            <w:rFonts w:ascii="Consolas" w:eastAsia="Times New Roman" w:hAnsi="Consolas" w:cs="Consolas"/>
            <w:color w:val="24292E"/>
            <w:sz w:val="20"/>
            <w:szCs w:val="20"/>
            <w:bdr w:val="none" w:sz="0" w:space="0" w:color="auto" w:frame="1"/>
            <w:lang w:eastAsia="en-US"/>
          </w:rPr>
          <w:t>=&lt;SDWUSERNAME&gt;</w:t>
        </w:r>
      </w:ins>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8" w:author="Musavi, Hamid [USA] [2]" w:date="2017-04-26T19:10:00Z"/>
          <w:rFonts w:ascii="Consolas" w:eastAsia="Times New Roman" w:hAnsi="Consolas" w:cs="Consolas"/>
          <w:color w:val="24292E"/>
          <w:sz w:val="20"/>
          <w:szCs w:val="20"/>
          <w:bdr w:val="none" w:sz="0" w:space="0" w:color="auto" w:frame="1"/>
          <w:lang w:eastAsia="en-US"/>
        </w:rPr>
      </w:pPr>
      <w:ins w:id="79" w:author="Musavi, Hamid [USA] [2]"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ins>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w:t>
      </w:r>
      <w:proofErr w:type="spellStart"/>
      <w:r>
        <w:t>tim</w:t>
      </w:r>
      <w:proofErr w:type="spellEnd"/>
      <w:r>
        <w:t xml:space="preserve"> REST service sends the TIM messages to RSUs if both “</w:t>
      </w:r>
      <w:proofErr w:type="spellStart"/>
      <w:r>
        <w:t>rsus</w:t>
      </w:r>
      <w:proofErr w:type="spellEnd"/>
      <w:r>
        <w:t>” and “</w:t>
      </w:r>
      <w:proofErr w:type="spellStart"/>
      <w:r>
        <w:t>snmp</w:t>
      </w:r>
      <w:proofErr w:type="spellEnd"/>
      <w:r>
        <w:t>” elements of the request body are defined and valid. If either “</w:t>
      </w:r>
      <w:proofErr w:type="spellStart"/>
      <w:r>
        <w:t>rsus</w:t>
      </w:r>
      <w:proofErr w:type="spellEnd"/>
      <w:r>
        <w:t>” or “</w:t>
      </w:r>
      <w:proofErr w:type="spellStart"/>
      <w:r>
        <w:t>snmp</w:t>
      </w:r>
      <w:proofErr w:type="spellEnd"/>
      <w:r>
        <w:t>”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w:t>
      </w:r>
      <w:proofErr w:type="spellStart"/>
      <w:r>
        <w:t>tim</w:t>
      </w:r>
      <w:proofErr w:type="spellEnd"/>
      <w:r>
        <w:t xml:space="preserve"> REST service sends the TIM messages to SDW if the “</w:t>
      </w:r>
      <w:proofErr w:type="spellStart"/>
      <w:r>
        <w:t>sdw</w:t>
      </w:r>
      <w:proofErr w:type="spellEnd"/>
      <w:r>
        <w:t>” element of the request body is defined and valid. If “</w:t>
      </w:r>
      <w:proofErr w:type="spellStart"/>
      <w:r>
        <w:t>sdw</w:t>
      </w:r>
      <w:proofErr w:type="spellEnd"/>
      <w:r>
        <w:t xml:space="preserve">” element is missing, the request will not be sent to the </w:t>
      </w:r>
      <w:r w:rsidR="00E77EC6">
        <w:t>SDW</w:t>
      </w:r>
      <w:r>
        <w:t>.</w:t>
      </w:r>
    </w:p>
    <w:p w14:paraId="109F50E6" w14:textId="77777777" w:rsidR="001A3B89" w:rsidRDefault="001A3B89" w:rsidP="00CA4BB4">
      <w:pPr>
        <w:pStyle w:val="Heading3"/>
      </w:pPr>
      <w:bookmarkStart w:id="80" w:name="_Toc478121064"/>
      <w:r>
        <w:t>TIM Broadcast Request Quick Start Guide</w:t>
      </w:r>
      <w:bookmarkEnd w:id="80"/>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proofErr w:type="spellStart"/>
      <w:r w:rsidR="00E576B4" w:rsidRPr="00271DD3">
        <w:rPr>
          <w:rFonts w:ascii="Consolas" w:eastAsia="Times New Roman" w:hAnsi="Consolas" w:cs="Consolas"/>
          <w:color w:val="24292E"/>
          <w:sz w:val="20"/>
          <w:szCs w:val="20"/>
          <w:bdr w:val="none" w:sz="0" w:space="0" w:color="auto" w:frame="1"/>
          <w:lang w:eastAsia="en-US"/>
        </w:rPr>
        <w:t>ode.ddsCasUsername</w:t>
      </w:r>
      <w:proofErr w:type="spellEnd"/>
      <w:r w:rsidR="00E576B4">
        <w:t xml:space="preserve"> and </w:t>
      </w:r>
      <w:proofErr w:type="spellStart"/>
      <w:r w:rsidR="00E576B4" w:rsidRPr="00271DD3">
        <w:rPr>
          <w:rFonts w:ascii="Consolas" w:eastAsia="Times New Roman" w:hAnsi="Consolas" w:cs="Consolas"/>
          <w:color w:val="24292E"/>
          <w:sz w:val="20"/>
          <w:szCs w:val="20"/>
          <w:bdr w:val="none" w:sz="0" w:space="0" w:color="auto" w:frame="1"/>
          <w:lang w:eastAsia="en-US"/>
        </w:rPr>
        <w:t>ode.ddsCasPassword</w:t>
      </w:r>
      <w:proofErr w:type="spellEnd"/>
      <w:r w:rsidR="00E576B4">
        <w:t xml:space="preserve"> in the </w:t>
      </w:r>
      <w:r w:rsidR="00E576B4" w:rsidRPr="00271DD3">
        <w:rPr>
          <w:rFonts w:ascii="Segoe UI" w:eastAsia="Times New Roman" w:hAnsi="Segoe UI" w:cs="Segoe UI"/>
          <w:color w:val="24292E"/>
          <w:sz w:val="24"/>
          <w:szCs w:val="24"/>
          <w:lang w:eastAsia="en-US"/>
        </w:rPr>
        <w:t>effective </w:t>
      </w:r>
      <w:proofErr w:type="spellStart"/>
      <w:r w:rsidR="00E576B4" w:rsidRPr="00271DD3">
        <w:rPr>
          <w:rFonts w:ascii="Consolas" w:eastAsia="Times New Roman" w:hAnsi="Consolas" w:cs="Consolas"/>
          <w:color w:val="24292E"/>
          <w:sz w:val="20"/>
          <w:szCs w:val="20"/>
          <w:lang w:eastAsia="en-US"/>
        </w:rPr>
        <w:t>application.properties</w:t>
      </w:r>
      <w:proofErr w:type="spellEnd"/>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the “</w:t>
      </w:r>
      <w:proofErr w:type="spellStart"/>
      <w:r w:rsidR="00C12352">
        <w:t>snmp</w:t>
      </w:r>
      <w:proofErr w:type="spellEnd"/>
      <w:r w:rsidR="00C12352">
        <w:t>” and “</w:t>
      </w:r>
      <w:proofErr w:type="spellStart"/>
      <w:r w:rsidR="00C12352">
        <w:t>rsus</w:t>
      </w:r>
      <w:proofErr w:type="spellEnd"/>
      <w:r w:rsidR="00C12352">
        <w:t xml:space="preserve">”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w:t>
      </w:r>
      <w:proofErr w:type="spellStart"/>
      <w:r w:rsidR="00C12352" w:rsidRPr="00C12352">
        <w:rPr>
          <w:rFonts w:ascii="Courier New" w:hAnsi="Courier New" w:cs="Courier New"/>
          <w:sz w:val="20"/>
        </w:rPr>
        <w:t>us.dot.its.jpo.ode.traveler.TimMessageException</w:t>
      </w:r>
      <w:proofErr w:type="spellEnd"/>
      <w:r w:rsidR="00C12352" w:rsidRPr="00C12352">
        <w:rPr>
          <w:rFonts w:ascii="Courier New" w:hAnsi="Courier New" w:cs="Courier New"/>
          <w:sz w:val="20"/>
        </w:rPr>
        <w:t>",</w:t>
      </w:r>
      <w:r w:rsidR="00C12352" w:rsidRPr="00C12352">
        <w:rPr>
          <w:rFonts w:ascii="Courier New" w:hAnsi="Courier New" w:cs="Courier New"/>
          <w:sz w:val="20"/>
        </w:rPr>
        <w:br/>
        <w:t xml:space="preserve">   "message": "</w:t>
      </w:r>
      <w:proofErr w:type="spellStart"/>
      <w:r w:rsidR="00C12352" w:rsidRPr="00C12352">
        <w:rPr>
          <w:rFonts w:ascii="Courier New" w:hAnsi="Courier New" w:cs="Courier New"/>
          <w:sz w:val="20"/>
        </w:rPr>
        <w:t>us.dot.its.jpo.ode.traveler.TimMessageException</w:t>
      </w:r>
      <w:proofErr w:type="spellEnd"/>
      <w:r w:rsidR="00C12352" w:rsidRPr="00C12352">
        <w:rPr>
          <w:rFonts w:ascii="Courier New" w:hAnsi="Courier New" w:cs="Courier New"/>
          <w:sz w:val="20"/>
        </w:rPr>
        <w:t>: Empty response from RSU 127.0.0.1",</w:t>
      </w:r>
      <w:r w:rsidR="00C12352" w:rsidRPr="00C12352">
        <w:rPr>
          <w:rFonts w:ascii="Courier New" w:hAnsi="Courier New" w:cs="Courier New"/>
          <w:sz w:val="20"/>
        </w:rPr>
        <w:br/>
        <w:t xml:space="preserve">   "path": "/</w:t>
      </w:r>
      <w:proofErr w:type="spellStart"/>
      <w:r w:rsidR="00C12352" w:rsidRPr="00C12352">
        <w:rPr>
          <w:rFonts w:ascii="Courier New" w:hAnsi="Courier New" w:cs="Courier New"/>
          <w:sz w:val="20"/>
        </w:rPr>
        <w:t>tim</w:t>
      </w:r>
      <w:proofErr w:type="spellEnd"/>
      <w:r w:rsidR="00C12352" w:rsidRPr="00C12352">
        <w:rPr>
          <w:rFonts w:ascii="Courier New" w:hAnsi="Courier New" w:cs="Courier New"/>
          <w:sz w:val="20"/>
        </w:rPr>
        <w:t>"</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81" w:name="_Toc478121065"/>
      <w:r>
        <w:lastRenderedPageBreak/>
        <w:t>Inbound TIM Distribution</w:t>
      </w:r>
      <w:bookmarkEnd w:id="81"/>
    </w:p>
    <w:p w14:paraId="3E634C7F" w14:textId="77777777" w:rsidR="001A3B89" w:rsidRDefault="001A3B89" w:rsidP="00CA4BB4">
      <w:r>
        <w:t>TBD</w:t>
      </w:r>
    </w:p>
    <w:p w14:paraId="027A71C4" w14:textId="77777777" w:rsidR="001A3B89" w:rsidRDefault="00B63D68" w:rsidP="00CA4BB4">
      <w:pPr>
        <w:pStyle w:val="Heading2"/>
      </w:pPr>
      <w:bookmarkStart w:id="82" w:name="_Toc478121066"/>
      <w:r>
        <w:t>Data validation</w:t>
      </w:r>
      <w:bookmarkEnd w:id="82"/>
    </w:p>
    <w:p w14:paraId="2E6B2693" w14:textId="77777777" w:rsidR="001A3B89" w:rsidRDefault="001A3B89" w:rsidP="00CA4BB4">
      <w:r>
        <w:t>TBD</w:t>
      </w:r>
    </w:p>
    <w:p w14:paraId="5FB39BFC" w14:textId="77777777" w:rsidR="001A3B89" w:rsidRDefault="00B63D68" w:rsidP="00CA4BB4">
      <w:pPr>
        <w:pStyle w:val="Heading2"/>
      </w:pPr>
      <w:bookmarkStart w:id="83" w:name="_Toc478121067"/>
      <w:r>
        <w:t>Data Sanitization</w:t>
      </w:r>
      <w:bookmarkEnd w:id="83"/>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84" w:name="_Toc478121068"/>
      <w:r>
        <w:t>Appendix A: ODE</w:t>
      </w:r>
      <w:r w:rsidRPr="001E40C7">
        <w:t xml:space="preserve"> </w:t>
      </w:r>
      <w:r>
        <w:t>Interface Specification</w:t>
      </w:r>
      <w:bookmarkEnd w:id="84"/>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85" w:name="_Ref471804194"/>
      <w:bookmarkStart w:id="86" w:name="_Toc478121069"/>
      <w:r>
        <w:t>File Co</w:t>
      </w:r>
      <w:r w:rsidR="0060433B">
        <w:t>py Data Deposit</w:t>
      </w:r>
      <w:bookmarkEnd w:id="85"/>
      <w:bookmarkEnd w:id="86"/>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ode.uploadLocationBsm</w:t>
      </w:r>
      <w:proofErr w:type="spellEnd"/>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proofErr w:type="spellStart"/>
      <w:r w:rsidR="008461B4">
        <w:rPr>
          <w:rStyle w:val="token"/>
          <w:rFonts w:ascii="Courier New" w:hAnsi="Courier New" w:cs="Courier New"/>
          <w:color w:val="343434"/>
          <w:shd w:val="clear" w:color="auto" w:fill="FCFCFC"/>
        </w:rPr>
        <w:t>ode.uploadLocationRoot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ode.uploadLocationMessageFrame</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bsm</w:t>
      </w:r>
      <w:proofErr w:type="spellEnd"/>
      <w:r w:rsidR="008461B4">
        <w:rPr>
          <w:rStyle w:val="token"/>
          <w:rFonts w:ascii="Arial" w:hAnsi="Arial" w:cs="Arial"/>
          <w:color w:val="5A5A5A"/>
          <w:sz w:val="27"/>
          <w:szCs w:val="27"/>
          <w:shd w:val="clear" w:color="auto" w:fill="FCFCFC"/>
        </w:rPr>
        <w:t xml:space="preserve"> </w:t>
      </w:r>
      <w:r w:rsidR="008461B4" w:rsidRPr="008461B4">
        <w:lastRenderedPageBreak/>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messageframe</w:t>
      </w:r>
      <w:proofErr w:type="spellEnd"/>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87" w:name="_Toc462052286"/>
      <w:bookmarkStart w:id="88"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D1EDC13" w14:textId="77777777" w:rsidR="00BC38F2" w:rsidRDefault="00BC38F2" w:rsidP="00BC38F2">
      <w:pPr>
        <w:pStyle w:val="Heading3"/>
        <w:rPr>
          <w:ins w:id="89" w:author="Musavi, Hamid [USA] [2]" w:date="2017-05-01T16:05:00Z"/>
        </w:rPr>
      </w:pPr>
      <w:ins w:id="90" w:author="Musavi, Hamid [USA] [2]" w:date="2017-05-01T16:05:00Z">
        <w:r>
          <w:t>Messages and Alerts</w:t>
        </w:r>
      </w:ins>
    </w:p>
    <w:p w14:paraId="53EDBE23" w14:textId="77777777" w:rsidR="00BC38F2" w:rsidRDefault="00BC38F2" w:rsidP="00BC38F2">
      <w:pPr>
        <w:rPr>
          <w:ins w:id="91" w:author="Musavi, Hamid [USA] [2]" w:date="2017-05-01T16:05:00Z"/>
        </w:rPr>
      </w:pPr>
      <w:ins w:id="92" w:author="Musavi, Hamid [USA] [2]" w:date="2017-05-01T16:05:00Z">
        <w:r>
          <w:t xml:space="preserve">This interfaces uses the file system to copy a file from source to destination. As a result, the messages and alerts generated by the copy command are platform dependent. The following table describes a sample set of exit codes returned by </w:t>
        </w:r>
        <w:proofErr w:type="spellStart"/>
        <w:r>
          <w:t>scp</w:t>
        </w:r>
        <w:proofErr w:type="spellEnd"/>
        <w:r>
          <w:t xml:space="preserve"> command but they may differ from the system on which ODE is deployed and running.</w:t>
        </w:r>
      </w:ins>
    </w:p>
    <w:p w14:paraId="62A41AA8" w14:textId="77777777" w:rsidR="00BC38F2" w:rsidRDefault="00BC38F2" w:rsidP="00BC38F2">
      <w:pPr>
        <w:rPr>
          <w:ins w:id="93" w:author="Musavi, Hamid [USA] [2]" w:date="2017-05-01T16:05:00Z"/>
        </w:rPr>
      </w:pPr>
    </w:p>
    <w:p w14:paraId="4C9F85FB" w14:textId="77777777" w:rsidR="00BC38F2" w:rsidRDefault="00BC38F2" w:rsidP="00BC38F2">
      <w:pPr>
        <w:pStyle w:val="Caption"/>
        <w:keepNext/>
        <w:rPr>
          <w:ins w:id="94" w:author="Musavi, Hamid [USA] [2]" w:date="2017-05-01T16:05:00Z"/>
        </w:rPr>
      </w:pPr>
      <w:bookmarkStart w:id="95" w:name="_Ref481149225"/>
      <w:ins w:id="96" w:author="Musavi, Hamid [USA] [2]" w:date="2017-05-01T16:05:00Z">
        <w:r>
          <w:t xml:space="preserve">Table </w:t>
        </w:r>
        <w:r>
          <w:fldChar w:fldCharType="begin"/>
        </w:r>
        <w:r>
          <w:instrText xml:space="preserve"> SEQ Table \* ARABIC </w:instrText>
        </w:r>
        <w:r>
          <w:fldChar w:fldCharType="separate"/>
        </w:r>
      </w:ins>
      <w:r w:rsidR="00C910EC">
        <w:rPr>
          <w:noProof/>
        </w:rPr>
        <w:t>1</w:t>
      </w:r>
      <w:ins w:id="97" w:author="Musavi, Hamid [USA] [2]" w:date="2017-05-01T16:05:00Z">
        <w:r>
          <w:rPr>
            <w:noProof/>
          </w:rPr>
          <w:fldChar w:fldCharType="end"/>
        </w:r>
        <w:r>
          <w:t xml:space="preserve"> - </w:t>
        </w:r>
        <w:r w:rsidRPr="000970CE">
          <w:t>SCP Return Codes</w:t>
        </w:r>
        <w:bookmarkEnd w:id="95"/>
      </w:ins>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ins w:id="9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ins w:id="99" w:author="Musavi, Hamid [USA] [2]" w:date="2017-05-01T16:05:00Z"/>
                <w:rFonts w:ascii="Arial" w:hAnsi="Arial" w:cs="Arial"/>
                <w:b w:val="0"/>
                <w:bCs w:val="0"/>
                <w:color w:val="5A5A5A"/>
                <w:sz w:val="21"/>
                <w:szCs w:val="21"/>
              </w:rPr>
            </w:pPr>
            <w:ins w:id="100" w:author="Musavi, Hamid [USA] [2]" w:date="2017-05-01T16:05:00Z">
              <w:r>
                <w:rPr>
                  <w:rStyle w:val="tn-table-text"/>
                  <w:rFonts w:ascii="Arial" w:hAnsi="Arial" w:cs="Arial"/>
                  <w:color w:val="5A5A5A"/>
                  <w:sz w:val="21"/>
                  <w:szCs w:val="21"/>
                </w:rPr>
                <w:t>0</w:t>
              </w:r>
              <w:r>
                <w:rPr>
                  <w:rStyle w:val="apple-converted-space"/>
                  <w:rFonts w:ascii="Arial" w:hAnsi="Arial" w:cs="Arial"/>
                  <w:color w:val="5A5A5A"/>
                  <w:sz w:val="21"/>
                  <w:szCs w:val="21"/>
                </w:rPr>
                <w:t> </w:t>
              </w:r>
            </w:ins>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ins w:id="101" w:author="Musavi, Hamid [USA] [2]" w:date="2017-05-01T16:05:00Z"/>
                <w:rFonts w:ascii="Arial" w:hAnsi="Arial" w:cs="Arial"/>
                <w:color w:val="5A5A5A"/>
                <w:sz w:val="21"/>
                <w:szCs w:val="21"/>
              </w:rPr>
            </w:pPr>
            <w:ins w:id="102" w:author="Musavi, Hamid [USA] [2]" w:date="2017-05-01T16:05:00Z">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ins>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ins w:id="10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ins w:id="104" w:author="Musavi, Hamid [USA] [2]" w:date="2017-05-01T16:05:00Z"/>
                <w:rFonts w:ascii="Arial" w:hAnsi="Arial" w:cs="Arial"/>
                <w:color w:val="5A5A5A"/>
                <w:sz w:val="21"/>
                <w:szCs w:val="21"/>
              </w:rPr>
            </w:pPr>
            <w:ins w:id="105" w:author="Musavi, Hamid [USA] [2]" w:date="2017-05-01T16:05:00Z">
              <w:r>
                <w:rPr>
                  <w:rStyle w:val="tn-table-text"/>
                  <w:rFonts w:ascii="Arial" w:hAnsi="Arial" w:cs="Arial"/>
                  <w:color w:val="5A5A5A"/>
                  <w:sz w:val="21"/>
                  <w:szCs w:val="21"/>
                </w:rPr>
                <w:t>1</w:t>
              </w:r>
              <w:r>
                <w:rPr>
                  <w:rStyle w:val="apple-converted-space"/>
                  <w:rFonts w:ascii="Arial" w:hAnsi="Arial" w:cs="Arial"/>
                  <w:color w:val="5A5A5A"/>
                  <w:sz w:val="21"/>
                  <w:szCs w:val="21"/>
                </w:rPr>
                <w:t> </w:t>
              </w:r>
            </w:ins>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06" w:author="Musavi, Hamid [USA] [2]" w:date="2017-05-01T16:05:00Z"/>
                <w:rFonts w:ascii="Arial" w:hAnsi="Arial" w:cs="Arial"/>
                <w:color w:val="5A5A5A"/>
                <w:sz w:val="21"/>
                <w:szCs w:val="21"/>
              </w:rPr>
            </w:pPr>
            <w:ins w:id="107" w:author="Musavi, Hamid [USA] [2]" w:date="2017-05-01T16:05:00Z">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ins>
          </w:p>
        </w:tc>
      </w:tr>
      <w:tr w:rsidR="00BC38F2" w14:paraId="4AD688C2" w14:textId="77777777" w:rsidTr="001F1A9D">
        <w:trPr>
          <w:ins w:id="10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ins w:id="109" w:author="Musavi, Hamid [USA] [2]" w:date="2017-05-01T16:05:00Z"/>
                <w:rFonts w:ascii="Arial" w:hAnsi="Arial" w:cs="Arial"/>
                <w:color w:val="5A5A5A"/>
                <w:sz w:val="21"/>
                <w:szCs w:val="21"/>
              </w:rPr>
            </w:pPr>
            <w:ins w:id="110" w:author="Musavi, Hamid [USA] [2]" w:date="2017-05-01T16:05:00Z">
              <w:r>
                <w:rPr>
                  <w:rStyle w:val="tn-table-text"/>
                  <w:rFonts w:ascii="Arial" w:hAnsi="Arial" w:cs="Arial"/>
                  <w:color w:val="5A5A5A"/>
                  <w:sz w:val="21"/>
                  <w:szCs w:val="21"/>
                </w:rPr>
                <w:t>2</w:t>
              </w:r>
              <w:r>
                <w:rPr>
                  <w:rStyle w:val="apple-converted-space"/>
                  <w:rFonts w:ascii="Arial" w:hAnsi="Arial" w:cs="Arial"/>
                  <w:color w:val="5A5A5A"/>
                  <w:sz w:val="21"/>
                  <w:szCs w:val="21"/>
                </w:rPr>
                <w:t> </w:t>
              </w:r>
            </w:ins>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11" w:author="Musavi, Hamid [USA] [2]" w:date="2017-05-01T16:05:00Z"/>
                <w:rFonts w:ascii="Arial" w:hAnsi="Arial" w:cs="Arial"/>
                <w:color w:val="5A5A5A"/>
                <w:sz w:val="21"/>
                <w:szCs w:val="21"/>
              </w:rPr>
            </w:pPr>
            <w:ins w:id="112" w:author="Musavi, Hamid [USA] [2]" w:date="2017-05-01T16:05:00Z">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ins>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ins w:id="11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ins w:id="114" w:author="Musavi, Hamid [USA] [2]" w:date="2017-05-01T16:05:00Z"/>
                <w:rFonts w:ascii="Arial" w:hAnsi="Arial" w:cs="Arial"/>
                <w:color w:val="5A5A5A"/>
                <w:sz w:val="21"/>
                <w:szCs w:val="21"/>
              </w:rPr>
            </w:pPr>
            <w:ins w:id="115" w:author="Musavi, Hamid [USA] [2]" w:date="2017-05-01T16:05:00Z">
              <w:r>
                <w:rPr>
                  <w:rStyle w:val="tn-table-text"/>
                  <w:rFonts w:ascii="Arial" w:hAnsi="Arial" w:cs="Arial"/>
                  <w:color w:val="5A5A5A"/>
                  <w:sz w:val="21"/>
                  <w:szCs w:val="21"/>
                </w:rPr>
                <w:t>3</w:t>
              </w:r>
              <w:r>
                <w:rPr>
                  <w:rStyle w:val="apple-converted-space"/>
                  <w:rFonts w:ascii="Arial" w:hAnsi="Arial" w:cs="Arial"/>
                  <w:color w:val="5A5A5A"/>
                  <w:sz w:val="21"/>
                  <w:szCs w:val="21"/>
                </w:rPr>
                <w:t> </w:t>
              </w:r>
            </w:ins>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16" w:author="Musavi, Hamid [USA] [2]" w:date="2017-05-01T16:05:00Z"/>
                <w:rFonts w:ascii="Arial" w:hAnsi="Arial" w:cs="Arial"/>
                <w:color w:val="5A5A5A"/>
                <w:sz w:val="21"/>
                <w:szCs w:val="21"/>
              </w:rPr>
            </w:pPr>
            <w:ins w:id="117" w:author="Musavi, Hamid [USA] [2]" w:date="2017-05-01T16:05:00Z">
              <w:r>
                <w:rPr>
                  <w:rStyle w:val="tn-table-text"/>
                  <w:rFonts w:ascii="Arial" w:hAnsi="Arial" w:cs="Arial"/>
                  <w:color w:val="5A5A5A"/>
                  <w:sz w:val="21"/>
                  <w:szCs w:val="21"/>
                </w:rPr>
                <w:t xml:space="preserve">Maximum </w:t>
              </w:r>
              <w:proofErr w:type="spellStart"/>
              <w:r>
                <w:rPr>
                  <w:rStyle w:val="tn-table-text"/>
                  <w:rFonts w:ascii="Arial" w:hAnsi="Arial" w:cs="Arial"/>
                  <w:color w:val="5A5A5A"/>
                  <w:sz w:val="21"/>
                  <w:szCs w:val="21"/>
                </w:rPr>
                <w:t>symlink</w:t>
              </w:r>
              <w:proofErr w:type="spellEnd"/>
              <w:r>
                <w:rPr>
                  <w:rStyle w:val="tn-table-text"/>
                  <w:rFonts w:ascii="Arial" w:hAnsi="Arial" w:cs="Arial"/>
                  <w:color w:val="5A5A5A"/>
                  <w:sz w:val="21"/>
                  <w:szCs w:val="21"/>
                </w:rPr>
                <w:t xml:space="preserve"> level exceeded</w:t>
              </w:r>
              <w:r>
                <w:rPr>
                  <w:rStyle w:val="apple-converted-space"/>
                  <w:rFonts w:ascii="Arial" w:hAnsi="Arial" w:cs="Arial"/>
                  <w:color w:val="5A5A5A"/>
                  <w:sz w:val="21"/>
                  <w:szCs w:val="21"/>
                </w:rPr>
                <w:t> </w:t>
              </w:r>
            </w:ins>
          </w:p>
        </w:tc>
      </w:tr>
      <w:tr w:rsidR="00BC38F2" w14:paraId="1A830831" w14:textId="77777777" w:rsidTr="001F1A9D">
        <w:trPr>
          <w:ins w:id="11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ins w:id="119" w:author="Musavi, Hamid [USA] [2]" w:date="2017-05-01T16:05:00Z"/>
                <w:rFonts w:ascii="Arial" w:hAnsi="Arial" w:cs="Arial"/>
                <w:color w:val="5A5A5A"/>
                <w:sz w:val="21"/>
                <w:szCs w:val="21"/>
              </w:rPr>
            </w:pPr>
            <w:ins w:id="120" w:author="Musavi, Hamid [USA] [2]" w:date="2017-05-01T16:05:00Z">
              <w:r>
                <w:rPr>
                  <w:rStyle w:val="tn-table-text"/>
                  <w:rFonts w:ascii="Arial" w:hAnsi="Arial" w:cs="Arial"/>
                  <w:color w:val="5A5A5A"/>
                  <w:sz w:val="21"/>
                  <w:szCs w:val="21"/>
                </w:rPr>
                <w:t>4</w:t>
              </w:r>
              <w:r>
                <w:rPr>
                  <w:rStyle w:val="apple-converted-space"/>
                  <w:rFonts w:ascii="Arial" w:hAnsi="Arial" w:cs="Arial"/>
                  <w:color w:val="5A5A5A"/>
                  <w:sz w:val="21"/>
                  <w:szCs w:val="21"/>
                </w:rPr>
                <w:t> </w:t>
              </w:r>
            </w:ins>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21" w:author="Musavi, Hamid [USA] [2]" w:date="2017-05-01T16:05:00Z"/>
                <w:rFonts w:ascii="Arial" w:hAnsi="Arial" w:cs="Arial"/>
                <w:color w:val="5A5A5A"/>
                <w:sz w:val="21"/>
                <w:szCs w:val="21"/>
              </w:rPr>
            </w:pPr>
            <w:ins w:id="122" w:author="Musavi, Hamid [USA] [2]" w:date="2017-05-01T16:05:00Z">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ins>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ins w:id="12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ins w:id="124" w:author="Musavi, Hamid [USA] [2]" w:date="2017-05-01T16:05:00Z"/>
                <w:rFonts w:ascii="Arial" w:hAnsi="Arial" w:cs="Arial"/>
                <w:color w:val="5A5A5A"/>
                <w:sz w:val="21"/>
                <w:szCs w:val="21"/>
              </w:rPr>
            </w:pPr>
            <w:ins w:id="125" w:author="Musavi, Hamid [USA] [2]" w:date="2017-05-01T16:05:00Z">
              <w:r>
                <w:rPr>
                  <w:rStyle w:val="tn-table-text"/>
                  <w:rFonts w:ascii="Arial" w:hAnsi="Arial" w:cs="Arial"/>
                  <w:color w:val="5A5A5A"/>
                  <w:sz w:val="21"/>
                  <w:szCs w:val="21"/>
                </w:rPr>
                <w:t>5</w:t>
              </w:r>
              <w:r>
                <w:rPr>
                  <w:rStyle w:val="apple-converted-space"/>
                  <w:rFonts w:ascii="Arial" w:hAnsi="Arial" w:cs="Arial"/>
                  <w:color w:val="5A5A5A"/>
                  <w:sz w:val="21"/>
                  <w:szCs w:val="21"/>
                </w:rPr>
                <w:t> </w:t>
              </w:r>
            </w:ins>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26" w:author="Musavi, Hamid [USA] [2]" w:date="2017-05-01T16:05:00Z"/>
                <w:rFonts w:ascii="Arial" w:hAnsi="Arial" w:cs="Arial"/>
                <w:color w:val="5A5A5A"/>
                <w:sz w:val="21"/>
                <w:szCs w:val="21"/>
              </w:rPr>
            </w:pPr>
            <w:ins w:id="127" w:author="Musavi, Hamid [USA] [2]" w:date="2017-05-01T16:05:00Z">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ins>
          </w:p>
        </w:tc>
      </w:tr>
      <w:tr w:rsidR="00BC38F2" w14:paraId="7C06BBA0" w14:textId="77777777" w:rsidTr="001F1A9D">
        <w:trPr>
          <w:ins w:id="12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ins w:id="129" w:author="Musavi, Hamid [USA] [2]" w:date="2017-05-01T16:05:00Z"/>
                <w:rFonts w:ascii="Arial" w:hAnsi="Arial" w:cs="Arial"/>
                <w:color w:val="5A5A5A"/>
                <w:sz w:val="21"/>
                <w:szCs w:val="21"/>
              </w:rPr>
            </w:pPr>
            <w:ins w:id="130" w:author="Musavi, Hamid [USA] [2]" w:date="2017-05-01T16:05:00Z">
              <w:r>
                <w:rPr>
                  <w:rStyle w:val="tn-table-text"/>
                  <w:rFonts w:ascii="Arial" w:hAnsi="Arial" w:cs="Arial"/>
                  <w:color w:val="5A5A5A"/>
                  <w:sz w:val="21"/>
                  <w:szCs w:val="21"/>
                </w:rPr>
                <w:t>6</w:t>
              </w:r>
              <w:r>
                <w:rPr>
                  <w:rStyle w:val="apple-converted-space"/>
                  <w:rFonts w:ascii="Arial" w:hAnsi="Arial" w:cs="Arial"/>
                  <w:color w:val="5A5A5A"/>
                  <w:sz w:val="21"/>
                  <w:szCs w:val="21"/>
                </w:rPr>
                <w:t> </w:t>
              </w:r>
            </w:ins>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31" w:author="Musavi, Hamid [USA] [2]" w:date="2017-05-01T16:05:00Z"/>
                <w:rFonts w:ascii="Arial" w:hAnsi="Arial" w:cs="Arial"/>
                <w:color w:val="5A5A5A"/>
                <w:sz w:val="21"/>
                <w:szCs w:val="21"/>
              </w:rPr>
            </w:pPr>
            <w:ins w:id="132" w:author="Musavi, Hamid [USA] [2]" w:date="2017-05-01T16:05:00Z">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ins>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ins w:id="13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ins w:id="134" w:author="Musavi, Hamid [USA] [2]" w:date="2017-05-01T16:05:00Z"/>
                <w:rFonts w:ascii="Arial" w:hAnsi="Arial" w:cs="Arial"/>
                <w:color w:val="5A5A5A"/>
                <w:sz w:val="21"/>
                <w:szCs w:val="21"/>
              </w:rPr>
            </w:pPr>
            <w:ins w:id="135" w:author="Musavi, Hamid [USA] [2]" w:date="2017-05-01T16:05:00Z">
              <w:r>
                <w:rPr>
                  <w:rStyle w:val="tn-table-text"/>
                  <w:rFonts w:ascii="Arial" w:hAnsi="Arial" w:cs="Arial"/>
                  <w:color w:val="5A5A5A"/>
                  <w:sz w:val="21"/>
                  <w:szCs w:val="21"/>
                </w:rPr>
                <w:t>7</w:t>
              </w:r>
              <w:r>
                <w:rPr>
                  <w:rStyle w:val="apple-converted-space"/>
                  <w:rFonts w:ascii="Arial" w:hAnsi="Arial" w:cs="Arial"/>
                  <w:color w:val="5A5A5A"/>
                  <w:sz w:val="21"/>
                  <w:szCs w:val="21"/>
                </w:rPr>
                <w:t> </w:t>
              </w:r>
            </w:ins>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36" w:author="Musavi, Hamid [USA] [2]" w:date="2017-05-01T16:05:00Z"/>
                <w:rFonts w:ascii="Arial" w:hAnsi="Arial" w:cs="Arial"/>
                <w:color w:val="5A5A5A"/>
                <w:sz w:val="21"/>
                <w:szCs w:val="21"/>
              </w:rPr>
            </w:pPr>
            <w:ins w:id="137" w:author="Musavi, Hamid [USA] [2]" w:date="2017-05-01T16:05:00Z">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ins>
          </w:p>
        </w:tc>
      </w:tr>
      <w:tr w:rsidR="00BC38F2" w14:paraId="6766D698" w14:textId="77777777" w:rsidTr="001F1A9D">
        <w:trPr>
          <w:ins w:id="13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ins w:id="139" w:author="Musavi, Hamid [USA] [2]" w:date="2017-05-01T16:05:00Z"/>
                <w:rFonts w:ascii="Arial" w:hAnsi="Arial" w:cs="Arial"/>
                <w:color w:val="5A5A5A"/>
                <w:sz w:val="21"/>
                <w:szCs w:val="21"/>
              </w:rPr>
            </w:pPr>
            <w:ins w:id="140" w:author="Musavi, Hamid [USA] [2]" w:date="2017-05-01T16:05:00Z">
              <w:r>
                <w:rPr>
                  <w:rStyle w:val="tn-table-text"/>
                  <w:rFonts w:ascii="Arial" w:hAnsi="Arial" w:cs="Arial"/>
                  <w:color w:val="5A5A5A"/>
                  <w:sz w:val="21"/>
                  <w:szCs w:val="21"/>
                </w:rPr>
                <w:t>8</w:t>
              </w:r>
              <w:r>
                <w:rPr>
                  <w:rStyle w:val="apple-converted-space"/>
                  <w:rFonts w:ascii="Arial" w:hAnsi="Arial" w:cs="Arial"/>
                  <w:color w:val="5A5A5A"/>
                  <w:sz w:val="21"/>
                  <w:szCs w:val="21"/>
                </w:rPr>
                <w:t> </w:t>
              </w:r>
            </w:ins>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41" w:author="Musavi, Hamid [USA] [2]" w:date="2017-05-01T16:05:00Z"/>
                <w:rFonts w:ascii="Arial" w:hAnsi="Arial" w:cs="Arial"/>
                <w:color w:val="5A5A5A"/>
                <w:sz w:val="21"/>
                <w:szCs w:val="21"/>
              </w:rPr>
            </w:pPr>
            <w:ins w:id="142" w:author="Musavi, Hamid [USA] [2]" w:date="2017-05-01T16:05:00Z">
              <w:r>
                <w:rPr>
                  <w:rStyle w:val="tn-table-text"/>
                  <w:rFonts w:ascii="Arial" w:hAnsi="Arial" w:cs="Arial"/>
                  <w:color w:val="5A5A5A"/>
                  <w:sz w:val="21"/>
                  <w:szCs w:val="21"/>
                </w:rPr>
                <w:t xml:space="preserve">General error in </w:t>
              </w:r>
              <w:proofErr w:type="spellStart"/>
              <w:r>
                <w:rPr>
                  <w:rStyle w:val="tn-table-text"/>
                  <w:rFonts w:ascii="Arial" w:hAnsi="Arial" w:cs="Arial"/>
                  <w:color w:val="5A5A5A"/>
                  <w:sz w:val="21"/>
                  <w:szCs w:val="21"/>
                </w:rPr>
                <w:t>sftp</w:t>
              </w:r>
              <w:proofErr w:type="spellEnd"/>
              <w:r>
                <w:rPr>
                  <w:rStyle w:val="tn-table-text"/>
                  <w:rFonts w:ascii="Arial" w:hAnsi="Arial" w:cs="Arial"/>
                  <w:color w:val="5A5A5A"/>
                  <w:sz w:val="21"/>
                  <w:szCs w:val="21"/>
                </w:rPr>
                <w:t xml:space="preserve"> protocol</w:t>
              </w:r>
              <w:r>
                <w:rPr>
                  <w:rStyle w:val="apple-converted-space"/>
                  <w:rFonts w:ascii="Arial" w:hAnsi="Arial" w:cs="Arial"/>
                  <w:color w:val="5A5A5A"/>
                  <w:sz w:val="21"/>
                  <w:szCs w:val="21"/>
                </w:rPr>
                <w:t> </w:t>
              </w:r>
            </w:ins>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ins w:id="14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ins w:id="144" w:author="Musavi, Hamid [USA] [2]" w:date="2017-05-01T16:05:00Z"/>
                <w:rFonts w:ascii="Arial" w:hAnsi="Arial" w:cs="Arial"/>
                <w:color w:val="5A5A5A"/>
                <w:sz w:val="21"/>
                <w:szCs w:val="21"/>
              </w:rPr>
            </w:pPr>
            <w:ins w:id="145" w:author="Musavi, Hamid [USA] [2]" w:date="2017-05-01T16:05:00Z">
              <w:r>
                <w:rPr>
                  <w:rStyle w:val="tn-table-text"/>
                  <w:rFonts w:ascii="Arial" w:hAnsi="Arial" w:cs="Arial"/>
                  <w:color w:val="5A5A5A"/>
                  <w:sz w:val="21"/>
                  <w:szCs w:val="21"/>
                </w:rPr>
                <w:lastRenderedPageBreak/>
                <w:t>9</w:t>
              </w:r>
              <w:r>
                <w:rPr>
                  <w:rStyle w:val="apple-converted-space"/>
                  <w:rFonts w:ascii="Arial" w:hAnsi="Arial" w:cs="Arial"/>
                  <w:color w:val="5A5A5A"/>
                  <w:sz w:val="21"/>
                  <w:szCs w:val="21"/>
                </w:rPr>
                <w:t> </w:t>
              </w:r>
            </w:ins>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46" w:author="Musavi, Hamid [USA] [2]" w:date="2017-05-01T16:05:00Z"/>
                <w:rFonts w:ascii="Arial" w:hAnsi="Arial" w:cs="Arial"/>
                <w:color w:val="5A5A5A"/>
                <w:sz w:val="21"/>
                <w:szCs w:val="21"/>
              </w:rPr>
            </w:pPr>
            <w:ins w:id="147" w:author="Musavi, Hamid [USA] [2]" w:date="2017-05-01T16:05:00Z">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ins>
          </w:p>
        </w:tc>
      </w:tr>
      <w:tr w:rsidR="00BC38F2" w14:paraId="79B59DDA" w14:textId="77777777" w:rsidTr="001F1A9D">
        <w:trPr>
          <w:ins w:id="14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ins w:id="149" w:author="Musavi, Hamid [USA] [2]" w:date="2017-05-01T16:05:00Z"/>
                <w:rFonts w:ascii="Arial" w:hAnsi="Arial" w:cs="Arial"/>
                <w:color w:val="5A5A5A"/>
                <w:sz w:val="21"/>
                <w:szCs w:val="21"/>
              </w:rPr>
            </w:pPr>
            <w:ins w:id="150" w:author="Musavi, Hamid [USA] [2]" w:date="2017-05-01T16:05:00Z">
              <w:r>
                <w:rPr>
                  <w:rStyle w:val="tn-table-text"/>
                  <w:rFonts w:ascii="Arial" w:hAnsi="Arial" w:cs="Arial"/>
                  <w:color w:val="5A5A5A"/>
                  <w:sz w:val="21"/>
                  <w:szCs w:val="21"/>
                </w:rPr>
                <w:t>10</w:t>
              </w:r>
              <w:r>
                <w:rPr>
                  <w:rStyle w:val="apple-converted-space"/>
                  <w:rFonts w:ascii="Arial" w:hAnsi="Arial" w:cs="Arial"/>
                  <w:color w:val="5A5A5A"/>
                  <w:sz w:val="21"/>
                  <w:szCs w:val="21"/>
                </w:rPr>
                <w:t> </w:t>
              </w:r>
            </w:ins>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51" w:author="Musavi, Hamid [USA] [2]" w:date="2017-05-01T16:05:00Z"/>
                <w:rFonts w:ascii="Arial" w:hAnsi="Arial" w:cs="Arial"/>
                <w:color w:val="5A5A5A"/>
                <w:sz w:val="21"/>
                <w:szCs w:val="21"/>
              </w:rPr>
            </w:pPr>
            <w:ins w:id="152" w:author="Musavi, Hamid [USA] [2]" w:date="2017-05-01T16:05:00Z">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ins>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ins w:id="15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ins w:id="154" w:author="Musavi, Hamid [USA] [2]" w:date="2017-05-01T16:05:00Z"/>
                <w:rFonts w:ascii="Arial" w:hAnsi="Arial" w:cs="Arial"/>
                <w:color w:val="5A5A5A"/>
                <w:sz w:val="21"/>
                <w:szCs w:val="21"/>
              </w:rPr>
            </w:pPr>
            <w:ins w:id="155" w:author="Musavi, Hamid [USA] [2]" w:date="2017-05-01T16:05:00Z">
              <w:r>
                <w:rPr>
                  <w:rStyle w:val="tn-table-text"/>
                  <w:rFonts w:ascii="Arial" w:hAnsi="Arial" w:cs="Arial"/>
                  <w:color w:val="5A5A5A"/>
                  <w:sz w:val="21"/>
                  <w:szCs w:val="21"/>
                </w:rPr>
                <w:t>65</w:t>
              </w:r>
              <w:r>
                <w:rPr>
                  <w:rStyle w:val="apple-converted-space"/>
                  <w:rFonts w:ascii="Arial" w:hAnsi="Arial" w:cs="Arial"/>
                  <w:color w:val="5A5A5A"/>
                  <w:sz w:val="21"/>
                  <w:szCs w:val="21"/>
                </w:rPr>
                <w:t> </w:t>
              </w:r>
            </w:ins>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56" w:author="Musavi, Hamid [USA] [2]" w:date="2017-05-01T16:05:00Z"/>
                <w:rFonts w:ascii="Arial" w:hAnsi="Arial" w:cs="Arial"/>
                <w:color w:val="5A5A5A"/>
                <w:sz w:val="21"/>
                <w:szCs w:val="21"/>
              </w:rPr>
            </w:pPr>
            <w:ins w:id="157" w:author="Musavi, Hamid [USA] [2]" w:date="2017-05-01T16:05:00Z">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ins>
          </w:p>
        </w:tc>
      </w:tr>
      <w:tr w:rsidR="00BC38F2" w14:paraId="73B73C61" w14:textId="77777777" w:rsidTr="001F1A9D">
        <w:trPr>
          <w:ins w:id="15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ins w:id="159" w:author="Musavi, Hamid [USA] [2]" w:date="2017-05-01T16:05:00Z"/>
                <w:rFonts w:ascii="Arial" w:hAnsi="Arial" w:cs="Arial"/>
                <w:color w:val="5A5A5A"/>
                <w:sz w:val="21"/>
                <w:szCs w:val="21"/>
              </w:rPr>
            </w:pPr>
            <w:ins w:id="160" w:author="Musavi, Hamid [USA] [2]" w:date="2017-05-01T16:05:00Z">
              <w:r>
                <w:rPr>
                  <w:rStyle w:val="tn-table-text"/>
                  <w:rFonts w:ascii="Arial" w:hAnsi="Arial" w:cs="Arial"/>
                  <w:color w:val="5A5A5A"/>
                  <w:sz w:val="21"/>
                  <w:szCs w:val="21"/>
                </w:rPr>
                <w:t>66</w:t>
              </w:r>
              <w:r>
                <w:rPr>
                  <w:rStyle w:val="apple-converted-space"/>
                  <w:rFonts w:ascii="Arial" w:hAnsi="Arial" w:cs="Arial"/>
                  <w:color w:val="5A5A5A"/>
                  <w:sz w:val="21"/>
                  <w:szCs w:val="21"/>
                </w:rPr>
                <w:t> </w:t>
              </w:r>
            </w:ins>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61" w:author="Musavi, Hamid [USA] [2]" w:date="2017-05-01T16:05:00Z"/>
                <w:rFonts w:ascii="Arial" w:hAnsi="Arial" w:cs="Arial"/>
                <w:color w:val="5A5A5A"/>
                <w:sz w:val="21"/>
                <w:szCs w:val="21"/>
              </w:rPr>
            </w:pPr>
            <w:ins w:id="162" w:author="Musavi, Hamid [USA] [2]" w:date="2017-05-01T16:05:00Z">
              <w:r>
                <w:rPr>
                  <w:rStyle w:val="tn-table-text"/>
                  <w:rFonts w:ascii="Arial" w:hAnsi="Arial" w:cs="Arial"/>
                  <w:color w:val="5A5A5A"/>
                  <w:sz w:val="21"/>
                  <w:szCs w:val="21"/>
                </w:rPr>
                <w:t xml:space="preserve">General error in </w:t>
              </w:r>
              <w:proofErr w:type="spellStart"/>
              <w:r>
                <w:rPr>
                  <w:rStyle w:val="tn-table-text"/>
                  <w:rFonts w:ascii="Arial" w:hAnsi="Arial" w:cs="Arial"/>
                  <w:color w:val="5A5A5A"/>
                  <w:sz w:val="21"/>
                  <w:szCs w:val="21"/>
                </w:rPr>
                <w:t>ssh</w:t>
              </w:r>
              <w:proofErr w:type="spellEnd"/>
              <w:r>
                <w:rPr>
                  <w:rStyle w:val="tn-table-text"/>
                  <w:rFonts w:ascii="Arial" w:hAnsi="Arial" w:cs="Arial"/>
                  <w:color w:val="5A5A5A"/>
                  <w:sz w:val="21"/>
                  <w:szCs w:val="21"/>
                </w:rPr>
                <w:t xml:space="preserve"> protocol</w:t>
              </w:r>
              <w:r>
                <w:rPr>
                  <w:rStyle w:val="apple-converted-space"/>
                  <w:rFonts w:ascii="Arial" w:hAnsi="Arial" w:cs="Arial"/>
                  <w:color w:val="5A5A5A"/>
                  <w:sz w:val="21"/>
                  <w:szCs w:val="21"/>
                </w:rPr>
                <w:t> </w:t>
              </w:r>
            </w:ins>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ins w:id="16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ins w:id="164" w:author="Musavi, Hamid [USA] [2]" w:date="2017-05-01T16:05:00Z"/>
                <w:rFonts w:ascii="Arial" w:hAnsi="Arial" w:cs="Arial"/>
                <w:color w:val="5A5A5A"/>
                <w:sz w:val="21"/>
                <w:szCs w:val="21"/>
              </w:rPr>
            </w:pPr>
            <w:ins w:id="165" w:author="Musavi, Hamid [USA] [2]" w:date="2017-05-01T16:05:00Z">
              <w:r>
                <w:rPr>
                  <w:rStyle w:val="tn-table-text"/>
                  <w:rFonts w:ascii="Arial" w:hAnsi="Arial" w:cs="Arial"/>
                  <w:color w:val="5A5A5A"/>
                  <w:sz w:val="21"/>
                  <w:szCs w:val="21"/>
                </w:rPr>
                <w:t>67</w:t>
              </w:r>
              <w:r>
                <w:rPr>
                  <w:rStyle w:val="apple-converted-space"/>
                  <w:rFonts w:ascii="Arial" w:hAnsi="Arial" w:cs="Arial"/>
                  <w:color w:val="5A5A5A"/>
                  <w:sz w:val="21"/>
                  <w:szCs w:val="21"/>
                </w:rPr>
                <w:t> </w:t>
              </w:r>
            </w:ins>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66" w:author="Musavi, Hamid [USA] [2]" w:date="2017-05-01T16:05:00Z"/>
                <w:rFonts w:ascii="Arial" w:hAnsi="Arial" w:cs="Arial"/>
                <w:color w:val="5A5A5A"/>
                <w:sz w:val="21"/>
                <w:szCs w:val="21"/>
              </w:rPr>
            </w:pPr>
            <w:ins w:id="167" w:author="Musavi, Hamid [USA] [2]" w:date="2017-05-01T16:05:00Z">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ins>
          </w:p>
        </w:tc>
      </w:tr>
      <w:tr w:rsidR="00BC38F2" w14:paraId="63A6A1ED" w14:textId="77777777" w:rsidTr="001F1A9D">
        <w:trPr>
          <w:ins w:id="16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ins w:id="169" w:author="Musavi, Hamid [USA] [2]" w:date="2017-05-01T16:05:00Z"/>
                <w:rFonts w:ascii="Arial" w:hAnsi="Arial" w:cs="Arial"/>
                <w:color w:val="5A5A5A"/>
                <w:sz w:val="21"/>
                <w:szCs w:val="21"/>
              </w:rPr>
            </w:pPr>
            <w:ins w:id="170" w:author="Musavi, Hamid [USA] [2]" w:date="2017-05-01T16:05:00Z">
              <w:r>
                <w:rPr>
                  <w:rStyle w:val="tn-table-text"/>
                  <w:rFonts w:ascii="Arial" w:hAnsi="Arial" w:cs="Arial"/>
                  <w:color w:val="5A5A5A"/>
                  <w:sz w:val="21"/>
                  <w:szCs w:val="21"/>
                </w:rPr>
                <w:t>68</w:t>
              </w:r>
              <w:r>
                <w:rPr>
                  <w:rStyle w:val="apple-converted-space"/>
                  <w:rFonts w:ascii="Arial" w:hAnsi="Arial" w:cs="Arial"/>
                  <w:color w:val="5A5A5A"/>
                  <w:sz w:val="21"/>
                  <w:szCs w:val="21"/>
                </w:rPr>
                <w:t> </w:t>
              </w:r>
            </w:ins>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71" w:author="Musavi, Hamid [USA] [2]" w:date="2017-05-01T16:05:00Z"/>
                <w:rFonts w:ascii="Arial" w:hAnsi="Arial" w:cs="Arial"/>
                <w:color w:val="5A5A5A"/>
                <w:sz w:val="21"/>
                <w:szCs w:val="21"/>
              </w:rPr>
            </w:pPr>
            <w:ins w:id="172" w:author="Musavi, Hamid [USA] [2]" w:date="2017-05-01T16:05:00Z">
              <w:r>
                <w:rPr>
                  <w:rStyle w:val="tn-table-text"/>
                  <w:rFonts w:ascii="Arial" w:hAnsi="Arial" w:cs="Arial"/>
                  <w:color w:val="5A5A5A"/>
                  <w:sz w:val="21"/>
                  <w:szCs w:val="21"/>
                </w:rPr>
                <w:t>Reserved</w:t>
              </w:r>
              <w:r>
                <w:rPr>
                  <w:rStyle w:val="apple-converted-space"/>
                  <w:rFonts w:ascii="Arial" w:hAnsi="Arial" w:cs="Arial"/>
                  <w:color w:val="5A5A5A"/>
                  <w:sz w:val="21"/>
                  <w:szCs w:val="21"/>
                </w:rPr>
                <w:t> </w:t>
              </w:r>
            </w:ins>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ins w:id="17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ins w:id="174" w:author="Musavi, Hamid [USA] [2]" w:date="2017-05-01T16:05:00Z"/>
                <w:rFonts w:ascii="Arial" w:hAnsi="Arial" w:cs="Arial"/>
                <w:color w:val="5A5A5A"/>
                <w:sz w:val="21"/>
                <w:szCs w:val="21"/>
              </w:rPr>
            </w:pPr>
            <w:ins w:id="175" w:author="Musavi, Hamid [USA] [2]" w:date="2017-05-01T16:05:00Z">
              <w:r>
                <w:rPr>
                  <w:rStyle w:val="tn-table-text"/>
                  <w:rFonts w:ascii="Arial" w:hAnsi="Arial" w:cs="Arial"/>
                  <w:color w:val="5A5A5A"/>
                  <w:sz w:val="21"/>
                  <w:szCs w:val="21"/>
                </w:rPr>
                <w:t>69</w:t>
              </w:r>
              <w:r>
                <w:rPr>
                  <w:rStyle w:val="apple-converted-space"/>
                  <w:rFonts w:ascii="Arial" w:hAnsi="Arial" w:cs="Arial"/>
                  <w:color w:val="5A5A5A"/>
                  <w:sz w:val="21"/>
                  <w:szCs w:val="21"/>
                </w:rPr>
                <w:t> </w:t>
              </w:r>
            </w:ins>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76" w:author="Musavi, Hamid [USA] [2]" w:date="2017-05-01T16:05:00Z"/>
                <w:rFonts w:ascii="Arial" w:hAnsi="Arial" w:cs="Arial"/>
                <w:color w:val="5A5A5A"/>
                <w:sz w:val="21"/>
                <w:szCs w:val="21"/>
              </w:rPr>
            </w:pPr>
            <w:ins w:id="177" w:author="Musavi, Hamid [USA] [2]" w:date="2017-05-01T16:05:00Z">
              <w:r>
                <w:rPr>
                  <w:rStyle w:val="tn-table-text"/>
                  <w:rFonts w:ascii="Arial" w:hAnsi="Arial" w:cs="Arial"/>
                  <w:color w:val="5A5A5A"/>
                  <w:sz w:val="21"/>
                  <w:szCs w:val="21"/>
                </w:rPr>
                <w:t>MAC error</w:t>
              </w:r>
              <w:r>
                <w:rPr>
                  <w:rStyle w:val="apple-converted-space"/>
                  <w:rFonts w:ascii="Arial" w:hAnsi="Arial" w:cs="Arial"/>
                  <w:color w:val="5A5A5A"/>
                  <w:sz w:val="21"/>
                  <w:szCs w:val="21"/>
                </w:rPr>
                <w:t> </w:t>
              </w:r>
            </w:ins>
          </w:p>
        </w:tc>
      </w:tr>
      <w:tr w:rsidR="00BC38F2" w14:paraId="75BE3589" w14:textId="77777777" w:rsidTr="001F1A9D">
        <w:trPr>
          <w:ins w:id="17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ins w:id="179" w:author="Musavi, Hamid [USA] [2]" w:date="2017-05-01T16:05:00Z"/>
                <w:rFonts w:ascii="Arial" w:hAnsi="Arial" w:cs="Arial"/>
                <w:color w:val="5A5A5A"/>
                <w:sz w:val="21"/>
                <w:szCs w:val="21"/>
              </w:rPr>
            </w:pPr>
            <w:ins w:id="180" w:author="Musavi, Hamid [USA] [2]" w:date="2017-05-01T16:05:00Z">
              <w:r>
                <w:rPr>
                  <w:rStyle w:val="tn-table-text"/>
                  <w:rFonts w:ascii="Arial" w:hAnsi="Arial" w:cs="Arial"/>
                  <w:color w:val="5A5A5A"/>
                  <w:sz w:val="21"/>
                  <w:szCs w:val="21"/>
                </w:rPr>
                <w:t>70</w:t>
              </w:r>
              <w:r>
                <w:rPr>
                  <w:rStyle w:val="apple-converted-space"/>
                  <w:rFonts w:ascii="Arial" w:hAnsi="Arial" w:cs="Arial"/>
                  <w:color w:val="5A5A5A"/>
                  <w:sz w:val="21"/>
                  <w:szCs w:val="21"/>
                </w:rPr>
                <w:t> </w:t>
              </w:r>
            </w:ins>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81" w:author="Musavi, Hamid [USA] [2]" w:date="2017-05-01T16:05:00Z"/>
                <w:rFonts w:ascii="Arial" w:hAnsi="Arial" w:cs="Arial"/>
                <w:color w:val="5A5A5A"/>
                <w:sz w:val="21"/>
                <w:szCs w:val="21"/>
              </w:rPr>
            </w:pPr>
            <w:ins w:id="182" w:author="Musavi, Hamid [USA] [2]" w:date="2017-05-01T16:05:00Z">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ins>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ins w:id="18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ins w:id="184" w:author="Musavi, Hamid [USA] [2]" w:date="2017-05-01T16:05:00Z"/>
                <w:rFonts w:ascii="Arial" w:hAnsi="Arial" w:cs="Arial"/>
                <w:color w:val="5A5A5A"/>
                <w:sz w:val="21"/>
                <w:szCs w:val="21"/>
              </w:rPr>
            </w:pPr>
            <w:ins w:id="185" w:author="Musavi, Hamid [USA] [2]" w:date="2017-05-01T16:05:00Z">
              <w:r>
                <w:rPr>
                  <w:rStyle w:val="tn-table-text"/>
                  <w:rFonts w:ascii="Arial" w:hAnsi="Arial" w:cs="Arial"/>
                  <w:color w:val="5A5A5A"/>
                  <w:sz w:val="21"/>
                  <w:szCs w:val="21"/>
                </w:rPr>
                <w:t>71</w:t>
              </w:r>
              <w:r>
                <w:rPr>
                  <w:rStyle w:val="apple-converted-space"/>
                  <w:rFonts w:ascii="Arial" w:hAnsi="Arial" w:cs="Arial"/>
                  <w:color w:val="5A5A5A"/>
                  <w:sz w:val="21"/>
                  <w:szCs w:val="21"/>
                </w:rPr>
                <w:t> </w:t>
              </w:r>
            </w:ins>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86" w:author="Musavi, Hamid [USA] [2]" w:date="2017-05-01T16:05:00Z"/>
                <w:rFonts w:ascii="Arial" w:hAnsi="Arial" w:cs="Arial"/>
                <w:color w:val="5A5A5A"/>
                <w:sz w:val="21"/>
                <w:szCs w:val="21"/>
              </w:rPr>
            </w:pPr>
            <w:ins w:id="187" w:author="Musavi, Hamid [USA] [2]" w:date="2017-05-01T16:05:00Z">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ins>
          </w:p>
        </w:tc>
      </w:tr>
      <w:tr w:rsidR="00BC38F2" w14:paraId="6CF32245" w14:textId="77777777" w:rsidTr="001F1A9D">
        <w:trPr>
          <w:ins w:id="18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ins w:id="189" w:author="Musavi, Hamid [USA] [2]" w:date="2017-05-01T16:05:00Z"/>
                <w:rFonts w:ascii="Arial" w:hAnsi="Arial" w:cs="Arial"/>
                <w:color w:val="5A5A5A"/>
                <w:sz w:val="21"/>
                <w:szCs w:val="21"/>
              </w:rPr>
            </w:pPr>
            <w:ins w:id="190" w:author="Musavi, Hamid [USA] [2]" w:date="2017-05-01T16:05:00Z">
              <w:r>
                <w:rPr>
                  <w:rStyle w:val="tn-table-text"/>
                  <w:rFonts w:ascii="Arial" w:hAnsi="Arial" w:cs="Arial"/>
                  <w:color w:val="5A5A5A"/>
                  <w:sz w:val="21"/>
                  <w:szCs w:val="21"/>
                </w:rPr>
                <w:t>72</w:t>
              </w:r>
              <w:r>
                <w:rPr>
                  <w:rStyle w:val="apple-converted-space"/>
                  <w:rFonts w:ascii="Arial" w:hAnsi="Arial" w:cs="Arial"/>
                  <w:color w:val="5A5A5A"/>
                  <w:sz w:val="21"/>
                  <w:szCs w:val="21"/>
                </w:rPr>
                <w:t> </w:t>
              </w:r>
            </w:ins>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91" w:author="Musavi, Hamid [USA] [2]" w:date="2017-05-01T16:05:00Z"/>
                <w:rFonts w:ascii="Arial" w:hAnsi="Arial" w:cs="Arial"/>
                <w:color w:val="5A5A5A"/>
                <w:sz w:val="21"/>
                <w:szCs w:val="21"/>
              </w:rPr>
            </w:pPr>
            <w:ins w:id="192" w:author="Musavi, Hamid [USA] [2]" w:date="2017-05-01T16:05:00Z">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ins>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ins w:id="19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ins w:id="194" w:author="Musavi, Hamid [USA] [2]" w:date="2017-05-01T16:05:00Z"/>
                <w:rFonts w:ascii="Arial" w:hAnsi="Arial" w:cs="Arial"/>
                <w:color w:val="5A5A5A"/>
                <w:sz w:val="21"/>
                <w:szCs w:val="21"/>
              </w:rPr>
            </w:pPr>
            <w:ins w:id="195" w:author="Musavi, Hamid [USA] [2]" w:date="2017-05-01T16:05:00Z">
              <w:r>
                <w:rPr>
                  <w:rStyle w:val="tn-table-text"/>
                  <w:rFonts w:ascii="Arial" w:hAnsi="Arial" w:cs="Arial"/>
                  <w:color w:val="5A5A5A"/>
                  <w:sz w:val="21"/>
                  <w:szCs w:val="21"/>
                </w:rPr>
                <w:t>73</w:t>
              </w:r>
              <w:r>
                <w:rPr>
                  <w:rStyle w:val="apple-converted-space"/>
                  <w:rFonts w:ascii="Arial" w:hAnsi="Arial" w:cs="Arial"/>
                  <w:color w:val="5A5A5A"/>
                  <w:sz w:val="21"/>
                  <w:szCs w:val="21"/>
                </w:rPr>
                <w:t> </w:t>
              </w:r>
            </w:ins>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96" w:author="Musavi, Hamid [USA] [2]" w:date="2017-05-01T16:05:00Z"/>
                <w:rFonts w:ascii="Arial" w:hAnsi="Arial" w:cs="Arial"/>
                <w:color w:val="5A5A5A"/>
                <w:sz w:val="21"/>
                <w:szCs w:val="21"/>
              </w:rPr>
            </w:pPr>
            <w:ins w:id="197" w:author="Musavi, Hamid [USA] [2]" w:date="2017-05-01T16:05:00Z">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ins>
          </w:p>
        </w:tc>
      </w:tr>
      <w:tr w:rsidR="00BC38F2" w14:paraId="53FBE6DD" w14:textId="77777777" w:rsidTr="001F1A9D">
        <w:trPr>
          <w:ins w:id="19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ins w:id="199" w:author="Musavi, Hamid [USA] [2]" w:date="2017-05-01T16:05:00Z"/>
                <w:rFonts w:ascii="Arial" w:hAnsi="Arial" w:cs="Arial"/>
                <w:color w:val="5A5A5A"/>
                <w:sz w:val="21"/>
                <w:szCs w:val="21"/>
              </w:rPr>
            </w:pPr>
            <w:ins w:id="200" w:author="Musavi, Hamid [USA] [2]" w:date="2017-05-01T16:05:00Z">
              <w:r>
                <w:rPr>
                  <w:rStyle w:val="tn-table-text"/>
                  <w:rFonts w:ascii="Arial" w:hAnsi="Arial" w:cs="Arial"/>
                  <w:color w:val="5A5A5A"/>
                  <w:sz w:val="21"/>
                  <w:szCs w:val="21"/>
                </w:rPr>
                <w:t>74</w:t>
              </w:r>
              <w:r>
                <w:rPr>
                  <w:rStyle w:val="apple-converted-space"/>
                  <w:rFonts w:ascii="Arial" w:hAnsi="Arial" w:cs="Arial"/>
                  <w:color w:val="5A5A5A"/>
                  <w:sz w:val="21"/>
                  <w:szCs w:val="21"/>
                </w:rPr>
                <w:t> </w:t>
              </w:r>
            </w:ins>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201" w:author="Musavi, Hamid [USA] [2]" w:date="2017-05-01T16:05:00Z"/>
                <w:rFonts w:ascii="Arial" w:hAnsi="Arial" w:cs="Arial"/>
                <w:color w:val="5A5A5A"/>
                <w:sz w:val="21"/>
                <w:szCs w:val="21"/>
              </w:rPr>
            </w:pPr>
            <w:ins w:id="202" w:author="Musavi, Hamid [USA] [2]" w:date="2017-05-01T16:05:00Z">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ins>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ins w:id="20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ins w:id="204" w:author="Musavi, Hamid [USA] [2]" w:date="2017-05-01T16:05:00Z"/>
                <w:rFonts w:ascii="Arial" w:hAnsi="Arial" w:cs="Arial"/>
                <w:color w:val="5A5A5A"/>
                <w:sz w:val="21"/>
                <w:szCs w:val="21"/>
              </w:rPr>
            </w:pPr>
            <w:ins w:id="205" w:author="Musavi, Hamid [USA] [2]" w:date="2017-05-01T16:05:00Z">
              <w:r>
                <w:rPr>
                  <w:rStyle w:val="tn-table-text"/>
                  <w:rFonts w:ascii="Arial" w:hAnsi="Arial" w:cs="Arial"/>
                  <w:color w:val="5A5A5A"/>
                  <w:sz w:val="21"/>
                  <w:szCs w:val="21"/>
                </w:rPr>
                <w:t>75</w:t>
              </w:r>
              <w:r>
                <w:rPr>
                  <w:rStyle w:val="apple-converted-space"/>
                  <w:rFonts w:ascii="Arial" w:hAnsi="Arial" w:cs="Arial"/>
                  <w:color w:val="5A5A5A"/>
                  <w:sz w:val="21"/>
                  <w:szCs w:val="21"/>
                </w:rPr>
                <w:t> </w:t>
              </w:r>
            </w:ins>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206" w:author="Musavi, Hamid [USA] [2]" w:date="2017-05-01T16:05:00Z"/>
                <w:rFonts w:ascii="Arial" w:hAnsi="Arial" w:cs="Arial"/>
                <w:color w:val="5A5A5A"/>
                <w:sz w:val="21"/>
                <w:szCs w:val="21"/>
              </w:rPr>
            </w:pPr>
            <w:ins w:id="207" w:author="Musavi, Hamid [USA] [2]" w:date="2017-05-01T16:05:00Z">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ins>
          </w:p>
        </w:tc>
      </w:tr>
      <w:tr w:rsidR="00BC38F2" w14:paraId="746C4777" w14:textId="77777777" w:rsidTr="001F1A9D">
        <w:trPr>
          <w:ins w:id="20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ins w:id="209" w:author="Musavi, Hamid [USA] [2]" w:date="2017-05-01T16:05:00Z"/>
                <w:rFonts w:ascii="Arial" w:hAnsi="Arial" w:cs="Arial"/>
                <w:color w:val="5A5A5A"/>
                <w:sz w:val="21"/>
                <w:szCs w:val="21"/>
              </w:rPr>
            </w:pPr>
            <w:ins w:id="210" w:author="Musavi, Hamid [USA] [2]" w:date="2017-05-01T16:05:00Z">
              <w:r>
                <w:rPr>
                  <w:rStyle w:val="tn-table-text"/>
                  <w:rFonts w:ascii="Arial" w:hAnsi="Arial" w:cs="Arial"/>
                  <w:color w:val="5A5A5A"/>
                  <w:sz w:val="21"/>
                  <w:szCs w:val="21"/>
                </w:rPr>
                <w:t>76</w:t>
              </w:r>
              <w:r>
                <w:rPr>
                  <w:rStyle w:val="apple-converted-space"/>
                  <w:rFonts w:ascii="Arial" w:hAnsi="Arial" w:cs="Arial"/>
                  <w:color w:val="5A5A5A"/>
                  <w:sz w:val="21"/>
                  <w:szCs w:val="21"/>
                </w:rPr>
                <w:t> </w:t>
              </w:r>
            </w:ins>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211" w:author="Musavi, Hamid [USA] [2]" w:date="2017-05-01T16:05:00Z"/>
                <w:rFonts w:ascii="Arial" w:hAnsi="Arial" w:cs="Arial"/>
                <w:color w:val="5A5A5A"/>
                <w:sz w:val="21"/>
                <w:szCs w:val="21"/>
              </w:rPr>
            </w:pPr>
            <w:ins w:id="212" w:author="Musavi, Hamid [USA] [2]" w:date="2017-05-01T16:05:00Z">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ins>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ins w:id="21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ins w:id="214" w:author="Musavi, Hamid [USA] [2]" w:date="2017-05-01T16:05:00Z"/>
                <w:rFonts w:ascii="Arial" w:hAnsi="Arial" w:cs="Arial"/>
                <w:color w:val="5A5A5A"/>
                <w:sz w:val="21"/>
                <w:szCs w:val="21"/>
              </w:rPr>
            </w:pPr>
            <w:ins w:id="215" w:author="Musavi, Hamid [USA] [2]" w:date="2017-05-01T16:05:00Z">
              <w:r>
                <w:rPr>
                  <w:rStyle w:val="tn-table-text"/>
                  <w:rFonts w:ascii="Arial" w:hAnsi="Arial" w:cs="Arial"/>
                  <w:color w:val="5A5A5A"/>
                  <w:sz w:val="21"/>
                  <w:szCs w:val="21"/>
                </w:rPr>
                <w:t>77</w:t>
              </w:r>
              <w:r>
                <w:rPr>
                  <w:rStyle w:val="apple-converted-space"/>
                  <w:rFonts w:ascii="Arial" w:hAnsi="Arial" w:cs="Arial"/>
                  <w:color w:val="5A5A5A"/>
                  <w:sz w:val="21"/>
                  <w:szCs w:val="21"/>
                </w:rPr>
                <w:t> </w:t>
              </w:r>
            </w:ins>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216" w:author="Musavi, Hamid [USA] [2]" w:date="2017-05-01T16:05:00Z"/>
                <w:rFonts w:ascii="Arial" w:hAnsi="Arial" w:cs="Arial"/>
                <w:color w:val="5A5A5A"/>
                <w:sz w:val="21"/>
                <w:szCs w:val="21"/>
              </w:rPr>
            </w:pPr>
            <w:ins w:id="217" w:author="Musavi, Hamid [USA] [2]" w:date="2017-05-01T16:05:00Z">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ins>
          </w:p>
        </w:tc>
      </w:tr>
      <w:tr w:rsidR="00BC38F2" w14:paraId="4CE88494" w14:textId="77777777" w:rsidTr="001F1A9D">
        <w:trPr>
          <w:ins w:id="21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ins w:id="219" w:author="Musavi, Hamid [USA] [2]" w:date="2017-05-01T16:05:00Z"/>
                <w:rFonts w:ascii="Arial" w:hAnsi="Arial" w:cs="Arial"/>
                <w:color w:val="5A5A5A"/>
                <w:sz w:val="21"/>
                <w:szCs w:val="21"/>
              </w:rPr>
            </w:pPr>
            <w:ins w:id="220" w:author="Musavi, Hamid [USA] [2]" w:date="2017-05-01T16:05:00Z">
              <w:r>
                <w:rPr>
                  <w:rStyle w:val="tn-table-text"/>
                  <w:rFonts w:ascii="Arial" w:hAnsi="Arial" w:cs="Arial"/>
                  <w:color w:val="5A5A5A"/>
                  <w:sz w:val="21"/>
                  <w:szCs w:val="21"/>
                </w:rPr>
                <w:t>78</w:t>
              </w:r>
              <w:r>
                <w:rPr>
                  <w:rStyle w:val="apple-converted-space"/>
                  <w:rFonts w:ascii="Arial" w:hAnsi="Arial" w:cs="Arial"/>
                  <w:color w:val="5A5A5A"/>
                  <w:sz w:val="21"/>
                  <w:szCs w:val="21"/>
                </w:rPr>
                <w:t> </w:t>
              </w:r>
            </w:ins>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221" w:author="Musavi, Hamid [USA] [2]" w:date="2017-05-01T16:05:00Z"/>
                <w:rFonts w:ascii="Arial" w:hAnsi="Arial" w:cs="Arial"/>
                <w:color w:val="5A5A5A"/>
                <w:sz w:val="21"/>
                <w:szCs w:val="21"/>
              </w:rPr>
            </w:pPr>
            <w:ins w:id="222" w:author="Musavi, Hamid [USA] [2]" w:date="2017-05-01T16:05:00Z">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ins>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ins w:id="22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ins w:id="224" w:author="Musavi, Hamid [USA] [2]" w:date="2017-05-01T16:05:00Z"/>
                <w:rFonts w:ascii="Arial" w:hAnsi="Arial" w:cs="Arial"/>
                <w:color w:val="5A5A5A"/>
                <w:sz w:val="21"/>
                <w:szCs w:val="21"/>
              </w:rPr>
            </w:pPr>
            <w:ins w:id="225" w:author="Musavi, Hamid [USA] [2]" w:date="2017-05-01T16:05:00Z">
              <w:r>
                <w:rPr>
                  <w:rStyle w:val="tn-table-text"/>
                  <w:rFonts w:ascii="Arial" w:hAnsi="Arial" w:cs="Arial"/>
                  <w:color w:val="5A5A5A"/>
                  <w:sz w:val="21"/>
                  <w:szCs w:val="21"/>
                </w:rPr>
                <w:lastRenderedPageBreak/>
                <w:t>79</w:t>
              </w:r>
              <w:r>
                <w:rPr>
                  <w:rStyle w:val="apple-converted-space"/>
                  <w:rFonts w:ascii="Arial" w:hAnsi="Arial" w:cs="Arial"/>
                  <w:color w:val="5A5A5A"/>
                  <w:sz w:val="21"/>
                  <w:szCs w:val="21"/>
                </w:rPr>
                <w:t> </w:t>
              </w:r>
            </w:ins>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226" w:author="Musavi, Hamid [USA] [2]" w:date="2017-05-01T16:05:00Z"/>
                <w:rFonts w:ascii="Arial" w:hAnsi="Arial" w:cs="Arial"/>
                <w:color w:val="5A5A5A"/>
                <w:sz w:val="21"/>
                <w:szCs w:val="21"/>
              </w:rPr>
            </w:pPr>
            <w:ins w:id="227" w:author="Musavi, Hamid [USA] [2]" w:date="2017-05-01T16:05:00Z">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ins>
          </w:p>
        </w:tc>
      </w:tr>
    </w:tbl>
    <w:p w14:paraId="6C116AF8" w14:textId="77777777" w:rsidR="00BC38F2" w:rsidRPr="005D4B91" w:rsidRDefault="00BC38F2" w:rsidP="00BC38F2">
      <w:pPr>
        <w:rPr>
          <w:ins w:id="228" w:author="Musavi, Hamid [USA] [2]" w:date="2017-05-01T16:05:00Z"/>
        </w:rPr>
      </w:pPr>
    </w:p>
    <w:p w14:paraId="60117B6C" w14:textId="3C7394B3" w:rsidR="00C910EC" w:rsidRDefault="00C910EC" w:rsidP="00C910EC">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 File Copy Data Deposit </w:t>
      </w:r>
      <w:r>
        <w:rPr>
          <w:noProof/>
        </w:rPr>
        <w:t>Messages and Alerts</w:t>
      </w:r>
    </w:p>
    <w:tbl>
      <w:tblPr>
        <w:tblStyle w:val="GridTable4-Accent11"/>
        <w:tblW w:w="0" w:type="auto"/>
        <w:tblLook w:val="04A0" w:firstRow="1" w:lastRow="0" w:firstColumn="1" w:lastColumn="0" w:noHBand="0" w:noVBand="1"/>
      </w:tblPr>
      <w:tblGrid>
        <w:gridCol w:w="4125"/>
        <w:gridCol w:w="2345"/>
        <w:gridCol w:w="2191"/>
        <w:gridCol w:w="2150"/>
        <w:gridCol w:w="2139"/>
      </w:tblGrid>
      <w:tr w:rsidR="001F1A9D" w14:paraId="0D3FE332" w14:textId="77777777" w:rsidTr="00886A51">
        <w:trPr>
          <w:cnfStyle w:val="100000000000" w:firstRow="1" w:lastRow="0" w:firstColumn="0" w:lastColumn="0" w:oddVBand="0" w:evenVBand="0" w:oddHBand="0" w:evenHBand="0" w:firstRowFirstColumn="0" w:firstRowLastColumn="0" w:lastRowFirstColumn="0" w:lastRowLastColumn="0"/>
          <w:ins w:id="229" w:author="Musavi, Hamid [USA] [2]" w:date="2017-05-01T16:05:00Z"/>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BC38F2" w:rsidRDefault="00BC38F2" w:rsidP="001F1A9D">
            <w:pPr>
              <w:rPr>
                <w:ins w:id="230" w:author="Musavi, Hamid [USA] [2]" w:date="2017-05-01T16:05:00Z"/>
              </w:rPr>
            </w:pPr>
            <w:ins w:id="231" w:author="Musavi, Hamid [USA] [2]" w:date="2017-05-01T16:05:00Z">
              <w:r>
                <w:t>Message or Alert</w:t>
              </w:r>
            </w:ins>
          </w:p>
        </w:tc>
        <w:tc>
          <w:tcPr>
            <w:tcW w:w="2345" w:type="dxa"/>
          </w:tcPr>
          <w:p w14:paraId="39EEAC2F" w14:textId="77777777" w:rsidR="00BC38F2" w:rsidRDefault="00BC38F2" w:rsidP="001F1A9D">
            <w:pPr>
              <w:cnfStyle w:val="100000000000" w:firstRow="1" w:lastRow="0" w:firstColumn="0" w:lastColumn="0" w:oddVBand="0" w:evenVBand="0" w:oddHBand="0" w:evenHBand="0" w:firstRowFirstColumn="0" w:firstRowLastColumn="0" w:lastRowFirstColumn="0" w:lastRowLastColumn="0"/>
              <w:rPr>
                <w:ins w:id="232" w:author="Musavi, Hamid [USA] [2]" w:date="2017-05-01T16:05:00Z"/>
              </w:rPr>
            </w:pPr>
            <w:ins w:id="233" w:author="Musavi, Hamid [USA] [2]" w:date="2017-05-01T16:05:00Z">
              <w:r>
                <w:t>Communication Method</w:t>
              </w:r>
            </w:ins>
          </w:p>
        </w:tc>
        <w:tc>
          <w:tcPr>
            <w:tcW w:w="2191" w:type="dxa"/>
          </w:tcPr>
          <w:p w14:paraId="14505C1F" w14:textId="77777777" w:rsidR="00BC38F2" w:rsidRDefault="00BC38F2" w:rsidP="001F1A9D">
            <w:pPr>
              <w:cnfStyle w:val="100000000000" w:firstRow="1" w:lastRow="0" w:firstColumn="0" w:lastColumn="0" w:oddVBand="0" w:evenVBand="0" w:oddHBand="0" w:evenHBand="0" w:firstRowFirstColumn="0" w:firstRowLastColumn="0" w:lastRowFirstColumn="0" w:lastRowLastColumn="0"/>
              <w:rPr>
                <w:ins w:id="234" w:author="Musavi, Hamid [USA] [2]" w:date="2017-05-01T16:05:00Z"/>
              </w:rPr>
            </w:pPr>
            <w:ins w:id="235" w:author="Musavi, Hamid [USA] [2]" w:date="2017-05-01T16:05:00Z">
              <w:r>
                <w:t>Description</w:t>
              </w:r>
            </w:ins>
          </w:p>
        </w:tc>
        <w:tc>
          <w:tcPr>
            <w:tcW w:w="2150" w:type="dxa"/>
          </w:tcPr>
          <w:p w14:paraId="69EACAF4" w14:textId="77777777" w:rsidR="00BC38F2" w:rsidRDefault="00BC38F2" w:rsidP="001F1A9D">
            <w:pPr>
              <w:cnfStyle w:val="100000000000" w:firstRow="1" w:lastRow="0" w:firstColumn="0" w:lastColumn="0" w:oddVBand="0" w:evenVBand="0" w:oddHBand="0" w:evenHBand="0" w:firstRowFirstColumn="0" w:firstRowLastColumn="0" w:lastRowFirstColumn="0" w:lastRowLastColumn="0"/>
              <w:rPr>
                <w:ins w:id="236" w:author="Musavi, Hamid [USA] [2]" w:date="2017-05-01T16:05:00Z"/>
              </w:rPr>
            </w:pPr>
            <w:ins w:id="237" w:author="Musavi, Hamid [USA] [2]" w:date="2017-05-01T16:05:00Z">
              <w:r>
                <w:t>Algorithm</w:t>
              </w:r>
            </w:ins>
          </w:p>
        </w:tc>
        <w:tc>
          <w:tcPr>
            <w:tcW w:w="2139" w:type="dxa"/>
          </w:tcPr>
          <w:p w14:paraId="6F78ED98" w14:textId="7F99DD28" w:rsidR="00BC38F2" w:rsidRDefault="00614BE5" w:rsidP="001F1A9D">
            <w:pPr>
              <w:cnfStyle w:val="100000000000" w:firstRow="1" w:lastRow="0" w:firstColumn="0" w:lastColumn="0" w:oddVBand="0" w:evenVBand="0" w:oddHBand="0" w:evenHBand="0" w:firstRowFirstColumn="0" w:firstRowLastColumn="0" w:lastRowFirstColumn="0" w:lastRowLastColumn="0"/>
              <w:rPr>
                <w:ins w:id="238" w:author="Musavi, Hamid [USA] [2]" w:date="2017-05-01T16:05:00Z"/>
              </w:rPr>
            </w:pPr>
            <w:ins w:id="239" w:author="Musavi, Hamid [USA] [2]" w:date="2017-05-02T08:21:00Z">
              <w:r>
                <w:t>Criteria</w:t>
              </w:r>
            </w:ins>
          </w:p>
        </w:tc>
      </w:tr>
      <w:tr w:rsidR="001F1A9D" w14:paraId="4F838F82" w14:textId="77777777" w:rsidTr="00886A51">
        <w:trPr>
          <w:cnfStyle w:val="000000100000" w:firstRow="0" w:lastRow="0" w:firstColumn="0" w:lastColumn="0" w:oddVBand="0" w:evenVBand="0" w:oddHBand="1" w:evenHBand="0" w:firstRowFirstColumn="0" w:firstRowLastColumn="0" w:lastRowFirstColumn="0" w:lastRowLastColumn="0"/>
          <w:ins w:id="240" w:author="Musavi, Hamid [USA] [2]" w:date="2017-05-01T16:05:00Z"/>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BC38F2" w:rsidRDefault="00BC38F2" w:rsidP="00BC38F2">
            <w:pPr>
              <w:rPr>
                <w:ins w:id="241" w:author="Musavi, Hamid [USA] [2]" w:date="2017-05-01T16:05:00Z"/>
              </w:rPr>
            </w:pPr>
            <w:ins w:id="242" w:author="Musavi, Hamid [USA] [2]" w:date="2017-05-01T16:05:00Z">
              <w:r>
                <w:t xml:space="preserve">See </w:t>
              </w:r>
              <w:r>
                <w:fldChar w:fldCharType="begin"/>
              </w:r>
              <w:r>
                <w:instrText xml:space="preserve"> REF _Ref481149225 \h </w:instrText>
              </w:r>
            </w:ins>
            <w:ins w:id="243" w:author="Musavi, Hamid [USA] [2]" w:date="2017-05-01T16:05:00Z">
              <w:r>
                <w:fldChar w:fldCharType="separate"/>
              </w:r>
              <w:r>
                <w:t xml:space="preserve">Table </w:t>
              </w:r>
              <w:r>
                <w:rPr>
                  <w:noProof/>
                </w:rPr>
                <w:t>1</w:t>
              </w:r>
              <w:r>
                <w:t xml:space="preserve"> - </w:t>
              </w:r>
              <w:r w:rsidRPr="000970CE">
                <w:t>SCP Return Codes</w:t>
              </w:r>
              <w:r>
                <w:fldChar w:fldCharType="end"/>
              </w:r>
            </w:ins>
            <w:ins w:id="244" w:author="Musavi, Hamid [USA] [2]" w:date="2017-05-01T16:10:00Z">
              <w:r>
                <w:t xml:space="preserve"> for </w:t>
              </w:r>
            </w:ins>
            <w:ins w:id="245" w:author="Musavi, Hamid [USA] [2]" w:date="2017-05-01T16:11:00Z">
              <w:r>
                <w:t>“</w:t>
              </w:r>
            </w:ins>
            <w:ins w:id="246" w:author="Musavi, Hamid [USA] [2]" w:date="2017-05-01T16:10:00Z">
              <w:r>
                <w:t>copy</w:t>
              </w:r>
            </w:ins>
            <w:ins w:id="247" w:author="Musavi, Hamid [USA] [2]" w:date="2017-05-01T16:11:00Z">
              <w:r>
                <w:t>”</w:t>
              </w:r>
            </w:ins>
            <w:ins w:id="248" w:author="Musavi, Hamid [USA] [2]" w:date="2017-05-01T16:10:00Z">
              <w:r>
                <w:t xml:space="preserve"> function Messages</w:t>
              </w:r>
            </w:ins>
            <w:ins w:id="249" w:author="Musavi, Hamid [USA] [2]" w:date="2017-05-01T16:11:00Z">
              <w:r>
                <w:t xml:space="preserve"> and Alerts</w:t>
              </w:r>
            </w:ins>
          </w:p>
        </w:tc>
        <w:tc>
          <w:tcPr>
            <w:tcW w:w="2345" w:type="dxa"/>
          </w:tcPr>
          <w:p w14:paraId="626CCBA0" w14:textId="77777777" w:rsidR="00BC38F2" w:rsidRDefault="00BC38F2" w:rsidP="001F1A9D">
            <w:pPr>
              <w:cnfStyle w:val="000000100000" w:firstRow="0" w:lastRow="0" w:firstColumn="0" w:lastColumn="0" w:oddVBand="0" w:evenVBand="0" w:oddHBand="1" w:evenHBand="0" w:firstRowFirstColumn="0" w:firstRowLastColumn="0" w:lastRowFirstColumn="0" w:lastRowLastColumn="0"/>
              <w:rPr>
                <w:ins w:id="250" w:author="Musavi, Hamid [USA] [2]" w:date="2017-05-01T16:05:00Z"/>
              </w:rPr>
            </w:pPr>
            <w:ins w:id="251" w:author="Musavi, Hamid [USA] [2]" w:date="2017-05-01T16:05:00Z">
              <w:r>
                <w:t>Command exit code</w:t>
              </w:r>
            </w:ins>
          </w:p>
        </w:tc>
        <w:tc>
          <w:tcPr>
            <w:tcW w:w="2191" w:type="dxa"/>
          </w:tcPr>
          <w:p w14:paraId="02CC9537" w14:textId="78AEA7BF" w:rsidR="00BC38F2" w:rsidRDefault="00BC38F2" w:rsidP="001F1A9D">
            <w:pPr>
              <w:cnfStyle w:val="000000100000" w:firstRow="0" w:lastRow="0" w:firstColumn="0" w:lastColumn="0" w:oddVBand="0" w:evenVBand="0" w:oddHBand="1" w:evenHBand="0" w:firstRowFirstColumn="0" w:firstRowLastColumn="0" w:lastRowFirstColumn="0" w:lastRowLastColumn="0"/>
              <w:rPr>
                <w:ins w:id="252" w:author="Musavi, Hamid [USA] [2]" w:date="2017-05-01T16:05:00Z"/>
              </w:rPr>
            </w:pPr>
            <w:ins w:id="253" w:author="Musavi, Hamid [USA] [2]" w:date="2017-05-01T16:05:00Z">
              <w:r>
                <w:t xml:space="preserve">See </w:t>
              </w:r>
              <w:r>
                <w:fldChar w:fldCharType="begin"/>
              </w:r>
              <w:r>
                <w:instrText xml:space="preserve"> REF _Ref481149225 \h </w:instrText>
              </w:r>
            </w:ins>
            <w:ins w:id="254" w:author="Musavi, Hamid [USA] [2]" w:date="2017-05-01T16:05:00Z">
              <w:r>
                <w:fldChar w:fldCharType="separate"/>
              </w:r>
              <w:r>
                <w:t xml:space="preserve">Table </w:t>
              </w:r>
              <w:r>
                <w:rPr>
                  <w:noProof/>
                </w:rPr>
                <w:t>1</w:t>
              </w:r>
              <w:r>
                <w:t xml:space="preserve"> - </w:t>
              </w:r>
              <w:r w:rsidRPr="000970CE">
                <w:t>SCP Return Codes</w:t>
              </w:r>
              <w:r>
                <w:fldChar w:fldCharType="end"/>
              </w:r>
            </w:ins>
            <w:ins w:id="255" w:author="Musavi, Hamid [USA] [2]" w:date="2017-05-01T16:10:00Z">
              <w:r>
                <w:t xml:space="preserve"> for </w:t>
              </w:r>
            </w:ins>
            <w:ins w:id="256" w:author="Musavi, Hamid [USA] [2]" w:date="2017-05-01T16:11:00Z">
              <w:r>
                <w:t>“</w:t>
              </w:r>
            </w:ins>
            <w:ins w:id="257" w:author="Musavi, Hamid [USA] [2]" w:date="2017-05-01T16:10:00Z">
              <w:r>
                <w:t>copy</w:t>
              </w:r>
            </w:ins>
            <w:ins w:id="258" w:author="Musavi, Hamid [USA] [2]" w:date="2017-05-01T16:11:00Z">
              <w:r>
                <w:t>”</w:t>
              </w:r>
            </w:ins>
            <w:ins w:id="259" w:author="Musavi, Hamid [USA] [2]" w:date="2017-05-01T16:10:00Z">
              <w:r>
                <w:t xml:space="preserve"> function</w:t>
              </w:r>
            </w:ins>
            <w:ins w:id="260" w:author="Musavi, Hamid [USA] [2]" w:date="2017-05-01T16:11:00Z">
              <w:r>
                <w:t xml:space="preserve"> Messages and Alerts</w:t>
              </w:r>
            </w:ins>
          </w:p>
        </w:tc>
        <w:tc>
          <w:tcPr>
            <w:tcW w:w="2150" w:type="dxa"/>
          </w:tcPr>
          <w:p w14:paraId="7D851B85" w14:textId="77777777" w:rsidR="00BC38F2" w:rsidRDefault="00BC38F2" w:rsidP="001F1A9D">
            <w:pPr>
              <w:cnfStyle w:val="000000100000" w:firstRow="0" w:lastRow="0" w:firstColumn="0" w:lastColumn="0" w:oddVBand="0" w:evenVBand="0" w:oddHBand="1" w:evenHBand="0" w:firstRowFirstColumn="0" w:firstRowLastColumn="0" w:lastRowFirstColumn="0" w:lastRowLastColumn="0"/>
              <w:rPr>
                <w:ins w:id="261" w:author="Musavi, Hamid [USA] [2]" w:date="2017-05-01T16:05:00Z"/>
              </w:rPr>
            </w:pPr>
            <w:ins w:id="262" w:author="Musavi, Hamid [USA] [2]" w:date="2017-05-01T16:05:00Z">
              <w:r>
                <w:t>Platform dependent</w:t>
              </w:r>
            </w:ins>
          </w:p>
        </w:tc>
        <w:tc>
          <w:tcPr>
            <w:tcW w:w="2139" w:type="dxa"/>
          </w:tcPr>
          <w:p w14:paraId="767DB487" w14:textId="77777777" w:rsidR="00BC38F2" w:rsidRDefault="00BC38F2" w:rsidP="001F1A9D">
            <w:pPr>
              <w:cnfStyle w:val="000000100000" w:firstRow="0" w:lastRow="0" w:firstColumn="0" w:lastColumn="0" w:oddVBand="0" w:evenVBand="0" w:oddHBand="1" w:evenHBand="0" w:firstRowFirstColumn="0" w:firstRowLastColumn="0" w:lastRowFirstColumn="0" w:lastRowLastColumn="0"/>
              <w:rPr>
                <w:ins w:id="263" w:author="Musavi, Hamid [USA] [2]" w:date="2017-05-01T16:05:00Z"/>
              </w:rPr>
            </w:pPr>
            <w:ins w:id="264" w:author="Musavi, Hamid [USA] [2]" w:date="2017-05-01T16:05:00Z">
              <w:r>
                <w:t>Platform dependent</w:t>
              </w:r>
            </w:ins>
          </w:p>
        </w:tc>
      </w:tr>
      <w:tr w:rsidR="0094706F" w14:paraId="222C67DF" w14:textId="77777777" w:rsidTr="00886A51">
        <w:trPr>
          <w:ins w:id="265" w:author="Musavi, Hamid [USA] [2]" w:date="2017-05-01T16:05:00Z"/>
        </w:trPr>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886A51" w:rsidRDefault="0094706F" w:rsidP="0094706F">
            <w:pPr>
              <w:rPr>
                <w:ins w:id="266" w:author="Musavi, Hamid [USA] [2]" w:date="2017-05-01T17:08:00Z"/>
              </w:rPr>
            </w:pPr>
            <w:ins w:id="267" w:author="Musavi, Hamid [USA] [2]" w:date="2017-05-01T16:12:00Z">
              <w:r>
                <w:t xml:space="preserve">Post-copy: </w:t>
              </w:r>
            </w:ins>
          </w:p>
          <w:p w14:paraId="696BD892" w14:textId="77777777" w:rsidR="0094706F" w:rsidRDefault="0094706F">
            <w:pPr>
              <w:pStyle w:val="ListParagraph"/>
              <w:numPr>
                <w:ilvl w:val="0"/>
                <w:numId w:val="49"/>
              </w:numPr>
              <w:rPr>
                <w:ins w:id="268" w:author="Musavi, Hamid [USA] [2]" w:date="2017-05-01T17:08:00Z"/>
              </w:rPr>
              <w:pPrChange w:id="269" w:author="Musavi, Hamid [USA] [2]" w:date="2017-05-01T17:08:00Z">
                <w:pPr/>
              </w:pPrChange>
            </w:pPr>
            <w:ins w:id="270" w:author="Musavi, Hamid [USA] [2]" w:date="2017-05-01T16:19:00Z">
              <w:r w:rsidRPr="00886A51">
                <w:t>“</w:t>
              </w:r>
            </w:ins>
            <w:ins w:id="271" w:author="Musavi, Hamid [USA] [2]" w:date="2017-05-01T16:27:00Z">
              <w:r w:rsidRPr="00886A51">
                <w:t>IMPORTER - Unable to open or process file: {}</w:t>
              </w:r>
            </w:ins>
            <w:ins w:id="272" w:author="Musavi, Hamid [USA] [2]" w:date="2017-05-01T16:23:00Z">
              <w:r w:rsidRPr="00886A51">
                <w:t>”</w:t>
              </w:r>
            </w:ins>
          </w:p>
          <w:p w14:paraId="052560CC" w14:textId="696055B8" w:rsidR="00886A51" w:rsidRPr="00886A51" w:rsidRDefault="00886A51">
            <w:pPr>
              <w:pStyle w:val="ListParagraph"/>
              <w:numPr>
                <w:ilvl w:val="1"/>
                <w:numId w:val="49"/>
              </w:numPr>
              <w:rPr>
                <w:ins w:id="273" w:author="Musavi, Hamid [USA] [2]" w:date="2017-05-01T16:05:00Z"/>
              </w:rPr>
              <w:pPrChange w:id="274" w:author="Musavi, Hamid [USA] [2]" w:date="2017-05-01T17:08:00Z">
                <w:pPr/>
              </w:pPrChange>
            </w:pPr>
            <w:proofErr w:type="spellStart"/>
            <w:ins w:id="275" w:author="Musavi, Hamid [USA] [2]" w:date="2017-05-01T17:08:00Z">
              <w:r w:rsidRPr="001F1A9D">
                <w:t>FileNotFoundException</w:t>
              </w:r>
            </w:ins>
            <w:proofErr w:type="spellEnd"/>
          </w:p>
        </w:tc>
        <w:tc>
          <w:tcPr>
            <w:tcW w:w="2345" w:type="dxa"/>
          </w:tcPr>
          <w:p w14:paraId="05FF1B2D" w14:textId="70A6BDF6" w:rsidR="0094706F" w:rsidRDefault="0094706F" w:rsidP="0094706F">
            <w:pPr>
              <w:cnfStyle w:val="000000000000" w:firstRow="0" w:lastRow="0" w:firstColumn="0" w:lastColumn="0" w:oddVBand="0" w:evenVBand="0" w:oddHBand="0" w:evenHBand="0" w:firstRowFirstColumn="0" w:firstRowLastColumn="0" w:lastRowFirstColumn="0" w:lastRowLastColumn="0"/>
              <w:rPr>
                <w:ins w:id="276" w:author="Musavi, Hamid [USA] [2]" w:date="2017-05-01T16:05:00Z"/>
              </w:rPr>
            </w:pPr>
            <w:ins w:id="277" w:author="Musavi, Hamid [USA] [2]" w:date="2017-05-01T16:13:00Z">
              <w:r>
                <w:t>Application log file</w:t>
              </w:r>
            </w:ins>
          </w:p>
        </w:tc>
        <w:tc>
          <w:tcPr>
            <w:tcW w:w="2191" w:type="dxa"/>
          </w:tcPr>
          <w:p w14:paraId="26C22F24" w14:textId="507710D3" w:rsidR="0094706F" w:rsidRDefault="00886A51" w:rsidP="00886A51">
            <w:pPr>
              <w:cnfStyle w:val="000000000000" w:firstRow="0" w:lastRow="0" w:firstColumn="0" w:lastColumn="0" w:oddVBand="0" w:evenVBand="0" w:oddHBand="0" w:evenHBand="0" w:firstRowFirstColumn="0" w:firstRowLastColumn="0" w:lastRowFirstColumn="0" w:lastRowLastColumn="0"/>
              <w:rPr>
                <w:ins w:id="278" w:author="Musavi, Hamid [USA] [2]" w:date="2017-05-01T16:05:00Z"/>
              </w:rPr>
            </w:pPr>
            <w:ins w:id="279" w:author="Musavi, Hamid [USA] [2]" w:date="2017-05-01T17:05:00Z">
              <w:r>
                <w:t xml:space="preserve">When a data file is copied into one of the ODE upload folders, ODE will try to open the file and process its content. </w:t>
              </w:r>
            </w:ins>
            <w:ins w:id="280" w:author="Musavi, Hamid [USA] [2]" w:date="2017-05-01T17:09:00Z">
              <w:r>
                <w:t>This error message is logged when ODE fails to open the file</w:t>
              </w:r>
            </w:ins>
            <w:ins w:id="281" w:author="Musavi, Hamid [USA] [2]" w:date="2017-05-01T17:10:00Z">
              <w:r>
                <w:t xml:space="preserve"> due to file not being</w:t>
              </w:r>
            </w:ins>
            <w:ins w:id="282" w:author="Musavi, Hamid [USA] [2]" w:date="2017-05-02T08:21:00Z">
              <w:r w:rsidR="00614BE5">
                <w:t xml:space="preserve"> </w:t>
              </w:r>
            </w:ins>
            <w:ins w:id="283" w:author="Musavi, Hamid [USA] [2]" w:date="2017-05-01T17:10:00Z">
              <w:r>
                <w:t>present</w:t>
              </w:r>
            </w:ins>
            <w:ins w:id="284" w:author="Musavi, Hamid [USA] [2]" w:date="2017-05-01T17:09:00Z">
              <w:r>
                <w:t>.</w:t>
              </w:r>
            </w:ins>
          </w:p>
        </w:tc>
        <w:tc>
          <w:tcPr>
            <w:tcW w:w="2150" w:type="dxa"/>
          </w:tcPr>
          <w:p w14:paraId="02974ED9" w14:textId="21F24403" w:rsidR="0094706F" w:rsidRDefault="0094706F" w:rsidP="0094706F">
            <w:pPr>
              <w:cnfStyle w:val="000000000000" w:firstRow="0" w:lastRow="0" w:firstColumn="0" w:lastColumn="0" w:oddVBand="0" w:evenVBand="0" w:oddHBand="0" w:evenHBand="0" w:firstRowFirstColumn="0" w:firstRowLastColumn="0" w:lastRowFirstColumn="0" w:lastRowLastColumn="0"/>
              <w:rPr>
                <w:ins w:id="285" w:author="Musavi, Hamid [USA] [2]" w:date="2017-05-01T16:05:00Z"/>
              </w:rPr>
            </w:pPr>
            <w:ins w:id="286" w:author="Musavi, Hamid [USA] [2]" w:date="2017-05-01T16:27:00Z">
              <w:r>
                <w:t>I</w:t>
              </w:r>
              <w:r w:rsidRPr="001F1A9D">
                <w:t>f the file does not exist</w:t>
              </w:r>
              <w:r>
                <w:t xml:space="preserve"> when ODE starts to process it </w:t>
              </w:r>
              <w:r w:rsidRPr="001F1A9D">
                <w:t>or for some other reas</w:t>
              </w:r>
              <w:r>
                <w:t>on cannot be opened for reading, this message is logged in the application log file.</w:t>
              </w:r>
            </w:ins>
          </w:p>
        </w:tc>
        <w:tc>
          <w:tcPr>
            <w:tcW w:w="2139" w:type="dxa"/>
          </w:tcPr>
          <w:p w14:paraId="01B89B59" w14:textId="4CC64230" w:rsidR="0094706F" w:rsidRDefault="0094706F" w:rsidP="0094706F">
            <w:pPr>
              <w:cnfStyle w:val="000000000000" w:firstRow="0" w:lastRow="0" w:firstColumn="0" w:lastColumn="0" w:oddVBand="0" w:evenVBand="0" w:oddHBand="0" w:evenHBand="0" w:firstRowFirstColumn="0" w:firstRowLastColumn="0" w:lastRowFirstColumn="0" w:lastRowLastColumn="0"/>
              <w:rPr>
                <w:ins w:id="287" w:author="Musavi, Hamid [USA] [2]" w:date="2017-05-01T16:05:00Z"/>
              </w:rPr>
            </w:pPr>
            <w:ins w:id="288" w:author="Musavi, Hamid [USA] [2]" w:date="2017-05-01T16:24:00Z">
              <w:r>
                <w:t>File does not exist when ODE</w:t>
              </w:r>
            </w:ins>
            <w:ins w:id="289" w:author="Musavi, Hamid [USA] [2]" w:date="2017-05-01T16:25:00Z">
              <w:r>
                <w:t xml:space="preserve"> start</w:t>
              </w:r>
            </w:ins>
            <w:ins w:id="290" w:author="Musavi, Hamid [USA] [2]" w:date="2017-05-02T08:21:00Z">
              <w:r w:rsidR="00614BE5">
                <w:t>s</w:t>
              </w:r>
            </w:ins>
            <w:ins w:id="291" w:author="Musavi, Hamid [USA] [2]" w:date="2017-05-01T16:25:00Z">
              <w:r>
                <w:t xml:space="preserve"> to process</w:t>
              </w:r>
            </w:ins>
            <w:ins w:id="292" w:author="Musavi, Hamid [USA] [2]" w:date="2017-05-01T16:26:00Z">
              <w:r>
                <w:t xml:space="preserve"> the file.</w:t>
              </w:r>
            </w:ins>
          </w:p>
        </w:tc>
      </w:tr>
      <w:tr w:rsidR="00886A51" w14:paraId="52100D5B" w14:textId="77777777" w:rsidTr="001F788C">
        <w:trPr>
          <w:cnfStyle w:val="000000100000" w:firstRow="0" w:lastRow="0" w:firstColumn="0" w:lastColumn="0" w:oddVBand="0" w:evenVBand="0" w:oddHBand="1" w:evenHBand="0" w:firstRowFirstColumn="0" w:firstRowLastColumn="0" w:lastRowFirstColumn="0" w:lastRowLastColumn="0"/>
          <w:ins w:id="293" w:author="Musavi, Hamid [USA] [2]" w:date="2017-05-01T17:11:00Z"/>
        </w:trPr>
        <w:tc>
          <w:tcPr>
            <w:cnfStyle w:val="001000000000" w:firstRow="0" w:lastRow="0" w:firstColumn="1" w:lastColumn="0" w:oddVBand="0" w:evenVBand="0" w:oddHBand="0" w:evenHBand="0" w:firstRowFirstColumn="0" w:firstRowLastColumn="0" w:lastRowFirstColumn="0" w:lastRowLastColumn="0"/>
            <w:tcW w:w="4125" w:type="dxa"/>
          </w:tcPr>
          <w:p w14:paraId="03BF8C9E" w14:textId="77777777" w:rsidR="00886A51" w:rsidRDefault="00886A51" w:rsidP="001F788C">
            <w:pPr>
              <w:pStyle w:val="ListParagraph"/>
              <w:numPr>
                <w:ilvl w:val="0"/>
                <w:numId w:val="49"/>
              </w:numPr>
              <w:rPr>
                <w:ins w:id="294" w:author="Musavi, Hamid [USA] [2]" w:date="2017-05-01T17:11:00Z"/>
              </w:rPr>
            </w:pPr>
            <w:ins w:id="295" w:author="Musavi, Hamid [USA] [2]" w:date="2017-05-01T17:11:00Z">
              <w:r w:rsidRPr="00886A51">
                <w:t xml:space="preserve">“IMPORTER - Unable to open or process file: {}” </w:t>
              </w:r>
            </w:ins>
          </w:p>
          <w:p w14:paraId="66824018" w14:textId="77777777" w:rsidR="00886A51" w:rsidRPr="00886A51" w:rsidRDefault="00886A51" w:rsidP="001F788C">
            <w:pPr>
              <w:pStyle w:val="ListParagraph"/>
              <w:numPr>
                <w:ilvl w:val="1"/>
                <w:numId w:val="49"/>
              </w:numPr>
              <w:rPr>
                <w:ins w:id="296" w:author="Musavi, Hamid [USA] [2]" w:date="2017-05-01T17:11:00Z"/>
              </w:rPr>
            </w:pPr>
            <w:proofErr w:type="spellStart"/>
            <w:ins w:id="297" w:author="Musavi, Hamid [USA] [2]" w:date="2017-05-01T17:11:00Z">
              <w:r w:rsidRPr="001F1A9D">
                <w:t>SecurityException</w:t>
              </w:r>
              <w:proofErr w:type="spellEnd"/>
            </w:ins>
          </w:p>
        </w:tc>
        <w:tc>
          <w:tcPr>
            <w:tcW w:w="2345" w:type="dxa"/>
          </w:tcPr>
          <w:p w14:paraId="2DE1C97D" w14:textId="77777777" w:rsidR="00886A51" w:rsidRDefault="00886A51" w:rsidP="001F788C">
            <w:pPr>
              <w:cnfStyle w:val="000000100000" w:firstRow="0" w:lastRow="0" w:firstColumn="0" w:lastColumn="0" w:oddVBand="0" w:evenVBand="0" w:oddHBand="1" w:evenHBand="0" w:firstRowFirstColumn="0" w:firstRowLastColumn="0" w:lastRowFirstColumn="0" w:lastRowLastColumn="0"/>
              <w:rPr>
                <w:ins w:id="298" w:author="Musavi, Hamid [USA] [2]" w:date="2017-05-01T17:11:00Z"/>
              </w:rPr>
            </w:pPr>
            <w:ins w:id="299" w:author="Musavi, Hamid [USA] [2]" w:date="2017-05-01T17:11:00Z">
              <w:r>
                <w:t>Application log file</w:t>
              </w:r>
            </w:ins>
          </w:p>
        </w:tc>
        <w:tc>
          <w:tcPr>
            <w:tcW w:w="2191" w:type="dxa"/>
          </w:tcPr>
          <w:p w14:paraId="49FB820C" w14:textId="77777777" w:rsidR="00886A51" w:rsidRDefault="00886A51" w:rsidP="001F788C">
            <w:pPr>
              <w:cnfStyle w:val="000000100000" w:firstRow="0" w:lastRow="0" w:firstColumn="0" w:lastColumn="0" w:oddVBand="0" w:evenVBand="0" w:oddHBand="1" w:evenHBand="0" w:firstRowFirstColumn="0" w:firstRowLastColumn="0" w:lastRowFirstColumn="0" w:lastRowLastColumn="0"/>
              <w:rPr>
                <w:ins w:id="300" w:author="Musavi, Hamid [USA] [2]" w:date="2017-05-01T17:11:00Z"/>
              </w:rPr>
            </w:pPr>
            <w:ins w:id="301" w:author="Musavi, Hamid [USA] [2]" w:date="2017-05-01T17:11:00Z">
              <w:r>
                <w:t>When a data file is copied into one of the ODE upload folders, ODE will try to open the file and process its content. This error message is logged when ODE fails to read the file due to lack of Java security privileges.</w:t>
              </w:r>
            </w:ins>
          </w:p>
        </w:tc>
        <w:tc>
          <w:tcPr>
            <w:tcW w:w="2150" w:type="dxa"/>
          </w:tcPr>
          <w:p w14:paraId="50B8E4B2" w14:textId="3164F237" w:rsidR="00886A51" w:rsidRDefault="00886A51" w:rsidP="001F788C">
            <w:pPr>
              <w:cnfStyle w:val="000000100000" w:firstRow="0" w:lastRow="0" w:firstColumn="0" w:lastColumn="0" w:oddVBand="0" w:evenVBand="0" w:oddHBand="1" w:evenHBand="0" w:firstRowFirstColumn="0" w:firstRowLastColumn="0" w:lastRowFirstColumn="0" w:lastRowLastColumn="0"/>
              <w:rPr>
                <w:ins w:id="302" w:author="Musavi, Hamid [USA] [2]" w:date="2017-05-01T17:11:00Z"/>
              </w:rPr>
            </w:pPr>
            <w:ins w:id="303" w:author="Musavi, Hamid [USA] [2]" w:date="2017-05-01T17:11:00Z">
              <w:r>
                <w:t>I</w:t>
              </w:r>
              <w:r w:rsidRPr="001F1A9D">
                <w:t xml:space="preserve">f a security manager exists and its </w:t>
              </w:r>
              <w:proofErr w:type="spellStart"/>
              <w:r w:rsidRPr="001F1A9D">
                <w:t>checkRead</w:t>
              </w:r>
              <w:proofErr w:type="spellEnd"/>
              <w:r w:rsidRPr="001F1A9D">
                <w:t xml:space="preserve"> method</w:t>
              </w:r>
              <w:r>
                <w:t xml:space="preserve"> denies read access to the file, a message will be logged to the application log file.”</w:t>
              </w:r>
            </w:ins>
          </w:p>
        </w:tc>
        <w:tc>
          <w:tcPr>
            <w:tcW w:w="2139" w:type="dxa"/>
          </w:tcPr>
          <w:p w14:paraId="602A4E70" w14:textId="77777777" w:rsidR="00886A51" w:rsidRDefault="00886A51" w:rsidP="001F788C">
            <w:pPr>
              <w:cnfStyle w:val="000000100000" w:firstRow="0" w:lastRow="0" w:firstColumn="0" w:lastColumn="0" w:oddVBand="0" w:evenVBand="0" w:oddHBand="1" w:evenHBand="0" w:firstRowFirstColumn="0" w:firstRowLastColumn="0" w:lastRowFirstColumn="0" w:lastRowLastColumn="0"/>
              <w:rPr>
                <w:ins w:id="304" w:author="Musavi, Hamid [USA] [2]" w:date="2017-05-01T17:11:00Z"/>
              </w:rPr>
            </w:pPr>
            <w:ins w:id="305" w:author="Musavi, Hamid [USA] [2]" w:date="2017-05-01T17:11:00Z">
              <w:r>
                <w:t>ODE does not have permission to process the file.</w:t>
              </w:r>
            </w:ins>
          </w:p>
        </w:tc>
      </w:tr>
      <w:tr w:rsidR="00886A51" w14:paraId="74290482" w14:textId="77777777" w:rsidTr="001F788C">
        <w:trPr>
          <w:ins w:id="306" w:author="Musavi, Hamid [USA] [2]" w:date="2017-05-01T17:12:00Z"/>
        </w:trPr>
        <w:tc>
          <w:tcPr>
            <w:cnfStyle w:val="001000000000" w:firstRow="0" w:lastRow="0" w:firstColumn="1" w:lastColumn="0" w:oddVBand="0" w:evenVBand="0" w:oddHBand="0" w:evenHBand="0" w:firstRowFirstColumn="0" w:firstRowLastColumn="0" w:lastRowFirstColumn="0" w:lastRowLastColumn="0"/>
            <w:tcW w:w="4125" w:type="dxa"/>
          </w:tcPr>
          <w:p w14:paraId="624A96E3" w14:textId="77777777" w:rsidR="00886A51" w:rsidRDefault="00886A51" w:rsidP="001F788C">
            <w:pPr>
              <w:pStyle w:val="ListParagraph"/>
              <w:numPr>
                <w:ilvl w:val="0"/>
                <w:numId w:val="49"/>
              </w:numPr>
              <w:rPr>
                <w:ins w:id="307" w:author="Musavi, Hamid [USA] [2]" w:date="2017-05-01T17:12:00Z"/>
              </w:rPr>
            </w:pPr>
            <w:ins w:id="308" w:author="Musavi, Hamid [USA] [2]" w:date="2017-05-01T17:12:00Z">
              <w:r w:rsidRPr="00886A51">
                <w:lastRenderedPageBreak/>
                <w:t xml:space="preserve">“IMPORTER - Unable to open or process file: {}” </w:t>
              </w:r>
            </w:ins>
          </w:p>
          <w:p w14:paraId="29DF7508" w14:textId="77777777" w:rsidR="00886A51" w:rsidRDefault="00886A51" w:rsidP="00886A51">
            <w:pPr>
              <w:pStyle w:val="ListParagraph"/>
              <w:numPr>
                <w:ilvl w:val="1"/>
                <w:numId w:val="49"/>
              </w:numPr>
              <w:rPr>
                <w:ins w:id="309" w:author="Musavi, Hamid [USA] [2]" w:date="2017-05-01T17:12:00Z"/>
              </w:rPr>
            </w:pPr>
            <w:ins w:id="310" w:author="Musavi, Hamid [USA] [2]" w:date="2017-05-01T17:12:00Z">
              <w:r w:rsidRPr="00886A51">
                <w:t>"Error decoding data."</w:t>
              </w:r>
            </w:ins>
          </w:p>
          <w:p w14:paraId="628B7A80" w14:textId="2E345CF8" w:rsidR="00886A51" w:rsidRPr="00886A51" w:rsidRDefault="00886A51">
            <w:pPr>
              <w:rPr>
                <w:ins w:id="311" w:author="Musavi, Hamid [USA] [2]" w:date="2017-05-01T17:12:00Z"/>
              </w:rPr>
              <w:pPrChange w:id="312" w:author="Musavi, Hamid [USA] [2]" w:date="2017-05-01T17:15:00Z">
                <w:pPr>
                  <w:pStyle w:val="ListParagraph"/>
                  <w:numPr>
                    <w:ilvl w:val="1"/>
                    <w:numId w:val="49"/>
                  </w:numPr>
                  <w:ind w:left="1440" w:hanging="360"/>
                </w:pPr>
              </w:pPrChange>
            </w:pPr>
          </w:p>
        </w:tc>
        <w:tc>
          <w:tcPr>
            <w:tcW w:w="2345" w:type="dxa"/>
          </w:tcPr>
          <w:p w14:paraId="1BE759E4" w14:textId="77777777" w:rsidR="00886A51" w:rsidRDefault="00886A51" w:rsidP="001F788C">
            <w:pPr>
              <w:cnfStyle w:val="000000000000" w:firstRow="0" w:lastRow="0" w:firstColumn="0" w:lastColumn="0" w:oddVBand="0" w:evenVBand="0" w:oddHBand="0" w:evenHBand="0" w:firstRowFirstColumn="0" w:firstRowLastColumn="0" w:lastRowFirstColumn="0" w:lastRowLastColumn="0"/>
              <w:rPr>
                <w:ins w:id="313" w:author="Musavi, Hamid [USA] [2]" w:date="2017-05-01T17:12:00Z"/>
              </w:rPr>
            </w:pPr>
            <w:ins w:id="314" w:author="Musavi, Hamid [USA] [2]" w:date="2017-05-01T17:12:00Z">
              <w:r>
                <w:t>Application log file</w:t>
              </w:r>
            </w:ins>
          </w:p>
        </w:tc>
        <w:tc>
          <w:tcPr>
            <w:tcW w:w="2191" w:type="dxa"/>
          </w:tcPr>
          <w:p w14:paraId="15704E0E" w14:textId="4AC912D4" w:rsidR="00886A51" w:rsidRDefault="00886A51" w:rsidP="00886A51">
            <w:pPr>
              <w:cnfStyle w:val="000000000000" w:firstRow="0" w:lastRow="0" w:firstColumn="0" w:lastColumn="0" w:oddVBand="0" w:evenVBand="0" w:oddHBand="0" w:evenHBand="0" w:firstRowFirstColumn="0" w:firstRowLastColumn="0" w:lastRowFirstColumn="0" w:lastRowLastColumn="0"/>
              <w:rPr>
                <w:ins w:id="315" w:author="Musavi, Hamid [USA] [2]" w:date="2017-05-01T17:12:00Z"/>
              </w:rPr>
            </w:pPr>
            <w:ins w:id="316" w:author="Musavi, Hamid [USA] [2]" w:date="2017-05-01T17:12:00Z">
              <w:r>
                <w:t xml:space="preserve">When a data file is copied into one of the ODE upload folders, ODE will try to open the file and process its content. This error message is logged when ODE fails to </w:t>
              </w:r>
            </w:ins>
            <w:ins w:id="317" w:author="Musavi, Hamid [USA] [2]" w:date="2017-05-01T17:15:00Z">
              <w:r>
                <w:t>decode the data from ASN.1 format.</w:t>
              </w:r>
            </w:ins>
          </w:p>
        </w:tc>
        <w:tc>
          <w:tcPr>
            <w:tcW w:w="2150" w:type="dxa"/>
          </w:tcPr>
          <w:p w14:paraId="106F3AD7" w14:textId="6C86BD93" w:rsidR="00886A51" w:rsidRDefault="00886A51" w:rsidP="001F788C">
            <w:pPr>
              <w:cnfStyle w:val="000000000000" w:firstRow="0" w:lastRow="0" w:firstColumn="0" w:lastColumn="0" w:oddVBand="0" w:evenVBand="0" w:oddHBand="0" w:evenHBand="0" w:firstRowFirstColumn="0" w:firstRowLastColumn="0" w:lastRowFirstColumn="0" w:lastRowLastColumn="0"/>
              <w:rPr>
                <w:ins w:id="318" w:author="Musavi, Hamid [USA] [2]" w:date="2017-05-01T17:12:00Z"/>
              </w:rPr>
            </w:pPr>
            <w:ins w:id="319" w:author="Musavi, Hamid [USA] [2]" w:date="2017-05-01T17:16:00Z">
              <w:r>
                <w:t xml:space="preserve">If the message is not </w:t>
              </w:r>
              <w:r w:rsidR="00C910EC">
                <w:t>encoded to the expected ASN.1 encoding, ODE will raise this error to indicate failure to decode the data.</w:t>
              </w:r>
            </w:ins>
          </w:p>
        </w:tc>
        <w:tc>
          <w:tcPr>
            <w:tcW w:w="2139" w:type="dxa"/>
          </w:tcPr>
          <w:p w14:paraId="16311616" w14:textId="2C2953F1" w:rsidR="00886A51" w:rsidRDefault="00C910EC" w:rsidP="001F788C">
            <w:pPr>
              <w:cnfStyle w:val="000000000000" w:firstRow="0" w:lastRow="0" w:firstColumn="0" w:lastColumn="0" w:oddVBand="0" w:evenVBand="0" w:oddHBand="0" w:evenHBand="0" w:firstRowFirstColumn="0" w:firstRowLastColumn="0" w:lastRowFirstColumn="0" w:lastRowLastColumn="0"/>
              <w:rPr>
                <w:ins w:id="320" w:author="Musavi, Hamid [USA] [2]" w:date="2017-05-01T17:12:00Z"/>
              </w:rPr>
            </w:pPr>
            <w:ins w:id="321" w:author="Musavi, Hamid [USA] [2]" w:date="2017-05-01T17:17:00Z">
              <w:r>
                <w:t>Message is encoded incorrectly.</w:t>
              </w:r>
            </w:ins>
          </w:p>
        </w:tc>
      </w:tr>
    </w:tbl>
    <w:p w14:paraId="496813CB" w14:textId="77777777" w:rsidR="00BC38F2" w:rsidRDefault="00BC38F2" w:rsidP="00BC38F2">
      <w:pPr>
        <w:rPr>
          <w:ins w:id="322" w:author="Musavi, Hamid [USA] [2]" w:date="2017-05-01T16:05:00Z"/>
        </w:rPr>
      </w:pPr>
    </w:p>
    <w:p w14:paraId="3D0EB364" w14:textId="77777777" w:rsidR="00273B65" w:rsidRPr="00273B65" w:rsidRDefault="00273B65" w:rsidP="00273B65"/>
    <w:p w14:paraId="6047B379" w14:textId="77777777" w:rsidR="00C26C45" w:rsidRDefault="00C26C45" w:rsidP="00A55F58">
      <w:pPr>
        <w:pStyle w:val="Heading2"/>
      </w:pPr>
      <w:bookmarkStart w:id="323" w:name="_Ref476570427"/>
      <w:bookmarkStart w:id="324" w:name="_Ref476570491"/>
      <w:bookmarkStart w:id="325" w:name="_Toc478121070"/>
      <w:r w:rsidRPr="001E40C7">
        <w:t xml:space="preserve">ODE </w:t>
      </w:r>
      <w:r w:rsidR="005D1916">
        <w:t>REST</w:t>
      </w:r>
      <w:r w:rsidRPr="001E40C7">
        <w:t xml:space="preserve"> API</w:t>
      </w:r>
      <w:bookmarkEnd w:id="87"/>
      <w:bookmarkEnd w:id="88"/>
      <w:bookmarkEnd w:id="323"/>
      <w:bookmarkEnd w:id="324"/>
      <w:bookmarkEnd w:id="325"/>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spellStart"/>
      <w:r w:rsidR="00A55F58">
        <w:rPr>
          <w:rFonts w:ascii="Courier New" w:hAnsi="Courier New" w:cs="Courier New"/>
        </w:rPr>
        <w:t>ip:port</w:t>
      </w:r>
      <w:proofErr w:type="spellEnd"/>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326"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327" w:name="_Ref476590854"/>
      <w:r>
        <w:t>Figure</w:t>
      </w:r>
      <w:r w:rsidR="00ED0E13">
        <w:t xml:space="preserve"> </w:t>
      </w:r>
      <w:r w:rsidR="001F1A9D">
        <w:fldChar w:fldCharType="begin"/>
      </w:r>
      <w:r w:rsidR="001F1A9D">
        <w:instrText xml:space="preserve"> SEQ Figure \* ARABIC </w:instrText>
      </w:r>
      <w:r w:rsidR="001F1A9D">
        <w:fldChar w:fldCharType="separate"/>
      </w:r>
      <w:r>
        <w:rPr>
          <w:noProof/>
        </w:rPr>
        <w:t>2</w:t>
      </w:r>
      <w:r w:rsidR="001F1A9D">
        <w:rPr>
          <w:noProof/>
        </w:rPr>
        <w:fldChar w:fldCharType="end"/>
      </w:r>
      <w:bookmarkEnd w:id="327"/>
      <w:r w:rsidR="00ED0E13">
        <w:t xml:space="preserve"> - </w:t>
      </w:r>
      <w:r w:rsidR="00ED0E13" w:rsidRPr="001B7751">
        <w:t xml:space="preserve">ODE </w:t>
      </w:r>
      <w:r>
        <w:t>REST</w:t>
      </w:r>
      <w:bookmarkEnd w:id="326"/>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328" w:name="_Toc478121071"/>
      <w:commentRangeStart w:id="329"/>
      <w:r>
        <w:t>Upload BSM File</w:t>
      </w:r>
      <w:bookmarkEnd w:id="328"/>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 xml:space="preserve">&lt;type: </w:t>
            </w:r>
            <w:proofErr w:type="spellStart"/>
            <w:r>
              <w:rPr>
                <w:rFonts w:ascii="Courier New" w:hAnsi="Courier New" w:cs="Courier New"/>
              </w:rPr>
              <w:t>bsm</w:t>
            </w:r>
            <w:proofErr w:type="spellEnd"/>
            <w:r>
              <w:rPr>
                <w:rFonts w:ascii="Courier New" w:hAnsi="Courier New" w:cs="Courier New"/>
              </w:rPr>
              <w:t xml:space="preserve"> (or) </w:t>
            </w:r>
            <w:proofErr w:type="spellStart"/>
            <w:r>
              <w:rPr>
                <w:rFonts w:ascii="Courier New" w:hAnsi="Courier New" w:cs="Courier New"/>
              </w:rPr>
              <w:t>messageFrame</w:t>
            </w:r>
            <w:proofErr w:type="spellEnd"/>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proofErr w:type="spellStart"/>
                  <w:r>
                    <w:rPr>
                      <w:rFonts w:ascii="Courier New" w:hAnsi="Courier New" w:cs="Courier New"/>
                    </w:rPr>
                    <w:t>bsm</w:t>
                  </w:r>
                  <w:proofErr w:type="spellEnd"/>
                  <w:r>
                    <w:rPr>
                      <w:rFonts w:ascii="Courier New" w:hAnsi="Courier New" w:cs="Courier New"/>
                    </w:rPr>
                    <w:t xml:space="preserve"> | </w:t>
                  </w:r>
                  <w:proofErr w:type="spellStart"/>
                  <w:r>
                    <w:rPr>
                      <w:rFonts w:ascii="Courier New" w:hAnsi="Courier New" w:cs="Courier New"/>
                    </w:rPr>
                    <w:t>messageFrame</w:t>
                  </w:r>
                  <w:proofErr w:type="spellEnd"/>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spellStart"/>
                  <w:r>
                    <w:rPr>
                      <w:rFonts w:ascii="Courier New" w:hAnsi="Courier New" w:cs="Courier New"/>
                    </w:rPr>
                    <w:t>Status:success</w:t>
                  </w:r>
                  <w:proofErr w:type="spell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1F1A9D">
        <w:fldChar w:fldCharType="begin"/>
      </w:r>
      <w:r w:rsidR="001F1A9D">
        <w:instrText xml:space="preserve"> SEQ Table \* ARABIC </w:instrText>
      </w:r>
      <w:r w:rsidR="001F1A9D">
        <w:fldChar w:fldCharType="separate"/>
      </w:r>
      <w:r w:rsidR="00C910EC">
        <w:rPr>
          <w:noProof/>
        </w:rPr>
        <w:t>3</w:t>
      </w:r>
      <w:r w:rsidR="001F1A9D">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329"/>
      <w:r w:rsidR="00A529B3">
        <w:rPr>
          <w:rStyle w:val="CommentReference"/>
        </w:rPr>
        <w:commentReference w:id="329"/>
      </w:r>
    </w:p>
    <w:p w14:paraId="142BF94F" w14:textId="77777777" w:rsidR="00ED0E13" w:rsidRPr="005F7EB4" w:rsidRDefault="00ED0E13" w:rsidP="005F7EB4"/>
    <w:p w14:paraId="3AAAD05A" w14:textId="7B800CD4" w:rsidR="00F44C7C" w:rsidRDefault="00F44C7C" w:rsidP="00F44C7C">
      <w:pPr>
        <w:pStyle w:val="Heading3"/>
      </w:pPr>
      <w:bookmarkStart w:id="330" w:name="_Toc478121072"/>
      <w:bookmarkStart w:id="331" w:name="_Toc462052289"/>
      <w:bookmarkStart w:id="332" w:name="_Ref471804513"/>
      <w:r>
        <w:lastRenderedPageBreak/>
        <w:t xml:space="preserve">MANAGE SNMP </w:t>
      </w:r>
      <w:r w:rsidRPr="00E35BF2">
        <w:t>API</w:t>
      </w:r>
      <w:bookmarkEnd w:id="330"/>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333"/>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r w:rsidRPr="000D041D">
        <w:rPr>
          <w:rFonts w:ascii="Courier New" w:hAnsi="Courier New" w:cs="Courier New"/>
        </w:rPr>
        <w:t>basePath</w:t>
      </w:r>
      <w:proofErr w:type="spellEnd"/>
      <w:r w:rsidRPr="000D041D">
        <w:rPr>
          <w:rFonts w:ascii="Courier New" w:hAnsi="Courier New" w:cs="Courier New"/>
        </w:rPr>
        <w:t>: /</w:t>
      </w:r>
      <w:proofErr w:type="spellStart"/>
      <w:proofErr w:type="gramStart"/>
      <w:r>
        <w:rPr>
          <w:rFonts w:ascii="Courier New" w:hAnsi="Courier New" w:cs="Courier New"/>
        </w:rPr>
        <w:t>rsuHeartbeat?ip</w:t>
      </w:r>
      <w:proofErr w:type="spellEnd"/>
      <w:proofErr w:type="gramEnd"/>
      <w:r>
        <w:rPr>
          <w:rFonts w:ascii="Courier New" w:hAnsi="Courier New" w:cs="Courier New"/>
        </w:rPr>
        <w:t>=&lt;</w:t>
      </w:r>
      <w:proofErr w:type="spellStart"/>
      <w:r>
        <w:rPr>
          <w:rFonts w:ascii="Courier New" w:hAnsi="Courier New" w:cs="Courier New"/>
        </w:rPr>
        <w:t>ip_address</w:t>
      </w:r>
      <w:proofErr w:type="spellEnd"/>
      <w:r>
        <w:rPr>
          <w:rFonts w:ascii="Courier New" w:hAnsi="Courier New" w:cs="Courier New"/>
        </w:rPr>
        <w:t>&gt;&amp;</w:t>
      </w:r>
      <w:proofErr w:type="spellStart"/>
      <w:r>
        <w:rPr>
          <w:rFonts w:ascii="Courier New" w:hAnsi="Courier New" w:cs="Courier New"/>
        </w:rPr>
        <w:t>oid</w:t>
      </w:r>
      <w:proofErr w:type="spellEnd"/>
      <w:r>
        <w:rPr>
          <w:rFonts w:ascii="Courier New" w:hAnsi="Courier New" w:cs="Courier New"/>
        </w:rPr>
        <w:t>=&lt;</w:t>
      </w:r>
      <w:proofErr w:type="spellStart"/>
      <w:r>
        <w:rPr>
          <w:rFonts w:ascii="Courier New" w:hAnsi="Courier New" w:cs="Courier New"/>
        </w:rPr>
        <w:t>oid_string</w:t>
      </w:r>
      <w:proofErr w:type="spellEnd"/>
      <w:r>
        <w:rPr>
          <w:rFonts w:ascii="Courier New" w:hAnsi="Courier New" w:cs="Courier New"/>
        </w:rPr>
        <w:t>&gt;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333"/>
      <w:r w:rsidR="00A529B3">
        <w:rPr>
          <w:rStyle w:val="CommentReference"/>
        </w:rPr>
        <w:commentReference w:id="333"/>
      </w:r>
    </w:p>
    <w:p w14:paraId="6D121423" w14:textId="5FE8B672" w:rsidR="00A176FA" w:rsidRDefault="000B7E76" w:rsidP="00A176FA">
      <w:pPr>
        <w:pStyle w:val="Heading3"/>
      </w:pPr>
      <w:r>
        <w:t>TIM Interface</w:t>
      </w:r>
    </w:p>
    <w:p w14:paraId="7DAC2D78" w14:textId="2B3F622F" w:rsidR="00E145C0" w:rsidRPr="00E145C0" w:rsidRDefault="00E145C0" w:rsidP="00E145C0">
      <w:r>
        <w:t xml:space="preserve">Refer to the </w:t>
      </w:r>
      <w:hyperlink r:id="rId44" w:history="1">
        <w:proofErr w:type="spellStart"/>
        <w:r w:rsidRPr="00E145C0">
          <w:rPr>
            <w:rStyle w:val="Hyperlink"/>
          </w:rPr>
          <w:t>ODESwagger.yaml</w:t>
        </w:r>
        <w:proofErr w:type="spellEnd"/>
      </w:hyperlink>
      <w:r>
        <w:t xml:space="preserve"> for details of the TIM interface.</w:t>
      </w:r>
    </w:p>
    <w:p w14:paraId="6727AD29" w14:textId="2D3D87A3" w:rsidR="00C910EC" w:rsidRDefault="00C910EC" w:rsidP="00C910EC">
      <w:pPr>
        <w:pStyle w:val="Caption"/>
        <w:keepNext/>
      </w:pPr>
      <w:r>
        <w:t xml:space="preserve">Table </w:t>
      </w:r>
      <w:r>
        <w:fldChar w:fldCharType="begin"/>
      </w:r>
      <w:r>
        <w:instrText xml:space="preserve"> SEQ Table \* ARABIC </w:instrText>
      </w:r>
      <w:r>
        <w:fldChar w:fldCharType="separate"/>
      </w:r>
      <w:r>
        <w:rPr>
          <w:noProof/>
        </w:rPr>
        <w:t>4</w:t>
      </w:r>
      <w:r>
        <w:fldChar w:fldCharType="end"/>
      </w:r>
      <w:r>
        <w:t xml:space="preserve"> - Outbound TIM</w:t>
      </w:r>
      <w:r w:rsidRPr="00F31334">
        <w:t xml:space="preserve"> Messages and Alerts</w:t>
      </w:r>
    </w:p>
    <w:tbl>
      <w:tblPr>
        <w:tblStyle w:val="GridTable4-Accent11"/>
        <w:tblW w:w="13045" w:type="dxa"/>
        <w:tblLook w:val="04A0" w:firstRow="1" w:lastRow="0" w:firstColumn="1" w:lastColumn="0" w:noHBand="0" w:noVBand="1"/>
        <w:tblPrChange w:id="334" w:author="Musavi, Hamid [USA]" w:date="2017-05-02T22:38:00Z">
          <w:tblPr>
            <w:tblStyle w:val="GridTable4-Accent11"/>
            <w:tblW w:w="0" w:type="auto"/>
            <w:tblLook w:val="04A0" w:firstRow="1" w:lastRow="0" w:firstColumn="1" w:lastColumn="0" w:noHBand="0" w:noVBand="1"/>
          </w:tblPr>
        </w:tblPrChange>
      </w:tblPr>
      <w:tblGrid>
        <w:gridCol w:w="4585"/>
        <w:gridCol w:w="2070"/>
        <w:gridCol w:w="2499"/>
        <w:gridCol w:w="3891"/>
        <w:tblGridChange w:id="335">
          <w:tblGrid>
            <w:gridCol w:w="3383"/>
            <w:gridCol w:w="2070"/>
            <w:gridCol w:w="2499"/>
            <w:gridCol w:w="2499"/>
          </w:tblGrid>
        </w:tblGridChange>
      </w:tblGrid>
      <w:tr w:rsidR="009E0136" w14:paraId="74BB8349" w14:textId="77777777" w:rsidTr="009E0136">
        <w:trPr>
          <w:cnfStyle w:val="100000000000" w:firstRow="1" w:lastRow="0" w:firstColumn="0" w:lastColumn="0" w:oddVBand="0" w:evenVBand="0" w:oddHBand="0" w:evenHBand="0" w:firstRowFirstColumn="0" w:firstRowLastColumn="0" w:lastRowFirstColumn="0" w:lastRowLastColumn="0"/>
          <w:ins w:id="336" w:author="Musavi, Hamid [USA] [2]" w:date="2017-05-01T17:22:00Z"/>
        </w:trPr>
        <w:tc>
          <w:tcPr>
            <w:cnfStyle w:val="001000000000" w:firstRow="0" w:lastRow="0" w:firstColumn="1" w:lastColumn="0" w:oddVBand="0" w:evenVBand="0" w:oddHBand="0" w:evenHBand="0" w:firstRowFirstColumn="0" w:firstRowLastColumn="0" w:lastRowFirstColumn="0" w:lastRowLastColumn="0"/>
            <w:tcW w:w="4585" w:type="dxa"/>
            <w:tcPrChange w:id="337" w:author="Musavi, Hamid [USA]" w:date="2017-05-02T22:38:00Z">
              <w:tcPr>
                <w:tcW w:w="3383" w:type="dxa"/>
              </w:tcPr>
            </w:tcPrChange>
          </w:tcPr>
          <w:p w14:paraId="1D993764" w14:textId="77777777" w:rsidR="009E0136" w:rsidRDefault="009E0136" w:rsidP="000578FE">
            <w:pPr>
              <w:cnfStyle w:val="101000000000" w:firstRow="1" w:lastRow="0" w:firstColumn="1" w:lastColumn="0" w:oddVBand="0" w:evenVBand="0" w:oddHBand="0" w:evenHBand="0" w:firstRowFirstColumn="0" w:firstRowLastColumn="0" w:lastRowFirstColumn="0" w:lastRowLastColumn="0"/>
              <w:rPr>
                <w:ins w:id="338" w:author="Musavi, Hamid [USA] [2]" w:date="2017-05-01T17:22:00Z"/>
              </w:rPr>
            </w:pPr>
            <w:ins w:id="339" w:author="Musavi, Hamid [USA] [2]" w:date="2017-05-01T17:22:00Z">
              <w:r>
                <w:t>Message or Alert</w:t>
              </w:r>
            </w:ins>
          </w:p>
        </w:tc>
        <w:tc>
          <w:tcPr>
            <w:tcW w:w="2070" w:type="dxa"/>
            <w:tcPrChange w:id="340" w:author="Musavi, Hamid [USA]" w:date="2017-05-02T22:38:00Z">
              <w:tcPr>
                <w:tcW w:w="2070" w:type="dxa"/>
              </w:tcPr>
            </w:tcPrChange>
          </w:tcPr>
          <w:p w14:paraId="19EEBAEB" w14:textId="373242F1" w:rsidR="009E0136" w:rsidRDefault="009E0136" w:rsidP="000578FE">
            <w:pPr>
              <w:cnfStyle w:val="100000000000" w:firstRow="1" w:lastRow="0" w:firstColumn="0" w:lastColumn="0" w:oddVBand="0" w:evenVBand="0" w:oddHBand="0" w:evenHBand="0" w:firstRowFirstColumn="0" w:firstRowLastColumn="0" w:lastRowFirstColumn="0" w:lastRowLastColumn="0"/>
              <w:rPr>
                <w:ins w:id="341" w:author="Musavi, Hamid [USA] [2]" w:date="2017-05-01T17:22:00Z"/>
              </w:rPr>
            </w:pPr>
            <w:ins w:id="342" w:author="Musavi, Hamid [USA] [2]" w:date="2017-05-01T17:22:00Z">
              <w:del w:id="343" w:author="Musavi, Hamid [USA]" w:date="2017-05-02T22:02:00Z">
                <w:r w:rsidDel="00842F80">
                  <w:delText>Communication Method</w:delText>
                </w:r>
              </w:del>
            </w:ins>
            <w:ins w:id="344" w:author="Musavi, Hamid [USA]" w:date="2017-05-02T22:02:00Z">
              <w:r>
                <w:t>HTTP Response</w:t>
              </w:r>
            </w:ins>
            <w:ins w:id="345" w:author="Musavi, Hamid [USA]" w:date="2017-05-02T22:09:00Z">
              <w:r>
                <w:t xml:space="preserve"> Code</w:t>
              </w:r>
            </w:ins>
          </w:p>
        </w:tc>
        <w:tc>
          <w:tcPr>
            <w:tcW w:w="2499" w:type="dxa"/>
            <w:tcPrChange w:id="346" w:author="Musavi, Hamid [USA]" w:date="2017-05-02T22:38:00Z">
              <w:tcPr>
                <w:tcW w:w="2499" w:type="dxa"/>
              </w:tcPr>
            </w:tcPrChange>
          </w:tcPr>
          <w:p w14:paraId="768576B3" w14:textId="5DBFCEAF" w:rsidR="009E0136" w:rsidRDefault="009E0136" w:rsidP="000578FE">
            <w:pPr>
              <w:cnfStyle w:val="100000000000" w:firstRow="1" w:lastRow="0" w:firstColumn="0" w:lastColumn="0" w:oddVBand="0" w:evenVBand="0" w:oddHBand="0" w:evenHBand="0" w:firstRowFirstColumn="0" w:firstRowLastColumn="0" w:lastRowFirstColumn="0" w:lastRowLastColumn="0"/>
              <w:rPr>
                <w:ins w:id="347" w:author="Musavi, Hamid [USA] [2]" w:date="2017-05-01T17:22:00Z"/>
              </w:rPr>
            </w:pPr>
            <w:ins w:id="348" w:author="Musavi, Hamid [USA]" w:date="2017-05-02T22:15:00Z">
              <w:r>
                <w:t>Success</w:t>
              </w:r>
            </w:ins>
            <w:ins w:id="349" w:author="Musavi, Hamid [USA] [2]" w:date="2017-05-01T17:22:00Z">
              <w:del w:id="350" w:author="Musavi, Hamid [USA]" w:date="2017-05-02T22:10:00Z">
                <w:r w:rsidDel="00842F80">
                  <w:delText>Description</w:delText>
                </w:r>
              </w:del>
            </w:ins>
          </w:p>
        </w:tc>
        <w:tc>
          <w:tcPr>
            <w:tcW w:w="3891" w:type="dxa"/>
            <w:tcPrChange w:id="351" w:author="Musavi, Hamid [USA]" w:date="2017-05-02T22:38:00Z">
              <w:tcPr>
                <w:tcW w:w="2499" w:type="dxa"/>
              </w:tcPr>
            </w:tcPrChange>
          </w:tcPr>
          <w:p w14:paraId="7927AD1B" w14:textId="152E88EC" w:rsidR="009E0136" w:rsidRDefault="009E0136" w:rsidP="000578FE">
            <w:pPr>
              <w:cnfStyle w:val="100000000000" w:firstRow="1" w:lastRow="0" w:firstColumn="0" w:lastColumn="0" w:oddVBand="0" w:evenVBand="0" w:oddHBand="0" w:evenHBand="0" w:firstRowFirstColumn="0" w:firstRowLastColumn="0" w:lastRowFirstColumn="0" w:lastRowLastColumn="0"/>
              <w:rPr>
                <w:ins w:id="352" w:author="Musavi, Hamid [USA] [2]" w:date="2017-05-01T17:22:00Z"/>
              </w:rPr>
            </w:pPr>
            <w:ins w:id="353" w:author="Musavi, Hamid [USA]" w:date="2017-05-02T22:20:00Z">
              <w:r>
                <w:t>Criteria</w:t>
              </w:r>
            </w:ins>
            <w:ins w:id="354" w:author="Musavi, Hamid [USA] [2]" w:date="2017-05-01T17:22:00Z">
              <w:del w:id="355" w:author="Musavi, Hamid [USA]" w:date="2017-05-02T22:10:00Z">
                <w:r w:rsidDel="0009148B">
                  <w:delText>Algorithm</w:delText>
                </w:r>
              </w:del>
            </w:ins>
          </w:p>
        </w:tc>
      </w:tr>
      <w:tr w:rsidR="009E0136" w14:paraId="18B08175" w14:textId="77777777" w:rsidTr="009E0136">
        <w:trPr>
          <w:cnfStyle w:val="000000100000" w:firstRow="0" w:lastRow="0" w:firstColumn="0" w:lastColumn="0" w:oddVBand="0" w:evenVBand="0" w:oddHBand="1" w:evenHBand="0" w:firstRowFirstColumn="0" w:firstRowLastColumn="0" w:lastRowFirstColumn="0" w:lastRowLastColumn="0"/>
          <w:ins w:id="356" w:author="Musavi, Hamid [USA] [2]" w:date="2017-05-01T17:22:00Z"/>
        </w:trPr>
        <w:tc>
          <w:tcPr>
            <w:cnfStyle w:val="001000000000" w:firstRow="0" w:lastRow="0" w:firstColumn="1" w:lastColumn="0" w:oddVBand="0" w:evenVBand="0" w:oddHBand="0" w:evenHBand="0" w:firstRowFirstColumn="0" w:firstRowLastColumn="0" w:lastRowFirstColumn="0" w:lastRowLastColumn="0"/>
            <w:tcW w:w="4585" w:type="dxa"/>
            <w:tcPrChange w:id="357" w:author="Musavi, Hamid [USA]" w:date="2017-05-02T22:38:00Z">
              <w:tcPr>
                <w:tcW w:w="3383" w:type="dxa"/>
              </w:tcPr>
            </w:tcPrChange>
          </w:tcPr>
          <w:p w14:paraId="58A86E79" w14:textId="2C44AE62" w:rsidR="009E0136" w:rsidRDefault="009E0136" w:rsidP="000578FE">
            <w:pPr>
              <w:cnfStyle w:val="001000100000" w:firstRow="0" w:lastRow="0" w:firstColumn="1" w:lastColumn="0" w:oddVBand="0" w:evenVBand="0" w:oddHBand="1" w:evenHBand="0" w:firstRowFirstColumn="0" w:firstRowLastColumn="0" w:lastRowFirstColumn="0" w:lastRowLastColumn="0"/>
              <w:rPr>
                <w:ins w:id="358" w:author="Musavi, Hamid [USA] [2]" w:date="2017-05-01T17:22:00Z"/>
              </w:rPr>
            </w:pPr>
            <w:ins w:id="359" w:author="Musavi, Hamid [USA]" w:date="2017-05-02T22:17:00Z">
              <w:r w:rsidRPr="000578FE">
                <w:t>Traveler Information Message Submitted</w:t>
              </w:r>
            </w:ins>
            <w:ins w:id="360" w:author="Musavi, Hamid [USA] [2]" w:date="2017-05-01T18:31:00Z">
              <w:del w:id="361" w:author="Musavi, Hamid [USA]" w:date="2017-05-02T22:12:00Z">
                <w:r w:rsidDel="000578FE">
                  <w:delText xml:space="preserve">See </w:delText>
                </w:r>
              </w:del>
            </w:ins>
            <w:ins w:id="362" w:author="Musavi, Hamid [USA] [2]" w:date="2017-05-01T18:30:00Z">
              <w:del w:id="363" w:author="Musavi, Hamid [USA]" w:date="2017-05-02T22:12:00Z">
                <w:r w:rsidDel="000578FE">
                  <w:fldChar w:fldCharType="begin"/>
                </w:r>
                <w:r w:rsidDel="000578FE">
                  <w:delInstrText xml:space="preserve"> HYPERLINK "https://github.com/usdot-jpo-ode/jpo-ode/blob/develop/docs/ODESwagger.yaml" </w:delInstrText>
                </w:r>
                <w:r w:rsidDel="000578FE">
                  <w:fldChar w:fldCharType="separate"/>
                </w:r>
                <w:r w:rsidRPr="00E145C0" w:rsidDel="000578FE">
                  <w:rPr>
                    <w:rStyle w:val="Hyperlink"/>
                  </w:rPr>
                  <w:delText>ODESwagger.yaml</w:delText>
                </w:r>
                <w:r w:rsidDel="000578FE">
                  <w:rPr>
                    <w:rStyle w:val="Hyperlink"/>
                  </w:rPr>
                  <w:fldChar w:fldCharType="end"/>
                </w:r>
              </w:del>
            </w:ins>
          </w:p>
        </w:tc>
        <w:tc>
          <w:tcPr>
            <w:tcW w:w="2070" w:type="dxa"/>
            <w:tcPrChange w:id="364" w:author="Musavi, Hamid [USA]" w:date="2017-05-02T22:38:00Z">
              <w:tcPr>
                <w:tcW w:w="2070" w:type="dxa"/>
              </w:tcPr>
            </w:tcPrChange>
          </w:tcPr>
          <w:p w14:paraId="50A2F88A" w14:textId="564BCDDE" w:rsidR="009E0136" w:rsidRDefault="009E0136" w:rsidP="000578FE">
            <w:pPr>
              <w:cnfStyle w:val="000000100000" w:firstRow="0" w:lastRow="0" w:firstColumn="0" w:lastColumn="0" w:oddVBand="0" w:evenVBand="0" w:oddHBand="1" w:evenHBand="0" w:firstRowFirstColumn="0" w:firstRowLastColumn="0" w:lastRowFirstColumn="0" w:lastRowLastColumn="0"/>
              <w:rPr>
                <w:ins w:id="365" w:author="Musavi, Hamid [USA] [2]" w:date="2017-05-01T17:22:00Z"/>
              </w:rPr>
            </w:pPr>
            <w:ins w:id="366" w:author="Musavi, Hamid [USA] [2]" w:date="2017-05-01T18:30:00Z">
              <w:del w:id="367" w:author="Musavi, Hamid [USA]" w:date="2017-05-02T22:14:00Z">
                <w:r w:rsidDel="000578FE">
                  <w:delText>HTTP Response</w:delText>
                </w:r>
              </w:del>
            </w:ins>
            <w:ins w:id="368" w:author="Musavi, Hamid [USA]" w:date="2017-05-02T22:14:00Z">
              <w:r>
                <w:t>200</w:t>
              </w:r>
            </w:ins>
          </w:p>
        </w:tc>
        <w:tc>
          <w:tcPr>
            <w:tcW w:w="2499" w:type="dxa"/>
            <w:tcPrChange w:id="369" w:author="Musavi, Hamid [USA]" w:date="2017-05-02T22:38:00Z">
              <w:tcPr>
                <w:tcW w:w="2499" w:type="dxa"/>
              </w:tcPr>
            </w:tcPrChange>
          </w:tcPr>
          <w:p w14:paraId="1725A525" w14:textId="3E480251" w:rsidR="009E0136" w:rsidRDefault="009E0136" w:rsidP="000578FE">
            <w:pPr>
              <w:cnfStyle w:val="000000100000" w:firstRow="0" w:lastRow="0" w:firstColumn="0" w:lastColumn="0" w:oddVBand="0" w:evenVBand="0" w:oddHBand="1" w:evenHBand="0" w:firstRowFirstColumn="0" w:firstRowLastColumn="0" w:lastRowFirstColumn="0" w:lastRowLastColumn="0"/>
              <w:rPr>
                <w:ins w:id="370" w:author="Musavi, Hamid [USA] [2]" w:date="2017-05-01T17:22:00Z"/>
              </w:rPr>
            </w:pPr>
            <w:ins w:id="371" w:author="Musavi, Hamid [USA] [2]" w:date="2017-05-01T18:31:00Z">
              <w:del w:id="372" w:author="Musavi, Hamid [USA]" w:date="2017-05-02T22:15:00Z">
                <w:r w:rsidDel="000578FE">
                  <w:delText xml:space="preserve">See </w:delText>
                </w:r>
                <w:r w:rsidDel="000578FE">
                  <w:fldChar w:fldCharType="begin"/>
                </w:r>
                <w:r w:rsidDel="000578FE">
                  <w:delInstrText xml:space="preserve"> HYPERLINK "https://github.com/usdot-jpo-ode/jpo-ode/blob/develop/docs/ODESwagger.yaml" </w:delInstrText>
                </w:r>
                <w:r w:rsidDel="000578FE">
                  <w:fldChar w:fldCharType="separate"/>
                </w:r>
                <w:r w:rsidRPr="00E145C0" w:rsidDel="000578FE">
                  <w:rPr>
                    <w:rStyle w:val="Hyperlink"/>
                  </w:rPr>
                  <w:delText>ODESwagger.yaml</w:delText>
                </w:r>
                <w:r w:rsidDel="000578FE">
                  <w:rPr>
                    <w:rStyle w:val="Hyperlink"/>
                  </w:rPr>
                  <w:fldChar w:fldCharType="end"/>
                </w:r>
              </w:del>
            </w:ins>
            <w:ins w:id="373" w:author="Musavi, Hamid [USA]" w:date="2017-05-02T22:15:00Z">
              <w:r>
                <w:t>true</w:t>
              </w:r>
            </w:ins>
          </w:p>
        </w:tc>
        <w:tc>
          <w:tcPr>
            <w:tcW w:w="3891" w:type="dxa"/>
            <w:tcPrChange w:id="374" w:author="Musavi, Hamid [USA]" w:date="2017-05-02T22:38:00Z">
              <w:tcPr>
                <w:tcW w:w="2499" w:type="dxa"/>
              </w:tcPr>
            </w:tcPrChange>
          </w:tcPr>
          <w:p w14:paraId="1A3D3C35" w14:textId="376DB6D7" w:rsidR="009E0136" w:rsidRDefault="009E0136" w:rsidP="000578FE">
            <w:pPr>
              <w:cnfStyle w:val="000000100000" w:firstRow="0" w:lastRow="0" w:firstColumn="0" w:lastColumn="0" w:oddVBand="0" w:evenVBand="0" w:oddHBand="1" w:evenHBand="0" w:firstRowFirstColumn="0" w:firstRowLastColumn="0" w:lastRowFirstColumn="0" w:lastRowLastColumn="0"/>
              <w:rPr>
                <w:ins w:id="375" w:author="Musavi, Hamid [USA] [2]" w:date="2017-05-01T17:22:00Z"/>
              </w:rPr>
            </w:pPr>
            <w:ins w:id="376" w:author="Musavi, Hamid [USA]" w:date="2017-05-02T22:20:00Z">
              <w:r>
                <w:t>TIM submitted successfully.</w:t>
              </w:r>
            </w:ins>
            <w:ins w:id="377" w:author="Musavi, Hamid [USA] [2]" w:date="2017-05-01T18:31:00Z">
              <w:del w:id="378" w:author="Musavi, Hamid [USA]" w:date="2017-05-02T22:16:00Z">
                <w:r w:rsidDel="000578FE">
                  <w:delText xml:space="preserve">See </w:delText>
                </w:r>
                <w:r w:rsidDel="000578FE">
                  <w:fldChar w:fldCharType="begin"/>
                </w:r>
                <w:r w:rsidDel="000578FE">
                  <w:delInstrText xml:space="preserve"> HYPERLINK "https://github.com/usdot-jpo-ode/jpo-ode/blob/develop/docs/ODESwagger.yaml" </w:delInstrText>
                </w:r>
                <w:r w:rsidDel="000578FE">
                  <w:fldChar w:fldCharType="separate"/>
                </w:r>
                <w:r w:rsidRPr="00E145C0" w:rsidDel="000578FE">
                  <w:rPr>
                    <w:rStyle w:val="Hyperlink"/>
                  </w:rPr>
                  <w:delText>ODESwagger.yaml</w:delText>
                </w:r>
                <w:r w:rsidDel="000578FE">
                  <w:rPr>
                    <w:rStyle w:val="Hyperlink"/>
                  </w:rPr>
                  <w:fldChar w:fldCharType="end"/>
                </w:r>
              </w:del>
            </w:ins>
          </w:p>
        </w:tc>
      </w:tr>
      <w:tr w:rsidR="009E0136" w14:paraId="758C9B99" w14:textId="77777777" w:rsidTr="009E0136">
        <w:trPr>
          <w:ins w:id="379" w:author="Musavi, Hamid [USA] [2]" w:date="2017-05-02T08:06:00Z"/>
        </w:trPr>
        <w:tc>
          <w:tcPr>
            <w:cnfStyle w:val="001000000000" w:firstRow="0" w:lastRow="0" w:firstColumn="1" w:lastColumn="0" w:oddVBand="0" w:evenVBand="0" w:oddHBand="0" w:evenHBand="0" w:firstRowFirstColumn="0" w:firstRowLastColumn="0" w:lastRowFirstColumn="0" w:lastRowLastColumn="0"/>
            <w:tcW w:w="4585" w:type="dxa"/>
            <w:tcPrChange w:id="380" w:author="Musavi, Hamid [USA]" w:date="2017-05-02T22:38:00Z">
              <w:tcPr>
                <w:tcW w:w="3383" w:type="dxa"/>
              </w:tcPr>
            </w:tcPrChange>
          </w:tcPr>
          <w:p w14:paraId="21B4EE39" w14:textId="3F550F43" w:rsidR="009E0136" w:rsidRDefault="009E0136" w:rsidP="000578FE">
            <w:pPr>
              <w:rPr>
                <w:ins w:id="381" w:author="Musavi, Hamid [USA] [2]" w:date="2017-05-02T08:06:00Z"/>
              </w:rPr>
            </w:pPr>
            <w:ins w:id="382" w:author="Musavi, Hamid [USA]" w:date="2017-05-02T22:19:00Z">
              <w:r w:rsidRPr="000578FE">
                <w:t>Endpoint received null request</w:t>
              </w:r>
            </w:ins>
            <w:ins w:id="383" w:author="Musavi, Hamid [USA] [2]" w:date="2017-05-02T08:07:00Z">
              <w:del w:id="384" w:author="Musavi, Hamid [USA]" w:date="2017-05-02T22:19:00Z">
                <w:r w:rsidRPr="001F788C" w:rsidDel="000578FE">
                  <w:delText>TimMessageException</w:delText>
                </w:r>
              </w:del>
            </w:ins>
          </w:p>
        </w:tc>
        <w:tc>
          <w:tcPr>
            <w:tcW w:w="2070" w:type="dxa"/>
            <w:tcPrChange w:id="385" w:author="Musavi, Hamid [USA]" w:date="2017-05-02T22:38:00Z">
              <w:tcPr>
                <w:tcW w:w="2070" w:type="dxa"/>
              </w:tcPr>
            </w:tcPrChange>
          </w:tcPr>
          <w:p w14:paraId="3523BB9A" w14:textId="611F4BCB" w:rsidR="009E0136" w:rsidRDefault="009E0136" w:rsidP="000578FE">
            <w:pPr>
              <w:cnfStyle w:val="000000000000" w:firstRow="0" w:lastRow="0" w:firstColumn="0" w:lastColumn="0" w:oddVBand="0" w:evenVBand="0" w:oddHBand="0" w:evenHBand="0" w:firstRowFirstColumn="0" w:firstRowLastColumn="0" w:lastRowFirstColumn="0" w:lastRowLastColumn="0"/>
              <w:rPr>
                <w:ins w:id="386" w:author="Musavi, Hamid [USA] [2]" w:date="2017-05-02T08:06:00Z"/>
              </w:rPr>
            </w:pPr>
            <w:ins w:id="387" w:author="Musavi, Hamid [USA]" w:date="2017-05-02T22:19:00Z">
              <w:r>
                <w:t>400</w:t>
              </w:r>
            </w:ins>
          </w:p>
        </w:tc>
        <w:tc>
          <w:tcPr>
            <w:tcW w:w="2499" w:type="dxa"/>
            <w:tcPrChange w:id="388" w:author="Musavi, Hamid [USA]" w:date="2017-05-02T22:38:00Z">
              <w:tcPr>
                <w:tcW w:w="2499" w:type="dxa"/>
              </w:tcPr>
            </w:tcPrChange>
          </w:tcPr>
          <w:p w14:paraId="290E6D17" w14:textId="26EDDEFD" w:rsidR="009E0136" w:rsidRPr="001F788C" w:rsidDel="000578FE" w:rsidRDefault="009E0136" w:rsidP="000578FE">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ins w:id="389" w:author="Musavi, Hamid [USA] [2]" w:date="2017-05-02T08:08:00Z"/>
                <w:del w:id="390" w:author="Musavi, Hamid [USA]" w:date="2017-05-02T22:19:00Z"/>
              </w:rPr>
              <w:pPrChange w:id="391" w:author="Musavi, Hamid [USA] [2]" w:date="2017-05-02T08:09:00Z">
                <w:pPr>
                  <w:cnfStyle w:val="000000000000" w:firstRow="0" w:lastRow="0" w:firstColumn="0" w:lastColumn="0" w:oddVBand="0" w:evenVBand="0" w:oddHBand="0" w:evenHBand="0" w:firstRowFirstColumn="0" w:firstRowLastColumn="0" w:lastRowFirstColumn="0" w:lastRowLastColumn="0"/>
                </w:pPr>
              </w:pPrChange>
            </w:pPr>
            <w:ins w:id="392" w:author="Musavi, Hamid [USA] [2]" w:date="2017-05-02T08:08:00Z">
              <w:del w:id="393" w:author="Musavi, Hamid [USA]" w:date="2017-05-02T22:19:00Z">
                <w:r w:rsidRPr="001F788C" w:rsidDel="000578FE">
                  <w:delText>Response Code: 400</w:delText>
                </w:r>
              </w:del>
            </w:ins>
          </w:p>
          <w:p w14:paraId="36E0D3F2" w14:textId="135A3258" w:rsidR="009E0136" w:rsidRPr="000578FE" w:rsidRDefault="009E0136" w:rsidP="000578FE">
            <w:pPr>
              <w:cnfStyle w:val="000000000000" w:firstRow="0" w:lastRow="0" w:firstColumn="0" w:lastColumn="0" w:oddVBand="0" w:evenVBand="0" w:oddHBand="0" w:evenHBand="0" w:firstRowFirstColumn="0" w:firstRowLastColumn="0" w:lastRowFirstColumn="0" w:lastRowLastColumn="0"/>
              <w:rPr>
                <w:ins w:id="394" w:author="Musavi, Hamid [USA] [2]" w:date="2017-05-02T08:06:00Z"/>
                <w:rPrChange w:id="395" w:author="Musavi, Hamid [USA]" w:date="2017-05-02T22:19:00Z">
                  <w:rPr>
                    <w:ins w:id="396" w:author="Musavi, Hamid [USA] [2]" w:date="2017-05-02T08:06:00Z"/>
                  </w:rPr>
                </w:rPrChange>
              </w:rPr>
              <w:pPrChange w:id="397" w:author="Musavi, Hamid [USA]" w:date="2017-05-02T22:19:00Z">
                <w:pPr>
                  <w:cnfStyle w:val="000000000000" w:firstRow="0" w:lastRow="0" w:firstColumn="0" w:lastColumn="0" w:oddVBand="0" w:evenVBand="0" w:oddHBand="0" w:evenHBand="0" w:firstRowFirstColumn="0" w:firstRowLastColumn="0" w:lastRowFirstColumn="0" w:lastRowLastColumn="0"/>
                </w:pPr>
              </w:pPrChange>
            </w:pPr>
            <w:ins w:id="398" w:author="Musavi, Hamid [USA] [2]" w:date="2017-05-02T08:08:00Z">
              <w:del w:id="399" w:author="Musavi, Hamid [USA]" w:date="2017-05-02T22:19:00Z">
                <w:r w:rsidRPr="000578FE" w:rsidDel="000578FE">
                  <w:rPr>
                    <w:rPrChange w:id="400" w:author="Musavi, Hamid [USA]" w:date="2017-05-02T22:19:00Z">
                      <w:rPr/>
                    </w:rPrChange>
                  </w:rPr>
                  <w:delText>Message: Endpoint received null reques</w:delText>
                </w:r>
              </w:del>
            </w:ins>
            <w:ins w:id="401" w:author="Musavi, Hamid [USA]" w:date="2017-05-02T22:19:00Z">
              <w:r>
                <w:t>false</w:t>
              </w:r>
            </w:ins>
            <w:ins w:id="402" w:author="Musavi, Hamid [USA] [2]" w:date="2017-05-02T08:08:00Z">
              <w:del w:id="403" w:author="Musavi, Hamid [USA]" w:date="2017-05-02T22:19:00Z">
                <w:r w:rsidRPr="000578FE" w:rsidDel="000578FE">
                  <w:rPr>
                    <w:rPrChange w:id="404" w:author="Musavi, Hamid [USA]" w:date="2017-05-02T22:19:00Z">
                      <w:rPr/>
                    </w:rPrChange>
                  </w:rPr>
                  <w:delText>t</w:delText>
                </w:r>
              </w:del>
            </w:ins>
          </w:p>
        </w:tc>
        <w:tc>
          <w:tcPr>
            <w:tcW w:w="3891" w:type="dxa"/>
            <w:tcPrChange w:id="405" w:author="Musavi, Hamid [USA]" w:date="2017-05-02T22:38:00Z">
              <w:tcPr>
                <w:tcW w:w="2499" w:type="dxa"/>
              </w:tcPr>
            </w:tcPrChange>
          </w:tcPr>
          <w:p w14:paraId="6A2FABF3" w14:textId="65CA8216" w:rsidR="009E0136" w:rsidRDefault="009E0136" w:rsidP="000578FE">
            <w:pPr>
              <w:cnfStyle w:val="000000000000" w:firstRow="0" w:lastRow="0" w:firstColumn="0" w:lastColumn="0" w:oddVBand="0" w:evenVBand="0" w:oddHBand="0" w:evenHBand="0" w:firstRowFirstColumn="0" w:firstRowLastColumn="0" w:lastRowFirstColumn="0" w:lastRowLastColumn="0"/>
              <w:rPr>
                <w:ins w:id="406" w:author="Musavi, Hamid [USA] [2]" w:date="2017-05-02T08:06:00Z"/>
              </w:rPr>
            </w:pPr>
            <w:ins w:id="407" w:author="Musavi, Hamid [USA] [2]" w:date="2017-05-02T08:10:00Z">
              <w:r>
                <w:t xml:space="preserve">Request body is </w:t>
              </w:r>
            </w:ins>
            <w:ins w:id="408" w:author="Musavi, Hamid [USA] [2]" w:date="2017-05-02T08:12:00Z">
              <w:r>
                <w:t>empty.</w:t>
              </w:r>
            </w:ins>
          </w:p>
        </w:tc>
      </w:tr>
      <w:tr w:rsidR="009E0136" w14:paraId="173BEE01" w14:textId="77777777" w:rsidTr="009E0136">
        <w:trPr>
          <w:cnfStyle w:val="000000100000" w:firstRow="0" w:lastRow="0" w:firstColumn="0" w:lastColumn="0" w:oddVBand="0" w:evenVBand="0" w:oddHBand="1" w:evenHBand="0" w:firstRowFirstColumn="0" w:firstRowLastColumn="0" w:lastRowFirstColumn="0" w:lastRowLastColumn="0"/>
          <w:ins w:id="409" w:author="Musavi, Hamid [USA]" w:date="2017-05-02T22:20:00Z"/>
        </w:trPr>
        <w:tc>
          <w:tcPr>
            <w:cnfStyle w:val="001000000000" w:firstRow="0" w:lastRow="0" w:firstColumn="1" w:lastColumn="0" w:oddVBand="0" w:evenVBand="0" w:oddHBand="0" w:evenHBand="0" w:firstRowFirstColumn="0" w:firstRowLastColumn="0" w:lastRowFirstColumn="0" w:lastRowLastColumn="0"/>
            <w:tcW w:w="4585" w:type="dxa"/>
            <w:tcPrChange w:id="410" w:author="Musavi, Hamid [USA]" w:date="2017-05-02T22:38:00Z">
              <w:tcPr>
                <w:tcW w:w="3383" w:type="dxa"/>
              </w:tcPr>
            </w:tcPrChange>
          </w:tcPr>
          <w:p w14:paraId="78593E5B" w14:textId="465FE538" w:rsidR="009E0136" w:rsidRPr="000578FE" w:rsidRDefault="009E0136" w:rsidP="000578FE">
            <w:pPr>
              <w:cnfStyle w:val="001000100000" w:firstRow="0" w:lastRow="0" w:firstColumn="1" w:lastColumn="0" w:oddVBand="0" w:evenVBand="0" w:oddHBand="1" w:evenHBand="0" w:firstRowFirstColumn="0" w:firstRowLastColumn="0" w:lastRowFirstColumn="0" w:lastRowLastColumn="0"/>
              <w:rPr>
                <w:ins w:id="411" w:author="Musavi, Hamid [USA]" w:date="2017-05-02T22:20:00Z"/>
              </w:rPr>
            </w:pPr>
            <w:ins w:id="412" w:author="Musavi, Hamid [USA]" w:date="2017-05-02T22:21:00Z">
              <w:r w:rsidRPr="000578FE">
                <w:t xml:space="preserve">Error </w:t>
              </w:r>
              <w:proofErr w:type="spellStart"/>
              <w:r w:rsidRPr="000578FE">
                <w:t>Deserializing</w:t>
              </w:r>
              <w:proofErr w:type="spellEnd"/>
              <w:r w:rsidRPr="000578FE">
                <w:t xml:space="preserve"> </w:t>
              </w:r>
              <w:proofErr w:type="spellStart"/>
              <w:r w:rsidRPr="000578FE">
                <w:t>TravelerInputData</w:t>
              </w:r>
            </w:ins>
            <w:proofErr w:type="spellEnd"/>
          </w:p>
        </w:tc>
        <w:tc>
          <w:tcPr>
            <w:tcW w:w="2070" w:type="dxa"/>
            <w:tcPrChange w:id="413" w:author="Musavi, Hamid [USA]" w:date="2017-05-02T22:38:00Z">
              <w:tcPr>
                <w:tcW w:w="2070" w:type="dxa"/>
              </w:tcPr>
            </w:tcPrChange>
          </w:tcPr>
          <w:p w14:paraId="12BA0E5D" w14:textId="4D30BE55" w:rsidR="009E0136" w:rsidRDefault="009E0136" w:rsidP="000578FE">
            <w:pPr>
              <w:cnfStyle w:val="000000100000" w:firstRow="0" w:lastRow="0" w:firstColumn="0" w:lastColumn="0" w:oddVBand="0" w:evenVBand="0" w:oddHBand="1" w:evenHBand="0" w:firstRowFirstColumn="0" w:firstRowLastColumn="0" w:lastRowFirstColumn="0" w:lastRowLastColumn="0"/>
              <w:rPr>
                <w:ins w:id="414" w:author="Musavi, Hamid [USA]" w:date="2017-05-02T22:20:00Z"/>
              </w:rPr>
            </w:pPr>
            <w:ins w:id="415" w:author="Musavi, Hamid [USA]" w:date="2017-05-02T22:21:00Z">
              <w:r>
                <w:t>400</w:t>
              </w:r>
            </w:ins>
          </w:p>
        </w:tc>
        <w:tc>
          <w:tcPr>
            <w:tcW w:w="2499" w:type="dxa"/>
            <w:tcPrChange w:id="416" w:author="Musavi, Hamid [USA]" w:date="2017-05-02T22:38:00Z">
              <w:tcPr>
                <w:tcW w:w="2499" w:type="dxa"/>
              </w:tcPr>
            </w:tcPrChange>
          </w:tcPr>
          <w:p w14:paraId="06C5CF72" w14:textId="21E588BB" w:rsidR="009E0136" w:rsidRPr="001F788C" w:rsidDel="000578FE" w:rsidRDefault="009E0136" w:rsidP="000578FE">
            <w:pPr>
              <w:cnfStyle w:val="000000100000" w:firstRow="0" w:lastRow="0" w:firstColumn="0" w:lastColumn="0" w:oddVBand="0" w:evenVBand="0" w:oddHBand="1" w:evenHBand="0" w:firstRowFirstColumn="0" w:firstRowLastColumn="0" w:lastRowFirstColumn="0" w:lastRowLastColumn="0"/>
              <w:rPr>
                <w:ins w:id="417" w:author="Musavi, Hamid [USA]" w:date="2017-05-02T22:20:00Z"/>
              </w:rPr>
            </w:pPr>
            <w:ins w:id="418" w:author="Musavi, Hamid [USA]" w:date="2017-05-02T22:21:00Z">
              <w:r>
                <w:t>false</w:t>
              </w:r>
            </w:ins>
          </w:p>
        </w:tc>
        <w:tc>
          <w:tcPr>
            <w:tcW w:w="3891" w:type="dxa"/>
            <w:tcPrChange w:id="419" w:author="Musavi, Hamid [USA]" w:date="2017-05-02T22:38:00Z">
              <w:tcPr>
                <w:tcW w:w="2499" w:type="dxa"/>
              </w:tcPr>
            </w:tcPrChange>
          </w:tcPr>
          <w:p w14:paraId="6DB3EABB" w14:textId="6970B6D1" w:rsidR="009E0136" w:rsidRDefault="009E0136" w:rsidP="000578FE">
            <w:pPr>
              <w:cnfStyle w:val="000000100000" w:firstRow="0" w:lastRow="0" w:firstColumn="0" w:lastColumn="0" w:oddVBand="0" w:evenVBand="0" w:oddHBand="1" w:evenHBand="0" w:firstRowFirstColumn="0" w:firstRowLastColumn="0" w:lastRowFirstColumn="0" w:lastRowLastColumn="0"/>
              <w:rPr>
                <w:ins w:id="420" w:author="Musavi, Hamid [USA]" w:date="2017-05-02T22:20:00Z"/>
              </w:rPr>
            </w:pPr>
            <w:ins w:id="421" w:author="Musavi, Hamid [USA]" w:date="2017-05-02T22:21:00Z">
              <w:r w:rsidRPr="001708B7">
                <w:t>request body is not a valid JSON object</w:t>
              </w:r>
            </w:ins>
            <w:ins w:id="422" w:author="Musavi, Hamid [USA]" w:date="2017-05-02T22:22:00Z">
              <w:r>
                <w:t xml:space="preserve"> or </w:t>
              </w:r>
              <w:r w:rsidRPr="001708B7">
                <w:t xml:space="preserve">not a valid </w:t>
              </w:r>
              <w:proofErr w:type="spellStart"/>
              <w:r w:rsidRPr="001708B7">
                <w:t>TravelerInputData</w:t>
              </w:r>
              <w:proofErr w:type="spellEnd"/>
              <w:r w:rsidRPr="001708B7">
                <w:t xml:space="preserve"> object</w:t>
              </w:r>
            </w:ins>
          </w:p>
        </w:tc>
      </w:tr>
      <w:tr w:rsidR="009E0136" w14:paraId="617C6336" w14:textId="77777777" w:rsidTr="009E0136">
        <w:trPr>
          <w:ins w:id="423" w:author="Musavi, Hamid [USA]" w:date="2017-05-02T22:22:00Z"/>
        </w:trPr>
        <w:tc>
          <w:tcPr>
            <w:cnfStyle w:val="001000000000" w:firstRow="0" w:lastRow="0" w:firstColumn="1" w:lastColumn="0" w:oddVBand="0" w:evenVBand="0" w:oddHBand="0" w:evenHBand="0" w:firstRowFirstColumn="0" w:firstRowLastColumn="0" w:lastRowFirstColumn="0" w:lastRowLastColumn="0"/>
            <w:tcW w:w="4585" w:type="dxa"/>
            <w:tcPrChange w:id="424" w:author="Musavi, Hamid [USA]" w:date="2017-05-02T22:38:00Z">
              <w:tcPr>
                <w:tcW w:w="3383" w:type="dxa"/>
              </w:tcPr>
            </w:tcPrChange>
          </w:tcPr>
          <w:p w14:paraId="359A7540" w14:textId="749D6685" w:rsidR="009E0136" w:rsidRPr="000578FE" w:rsidRDefault="009E0136" w:rsidP="000578FE">
            <w:pPr>
              <w:rPr>
                <w:ins w:id="425" w:author="Musavi, Hamid [USA]" w:date="2017-05-02T22:22:00Z"/>
              </w:rPr>
            </w:pPr>
            <w:ins w:id="426" w:author="Musavi, Hamid [USA]" w:date="2017-05-02T22:23:00Z">
              <w:r w:rsidRPr="001708B7">
                <w:t xml:space="preserve">Error Building </w:t>
              </w:r>
              <w:proofErr w:type="spellStart"/>
              <w:r w:rsidRPr="000578FE">
                <w:t>TravelerInputData</w:t>
              </w:r>
            </w:ins>
            <w:proofErr w:type="spellEnd"/>
          </w:p>
        </w:tc>
        <w:tc>
          <w:tcPr>
            <w:tcW w:w="2070" w:type="dxa"/>
            <w:tcPrChange w:id="427" w:author="Musavi, Hamid [USA]" w:date="2017-05-02T22:38:00Z">
              <w:tcPr>
                <w:tcW w:w="2070" w:type="dxa"/>
              </w:tcPr>
            </w:tcPrChange>
          </w:tcPr>
          <w:p w14:paraId="0190DA0B" w14:textId="13CEC4DE" w:rsidR="009E0136" w:rsidRDefault="009E0136" w:rsidP="000578FE">
            <w:pPr>
              <w:cnfStyle w:val="000000000000" w:firstRow="0" w:lastRow="0" w:firstColumn="0" w:lastColumn="0" w:oddVBand="0" w:evenVBand="0" w:oddHBand="0" w:evenHBand="0" w:firstRowFirstColumn="0" w:firstRowLastColumn="0" w:lastRowFirstColumn="0" w:lastRowLastColumn="0"/>
              <w:rPr>
                <w:ins w:id="428" w:author="Musavi, Hamid [USA]" w:date="2017-05-02T22:22:00Z"/>
              </w:rPr>
            </w:pPr>
            <w:ins w:id="429" w:author="Musavi, Hamid [USA]" w:date="2017-05-02T22:25:00Z">
              <w:r>
                <w:t>400</w:t>
              </w:r>
            </w:ins>
          </w:p>
        </w:tc>
        <w:tc>
          <w:tcPr>
            <w:tcW w:w="2499" w:type="dxa"/>
            <w:tcPrChange w:id="430" w:author="Musavi, Hamid [USA]" w:date="2017-05-02T22:38:00Z">
              <w:tcPr>
                <w:tcW w:w="2499" w:type="dxa"/>
              </w:tcPr>
            </w:tcPrChange>
          </w:tcPr>
          <w:p w14:paraId="2D09778B" w14:textId="34C8BA33" w:rsidR="009E0136" w:rsidRDefault="009E0136" w:rsidP="000578FE">
            <w:pPr>
              <w:cnfStyle w:val="000000000000" w:firstRow="0" w:lastRow="0" w:firstColumn="0" w:lastColumn="0" w:oddVBand="0" w:evenVBand="0" w:oddHBand="0" w:evenHBand="0" w:firstRowFirstColumn="0" w:firstRowLastColumn="0" w:lastRowFirstColumn="0" w:lastRowLastColumn="0"/>
              <w:rPr>
                <w:ins w:id="431" w:author="Musavi, Hamid [USA]" w:date="2017-05-02T22:22:00Z"/>
              </w:rPr>
            </w:pPr>
            <w:ins w:id="432" w:author="Musavi, Hamid [USA]" w:date="2017-05-02T22:25:00Z">
              <w:r>
                <w:t>false</w:t>
              </w:r>
            </w:ins>
          </w:p>
        </w:tc>
        <w:tc>
          <w:tcPr>
            <w:tcW w:w="3891" w:type="dxa"/>
            <w:tcPrChange w:id="433" w:author="Musavi, Hamid [USA]" w:date="2017-05-02T22:38:00Z">
              <w:tcPr>
                <w:tcW w:w="2499" w:type="dxa"/>
              </w:tcPr>
            </w:tcPrChange>
          </w:tcPr>
          <w:p w14:paraId="5F3BD507" w14:textId="0AC5085F" w:rsidR="009E0136" w:rsidRPr="001708B7" w:rsidRDefault="009E0136" w:rsidP="000578FE">
            <w:pPr>
              <w:cnfStyle w:val="000000000000" w:firstRow="0" w:lastRow="0" w:firstColumn="0" w:lastColumn="0" w:oddVBand="0" w:evenVBand="0" w:oddHBand="0" w:evenHBand="0" w:firstRowFirstColumn="0" w:firstRowLastColumn="0" w:lastRowFirstColumn="0" w:lastRowLastColumn="0"/>
              <w:rPr>
                <w:ins w:id="434" w:author="Musavi, Hamid [USA]" w:date="2017-05-02T22:22:00Z"/>
              </w:rPr>
            </w:pPr>
            <w:ins w:id="435" w:author="Musavi, Hamid [USA]" w:date="2017-05-02T22:25:00Z">
              <w:r w:rsidRPr="001708B7">
                <w:t>ODE was unable to build a valid TIM message from given data</w:t>
              </w:r>
            </w:ins>
          </w:p>
        </w:tc>
      </w:tr>
      <w:tr w:rsidR="009E0136" w14:paraId="72EA11DD" w14:textId="77777777" w:rsidTr="009E0136">
        <w:trPr>
          <w:cnfStyle w:val="000000100000" w:firstRow="0" w:lastRow="0" w:firstColumn="0" w:lastColumn="0" w:oddVBand="0" w:evenVBand="0" w:oddHBand="1" w:evenHBand="0" w:firstRowFirstColumn="0" w:firstRowLastColumn="0" w:lastRowFirstColumn="0" w:lastRowLastColumn="0"/>
          <w:ins w:id="436" w:author="Musavi, Hamid [USA]" w:date="2017-05-02T22:25:00Z"/>
        </w:trPr>
        <w:tc>
          <w:tcPr>
            <w:cnfStyle w:val="001000000000" w:firstRow="0" w:lastRow="0" w:firstColumn="1" w:lastColumn="0" w:oddVBand="0" w:evenVBand="0" w:oddHBand="0" w:evenHBand="0" w:firstRowFirstColumn="0" w:firstRowLastColumn="0" w:lastRowFirstColumn="0" w:lastRowLastColumn="0"/>
            <w:tcW w:w="4585" w:type="dxa"/>
            <w:tcPrChange w:id="437" w:author="Musavi, Hamid [USA]" w:date="2017-05-02T22:38:00Z">
              <w:tcPr>
                <w:tcW w:w="3383" w:type="dxa"/>
              </w:tcPr>
            </w:tcPrChange>
          </w:tcPr>
          <w:p w14:paraId="3FE072B7" w14:textId="46D96413" w:rsidR="009E0136" w:rsidRPr="001708B7" w:rsidRDefault="009E0136" w:rsidP="000578FE">
            <w:pPr>
              <w:cnfStyle w:val="001000100000" w:firstRow="0" w:lastRow="0" w:firstColumn="1" w:lastColumn="0" w:oddVBand="0" w:evenVBand="0" w:oddHBand="1" w:evenHBand="0" w:firstRowFirstColumn="0" w:firstRowLastColumn="0" w:lastRowFirstColumn="0" w:lastRowLastColumn="0"/>
              <w:rPr>
                <w:ins w:id="438" w:author="Musavi, Hamid [USA]" w:date="2017-05-02T22:25:00Z"/>
              </w:rPr>
            </w:pPr>
            <w:ins w:id="439" w:author="Musavi, Hamid [USA]" w:date="2017-05-02T22:27:00Z">
              <w:r w:rsidRPr="000A1A07">
                <w:t>Failed to encode TIM</w:t>
              </w:r>
            </w:ins>
          </w:p>
        </w:tc>
        <w:tc>
          <w:tcPr>
            <w:tcW w:w="2070" w:type="dxa"/>
            <w:tcPrChange w:id="440" w:author="Musavi, Hamid [USA]" w:date="2017-05-02T22:38:00Z">
              <w:tcPr>
                <w:tcW w:w="2070" w:type="dxa"/>
              </w:tcPr>
            </w:tcPrChange>
          </w:tcPr>
          <w:p w14:paraId="209D9A38" w14:textId="68061188" w:rsidR="009E0136" w:rsidRDefault="009E0136" w:rsidP="000578FE">
            <w:pPr>
              <w:cnfStyle w:val="000000100000" w:firstRow="0" w:lastRow="0" w:firstColumn="0" w:lastColumn="0" w:oddVBand="0" w:evenVBand="0" w:oddHBand="1" w:evenHBand="0" w:firstRowFirstColumn="0" w:firstRowLastColumn="0" w:lastRowFirstColumn="0" w:lastRowLastColumn="0"/>
              <w:rPr>
                <w:ins w:id="441" w:author="Musavi, Hamid [USA]" w:date="2017-05-02T22:25:00Z"/>
              </w:rPr>
            </w:pPr>
            <w:ins w:id="442" w:author="Musavi, Hamid [USA]" w:date="2017-05-02T22:27:00Z">
              <w:r>
                <w:t>400</w:t>
              </w:r>
            </w:ins>
          </w:p>
        </w:tc>
        <w:tc>
          <w:tcPr>
            <w:tcW w:w="2499" w:type="dxa"/>
            <w:tcPrChange w:id="443" w:author="Musavi, Hamid [USA]" w:date="2017-05-02T22:38:00Z">
              <w:tcPr>
                <w:tcW w:w="2499" w:type="dxa"/>
              </w:tcPr>
            </w:tcPrChange>
          </w:tcPr>
          <w:p w14:paraId="5932119C" w14:textId="01387699" w:rsidR="009E0136" w:rsidRDefault="009E0136" w:rsidP="000578FE">
            <w:pPr>
              <w:cnfStyle w:val="000000100000" w:firstRow="0" w:lastRow="0" w:firstColumn="0" w:lastColumn="0" w:oddVBand="0" w:evenVBand="0" w:oddHBand="1" w:evenHBand="0" w:firstRowFirstColumn="0" w:firstRowLastColumn="0" w:lastRowFirstColumn="0" w:lastRowLastColumn="0"/>
              <w:rPr>
                <w:ins w:id="444" w:author="Musavi, Hamid [USA]" w:date="2017-05-02T22:25:00Z"/>
              </w:rPr>
            </w:pPr>
            <w:ins w:id="445" w:author="Musavi, Hamid [USA]" w:date="2017-05-02T22:27:00Z">
              <w:r>
                <w:t>false</w:t>
              </w:r>
            </w:ins>
          </w:p>
        </w:tc>
        <w:tc>
          <w:tcPr>
            <w:tcW w:w="3891" w:type="dxa"/>
            <w:tcPrChange w:id="446" w:author="Musavi, Hamid [USA]" w:date="2017-05-02T22:38:00Z">
              <w:tcPr>
                <w:tcW w:w="2499" w:type="dxa"/>
              </w:tcPr>
            </w:tcPrChange>
          </w:tcPr>
          <w:p w14:paraId="70DA8182" w14:textId="7938DCE0" w:rsidR="009E0136" w:rsidRPr="001708B7" w:rsidRDefault="009E0136" w:rsidP="000A1A07">
            <w:pPr>
              <w:cnfStyle w:val="000000100000" w:firstRow="0" w:lastRow="0" w:firstColumn="0" w:lastColumn="0" w:oddVBand="0" w:evenVBand="0" w:oddHBand="1" w:evenHBand="0" w:firstRowFirstColumn="0" w:firstRowLastColumn="0" w:lastRowFirstColumn="0" w:lastRowLastColumn="0"/>
              <w:rPr>
                <w:ins w:id="447" w:author="Musavi, Hamid [USA]" w:date="2017-05-02T22:25:00Z"/>
              </w:rPr>
              <w:pPrChange w:id="448" w:author="Musavi, Hamid [USA]" w:date="2017-05-02T22:28:00Z">
                <w:pPr>
                  <w:cnfStyle w:val="000000100000" w:firstRow="0" w:lastRow="0" w:firstColumn="0" w:lastColumn="0" w:oddVBand="0" w:evenVBand="0" w:oddHBand="1" w:evenHBand="0" w:firstRowFirstColumn="0" w:firstRowLastColumn="0" w:lastRowFirstColumn="0" w:lastRowLastColumn="0"/>
                </w:pPr>
              </w:pPrChange>
            </w:pPr>
            <w:ins w:id="449" w:author="Musavi, Hamid [USA]" w:date="2017-05-02T22:27:00Z">
              <w:r>
                <w:t xml:space="preserve">Internal Error: Unable to encode </w:t>
              </w:r>
            </w:ins>
            <w:ins w:id="450" w:author="Musavi, Hamid [USA]" w:date="2017-05-02T22:28:00Z">
              <w:r>
                <w:t xml:space="preserve">a </w:t>
              </w:r>
            </w:ins>
            <w:ins w:id="451" w:author="Musavi, Hamid [USA]" w:date="2017-05-02T22:27:00Z">
              <w:r>
                <w:t xml:space="preserve">TIM </w:t>
              </w:r>
            </w:ins>
            <w:ins w:id="452" w:author="Musavi, Hamid [USA]" w:date="2017-05-02T22:28:00Z">
              <w:r>
                <w:t>PDU</w:t>
              </w:r>
            </w:ins>
          </w:p>
        </w:tc>
      </w:tr>
      <w:tr w:rsidR="009E0136" w14:paraId="53B45428" w14:textId="77777777" w:rsidTr="009E0136">
        <w:trPr>
          <w:ins w:id="453" w:author="Musavi, Hamid [USA]" w:date="2017-05-02T22:28:00Z"/>
        </w:trPr>
        <w:tc>
          <w:tcPr>
            <w:cnfStyle w:val="001000000000" w:firstRow="0" w:lastRow="0" w:firstColumn="1" w:lastColumn="0" w:oddVBand="0" w:evenVBand="0" w:oddHBand="0" w:evenHBand="0" w:firstRowFirstColumn="0" w:firstRowLastColumn="0" w:lastRowFirstColumn="0" w:lastRowLastColumn="0"/>
            <w:tcW w:w="4585" w:type="dxa"/>
            <w:tcPrChange w:id="454" w:author="Musavi, Hamid [USA]" w:date="2017-05-02T22:38:00Z">
              <w:tcPr>
                <w:tcW w:w="3383" w:type="dxa"/>
              </w:tcPr>
            </w:tcPrChange>
          </w:tcPr>
          <w:p w14:paraId="52871958" w14:textId="5D8CFA4F" w:rsidR="009E0136" w:rsidRPr="000A1A07" w:rsidRDefault="009E0136" w:rsidP="000578FE">
            <w:pPr>
              <w:rPr>
                <w:ins w:id="455" w:author="Musavi, Hamid [USA]" w:date="2017-05-02T22:28:00Z"/>
              </w:rPr>
            </w:pPr>
            <w:ins w:id="456" w:author="Musavi, Hamid [USA]" w:date="2017-05-02T22:29:00Z">
              <w:r>
                <w:t>Empty response from RSU {}</w:t>
              </w:r>
            </w:ins>
          </w:p>
        </w:tc>
        <w:tc>
          <w:tcPr>
            <w:tcW w:w="2070" w:type="dxa"/>
            <w:tcPrChange w:id="457" w:author="Musavi, Hamid [USA]" w:date="2017-05-02T22:38:00Z">
              <w:tcPr>
                <w:tcW w:w="2070" w:type="dxa"/>
              </w:tcPr>
            </w:tcPrChange>
          </w:tcPr>
          <w:p w14:paraId="23E418E4" w14:textId="17D60ED4" w:rsidR="009E0136" w:rsidRDefault="009E0136" w:rsidP="000578FE">
            <w:pPr>
              <w:cnfStyle w:val="000000000000" w:firstRow="0" w:lastRow="0" w:firstColumn="0" w:lastColumn="0" w:oddVBand="0" w:evenVBand="0" w:oddHBand="0" w:evenHBand="0" w:firstRowFirstColumn="0" w:firstRowLastColumn="0" w:lastRowFirstColumn="0" w:lastRowLastColumn="0"/>
              <w:rPr>
                <w:ins w:id="458" w:author="Musavi, Hamid [USA]" w:date="2017-05-02T22:28:00Z"/>
              </w:rPr>
            </w:pPr>
            <w:ins w:id="459" w:author="Musavi, Hamid [USA]" w:date="2017-05-02T22:30:00Z">
              <w:r>
                <w:t>400</w:t>
              </w:r>
            </w:ins>
          </w:p>
        </w:tc>
        <w:tc>
          <w:tcPr>
            <w:tcW w:w="2499" w:type="dxa"/>
            <w:tcPrChange w:id="460" w:author="Musavi, Hamid [USA]" w:date="2017-05-02T22:38:00Z">
              <w:tcPr>
                <w:tcW w:w="2499" w:type="dxa"/>
              </w:tcPr>
            </w:tcPrChange>
          </w:tcPr>
          <w:p w14:paraId="009BA718" w14:textId="715C019E" w:rsidR="009E0136" w:rsidRDefault="009E0136" w:rsidP="000578FE">
            <w:pPr>
              <w:cnfStyle w:val="000000000000" w:firstRow="0" w:lastRow="0" w:firstColumn="0" w:lastColumn="0" w:oddVBand="0" w:evenVBand="0" w:oddHBand="0" w:evenHBand="0" w:firstRowFirstColumn="0" w:firstRowLastColumn="0" w:lastRowFirstColumn="0" w:lastRowLastColumn="0"/>
              <w:rPr>
                <w:ins w:id="461" w:author="Musavi, Hamid [USA]" w:date="2017-05-02T22:28:00Z"/>
              </w:rPr>
            </w:pPr>
            <w:ins w:id="462" w:author="Musavi, Hamid [USA]" w:date="2017-05-02T22:30:00Z">
              <w:r>
                <w:t>false</w:t>
              </w:r>
            </w:ins>
          </w:p>
        </w:tc>
        <w:tc>
          <w:tcPr>
            <w:tcW w:w="3891" w:type="dxa"/>
            <w:tcPrChange w:id="463" w:author="Musavi, Hamid [USA]" w:date="2017-05-02T22:38:00Z">
              <w:tcPr>
                <w:tcW w:w="2499" w:type="dxa"/>
              </w:tcPr>
            </w:tcPrChange>
          </w:tcPr>
          <w:p w14:paraId="6E65E309" w14:textId="0958257E" w:rsidR="009E0136" w:rsidRDefault="009E0136" w:rsidP="000578FE">
            <w:pPr>
              <w:cnfStyle w:val="000000000000" w:firstRow="0" w:lastRow="0" w:firstColumn="0" w:lastColumn="0" w:oddVBand="0" w:evenVBand="0" w:oddHBand="0" w:evenHBand="0" w:firstRowFirstColumn="0" w:firstRowLastColumn="0" w:lastRowFirstColumn="0" w:lastRowLastColumn="0"/>
              <w:rPr>
                <w:ins w:id="464" w:author="Musavi, Hamid [USA]" w:date="2017-05-02T22:28:00Z"/>
              </w:rPr>
            </w:pPr>
            <w:ins w:id="465" w:author="Musavi, Hamid [USA]" w:date="2017-05-02T22:32:00Z">
              <w:r w:rsidRPr="009E0136">
                <w:t>RSU failed to</w:t>
              </w:r>
              <w:r>
                <w:t xml:space="preserve"> respond</w:t>
              </w:r>
            </w:ins>
          </w:p>
        </w:tc>
      </w:tr>
      <w:tr w:rsidR="009E0136" w14:paraId="1543BEE8" w14:textId="77777777" w:rsidTr="009E0136">
        <w:trPr>
          <w:cnfStyle w:val="000000100000" w:firstRow="0" w:lastRow="0" w:firstColumn="0" w:lastColumn="0" w:oddVBand="0" w:evenVBand="0" w:oddHBand="1" w:evenHBand="0" w:firstRowFirstColumn="0" w:firstRowLastColumn="0" w:lastRowFirstColumn="0" w:lastRowLastColumn="0"/>
          <w:ins w:id="466" w:author="Musavi, Hamid [USA]" w:date="2017-05-02T22:31:00Z"/>
        </w:trPr>
        <w:tc>
          <w:tcPr>
            <w:cnfStyle w:val="001000000000" w:firstRow="0" w:lastRow="0" w:firstColumn="1" w:lastColumn="0" w:oddVBand="0" w:evenVBand="0" w:oddHBand="0" w:evenHBand="0" w:firstRowFirstColumn="0" w:firstRowLastColumn="0" w:lastRowFirstColumn="0" w:lastRowLastColumn="0"/>
            <w:tcW w:w="4585" w:type="dxa"/>
            <w:tcPrChange w:id="467" w:author="Musavi, Hamid [USA]" w:date="2017-05-02T22:38:00Z">
              <w:tcPr>
                <w:tcW w:w="3383" w:type="dxa"/>
              </w:tcPr>
            </w:tcPrChange>
          </w:tcPr>
          <w:p w14:paraId="5498F4B1" w14:textId="5380FE99" w:rsidR="009E0136" w:rsidRDefault="009E0136" w:rsidP="000578FE">
            <w:pPr>
              <w:cnfStyle w:val="001000100000" w:firstRow="0" w:lastRow="0" w:firstColumn="1" w:lastColumn="0" w:oddVBand="0" w:evenVBand="0" w:oddHBand="1" w:evenHBand="0" w:firstRowFirstColumn="0" w:firstRowLastColumn="0" w:lastRowFirstColumn="0" w:lastRowLastColumn="0"/>
              <w:rPr>
                <w:ins w:id="468" w:author="Musavi, Hamid [USA]" w:date="2017-05-02T22:31:00Z"/>
              </w:rPr>
            </w:pPr>
            <w:ins w:id="469" w:author="Musavi, Hamid [USA]" w:date="2017-05-02T22:36:00Z">
              <w:r w:rsidRPr="009E0136">
                <w:t>Error sending TIM to RSUs</w:t>
              </w:r>
            </w:ins>
            <w:ins w:id="470" w:author="Musavi, Hamid [USA]" w:date="2017-05-02T22:42:00Z">
              <w:r w:rsidR="00A70C47">
                <w:t xml:space="preserve"> or SDW</w:t>
              </w:r>
            </w:ins>
          </w:p>
        </w:tc>
        <w:tc>
          <w:tcPr>
            <w:tcW w:w="2070" w:type="dxa"/>
            <w:tcPrChange w:id="471" w:author="Musavi, Hamid [USA]" w:date="2017-05-02T22:38:00Z">
              <w:tcPr>
                <w:tcW w:w="2070" w:type="dxa"/>
              </w:tcPr>
            </w:tcPrChange>
          </w:tcPr>
          <w:p w14:paraId="0AF00E42" w14:textId="48BF2F88" w:rsidR="009E0136" w:rsidRDefault="009E0136" w:rsidP="000578FE">
            <w:pPr>
              <w:cnfStyle w:val="000000100000" w:firstRow="0" w:lastRow="0" w:firstColumn="0" w:lastColumn="0" w:oddVBand="0" w:evenVBand="0" w:oddHBand="1" w:evenHBand="0" w:firstRowFirstColumn="0" w:firstRowLastColumn="0" w:lastRowFirstColumn="0" w:lastRowLastColumn="0"/>
              <w:rPr>
                <w:ins w:id="472" w:author="Musavi, Hamid [USA]" w:date="2017-05-02T22:31:00Z"/>
              </w:rPr>
            </w:pPr>
            <w:ins w:id="473" w:author="Musavi, Hamid [USA]" w:date="2017-05-02T22:36:00Z">
              <w:r>
                <w:t>400</w:t>
              </w:r>
            </w:ins>
          </w:p>
        </w:tc>
        <w:tc>
          <w:tcPr>
            <w:tcW w:w="2499" w:type="dxa"/>
            <w:tcPrChange w:id="474" w:author="Musavi, Hamid [USA]" w:date="2017-05-02T22:38:00Z">
              <w:tcPr>
                <w:tcW w:w="2499" w:type="dxa"/>
              </w:tcPr>
            </w:tcPrChange>
          </w:tcPr>
          <w:p w14:paraId="365FB94B" w14:textId="311A4A14" w:rsidR="009E0136" w:rsidRDefault="009E0136" w:rsidP="000578FE">
            <w:pPr>
              <w:cnfStyle w:val="000000100000" w:firstRow="0" w:lastRow="0" w:firstColumn="0" w:lastColumn="0" w:oddVBand="0" w:evenVBand="0" w:oddHBand="1" w:evenHBand="0" w:firstRowFirstColumn="0" w:firstRowLastColumn="0" w:lastRowFirstColumn="0" w:lastRowLastColumn="0"/>
              <w:rPr>
                <w:ins w:id="475" w:author="Musavi, Hamid [USA]" w:date="2017-05-02T22:31:00Z"/>
              </w:rPr>
            </w:pPr>
            <w:ins w:id="476" w:author="Musavi, Hamid [USA]" w:date="2017-05-02T22:36:00Z">
              <w:r>
                <w:t>false</w:t>
              </w:r>
            </w:ins>
          </w:p>
        </w:tc>
        <w:tc>
          <w:tcPr>
            <w:tcW w:w="3891" w:type="dxa"/>
            <w:tcPrChange w:id="477" w:author="Musavi, Hamid [USA]" w:date="2017-05-02T22:38:00Z">
              <w:tcPr>
                <w:tcW w:w="2499" w:type="dxa"/>
              </w:tcPr>
            </w:tcPrChange>
          </w:tcPr>
          <w:p w14:paraId="11543862" w14:textId="5503C960" w:rsidR="009E0136" w:rsidRDefault="009E0136" w:rsidP="000578FE">
            <w:pPr>
              <w:cnfStyle w:val="000000100000" w:firstRow="0" w:lastRow="0" w:firstColumn="0" w:lastColumn="0" w:oddVBand="0" w:evenVBand="0" w:oddHBand="1" w:evenHBand="0" w:firstRowFirstColumn="0" w:firstRowLastColumn="0" w:lastRowFirstColumn="0" w:lastRowLastColumn="0"/>
              <w:rPr>
                <w:ins w:id="478" w:author="Musavi, Hamid [USA]" w:date="2017-05-02T22:31:00Z"/>
              </w:rPr>
            </w:pPr>
            <w:ins w:id="479" w:author="Musavi, Hamid [USA]" w:date="2017-05-02T22:37:00Z">
              <w:r>
                <w:t>RSU responded with error or failed to send data to RSU</w:t>
              </w:r>
            </w:ins>
          </w:p>
        </w:tc>
      </w:tr>
    </w:tbl>
    <w:p w14:paraId="79407A7C" w14:textId="297BDD67" w:rsidR="00836EF5" w:rsidRDefault="00836EF5" w:rsidP="00A176FA">
      <w:bookmarkStart w:id="480" w:name="_GoBack"/>
      <w:bookmarkEnd w:id="480"/>
    </w:p>
    <w:p w14:paraId="515950AD" w14:textId="46DC972C" w:rsidR="00E145C0" w:rsidRDefault="00E145C0" w:rsidP="00E145C0">
      <w:pPr>
        <w:pStyle w:val="Heading3"/>
      </w:pPr>
      <w:r>
        <w:t>PDM Interface</w:t>
      </w:r>
    </w:p>
    <w:p w14:paraId="6011D2F1" w14:textId="0432CF88" w:rsidR="00C910EC" w:rsidRPr="00E145C0" w:rsidRDefault="00C910EC" w:rsidP="00C910EC">
      <w:r>
        <w:t xml:space="preserve">Refer to the </w:t>
      </w:r>
      <w:hyperlink r:id="rId45" w:history="1">
        <w:proofErr w:type="spellStart"/>
        <w:r w:rsidRPr="00E145C0">
          <w:rPr>
            <w:rStyle w:val="Hyperlink"/>
          </w:rPr>
          <w:t>ODESwagger.yaml</w:t>
        </w:r>
        <w:proofErr w:type="spellEnd"/>
      </w:hyperlink>
      <w:r>
        <w:t xml:space="preserve"> for details of the PDM interface.</w:t>
      </w:r>
    </w:p>
    <w:p w14:paraId="66A0EE23" w14:textId="77777777" w:rsidR="00E145C0" w:rsidRDefault="00E145C0" w:rsidP="00E145C0">
      <w:pPr>
        <w:rPr>
          <w:ins w:id="481" w:author="Musavi, Hamid [USA] [2]" w:date="2017-05-01T17:22:00Z"/>
        </w:rPr>
      </w:pPr>
    </w:p>
    <w:p w14:paraId="21181B2B" w14:textId="5EB53EC5" w:rsidR="00C910EC" w:rsidRDefault="00C910EC" w:rsidP="00C910EC">
      <w:pPr>
        <w:pStyle w:val="Caption"/>
        <w:keepNext/>
      </w:pPr>
      <w:r>
        <w:t xml:space="preserve">Table </w:t>
      </w:r>
      <w:r>
        <w:fldChar w:fldCharType="begin"/>
      </w:r>
      <w:r>
        <w:instrText xml:space="preserve"> SEQ Table \* ARABIC </w:instrText>
      </w:r>
      <w:r>
        <w:fldChar w:fldCharType="separate"/>
      </w:r>
      <w:r>
        <w:rPr>
          <w:noProof/>
        </w:rPr>
        <w:t>5</w:t>
      </w:r>
      <w:r>
        <w:fldChar w:fldCharType="end"/>
      </w:r>
      <w:r>
        <w:t xml:space="preserve"> - Probe Data Management Messages and Alerts</w:t>
      </w:r>
    </w:p>
    <w:tbl>
      <w:tblPr>
        <w:tblStyle w:val="GridTable4-Accent11"/>
        <w:tblW w:w="0" w:type="auto"/>
        <w:tblLook w:val="04A0" w:firstRow="1" w:lastRow="0" w:firstColumn="1" w:lastColumn="0" w:noHBand="0" w:noVBand="1"/>
      </w:tblPr>
      <w:tblGrid>
        <w:gridCol w:w="2590"/>
        <w:gridCol w:w="2590"/>
        <w:gridCol w:w="2590"/>
        <w:gridCol w:w="2590"/>
        <w:gridCol w:w="2590"/>
      </w:tblGrid>
      <w:tr w:rsidR="00614BE5" w14:paraId="27C8F56D" w14:textId="77777777" w:rsidTr="001F788C">
        <w:trPr>
          <w:cnfStyle w:val="100000000000" w:firstRow="1" w:lastRow="0" w:firstColumn="0" w:lastColumn="0" w:oddVBand="0" w:evenVBand="0" w:oddHBand="0" w:evenHBand="0" w:firstRowFirstColumn="0" w:firstRowLastColumn="0" w:lastRowFirstColumn="0" w:lastRowLastColumn="0"/>
          <w:ins w:id="482" w:author="Musavi, Hamid [USA] [2]" w:date="2017-05-01T17:22:00Z"/>
        </w:trPr>
        <w:tc>
          <w:tcPr>
            <w:cnfStyle w:val="001000000000" w:firstRow="0" w:lastRow="0" w:firstColumn="1" w:lastColumn="0" w:oddVBand="0" w:evenVBand="0" w:oddHBand="0" w:evenHBand="0" w:firstRowFirstColumn="0" w:firstRowLastColumn="0" w:lastRowFirstColumn="0" w:lastRowLastColumn="0"/>
            <w:tcW w:w="2590" w:type="dxa"/>
          </w:tcPr>
          <w:p w14:paraId="52A6699C" w14:textId="77777777" w:rsidR="00614BE5" w:rsidRDefault="00614BE5" w:rsidP="00614BE5">
            <w:pPr>
              <w:rPr>
                <w:ins w:id="483" w:author="Musavi, Hamid [USA] [2]" w:date="2017-05-01T17:22:00Z"/>
              </w:rPr>
            </w:pPr>
            <w:ins w:id="484" w:author="Musavi, Hamid [USA] [2]" w:date="2017-05-01T17:22:00Z">
              <w:r>
                <w:t>Message or Alert</w:t>
              </w:r>
            </w:ins>
          </w:p>
        </w:tc>
        <w:tc>
          <w:tcPr>
            <w:tcW w:w="2590" w:type="dxa"/>
          </w:tcPr>
          <w:p w14:paraId="552E5DA3" w14:textId="77777777" w:rsidR="00614BE5" w:rsidRDefault="00614BE5" w:rsidP="00614BE5">
            <w:pPr>
              <w:cnfStyle w:val="100000000000" w:firstRow="1" w:lastRow="0" w:firstColumn="0" w:lastColumn="0" w:oddVBand="0" w:evenVBand="0" w:oddHBand="0" w:evenHBand="0" w:firstRowFirstColumn="0" w:firstRowLastColumn="0" w:lastRowFirstColumn="0" w:lastRowLastColumn="0"/>
              <w:rPr>
                <w:ins w:id="485" w:author="Musavi, Hamid [USA] [2]" w:date="2017-05-01T17:22:00Z"/>
              </w:rPr>
            </w:pPr>
            <w:ins w:id="486" w:author="Musavi, Hamid [USA] [2]" w:date="2017-05-01T17:22:00Z">
              <w:r>
                <w:t>Communication Method</w:t>
              </w:r>
            </w:ins>
          </w:p>
        </w:tc>
        <w:tc>
          <w:tcPr>
            <w:tcW w:w="2590" w:type="dxa"/>
          </w:tcPr>
          <w:p w14:paraId="6ECB197E" w14:textId="77777777" w:rsidR="00614BE5" w:rsidRDefault="00614BE5" w:rsidP="00614BE5">
            <w:pPr>
              <w:cnfStyle w:val="100000000000" w:firstRow="1" w:lastRow="0" w:firstColumn="0" w:lastColumn="0" w:oddVBand="0" w:evenVBand="0" w:oddHBand="0" w:evenHBand="0" w:firstRowFirstColumn="0" w:firstRowLastColumn="0" w:lastRowFirstColumn="0" w:lastRowLastColumn="0"/>
              <w:rPr>
                <w:ins w:id="487" w:author="Musavi, Hamid [USA] [2]" w:date="2017-05-01T17:22:00Z"/>
              </w:rPr>
            </w:pPr>
            <w:ins w:id="488" w:author="Musavi, Hamid [USA] [2]" w:date="2017-05-01T17:22:00Z">
              <w:r>
                <w:t>Description</w:t>
              </w:r>
            </w:ins>
          </w:p>
        </w:tc>
        <w:tc>
          <w:tcPr>
            <w:tcW w:w="2590" w:type="dxa"/>
          </w:tcPr>
          <w:p w14:paraId="009DEA78" w14:textId="77777777" w:rsidR="00614BE5" w:rsidRDefault="00614BE5" w:rsidP="00614BE5">
            <w:pPr>
              <w:cnfStyle w:val="100000000000" w:firstRow="1" w:lastRow="0" w:firstColumn="0" w:lastColumn="0" w:oddVBand="0" w:evenVBand="0" w:oddHBand="0" w:evenHBand="0" w:firstRowFirstColumn="0" w:firstRowLastColumn="0" w:lastRowFirstColumn="0" w:lastRowLastColumn="0"/>
              <w:rPr>
                <w:ins w:id="489" w:author="Musavi, Hamid [USA] [2]" w:date="2017-05-01T17:22:00Z"/>
              </w:rPr>
            </w:pPr>
            <w:ins w:id="490" w:author="Musavi, Hamid [USA] [2]" w:date="2017-05-01T17:22:00Z">
              <w:r>
                <w:t>Algorithm</w:t>
              </w:r>
            </w:ins>
          </w:p>
        </w:tc>
        <w:tc>
          <w:tcPr>
            <w:tcW w:w="2590" w:type="dxa"/>
          </w:tcPr>
          <w:p w14:paraId="45389C17" w14:textId="4D625581" w:rsidR="00614BE5" w:rsidRDefault="00614BE5" w:rsidP="00614BE5">
            <w:pPr>
              <w:cnfStyle w:val="100000000000" w:firstRow="1" w:lastRow="0" w:firstColumn="0" w:lastColumn="0" w:oddVBand="0" w:evenVBand="0" w:oddHBand="0" w:evenHBand="0" w:firstRowFirstColumn="0" w:firstRowLastColumn="0" w:lastRowFirstColumn="0" w:lastRowLastColumn="0"/>
              <w:rPr>
                <w:ins w:id="491" w:author="Musavi, Hamid [USA] [2]" w:date="2017-05-01T17:22:00Z"/>
              </w:rPr>
            </w:pPr>
            <w:ins w:id="492" w:author="Musavi, Hamid [USA] [2]" w:date="2017-05-02T08:17:00Z">
              <w:r>
                <w:t>Criteria</w:t>
              </w:r>
            </w:ins>
          </w:p>
        </w:tc>
      </w:tr>
      <w:tr w:rsidR="00561AEB" w14:paraId="1E58FB7D" w14:textId="77777777" w:rsidTr="001F788C">
        <w:trPr>
          <w:cnfStyle w:val="000000100000" w:firstRow="0" w:lastRow="0" w:firstColumn="0" w:lastColumn="0" w:oddVBand="0" w:evenVBand="0" w:oddHBand="1" w:evenHBand="0" w:firstRowFirstColumn="0" w:firstRowLastColumn="0" w:lastRowFirstColumn="0" w:lastRowLastColumn="0"/>
          <w:ins w:id="493" w:author="Musavi, Hamid [USA] [2]" w:date="2017-05-01T18:31:00Z"/>
        </w:trPr>
        <w:tc>
          <w:tcPr>
            <w:cnfStyle w:val="001000000000" w:firstRow="0" w:lastRow="0" w:firstColumn="1" w:lastColumn="0" w:oddVBand="0" w:evenVBand="0" w:oddHBand="0" w:evenHBand="0" w:firstRowFirstColumn="0" w:firstRowLastColumn="0" w:lastRowFirstColumn="0" w:lastRowLastColumn="0"/>
            <w:tcW w:w="2590" w:type="dxa"/>
          </w:tcPr>
          <w:p w14:paraId="07610A1A" w14:textId="77777777" w:rsidR="00561AEB" w:rsidRDefault="00561AEB" w:rsidP="001F788C">
            <w:pPr>
              <w:rPr>
                <w:ins w:id="494" w:author="Musavi, Hamid [USA] [2]" w:date="2017-05-01T18:31:00Z"/>
              </w:rPr>
            </w:pPr>
            <w:ins w:id="495" w:author="Musavi, Hamid [USA] [2]" w:date="2017-05-01T18:31:00Z">
              <w:r>
                <w:t xml:space="preserve">See </w:t>
              </w:r>
              <w:r>
                <w:fldChar w:fldCharType="begin"/>
              </w:r>
              <w:r>
                <w:instrText xml:space="preserve"> HYPERLINK "https://github.com/usdot-jpo-ode/jpo-ode/blob/develop/docs/ODESwagger.yaml" </w:instrText>
              </w:r>
              <w:r>
                <w:fldChar w:fldCharType="separate"/>
              </w:r>
              <w:proofErr w:type="spellStart"/>
              <w:r w:rsidRPr="00E145C0">
                <w:rPr>
                  <w:rStyle w:val="Hyperlink"/>
                </w:rPr>
                <w:t>ODESwagger.yaml</w:t>
              </w:r>
              <w:proofErr w:type="spellEnd"/>
              <w:r>
                <w:rPr>
                  <w:rStyle w:val="Hyperlink"/>
                </w:rPr>
                <w:fldChar w:fldCharType="end"/>
              </w:r>
            </w:ins>
          </w:p>
        </w:tc>
        <w:tc>
          <w:tcPr>
            <w:tcW w:w="2590" w:type="dxa"/>
          </w:tcPr>
          <w:p w14:paraId="30CD329B" w14:textId="77777777" w:rsidR="00561AEB" w:rsidRDefault="00561AEB" w:rsidP="001F788C">
            <w:pPr>
              <w:cnfStyle w:val="000000100000" w:firstRow="0" w:lastRow="0" w:firstColumn="0" w:lastColumn="0" w:oddVBand="0" w:evenVBand="0" w:oddHBand="1" w:evenHBand="0" w:firstRowFirstColumn="0" w:firstRowLastColumn="0" w:lastRowFirstColumn="0" w:lastRowLastColumn="0"/>
              <w:rPr>
                <w:ins w:id="496" w:author="Musavi, Hamid [USA] [2]" w:date="2017-05-01T18:31:00Z"/>
              </w:rPr>
            </w:pPr>
            <w:ins w:id="497" w:author="Musavi, Hamid [USA] [2]" w:date="2017-05-01T18:31:00Z">
              <w:r>
                <w:t>HTTP Response</w:t>
              </w:r>
            </w:ins>
          </w:p>
        </w:tc>
        <w:tc>
          <w:tcPr>
            <w:tcW w:w="2590" w:type="dxa"/>
          </w:tcPr>
          <w:p w14:paraId="4B1B2FC3" w14:textId="77777777" w:rsidR="00561AEB" w:rsidRDefault="00561AEB" w:rsidP="001F788C">
            <w:pPr>
              <w:cnfStyle w:val="000000100000" w:firstRow="0" w:lastRow="0" w:firstColumn="0" w:lastColumn="0" w:oddVBand="0" w:evenVBand="0" w:oddHBand="1" w:evenHBand="0" w:firstRowFirstColumn="0" w:firstRowLastColumn="0" w:lastRowFirstColumn="0" w:lastRowLastColumn="0"/>
              <w:rPr>
                <w:ins w:id="498" w:author="Musavi, Hamid [USA] [2]" w:date="2017-05-01T18:31:00Z"/>
              </w:rPr>
            </w:pPr>
            <w:ins w:id="499" w:author="Musavi, Hamid [USA] [2]" w:date="2017-05-01T18:31:00Z">
              <w:r>
                <w:t xml:space="preserve">See </w:t>
              </w:r>
              <w:r>
                <w:fldChar w:fldCharType="begin"/>
              </w:r>
              <w:r>
                <w:instrText xml:space="preserve"> HYPERLINK "https://github.com/usdot-jpo-ode/jpo-ode/blob/develop/docs/ODESwagger.yaml" </w:instrText>
              </w:r>
              <w:r>
                <w:fldChar w:fldCharType="separate"/>
              </w:r>
              <w:proofErr w:type="spellStart"/>
              <w:r w:rsidRPr="00E145C0">
                <w:rPr>
                  <w:rStyle w:val="Hyperlink"/>
                </w:rPr>
                <w:t>ODESwagger.yaml</w:t>
              </w:r>
              <w:proofErr w:type="spellEnd"/>
              <w:r>
                <w:rPr>
                  <w:rStyle w:val="Hyperlink"/>
                </w:rPr>
                <w:fldChar w:fldCharType="end"/>
              </w:r>
            </w:ins>
          </w:p>
        </w:tc>
        <w:tc>
          <w:tcPr>
            <w:tcW w:w="2590" w:type="dxa"/>
          </w:tcPr>
          <w:p w14:paraId="6D04224E" w14:textId="77777777" w:rsidR="00561AEB" w:rsidRDefault="00561AEB" w:rsidP="001F788C">
            <w:pPr>
              <w:cnfStyle w:val="000000100000" w:firstRow="0" w:lastRow="0" w:firstColumn="0" w:lastColumn="0" w:oddVBand="0" w:evenVBand="0" w:oddHBand="1" w:evenHBand="0" w:firstRowFirstColumn="0" w:firstRowLastColumn="0" w:lastRowFirstColumn="0" w:lastRowLastColumn="0"/>
              <w:rPr>
                <w:ins w:id="500" w:author="Musavi, Hamid [USA] [2]" w:date="2017-05-01T18:31:00Z"/>
              </w:rPr>
            </w:pPr>
            <w:ins w:id="501" w:author="Musavi, Hamid [USA] [2]" w:date="2017-05-01T18:31:00Z">
              <w:r>
                <w:t xml:space="preserve">See </w:t>
              </w:r>
              <w:r>
                <w:fldChar w:fldCharType="begin"/>
              </w:r>
              <w:r>
                <w:instrText xml:space="preserve"> HYPERLINK "https://github.com/usdot-jpo-ode/jpo-ode/blob/develop/docs/ODESwagger.yaml" </w:instrText>
              </w:r>
              <w:r>
                <w:fldChar w:fldCharType="separate"/>
              </w:r>
              <w:proofErr w:type="spellStart"/>
              <w:r w:rsidRPr="00E145C0">
                <w:rPr>
                  <w:rStyle w:val="Hyperlink"/>
                </w:rPr>
                <w:t>ODESwagger.yaml</w:t>
              </w:r>
              <w:proofErr w:type="spellEnd"/>
              <w:r>
                <w:rPr>
                  <w:rStyle w:val="Hyperlink"/>
                </w:rPr>
                <w:fldChar w:fldCharType="end"/>
              </w:r>
            </w:ins>
          </w:p>
        </w:tc>
        <w:tc>
          <w:tcPr>
            <w:tcW w:w="2590" w:type="dxa"/>
          </w:tcPr>
          <w:p w14:paraId="52A4FBB4" w14:textId="77777777" w:rsidR="00561AEB" w:rsidRDefault="00561AEB" w:rsidP="001F788C">
            <w:pPr>
              <w:cnfStyle w:val="000000100000" w:firstRow="0" w:lastRow="0" w:firstColumn="0" w:lastColumn="0" w:oddVBand="0" w:evenVBand="0" w:oddHBand="1" w:evenHBand="0" w:firstRowFirstColumn="0" w:firstRowLastColumn="0" w:lastRowFirstColumn="0" w:lastRowLastColumn="0"/>
              <w:rPr>
                <w:ins w:id="502" w:author="Musavi, Hamid [USA] [2]" w:date="2017-05-01T18:31:00Z"/>
              </w:rPr>
            </w:pPr>
            <w:ins w:id="503" w:author="Musavi, Hamid [USA] [2]" w:date="2017-05-01T18:31:00Z">
              <w:r>
                <w:t xml:space="preserve">See </w:t>
              </w:r>
              <w:r>
                <w:fldChar w:fldCharType="begin"/>
              </w:r>
              <w:r>
                <w:instrText xml:space="preserve"> HYPERLINK "https://github.com/usdot-jpo-ode/jpo-ode/blob/develop/docs/ODESwagger.yaml" </w:instrText>
              </w:r>
              <w:r>
                <w:fldChar w:fldCharType="separate"/>
              </w:r>
              <w:proofErr w:type="spellStart"/>
              <w:r w:rsidRPr="00E145C0">
                <w:rPr>
                  <w:rStyle w:val="Hyperlink"/>
                </w:rPr>
                <w:t>ODESwagger.yaml</w:t>
              </w:r>
              <w:proofErr w:type="spellEnd"/>
              <w:r>
                <w:rPr>
                  <w:rStyle w:val="Hyperlink"/>
                </w:rPr>
                <w:fldChar w:fldCharType="end"/>
              </w:r>
            </w:ins>
          </w:p>
        </w:tc>
      </w:tr>
    </w:tbl>
    <w:p w14:paraId="0010FAE4" w14:textId="77777777" w:rsidR="00C910EC" w:rsidRPr="00E145C0" w:rsidRDefault="00C910EC" w:rsidP="00E145C0"/>
    <w:p w14:paraId="4E6D5A99" w14:textId="019420F2" w:rsidR="00C26C45" w:rsidRDefault="00C26C45" w:rsidP="00B05D2B">
      <w:pPr>
        <w:pStyle w:val="Heading2"/>
      </w:pPr>
      <w:bookmarkStart w:id="504" w:name="_Toc478121073"/>
      <w:r w:rsidRPr="00E35BF2">
        <w:t>ODE Streaming API</w:t>
      </w:r>
      <w:bookmarkEnd w:id="331"/>
      <w:bookmarkEnd w:id="332"/>
      <w:bookmarkEnd w:id="504"/>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proofErr w:type="spellStart"/>
      <w:r w:rsidR="00C26C45" w:rsidRPr="00A01CE9">
        <w:t>WebSocket</w:t>
      </w:r>
      <w:proofErr w:type="spellEnd"/>
      <w:r w:rsidR="00C26C45" w:rsidRPr="00AB6331">
        <w:t xml:space="preserve"> </w:t>
      </w:r>
      <w:r w:rsidR="00C26C45">
        <w:t xml:space="preserve">interface </w:t>
      </w:r>
      <w:r w:rsidR="00C26C45" w:rsidRPr="00AB6331">
        <w:t>as defined by RFC 6455</w:t>
      </w:r>
      <w:r w:rsidR="00C26C45">
        <w:t xml:space="preserve"> (</w:t>
      </w:r>
      <w:hyperlink r:id="rId46"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505" w:name="_Ref471811829"/>
      <w:bookmarkStart w:id="506" w:name="_Toc478121074"/>
      <w:r>
        <w:t>Direct Kafka Interface</w:t>
      </w:r>
      <w:bookmarkEnd w:id="505"/>
      <w:bookmarkEnd w:id="506"/>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7"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t>
      </w:r>
      <w:proofErr w:type="spellStart"/>
      <w:r>
        <w:t>WebSocket</w:t>
      </w:r>
      <w:proofErr w:type="spellEnd"/>
      <w:r>
        <w:t xml:space="preserve"> Proxy such as: </w:t>
      </w:r>
      <w:hyperlink r:id="rId48"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77777777" w:rsidR="008461B4" w:rsidRDefault="00FA5D0B" w:rsidP="008461B4">
      <w:pPr>
        <w:pStyle w:val="Heading4"/>
      </w:pPr>
      <w:bookmarkStart w:id="507"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233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r w:rsidRPr="006916B6">
              <w:rPr>
                <w:rFonts w:ascii="Courier New" w:hAnsi="Courier New" w:cs="Courier New"/>
              </w:rPr>
              <w:lastRenderedPageBreak/>
              <w:t>topic.J2735BsmRawJSON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bl>
    <w:p w14:paraId="793A2536" w14:textId="77777777" w:rsidR="00FA5D0B" w:rsidRDefault="00FA5D0B">
      <w:pPr>
        <w:pStyle w:val="Caption"/>
      </w:pPr>
      <w:r>
        <w:t xml:space="preserve">Table </w:t>
      </w:r>
      <w:r w:rsidR="001F1A9D">
        <w:fldChar w:fldCharType="begin"/>
      </w:r>
      <w:r w:rsidR="001F1A9D">
        <w:instrText xml:space="preserve"> SEQ Table \* ARABIC </w:instrText>
      </w:r>
      <w:r w:rsidR="001F1A9D">
        <w:fldChar w:fldCharType="separate"/>
      </w:r>
      <w:r w:rsidR="00C910EC">
        <w:rPr>
          <w:noProof/>
        </w:rPr>
        <w:t>6</w:t>
      </w:r>
      <w:r w:rsidR="001F1A9D">
        <w:rPr>
          <w:noProof/>
        </w:rPr>
        <w:fldChar w:fldCharType="end"/>
      </w:r>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508" w:name="_Toc478121075"/>
      <w:r>
        <w:t xml:space="preserve">ODE </w:t>
      </w:r>
      <w:proofErr w:type="spellStart"/>
      <w:r>
        <w:t>WebSocket</w:t>
      </w:r>
      <w:proofErr w:type="spellEnd"/>
      <w:r>
        <w:t xml:space="preserve"> Interface</w:t>
      </w:r>
      <w:bookmarkEnd w:id="507"/>
      <w:bookmarkEnd w:id="508"/>
    </w:p>
    <w:p w14:paraId="155FD68C" w14:textId="24345753" w:rsidR="00C26C45" w:rsidRDefault="008F6EBA" w:rsidP="00C26C45">
      <w:r>
        <w:t xml:space="preserve">To interface with the ODE through its </w:t>
      </w:r>
      <w:proofErr w:type="spellStart"/>
      <w:r>
        <w:t>WebSocket</w:t>
      </w:r>
      <w:proofErr w:type="spellEnd"/>
      <w:r>
        <w:t xml:space="preserve">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r w:rsidRPr="000D041D">
        <w:rPr>
          <w:rFonts w:ascii="Courier New" w:hAnsi="Courier New" w:cs="Courier New"/>
        </w:rPr>
        <w:t>basePath</w:t>
      </w:r>
      <w:proofErr w:type="spellEnd"/>
      <w:r w:rsidRPr="000D041D">
        <w:rPr>
          <w:rFonts w:ascii="Courier New" w:hAnsi="Courier New" w:cs="Courier New"/>
        </w:rPr>
        <w:t>: /ode/</w:t>
      </w:r>
      <w:proofErr w:type="spellStart"/>
      <w:r w:rsidRPr="000D041D">
        <w:rPr>
          <w:rFonts w:ascii="Courier New" w:hAnsi="Courier New" w:cs="Courier New"/>
        </w:rPr>
        <w:t>api</w:t>
      </w:r>
      <w:proofErr w:type="spellEnd"/>
      <w:r w:rsidRPr="000D041D">
        <w:rPr>
          <w:rFonts w:ascii="Courier New" w:hAnsi="Courier New" w:cs="Courier New"/>
        </w:rPr>
        <w:t>/</w:t>
      </w:r>
      <w:proofErr w:type="spellStart"/>
      <w:r w:rsidRPr="000D041D">
        <w:rPr>
          <w:rFonts w:ascii="Courier New" w:hAnsi="Courier New" w:cs="Courier New"/>
        </w:rPr>
        <w:t>ws</w:t>
      </w:r>
      <w:proofErr w:type="spellEnd"/>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t>
      </w:r>
      <w:proofErr w:type="spellStart"/>
      <w:r>
        <w:rPr>
          <w:rFonts w:ascii="Courier New" w:hAnsi="Courier New" w:cs="Courier New"/>
        </w:rPr>
        <w:t>ws</w:t>
      </w:r>
      <w:proofErr w:type="spellEnd"/>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t>
      </w:r>
      <w:proofErr w:type="spellStart"/>
      <w:r w:rsidRPr="000D041D">
        <w:rPr>
          <w:rFonts w:ascii="Courier New" w:hAnsi="Courier New" w:cs="Courier New"/>
        </w:rPr>
        <w:t>wss</w:t>
      </w:r>
      <w:proofErr w:type="spellEnd"/>
    </w:p>
    <w:p w14:paraId="749BB67D" w14:textId="77777777" w:rsidR="00ED0E13" w:rsidRDefault="00ED0E13" w:rsidP="00C26C45"/>
    <w:p w14:paraId="2EFCC51E" w14:textId="7BE5BE31" w:rsidR="00C26C45" w:rsidRDefault="003C3E28" w:rsidP="00ED0E13">
      <w:pPr>
        <w:pStyle w:val="Heading4"/>
        <w:rPr>
          <w:b/>
        </w:rPr>
      </w:pPr>
      <w:bookmarkStart w:id="509" w:name="_Toc462052290"/>
      <w:r>
        <w:t>O</w:t>
      </w:r>
      <w:r w:rsidR="00C26C45" w:rsidRPr="00E35BF2">
        <w:t xml:space="preserve">DE </w:t>
      </w:r>
      <w:proofErr w:type="spellStart"/>
      <w:r w:rsidR="00ED0E13">
        <w:t>WebSocket</w:t>
      </w:r>
      <w:proofErr w:type="spellEnd"/>
      <w:r w:rsidR="00ED0E13">
        <w:t xml:space="preserve"> </w:t>
      </w:r>
      <w:r w:rsidR="00C26C45" w:rsidRPr="00E35BF2">
        <w:t>Control Messages</w:t>
      </w:r>
      <w:bookmarkEnd w:id="509"/>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510" w:name="_Toc462052291"/>
      <w:r>
        <w:t>BSM</w:t>
      </w:r>
      <w:r w:rsidR="00C26C45" w:rsidRPr="00E35BF2">
        <w:t xml:space="preserve"> </w:t>
      </w:r>
      <w:proofErr w:type="spellStart"/>
      <w:r>
        <w:t>WebSocket</w:t>
      </w:r>
      <w:proofErr w:type="spellEnd"/>
      <w:r w:rsidR="00C26C45" w:rsidRPr="00E35BF2">
        <w:t xml:space="preserve"> Subscription </w:t>
      </w:r>
      <w:bookmarkEnd w:id="510"/>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w:t>
            </w:r>
            <w:proofErr w:type="spellStart"/>
            <w:r>
              <w:rPr>
                <w:rFonts w:ascii="Courier New" w:hAnsi="Courier New" w:cs="Courier New"/>
              </w:rPr>
              <w:t>bsm</w:t>
            </w:r>
            <w:proofErr w:type="spellEnd"/>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lastRenderedPageBreak/>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w:t>
                  </w:r>
                  <w:proofErr w:type="spellStart"/>
                  <w:r>
                    <w:rPr>
                      <w:rFonts w:ascii="Courier New" w:hAnsi="Courier New" w:cs="Courier New"/>
                    </w:rPr>
                    <w:t>param</w:t>
                  </w:r>
                  <w:proofErr w:type="spellEnd"/>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511" w:name="_Toc462052298"/>
      <w:bookmarkStart w:id="512" w:name="_Ref471728137"/>
      <w:bookmarkStart w:id="513" w:name="_Toc478121076"/>
      <w:r w:rsidRPr="00145701">
        <w:t>ODE Request Schemas</w:t>
      </w:r>
      <w:bookmarkEnd w:id="511"/>
      <w:bookmarkEnd w:id="512"/>
      <w:bookmarkEnd w:id="513"/>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514" w:name="_Toc462052299"/>
      <w:bookmarkStart w:id="515" w:name="_Ref471813112"/>
      <w:bookmarkStart w:id="516" w:name="_Toc478121077"/>
      <w:r>
        <w:t>ODE</w:t>
      </w:r>
      <w:r w:rsidR="00C26C45" w:rsidRPr="00145701">
        <w:t xml:space="preserve"> Request</w:t>
      </w:r>
      <w:bookmarkEnd w:id="514"/>
      <w:bookmarkEnd w:id="515"/>
      <w:r w:rsidR="000D126A">
        <w:t xml:space="preserve"> Message Metadata</w:t>
      </w:r>
      <w:bookmarkEnd w:id="516"/>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517" w:name="_Toc441572976"/>
      <w:bookmarkStart w:id="518" w:name="_Toc456253304"/>
      <w:r>
        <w:t xml:space="preserve">Table </w:t>
      </w:r>
      <w:r w:rsidR="001F1A9D">
        <w:fldChar w:fldCharType="begin"/>
      </w:r>
      <w:r w:rsidR="001F1A9D">
        <w:instrText xml:space="preserve"> SEQ Table \* ARABIC </w:instrText>
      </w:r>
      <w:r w:rsidR="001F1A9D">
        <w:fldChar w:fldCharType="separate"/>
      </w:r>
      <w:r w:rsidR="00C910EC">
        <w:rPr>
          <w:noProof/>
        </w:rPr>
        <w:t>7</w:t>
      </w:r>
      <w:r w:rsidR="001F1A9D">
        <w:rPr>
          <w:noProof/>
        </w:rPr>
        <w:fldChar w:fldCharType="end"/>
      </w:r>
      <w:r>
        <w:t xml:space="preserve"> </w:t>
      </w:r>
      <w:r w:rsidR="00874976">
        <w:t>–</w:t>
      </w:r>
      <w:r w:rsidR="00ED0E13">
        <w:t xml:space="preserve"> ODE </w:t>
      </w:r>
      <w:r>
        <w:t>Request</w:t>
      </w:r>
      <w:bookmarkEnd w:id="517"/>
      <w:bookmarkEnd w:id="518"/>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519" w:name="_Toc462052303"/>
      <w:bookmarkStart w:id="520" w:name="_Ref471728323"/>
      <w:bookmarkStart w:id="521" w:name="_Toc478121078"/>
      <w:r w:rsidRPr="00145701">
        <w:t xml:space="preserve">ODE </w:t>
      </w:r>
      <w:r w:rsidR="0016253B">
        <w:t>Response</w:t>
      </w:r>
      <w:r w:rsidRPr="00145701">
        <w:t xml:space="preserve"> Schemas</w:t>
      </w:r>
      <w:bookmarkEnd w:id="519"/>
      <w:bookmarkEnd w:id="520"/>
      <w:bookmarkEnd w:id="521"/>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522" w:name="_Toc462052304"/>
      <w:bookmarkStart w:id="523" w:name="_Toc478121079"/>
      <w:r w:rsidRPr="00145701">
        <w:lastRenderedPageBreak/>
        <w:t>ODE Data Message</w:t>
      </w:r>
      <w:bookmarkEnd w:id="522"/>
      <w:bookmarkEnd w:id="523"/>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proofErr w:type="spellStart"/>
            <w:r w:rsidRPr="000702E5">
              <w:t>OdeMsgMetadata</w:t>
            </w:r>
            <w:proofErr w:type="spellEnd"/>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524" w:name="_Toc441572980"/>
      <w:bookmarkStart w:id="525" w:name="_Toc456253308"/>
    </w:p>
    <w:p w14:paraId="3F314606" w14:textId="0368C575" w:rsidR="00C26C45" w:rsidRDefault="00C26C45" w:rsidP="00C26C45">
      <w:pPr>
        <w:pStyle w:val="Caption"/>
      </w:pPr>
      <w:r>
        <w:t xml:space="preserve">Table </w:t>
      </w:r>
      <w:r w:rsidR="001F1A9D">
        <w:fldChar w:fldCharType="begin"/>
      </w:r>
      <w:r w:rsidR="001F1A9D">
        <w:instrText xml:space="preserve"> SEQ Table \* ARABIC </w:instrText>
      </w:r>
      <w:r w:rsidR="001F1A9D">
        <w:fldChar w:fldCharType="separate"/>
      </w:r>
      <w:r w:rsidR="00C910EC">
        <w:rPr>
          <w:noProof/>
        </w:rPr>
        <w:t>8</w:t>
      </w:r>
      <w:r w:rsidR="001F1A9D">
        <w:rPr>
          <w:noProof/>
        </w:rPr>
        <w:fldChar w:fldCharType="end"/>
      </w:r>
      <w:r>
        <w:t xml:space="preserve"> - </w:t>
      </w:r>
      <w:proofErr w:type="spellStart"/>
      <w:r>
        <w:t>OdeDataMessage</w:t>
      </w:r>
      <w:bookmarkEnd w:id="524"/>
      <w:bookmarkEnd w:id="525"/>
      <w:proofErr w:type="spellEnd"/>
    </w:p>
    <w:p w14:paraId="605835CF" w14:textId="31425BC0" w:rsidR="00C26C45" w:rsidRDefault="00C26C45" w:rsidP="0016253B">
      <w:pPr>
        <w:pStyle w:val="Heading3"/>
      </w:pPr>
      <w:bookmarkStart w:id="526" w:name="_Toc462052305"/>
      <w:bookmarkStart w:id="527" w:name="_Ref471813394"/>
      <w:bookmarkStart w:id="528" w:name="_Toc478121080"/>
      <w:r w:rsidRPr="00284BEB">
        <w:t>ODE Message Metadata</w:t>
      </w:r>
      <w:bookmarkEnd w:id="526"/>
      <w:bookmarkEnd w:id="527"/>
      <w:bookmarkEnd w:id="528"/>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proofErr w:type="spellStart"/>
            <w:r w:rsidRPr="005A611E">
              <w:rPr>
                <w:rFonts w:ascii="Courier New" w:hAnsi="Courier New" w:cs="Courier New"/>
              </w:rPr>
              <w:t>payloadType</w:t>
            </w:r>
            <w:proofErr w:type="spellEnd"/>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proofErr w:type="spellStart"/>
            <w:r w:rsidR="00722B15">
              <w:t>bsm</w:t>
            </w:r>
            <w:proofErr w:type="spellEnd"/>
            <w:r>
              <w:t>", "</w:t>
            </w:r>
            <w:proofErr w:type="spellStart"/>
            <w:r w:rsidR="00722B15">
              <w:t>tim</w:t>
            </w:r>
            <w:proofErr w:type="spellEnd"/>
            <w:r>
              <w:t>", "map", "spat", "other"</w:t>
            </w:r>
          </w:p>
        </w:tc>
        <w:tc>
          <w:tcPr>
            <w:tcW w:w="2233" w:type="dxa"/>
          </w:tcPr>
          <w:p w14:paraId="1C0C0B6C" w14:textId="77777777" w:rsidR="00C26C45" w:rsidRPr="003E745F" w:rsidRDefault="00C26C45" w:rsidP="00C26C45">
            <w:proofErr w:type="spellStart"/>
            <w:r>
              <w:t>enum</w:t>
            </w:r>
            <w:proofErr w:type="spellEnd"/>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 xml:space="preserve">Amount of time it took to process this record from the time </w:t>
            </w:r>
            <w:r>
              <w:lastRenderedPageBreak/>
              <w:t xml:space="preserve">it was received (based on </w:t>
            </w:r>
            <w:proofErr w:type="spellStart"/>
            <w:r>
              <w:t>receivedAt</w:t>
            </w:r>
            <w:proofErr w:type="spellEnd"/>
            <w:r>
              <w:t xml:space="preserve"> payload field)</w:t>
            </w:r>
          </w:p>
        </w:tc>
        <w:tc>
          <w:tcPr>
            <w:tcW w:w="2233" w:type="dxa"/>
          </w:tcPr>
          <w:p w14:paraId="51CD4CBF" w14:textId="77777777" w:rsidR="00C26C45" w:rsidRDefault="00C26C45" w:rsidP="00C26C45">
            <w:r>
              <w:lastRenderedPageBreak/>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proofErr w:type="spellStart"/>
            <w:r>
              <w:rPr>
                <w:rFonts w:ascii="Courier New" w:hAnsi="Courier New" w:cs="Courier New"/>
              </w:rPr>
              <w:t>receivedAt</w:t>
            </w:r>
            <w:proofErr w:type="spellEnd"/>
          </w:p>
        </w:tc>
        <w:tc>
          <w:tcPr>
            <w:tcW w:w="1997" w:type="dxa"/>
          </w:tcPr>
          <w:p w14:paraId="3ABF56C3" w14:textId="77777777" w:rsidR="00A524BA" w:rsidRDefault="00A524BA" w:rsidP="004C4D4C">
            <w:pPr>
              <w:rPr>
                <w:rFonts w:ascii="Courier New" w:hAnsi="Courier New" w:cs="Courier New"/>
              </w:rPr>
            </w:pPr>
            <w:proofErr w:type="spellStart"/>
            <w:r>
              <w:rPr>
                <w:rFonts w:ascii="Courier New" w:hAnsi="Courier New" w:cs="Courier New"/>
              </w:rPr>
              <w:t>iso</w:t>
            </w:r>
            <w:proofErr w:type="spellEnd"/>
            <w:r>
              <w:rPr>
                <w:rFonts w:ascii="Courier New" w:hAnsi="Courier New" w:cs="Courier New"/>
              </w:rPr>
              <w:t>-date-time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proofErr w:type="spellStart"/>
            <w:r w:rsidRPr="00515E5E">
              <w:rPr>
                <w:b/>
              </w:rPr>
              <w:t>yyyy-MM-ddThh:mm:ss.sssZ</w:t>
            </w:r>
            <w:proofErr w:type="spellEnd"/>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proofErr w:type="spellStart"/>
              <w:r w:rsidRPr="00543224">
                <w:rPr>
                  <w:rStyle w:val="Hyperlink"/>
                </w:rPr>
                <w:t>OdePayloadViolation</w:t>
              </w:r>
              <w:proofErr w:type="spellEnd"/>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proofErr w:type="spellStart"/>
            <w:r>
              <w:rPr>
                <w:rFonts w:ascii="Courier New" w:hAnsi="Courier New" w:cs="Courier New"/>
              </w:rPr>
              <w:t>serialId</w:t>
            </w:r>
            <w:proofErr w:type="spellEnd"/>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529" w:name="_Toc441572981"/>
      <w:bookmarkStart w:id="530" w:name="_Toc456253309"/>
      <w:r>
        <w:t xml:space="preserve">Table </w:t>
      </w:r>
      <w:r w:rsidR="001F1A9D">
        <w:fldChar w:fldCharType="begin"/>
      </w:r>
      <w:r w:rsidR="001F1A9D">
        <w:instrText xml:space="preserve"> SEQ Table \* ARABIC </w:instrText>
      </w:r>
      <w:r w:rsidR="001F1A9D">
        <w:fldChar w:fldCharType="separate"/>
      </w:r>
      <w:r w:rsidR="00C910EC">
        <w:rPr>
          <w:noProof/>
        </w:rPr>
        <w:t>9</w:t>
      </w:r>
      <w:r w:rsidR="001F1A9D">
        <w:rPr>
          <w:noProof/>
        </w:rPr>
        <w:fldChar w:fldCharType="end"/>
      </w:r>
      <w:r>
        <w:t xml:space="preserve"> – </w:t>
      </w:r>
      <w:proofErr w:type="spellStart"/>
      <w:r>
        <w:t>OdeMsgMetadata</w:t>
      </w:r>
      <w:bookmarkEnd w:id="529"/>
      <w:bookmarkEnd w:id="530"/>
      <w:proofErr w:type="spellEnd"/>
    </w:p>
    <w:p w14:paraId="6A1AA76C" w14:textId="77777777" w:rsidR="00752CB3" w:rsidRPr="00752CB3" w:rsidRDefault="00752CB3" w:rsidP="00752CB3"/>
    <w:p w14:paraId="1F52559C" w14:textId="72FEAEC3" w:rsidR="00C26C45" w:rsidRDefault="00C26C45" w:rsidP="00A524BA">
      <w:pPr>
        <w:pStyle w:val="Heading3"/>
      </w:pPr>
      <w:bookmarkStart w:id="531" w:name="_ODE_Payload_Violation"/>
      <w:bookmarkStart w:id="532" w:name="_Toc462052306"/>
      <w:bookmarkStart w:id="533" w:name="_Ref471814373"/>
      <w:bookmarkStart w:id="534" w:name="_Toc478121081"/>
      <w:bookmarkEnd w:id="531"/>
      <w:r w:rsidRPr="00284BEB">
        <w:t>ODE Payload Violation</w:t>
      </w:r>
      <w:bookmarkEnd w:id="532"/>
      <w:bookmarkEnd w:id="533"/>
      <w:bookmarkEnd w:id="534"/>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proofErr w:type="spellStart"/>
            <w:r>
              <w:rPr>
                <w:rFonts w:ascii="Courier New" w:hAnsi="Courier New" w:cs="Courier New"/>
              </w:rPr>
              <w:t>actualValue</w:t>
            </w:r>
            <w:proofErr w:type="spellEnd"/>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 xml:space="preserve">The Unit of measure of the </w:t>
            </w:r>
            <w:proofErr w:type="spellStart"/>
            <w:r>
              <w:t>fieldName</w:t>
            </w:r>
            <w:proofErr w:type="spellEnd"/>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proofErr w:type="spellStart"/>
            <w:r w:rsidRPr="008A47E8">
              <w:rPr>
                <w:rFonts w:ascii="Courier New" w:hAnsi="Courier New" w:cs="Courier New"/>
              </w:rPr>
              <w:lastRenderedPageBreak/>
              <w:t>fieldName</w:t>
            </w:r>
            <w:proofErr w:type="spellEnd"/>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proofErr w:type="spellStart"/>
            <w:r w:rsidRPr="008A47E8">
              <w:rPr>
                <w:rFonts w:ascii="Courier New" w:hAnsi="Courier New" w:cs="Courier New"/>
              </w:rPr>
              <w:t>validMax</w:t>
            </w:r>
            <w:proofErr w:type="spellEnd"/>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 xml:space="preserve">The Unit of measure of the </w:t>
            </w:r>
            <w:proofErr w:type="spellStart"/>
            <w:r>
              <w:t>fieldName</w:t>
            </w:r>
            <w:proofErr w:type="spellEnd"/>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proofErr w:type="spellStart"/>
            <w:r w:rsidRPr="008A47E8">
              <w:rPr>
                <w:rFonts w:ascii="Courier New" w:hAnsi="Courier New" w:cs="Courier New"/>
              </w:rPr>
              <w:t>validMin</w:t>
            </w:r>
            <w:proofErr w:type="spellEnd"/>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 xml:space="preserve">The Unit of measure of the </w:t>
            </w:r>
            <w:proofErr w:type="spellStart"/>
            <w:r>
              <w:t>fieldName</w:t>
            </w:r>
            <w:proofErr w:type="spellEnd"/>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535" w:name="_ODE_Data_Message"/>
      <w:bookmarkStart w:id="536" w:name="_Toc462052308"/>
      <w:bookmarkStart w:id="537" w:name="_Toc478121082"/>
      <w:bookmarkEnd w:id="535"/>
      <w:r w:rsidRPr="00284BEB">
        <w:t xml:space="preserve">ODE </w:t>
      </w:r>
      <w:r w:rsidR="00410F95">
        <w:t>GET TOKEN</w:t>
      </w:r>
      <w:r w:rsidRPr="00284BEB">
        <w:t xml:space="preserve"> Response</w:t>
      </w:r>
      <w:bookmarkEnd w:id="536"/>
      <w:bookmarkEnd w:id="537"/>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proofErr w:type="spellStart"/>
            <w:r>
              <w:rPr>
                <w:rFonts w:ascii="Courier New" w:hAnsi="Courier New" w:cs="Courier New"/>
              </w:rPr>
              <w:t>data</w:t>
            </w:r>
            <w:r w:rsidRPr="005A611E">
              <w:rPr>
                <w:rFonts w:ascii="Courier New" w:hAnsi="Courier New" w:cs="Courier New"/>
              </w:rPr>
              <w:t>Type</w:t>
            </w:r>
            <w:proofErr w:type="spellEnd"/>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proofErr w:type="spellStart"/>
            <w:r>
              <w:t>Enum</w:t>
            </w:r>
            <w:proofErr w:type="spellEnd"/>
            <w:r>
              <w:t xml:space="preserve">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538" w:name="_Toc441572983"/>
      <w:bookmarkStart w:id="539" w:name="_Toc456253311"/>
      <w:r>
        <w:t xml:space="preserve">Table </w:t>
      </w:r>
      <w:r w:rsidR="001F1A9D">
        <w:fldChar w:fldCharType="begin"/>
      </w:r>
      <w:r w:rsidR="001F1A9D">
        <w:instrText xml:space="preserve"> SEQ Table \* ARABIC </w:instrText>
      </w:r>
      <w:r w:rsidR="001F1A9D">
        <w:fldChar w:fldCharType="separate"/>
      </w:r>
      <w:r w:rsidR="00C910EC">
        <w:rPr>
          <w:noProof/>
        </w:rPr>
        <w:t>10</w:t>
      </w:r>
      <w:r w:rsidR="001F1A9D">
        <w:rPr>
          <w:noProof/>
        </w:rPr>
        <w:fldChar w:fldCharType="end"/>
      </w:r>
      <w:r>
        <w:t xml:space="preserve"> - </w:t>
      </w:r>
      <w:proofErr w:type="spellStart"/>
      <w:r>
        <w:t>OdeAuthentication</w:t>
      </w:r>
      <w:bookmarkEnd w:id="538"/>
      <w:bookmarkEnd w:id="539"/>
      <w:proofErr w:type="spellEnd"/>
    </w:p>
    <w:p w14:paraId="2C1ABE0C" w14:textId="5290E6E8" w:rsidR="00C26C45" w:rsidRDefault="00C26C45" w:rsidP="0016253B">
      <w:pPr>
        <w:pStyle w:val="Heading3"/>
      </w:pPr>
      <w:bookmarkStart w:id="540" w:name="_Toc462052309"/>
      <w:bookmarkStart w:id="541" w:name="_Toc478121083"/>
      <w:r w:rsidRPr="00284BEB">
        <w:t>ODE Status Message</w:t>
      </w:r>
      <w:bookmarkEnd w:id="540"/>
      <w:bookmarkEnd w:id="541"/>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lastRenderedPageBreak/>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proofErr w:type="spellStart"/>
            <w:r>
              <w:t>Enum</w:t>
            </w:r>
            <w:proofErr w:type="spellEnd"/>
            <w:r>
              <w:t xml:space="preserve">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542" w:name="_Toc441572984"/>
      <w:bookmarkStart w:id="543" w:name="_Toc456253312"/>
      <w:r>
        <w:t xml:space="preserve">Table </w:t>
      </w:r>
      <w:r w:rsidR="001F1A9D">
        <w:fldChar w:fldCharType="begin"/>
      </w:r>
      <w:r w:rsidR="001F1A9D">
        <w:instrText xml:space="preserve"> SEQ Table \* ARABIC </w:instrText>
      </w:r>
      <w:r w:rsidR="001F1A9D">
        <w:fldChar w:fldCharType="separate"/>
      </w:r>
      <w:r w:rsidR="00C910EC">
        <w:rPr>
          <w:noProof/>
        </w:rPr>
        <w:t>11</w:t>
      </w:r>
      <w:r w:rsidR="001F1A9D">
        <w:rPr>
          <w:noProof/>
        </w:rPr>
        <w:fldChar w:fldCharType="end"/>
      </w:r>
      <w:r>
        <w:t xml:space="preserve"> - </w:t>
      </w:r>
      <w:proofErr w:type="spellStart"/>
      <w:r>
        <w:t>OdeStatus</w:t>
      </w:r>
      <w:bookmarkEnd w:id="542"/>
      <w:bookmarkEnd w:id="543"/>
      <w:proofErr w:type="spellEnd"/>
    </w:p>
    <w:p w14:paraId="1B2629C5" w14:textId="45791E6C" w:rsidR="00C26C45" w:rsidRDefault="00C26C45" w:rsidP="0016253B">
      <w:pPr>
        <w:pStyle w:val="Heading3"/>
      </w:pPr>
      <w:bookmarkStart w:id="544" w:name="_Toc462052310"/>
      <w:bookmarkStart w:id="545" w:name="_Ref471812176"/>
      <w:bookmarkStart w:id="546" w:name="_Toc478121084"/>
      <w:r w:rsidRPr="00284BEB">
        <w:t>ODE Control Message</w:t>
      </w:r>
      <w:bookmarkEnd w:id="544"/>
      <w:bookmarkEnd w:id="545"/>
      <w:bookmarkEnd w:id="546"/>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proofErr w:type="spellStart"/>
            <w:r w:rsidRPr="00642AC1">
              <w:rPr>
                <w:rFonts w:ascii="Courier New" w:hAnsi="Courier New" w:cs="Courier New"/>
              </w:rPr>
              <w:t>dataSourceBundleCount</w:t>
            </w:r>
            <w:proofErr w:type="spellEnd"/>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proofErr w:type="spellStart"/>
            <w:r w:rsidRPr="009F6E9B">
              <w:rPr>
                <w:rFonts w:ascii="Courier New" w:hAnsi="Courier New" w:cs="Courier New"/>
              </w:rPr>
              <w:t>receivedRecordCount</w:t>
            </w:r>
            <w:proofErr w:type="spellEnd"/>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proofErr w:type="spellStart"/>
            <w:r w:rsidRPr="009F6E9B">
              <w:rPr>
                <w:rFonts w:ascii="Courier New" w:hAnsi="Courier New" w:cs="Courier New"/>
              </w:rPr>
              <w:t>sentRecordCount</w:t>
            </w:r>
            <w:proofErr w:type="spellEnd"/>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proofErr w:type="spellStart"/>
            <w:r>
              <w:t>Enum</w:t>
            </w:r>
            <w:proofErr w:type="spellEnd"/>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proofErr w:type="spellStart"/>
            <w:r>
              <w:t>Enum</w:t>
            </w:r>
            <w:proofErr w:type="spellEnd"/>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lastRenderedPageBreak/>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547" w:name="_Toc441572985"/>
      <w:bookmarkStart w:id="548" w:name="_Toc456253313"/>
      <w:r>
        <w:t xml:space="preserve">Table </w:t>
      </w:r>
      <w:r w:rsidR="001F1A9D">
        <w:fldChar w:fldCharType="begin"/>
      </w:r>
      <w:r w:rsidR="001F1A9D">
        <w:instrText xml:space="preserve"> SEQ Table \* ARABIC </w:instrText>
      </w:r>
      <w:r w:rsidR="001F1A9D">
        <w:fldChar w:fldCharType="separate"/>
      </w:r>
      <w:r w:rsidR="00C910EC">
        <w:rPr>
          <w:noProof/>
        </w:rPr>
        <w:t>12</w:t>
      </w:r>
      <w:r w:rsidR="001F1A9D">
        <w:rPr>
          <w:noProof/>
        </w:rPr>
        <w:fldChar w:fldCharType="end"/>
      </w:r>
      <w:r>
        <w:t xml:space="preserve"> - </w:t>
      </w:r>
      <w:proofErr w:type="spellStart"/>
      <w:r>
        <w:t>OdeControlData</w:t>
      </w:r>
      <w:bookmarkEnd w:id="547"/>
      <w:bookmarkEnd w:id="548"/>
      <w:proofErr w:type="spellEnd"/>
    </w:p>
    <w:p w14:paraId="02321E0C" w14:textId="77777777" w:rsidR="00752CB3" w:rsidRDefault="00752CB3" w:rsidP="00752CB3">
      <w:pPr>
        <w:pStyle w:val="Heading3"/>
      </w:pPr>
      <w:bookmarkStart w:id="549" w:name="_ODE_Data_Message_1"/>
      <w:bookmarkStart w:id="550" w:name="_Toc462052307"/>
      <w:bookmarkStart w:id="551" w:name="_Ref471813434"/>
      <w:bookmarkStart w:id="552" w:name="_Toc478121085"/>
      <w:bookmarkStart w:id="553" w:name="_Toc462052316"/>
      <w:bookmarkEnd w:id="549"/>
      <w:r w:rsidRPr="00284BEB">
        <w:t>ODE Data Message Payload</w:t>
      </w:r>
      <w:bookmarkEnd w:id="550"/>
      <w:bookmarkEnd w:id="551"/>
      <w:bookmarkEnd w:id="552"/>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proofErr w:type="spellStart"/>
      <w:r>
        <w:t>OdeMsgPayload</w:t>
      </w:r>
      <w:proofErr w:type="spellEnd"/>
      <w:r>
        <w:t xml:space="preserve">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554" w:name="_Toc441572982"/>
      <w:bookmarkStart w:id="555" w:name="_Toc456253310"/>
      <w:r>
        <w:t xml:space="preserve">Table </w:t>
      </w:r>
      <w:r w:rsidR="001F1A9D">
        <w:fldChar w:fldCharType="begin"/>
      </w:r>
      <w:r w:rsidR="001F1A9D">
        <w:instrText xml:space="preserve"> SEQ Table \* ARABIC </w:instrText>
      </w:r>
      <w:r w:rsidR="001F1A9D">
        <w:fldChar w:fldCharType="separate"/>
      </w:r>
      <w:r w:rsidR="00C910EC">
        <w:rPr>
          <w:noProof/>
        </w:rPr>
        <w:t>13</w:t>
      </w:r>
      <w:r w:rsidR="001F1A9D">
        <w:rPr>
          <w:noProof/>
        </w:rPr>
        <w:fldChar w:fldCharType="end"/>
      </w:r>
      <w:r>
        <w:t xml:space="preserve"> – </w:t>
      </w:r>
      <w:proofErr w:type="spellStart"/>
      <w:r>
        <w:t>OdeMsgPayload</w:t>
      </w:r>
      <w:bookmarkEnd w:id="554"/>
      <w:bookmarkEnd w:id="555"/>
      <w:proofErr w:type="spellEnd"/>
    </w:p>
    <w:p w14:paraId="4AED6A82" w14:textId="2E2D82BB" w:rsidR="00752CB3" w:rsidRDefault="00752CB3" w:rsidP="00752CB3">
      <w:r>
        <w:t xml:space="preserve">The following subsection describe the </w:t>
      </w:r>
      <w:r w:rsidR="000A3293">
        <w:t xml:space="preserve">child schemas of </w:t>
      </w:r>
      <w:hyperlink w:anchor="_ODE_Data_Message_1" w:history="1">
        <w:proofErr w:type="spellStart"/>
        <w:r w:rsidR="000A3293" w:rsidRPr="000A3293">
          <w:rPr>
            <w:rStyle w:val="Hyperlink"/>
          </w:rPr>
          <w:t>OdeMsgPayload</w:t>
        </w:r>
        <w:proofErr w:type="spellEnd"/>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553"/>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proofErr w:type="spellStart"/>
            <w:r w:rsidRPr="006D1B36">
              <w:rPr>
                <w:rFonts w:ascii="Courier New" w:hAnsi="Courier New" w:cs="Courier New"/>
              </w:rPr>
              <w:t>coreData</w:t>
            </w:r>
            <w:proofErr w:type="spellEnd"/>
          </w:p>
        </w:tc>
        <w:tc>
          <w:tcPr>
            <w:tcW w:w="3649" w:type="dxa"/>
          </w:tcPr>
          <w:p w14:paraId="25135777" w14:textId="5BAB5907" w:rsidR="00666F71" w:rsidRPr="000D041D" w:rsidRDefault="00842F80"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proofErr w:type="spellStart"/>
            <w:r w:rsidRPr="006D1B36">
              <w:rPr>
                <w:rFonts w:ascii="Courier New" w:hAnsi="Courier New" w:cs="Courier New"/>
              </w:rPr>
              <w:t>partII</w:t>
            </w:r>
            <w:proofErr w:type="spellEnd"/>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lastRenderedPageBreak/>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556" w:name="_Toc462052317"/>
      <w:bookmarkStart w:id="557" w:name="_Toc478121086"/>
      <w:r>
        <w:t xml:space="preserve">ODE Data Message </w:t>
      </w:r>
      <w:r w:rsidRPr="009F4DD0">
        <w:t>Supporting Data Structures</w:t>
      </w:r>
      <w:bookmarkEnd w:id="556"/>
      <w:bookmarkEnd w:id="557"/>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558" w:name="_J2735BsmCoreData"/>
      <w:bookmarkStart w:id="559" w:name="_Ref471884029"/>
      <w:bookmarkEnd w:id="558"/>
      <w:r w:rsidRPr="006D1B36">
        <w:t>J2735BsmCoreData</w:t>
      </w:r>
      <w:bookmarkEnd w:id="559"/>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proofErr w:type="spellStart"/>
            <w:r w:rsidRPr="00666F71">
              <w:rPr>
                <w:rFonts w:ascii="Courier New" w:hAnsi="Courier New" w:cs="Courier New"/>
              </w:rPr>
              <w:t>msgCnt</w:t>
            </w:r>
            <w:proofErr w:type="spellEnd"/>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proofErr w:type="spellStart"/>
            <w:r w:rsidRPr="009442FE">
              <w:rPr>
                <w:rFonts w:ascii="Courier New" w:hAnsi="Courier New" w:cs="Courier New"/>
              </w:rPr>
              <w:t>secMark</w:t>
            </w:r>
            <w:proofErr w:type="spellEnd"/>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842F80"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proofErr w:type="spellStart"/>
            <w:r w:rsidRPr="004302C8">
              <w:rPr>
                <w:rFonts w:ascii="Courier New" w:hAnsi="Courier New" w:cs="Courier New"/>
              </w:rPr>
              <w:t>accelSet</w:t>
            </w:r>
            <w:proofErr w:type="spellEnd"/>
          </w:p>
        </w:tc>
        <w:tc>
          <w:tcPr>
            <w:tcW w:w="3615" w:type="dxa"/>
          </w:tcPr>
          <w:p w14:paraId="0C3E8443" w14:textId="17F769D6" w:rsidR="004302C8" w:rsidRDefault="00842F80"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842F80"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proofErr w:type="spellStart"/>
            <w:r w:rsidRPr="00FD62B9">
              <w:rPr>
                <w:rFonts w:ascii="Courier New" w:hAnsi="Courier New" w:cs="Courier New"/>
              </w:rPr>
              <w:t>enum</w:t>
            </w:r>
            <w:proofErr w:type="spellEnd"/>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lastRenderedPageBreak/>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842F80"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842F80"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560" w:name="_J2735BsmPart2Content"/>
      <w:bookmarkStart w:id="561" w:name="_Ref471884050"/>
      <w:bookmarkEnd w:id="560"/>
      <w:r w:rsidRPr="006D1B36">
        <w:t>J2735BsmPart2Content</w:t>
      </w:r>
      <w:bookmarkEnd w:id="561"/>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proofErr w:type="spellStart"/>
            <w:r>
              <w:rPr>
                <w:rFonts w:ascii="Courier New" w:hAnsi="Courier New" w:cs="Courier New"/>
              </w:rPr>
              <w:t>enum</w:t>
            </w:r>
            <w:proofErr w:type="spellEnd"/>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proofErr w:type="spellStart"/>
            <w:r>
              <w:t>vehicleSafetyExt</w:t>
            </w:r>
            <w:proofErr w:type="spellEnd"/>
          </w:p>
          <w:p w14:paraId="7764976F" w14:textId="77777777" w:rsidR="0067487F" w:rsidRDefault="0067487F" w:rsidP="006820F5">
            <w:pPr>
              <w:pStyle w:val="ListParagraph"/>
              <w:numPr>
                <w:ilvl w:val="0"/>
                <w:numId w:val="22"/>
              </w:numPr>
            </w:pPr>
            <w:proofErr w:type="spellStart"/>
            <w:r>
              <w:t>specialVehicleExt</w:t>
            </w:r>
            <w:proofErr w:type="spellEnd"/>
          </w:p>
          <w:p w14:paraId="483D5FD4" w14:textId="69127834" w:rsidR="006D1B36" w:rsidRPr="003E745F" w:rsidRDefault="0067487F" w:rsidP="006820F5">
            <w:pPr>
              <w:pStyle w:val="ListParagraph"/>
              <w:numPr>
                <w:ilvl w:val="0"/>
                <w:numId w:val="22"/>
              </w:numPr>
            </w:pPr>
            <w:proofErr w:type="spellStart"/>
            <w:r>
              <w:t>supplementalVehicleExt</w:t>
            </w:r>
            <w:proofErr w:type="spellEnd"/>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842F80"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842F80"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842F80"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562" w:name="_5J2735Position3D"/>
      <w:bookmarkStart w:id="563" w:name="_J2735Position3D"/>
      <w:bookmarkStart w:id="564" w:name="_Toc462052335"/>
      <w:bookmarkEnd w:id="562"/>
      <w:bookmarkEnd w:id="563"/>
      <w:r>
        <w:t>J2735</w:t>
      </w:r>
      <w:r w:rsidRPr="006719D6">
        <w:t>Position3D</w:t>
      </w:r>
      <w:bookmarkEnd w:id="564"/>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565" w:name="_Toc456253340"/>
      <w:r>
        <w:t xml:space="preserve">Table </w:t>
      </w:r>
      <w:r w:rsidR="001F1A9D">
        <w:fldChar w:fldCharType="begin"/>
      </w:r>
      <w:r w:rsidR="001F1A9D">
        <w:instrText xml:space="preserve"> SEQ Table \* ARABIC </w:instrText>
      </w:r>
      <w:r w:rsidR="001F1A9D">
        <w:fldChar w:fldCharType="separate"/>
      </w:r>
      <w:r w:rsidR="00C910EC">
        <w:rPr>
          <w:noProof/>
        </w:rPr>
        <w:t>14</w:t>
      </w:r>
      <w:r w:rsidR="001F1A9D">
        <w:rPr>
          <w:noProof/>
        </w:rPr>
        <w:fldChar w:fldCharType="end"/>
      </w:r>
      <w:r>
        <w:t xml:space="preserve"> - </w:t>
      </w:r>
      <w:r w:rsidRPr="00633532">
        <w:t>OdePosition3D</w:t>
      </w:r>
      <w:bookmarkEnd w:id="565"/>
    </w:p>
    <w:p w14:paraId="6449FF60" w14:textId="77777777" w:rsidR="006D1B36" w:rsidRDefault="006D1B36" w:rsidP="000A3293"/>
    <w:p w14:paraId="594931C0" w14:textId="6D7A0BBC" w:rsidR="00BA3CFB" w:rsidRDefault="00BA3CFB" w:rsidP="000A3293">
      <w:pPr>
        <w:pStyle w:val="Heading4"/>
      </w:pPr>
      <w:bookmarkStart w:id="566" w:name="_J2735AccelerationSet4Way"/>
      <w:bookmarkEnd w:id="566"/>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proofErr w:type="spellStart"/>
            <w:r>
              <w:rPr>
                <w:rFonts w:ascii="Courier New" w:hAnsi="Courier New" w:cs="Courier New"/>
              </w:rPr>
              <w:t>accelLat</w:t>
            </w:r>
            <w:proofErr w:type="spellEnd"/>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proofErr w:type="spellStart"/>
            <w:r w:rsidRPr="000D041D">
              <w:rPr>
                <w:rFonts w:ascii="Courier New" w:hAnsi="Courier New" w:cs="Courier New"/>
              </w:rPr>
              <w:t>accelLong</w:t>
            </w:r>
            <w:proofErr w:type="spellEnd"/>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proofErr w:type="spellStart"/>
            <w:r>
              <w:rPr>
                <w:rFonts w:ascii="Courier New" w:hAnsi="Courier New" w:cs="Courier New"/>
              </w:rPr>
              <w:t>accelVert</w:t>
            </w:r>
            <w:proofErr w:type="spellEnd"/>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proofErr w:type="spellStart"/>
            <w:r>
              <w:rPr>
                <w:rFonts w:ascii="Courier New" w:hAnsi="Courier New" w:cs="Courier New"/>
              </w:rPr>
              <w:lastRenderedPageBreak/>
              <w:t>accelYaw</w:t>
            </w:r>
            <w:proofErr w:type="spellEnd"/>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567" w:name="_J2735PositionalAccuracy"/>
      <w:bookmarkEnd w:id="567"/>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proofErr w:type="spellStart"/>
            <w:r w:rsidRPr="00FD62B9">
              <w:rPr>
                <w:rFonts w:ascii="Courier New" w:hAnsi="Courier New" w:cs="Courier New"/>
              </w:rPr>
              <w:t>semiMajor</w:t>
            </w:r>
            <w:proofErr w:type="spellEnd"/>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proofErr w:type="spellStart"/>
            <w:r w:rsidRPr="00FD62B9">
              <w:rPr>
                <w:rFonts w:ascii="Courier New" w:hAnsi="Courier New" w:cs="Courier New"/>
              </w:rPr>
              <w:t>semiMinor</w:t>
            </w:r>
            <w:proofErr w:type="spellEnd"/>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568" w:name="_J2735TransmissionState"/>
      <w:bookmarkStart w:id="569" w:name="_J2735BrakeSystemStatus"/>
      <w:bookmarkEnd w:id="568"/>
      <w:bookmarkEnd w:id="569"/>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proofErr w:type="spellStart"/>
            <w:r w:rsidRPr="00FD62B9">
              <w:rPr>
                <w:rFonts w:ascii="Courier New" w:hAnsi="Courier New" w:cs="Courier New"/>
              </w:rPr>
              <w:t>wheelBrakes</w:t>
            </w:r>
            <w:proofErr w:type="spellEnd"/>
          </w:p>
        </w:tc>
        <w:tc>
          <w:tcPr>
            <w:tcW w:w="3649" w:type="dxa"/>
          </w:tcPr>
          <w:p w14:paraId="560DBC07" w14:textId="23243D72" w:rsidR="00D47416" w:rsidRPr="000D041D" w:rsidRDefault="00842F80"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14:paraId="51CFECDC" w14:textId="501550EA" w:rsidR="00D47416" w:rsidRPr="003E745F" w:rsidRDefault="00D47416" w:rsidP="006820F5">
            <w:pPr>
              <w:pStyle w:val="ListParagraph"/>
              <w:numPr>
                <w:ilvl w:val="0"/>
                <w:numId w:val="25"/>
              </w:numPr>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proofErr w:type="spellStart"/>
            <w:r w:rsidRPr="00D47416">
              <w:rPr>
                <w:rFonts w:ascii="Courier New" w:hAnsi="Courier New" w:cs="Courier New"/>
              </w:rPr>
              <w:lastRenderedPageBreak/>
              <w:t>scs</w:t>
            </w:r>
            <w:proofErr w:type="spellEnd"/>
          </w:p>
        </w:tc>
        <w:tc>
          <w:tcPr>
            <w:tcW w:w="3649" w:type="dxa"/>
          </w:tcPr>
          <w:p w14:paraId="60F64823" w14:textId="6F012645"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proofErr w:type="spellStart"/>
            <w:r w:rsidRPr="00D47416">
              <w:rPr>
                <w:rFonts w:ascii="Courier New" w:hAnsi="Courier New" w:cs="Courier New"/>
              </w:rPr>
              <w:t>brakeBoost</w:t>
            </w:r>
            <w:proofErr w:type="spellEnd"/>
          </w:p>
        </w:tc>
        <w:tc>
          <w:tcPr>
            <w:tcW w:w="3649" w:type="dxa"/>
          </w:tcPr>
          <w:p w14:paraId="148E5C4B" w14:textId="0EE77471" w:rsidR="00D47416"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proofErr w:type="spellStart"/>
            <w:r w:rsidRPr="00D47416">
              <w:rPr>
                <w:rFonts w:ascii="Courier New" w:hAnsi="Courier New" w:cs="Courier New"/>
              </w:rPr>
              <w:t>auxBrakes</w:t>
            </w:r>
            <w:proofErr w:type="spellEnd"/>
          </w:p>
        </w:tc>
        <w:tc>
          <w:tcPr>
            <w:tcW w:w="3649" w:type="dxa"/>
          </w:tcPr>
          <w:p w14:paraId="68B6449E" w14:textId="7A9960A9"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570" w:name="_J2735VehicleSize"/>
      <w:bookmarkEnd w:id="570"/>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571" w:name="_J2735BitString"/>
      <w:bookmarkEnd w:id="571"/>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572" w:name="_J2735VehicleSafetyExtensions"/>
      <w:bookmarkEnd w:id="572"/>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842F80"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14:paraId="70AC33F6" w14:textId="13E90B14" w:rsidR="00053F27" w:rsidRPr="003E745F" w:rsidRDefault="00053F27" w:rsidP="006820F5">
            <w:pPr>
              <w:pStyle w:val="ListParagraph"/>
              <w:numPr>
                <w:ilvl w:val="0"/>
                <w:numId w:val="28"/>
              </w:numPr>
            </w:pPr>
            <w:proofErr w:type="spellStart"/>
            <w:r w:rsidRPr="00053F27">
              <w:rPr>
                <w:rFonts w:ascii="Courier New" w:hAnsi="Courier New" w:cs="Courier New"/>
                <w:color w:val="000000"/>
                <w:sz w:val="20"/>
                <w:szCs w:val="20"/>
              </w:rPr>
              <w:t>eventAirBagDeployment</w:t>
            </w:r>
            <w:proofErr w:type="spellEnd"/>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proofErr w:type="spellStart"/>
            <w:r w:rsidRPr="00951EFA">
              <w:rPr>
                <w:rFonts w:ascii="Courier New" w:hAnsi="Courier New" w:cs="Courier New"/>
              </w:rPr>
              <w:t>pathHistory</w:t>
            </w:r>
            <w:proofErr w:type="spellEnd"/>
          </w:p>
        </w:tc>
        <w:tc>
          <w:tcPr>
            <w:tcW w:w="3615" w:type="dxa"/>
          </w:tcPr>
          <w:p w14:paraId="5728CDF8" w14:textId="45517161" w:rsidR="00053F27" w:rsidRPr="000D041D" w:rsidRDefault="00842F80"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proofErr w:type="spellStart"/>
            <w:r w:rsidRPr="00951EFA">
              <w:rPr>
                <w:rFonts w:ascii="Courier New" w:hAnsi="Courier New" w:cs="Courier New"/>
              </w:rPr>
              <w:t>pathPrediction</w:t>
            </w:r>
            <w:proofErr w:type="spellEnd"/>
          </w:p>
        </w:tc>
        <w:tc>
          <w:tcPr>
            <w:tcW w:w="3615" w:type="dxa"/>
          </w:tcPr>
          <w:p w14:paraId="6320F5E5" w14:textId="6C3D98B1" w:rsidR="00951EFA" w:rsidRDefault="00842F80"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842F80"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hazardSignalOn</w:t>
            </w:r>
            <w:proofErr w:type="spellEnd"/>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14:paraId="461E5A65" w14:textId="6ED00F70" w:rsidR="00951EFA" w:rsidRPr="003E745F" w:rsidRDefault="00951EFA" w:rsidP="006820F5">
            <w:pPr>
              <w:pStyle w:val="ListParagraph"/>
              <w:numPr>
                <w:ilvl w:val="0"/>
                <w:numId w:val="28"/>
              </w:numPr>
              <w:autoSpaceDE w:val="0"/>
              <w:autoSpaceDN w:val="0"/>
              <w:adjustRightInd w:val="0"/>
              <w:spacing w:before="0"/>
            </w:pPr>
            <w:proofErr w:type="spellStart"/>
            <w:r w:rsidRPr="00951EFA">
              <w:rPr>
                <w:rFonts w:ascii="Courier New" w:hAnsi="Courier New" w:cs="Courier New"/>
                <w:color w:val="000000"/>
                <w:sz w:val="24"/>
                <w:szCs w:val="24"/>
              </w:rPr>
              <w:t>parkingLightsOn</w:t>
            </w:r>
            <w:proofErr w:type="spellEnd"/>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573" w:name="_J2735SpecialVehicleExtensions"/>
      <w:bookmarkEnd w:id="573"/>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proofErr w:type="spellStart"/>
            <w:r w:rsidRPr="00C119E8">
              <w:rPr>
                <w:rFonts w:ascii="Courier New" w:hAnsi="Courier New" w:cs="Courier New"/>
              </w:rPr>
              <w:t>vehicleAlerts</w:t>
            </w:r>
            <w:proofErr w:type="spellEnd"/>
          </w:p>
        </w:tc>
        <w:tc>
          <w:tcPr>
            <w:tcW w:w="3649" w:type="dxa"/>
          </w:tcPr>
          <w:p w14:paraId="6BB62F14" w14:textId="50F156EB" w:rsidR="004C4D4C" w:rsidRPr="000D041D" w:rsidRDefault="00842F80"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842F80"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842F80"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574" w:name="_J2735SupplementalVehicleExtensions"/>
      <w:bookmarkEnd w:id="574"/>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14:paraId="586530C2" w14:textId="731BE017" w:rsidR="004C4D4C" w:rsidRPr="000D041D" w:rsidRDefault="00842F80"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14:paraId="649977ED" w14:textId="181FA3A2" w:rsidR="00BB46E4" w:rsidRDefault="00842F80"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14:paraId="5A6AC094" w14:textId="604978EC" w:rsidR="00BB46E4" w:rsidRDefault="00842F80"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14:paraId="0C493F03" w14:textId="7FF79633" w:rsidR="00E86218" w:rsidRDefault="00842F80"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842F80"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842F80"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14:paraId="1289871A" w14:textId="0012D343" w:rsidR="003D1AA9" w:rsidRDefault="00842F80"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14:paraId="7D571394" w14:textId="605D2C8A" w:rsidR="003D1AA9" w:rsidRDefault="00842F80"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575" w:name="_J2735PathHistory"/>
      <w:bookmarkEnd w:id="575"/>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proofErr w:type="spellStart"/>
            <w:r w:rsidRPr="00E42F1E">
              <w:rPr>
                <w:rFonts w:ascii="Courier New" w:hAnsi="Courier New" w:cs="Courier New"/>
              </w:rPr>
              <w:t>initialPosition</w:t>
            </w:r>
            <w:proofErr w:type="spellEnd"/>
          </w:p>
        </w:tc>
        <w:tc>
          <w:tcPr>
            <w:tcW w:w="3623" w:type="dxa"/>
          </w:tcPr>
          <w:p w14:paraId="4EE0266B" w14:textId="440EF446" w:rsidR="004C4D4C" w:rsidRPr="000D041D" w:rsidRDefault="00842F80"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proofErr w:type="spellStart"/>
            <w:r w:rsidRPr="00E42F1E">
              <w:rPr>
                <w:rFonts w:ascii="Courier New" w:hAnsi="Courier New" w:cs="Courier New"/>
              </w:rPr>
              <w:t>currGNSSstatus</w:t>
            </w:r>
            <w:proofErr w:type="spellEnd"/>
          </w:p>
        </w:tc>
        <w:tc>
          <w:tcPr>
            <w:tcW w:w="3623" w:type="dxa"/>
          </w:tcPr>
          <w:p w14:paraId="21C14735" w14:textId="1733F21E" w:rsidR="00E42F1E" w:rsidRPr="000D041D" w:rsidRDefault="00842F80"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14:paraId="668D9360" w14:textId="6BE0221D" w:rsidR="00E42F1E" w:rsidRPr="003E745F" w:rsidRDefault="00E42F1E" w:rsidP="006820F5">
            <w:pPr>
              <w:pStyle w:val="ListParagraph"/>
              <w:numPr>
                <w:ilvl w:val="0"/>
                <w:numId w:val="29"/>
              </w:numPr>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proofErr w:type="spellStart"/>
            <w:r w:rsidRPr="00E42F1E">
              <w:rPr>
                <w:rFonts w:ascii="Courier New" w:hAnsi="Courier New" w:cs="Courier New"/>
              </w:rPr>
              <w:t>crumbData</w:t>
            </w:r>
            <w:proofErr w:type="spellEnd"/>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576" w:name="_J2735PathPrediction"/>
      <w:bookmarkEnd w:id="576"/>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proofErr w:type="spellStart"/>
            <w:r w:rsidRPr="00E42F1E">
              <w:rPr>
                <w:rFonts w:ascii="Courier New" w:hAnsi="Courier New" w:cs="Courier New"/>
              </w:rPr>
              <w:t>radiusOfCurve</w:t>
            </w:r>
            <w:proofErr w:type="spellEnd"/>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577" w:name="_J2735EmergencyDetails"/>
      <w:bookmarkEnd w:id="577"/>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proofErr w:type="spellStart"/>
            <w:r w:rsidRPr="00823070">
              <w:rPr>
                <w:rFonts w:ascii="Courier New" w:hAnsi="Courier New" w:cs="Courier New"/>
              </w:rPr>
              <w:t>sspRights</w:t>
            </w:r>
            <w:proofErr w:type="spellEnd"/>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842F80"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proofErr w:type="spellStart"/>
            <w:r>
              <w:rPr>
                <w:rFonts w:ascii="Courier New" w:hAnsi="Courier New" w:cs="Courier New"/>
                <w:color w:val="000000"/>
                <w:sz w:val="20"/>
                <w:szCs w:val="20"/>
              </w:rPr>
              <w:t>peEmergencyResponse</w:t>
            </w:r>
            <w:proofErr w:type="spell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r w:rsidRPr="00823070">
              <w:rPr>
                <w:rFonts w:ascii="Courier New" w:hAnsi="Courier New" w:cs="Courier New"/>
                <w:color w:val="000000"/>
                <w:sz w:val="20"/>
                <w:szCs w:val="20"/>
              </w:rPr>
              <w:t>Non Emergency</w:t>
            </w:r>
            <w:proofErr w:type="spellEnd"/>
            <w:r w:rsidRPr="00823070">
              <w:rPr>
                <w:rFonts w:ascii="Courier New" w:hAnsi="Courier New" w:cs="Courier New"/>
                <w:color w:val="000000"/>
                <w:sz w:val="20"/>
                <w:szCs w:val="20"/>
              </w:rPr>
              <w:t xml:space="preserve">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14:paraId="450C9F75" w14:textId="2C7F4C56" w:rsidR="00823070" w:rsidRPr="003E745F" w:rsidRDefault="00823070" w:rsidP="006820F5">
            <w:pPr>
              <w:pStyle w:val="ListParagraph"/>
              <w:numPr>
                <w:ilvl w:val="1"/>
                <w:numId w:val="30"/>
              </w:numPr>
            </w:pPr>
            <w:proofErr w:type="spellStart"/>
            <w:r w:rsidRPr="00823070">
              <w:rPr>
                <w:rFonts w:ascii="Courier New" w:hAnsi="Courier New" w:cs="Courier New"/>
                <w:color w:val="000000"/>
                <w:sz w:val="20"/>
                <w:szCs w:val="20"/>
              </w:rPr>
              <w:t>peNonEmergencySoundActive</w:t>
            </w:r>
            <w:proofErr w:type="spellEnd"/>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proofErr w:type="spellStart"/>
            <w:r w:rsidRPr="00823070">
              <w:rPr>
                <w:rFonts w:ascii="Courier New" w:hAnsi="Courier New" w:cs="Courier New"/>
              </w:rPr>
              <w:t>lightsUse</w:t>
            </w:r>
            <w:proofErr w:type="spellEnd"/>
          </w:p>
        </w:tc>
        <w:tc>
          <w:tcPr>
            <w:tcW w:w="3152" w:type="dxa"/>
          </w:tcPr>
          <w:p w14:paraId="33B28217" w14:textId="7800A713"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proofErr w:type="spellStart"/>
            <w:r w:rsidRPr="00823070">
              <w:rPr>
                <w:rFonts w:ascii="Consolas" w:hAnsi="Consolas" w:cs="Consolas"/>
                <w:b/>
                <w:bCs/>
                <w:i/>
                <w:iCs/>
                <w:color w:val="0000C0"/>
                <w:sz w:val="20"/>
                <w:szCs w:val="20"/>
              </w:rPr>
              <w:t>freqStops</w:t>
            </w:r>
            <w:proofErr w:type="spellEnd"/>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proofErr w:type="spellStart"/>
            <w:r w:rsidRPr="00823070">
              <w:rPr>
                <w:rFonts w:ascii="Courier New" w:hAnsi="Courier New" w:cs="Courier New"/>
              </w:rPr>
              <w:lastRenderedPageBreak/>
              <w:t>responseType</w:t>
            </w:r>
            <w:proofErr w:type="spellEnd"/>
          </w:p>
        </w:tc>
        <w:tc>
          <w:tcPr>
            <w:tcW w:w="3152" w:type="dxa"/>
          </w:tcPr>
          <w:p w14:paraId="4AAF4E2C" w14:textId="1476B7F8"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proofErr w:type="spellStart"/>
            <w:r w:rsidRPr="00823070">
              <w:rPr>
                <w:rFonts w:ascii="Consolas" w:hAnsi="Consolas" w:cs="Consolas"/>
                <w:b/>
                <w:bCs/>
                <w:i/>
                <w:iCs/>
                <w:color w:val="0000C0"/>
                <w:sz w:val="20"/>
                <w:szCs w:val="20"/>
              </w:rPr>
              <w:t>stopAndGoMovement</w:t>
            </w:r>
            <w:proofErr w:type="spellEnd"/>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proofErr w:type="spellStart"/>
            <w:r w:rsidRPr="00823070">
              <w:rPr>
                <w:rFonts w:ascii="Courier New" w:hAnsi="Courier New" w:cs="Courier New"/>
              </w:rPr>
              <w:t>sirenUse</w:t>
            </w:r>
            <w:proofErr w:type="spellEnd"/>
          </w:p>
        </w:tc>
        <w:tc>
          <w:tcPr>
            <w:tcW w:w="3152" w:type="dxa"/>
          </w:tcPr>
          <w:p w14:paraId="11CF5E18" w14:textId="3396E53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578" w:name="_J2735EventDescription"/>
      <w:bookmarkEnd w:id="578"/>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 xml:space="preserve">1 to 8 </w:t>
            </w:r>
            <w:proofErr w:type="spellStart"/>
            <w:r>
              <w:rPr>
                <w:sz w:val="20"/>
                <w:szCs w:val="20"/>
              </w:rPr>
              <w:t>ITIS.ITIScodes</w:t>
            </w:r>
            <w:proofErr w:type="spellEnd"/>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842F80"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842F80"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proofErr w:type="spellStart"/>
            <w:r w:rsidRPr="00297A50">
              <w:rPr>
                <w:rFonts w:ascii="Courier New" w:hAnsi="Courier New" w:cs="Courier New"/>
              </w:rPr>
              <w:t>typeEvent</w:t>
            </w:r>
            <w:proofErr w:type="spellEnd"/>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list of </w:t>
            </w:r>
            <w:proofErr w:type="spellStart"/>
            <w:r>
              <w:rPr>
                <w:sz w:val="20"/>
                <w:szCs w:val="20"/>
              </w:rPr>
              <w:t>ITIS.ITIScodes</w:t>
            </w:r>
            <w:proofErr w:type="spellEnd"/>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579" w:name="_J2735TrailerData"/>
      <w:bookmarkEnd w:id="579"/>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proofErr w:type="spellStart"/>
            <w:r w:rsidRPr="00823070">
              <w:rPr>
                <w:rFonts w:ascii="Courier New" w:hAnsi="Courier New" w:cs="Courier New"/>
              </w:rPr>
              <w:t>sspRights</w:t>
            </w:r>
            <w:proofErr w:type="spellEnd"/>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842F80"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580" w:name="_J2735VehicleClassification"/>
      <w:bookmarkEnd w:id="580"/>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proofErr w:type="spellStart"/>
            <w:r w:rsidRPr="00D043A2">
              <w:rPr>
                <w:rFonts w:ascii="Courier New" w:hAnsi="Courier New" w:cs="Courier New"/>
              </w:rPr>
              <w:lastRenderedPageBreak/>
              <w:t>fuelType</w:t>
            </w:r>
            <w:proofErr w:type="spellEnd"/>
          </w:p>
        </w:tc>
        <w:tc>
          <w:tcPr>
            <w:tcW w:w="3550" w:type="dxa"/>
          </w:tcPr>
          <w:p w14:paraId="1CA07BC7" w14:textId="04D7A73D"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proofErr w:type="spellStart"/>
            <w:r w:rsidRPr="00813084">
              <w:rPr>
                <w:rFonts w:ascii="Courier New" w:hAnsi="Courier New" w:cs="Courier New"/>
              </w:rPr>
              <w:t>hpmsType</w:t>
            </w:r>
            <w:proofErr w:type="spellEnd"/>
          </w:p>
        </w:tc>
        <w:tc>
          <w:tcPr>
            <w:tcW w:w="3550" w:type="dxa"/>
          </w:tcPr>
          <w:p w14:paraId="2CE1B83F" w14:textId="0D4BF899"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proofErr w:type="spellStart"/>
            <w:r w:rsidRPr="00813084">
              <w:rPr>
                <w:rFonts w:ascii="Courier New" w:hAnsi="Courier New" w:cs="Courier New"/>
              </w:rPr>
              <w:t>keyType</w:t>
            </w:r>
            <w:proofErr w:type="spellEnd"/>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proofErr w:type="spellStart"/>
            <w:r w:rsidRPr="00EC1603">
              <w:t>BasicVehicleClass</w:t>
            </w:r>
            <w:proofErr w:type="spellEnd"/>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proofErr w:type="spellStart"/>
            <w:r w:rsidRPr="00EC1603">
              <w:rPr>
                <w:rFonts w:ascii="Courier New" w:hAnsi="Courier New" w:cs="Courier New"/>
              </w:rPr>
              <w:t>responderType</w:t>
            </w:r>
            <w:proofErr w:type="spellEnd"/>
          </w:p>
        </w:tc>
        <w:tc>
          <w:tcPr>
            <w:tcW w:w="3550" w:type="dxa"/>
          </w:tcPr>
          <w:p w14:paraId="496E4EE8" w14:textId="061D0E8E" w:rsidR="00EC1603" w:rsidRDefault="00EC1603"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lastRenderedPageBreak/>
              <w:t>emergency_vehicle_units</w:t>
            </w:r>
            <w:proofErr w:type="spellEnd"/>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14:paraId="059EB7E6" w14:textId="274EBA93" w:rsidR="008A2877" w:rsidRDefault="008A2877" w:rsidP="000A3293"/>
    <w:p w14:paraId="18A2113B" w14:textId="0C51E14B" w:rsidR="008A2877" w:rsidRDefault="0030246B" w:rsidP="000A3293">
      <w:pPr>
        <w:pStyle w:val="Heading4"/>
      </w:pPr>
      <w:bookmarkStart w:id="581" w:name="_J2735VehicleData"/>
      <w:bookmarkEnd w:id="581"/>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582" w:name="_J2735WeatherReport"/>
      <w:bookmarkEnd w:id="582"/>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proofErr w:type="spellStart"/>
            <w:r w:rsidRPr="009C1A82">
              <w:rPr>
                <w:rFonts w:ascii="Courier New" w:hAnsi="Courier New" w:cs="Courier New"/>
              </w:rPr>
              <w:lastRenderedPageBreak/>
              <w:t>weatherAirPres</w:t>
            </w:r>
            <w:proofErr w:type="spellEnd"/>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proofErr w:type="spellStart"/>
            <w:r w:rsidRPr="00EB5357">
              <w:t>hectopascals</w:t>
            </w:r>
            <w:proofErr w:type="spellEnd"/>
            <w:r w:rsidRPr="00EB5357">
              <w:t xml:space="preserve"> (</w:t>
            </w:r>
            <w:proofErr w:type="spellStart"/>
            <w:r w:rsidRPr="00EB5357">
              <w:t>hPa</w:t>
            </w:r>
            <w:proofErr w:type="spellEnd"/>
            <w:r w:rsidRPr="00EB5357">
              <w:t>)</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proofErr w:type="spellStart"/>
            <w:r w:rsidRPr="009C1A82">
              <w:rPr>
                <w:rFonts w:ascii="Courier New" w:hAnsi="Courier New" w:cs="Courier New"/>
              </w:rPr>
              <w:t>weatherAirTemp</w:t>
            </w:r>
            <w:proofErr w:type="spellEnd"/>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w:t>
            </w:r>
            <w:proofErr w:type="spellStart"/>
            <w:r>
              <w:t>Celcius</w:t>
            </w:r>
            <w:proofErr w:type="spellEnd"/>
            <w:r>
              <w:t>)</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583" w:name="_J2735WeatherProbe"/>
      <w:bookmarkEnd w:id="583"/>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584" w:name="_J2735ObstacleDetection"/>
      <w:bookmarkEnd w:id="584"/>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585" w:name="_J2735DisabledVehicle"/>
      <w:bookmarkEnd w:id="585"/>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586" w:name="_J2735SpeedProfile"/>
      <w:bookmarkEnd w:id="586"/>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587" w:name="_J2735RTCMPackage"/>
      <w:bookmarkEnd w:id="587"/>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588" w:name="_J2735RegionalContent"/>
      <w:bookmarkEnd w:id="588"/>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589" w:name="_J2735FullPositionVector"/>
      <w:bookmarkEnd w:id="589"/>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lastRenderedPageBreak/>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590" w:name="_J2735PathHistoryPoint"/>
      <w:bookmarkEnd w:id="590"/>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591" w:name="_J2735Extent"/>
      <w:bookmarkEnd w:id="591"/>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592" w:name="_J2735PivotPointDescription"/>
      <w:bookmarkEnd w:id="592"/>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593" w:name="_J2735TrailerUnitDescription"/>
      <w:bookmarkEnd w:id="593"/>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594" w:name="_Toc441572992"/>
      <w:bookmarkStart w:id="595" w:name="_Toc456253320"/>
      <w:r>
        <w:t xml:space="preserve">Table </w:t>
      </w:r>
      <w:r w:rsidR="001F1A9D">
        <w:fldChar w:fldCharType="begin"/>
      </w:r>
      <w:r w:rsidR="001F1A9D">
        <w:instrText xml:space="preserve"> SEQ Table \* ARABIC </w:instrText>
      </w:r>
      <w:r w:rsidR="001F1A9D">
        <w:fldChar w:fldCharType="separate"/>
      </w:r>
      <w:r w:rsidR="00C910EC">
        <w:rPr>
          <w:noProof/>
        </w:rPr>
        <w:t>15</w:t>
      </w:r>
      <w:r w:rsidR="001F1A9D">
        <w:rPr>
          <w:noProof/>
        </w:rPr>
        <w:fldChar w:fldCharType="end"/>
      </w:r>
      <w:r>
        <w:t xml:space="preserve"> </w:t>
      </w:r>
      <w:r w:rsidR="00410F95">
        <w:t>–</w:t>
      </w:r>
      <w:r>
        <w:t xml:space="preserve"> </w:t>
      </w:r>
      <w:bookmarkEnd w:id="594"/>
      <w:bookmarkEnd w:id="595"/>
      <w:r w:rsidR="00410F95">
        <w:t>BSM Data</w:t>
      </w:r>
    </w:p>
    <w:p w14:paraId="219B2098" w14:textId="7911466A" w:rsidR="00C26C45" w:rsidRDefault="00C26C45" w:rsidP="000A3293">
      <w:pPr>
        <w:pStyle w:val="Heading4"/>
      </w:pPr>
      <w:bookmarkStart w:id="596" w:name="_Toc462052323"/>
      <w:proofErr w:type="spellStart"/>
      <w:r w:rsidRPr="00961838">
        <w:t>OdeDateTime</w:t>
      </w:r>
      <w:bookmarkEnd w:id="596"/>
      <w:proofErr w:type="spellEnd"/>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lastRenderedPageBreak/>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597" w:name="_Toc456253327"/>
      <w:r>
        <w:t xml:space="preserve">Table </w:t>
      </w:r>
      <w:r w:rsidR="001F1A9D">
        <w:fldChar w:fldCharType="begin"/>
      </w:r>
      <w:r w:rsidR="001F1A9D">
        <w:instrText xml:space="preserve"> SEQ Table \* ARABIC </w:instrText>
      </w:r>
      <w:r w:rsidR="001F1A9D">
        <w:fldChar w:fldCharType="separate"/>
      </w:r>
      <w:r w:rsidR="00C910EC">
        <w:rPr>
          <w:noProof/>
        </w:rPr>
        <w:t>16</w:t>
      </w:r>
      <w:r w:rsidR="001F1A9D">
        <w:rPr>
          <w:noProof/>
        </w:rPr>
        <w:fldChar w:fldCharType="end"/>
      </w:r>
      <w:r>
        <w:t xml:space="preserve"> - </w:t>
      </w:r>
      <w:proofErr w:type="spellStart"/>
      <w:r w:rsidRPr="00951B2B">
        <w:t>OdeDateTime</w:t>
      </w:r>
      <w:bookmarkEnd w:id="597"/>
      <w:proofErr w:type="spellEnd"/>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9" w:author="Musavi, Hamid [USA] [2]" w:date="2017-03-06T19:24:00Z" w:initials="MH[">
    <w:p w14:paraId="39FA11AE" w14:textId="77777777" w:rsidR="00842F80" w:rsidRDefault="00842F80">
      <w:pPr>
        <w:pStyle w:val="CommentText"/>
      </w:pPr>
      <w:r>
        <w:rPr>
          <w:rStyle w:val="CommentReference"/>
        </w:rPr>
        <w:annotationRef/>
      </w:r>
      <w:r>
        <w:t>To be moved to Swagger file</w:t>
      </w:r>
    </w:p>
  </w:comment>
  <w:comment w:id="333" w:author="Musavi, Hamid [USA] [2]" w:date="2017-03-06T19:25:00Z" w:initials="MH[">
    <w:p w14:paraId="39715C69" w14:textId="77777777" w:rsidR="00842F80" w:rsidRDefault="00842F80">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FA11AE" w15:done="0"/>
  <w15:commentEx w15:paraId="39715C6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87C700" w14:textId="77777777" w:rsidR="00C50232" w:rsidRDefault="00C50232">
      <w:pPr>
        <w:spacing w:after="0" w:line="240" w:lineRule="auto"/>
      </w:pPr>
      <w:r>
        <w:separator/>
      </w:r>
    </w:p>
  </w:endnote>
  <w:endnote w:type="continuationSeparator" w:id="0">
    <w:p w14:paraId="15BBD971" w14:textId="77777777" w:rsidR="00C50232" w:rsidRDefault="00C50232">
      <w:pPr>
        <w:spacing w:after="0" w:line="240" w:lineRule="auto"/>
      </w:pPr>
      <w:r>
        <w:continuationSeparator/>
      </w:r>
    </w:p>
  </w:endnote>
  <w:endnote w:type="continuationNotice" w:id="1">
    <w:p w14:paraId="0080F4C8" w14:textId="77777777" w:rsidR="00C50232" w:rsidRDefault="00C5023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69E80" w14:textId="77777777" w:rsidR="00842F80" w:rsidRDefault="00842F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4D46A" w14:textId="4D61A747" w:rsidR="00842F80" w:rsidRDefault="00842F80"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9E0136">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4" w:author="Musavi, Hamid [USA]" w:date="2017-05-02T22:01:00Z">
      <w:r>
        <w:rPr>
          <w:noProof/>
        </w:rPr>
        <w:t>May 2, 2017</w:t>
      </w:r>
    </w:ins>
    <w:del w:id="5" w:author="Musavi, Hamid [USA]" w:date="2017-05-02T22:01:00Z">
      <w:r w:rsidDel="00842F80">
        <w:rPr>
          <w:noProof/>
        </w:rPr>
        <w:delText>May 1, 2017</w:delText>
      </w:r>
    </w:del>
    <w:r>
      <w:rPr>
        <w:noProof/>
      </w:rPr>
      <w:fldChar w:fldCharType="end"/>
    </w:r>
  </w:p>
  <w:p w14:paraId="022A2A9B" w14:textId="0E57C247" w:rsidR="00842F80" w:rsidRPr="00D47340" w:rsidRDefault="00842F80" w:rsidP="00886E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F1BEF" w14:textId="77777777" w:rsidR="00842F80" w:rsidRDefault="00842F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515C5" w14:textId="5AC3D738" w:rsidR="00842F80" w:rsidRDefault="00842F8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A70C47">
      <w:rPr>
        <w:noProof/>
      </w:rPr>
      <w:t>- 40 -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44" w:author="Musavi, Hamid [USA]" w:date="2017-05-02T22:01:00Z">
      <w:r>
        <w:rPr>
          <w:noProof/>
        </w:rPr>
        <w:t>May 2, 2017</w:t>
      </w:r>
    </w:ins>
    <w:del w:id="45" w:author="Musavi, Hamid [USA]" w:date="2017-05-02T22:01:00Z">
      <w:r w:rsidDel="00842F80">
        <w:rPr>
          <w:noProof/>
        </w:rPr>
        <w:delText>May 1, 2017</w:delText>
      </w:r>
    </w:del>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0329CC" w14:textId="77777777" w:rsidR="00C50232" w:rsidRDefault="00C50232">
      <w:pPr>
        <w:spacing w:after="0" w:line="240" w:lineRule="auto"/>
      </w:pPr>
      <w:r>
        <w:separator/>
      </w:r>
    </w:p>
  </w:footnote>
  <w:footnote w:type="continuationSeparator" w:id="0">
    <w:p w14:paraId="719377B3" w14:textId="77777777" w:rsidR="00C50232" w:rsidRDefault="00C50232">
      <w:pPr>
        <w:spacing w:after="0" w:line="240" w:lineRule="auto"/>
      </w:pPr>
      <w:r>
        <w:continuationSeparator/>
      </w:r>
    </w:p>
  </w:footnote>
  <w:footnote w:type="continuationNotice" w:id="1">
    <w:p w14:paraId="3318E67F" w14:textId="77777777" w:rsidR="00C50232" w:rsidRDefault="00C5023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AA86C" w14:textId="77777777" w:rsidR="00842F80" w:rsidRDefault="00842F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AECCB" w14:textId="6FF1CB0F" w:rsidR="00842F80" w:rsidRPr="00533512" w:rsidRDefault="00842F80"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842F80" w:rsidRDefault="00842F80">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842F80" w:rsidRDefault="00842F80">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64CB4" w14:textId="55CBB63B" w:rsidR="00842F80" w:rsidRDefault="00842F80">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842F80" w:rsidRDefault="00842F80"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842F80" w:rsidRDefault="00842F80"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3" w15:restartNumberingAfterBreak="0">
    <w:nsid w:val="30DF23C3"/>
    <w:multiLevelType w:val="hybridMultilevel"/>
    <w:tmpl w:val="BABE9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6"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7"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4"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20"/>
  </w:num>
  <w:num w:numId="4">
    <w:abstractNumId w:val="25"/>
  </w:num>
  <w:num w:numId="5">
    <w:abstractNumId w:val="3"/>
  </w:num>
  <w:num w:numId="6">
    <w:abstractNumId w:val="6"/>
  </w:num>
  <w:num w:numId="7">
    <w:abstractNumId w:val="44"/>
  </w:num>
  <w:num w:numId="8">
    <w:abstractNumId w:val="37"/>
  </w:num>
  <w:num w:numId="9">
    <w:abstractNumId w:val="8"/>
  </w:num>
  <w:num w:numId="10">
    <w:abstractNumId w:val="4"/>
  </w:num>
  <w:num w:numId="11">
    <w:abstractNumId w:val="36"/>
  </w:num>
  <w:num w:numId="12">
    <w:abstractNumId w:val="22"/>
  </w:num>
  <w:num w:numId="13">
    <w:abstractNumId w:val="42"/>
  </w:num>
  <w:num w:numId="14">
    <w:abstractNumId w:val="43"/>
  </w:num>
  <w:num w:numId="15">
    <w:abstractNumId w:val="1"/>
  </w:num>
  <w:num w:numId="16">
    <w:abstractNumId w:val="13"/>
  </w:num>
  <w:num w:numId="17">
    <w:abstractNumId w:val="47"/>
  </w:num>
  <w:num w:numId="18">
    <w:abstractNumId w:val="31"/>
  </w:num>
  <w:num w:numId="19">
    <w:abstractNumId w:val="12"/>
  </w:num>
  <w:num w:numId="20">
    <w:abstractNumId w:val="19"/>
  </w:num>
  <w:num w:numId="21">
    <w:abstractNumId w:val="34"/>
  </w:num>
  <w:num w:numId="22">
    <w:abstractNumId w:val="49"/>
  </w:num>
  <w:num w:numId="23">
    <w:abstractNumId w:val="32"/>
  </w:num>
  <w:num w:numId="24">
    <w:abstractNumId w:val="9"/>
  </w:num>
  <w:num w:numId="25">
    <w:abstractNumId w:val="35"/>
  </w:num>
  <w:num w:numId="26">
    <w:abstractNumId w:val="39"/>
  </w:num>
  <w:num w:numId="27">
    <w:abstractNumId w:val="40"/>
  </w:num>
  <w:num w:numId="28">
    <w:abstractNumId w:val="45"/>
  </w:num>
  <w:num w:numId="29">
    <w:abstractNumId w:val="10"/>
  </w:num>
  <w:num w:numId="30">
    <w:abstractNumId w:val="33"/>
  </w:num>
  <w:num w:numId="31">
    <w:abstractNumId w:val="48"/>
  </w:num>
  <w:num w:numId="32">
    <w:abstractNumId w:val="11"/>
  </w:num>
  <w:num w:numId="33">
    <w:abstractNumId w:val="5"/>
  </w:num>
  <w:num w:numId="34">
    <w:abstractNumId w:val="2"/>
  </w:num>
  <w:num w:numId="35">
    <w:abstractNumId w:val="17"/>
  </w:num>
  <w:num w:numId="36">
    <w:abstractNumId w:val="30"/>
  </w:num>
  <w:num w:numId="37">
    <w:abstractNumId w:val="41"/>
  </w:num>
  <w:num w:numId="38">
    <w:abstractNumId w:val="38"/>
  </w:num>
  <w:num w:numId="39">
    <w:abstractNumId w:val="18"/>
  </w:num>
  <w:num w:numId="40">
    <w:abstractNumId w:val="21"/>
  </w:num>
  <w:num w:numId="41">
    <w:abstractNumId w:val="29"/>
  </w:num>
  <w:num w:numId="42">
    <w:abstractNumId w:val="14"/>
  </w:num>
  <w:num w:numId="43">
    <w:abstractNumId w:val="46"/>
  </w:num>
  <w:num w:numId="44">
    <w:abstractNumId w:val="0"/>
  </w:num>
  <w:num w:numId="45">
    <w:abstractNumId w:val="26"/>
  </w:num>
  <w:num w:numId="46">
    <w:abstractNumId w:val="16"/>
  </w:num>
  <w:num w:numId="47">
    <w:abstractNumId w:val="28"/>
  </w:num>
  <w:num w:numId="48">
    <w:abstractNumId w:val="7"/>
  </w:num>
  <w:num w:numId="49">
    <w:abstractNumId w:val="23"/>
  </w:num>
  <w:num w:numId="50">
    <w:abstractNumId w:val="24"/>
  </w:num>
  <w:num w:numId="51">
    <w:abstractNumId w:val="50"/>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savi, Hamid [USA]">
    <w15:presenceInfo w15:providerId="AD" w15:userId="S-1-5-21-1314303383-2379350573-4036118543-497801"/>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trackRevisions/>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578FE"/>
    <w:rsid w:val="000669C2"/>
    <w:rsid w:val="0006752C"/>
    <w:rsid w:val="0007235D"/>
    <w:rsid w:val="0007578F"/>
    <w:rsid w:val="0008362E"/>
    <w:rsid w:val="00094FFD"/>
    <w:rsid w:val="00097A9C"/>
    <w:rsid w:val="000A1426"/>
    <w:rsid w:val="000A1A07"/>
    <w:rsid w:val="000A2B70"/>
    <w:rsid w:val="000A3293"/>
    <w:rsid w:val="000A3AE5"/>
    <w:rsid w:val="000A6C3D"/>
    <w:rsid w:val="000B15A1"/>
    <w:rsid w:val="000B1601"/>
    <w:rsid w:val="000B7E76"/>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708B7"/>
    <w:rsid w:val="00184A66"/>
    <w:rsid w:val="00194DF6"/>
    <w:rsid w:val="001A3B89"/>
    <w:rsid w:val="001A737A"/>
    <w:rsid w:val="001C59DC"/>
    <w:rsid w:val="001D32CC"/>
    <w:rsid w:val="001D486A"/>
    <w:rsid w:val="001D5913"/>
    <w:rsid w:val="001D5BB2"/>
    <w:rsid w:val="001F1A9D"/>
    <w:rsid w:val="001F788C"/>
    <w:rsid w:val="001F79E4"/>
    <w:rsid w:val="002026AB"/>
    <w:rsid w:val="00213CF4"/>
    <w:rsid w:val="00233B82"/>
    <w:rsid w:val="0023747B"/>
    <w:rsid w:val="00242166"/>
    <w:rsid w:val="00244E15"/>
    <w:rsid w:val="00250379"/>
    <w:rsid w:val="002534D5"/>
    <w:rsid w:val="00256150"/>
    <w:rsid w:val="00271DD3"/>
    <w:rsid w:val="00273B65"/>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36015"/>
    <w:rsid w:val="003474DA"/>
    <w:rsid w:val="00347559"/>
    <w:rsid w:val="00354070"/>
    <w:rsid w:val="0035419F"/>
    <w:rsid w:val="003551B9"/>
    <w:rsid w:val="003607C6"/>
    <w:rsid w:val="0037742F"/>
    <w:rsid w:val="003819EC"/>
    <w:rsid w:val="00392D3A"/>
    <w:rsid w:val="00395660"/>
    <w:rsid w:val="003A3585"/>
    <w:rsid w:val="003A50FF"/>
    <w:rsid w:val="003B3637"/>
    <w:rsid w:val="003B3B6E"/>
    <w:rsid w:val="003B7AD4"/>
    <w:rsid w:val="003C3E28"/>
    <w:rsid w:val="003D1AA9"/>
    <w:rsid w:val="003D364D"/>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2DAD"/>
    <w:rsid w:val="004746D4"/>
    <w:rsid w:val="00481B08"/>
    <w:rsid w:val="00482F68"/>
    <w:rsid w:val="00494632"/>
    <w:rsid w:val="004947C9"/>
    <w:rsid w:val="004B3B4E"/>
    <w:rsid w:val="004C0F68"/>
    <w:rsid w:val="004C4D4C"/>
    <w:rsid w:val="004D0EB5"/>
    <w:rsid w:val="004D1092"/>
    <w:rsid w:val="004D4909"/>
    <w:rsid w:val="004E1AED"/>
    <w:rsid w:val="004E2E31"/>
    <w:rsid w:val="00503760"/>
    <w:rsid w:val="00506B9B"/>
    <w:rsid w:val="00507426"/>
    <w:rsid w:val="00512E88"/>
    <w:rsid w:val="00515E5D"/>
    <w:rsid w:val="00520060"/>
    <w:rsid w:val="00533512"/>
    <w:rsid w:val="00545323"/>
    <w:rsid w:val="00545450"/>
    <w:rsid w:val="00553903"/>
    <w:rsid w:val="00553AA4"/>
    <w:rsid w:val="00561AEB"/>
    <w:rsid w:val="00566557"/>
    <w:rsid w:val="005676A9"/>
    <w:rsid w:val="00567B12"/>
    <w:rsid w:val="00571EF4"/>
    <w:rsid w:val="00583352"/>
    <w:rsid w:val="00593420"/>
    <w:rsid w:val="005A3000"/>
    <w:rsid w:val="005B63D6"/>
    <w:rsid w:val="005B7F02"/>
    <w:rsid w:val="005C12A5"/>
    <w:rsid w:val="005C60A3"/>
    <w:rsid w:val="005D1916"/>
    <w:rsid w:val="005D4B91"/>
    <w:rsid w:val="005D79AB"/>
    <w:rsid w:val="005E478F"/>
    <w:rsid w:val="005F165F"/>
    <w:rsid w:val="005F5FB3"/>
    <w:rsid w:val="005F7EB4"/>
    <w:rsid w:val="0060433B"/>
    <w:rsid w:val="00606135"/>
    <w:rsid w:val="00606DE3"/>
    <w:rsid w:val="006114D6"/>
    <w:rsid w:val="00612ABF"/>
    <w:rsid w:val="00614BE5"/>
    <w:rsid w:val="00623372"/>
    <w:rsid w:val="00626A3D"/>
    <w:rsid w:val="00633023"/>
    <w:rsid w:val="00641BB0"/>
    <w:rsid w:val="006425C0"/>
    <w:rsid w:val="006444D9"/>
    <w:rsid w:val="00666F71"/>
    <w:rsid w:val="00667010"/>
    <w:rsid w:val="00670169"/>
    <w:rsid w:val="00671FAC"/>
    <w:rsid w:val="00672CFB"/>
    <w:rsid w:val="0067487F"/>
    <w:rsid w:val="006754A3"/>
    <w:rsid w:val="006820F5"/>
    <w:rsid w:val="0068352B"/>
    <w:rsid w:val="006916B6"/>
    <w:rsid w:val="00697042"/>
    <w:rsid w:val="006A231C"/>
    <w:rsid w:val="006A6114"/>
    <w:rsid w:val="006B28E3"/>
    <w:rsid w:val="006B30A2"/>
    <w:rsid w:val="006C1382"/>
    <w:rsid w:val="006C28C3"/>
    <w:rsid w:val="006C5682"/>
    <w:rsid w:val="006C5922"/>
    <w:rsid w:val="006D1AAC"/>
    <w:rsid w:val="006D1B36"/>
    <w:rsid w:val="006D36CA"/>
    <w:rsid w:val="006D41B0"/>
    <w:rsid w:val="006F02C9"/>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36EF5"/>
    <w:rsid w:val="008400F0"/>
    <w:rsid w:val="00842F80"/>
    <w:rsid w:val="00844E0B"/>
    <w:rsid w:val="008461B4"/>
    <w:rsid w:val="00860A25"/>
    <w:rsid w:val="00867624"/>
    <w:rsid w:val="0087489C"/>
    <w:rsid w:val="00874976"/>
    <w:rsid w:val="0088060F"/>
    <w:rsid w:val="00885A2A"/>
    <w:rsid w:val="00886A51"/>
    <w:rsid w:val="00886E1A"/>
    <w:rsid w:val="00893F6B"/>
    <w:rsid w:val="0089666D"/>
    <w:rsid w:val="008A1707"/>
    <w:rsid w:val="008A2877"/>
    <w:rsid w:val="008A4FC6"/>
    <w:rsid w:val="008A7EB4"/>
    <w:rsid w:val="008B218F"/>
    <w:rsid w:val="008C47C6"/>
    <w:rsid w:val="008D1F2E"/>
    <w:rsid w:val="008E2CCA"/>
    <w:rsid w:val="008E354B"/>
    <w:rsid w:val="008E57CC"/>
    <w:rsid w:val="008F46C9"/>
    <w:rsid w:val="008F6EBA"/>
    <w:rsid w:val="008F720B"/>
    <w:rsid w:val="00927F39"/>
    <w:rsid w:val="00927FC8"/>
    <w:rsid w:val="00933194"/>
    <w:rsid w:val="00937E68"/>
    <w:rsid w:val="009442FE"/>
    <w:rsid w:val="0094706F"/>
    <w:rsid w:val="009507C7"/>
    <w:rsid w:val="00951EFA"/>
    <w:rsid w:val="009522E0"/>
    <w:rsid w:val="009554AF"/>
    <w:rsid w:val="00956340"/>
    <w:rsid w:val="009607B5"/>
    <w:rsid w:val="00964C18"/>
    <w:rsid w:val="00966FB5"/>
    <w:rsid w:val="0096785B"/>
    <w:rsid w:val="00984AB8"/>
    <w:rsid w:val="009A3255"/>
    <w:rsid w:val="009B30FC"/>
    <w:rsid w:val="009B7A1C"/>
    <w:rsid w:val="009C14E6"/>
    <w:rsid w:val="009E0136"/>
    <w:rsid w:val="009E24F7"/>
    <w:rsid w:val="009F2A0A"/>
    <w:rsid w:val="00A0626B"/>
    <w:rsid w:val="00A07598"/>
    <w:rsid w:val="00A07767"/>
    <w:rsid w:val="00A1310C"/>
    <w:rsid w:val="00A176FA"/>
    <w:rsid w:val="00A22EAF"/>
    <w:rsid w:val="00A30830"/>
    <w:rsid w:val="00A37097"/>
    <w:rsid w:val="00A40AD3"/>
    <w:rsid w:val="00A426D5"/>
    <w:rsid w:val="00A43D92"/>
    <w:rsid w:val="00A44618"/>
    <w:rsid w:val="00A524BA"/>
    <w:rsid w:val="00A529B3"/>
    <w:rsid w:val="00A55F58"/>
    <w:rsid w:val="00A56029"/>
    <w:rsid w:val="00A6029C"/>
    <w:rsid w:val="00A70C47"/>
    <w:rsid w:val="00A82113"/>
    <w:rsid w:val="00A8506D"/>
    <w:rsid w:val="00A85CF3"/>
    <w:rsid w:val="00A91E21"/>
    <w:rsid w:val="00A956BC"/>
    <w:rsid w:val="00AA0A4C"/>
    <w:rsid w:val="00AA0B8F"/>
    <w:rsid w:val="00AA1C8C"/>
    <w:rsid w:val="00AA69A9"/>
    <w:rsid w:val="00AA7602"/>
    <w:rsid w:val="00AC54BB"/>
    <w:rsid w:val="00AC6A7C"/>
    <w:rsid w:val="00AD06BA"/>
    <w:rsid w:val="00AD618D"/>
    <w:rsid w:val="00AE1835"/>
    <w:rsid w:val="00AE6F0A"/>
    <w:rsid w:val="00AE7286"/>
    <w:rsid w:val="00AF5907"/>
    <w:rsid w:val="00B05D2B"/>
    <w:rsid w:val="00B155CA"/>
    <w:rsid w:val="00B23540"/>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C38F2"/>
    <w:rsid w:val="00BE6599"/>
    <w:rsid w:val="00C06ADA"/>
    <w:rsid w:val="00C110E9"/>
    <w:rsid w:val="00C119E8"/>
    <w:rsid w:val="00C11D96"/>
    <w:rsid w:val="00C12352"/>
    <w:rsid w:val="00C14D18"/>
    <w:rsid w:val="00C168F1"/>
    <w:rsid w:val="00C219BA"/>
    <w:rsid w:val="00C26513"/>
    <w:rsid w:val="00C26C45"/>
    <w:rsid w:val="00C27791"/>
    <w:rsid w:val="00C27C89"/>
    <w:rsid w:val="00C302CB"/>
    <w:rsid w:val="00C30D21"/>
    <w:rsid w:val="00C43CA5"/>
    <w:rsid w:val="00C44578"/>
    <w:rsid w:val="00C448DC"/>
    <w:rsid w:val="00C50232"/>
    <w:rsid w:val="00C50529"/>
    <w:rsid w:val="00C51F43"/>
    <w:rsid w:val="00C644FE"/>
    <w:rsid w:val="00C664F8"/>
    <w:rsid w:val="00C74348"/>
    <w:rsid w:val="00C77532"/>
    <w:rsid w:val="00C81EC7"/>
    <w:rsid w:val="00C845F2"/>
    <w:rsid w:val="00C90428"/>
    <w:rsid w:val="00C910EC"/>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6784D"/>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3D57"/>
    <w:rsid w:val="00DF6FA4"/>
    <w:rsid w:val="00E11286"/>
    <w:rsid w:val="00E145C0"/>
    <w:rsid w:val="00E274B6"/>
    <w:rsid w:val="00E315AB"/>
    <w:rsid w:val="00E42F1E"/>
    <w:rsid w:val="00E433C5"/>
    <w:rsid w:val="00E45AA5"/>
    <w:rsid w:val="00E53E91"/>
    <w:rsid w:val="00E567F2"/>
    <w:rsid w:val="00E576B4"/>
    <w:rsid w:val="00E616D3"/>
    <w:rsid w:val="00E707B9"/>
    <w:rsid w:val="00E77EC6"/>
    <w:rsid w:val="00E811E3"/>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D1D87"/>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hyperlink" Target="https://www.confluent.io/blog/a-comprehensive-open-source-rest-proxy-for-kafka/" TargetMode="External"/><Relationship Id="rId50"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tools.ietf.org/html/rfc6455"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s://github.com/usdot-jpo-ode/jpo-ode/blob/develop/docs/ODESwagger.yam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s://github.com/usdot-jpo-ode/jpo-ode/blob/develop/docs/ODESwagger.ya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openxmlformats.org/officeDocument/2006/relationships/hyperlink" Target="https://github.com/b/kafka-websocket/blob/master/pom.xml" TargetMode="External"/><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8D35F3C5-96C7-48CA-8435-FD34454F4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486</TotalTime>
  <Pages>60</Pages>
  <Words>8920</Words>
  <Characters>50849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8</cp:revision>
  <cp:lastPrinted>2017-01-18T03:07:00Z</cp:lastPrinted>
  <dcterms:created xsi:type="dcterms:W3CDTF">2017-05-01T18:24:00Z</dcterms:created>
  <dcterms:modified xsi:type="dcterms:W3CDTF">2017-05-03T02:42:00Z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