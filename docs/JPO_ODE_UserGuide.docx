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02405EC6"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3]" w:date="2018-01-10T10:39:00Z">
        <w:r w:rsidR="001308FA">
          <w:rPr>
            <w:b/>
            <w:noProof/>
            <w:color w:val="0070C0"/>
          </w:rPr>
          <w:t>January 10, 2018</w:t>
        </w:r>
      </w:ins>
      <w:del w:id="1" w:author="Musavi, Hamid [USA] [3]" w:date="2018-01-10T10:39:00Z">
        <w:r w:rsidR="00D43580" w:rsidDel="001308FA">
          <w:rPr>
            <w:b/>
            <w:noProof/>
            <w:color w:val="0070C0"/>
          </w:rPr>
          <w:delText>November 9, 2017</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C6663D" w:rsidRDefault="00C6663D" w:rsidP="00314B85">
                            <w:pPr>
                              <w:pStyle w:val="BAHOfficeAddressBAH"/>
                              <w:rPr>
                                <w:b/>
                                <w:bCs/>
                              </w:rPr>
                            </w:pPr>
                            <w:r>
                              <w:rPr>
                                <w:b/>
                                <w:bCs/>
                              </w:rPr>
                              <w:t>Booz Allen Hamilton</w:t>
                            </w:r>
                          </w:p>
                          <w:p w14:paraId="5FB437CA" w14:textId="77777777" w:rsidR="00C6663D" w:rsidRDefault="00C6663D" w:rsidP="00314B85">
                            <w:pPr>
                              <w:pStyle w:val="BAHOfficeAddressBAH"/>
                            </w:pPr>
                            <w:r>
                              <w:t>8283 Greensboro Drive</w:t>
                            </w:r>
                          </w:p>
                          <w:p w14:paraId="1FCD3473" w14:textId="77777777" w:rsidR="00C6663D" w:rsidRDefault="00C6663D" w:rsidP="00314B85">
                            <w:pPr>
                              <w:pStyle w:val="BAHOfficeAddressBAH"/>
                            </w:pPr>
                            <w:r>
                              <w:t>McLean, VA 22102-3838</w:t>
                            </w:r>
                          </w:p>
                          <w:p w14:paraId="1E61E11E" w14:textId="77777777" w:rsidR="00C6663D" w:rsidRDefault="00C6663D" w:rsidP="00314B85">
                            <w:pPr>
                              <w:pStyle w:val="BAHOfficeAddressBAH"/>
                            </w:pPr>
                            <w:r>
                              <w:t>Tel 703-902-5000</w:t>
                            </w:r>
                          </w:p>
                          <w:p w14:paraId="2C05FE5D" w14:textId="77777777" w:rsidR="00C6663D" w:rsidRDefault="00C6663D" w:rsidP="00314B85">
                            <w:pPr>
                              <w:pStyle w:val="BAHOfficeAddressLastBAH"/>
                            </w:pPr>
                            <w:r>
                              <w:t>Fax 703-902-3333</w:t>
                            </w:r>
                          </w:p>
                          <w:p w14:paraId="7CFBEDAE" w14:textId="77777777" w:rsidR="00C6663D" w:rsidRDefault="00232EDD" w:rsidP="00314B85">
                            <w:pPr>
                              <w:pStyle w:val="BAHURLBAH"/>
                              <w:spacing w:after="120"/>
                              <w:rPr>
                                <w:i/>
                                <w:iCs/>
                              </w:rPr>
                            </w:pPr>
                            <w:hyperlink r:id="rId15" w:history="1">
                              <w:r w:rsidR="00C6663D">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C6663D" w:rsidRDefault="00C6663D" w:rsidP="00314B85">
                      <w:pPr>
                        <w:pStyle w:val="BAHOfficeAddressBAH"/>
                        <w:rPr>
                          <w:b/>
                          <w:bCs/>
                        </w:rPr>
                      </w:pPr>
                      <w:r>
                        <w:rPr>
                          <w:b/>
                          <w:bCs/>
                        </w:rPr>
                        <w:t>Booz Allen Hamilton</w:t>
                      </w:r>
                    </w:p>
                    <w:p w14:paraId="5FB437CA" w14:textId="77777777" w:rsidR="00C6663D" w:rsidRDefault="00C6663D" w:rsidP="00314B85">
                      <w:pPr>
                        <w:pStyle w:val="BAHOfficeAddressBAH"/>
                      </w:pPr>
                      <w:r>
                        <w:t>8283 Greensboro Drive</w:t>
                      </w:r>
                    </w:p>
                    <w:p w14:paraId="1FCD3473" w14:textId="77777777" w:rsidR="00C6663D" w:rsidRDefault="00C6663D" w:rsidP="00314B85">
                      <w:pPr>
                        <w:pStyle w:val="BAHOfficeAddressBAH"/>
                      </w:pPr>
                      <w:r>
                        <w:t>McLean, VA 22102-3838</w:t>
                      </w:r>
                    </w:p>
                    <w:p w14:paraId="1E61E11E" w14:textId="77777777" w:rsidR="00C6663D" w:rsidRDefault="00C6663D" w:rsidP="00314B85">
                      <w:pPr>
                        <w:pStyle w:val="BAHOfficeAddressBAH"/>
                      </w:pPr>
                      <w:r>
                        <w:t>Tel 703-902-5000</w:t>
                      </w:r>
                    </w:p>
                    <w:p w14:paraId="2C05FE5D" w14:textId="77777777" w:rsidR="00C6663D" w:rsidRDefault="00C6663D" w:rsidP="00314B85">
                      <w:pPr>
                        <w:pStyle w:val="BAHOfficeAddressLastBAH"/>
                      </w:pPr>
                      <w:r>
                        <w:t>Fax 703-902-3333</w:t>
                      </w:r>
                    </w:p>
                    <w:p w14:paraId="7CFBEDAE" w14:textId="77777777" w:rsidR="00C6663D" w:rsidRDefault="00232EDD" w:rsidP="00314B85">
                      <w:pPr>
                        <w:pStyle w:val="BAHURLBAH"/>
                        <w:spacing w:after="120"/>
                        <w:rPr>
                          <w:i/>
                          <w:iCs/>
                        </w:rPr>
                      </w:pPr>
                      <w:hyperlink r:id="rId16" w:history="1">
                        <w:r w:rsidR="00C6663D">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232EDD">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232EDD">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232EDD">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232EDD">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232EDD">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232EDD">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232EDD">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232EDD">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232EDD">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232EDD">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232EDD">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232EDD">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232EDD">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232EDD">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232EDD">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232EDD">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232EDD">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232EDD">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232EDD">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232EDD">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232EDD">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232EDD">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232EDD">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232EDD">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232EDD">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232EDD">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232EDD">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232EDD">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232EDD">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232EDD">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232EDD">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232EDD">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232EDD">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232EDD">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1315E8E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4" w:name="_Toc464836201"/>
      <w:bookmarkStart w:id="5" w:name="_Toc483908129"/>
      <w:r w:rsidRPr="0027246B">
        <w:t>V</w:t>
      </w:r>
      <w:r w:rsidR="00CE5487">
        <w:t>ersion History</w:t>
      </w:r>
      <w:bookmarkEnd w:id="4"/>
      <w:bookmarkEnd w:id="5"/>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ins w:id="6" w:author="Musavi, Hamid [USA] [3]" w:date="2018-01-10T10:42:00Z"/>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ins w:id="7" w:author="Musavi, Hamid [USA] [3]" w:date="2018-01-10T10:42:00Z"/>
                <w:sz w:val="20"/>
                <w:szCs w:val="20"/>
              </w:rPr>
            </w:pPr>
            <w:ins w:id="8" w:author="Musavi, Hamid [USA] [3]" w:date="2018-01-10T10:42:00Z">
              <w:r>
                <w:rPr>
                  <w:sz w:val="20"/>
                  <w:szCs w:val="20"/>
                </w:rPr>
                <w:t>0.12</w:t>
              </w:r>
            </w:ins>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ins w:id="9" w:author="Musavi, Hamid [USA] [3]" w:date="2018-01-10T10:42:00Z"/>
                <w:sz w:val="20"/>
                <w:szCs w:val="20"/>
              </w:rPr>
            </w:pPr>
            <w:ins w:id="10" w:author="Musavi, Hamid [USA] [3]" w:date="2018-01-10T10:42:00Z">
              <w:r>
                <w:rPr>
                  <w:sz w:val="20"/>
                  <w:szCs w:val="20"/>
                </w:rPr>
                <w:t>ODE Team</w:t>
              </w:r>
            </w:ins>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ins w:id="11" w:author="Musavi, Hamid [USA] [3]" w:date="2018-01-10T10:42:00Z"/>
                <w:sz w:val="20"/>
                <w:szCs w:val="20"/>
              </w:rPr>
            </w:pPr>
            <w:ins w:id="12" w:author="Musavi, Hamid [USA] [3]" w:date="2018-01-10T10:42:00Z">
              <w:r>
                <w:rPr>
                  <w:sz w:val="20"/>
                  <w:szCs w:val="20"/>
                </w:rPr>
                <w:t>1/10/2018</w:t>
              </w:r>
            </w:ins>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ins w:id="13" w:author="Musavi, Hamid [USA] [3]" w:date="2018-01-10T10:42:00Z"/>
                <w:sz w:val="20"/>
                <w:szCs w:val="20"/>
              </w:rPr>
            </w:pPr>
            <w:ins w:id="14" w:author="Musavi, Hamid [USA] [3]" w:date="2018-01-10T10:42:00Z">
              <w:r>
                <w:rPr>
                  <w:sz w:val="20"/>
                  <w:szCs w:val="20"/>
                </w:rPr>
                <w:t>Updated SDC/SDW WebSockets end-point</w:t>
              </w:r>
            </w:ins>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15" w:name="_Toc464836202"/>
      <w:bookmarkStart w:id="16" w:name="_Toc483908130"/>
      <w:r w:rsidRPr="00314B85">
        <w:t>Introduction</w:t>
      </w:r>
      <w:bookmarkEnd w:id="15"/>
      <w:bookmarkEnd w:id="16"/>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7" w:name="_Toc483908131"/>
      <w:r>
        <w:t xml:space="preserve">Project </w:t>
      </w:r>
      <w:r w:rsidR="00F65242">
        <w:t>Overview</w:t>
      </w:r>
      <w:bookmarkEnd w:id="17"/>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8" w:name="_Toc483908132"/>
      <w:r>
        <w:t xml:space="preserve">System </w:t>
      </w:r>
      <w:r w:rsidR="00D83260">
        <w:t>Overview</w:t>
      </w:r>
      <w:bookmarkEnd w:id="18"/>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DC0D8BB" w:rsidR="00453261" w:rsidRDefault="00453261" w:rsidP="00B473AE">
      <w:pPr>
        <w:pStyle w:val="Caption"/>
        <w:jc w:val="center"/>
      </w:pPr>
      <w:bookmarkStart w:id="19" w:name="_Ref470259075"/>
      <w:bookmarkStart w:id="20" w:name="_Ref470259081"/>
      <w:r>
        <w:t xml:space="preserve">Figure </w:t>
      </w:r>
      <w:r w:rsidR="00232EDD">
        <w:fldChar w:fldCharType="begin"/>
      </w:r>
      <w:r w:rsidR="00232EDD">
        <w:instrText xml:space="preserve"> SEQ Figure \* ARABIC </w:instrText>
      </w:r>
      <w:r w:rsidR="00232EDD">
        <w:fldChar w:fldCharType="separate"/>
      </w:r>
      <w:r w:rsidR="00771AF3">
        <w:rPr>
          <w:noProof/>
        </w:rPr>
        <w:t>1</w:t>
      </w:r>
      <w:r w:rsidR="00232EDD">
        <w:rPr>
          <w:noProof/>
        </w:rPr>
        <w:fldChar w:fldCharType="end"/>
      </w:r>
      <w:bookmarkEnd w:id="19"/>
      <w:r>
        <w:t xml:space="preserve"> - ODE System Data Producers and Consumers</w:t>
      </w:r>
      <w:bookmarkEnd w:id="20"/>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21" w:name="_Toc462052213"/>
      <w:bookmarkStart w:id="22" w:name="_Toc483908133"/>
      <w:r w:rsidRPr="00116242">
        <w:t>Audience</w:t>
      </w:r>
      <w:bookmarkEnd w:id="21"/>
      <w:bookmarkEnd w:id="22"/>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23" w:name="_Toc462052214"/>
      <w:bookmarkStart w:id="24" w:name="_Toc483908134"/>
      <w:r w:rsidRPr="00116242">
        <w:t>Glossary</w:t>
      </w:r>
      <w:bookmarkEnd w:id="23"/>
      <w:bookmarkEnd w:id="24"/>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25" w:name="_Toc462052215"/>
      <w:bookmarkStart w:id="26" w:name="_Toc483908135"/>
      <w:r>
        <w:t xml:space="preserve">ODE </w:t>
      </w:r>
      <w:r w:rsidRPr="008F6528">
        <w:t>DEVELOPMENT ENVIRONMENT</w:t>
      </w:r>
      <w:bookmarkEnd w:id="25"/>
      <w:bookmarkEnd w:id="26"/>
    </w:p>
    <w:p w14:paraId="667C5AFA" w14:textId="52EF58AC" w:rsidR="00C26C45" w:rsidRPr="006222B8" w:rsidRDefault="00C26C45" w:rsidP="00C26C45">
      <w:pPr>
        <w:pStyle w:val="Heading2"/>
      </w:pPr>
      <w:bookmarkStart w:id="27" w:name="_Toc462052216"/>
      <w:bookmarkStart w:id="28" w:name="_Toc483908136"/>
      <w:r>
        <w:t>J</w:t>
      </w:r>
      <w:r w:rsidRPr="002F7470">
        <w:t>ava Development Tools</w:t>
      </w:r>
      <w:bookmarkEnd w:id="27"/>
      <w:bookmarkEnd w:id="28"/>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29" w:name="_Toc462052217"/>
      <w:bookmarkStart w:id="30" w:name="_Toc483908137"/>
      <w:r w:rsidRPr="00176E93">
        <w:t>Java</w:t>
      </w:r>
      <w:bookmarkEnd w:id="29"/>
      <w:bookmarkEnd w:id="30"/>
    </w:p>
    <w:p w14:paraId="6875E589" w14:textId="77777777" w:rsidR="00C26C45" w:rsidRDefault="00C26C45" w:rsidP="00C26C45">
      <w:r>
        <w:t>Install Java Development Kit (JDK) 1.8</w:t>
      </w:r>
    </w:p>
    <w:p w14:paraId="0DF3A6FE" w14:textId="77777777" w:rsidR="00C26C45" w:rsidRDefault="00232EDD"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31" w:name="_Toc462052218"/>
      <w:bookmarkStart w:id="32" w:name="_Toc483908138"/>
      <w:r w:rsidRPr="00176E93">
        <w:t>Eclipse IDE</w:t>
      </w:r>
      <w:bookmarkEnd w:id="31"/>
      <w:bookmarkEnd w:id="32"/>
    </w:p>
    <w:p w14:paraId="3684579F" w14:textId="77777777" w:rsidR="00C26C45" w:rsidRDefault="00C26C45" w:rsidP="00C26C45">
      <w:r>
        <w:t xml:space="preserve">Download and install Eclipse. </w:t>
      </w:r>
    </w:p>
    <w:p w14:paraId="0E222FCE" w14:textId="77777777" w:rsidR="00C26C45" w:rsidRDefault="00232EDD"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33" w:name="_Toc462052219"/>
      <w:bookmarkStart w:id="34" w:name="_Toc483908139"/>
      <w:r>
        <w:t>M</w:t>
      </w:r>
      <w:r w:rsidRPr="00176E93">
        <w:t>aven</w:t>
      </w:r>
      <w:bookmarkEnd w:id="33"/>
      <w:bookmarkEnd w:id="34"/>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35" w:name="_Toc462052236"/>
      <w:bookmarkStart w:id="36" w:name="_Toc483908140"/>
      <w:r>
        <w:t>Git</w:t>
      </w:r>
      <w:r w:rsidR="00C26C45" w:rsidRPr="00D76B4F">
        <w:t xml:space="preserve"> Version Control</w:t>
      </w:r>
      <w:bookmarkEnd w:id="35"/>
      <w:bookmarkEnd w:id="36"/>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37" w:name="_Toc462052238"/>
      <w:bookmarkStart w:id="38" w:name="_Toc483908141"/>
      <w:r w:rsidRPr="003213A4">
        <w:t>Build</w:t>
      </w:r>
      <w:r w:rsidR="00ED0E13">
        <w:t>ing</w:t>
      </w:r>
      <w:r w:rsidRPr="003213A4">
        <w:t xml:space="preserve"> </w:t>
      </w:r>
      <w:bookmarkEnd w:id="37"/>
      <w:r w:rsidR="00C110E9">
        <w:t xml:space="preserve">ODE </w:t>
      </w:r>
      <w:r w:rsidR="00ED0E13">
        <w:t>Software Artifacts</w:t>
      </w:r>
      <w:bookmarkEnd w:id="38"/>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r w:rsidRPr="00263948">
              <w:t>jpo-ode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232EDD"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r w:rsidRPr="00263948">
              <w:t>jpo-</w:t>
            </w:r>
            <w:r>
              <w:t>cvdp</w:t>
            </w:r>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232EDD" w:rsidP="00C26C45">
            <w:hyperlink r:id="rId27" w:history="1">
              <w:r w:rsidR="00395137" w:rsidRPr="000213DD">
                <w:rPr>
                  <w:rStyle w:val="Hyperlink"/>
                </w:rPr>
                <w:t>https://github.com/usdot-jpo-ode/asn1_codec</w:t>
              </w:r>
            </w:hyperlink>
            <w:r w:rsidR="00395137">
              <w:t xml:space="preserve"> </w:t>
            </w:r>
          </w:p>
        </w:tc>
      </w:tr>
    </w:tbl>
    <w:p w14:paraId="59730D51" w14:textId="77777777" w:rsidR="00263948" w:rsidRDefault="00263948" w:rsidP="006A5B50">
      <w:pPr>
        <w:pStyle w:val="Heading3"/>
        <w:numPr>
          <w:ilvl w:val="0"/>
          <w:numId w:val="0"/>
        </w:numPr>
        <w:ind w:left="720"/>
      </w:pPr>
    </w:p>
    <w:p w14:paraId="510E9854" w14:textId="0BC2D50F" w:rsidR="00C26C45" w:rsidRDefault="008E2CCA" w:rsidP="008E2CCA">
      <w:pPr>
        <w:pStyle w:val="Heading3"/>
      </w:pPr>
      <w:bookmarkStart w:id="39" w:name="_Toc483908142"/>
      <w:r>
        <w:t xml:space="preserve">Open-Source </w:t>
      </w:r>
      <w:r w:rsidR="007038D0">
        <w:t>Repository</w:t>
      </w:r>
      <w:bookmarkEnd w:id="39"/>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353995B3"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lastRenderedPageBreak/>
        <w:t>a</w:t>
      </w:r>
      <w:r w:rsidR="00395137">
        <w:t>sn1_codec: this component is a standalone module able to subscribing to encoded</w:t>
      </w:r>
      <w:r>
        <w:t xml:space="preserve"> </w:t>
      </w:r>
      <w:r w:rsidR="00395137">
        <w:t>ASN.1 messages and pub</w:t>
      </w:r>
      <w:r>
        <w:t>lishing decoded data.</w:t>
      </w:r>
      <w:r w:rsidR="00395137">
        <w:t xml:space="preserve"> </w:t>
      </w:r>
      <w:r>
        <w:t>The component is also capable of encoding and publishing them to the ODE and other applications.</w:t>
      </w:r>
      <w:r w:rsidR="004C5056">
        <w:t xml:space="preserve"> This module will replace the private repository jpo-ode-private.</w:t>
      </w:r>
    </w:p>
    <w:p w14:paraId="3CDCB03A" w14:textId="77777777" w:rsidR="00C110E9" w:rsidRDefault="00C110E9" w:rsidP="00D43580">
      <w:pPr>
        <w:pStyle w:val="Heading3"/>
        <w:rPr>
          <w:b/>
        </w:rPr>
      </w:pPr>
      <w:bookmarkStart w:id="40" w:name="_Toc462052239"/>
      <w:bookmarkStart w:id="41" w:name="_Ref471486364"/>
      <w:bookmarkStart w:id="42" w:name="_Ref471486373"/>
      <w:bookmarkStart w:id="43" w:name="_Toc462052247"/>
      <w:r>
        <w:t xml:space="preserve">ASN.1 </w:t>
      </w:r>
      <w:r w:rsidRPr="003213A4">
        <w:t>Java API</w:t>
      </w:r>
      <w:bookmarkEnd w:id="40"/>
      <w:bookmarkEnd w:id="41"/>
      <w:bookmarkEnd w:id="42"/>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44" w:name="_Toc462052243"/>
      <w:r w:rsidRPr="00211532">
        <w:t>Build</w:t>
      </w:r>
      <w:r w:rsidR="00671FAC">
        <w:t xml:space="preserve"> and Deploy</w:t>
      </w:r>
      <w:r w:rsidRPr="00211532">
        <w:t xml:space="preserve"> Procedure</w:t>
      </w:r>
      <w:bookmarkEnd w:id="44"/>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45" w:name="_Toc462052259"/>
      <w:bookmarkStart w:id="46" w:name="_Toc483908144"/>
      <w:bookmarkStart w:id="47" w:name="_Ref489003471"/>
      <w:bookmarkEnd w:id="43"/>
      <w:r>
        <w:t xml:space="preserve">ODE </w:t>
      </w:r>
      <w:bookmarkEnd w:id="45"/>
      <w:r>
        <w:t>Application Properties</w:t>
      </w:r>
      <w:bookmarkEnd w:id="46"/>
      <w:bookmarkEnd w:id="47"/>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50" w:name="_Ref483487699"/>
      <w:r>
        <w:t xml:space="preserve">Table </w:t>
      </w:r>
      <w:r w:rsidR="00232EDD">
        <w:fldChar w:fldCharType="begin"/>
      </w:r>
      <w:r w:rsidR="00232EDD">
        <w:instrText xml:space="preserve"> SEQ Table \* ARABIC </w:instrText>
      </w:r>
      <w:r w:rsidR="00232EDD">
        <w:fldChar w:fldCharType="separate"/>
      </w:r>
      <w:r>
        <w:rPr>
          <w:noProof/>
        </w:rPr>
        <w:t>1</w:t>
      </w:r>
      <w:r w:rsidR="00232EDD">
        <w:rPr>
          <w:noProof/>
        </w:rPr>
        <w:fldChar w:fldCharType="end"/>
      </w:r>
      <w:r>
        <w:t xml:space="preserve"> - ODE Application Properties</w:t>
      </w:r>
      <w:bookmarkEnd w:id="50"/>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r w:rsidRPr="00395DED">
              <w:rPr>
                <w:rFonts w:cstheme="minorHAnsi"/>
              </w:rPr>
              <w:t>ode.kafkaBrokers</w:t>
            </w:r>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List of kafka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r w:rsidRPr="00395DED">
              <w:rPr>
                <w:rFonts w:cstheme="minorHAnsi"/>
              </w:rPr>
              <w:t>ode.uploadLocationRoot</w:t>
            </w:r>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r>
              <w:rPr>
                <w:rFonts w:cstheme="minorHAnsi"/>
              </w:rPr>
              <w:t>ode.</w:t>
            </w:r>
            <w:r w:rsidR="00E533B4" w:rsidRPr="00EC26F5">
              <w:rPr>
                <w:rFonts w:cstheme="minorHAnsi"/>
              </w:rPr>
              <w:t>uploadLocation</w:t>
            </w:r>
            <w:r w:rsidR="00E533B4">
              <w:rPr>
                <w:rFonts w:cstheme="minorHAnsi"/>
              </w:rPr>
              <w:t>ObuLog</w:t>
            </w:r>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./uploads/bsmlog</w:t>
            </w:r>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r w:rsidRPr="00395DED">
              <w:rPr>
                <w:rFonts w:cstheme="minorHAnsi"/>
              </w:rPr>
              <w:t>ode.pluginsLocations</w:t>
            </w:r>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r w:rsidRPr="00395DED">
              <w:rPr>
                <w:rFonts w:cstheme="minorHAnsi"/>
              </w:rPr>
              <w:t>ode.kafkaProducerType</w:t>
            </w:r>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async</w:t>
            </w:r>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async. Sync will generally be slower but more reliable, async is faster with the risk of losing data if kafka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r w:rsidRPr="00395DED">
              <w:rPr>
                <w:rFonts w:cstheme="minorHAnsi"/>
              </w:rPr>
              <w:t>ode.ddsCasUsername</w:t>
            </w:r>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r w:rsidRPr="00395DED">
              <w:rPr>
                <w:rFonts w:cstheme="minorHAnsi"/>
              </w:rPr>
              <w:t>ode.ddsCasPassword</w:t>
            </w:r>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r w:rsidRPr="00395DED">
              <w:rPr>
                <w:rFonts w:cstheme="minorHAnsi"/>
              </w:rPr>
              <w:t>ode.ddsCasUrl</w:t>
            </w:r>
          </w:p>
        </w:tc>
        <w:tc>
          <w:tcPr>
            <w:tcW w:w="3330" w:type="dxa"/>
          </w:tcPr>
          <w:p w14:paraId="48810A0D" w14:textId="0B7D9356"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ins w:id="51" w:author="Musavi, Hamid [USA] [3]" w:date="2018-01-10T10:43:00Z">
              <w:r w:rsidRPr="001308FA">
                <w:rPr>
                  <w:rFonts w:cstheme="minorHAnsi"/>
                </w:rPr>
                <w:t>https://cas.cvmvp.com/accounts/v1/tickets</w:t>
              </w:r>
            </w:ins>
            <w:del w:id="52" w:author="Musavi, Hamid [USA] [3]" w:date="2018-01-10T10:43:00Z">
              <w:r w:rsidR="00EC26F5" w:rsidRPr="00A811FA" w:rsidDel="001308FA">
                <w:rPr>
                  <w:rFonts w:cstheme="minorHAnsi"/>
                </w:rPr>
                <w:delText>https://cas.connectedvcs.com/accounts/v1/tickets</w:delText>
              </w:r>
            </w:del>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r w:rsidRPr="00395DED">
              <w:rPr>
                <w:rFonts w:cstheme="minorHAnsi"/>
              </w:rPr>
              <w:t>ode.ddsWebsocketUrl</w:t>
            </w:r>
          </w:p>
        </w:tc>
        <w:tc>
          <w:tcPr>
            <w:tcW w:w="3330" w:type="dxa"/>
          </w:tcPr>
          <w:p w14:paraId="0E5FAEA3" w14:textId="78802673"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ins w:id="53" w:author="Musavi, Hamid [USA] [3]" w:date="2018-01-10T10:43:00Z">
              <w:r w:rsidRPr="001308FA">
                <w:rPr>
                  <w:rFonts w:cstheme="minorHAnsi"/>
                </w:rPr>
                <w:t>wss://webapp.cvmvp.com/whtools/websocket</w:t>
              </w:r>
            </w:ins>
            <w:del w:id="54" w:author="Musavi, Hamid [USA] [3]" w:date="2018-01-10T10:43:00Z">
              <w:r w:rsidR="00EC26F5" w:rsidRPr="00A811FA" w:rsidDel="001308FA">
                <w:rPr>
                  <w:rFonts w:cstheme="minorHAnsi"/>
                </w:rPr>
                <w:delText>wss://webapp2.connectedvcs.com/whtools23/websocket</w:delText>
              </w:r>
            </w:del>
            <w:bookmarkStart w:id="55" w:name="_GoBack"/>
            <w:bookmarkEnd w:id="55"/>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URL of the US DOT SDW WebSockets API</w:t>
            </w:r>
          </w:p>
        </w:tc>
      </w:tr>
      <w:tr w:rsidR="00EC26F5" w:rsidRPr="00B900E1" w14:paraId="03F2CF1C"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084B62B" w14:textId="77777777" w:rsidR="00EC26F5" w:rsidRPr="00A811FA" w:rsidRDefault="00EC26F5" w:rsidP="00EC26F5">
            <w:pPr>
              <w:rPr>
                <w:rFonts w:cstheme="minorHAnsi"/>
                <w:b w:val="0"/>
              </w:rPr>
            </w:pPr>
            <w:r w:rsidRPr="00A811FA">
              <w:rPr>
                <w:rFonts w:cstheme="minorHAnsi"/>
              </w:rPr>
              <w:t>ode.sdcIp</w:t>
            </w:r>
          </w:p>
        </w:tc>
        <w:tc>
          <w:tcPr>
            <w:tcW w:w="3330" w:type="dxa"/>
          </w:tcPr>
          <w:p w14:paraId="4E4D5946"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104.130.170.234</w:t>
            </w:r>
          </w:p>
        </w:tc>
        <w:tc>
          <w:tcPr>
            <w:tcW w:w="1170" w:type="dxa"/>
          </w:tcPr>
          <w:p w14:paraId="0866C17A"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9192023"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IPv4 address of SDC</w:t>
            </w:r>
          </w:p>
        </w:tc>
      </w:tr>
      <w:tr w:rsidR="00EC26F5" w:rsidRPr="00B900E1" w14:paraId="6359C34D"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5002A55" w14:textId="77777777" w:rsidR="00EC26F5" w:rsidRPr="00A811FA" w:rsidRDefault="00EC26F5" w:rsidP="00EC26F5">
            <w:pPr>
              <w:rPr>
                <w:rFonts w:cstheme="minorHAnsi"/>
                <w:b w:val="0"/>
              </w:rPr>
            </w:pPr>
            <w:r w:rsidRPr="00A811FA">
              <w:rPr>
                <w:rFonts w:cstheme="minorHAnsi"/>
              </w:rPr>
              <w:t>ode.sdcPort</w:t>
            </w:r>
          </w:p>
        </w:tc>
        <w:tc>
          <w:tcPr>
            <w:tcW w:w="3330" w:type="dxa"/>
          </w:tcPr>
          <w:p w14:paraId="4264CB75"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46753</w:t>
            </w:r>
          </w:p>
        </w:tc>
        <w:tc>
          <w:tcPr>
            <w:tcW w:w="1170" w:type="dxa"/>
          </w:tcPr>
          <w:p w14:paraId="2FDE1368"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59B56B1"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Destination port of SDC</w:t>
            </w:r>
          </w:p>
        </w:tc>
      </w:tr>
      <w:tr w:rsidR="00EC26F5" w:rsidRPr="00B900E1" w14:paraId="14B0454D"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05A65CAF" w14:textId="306D05E5" w:rsidR="00EC26F5" w:rsidRPr="00A811FA" w:rsidRDefault="00EC26F5" w:rsidP="00EC26F5">
            <w:pPr>
              <w:rPr>
                <w:rFonts w:cstheme="minorHAnsi"/>
                <w:b w:val="0"/>
              </w:rPr>
            </w:pPr>
            <w:r w:rsidRPr="00A811FA">
              <w:rPr>
                <w:rFonts w:cstheme="minorHAnsi"/>
              </w:rPr>
              <w:t>ode.bsmReceiverPort</w:t>
            </w:r>
          </w:p>
        </w:tc>
        <w:tc>
          <w:tcPr>
            <w:tcW w:w="3330" w:type="dxa"/>
          </w:tcPr>
          <w:p w14:paraId="5A3E54C7" w14:textId="205803E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46800</w:t>
            </w:r>
          </w:p>
        </w:tc>
        <w:tc>
          <w:tcPr>
            <w:tcW w:w="1170" w:type="dxa"/>
          </w:tcPr>
          <w:p w14:paraId="244740C5" w14:textId="6B997A32"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C8C7D50" w14:textId="437E592A"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BSM messages.</w:t>
            </w:r>
          </w:p>
        </w:tc>
      </w:tr>
      <w:tr w:rsidR="00EC26F5" w:rsidRPr="00B900E1" w14:paraId="6639931F"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95F4947" w14:textId="0DA713E5" w:rsidR="00EC26F5" w:rsidRPr="00A811FA" w:rsidRDefault="00EC26F5" w:rsidP="00EC26F5">
            <w:pPr>
              <w:rPr>
                <w:rFonts w:cstheme="minorHAnsi"/>
                <w:b w:val="0"/>
              </w:rPr>
            </w:pPr>
            <w:r w:rsidRPr="00A811FA">
              <w:rPr>
                <w:rFonts w:cstheme="minorHAnsi"/>
              </w:rPr>
              <w:lastRenderedPageBreak/>
              <w:t>ode.bsmBufferSize</w:t>
            </w:r>
          </w:p>
        </w:tc>
        <w:tc>
          <w:tcPr>
            <w:tcW w:w="3330" w:type="dxa"/>
          </w:tcPr>
          <w:p w14:paraId="678B0C5F" w14:textId="645A18E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5C6681B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638AFDDA" w14:textId="0821736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BSM messages through UDP interface</w:t>
            </w:r>
          </w:p>
        </w:tc>
      </w:tr>
      <w:tr w:rsidR="00EC26F5" w:rsidRPr="00B900E1" w14:paraId="036E255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A7B3A8D" w14:textId="6FF7B09B" w:rsidR="00EC26F5" w:rsidRPr="006A5B50" w:rsidRDefault="00EC26F5" w:rsidP="00EC26F5">
            <w:pPr>
              <w:rPr>
                <w:rFonts w:cstheme="minorHAnsi"/>
              </w:rPr>
            </w:pPr>
            <w:r w:rsidRPr="00107B4D">
              <w:rPr>
                <w:rFonts w:cstheme="minorHAnsi"/>
              </w:rPr>
              <w:t>ode.</w:t>
            </w:r>
            <w:r w:rsidRPr="00DE7CA4">
              <w:t xml:space="preserve"> </w:t>
            </w:r>
            <w:r w:rsidRPr="00395DED">
              <w:rPr>
                <w:rFonts w:cstheme="minorHAnsi"/>
              </w:rPr>
              <w:t>kafkaTopicVsdPojo</w:t>
            </w:r>
          </w:p>
        </w:tc>
        <w:tc>
          <w:tcPr>
            <w:tcW w:w="3330" w:type="dxa"/>
          </w:tcPr>
          <w:p w14:paraId="0481F889" w14:textId="0C3F1B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862B1F">
              <w:rPr>
                <w:rFonts w:cstheme="minorHAnsi"/>
              </w:rPr>
              <w:t>AsnVsdPojo</w:t>
            </w:r>
          </w:p>
        </w:tc>
        <w:tc>
          <w:tcPr>
            <w:tcW w:w="1170" w:type="dxa"/>
          </w:tcPr>
          <w:p w14:paraId="092853EC"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B284864" w14:textId="243CBB9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topic that contains VSDs if </w:t>
            </w:r>
            <w:r w:rsidRPr="00340BBE">
              <w:rPr>
                <w:rFonts w:cstheme="minorHAnsi"/>
              </w:rPr>
              <w:t>ode.enabledVsdKafkaTopic</w:t>
            </w:r>
            <w:r>
              <w:rPr>
                <w:rFonts w:cstheme="minorHAnsi"/>
              </w:rPr>
              <w:t xml:space="preserve"> is enabled.</w:t>
            </w:r>
          </w:p>
        </w:tc>
      </w:tr>
      <w:tr w:rsidR="00EC26F5" w:rsidRPr="00B900E1" w14:paraId="2B6BB410"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0755ED5" w14:textId="61B74150" w:rsidR="00EC26F5" w:rsidRPr="00A811FA" w:rsidRDefault="00EC26F5" w:rsidP="00EC26F5">
            <w:pPr>
              <w:rPr>
                <w:rFonts w:cstheme="minorHAnsi"/>
                <w:b w:val="0"/>
              </w:rPr>
            </w:pPr>
            <w:r w:rsidRPr="00A811FA">
              <w:rPr>
                <w:rFonts w:cstheme="minorHAnsi"/>
              </w:rPr>
              <w:t>ode.vsdBufferSize</w:t>
            </w:r>
          </w:p>
        </w:tc>
        <w:tc>
          <w:tcPr>
            <w:tcW w:w="3330" w:type="dxa"/>
          </w:tcPr>
          <w:p w14:paraId="41C3DF88" w14:textId="5A9CD421"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12632932"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1300CE7" w14:textId="71F256CE"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VSD messages through UDP interface</w:t>
            </w:r>
          </w:p>
        </w:tc>
      </w:tr>
      <w:tr w:rsidR="00EC26F5" w:rsidRPr="00B900E1" w14:paraId="2BB6FD9D"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53C3C1A" w14:textId="4E517EFE" w:rsidR="00EC26F5" w:rsidRPr="00A811FA" w:rsidRDefault="00EC26F5" w:rsidP="00EC26F5">
            <w:pPr>
              <w:rPr>
                <w:rFonts w:cstheme="minorHAnsi"/>
                <w:b w:val="0"/>
              </w:rPr>
            </w:pPr>
            <w:r w:rsidRPr="00A811FA">
              <w:rPr>
                <w:rFonts w:cstheme="minorHAnsi"/>
              </w:rPr>
              <w:t>ode.vsdReceiverPort</w:t>
            </w:r>
          </w:p>
        </w:tc>
        <w:tc>
          <w:tcPr>
            <w:tcW w:w="3330" w:type="dxa"/>
          </w:tcPr>
          <w:p w14:paraId="42DA800C" w14:textId="35AA7180"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46753</w:t>
            </w:r>
          </w:p>
        </w:tc>
        <w:tc>
          <w:tcPr>
            <w:tcW w:w="1170" w:type="dxa"/>
          </w:tcPr>
          <w:p w14:paraId="536F1497"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775C297" w14:textId="327A202C"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VSD messages.</w:t>
            </w:r>
          </w:p>
        </w:tc>
      </w:tr>
      <w:tr w:rsidR="00EC26F5" w:rsidRPr="00B900E1" w14:paraId="4A469CFE"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2F4BF92" w14:textId="2781A374" w:rsidR="00EC26F5" w:rsidRPr="00A811FA" w:rsidRDefault="00EC26F5" w:rsidP="00EC26F5">
            <w:pPr>
              <w:rPr>
                <w:rFonts w:cstheme="minorHAnsi"/>
                <w:b w:val="0"/>
              </w:rPr>
            </w:pPr>
            <w:r w:rsidRPr="00A811FA">
              <w:rPr>
                <w:rFonts w:cstheme="minorHAnsi"/>
              </w:rPr>
              <w:t>ode.vsdDepositorPort</w:t>
            </w:r>
          </w:p>
        </w:tc>
        <w:tc>
          <w:tcPr>
            <w:tcW w:w="3330" w:type="dxa"/>
          </w:tcPr>
          <w:p w14:paraId="42660D9E" w14:textId="63C2C75C"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5555</w:t>
            </w:r>
          </w:p>
        </w:tc>
        <w:tc>
          <w:tcPr>
            <w:tcW w:w="1170" w:type="dxa"/>
          </w:tcPr>
          <w:p w14:paraId="60254E79"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12405D43" w14:textId="41AEEFC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VSD messages to SDC for deposit.</w:t>
            </w:r>
          </w:p>
        </w:tc>
      </w:tr>
      <w:tr w:rsidR="00EC26F5" w:rsidRPr="00B900E1" w14:paraId="2857D1D5"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FA5701B" w14:textId="797D3EC5" w:rsidR="00EC26F5" w:rsidRPr="00A811FA" w:rsidRDefault="00EC26F5" w:rsidP="00EC26F5">
            <w:pPr>
              <w:rPr>
                <w:rFonts w:cstheme="minorHAnsi"/>
                <w:b w:val="0"/>
              </w:rPr>
            </w:pPr>
            <w:r w:rsidRPr="00A811FA">
              <w:rPr>
                <w:rFonts w:cstheme="minorHAnsi"/>
              </w:rPr>
              <w:t>ode.vsdTrustport</w:t>
            </w:r>
          </w:p>
        </w:tc>
        <w:tc>
          <w:tcPr>
            <w:tcW w:w="3330" w:type="dxa"/>
          </w:tcPr>
          <w:p w14:paraId="78CA7BDF" w14:textId="787BB6AD"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5556</w:t>
            </w:r>
          </w:p>
        </w:tc>
        <w:tc>
          <w:tcPr>
            <w:tcW w:w="1170" w:type="dxa"/>
          </w:tcPr>
          <w:p w14:paraId="0AFEFF7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739B4FF8" w14:textId="32BB09F8"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VSD messages.</w:t>
            </w:r>
          </w:p>
        </w:tc>
      </w:tr>
      <w:tr w:rsidR="00EC26F5" w:rsidRPr="00B900E1" w14:paraId="7ABA52BC"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r w:rsidRPr="00A811FA">
              <w:rPr>
                <w:rFonts w:cstheme="minorHAnsi"/>
              </w:rPr>
              <w:t>ode.caCertPath</w:t>
            </w:r>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path/to/CaCertFile or define env variable ${ODE_CA_CERT_PATH}</w:t>
            </w:r>
          </w:p>
        </w:tc>
      </w:tr>
      <w:tr w:rsidR="00EC26F5" w:rsidRPr="00B900E1" w14:paraId="0582E88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r w:rsidRPr="00A811FA">
              <w:rPr>
                <w:rFonts w:cstheme="minorHAnsi"/>
              </w:rPr>
              <w:t>ode.selfCertPath</w:t>
            </w:r>
          </w:p>
        </w:tc>
        <w:tc>
          <w:tcPr>
            <w:tcW w:w="3330" w:type="dxa"/>
          </w:tcPr>
          <w:p w14:paraId="20F44282" w14:textId="6A2C9534"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path/to/selfCertFile or define env variable ${ODE_SELF_CERT_PATH}</w:t>
            </w:r>
          </w:p>
        </w:tc>
      </w:tr>
      <w:tr w:rsidR="00EC26F5" w:rsidRPr="00B900E1" w14:paraId="37990281"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r w:rsidRPr="00A811FA">
              <w:rPr>
                <w:rFonts w:cstheme="minorHAnsi"/>
              </w:rPr>
              <w:t>ode.selfPrivateKeyReconstructionFilePath</w:t>
            </w:r>
          </w:p>
        </w:tc>
        <w:tc>
          <w:tcPr>
            <w:tcW w:w="3330" w:type="dxa"/>
          </w:tcPr>
          <w:p w14:paraId="59276B6D" w14:textId="4B64DC82"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path/to/selfPrivateKeyReconstructionFile or define env variable ${ODE_SELF_PRIVATE_KEY_RECONSTRUCTION_FILE_PATH}</w:t>
            </w:r>
          </w:p>
        </w:tc>
      </w:tr>
      <w:tr w:rsidR="00EC26F5" w:rsidRPr="00B900E1" w14:paraId="65D35EA8"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r w:rsidRPr="00A811FA">
              <w:rPr>
                <w:rFonts w:cstheme="minorHAnsi"/>
              </w:rPr>
              <w:t>ode.selfSigningPrivateKeyFilePath</w:t>
            </w:r>
          </w:p>
        </w:tc>
        <w:tc>
          <w:tcPr>
            <w:tcW w:w="3330" w:type="dxa"/>
          </w:tcPr>
          <w:p w14:paraId="42B2F0DF" w14:textId="776C414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path/to/selfSigningPrivateKeyFile or define env variable ${ODE_SELF_SIGNING_PRIVATE_KEY_FILE_PATH}</w:t>
            </w:r>
          </w:p>
        </w:tc>
      </w:tr>
      <w:tr w:rsidR="00EC26F5" w:rsidRPr="00B900E1" w14:paraId="02CD32CE" w14:textId="77777777" w:rsidTr="00D43580">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3775" w:type="dxa"/>
          </w:tcPr>
          <w:p w14:paraId="5F9DE2F9" w14:textId="398A86CB" w:rsidR="00EC26F5" w:rsidRPr="006A5B50" w:rsidRDefault="00EC26F5" w:rsidP="00EC26F5">
            <w:pPr>
              <w:rPr>
                <w:rFonts w:cstheme="minorHAnsi"/>
                <w:b w:val="0"/>
              </w:rPr>
            </w:pPr>
            <w:r w:rsidRPr="00702B8B">
              <w:rPr>
                <w:rFonts w:cstheme="minorHAnsi"/>
              </w:rPr>
              <w:t>ode.isdBufferSize</w:t>
            </w:r>
          </w:p>
        </w:tc>
        <w:tc>
          <w:tcPr>
            <w:tcW w:w="3330" w:type="dxa"/>
          </w:tcPr>
          <w:p w14:paraId="4719627E" w14:textId="35EDE5CA"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500</w:t>
            </w:r>
          </w:p>
        </w:tc>
        <w:tc>
          <w:tcPr>
            <w:tcW w:w="1170" w:type="dxa"/>
          </w:tcPr>
          <w:p w14:paraId="33E4552A"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9A3FA7B" w14:textId="385FDC17"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messages through UDP interface</w:t>
            </w:r>
          </w:p>
        </w:tc>
      </w:tr>
      <w:tr w:rsidR="00EC26F5" w:rsidRPr="00B900E1" w14:paraId="041CF45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1AC7521" w14:textId="1261EA4C" w:rsidR="00EC26F5" w:rsidRPr="006A5B50" w:rsidRDefault="00EC26F5" w:rsidP="00EC26F5">
            <w:pPr>
              <w:rPr>
                <w:rFonts w:cstheme="minorHAnsi"/>
                <w:b w:val="0"/>
              </w:rPr>
            </w:pPr>
            <w:r w:rsidRPr="00702B8B">
              <w:rPr>
                <w:rFonts w:cstheme="minorHAnsi"/>
              </w:rPr>
              <w:t>ode.isdReceiverPort</w:t>
            </w:r>
          </w:p>
        </w:tc>
        <w:tc>
          <w:tcPr>
            <w:tcW w:w="3330" w:type="dxa"/>
          </w:tcPr>
          <w:p w14:paraId="50162976" w14:textId="11B214AC"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46801</w:t>
            </w:r>
          </w:p>
        </w:tc>
        <w:tc>
          <w:tcPr>
            <w:tcW w:w="1170" w:type="dxa"/>
          </w:tcPr>
          <w:p w14:paraId="7D416FBA"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2683DF0" w14:textId="555BAE9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ISD messages.</w:t>
            </w:r>
          </w:p>
        </w:tc>
      </w:tr>
      <w:tr w:rsidR="00EC26F5" w:rsidRPr="00B900E1" w14:paraId="18A5B556"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D32B4AC" w14:textId="51662333" w:rsidR="00EC26F5" w:rsidRPr="006A5B50" w:rsidRDefault="00EC26F5" w:rsidP="00EC26F5">
            <w:pPr>
              <w:rPr>
                <w:rFonts w:cstheme="minorHAnsi"/>
                <w:b w:val="0"/>
              </w:rPr>
            </w:pPr>
            <w:r w:rsidRPr="00702B8B">
              <w:rPr>
                <w:rFonts w:cstheme="minorHAnsi"/>
              </w:rPr>
              <w:t>ode.isdDepositorPort</w:t>
            </w:r>
          </w:p>
        </w:tc>
        <w:tc>
          <w:tcPr>
            <w:tcW w:w="3330" w:type="dxa"/>
          </w:tcPr>
          <w:p w14:paraId="0D49F711" w14:textId="59E6F089"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6666</w:t>
            </w:r>
          </w:p>
        </w:tc>
        <w:tc>
          <w:tcPr>
            <w:tcW w:w="1170" w:type="dxa"/>
          </w:tcPr>
          <w:p w14:paraId="6997ECB6"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4610266" w14:textId="7EF4976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ISD messages to SDC for deposit.</w:t>
            </w:r>
          </w:p>
        </w:tc>
      </w:tr>
      <w:tr w:rsidR="00EC26F5" w:rsidRPr="00B900E1" w14:paraId="16F7E097"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5566AA7" w14:textId="56614134" w:rsidR="00EC26F5" w:rsidRPr="006A5B50" w:rsidRDefault="00EC26F5" w:rsidP="00EC26F5">
            <w:pPr>
              <w:rPr>
                <w:rFonts w:cstheme="minorHAnsi"/>
                <w:b w:val="0"/>
              </w:rPr>
            </w:pPr>
            <w:r w:rsidRPr="00702B8B">
              <w:rPr>
                <w:rFonts w:cstheme="minorHAnsi"/>
              </w:rPr>
              <w:t>ode.isdTrustPort</w:t>
            </w:r>
          </w:p>
        </w:tc>
        <w:tc>
          <w:tcPr>
            <w:tcW w:w="3330" w:type="dxa"/>
          </w:tcPr>
          <w:p w14:paraId="5F463EEA" w14:textId="0BA6AC70"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6667</w:t>
            </w:r>
          </w:p>
        </w:tc>
        <w:tc>
          <w:tcPr>
            <w:tcW w:w="1170" w:type="dxa"/>
          </w:tcPr>
          <w:p w14:paraId="24E88455"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72964E2" w14:textId="3312C974"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ISD messages.</w:t>
            </w:r>
          </w:p>
        </w:tc>
      </w:tr>
      <w:tr w:rsidR="00EC26F5" w:rsidRPr="00B900E1" w14:paraId="65D828AD"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14EBA7" w14:textId="6C0F5462" w:rsidR="00EC26F5" w:rsidRPr="006A5B50" w:rsidRDefault="00EC26F5" w:rsidP="00EC26F5">
            <w:pPr>
              <w:rPr>
                <w:rFonts w:cstheme="minorHAnsi"/>
                <w:b w:val="0"/>
              </w:rPr>
            </w:pPr>
            <w:r w:rsidRPr="00702B8B">
              <w:rPr>
                <w:rFonts w:cstheme="minorHAnsi"/>
              </w:rPr>
              <w:t>ode.dataReceiptBufferSize</w:t>
            </w:r>
          </w:p>
        </w:tc>
        <w:tc>
          <w:tcPr>
            <w:tcW w:w="3330" w:type="dxa"/>
          </w:tcPr>
          <w:p w14:paraId="0BA12D9A" w14:textId="374F217F"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null</w:t>
            </w:r>
          </w:p>
        </w:tc>
        <w:tc>
          <w:tcPr>
            <w:tcW w:w="1170" w:type="dxa"/>
          </w:tcPr>
          <w:p w14:paraId="415F2ECF"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B938813" w14:textId="613CFD30"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receipt messages through UDP interface</w:t>
            </w:r>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r w:rsidRPr="00702B8B">
              <w:rPr>
                <w:rFonts w:cstheme="minorHAnsi"/>
              </w:rPr>
              <w:lastRenderedPageBreak/>
              <w:t>ode.depositSanitizedBsmToSdc</w:t>
            </w:r>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r w:rsidRPr="00702B8B">
              <w:rPr>
                <w:rFonts w:cstheme="minorHAnsi"/>
              </w:rPr>
              <w:t>ode.serviceRespExpirationSeconds</w:t>
            </w:r>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56" w:name="_Toc483908145"/>
      <w:r>
        <w:t>ODE Log</w:t>
      </w:r>
      <w:r w:rsidR="00316B55">
        <w:t>ging</w:t>
      </w:r>
      <w:r>
        <w:t xml:space="preserve"> Properties</w:t>
      </w:r>
      <w:bookmarkEnd w:id="56"/>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57" w:name="_Toc462052285"/>
      <w:bookmarkStart w:id="58" w:name="_Toc483908146"/>
      <w:r>
        <w:t>ODE</w:t>
      </w:r>
      <w:r w:rsidR="00C26C45" w:rsidRPr="001E40C7">
        <w:t xml:space="preserve"> </w:t>
      </w:r>
      <w:r w:rsidR="00A529B3">
        <w:t>Features</w:t>
      </w:r>
      <w:bookmarkEnd w:id="57"/>
      <w:bookmarkEnd w:id="58"/>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59" w:name="_Toc483908147"/>
      <w:r>
        <w:t>Managing SNMP Devices</w:t>
      </w:r>
      <w:bookmarkEnd w:id="59"/>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60" w:name="_Toc483908148"/>
      <w:r>
        <w:t>Query Parameters</w:t>
      </w:r>
      <w:bookmarkEnd w:id="60"/>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61" w:name="_Toc483908149"/>
      <w:r>
        <w:lastRenderedPageBreak/>
        <w:t>API Details</w:t>
      </w:r>
      <w:bookmarkEnd w:id="61"/>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62" w:name="_Toc483908150"/>
      <w:r>
        <w:t>Web Based View</w:t>
      </w:r>
      <w:bookmarkEnd w:id="62"/>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63" w:name="_Toc483908151"/>
      <w:r>
        <w:t>Additional Features/ Discussion Points</w:t>
      </w:r>
      <w:bookmarkEnd w:id="63"/>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64" w:name="_Toc483908152"/>
      <w:r>
        <w:t>Logging Events</w:t>
      </w:r>
      <w:bookmarkEnd w:id="64"/>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65" w:name="_Toc483908153"/>
      <w:r>
        <w:t>Log Levels</w:t>
      </w:r>
      <w:bookmarkEnd w:id="65"/>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66" w:name="_Toc483908154"/>
      <w:r>
        <w:t>Logging setup</w:t>
      </w:r>
      <w:bookmarkEnd w:id="66"/>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67" w:name="_Toc483908155"/>
      <w:r>
        <w:t>Steps to turn on/off logging during application runtime.</w:t>
      </w:r>
      <w:bookmarkEnd w:id="67"/>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68" w:name="_Toc483908156"/>
      <w:r>
        <w:t>IEEE 1609.2 Compliance</w:t>
      </w:r>
      <w:bookmarkEnd w:id="68"/>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ode.caCertPath</w:t>
            </w:r>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ode.selfCertPath</w:t>
            </w:r>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ode.selfPrivateKeyReconstructionFilePath</w:t>
            </w:r>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ode.selfSigningPrivateKeyFilePath</w:t>
            </w:r>
          </w:p>
        </w:tc>
      </w:tr>
    </w:tbl>
    <w:p w14:paraId="7F51093E" w14:textId="231BFE6C" w:rsidR="00817A59" w:rsidRDefault="00CB4AD1" w:rsidP="00C26C45">
      <w:r>
        <w:t xml:space="preserve">Upon validation, the Boolean field variable </w:t>
      </w:r>
      <w:r w:rsidRPr="002F74C6">
        <w:rPr>
          <w:rFonts w:ascii="Courier New" w:hAnsi="Courier New" w:cs="Courier New"/>
        </w:rPr>
        <w:t>validSignature</w:t>
      </w:r>
      <w:r>
        <w:t xml:space="preserve"> in the metadata fie</w:t>
      </w:r>
      <w:r w:rsidR="00BB7C94">
        <w:t>l</w:t>
      </w:r>
      <w:r>
        <w:t xml:space="preserve">d of OdeBsmData message will be set to true or false according to the validation result. </w:t>
      </w:r>
    </w:p>
    <w:p w14:paraId="746F15F0" w14:textId="77777777" w:rsidR="001A3B89" w:rsidRDefault="001A3B89" w:rsidP="00CA4BB4">
      <w:pPr>
        <w:pStyle w:val="Heading2"/>
      </w:pPr>
      <w:bookmarkStart w:id="69" w:name="_Toc483908157"/>
      <w:r>
        <w:t>SCMS Certificate Management</w:t>
      </w:r>
      <w:bookmarkEnd w:id="69"/>
    </w:p>
    <w:p w14:paraId="64A99D1C" w14:textId="77777777" w:rsidR="001A3B89" w:rsidRDefault="001A3B89" w:rsidP="00CA4BB4">
      <w:r>
        <w:t>TBD</w:t>
      </w:r>
    </w:p>
    <w:p w14:paraId="59FD1E00" w14:textId="15A2B950" w:rsidR="001A3B89" w:rsidRDefault="001A3B89" w:rsidP="00CA4BB4">
      <w:pPr>
        <w:pStyle w:val="Heading2"/>
      </w:pPr>
      <w:bookmarkStart w:id="70" w:name="_Toc483908158"/>
      <w:r>
        <w:t xml:space="preserve">Inbound </w:t>
      </w:r>
      <w:r w:rsidR="004B38AF">
        <w:t xml:space="preserve">Data </w:t>
      </w:r>
      <w:r>
        <w:t>Distribution</w:t>
      </w:r>
      <w:bookmarkEnd w:id="70"/>
    </w:p>
    <w:p w14:paraId="5E74D63E" w14:textId="456A813A"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ins w:id="71" w:author="Schwartz, Matthew [USA]" w:date="2017-11-09T16:57:00Z">
        <w:r w:rsidR="00D43580">
          <w:t xml:space="preserve"> Note that after files are processed by the ODE, they are moved to either the backup sub-directory upon success, or the “failed” sub-directory upon error.</w:t>
        </w:r>
      </w:ins>
    </w:p>
    <w:p w14:paraId="29A38343" w14:textId="00EF642E" w:rsidR="00D43580" w:rsidRDefault="001A3B89" w:rsidP="00CA4BB4">
      <w:pPr>
        <w:rPr>
          <w:ins w:id="72" w:author="Schwartz, Matthew [USA]" w:date="2017-11-09T16:53:00Z"/>
        </w:rPr>
      </w:pPr>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6EE3B857" w14:textId="2D09FBA7" w:rsidR="00D43580" w:rsidDel="00D43580" w:rsidRDefault="00D43580" w:rsidP="00CA4BB4">
      <w:pPr>
        <w:rPr>
          <w:del w:id="73" w:author="Schwartz, Matthew [USA]" w:date="2017-11-09T16:58:00Z"/>
        </w:rPr>
      </w:pPr>
    </w:p>
    <w:p w14:paraId="1B1DF2E3" w14:textId="409380E5" w:rsidR="005735E7" w:rsidRDefault="00FD0B6B" w:rsidP="004B38AF">
      <w:pPr>
        <w:pStyle w:val="Heading3"/>
      </w:pPr>
      <w:r>
        <w:t xml:space="preserve">Inbound BSM </w:t>
      </w:r>
      <w:r w:rsidR="004B38AF">
        <w:t>Log File Processing and Distribution</w:t>
      </w:r>
    </w:p>
    <w:p w14:paraId="7293959B" w14:textId="2BF6A533" w:rsidR="00FD0B6B" w:rsidRDefault="00220910" w:rsidP="004B38AF">
      <w:pPr>
        <w:pStyle w:val="Heading4"/>
      </w:pPr>
      <w:r w:rsidRPr="00220910">
        <w:lastRenderedPageBreak/>
        <w:t>bsmLogDuringEvent</w:t>
      </w:r>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r w:rsidRPr="00DF25AB">
        <w:t>bsmTx</w:t>
      </w:r>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r w:rsidRPr="00220910">
        <w:t>rxMsg</w:t>
      </w:r>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r>
        <w:t>Inbound TIM Log File Processing and Distribution</w:t>
      </w:r>
    </w:p>
    <w:p w14:paraId="38329939" w14:textId="77777777" w:rsidR="00DF25AB" w:rsidRPr="00DF25AB" w:rsidRDefault="00DF25AB"/>
    <w:p w14:paraId="167F5BE1" w14:textId="77777777" w:rsidR="00DF25AB" w:rsidRDefault="00DF25AB" w:rsidP="00DF25AB">
      <w:pPr>
        <w:pStyle w:val="Heading4"/>
      </w:pPr>
      <w:r w:rsidRPr="00220910">
        <w:t>rxMsg</w:t>
      </w:r>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r w:rsidRPr="00DF25AB">
        <w:t>dnMsg</w:t>
      </w:r>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r w:rsidRPr="00DF25AB">
        <w:t>driverAlert</w:t>
      </w:r>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r>
        <w:t>Inbound Other Log File Processing and Distribution</w:t>
      </w:r>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r w:rsidRPr="00DF25AB">
        <w:t>environmentMsg</w:t>
      </w:r>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r w:rsidRPr="00DF25AB">
        <w:t>scms</w:t>
      </w:r>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r w:rsidRPr="00DF25AB">
        <w:t>systemLog</w:t>
      </w:r>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r>
        <w:t>Inbound BSM - Test File Processing (HEX and JSON)</w:t>
      </w:r>
    </w:p>
    <w:p w14:paraId="18595EF3" w14:textId="77777777" w:rsidR="004B38AF" w:rsidRDefault="004B38AF" w:rsidP="004B38AF">
      <w:r>
        <w:t>HEX and JSON file processing is no longer supported</w:t>
      </w:r>
    </w:p>
    <w:p w14:paraId="5E298699" w14:textId="77777777" w:rsidR="00FD0B6B" w:rsidRPr="00FD0B6B" w:rsidRDefault="00FD0B6B"/>
    <w:p w14:paraId="030FF98F" w14:textId="69E9EED7" w:rsidR="00B63D68" w:rsidRDefault="00B63D68" w:rsidP="00B63D68">
      <w:pPr>
        <w:pStyle w:val="Heading2"/>
      </w:pPr>
      <w:bookmarkStart w:id="74" w:name="_Toc483908159"/>
      <w:r>
        <w:t>Probe D</w:t>
      </w:r>
      <w:r w:rsidR="00C90428">
        <w:t>ata</w:t>
      </w:r>
      <w:r>
        <w:t xml:space="preserve"> Management</w:t>
      </w:r>
      <w:bookmarkEnd w:id="74"/>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75" w:name="_Toc483908160"/>
      <w:r>
        <w:t>PDM Broadcast Request Quick Start Guide</w:t>
      </w:r>
      <w:bookmarkEnd w:id="75"/>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76" w:name="_Toc483908161"/>
      <w:r>
        <w:t>Outbound TIM Broadcast</w:t>
      </w:r>
      <w:bookmarkEnd w:id="76"/>
    </w:p>
    <w:p w14:paraId="031325D7" w14:textId="2D095C14" w:rsidR="001A3B89" w:rsidRDefault="001A3B89" w:rsidP="001A3B89">
      <w:r>
        <w:lastRenderedPageBreak/>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789211CC" w:rsidR="00271DD3" w:rsidRDefault="00271DD3" w:rsidP="00271DD3">
      <w:pPr>
        <w:pStyle w:val="Heading3"/>
      </w:pPr>
      <w:bookmarkStart w:id="77" w:name="_Toc483908162"/>
      <w:r>
        <w:t xml:space="preserve">Outbound TIM </w:t>
      </w:r>
      <w:r w:rsidR="002E70FB">
        <w:t xml:space="preserve">to SDW </w:t>
      </w:r>
      <w:r w:rsidR="00BB50D8">
        <w:t xml:space="preserve">Websocket </w:t>
      </w:r>
      <w:r>
        <w:t>Setup</w:t>
      </w:r>
      <w:bookmarkEnd w:id="77"/>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4604813" w14:textId="61D2F8B0" w:rsidR="00BB50D8" w:rsidRDefault="00BB50D8" w:rsidP="00BB50D8">
      <w:pPr>
        <w:pStyle w:val="Heading3"/>
      </w:pPr>
      <w:bookmarkStart w:id="78" w:name="_Toc483908163"/>
      <w:r>
        <w:t xml:space="preserve">Outbound TIM </w:t>
      </w:r>
      <w:r w:rsidR="002E70FB">
        <w:t xml:space="preserve">to </w:t>
      </w:r>
      <w:r>
        <w:t xml:space="preserve">S3 </w:t>
      </w:r>
      <w:r w:rsidR="002E70FB">
        <w:t xml:space="preserve">Bucket </w:t>
      </w:r>
      <w:r>
        <w:t>Setup</w:t>
      </w:r>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lastRenderedPageBreak/>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r>
        <w:t>TIM Broadcast Request Quick Start Guide</w:t>
      </w:r>
      <w:bookmarkEnd w:id="78"/>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(“success”:”true”) or failure (“success”:”false”)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"rsu_responses":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"dds_deposit":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79" w:name="_Toc483908164"/>
      <w:r>
        <w:t>Privacy Protection Module (PPM)</w:t>
      </w:r>
      <w:bookmarkEnd w:id="79"/>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80" w:name="_Toc483908166"/>
      <w:r>
        <w:t>Data validation</w:t>
      </w:r>
      <w:bookmarkEnd w:id="80"/>
    </w:p>
    <w:p w14:paraId="2E6B2693" w14:textId="77777777" w:rsidR="001A3B89" w:rsidRDefault="001A3B89" w:rsidP="00CA4BB4">
      <w:r>
        <w:t>TBD</w:t>
      </w:r>
    </w:p>
    <w:p w14:paraId="664E14F3" w14:textId="5D56C657" w:rsidR="001A3B89" w:rsidRDefault="003E6A4D" w:rsidP="002F74C6">
      <w:pPr>
        <w:pStyle w:val="Heading2"/>
      </w:pPr>
      <w:r>
        <w:t xml:space="preserve">String </w:t>
      </w:r>
      <w:r w:rsidR="00BB7C94">
        <w:t>S3 Depositor</w:t>
      </w:r>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docker-compose.yml file in the root of the jpo-ode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line</w:t>
      </w:r>
      <w:r w:rsidR="003E6A4D">
        <w:t xml:space="preserve">, or copied to create new a new S3 depositor. </w:t>
      </w:r>
    </w:p>
    <w:p w14:paraId="06F6636D" w14:textId="77777777" w:rsidR="003E6A4D" w:rsidRDefault="003E6A4D"/>
    <w:p w14:paraId="3D36584E" w14:textId="20F11F9E" w:rsidR="00783376" w:rsidRDefault="00783376" w:rsidP="00783376">
      <w:pPr>
        <w:pStyle w:val="Heading2"/>
      </w:pPr>
      <w:bookmarkStart w:id="81" w:name="_Toc483908168"/>
      <w:r>
        <w:t xml:space="preserve">VSD </w:t>
      </w:r>
      <w:r w:rsidR="003E6A4D">
        <w:t xml:space="preserve">to SDC UDP </w:t>
      </w:r>
      <w:r>
        <w:t>Deposit Service</w:t>
      </w:r>
      <w:bookmarkEnd w:id="81"/>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t>VSD Deposit Dialog</w:t>
      </w:r>
    </w:p>
    <w:p w14:paraId="3226022D" w14:textId="77777777" w:rsidR="00783376" w:rsidRDefault="00783376" w:rsidP="00783376">
      <w:pPr>
        <w:pStyle w:val="ListParagraph"/>
        <w:numPr>
          <w:ilvl w:val="1"/>
          <w:numId w:val="43"/>
        </w:numPr>
      </w:pPr>
      <w:r>
        <w:lastRenderedPageBreak/>
        <w:t>ODE ------ServiceRequest-----&gt; SDC</w:t>
      </w:r>
      <w:r>
        <w:tab/>
      </w:r>
      <w:r>
        <w:tab/>
        <w:t>// ODE sends service request to SDC</w:t>
      </w:r>
    </w:p>
    <w:p w14:paraId="772E57E1" w14:textId="77777777" w:rsidR="00783376" w:rsidRDefault="00783376" w:rsidP="00783376">
      <w:pPr>
        <w:pStyle w:val="ListParagraph"/>
        <w:numPr>
          <w:ilvl w:val="1"/>
          <w:numId w:val="43"/>
        </w:numPr>
      </w:pPr>
      <w:r>
        <w:t>ODE &lt;----ServiceResponse----- SDC</w:t>
      </w:r>
      <w:r>
        <w:tab/>
      </w:r>
      <w:r>
        <w:tab/>
        <w:t>// ODE receives service response from SDC</w:t>
      </w:r>
    </w:p>
    <w:p w14:paraId="47EE4348" w14:textId="77777777" w:rsidR="00783376" w:rsidRPr="00B63D68" w:rsidRDefault="00783376" w:rsidP="00783376">
      <w:pPr>
        <w:pStyle w:val="ListParagraph"/>
        <w:numPr>
          <w:ilvl w:val="1"/>
          <w:numId w:val="43"/>
        </w:numPr>
      </w:pPr>
      <w:r>
        <w:t>ODE --------VsdMessage-------&gt;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82" w:name="_Toc483908169"/>
      <w:r>
        <w:t>VSD Deposit Service Messages and Alerts</w:t>
      </w:r>
      <w:bookmarkEnd w:id="82"/>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83" w:name="_Ref483489995"/>
      <w:r>
        <w:t xml:space="preserve">Table </w:t>
      </w:r>
      <w:bookmarkEnd w:id="83"/>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"Error creating VSD depositor socket with port {}"</w:t>
            </w:r>
          </w:p>
          <w:p w14:paraId="37E256B8" w14:textId="3998654C" w:rsidR="003763F0" w:rsidRPr="0060553C" w:rsidRDefault="00BC5D3B" w:rsidP="0060553C">
            <w:pPr>
              <w:pStyle w:val="ListParagraph"/>
              <w:numPr>
                <w:ilvl w:val="0"/>
                <w:numId w:val="54"/>
              </w:numPr>
              <w:rPr>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5EDF81" w14:textId="77777777" w:rsidR="003763F0" w:rsidRPr="009417E3" w:rsidRDefault="003763F0" w:rsidP="00443E64"/>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This message is logged when </w:t>
            </w:r>
            <w:r>
              <w:lastRenderedPageBreak/>
              <w:t>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lastRenderedPageBreak/>
              <w:t>If ODE fails to encode the modified service request properly, this message is 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t>Error Receiving VSD Deposit ServiceResponse</w:t>
            </w:r>
          </w:p>
          <w:p w14:paraId="0D1A2D13" w14:textId="6668982B" w:rsidR="003763F0" w:rsidRP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Error Decoding VSD Deposit ServiceResponse</w:t>
            </w:r>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DecodeFailedException</w:t>
            </w:r>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84" w:name="_Toc483908170"/>
      <w:r>
        <w:t>VSD Receiver Service</w:t>
      </w:r>
      <w:bookmarkEnd w:id="84"/>
    </w:p>
    <w:p w14:paraId="7C7AC968" w14:textId="77777777" w:rsidR="00783376" w:rsidRDefault="00783376" w:rsidP="00783376">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application.properties)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0D3D226F" w:rsidR="00783376" w:rsidRDefault="00783376" w:rsidP="00783376">
      <w:pPr>
        <w:pStyle w:val="Caption"/>
        <w:jc w:val="center"/>
      </w:pPr>
      <w:bookmarkStart w:id="85" w:name="_Ref483487917"/>
      <w:r>
        <w:t xml:space="preserve">Figure </w:t>
      </w:r>
      <w:r w:rsidR="00232EDD">
        <w:fldChar w:fldCharType="begin"/>
      </w:r>
      <w:r w:rsidR="00232EDD">
        <w:instrText xml:space="preserve"> SEQ Figure \* ARABIC </w:instrText>
      </w:r>
      <w:r w:rsidR="00232EDD">
        <w:fldChar w:fldCharType="separate"/>
      </w:r>
      <w:r w:rsidR="00771AF3">
        <w:rPr>
          <w:noProof/>
        </w:rPr>
        <w:t>2</w:t>
      </w:r>
      <w:r w:rsidR="00232EDD">
        <w:rPr>
          <w:noProof/>
        </w:rPr>
        <w:fldChar w:fldCharType="end"/>
      </w:r>
      <w:bookmarkEnd w:id="85"/>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Port A: Can be configured in application.properties</w:t>
      </w:r>
    </w:p>
    <w:p w14:paraId="4774F1E7" w14:textId="77777777" w:rsidR="00783376" w:rsidRDefault="00783376" w:rsidP="00783376">
      <w:pPr>
        <w:pStyle w:val="ListParagraph"/>
        <w:numPr>
          <w:ilvl w:val="0"/>
          <w:numId w:val="53"/>
        </w:numPr>
        <w:spacing w:line="240" w:lineRule="auto"/>
        <w:jc w:val="both"/>
      </w:pPr>
      <w:r>
        <w:t>Port B: Can be configured in application.properties</w:t>
      </w:r>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86" w:name="_Toc483908171"/>
      <w:r>
        <w:t>VSD Receiver Service Messages and Alerts</w:t>
      </w:r>
      <w:bookmarkEnd w:id="86"/>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lastRenderedPageBreak/>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rFonts w:ascii="Monaco" w:hAnsi="Monaco" w:cs="Times New Roman"/>
                <w:sz w:val="17"/>
                <w:szCs w:val="17"/>
              </w:rPr>
            </w:pPr>
            <w:r w:rsidRPr="00A74B1B">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7F64EB4E" w14:textId="05B7C010" w:rsidR="003763F0"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lastRenderedPageBreak/>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87" w:name="_Toc483908172"/>
      <w:r>
        <w:t>BSM Receive Service via UDP</w:t>
      </w:r>
      <w:bookmarkEnd w:id="87"/>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kafka topics. [ODE-314] 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88" w:name="_Toc483908173"/>
      <w:r>
        <w:t>BSM Receiver Service Messages and Alerts</w:t>
      </w:r>
      <w:bookmarkEnd w:id="88"/>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Default="009C5090" w:rsidP="009C5090">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3AC24373" w14:textId="42EDA3C3" w:rsidR="004748A1" w:rsidRPr="009C5090" w:rsidRDefault="009C5090" w:rsidP="009C5090">
            <w:pPr>
              <w:pStyle w:val="ListParagraph"/>
              <w:numPr>
                <w:ilvl w:val="0"/>
                <w:numId w:val="54"/>
              </w:numPr>
              <w:rPr>
                <w:rFonts w:ascii="Monaco" w:hAnsi="Monaco" w:cs="Times New Roman"/>
                <w:sz w:val="17"/>
                <w:szCs w:val="17"/>
              </w:rPr>
            </w:pPr>
            <w:r w:rsidRPr="009C5090">
              <w:rPr>
                <w:rFonts w:ascii="Monaco" w:hAnsi="Monaco" w:cs="Times New Roman"/>
                <w:sz w:val="17"/>
                <w:szCs w:val="17"/>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 xml:space="preserve">When the BSM receiver is initialized, a datagram socket is created to listen for incoming </w:t>
            </w:r>
            <w:r>
              <w:lastRenderedPageBreak/>
              <w:t>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port is already bound to some other program or if the socket creation fails for some </w:t>
            </w:r>
            <w:r>
              <w:lastRenderedPageBreak/>
              <w:t>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Default="009C5090" w:rsidP="009C5090">
            <w:pPr>
              <w:pStyle w:val="ListParagraph"/>
              <w:numPr>
                <w:ilvl w:val="0"/>
                <w:numId w:val="60"/>
              </w:numPr>
              <w:rPr>
                <w:rFonts w:ascii="Monaco" w:hAnsi="Monaco" w:cs="Times New Roman"/>
                <w:sz w:val="17"/>
                <w:szCs w:val="17"/>
              </w:rPr>
            </w:pPr>
            <w:r w:rsidRPr="00A74B1B">
              <w:rPr>
                <w:rFonts w:ascii="Monaco" w:hAnsi="Monaco" w:cs="Times New Roman"/>
                <w:sz w:val="17"/>
                <w:szCs w:val="17"/>
              </w:rPr>
              <w:lastRenderedPageBreak/>
              <w:t>Error receiving packet</w:t>
            </w:r>
          </w:p>
          <w:p w14:paraId="168FFFAB" w14:textId="39EC9659" w:rsidR="004748A1" w:rsidRPr="009C5090" w:rsidRDefault="009C5090" w:rsidP="009C5090">
            <w:pPr>
              <w:pStyle w:val="ListParagraph"/>
              <w:numPr>
                <w:ilvl w:val="0"/>
                <w:numId w:val="60"/>
              </w:numPr>
              <w:rPr>
                <w:rFonts w:ascii="Monaco" w:hAnsi="Monaco" w:cs="Times New Roman"/>
                <w:sz w:val="17"/>
                <w:szCs w:val="17"/>
              </w:rPr>
            </w:pPr>
            <w:r w:rsidRPr="009C5090">
              <w:rPr>
                <w:rFonts w:ascii="Monaco" w:hAnsi="Monaco" w:cs="Times New Roman"/>
                <w:sz w:val="17"/>
                <w:szCs w:val="17"/>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When the ODE waits for packets from OBU,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CE0F08" w:rsidRDefault="00CE0F08" w:rsidP="00443E64">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r w:rsidR="004748A1" w14:paraId="4B6036F3"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r>
    </w:tbl>
    <w:p w14:paraId="41604009" w14:textId="77777777" w:rsidR="004748A1" w:rsidRPr="004748A1" w:rsidRDefault="004748A1" w:rsidP="004677FC"/>
    <w:p w14:paraId="5C869022" w14:textId="77777777" w:rsidR="00C26C45" w:rsidRDefault="00E53E91" w:rsidP="00CB08F3">
      <w:pPr>
        <w:pStyle w:val="Heading1"/>
      </w:pPr>
      <w:bookmarkStart w:id="89" w:name="_Toc483908174"/>
      <w:r>
        <w:t>Appendix A: ODE</w:t>
      </w:r>
      <w:r w:rsidRPr="001E40C7">
        <w:t xml:space="preserve"> </w:t>
      </w:r>
      <w:r>
        <w:t>Interface Specification</w:t>
      </w:r>
      <w:bookmarkEnd w:id="8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90" w:name="_Ref471804194"/>
      <w:bookmarkStart w:id="91" w:name="_Toc483908175"/>
      <w:r>
        <w:lastRenderedPageBreak/>
        <w:t>File Co</w:t>
      </w:r>
      <w:r w:rsidR="0060433B">
        <w:t>py Data Deposit</w:t>
      </w:r>
      <w:bookmarkEnd w:id="90"/>
      <w:bookmarkEnd w:id="91"/>
    </w:p>
    <w:p w14:paraId="67568B75" w14:textId="020B6504"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uploadLocationRoot/ode.</w:t>
      </w:r>
      <w:r w:rsidR="0030798E">
        <w:rPr>
          <w:rStyle w:val="token"/>
          <w:rFonts w:ascii="Courier New" w:hAnsi="Courier New" w:cs="Courier New"/>
          <w:color w:val="343434"/>
          <w:shd w:val="clear" w:color="auto" w:fill="FCFCFC"/>
        </w:rPr>
        <w:t>uploadLocationObuLog</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CA4412">
        <w:rPr>
          <w:rStyle w:val="token"/>
          <w:rFonts w:ascii="Courier New" w:hAnsi="Courier New" w:cs="Courier New"/>
          <w:color w:val="343434"/>
          <w:shd w:val="clear" w:color="auto" w:fill="FCFCFC"/>
        </w:rPr>
        <w:t>uploads/bsmlog</w:t>
      </w:r>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92" w:name="_Toc462052286"/>
      <w:bookmarkStart w:id="93" w:name="_Ref471803834"/>
      <w:r>
        <w:t>Once the ODE processes the received file, it moves it to the “</w:t>
      </w:r>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uploadLocationRoot/backup</w:t>
      </w:r>
      <w:r>
        <w:t>” sub-directory. The backed</w:t>
      </w:r>
      <w:r w:rsidR="00CA4412">
        <w:t>-</w:t>
      </w:r>
      <w:r>
        <w:t>up file is renamed with a timestamp in milliseconds.</w:t>
      </w:r>
      <w:ins w:id="94" w:author="Schwartz, Matthew [USA]" w:date="2017-11-09T16:54:00Z">
        <w:r w:rsidR="00D43580">
          <w:t xml:space="preserve"> If the ODE fails to process a file, it instead moves the file to </w:t>
        </w:r>
      </w:ins>
      <w:ins w:id="95" w:author="Schwartz, Matthew [USA]" w:date="2017-11-09T16:55:00Z">
        <w:r w:rsidR="00D43580">
          <w:t>the “</w:t>
        </w:r>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uploadLocationRoot/failed</w:t>
        </w:r>
        <w:r w:rsidR="00D43580">
          <w:t>” sub-directory.</w:t>
        </w:r>
      </w:ins>
    </w:p>
    <w:p w14:paraId="5BC964CC" w14:textId="45559838" w:rsidR="00CA4412" w:rsidRDefault="00CA4412" w:rsidP="00CA4412">
      <w:r>
        <w:t>The files copied to “</w:t>
      </w:r>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data/wydotLogRecords_Tony.h</w:t>
      </w:r>
      <w:r w:rsidR="0030798E">
        <w:t>” file</w:t>
      </w:r>
      <w:r>
        <w:t>. No header information is expected to precede each record.</w:t>
      </w:r>
    </w:p>
    <w:tbl>
      <w:tblPr>
        <w:tblStyle w:val="GridTable4-Accent11"/>
        <w:tblW w:w="0" w:type="auto"/>
        <w:tblLook w:val="04A0" w:firstRow="1" w:lastRow="0" w:firstColumn="1" w:lastColumn="0" w:noHBand="0" w:noVBand="1"/>
      </w:tblPr>
      <w:tblGrid>
        <w:gridCol w:w="2425"/>
        <w:gridCol w:w="990"/>
        <w:gridCol w:w="9535"/>
      </w:tblGrid>
      <w:tr w:rsidR="007F467D" w:rsidRPr="003048A6" w14:paraId="5617C05A" w14:textId="77777777" w:rsidTr="006A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574E253" w14:textId="77777777" w:rsidR="007F467D" w:rsidRPr="003048A6" w:rsidRDefault="007F467D" w:rsidP="00D0595A">
            <w:r w:rsidRPr="003048A6">
              <w:t>Field Name</w:t>
            </w:r>
          </w:p>
        </w:tc>
        <w:tc>
          <w:tcPr>
            <w:tcW w:w="990"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535"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7F467D" w:rsidRPr="003048A6" w14:paraId="3F209727" w14:textId="77777777" w:rsidTr="006A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83B236B" w14:textId="77777777" w:rsidR="007F467D" w:rsidRPr="003048A6" w:rsidRDefault="007F467D" w:rsidP="00D0595A">
            <w:r w:rsidRPr="003048A6">
              <w:t>direction</w:t>
            </w:r>
          </w:p>
        </w:tc>
        <w:tc>
          <w:tcPr>
            <w:tcW w:w="990" w:type="dxa"/>
          </w:tcPr>
          <w:p w14:paraId="3FCAC133"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535" w:type="dxa"/>
          </w:tcPr>
          <w:p w14:paraId="606288A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0 for EV(Tx), 1 for RV(Rx)</w:t>
            </w:r>
          </w:p>
        </w:tc>
      </w:tr>
      <w:tr w:rsidR="007F467D" w:rsidRPr="003048A6" w14:paraId="46C57C7E" w14:textId="77777777" w:rsidTr="006A5B50">
        <w:tc>
          <w:tcPr>
            <w:cnfStyle w:val="001000000000" w:firstRow="0" w:lastRow="0" w:firstColumn="1" w:lastColumn="0" w:oddVBand="0" w:evenVBand="0" w:oddHBand="0" w:evenHBand="0" w:firstRowFirstColumn="0" w:firstRowLastColumn="0" w:lastRowFirstColumn="0" w:lastRowLastColumn="0"/>
            <w:tcW w:w="2425" w:type="dxa"/>
          </w:tcPr>
          <w:p w14:paraId="60538703" w14:textId="77777777" w:rsidR="007F467D" w:rsidRPr="003048A6" w:rsidRDefault="007F467D" w:rsidP="00D0595A">
            <w:r w:rsidRPr="003048A6">
              <w:t>utctimeInSec</w:t>
            </w:r>
          </w:p>
        </w:tc>
        <w:tc>
          <w:tcPr>
            <w:tcW w:w="990" w:type="dxa"/>
          </w:tcPr>
          <w:p w14:paraId="7F6F61BE"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4</w:t>
            </w:r>
          </w:p>
        </w:tc>
        <w:tc>
          <w:tcPr>
            <w:tcW w:w="9535" w:type="dxa"/>
          </w:tcPr>
          <w:p w14:paraId="6F05A630"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UTC time in seconds from Epoc 1/1/1970</w:t>
            </w:r>
          </w:p>
        </w:tc>
      </w:tr>
      <w:tr w:rsidR="007F467D" w:rsidRPr="003048A6" w14:paraId="71557A4A" w14:textId="77777777" w:rsidTr="006A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145CDC2" w14:textId="77777777" w:rsidR="007F467D" w:rsidRPr="003048A6" w:rsidRDefault="007F467D" w:rsidP="00D0595A">
            <w:r w:rsidRPr="003048A6">
              <w:t>mSec</w:t>
            </w:r>
          </w:p>
        </w:tc>
        <w:tc>
          <w:tcPr>
            <w:tcW w:w="990" w:type="dxa"/>
          </w:tcPr>
          <w:p w14:paraId="0DF3591B"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535" w:type="dxa"/>
          </w:tcPr>
          <w:p w14:paraId="4BAE1B2D"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milliseconds part of UTC time </w:t>
            </w:r>
          </w:p>
        </w:tc>
      </w:tr>
      <w:tr w:rsidR="007F467D" w:rsidRPr="003048A6" w14:paraId="0A11ADBF" w14:textId="77777777" w:rsidTr="006A5B50">
        <w:tc>
          <w:tcPr>
            <w:cnfStyle w:val="001000000000" w:firstRow="0" w:lastRow="0" w:firstColumn="1" w:lastColumn="0" w:oddVBand="0" w:evenVBand="0" w:oddHBand="0" w:evenHBand="0" w:firstRowFirstColumn="0" w:firstRowLastColumn="0" w:lastRowFirstColumn="0" w:lastRowLastColumn="0"/>
            <w:tcW w:w="2425" w:type="dxa"/>
          </w:tcPr>
          <w:p w14:paraId="77416D21" w14:textId="77777777" w:rsidR="007F467D" w:rsidRPr="003048A6" w:rsidRDefault="007F467D" w:rsidP="00D0595A">
            <w:r w:rsidRPr="003048A6">
              <w:t>verificationStatus</w:t>
            </w:r>
          </w:p>
        </w:tc>
        <w:tc>
          <w:tcPr>
            <w:tcW w:w="990" w:type="dxa"/>
          </w:tcPr>
          <w:p w14:paraId="24047BC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535" w:type="dxa"/>
          </w:tcPr>
          <w:p w14:paraId="5B0C8330" w14:textId="36881DBE"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Flag indicating whether the BSM record contained in</w:t>
            </w:r>
            <w:r>
              <w:t xml:space="preserve"> the</w:t>
            </w:r>
            <w:r w:rsidRPr="003048A6">
              <w:t xml:space="preserve"> </w:t>
            </w:r>
            <w:r w:rsidRPr="006A5B50">
              <w:rPr>
                <w:b/>
              </w:rPr>
              <w:t>payload</w:t>
            </w:r>
            <w:r w:rsidRPr="003048A6">
              <w:t xml:space="preserve"> </w:t>
            </w:r>
            <w:r>
              <w:t xml:space="preserve">field </w:t>
            </w:r>
            <w:r w:rsidRPr="003048A6">
              <w:t>had valid signature or not. This field exists only if direction is 1 for RV(Rx). Zero indicates invalid signature, 1 indicates valid signature.</w:t>
            </w:r>
            <w:r>
              <w:t xml:space="preserve"> For Tx messages, it is assumed that the received data is from a trusted OBU and valid</w:t>
            </w:r>
          </w:p>
        </w:tc>
      </w:tr>
      <w:tr w:rsidR="007F467D" w:rsidRPr="003048A6" w14:paraId="7B85131E" w14:textId="77777777" w:rsidTr="006A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3431BAD" w14:textId="77777777" w:rsidR="007F467D" w:rsidRPr="003048A6" w:rsidRDefault="007F467D" w:rsidP="00D0595A">
            <w:r w:rsidRPr="003048A6">
              <w:t>length</w:t>
            </w:r>
          </w:p>
        </w:tc>
        <w:tc>
          <w:tcPr>
            <w:tcW w:w="990" w:type="dxa"/>
          </w:tcPr>
          <w:p w14:paraId="2089AAE5"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535" w:type="dxa"/>
          </w:tcPr>
          <w:p w14:paraId="5C6DCE0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Length of data contained in the following payload</w:t>
            </w:r>
          </w:p>
        </w:tc>
      </w:tr>
      <w:tr w:rsidR="007F467D" w:rsidRPr="003048A6" w14:paraId="25887C30" w14:textId="77777777" w:rsidTr="006A5B50">
        <w:tc>
          <w:tcPr>
            <w:cnfStyle w:val="001000000000" w:firstRow="0" w:lastRow="0" w:firstColumn="1" w:lastColumn="0" w:oddVBand="0" w:evenVBand="0" w:oddHBand="0" w:evenHBand="0" w:firstRowFirstColumn="0" w:firstRowLastColumn="0" w:lastRowFirstColumn="0" w:lastRowLastColumn="0"/>
            <w:tcW w:w="2425" w:type="dxa"/>
          </w:tcPr>
          <w:p w14:paraId="3B3B516C" w14:textId="77777777" w:rsidR="007F467D" w:rsidRPr="003048A6" w:rsidRDefault="007F467D" w:rsidP="00D0595A">
            <w:r w:rsidRPr="003048A6">
              <w:t>payload</w:t>
            </w:r>
          </w:p>
        </w:tc>
        <w:tc>
          <w:tcPr>
            <w:tcW w:w="990" w:type="dxa"/>
          </w:tcPr>
          <w:p w14:paraId="6DAF68E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2302</w:t>
            </w:r>
          </w:p>
        </w:tc>
        <w:tc>
          <w:tcPr>
            <w:tcW w:w="9535" w:type="dxa"/>
          </w:tcPr>
          <w:p w14:paraId="7D579F55" w14:textId="10A235A3"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RAW encoded data in 1609.2 format containing a MessageFrame</w:t>
            </w:r>
            <w:r>
              <w:t xml:space="preserve"> header plus BSM or raw BSM</w:t>
            </w:r>
          </w:p>
        </w:tc>
      </w:tr>
    </w:tbl>
    <w:p w14:paraId="3404A74A" w14:textId="0585805F" w:rsidR="00CA4412" w:rsidRDefault="007F467D" w:rsidP="0060433B">
      <w:r>
        <w:t xml:space="preserve">ODE will use </w:t>
      </w:r>
      <w:r w:rsidRPr="003048A6">
        <w:t>utctimeInSec</w:t>
      </w:r>
      <w:r>
        <w:t xml:space="preserve"> plus mSec fields to populate the generatedAt field of the output messages if and only if the payload is not signed with a valid signature. If the payload contains a valid 1609.2 signature, the generationTime from 1609.2 header will be used.</w:t>
      </w:r>
    </w:p>
    <w:p w14:paraId="6D1EDC13" w14:textId="77777777" w:rsidR="00BC38F2" w:rsidRDefault="00BC38F2" w:rsidP="00BC38F2">
      <w:pPr>
        <w:pStyle w:val="Heading3"/>
      </w:pPr>
      <w:bookmarkStart w:id="96" w:name="_Toc483908176"/>
      <w:r>
        <w:t>Messages and Alerts</w:t>
      </w:r>
      <w:bookmarkEnd w:id="96"/>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97" w:name="_Ref481149225"/>
      <w:r>
        <w:t xml:space="preserve">Table </w:t>
      </w:r>
      <w:r w:rsidR="00232EDD">
        <w:fldChar w:fldCharType="begin"/>
      </w:r>
      <w:r w:rsidR="00232EDD">
        <w:instrText xml:space="preserve"> SEQ Table \* ARABIC </w:instrText>
      </w:r>
      <w:r w:rsidR="00232EDD">
        <w:fldChar w:fldCharType="separate"/>
      </w:r>
      <w:r w:rsidR="00C910EC">
        <w:rPr>
          <w:noProof/>
        </w:rPr>
        <w:t>1</w:t>
      </w:r>
      <w:r w:rsidR="00232EDD">
        <w:rPr>
          <w:noProof/>
        </w:rPr>
        <w:fldChar w:fldCharType="end"/>
      </w:r>
      <w:r>
        <w:t xml:space="preserve"> - </w:t>
      </w:r>
      <w:r w:rsidRPr="000970CE">
        <w:t>SCP Return Codes</w:t>
      </w:r>
      <w:bookmarkEnd w:id="97"/>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232EDD">
        <w:fldChar w:fldCharType="begin"/>
      </w:r>
      <w:r w:rsidR="00232EDD">
        <w:instrText xml:space="preserve"> SEQ Table \* ARABIC </w:instrText>
      </w:r>
      <w:r w:rsidR="00232EDD">
        <w:fldChar w:fldCharType="separate"/>
      </w:r>
      <w:r>
        <w:rPr>
          <w:noProof/>
        </w:rPr>
        <w:t>2</w:t>
      </w:r>
      <w:r w:rsidR="00232EDD">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021A758C" w:rsidR="009417E3" w:rsidRDefault="009417E3" w:rsidP="00277F13">
            <w:pPr>
              <w:pStyle w:val="ListParagraph"/>
              <w:numPr>
                <w:ilvl w:val="0"/>
                <w:numId w:val="49"/>
              </w:numPr>
            </w:pPr>
            <w:r w:rsidRPr="00886A51">
              <w:t xml:space="preserve">“IMPORTER - </w:t>
            </w:r>
            <w:del w:id="98" w:author="Schwartz, Matthew [USA]" w:date="2017-11-09T16:52:00Z">
              <w:r w:rsidRPr="00886A51" w:rsidDel="00D43580">
                <w:delText xml:space="preserve">Unable </w:delText>
              </w:r>
            </w:del>
            <w:ins w:id="99" w:author="Schwartz, Matthew [USA]" w:date="2017-11-09T16:52:00Z">
              <w:r w:rsidR="00D43580">
                <w:t>Failed</w:t>
              </w:r>
              <w:r w:rsidR="00D43580" w:rsidRPr="00886A51">
                <w:t xml:space="preserve"> </w:t>
              </w:r>
            </w:ins>
            <w:r w:rsidRPr="00886A51">
              <w:t>to open or process file: {}”</w:t>
            </w:r>
          </w:p>
          <w:p w14:paraId="052560CC" w14:textId="696055B8" w:rsidR="009417E3" w:rsidRPr="00886A51" w:rsidRDefault="009417E3" w:rsidP="00277F13">
            <w:pPr>
              <w:pStyle w:val="ListParagraph"/>
              <w:numPr>
                <w:ilvl w:val="1"/>
                <w:numId w:val="49"/>
              </w:numPr>
            </w:pPr>
            <w:r w:rsidRPr="001F1A9D">
              <w:lastRenderedPageBreak/>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 xml:space="preserve">When a data file is copied into one of the ODE upload folders, ODE will try to open </w:t>
            </w:r>
            <w:r>
              <w:lastRenderedPageBreak/>
              <w:t>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I</w:t>
            </w:r>
            <w:r w:rsidRPr="001F1A9D">
              <w:t>f the file does not exist</w:t>
            </w:r>
            <w:r>
              <w:t xml:space="preserve"> when ODE starts to process it </w:t>
            </w:r>
            <w:r w:rsidRPr="001F1A9D">
              <w:t>or for some other reas</w:t>
            </w:r>
            <w:r>
              <w:t xml:space="preserve">on cannot be </w:t>
            </w:r>
            <w:r>
              <w:lastRenderedPageBreak/>
              <w:t>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49643D1B" w:rsidR="009417E3" w:rsidRDefault="009417E3" w:rsidP="009417E3">
            <w:pPr>
              <w:pStyle w:val="ListParagraph"/>
              <w:numPr>
                <w:ilvl w:val="0"/>
                <w:numId w:val="49"/>
              </w:numPr>
            </w:pPr>
            <w:r w:rsidRPr="00886A51">
              <w:lastRenderedPageBreak/>
              <w:t xml:space="preserve">“IMPORTER - </w:t>
            </w:r>
            <w:del w:id="100" w:author="Schwartz, Matthew [USA]" w:date="2017-11-09T16:52:00Z">
              <w:r w:rsidRPr="00886A51" w:rsidDel="00D43580">
                <w:delText xml:space="preserve">Unable </w:delText>
              </w:r>
            </w:del>
            <w:ins w:id="101" w:author="Schwartz, Matthew [USA]" w:date="2017-11-09T16:52:00Z">
              <w:r w:rsidR="00D43580">
                <w:t>Failed</w:t>
              </w:r>
              <w:r w:rsidR="00D43580" w:rsidRPr="00886A51">
                <w:t xml:space="preserve"> </w:t>
              </w:r>
            </w:ins>
            <w:r w:rsidRPr="00886A51">
              <w:t xml:space="preserve">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6A4EC4B9" w:rsidR="009417E3" w:rsidRDefault="009417E3" w:rsidP="009417E3">
            <w:pPr>
              <w:pStyle w:val="ListParagraph"/>
              <w:numPr>
                <w:ilvl w:val="0"/>
                <w:numId w:val="49"/>
              </w:numPr>
            </w:pPr>
            <w:r w:rsidRPr="00886A51">
              <w:t xml:space="preserve">“IMPORTER - </w:t>
            </w:r>
            <w:del w:id="102" w:author="Schwartz, Matthew [USA]" w:date="2017-11-09T16:52:00Z">
              <w:r w:rsidRPr="00886A51" w:rsidDel="00D43580">
                <w:delText xml:space="preserve">Unable </w:delText>
              </w:r>
            </w:del>
            <w:ins w:id="103" w:author="Schwartz, Matthew [USA]" w:date="2017-11-09T16:52:00Z">
              <w:r w:rsidR="00D43580">
                <w:t>Failed</w:t>
              </w:r>
              <w:r w:rsidR="00D43580" w:rsidRPr="00886A51">
                <w:t xml:space="preserve"> </w:t>
              </w:r>
            </w:ins>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104" w:name="_Ref476570427"/>
      <w:bookmarkStart w:id="105" w:name="_Ref476570491"/>
      <w:bookmarkStart w:id="106" w:name="_Toc483908177"/>
      <w:r w:rsidRPr="001E40C7">
        <w:t xml:space="preserve">ODE </w:t>
      </w:r>
      <w:r w:rsidR="005D1916">
        <w:t>REST</w:t>
      </w:r>
      <w:r w:rsidRPr="001E40C7">
        <w:t xml:space="preserve"> API</w:t>
      </w:r>
      <w:bookmarkEnd w:id="92"/>
      <w:bookmarkEnd w:id="93"/>
      <w:bookmarkEnd w:id="104"/>
      <w:bookmarkEnd w:id="105"/>
      <w:bookmarkEnd w:id="10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107" w:name="_Toc462052287"/>
    </w:p>
    <w:p w14:paraId="58651E27" w14:textId="165802E1" w:rsidR="0004668C" w:rsidRDefault="0004668C" w:rsidP="00B54D4D">
      <w:r>
        <w:lastRenderedPageBreak/>
        <w:t>The REST API is documented using Swagger and can be found at</w:t>
      </w:r>
      <w:r w:rsidRPr="0004668C">
        <w:t xml:space="preserve"> </w:t>
      </w:r>
      <w:hyperlink r:id="rId37" w:history="1">
        <w:r w:rsidRPr="00E7671C">
          <w:rPr>
            <w:rStyle w:val="Hyperlink"/>
          </w:rPr>
          <w:t>https://usdot-jpo-ode.github.io/</w:t>
        </w:r>
      </w:hyperlink>
      <w:r>
        <w:t xml:space="preserve"> - this document is also located in the repository at docs/ODESwagger.yml.</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5038090"/>
                    </a:xfrm>
                    <a:prstGeom prst="rect">
                      <a:avLst/>
                    </a:prstGeom>
                  </pic:spPr>
                </pic:pic>
              </a:graphicData>
            </a:graphic>
          </wp:inline>
        </w:drawing>
      </w:r>
    </w:p>
    <w:p w14:paraId="1C5FABF5" w14:textId="10A22BDF" w:rsidR="00C26C45" w:rsidRPr="00886E1A" w:rsidRDefault="00B54D4D" w:rsidP="00886E1A">
      <w:pPr>
        <w:pStyle w:val="Caption"/>
      </w:pPr>
      <w:bookmarkStart w:id="108" w:name="_Ref476590854"/>
      <w:r>
        <w:t>Figure</w:t>
      </w:r>
      <w:r w:rsidR="00ED0E13">
        <w:t xml:space="preserve"> </w:t>
      </w:r>
      <w:r w:rsidR="00232EDD">
        <w:fldChar w:fldCharType="begin"/>
      </w:r>
      <w:r w:rsidR="00232EDD">
        <w:instrText xml:space="preserve"> SEQ Figure \* ARABIC </w:instrText>
      </w:r>
      <w:r w:rsidR="00232EDD">
        <w:fldChar w:fldCharType="separate"/>
      </w:r>
      <w:r w:rsidR="00771AF3">
        <w:rPr>
          <w:noProof/>
        </w:rPr>
        <w:t>3</w:t>
      </w:r>
      <w:r w:rsidR="00232EDD">
        <w:rPr>
          <w:noProof/>
        </w:rPr>
        <w:fldChar w:fldCharType="end"/>
      </w:r>
      <w:bookmarkEnd w:id="108"/>
      <w:r w:rsidR="00ED0E13">
        <w:t xml:space="preserve"> - </w:t>
      </w:r>
      <w:r w:rsidR="00ED0E13" w:rsidRPr="001B7751">
        <w:t xml:space="preserve">ODE </w:t>
      </w:r>
      <w:r>
        <w:t>REST</w:t>
      </w:r>
      <w:bookmarkEnd w:id="10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109" w:name="_Toc483908178"/>
      <w:commentRangeStart w:id="110"/>
      <w:r>
        <w:t>Upload BSM File</w:t>
      </w:r>
      <w:bookmarkEnd w:id="109"/>
    </w:p>
    <w:p w14:paraId="04D2A501" w14:textId="5FA8E741" w:rsidR="000B15A1" w:rsidRPr="000B15A1" w:rsidRDefault="00715139" w:rsidP="000B15A1">
      <w:r>
        <w:t>ODE Web UI uses the following http REST call to deposit a file to one of the supported upload directories.</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7F6C3610"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w:t>
            </w:r>
            <w:r w:rsidR="00BF058B">
              <w:rPr>
                <w:rFonts w:ascii="Courier New" w:hAnsi="Courier New" w:cs="Courier New"/>
              </w:rPr>
              <w:t>bsmlog</w:t>
            </w:r>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0CF1418" w:rsidR="005F7EB4" w:rsidRPr="008A6E46" w:rsidRDefault="004C1E36" w:rsidP="006B30A2">
                  <w:pPr>
                    <w:rPr>
                      <w:rFonts w:ascii="Courier New" w:hAnsi="Courier New" w:cs="Courier New"/>
                    </w:rPr>
                  </w:pPr>
                  <w:r>
                    <w:rPr>
                      <w:rFonts w:ascii="Courier New" w:hAnsi="Courier New" w:cs="Courier New"/>
                    </w:rPr>
                    <w:t xml:space="preserve">bsmlog </w:t>
                  </w:r>
                </w:p>
              </w:tc>
              <w:tc>
                <w:tcPr>
                  <w:tcW w:w="3601" w:type="dxa"/>
                </w:tcPr>
                <w:p w14:paraId="75381B72" w14:textId="7902A9B8" w:rsidR="005F7EB4" w:rsidRPr="008A6E46" w:rsidRDefault="00D276F1" w:rsidP="00D276F1">
                  <w:pPr>
                    <w:rPr>
                      <w:rFonts w:ascii="Courier New" w:hAnsi="Courier New" w:cs="Courier New"/>
                    </w:rPr>
                  </w:pPr>
                  <w:r>
                    <w:rPr>
                      <w:rFonts w:ascii="Courier New" w:hAnsi="Courier New" w:cs="Courier New"/>
                    </w:rPr>
                    <w:t xml:space="preserve">The </w:t>
                  </w:r>
                  <w:r w:rsidR="005B5BA6">
                    <w:rPr>
                      <w:rFonts w:ascii="Courier New" w:hAnsi="Courier New" w:cs="Courier New"/>
                    </w:rPr>
                    <w:t xml:space="preserve">type of file being </w:t>
                  </w:r>
                  <w:r>
                    <w:rPr>
                      <w:rFonts w:ascii="Courier New" w:hAnsi="Courier New" w:cs="Courier New"/>
                    </w:rPr>
                    <w:t>uploaded.</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232EDD">
        <w:fldChar w:fldCharType="begin"/>
      </w:r>
      <w:r w:rsidR="00232EDD">
        <w:instrText xml:space="preserve"> SEQ Table \* ARABIC </w:instrText>
      </w:r>
      <w:r w:rsidR="00232EDD">
        <w:fldChar w:fldCharType="separate"/>
      </w:r>
      <w:r w:rsidR="00C910EC">
        <w:rPr>
          <w:noProof/>
        </w:rPr>
        <w:t>3</w:t>
      </w:r>
      <w:r w:rsidR="00232EDD">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110"/>
      <w:r w:rsidR="00A529B3">
        <w:rPr>
          <w:rStyle w:val="CommentReference"/>
        </w:rPr>
        <w:commentReference w:id="110"/>
      </w:r>
    </w:p>
    <w:p w14:paraId="142BF94F" w14:textId="77777777" w:rsidR="00ED0E13" w:rsidRPr="005F7EB4" w:rsidRDefault="00ED0E13" w:rsidP="005F7EB4"/>
    <w:p w14:paraId="3AAAD05A" w14:textId="7B800CD4" w:rsidR="00F44C7C" w:rsidRDefault="00F44C7C" w:rsidP="00F44C7C">
      <w:pPr>
        <w:pStyle w:val="Heading3"/>
      </w:pPr>
      <w:bookmarkStart w:id="111" w:name="_Toc483908179"/>
      <w:bookmarkStart w:id="112" w:name="_Toc462052289"/>
      <w:bookmarkStart w:id="113" w:name="_Ref471804513"/>
      <w:r>
        <w:lastRenderedPageBreak/>
        <w:t xml:space="preserve">MANAGE SNMP </w:t>
      </w:r>
      <w:r w:rsidRPr="00E35BF2">
        <w:t>API</w:t>
      </w:r>
      <w:bookmarkEnd w:id="11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114"/>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114"/>
      <w:r w:rsidR="00A529B3">
        <w:rPr>
          <w:rStyle w:val="CommentReference"/>
        </w:rPr>
        <w:commentReference w:id="114"/>
      </w:r>
    </w:p>
    <w:p w14:paraId="6D121423" w14:textId="0D922875" w:rsidR="00A176FA" w:rsidRDefault="00E6110E" w:rsidP="00A176FA">
      <w:pPr>
        <w:pStyle w:val="Heading3"/>
      </w:pPr>
      <w:bookmarkStart w:id="115" w:name="_Toc483908180"/>
      <w:r>
        <w:t xml:space="preserve">Traveler Information Message (TIM) </w:t>
      </w:r>
      <w:r w:rsidR="000B7E76">
        <w:t>Interface</w:t>
      </w:r>
      <w:bookmarkEnd w:id="115"/>
    </w:p>
    <w:p w14:paraId="79407A7C" w14:textId="7D0DD6DE" w:rsidR="00836EF5" w:rsidRDefault="00E145C0" w:rsidP="00A176FA">
      <w:r>
        <w:t xml:space="preserve">Refer to the </w:t>
      </w:r>
      <w:hyperlink r:id="rId42" w:history="1">
        <w:r w:rsidRPr="00E145C0">
          <w:rPr>
            <w:rStyle w:val="Hyperlink"/>
          </w:rPr>
          <w:t>ODESwagger.yaml</w:t>
        </w:r>
      </w:hyperlink>
      <w:r>
        <w:t xml:space="preserve"> for details of the TIM interface.</w:t>
      </w:r>
    </w:p>
    <w:p w14:paraId="515950AD" w14:textId="771E548E" w:rsidR="00E145C0" w:rsidRDefault="00E6110E" w:rsidP="00E145C0">
      <w:pPr>
        <w:pStyle w:val="Heading3"/>
      </w:pPr>
      <w:bookmarkStart w:id="116" w:name="_Toc483908181"/>
      <w:r>
        <w:t>Probe Data Management Messages (</w:t>
      </w:r>
      <w:r w:rsidR="00E145C0">
        <w:t>PDM</w:t>
      </w:r>
      <w:r>
        <w:t>)</w:t>
      </w:r>
      <w:r w:rsidR="00E145C0">
        <w:t xml:space="preserve"> Interface</w:t>
      </w:r>
      <w:bookmarkEnd w:id="116"/>
    </w:p>
    <w:p w14:paraId="0010FAE4" w14:textId="35A72EFD" w:rsidR="00C910EC" w:rsidRPr="00E145C0" w:rsidRDefault="00C910EC" w:rsidP="00E145C0">
      <w:r>
        <w:t xml:space="preserve">Refer to the </w:t>
      </w:r>
      <w:hyperlink r:id="rId43" w:history="1">
        <w:r w:rsidRPr="00E145C0">
          <w:rPr>
            <w:rStyle w:val="Hyperlink"/>
          </w:rPr>
          <w:t>ODESwagger.yaml</w:t>
        </w:r>
      </w:hyperlink>
      <w:r>
        <w:t xml:space="preserve"> for details of the PDM interface.</w:t>
      </w:r>
    </w:p>
    <w:p w14:paraId="4E6D5A99" w14:textId="29580B84" w:rsidR="00C26C45" w:rsidRDefault="00C26C45" w:rsidP="00B05D2B">
      <w:pPr>
        <w:pStyle w:val="Heading2"/>
      </w:pPr>
      <w:bookmarkStart w:id="117" w:name="_Toc483908182"/>
      <w:r w:rsidRPr="00E35BF2">
        <w:t>ODE Streaming API</w:t>
      </w:r>
      <w:bookmarkEnd w:id="112"/>
      <w:bookmarkEnd w:id="113"/>
      <w:bookmarkEnd w:id="117"/>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18" w:name="_Ref471811829"/>
      <w:bookmarkStart w:id="119" w:name="_Toc483908183"/>
      <w:r>
        <w:t>Direct Kafka Interface</w:t>
      </w:r>
      <w:bookmarkEnd w:id="118"/>
      <w:bookmarkEnd w:id="119"/>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34687D8C" w:rsidR="008461B4" w:rsidRDefault="00FA5D0B" w:rsidP="008461B4">
      <w:pPr>
        <w:pStyle w:val="Heading4"/>
      </w:pPr>
      <w:bookmarkStart w:id="120"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13225" w:type="dxa"/>
        <w:tblLayout w:type="fixed"/>
        <w:tblLook w:val="04A0" w:firstRow="1" w:lastRow="0" w:firstColumn="1" w:lastColumn="0" w:noHBand="0" w:noVBand="1"/>
      </w:tblPr>
      <w:tblGrid>
        <w:gridCol w:w="3685"/>
        <w:gridCol w:w="7110"/>
        <w:gridCol w:w="2430"/>
      </w:tblGrid>
      <w:tr w:rsidR="006916B6" w:rsidRPr="00FA5D0B" w14:paraId="22EF592C" w14:textId="47405D1C" w:rsidTr="00D43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1CD725" w14:textId="77777777" w:rsidR="006916B6" w:rsidRPr="00FA5D0B" w:rsidRDefault="006916B6" w:rsidP="00AD06BA">
            <w:r w:rsidRPr="00FA5D0B">
              <w:t>Topic Name</w:t>
            </w:r>
          </w:p>
        </w:tc>
        <w:tc>
          <w:tcPr>
            <w:tcW w:w="71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430"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3CBCDB" w14:textId="238ECC29" w:rsidR="006916B6" w:rsidRPr="00FA5D0B" w:rsidRDefault="00F47D65" w:rsidP="00AD06BA">
            <w:pPr>
              <w:rPr>
                <w:rFonts w:ascii="Courier New" w:hAnsi="Courier New" w:cs="Courier New"/>
              </w:rPr>
            </w:pPr>
            <w:r>
              <w:t>topic.OdeBsmPojo</w:t>
            </w:r>
          </w:p>
        </w:tc>
        <w:tc>
          <w:tcPr>
            <w:tcW w:w="7110" w:type="dxa"/>
          </w:tcPr>
          <w:p w14:paraId="5C260F86" w14:textId="383B04DB" w:rsidR="006916B6" w:rsidRPr="00FA5D0B" w:rsidRDefault="00F47D65" w:rsidP="00FA5D0B">
            <w:pPr>
              <w:keepNext/>
              <w:cnfStyle w:val="000000100000" w:firstRow="0" w:lastRow="0" w:firstColumn="0" w:lastColumn="0" w:oddVBand="0" w:evenVBand="0" w:oddHBand="1" w:evenHBand="0" w:firstRowFirstColumn="0" w:firstRowLastColumn="0" w:lastRowFirstColumn="0" w:lastRowLastColumn="0"/>
              <w:rPr>
                <w:b/>
              </w:rPr>
            </w:pPr>
            <w:r w:rsidRPr="00F47D65">
              <w:rPr>
                <w:rFonts w:ascii="Courier New" w:hAnsi="Courier New" w:cs="Courier New"/>
              </w:rPr>
              <w:t>us.dot.its.jpo.ode.model.OdeBsmData</w:t>
            </w:r>
          </w:p>
        </w:tc>
        <w:tc>
          <w:tcPr>
            <w:tcW w:w="2430"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F47D65" w:rsidRPr="00FA5D0B" w14:paraId="5D8B6656"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7676CEF3" w14:textId="74EC8E68" w:rsidR="00F47D65" w:rsidRPr="00FA5D0B" w:rsidRDefault="00F47D65" w:rsidP="00F47D65">
            <w:pPr>
              <w:rPr>
                <w:rFonts w:ascii="Courier New" w:hAnsi="Courier New" w:cs="Courier New"/>
              </w:rPr>
            </w:pPr>
            <w:r>
              <w:t>topic.OdeBsmJson</w:t>
            </w:r>
          </w:p>
        </w:tc>
        <w:tc>
          <w:tcPr>
            <w:tcW w:w="7110" w:type="dxa"/>
          </w:tcPr>
          <w:p w14:paraId="46EE408E" w14:textId="32202611"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us.dot.its.jpo.ode.model.OdeBsmData</w:t>
            </w:r>
          </w:p>
        </w:tc>
        <w:tc>
          <w:tcPr>
            <w:tcW w:w="2430" w:type="dxa"/>
          </w:tcPr>
          <w:p w14:paraId="3D2F603A" w14:textId="5304A1D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134262" w:rsidRPr="00FA5D0B" w14:paraId="296157FF"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77D2CC8" w14:textId="26D9745F" w:rsidR="00134262" w:rsidRPr="00CB4AD1" w:rsidRDefault="00F47D65" w:rsidP="00134262">
            <w:pPr>
              <w:rPr>
                <w:rFonts w:ascii="Courier New" w:hAnsi="Courier New" w:cs="Courier New"/>
              </w:rPr>
            </w:pPr>
            <w:r>
              <w:t>topic.OdeBsmRxPojo</w:t>
            </w:r>
          </w:p>
        </w:tc>
        <w:tc>
          <w:tcPr>
            <w:tcW w:w="7110" w:type="dxa"/>
          </w:tcPr>
          <w:p w14:paraId="082BCCDA" w14:textId="0583713B" w:rsidR="00134262" w:rsidRPr="00FA5D0B"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135E72A8" w14:textId="3B40D6BB" w:rsidR="00134262"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10AC89FF"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3E389474" w14:textId="10282549" w:rsidR="00F47D65" w:rsidRPr="00CB4AD1" w:rsidRDefault="00F47D65" w:rsidP="00F47D65">
            <w:pPr>
              <w:rPr>
                <w:rFonts w:ascii="Courier New" w:hAnsi="Courier New" w:cs="Courier New"/>
              </w:rPr>
            </w:pPr>
            <w:r>
              <w:t>topic.OdeBsmTxPojo</w:t>
            </w:r>
          </w:p>
        </w:tc>
        <w:tc>
          <w:tcPr>
            <w:tcW w:w="7110" w:type="dxa"/>
          </w:tcPr>
          <w:p w14:paraId="1BA3FD36" w14:textId="6F22225F"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7D35B6A3" w14:textId="6F2B17B1"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C28A6D7"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2600F8" w14:textId="6338C7A7" w:rsidR="00F47D65" w:rsidRPr="00CB4AD1" w:rsidRDefault="00F47D65" w:rsidP="00F47D65">
            <w:pPr>
              <w:rPr>
                <w:rFonts w:ascii="Courier New" w:hAnsi="Courier New" w:cs="Courier New"/>
              </w:rPr>
            </w:pPr>
            <w:r>
              <w:t>topic.OdeBsmDuringEventPojo</w:t>
            </w:r>
          </w:p>
        </w:tc>
        <w:tc>
          <w:tcPr>
            <w:tcW w:w="7110" w:type="dxa"/>
          </w:tcPr>
          <w:p w14:paraId="25FFFE3D" w14:textId="55B963D0"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68C94353" w14:textId="1450304E"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5D00DE22"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5A078ED8" w14:textId="6359E39F" w:rsidR="00F47D65" w:rsidRPr="00CB4AD1" w:rsidRDefault="00F47D65" w:rsidP="00F47D65">
            <w:pPr>
              <w:rPr>
                <w:rFonts w:ascii="Courier New" w:hAnsi="Courier New" w:cs="Courier New"/>
              </w:rPr>
            </w:pPr>
            <w:r>
              <w:t>topic.FilteredOdeBsmJson</w:t>
            </w:r>
          </w:p>
        </w:tc>
        <w:tc>
          <w:tcPr>
            <w:tcW w:w="7110" w:type="dxa"/>
          </w:tcPr>
          <w:p w14:paraId="6EFFEAEE" w14:textId="0A7E28F3"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6AE48CF7" w14:textId="24F5B2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39D702"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BC692B" w14:textId="00BEF973" w:rsidR="00F47D65" w:rsidRPr="00CB4AD1" w:rsidRDefault="00F47D65" w:rsidP="00F47D65">
            <w:pPr>
              <w:rPr>
                <w:rFonts w:ascii="Courier New" w:hAnsi="Courier New" w:cs="Courier New"/>
              </w:rPr>
            </w:pPr>
            <w:r>
              <w:t>topic.OdeTimPojo</w:t>
            </w:r>
          </w:p>
        </w:tc>
        <w:tc>
          <w:tcPr>
            <w:tcW w:w="7110" w:type="dxa"/>
          </w:tcPr>
          <w:p w14:paraId="3C1B5AE2" w14:textId="39746E5E"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007A55CA" w14:textId="42BAF1D4"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2BB5C57"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2A354A52" w14:textId="30D20C85" w:rsidR="00F47D65" w:rsidRPr="00CB4AD1" w:rsidRDefault="00F47D65" w:rsidP="00F47D65">
            <w:pPr>
              <w:rPr>
                <w:rFonts w:ascii="Courier New" w:hAnsi="Courier New" w:cs="Courier New"/>
              </w:rPr>
            </w:pPr>
            <w:r>
              <w:t>topic.OdeTimJson</w:t>
            </w:r>
          </w:p>
        </w:tc>
        <w:tc>
          <w:tcPr>
            <w:tcW w:w="7110" w:type="dxa"/>
          </w:tcPr>
          <w:p w14:paraId="5970F059" w14:textId="655FE5FB"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5CC167E3" w14:textId="686F9E4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5EFB6C"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81B166" w14:textId="6B1098D7" w:rsidR="00F47D65" w:rsidRPr="00CB4AD1" w:rsidRDefault="00F47D65" w:rsidP="00F47D65">
            <w:pPr>
              <w:rPr>
                <w:rFonts w:ascii="Courier New" w:hAnsi="Courier New" w:cs="Courier New"/>
              </w:rPr>
            </w:pPr>
            <w:r>
              <w:t>topic.OdeDNMsgJson</w:t>
            </w:r>
          </w:p>
        </w:tc>
        <w:tc>
          <w:tcPr>
            <w:tcW w:w="7110" w:type="dxa"/>
          </w:tcPr>
          <w:p w14:paraId="237F78E3" w14:textId="5554D8E1"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J2735 TravelerInformation</w:t>
            </w:r>
          </w:p>
        </w:tc>
        <w:tc>
          <w:tcPr>
            <w:tcW w:w="2430" w:type="dxa"/>
          </w:tcPr>
          <w:p w14:paraId="6C4D666B" w14:textId="121A5D90" w:rsidR="00F47D65" w:rsidRDefault="00D20B93"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w:t>
            </w:r>
            <w:r w:rsidR="00F47D65">
              <w:rPr>
                <w:rFonts w:ascii="Courier New" w:hAnsi="Courier New" w:cs="Courier New"/>
              </w:rPr>
              <w:t>ASN.1 XER Format</w:t>
            </w:r>
          </w:p>
        </w:tc>
      </w:tr>
      <w:tr w:rsidR="00F47D65" w:rsidRPr="00FA5D0B" w14:paraId="07B766C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5272B4A9" w14:textId="70BDECD5" w:rsidR="00F47D65" w:rsidRDefault="00F47D65" w:rsidP="00F47D65">
            <w:r>
              <w:t>topic.OdeTimRxJson</w:t>
            </w:r>
          </w:p>
        </w:tc>
        <w:tc>
          <w:tcPr>
            <w:tcW w:w="7110" w:type="dxa"/>
          </w:tcPr>
          <w:p w14:paraId="15899F19" w14:textId="06286CEB"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J2735 TravelerInformation</w:t>
            </w:r>
          </w:p>
        </w:tc>
        <w:tc>
          <w:tcPr>
            <w:tcW w:w="2430" w:type="dxa"/>
          </w:tcPr>
          <w:p w14:paraId="5BA9448B" w14:textId="386658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ASN.1 XER Format</w:t>
            </w:r>
          </w:p>
        </w:tc>
      </w:tr>
      <w:tr w:rsidR="00F47D65" w:rsidRPr="00FA5D0B" w14:paraId="2D13DFC6"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A1FA4B" w14:textId="2B201619" w:rsidR="00F47D65" w:rsidRDefault="00F47D65" w:rsidP="00F47D65">
            <w:r>
              <w:t>topic.OdeTimBroadcastPojo</w:t>
            </w:r>
          </w:p>
        </w:tc>
        <w:tc>
          <w:tcPr>
            <w:tcW w:w="7110" w:type="dxa"/>
          </w:tcPr>
          <w:p w14:paraId="640BE749" w14:textId="5C7646C5"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37B4C5C5" w14:textId="183E3E48"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7872648A"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0D92E55B" w14:textId="0022F459" w:rsidR="00F47D65" w:rsidRDefault="00F47D65" w:rsidP="00F47D65">
            <w:r>
              <w:t>topic.OdeTimBroadcastJson</w:t>
            </w:r>
          </w:p>
        </w:tc>
        <w:tc>
          <w:tcPr>
            <w:tcW w:w="7110" w:type="dxa"/>
          </w:tcPr>
          <w:p w14:paraId="5775952C" w14:textId="4266C2B4" w:rsidR="00F47D65" w:rsidRP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54E88CE7" w14:textId="6346D40C"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D20B93" w:rsidRPr="00FA5D0B" w14:paraId="24A824BA"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A0CFC3" w14:textId="772A56C5" w:rsidR="00D20B93" w:rsidRDefault="00D20B93" w:rsidP="00D20B93">
            <w:r>
              <w:t>topic.Asn1DecoderInput</w:t>
            </w:r>
          </w:p>
        </w:tc>
        <w:tc>
          <w:tcPr>
            <w:tcW w:w="7110" w:type="dxa"/>
          </w:tcPr>
          <w:p w14:paraId="0D4F4169" w14:textId="4C0A2335" w:rsidR="00D20B93" w:rsidRPr="00F47D65"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348D1D41" w14:textId="193FAAB5"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03B8AF9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1EA34639" w14:textId="2B32C7D6" w:rsidR="00D20B93" w:rsidRDefault="00D20B93" w:rsidP="00D20B93">
            <w:r>
              <w:t>topic.Asn1DecoderOutput</w:t>
            </w:r>
          </w:p>
        </w:tc>
        <w:tc>
          <w:tcPr>
            <w:tcW w:w="7110" w:type="dxa"/>
          </w:tcPr>
          <w:p w14:paraId="78C9BAB7" w14:textId="506C235A"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6E0CFFA8" w14:textId="39BE5D0C"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338A82D4"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3DD5CC" w14:textId="3C041E89" w:rsidR="00D20B93" w:rsidRDefault="00D20B93" w:rsidP="00D20B93">
            <w:r>
              <w:t>topic.Asn1EncoderInput</w:t>
            </w:r>
          </w:p>
        </w:tc>
        <w:tc>
          <w:tcPr>
            <w:tcW w:w="7110" w:type="dxa"/>
          </w:tcPr>
          <w:p w14:paraId="473FB2CC" w14:textId="58CFC678" w:rsidR="00D20B93" w:rsidRP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71BB2515" w14:textId="5704678E"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59BA9256"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6A77A569" w14:textId="3825C8D4" w:rsidR="00D20B93" w:rsidRDefault="00D20B93" w:rsidP="00D20B93">
            <w:r>
              <w:t>topic.Asn1EncoderInput</w:t>
            </w:r>
          </w:p>
        </w:tc>
        <w:tc>
          <w:tcPr>
            <w:tcW w:w="7110" w:type="dxa"/>
          </w:tcPr>
          <w:p w14:paraId="0B119BD1" w14:textId="466DB1C1"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3D935F44" w14:textId="5F059664"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bl>
    <w:p w14:paraId="793A2536" w14:textId="77777777" w:rsidR="00FA5D0B" w:rsidRDefault="00FA5D0B">
      <w:pPr>
        <w:pStyle w:val="Caption"/>
      </w:pPr>
      <w:bookmarkStart w:id="121" w:name="_Ref497219138"/>
      <w:r>
        <w:t xml:space="preserve">Table </w:t>
      </w:r>
      <w:r w:rsidR="00232EDD">
        <w:fldChar w:fldCharType="begin"/>
      </w:r>
      <w:r w:rsidR="00232EDD">
        <w:instrText xml:space="preserve"> SEQ Table \* ARABIC </w:instrText>
      </w:r>
      <w:r w:rsidR="00232EDD">
        <w:fldChar w:fldCharType="separate"/>
      </w:r>
      <w:r w:rsidR="00C910EC">
        <w:rPr>
          <w:noProof/>
        </w:rPr>
        <w:t>6</w:t>
      </w:r>
      <w:r w:rsidR="00232EDD">
        <w:rPr>
          <w:noProof/>
        </w:rPr>
        <w:fldChar w:fldCharType="end"/>
      </w:r>
      <w:bookmarkEnd w:id="121"/>
      <w:r>
        <w:t xml:space="preserve"> - Kafka Publish/Subscribe Topics</w:t>
      </w:r>
    </w:p>
    <w:p w14:paraId="46B273E1" w14:textId="25E70118" w:rsidR="00FA5D0B" w:rsidRPr="00FA5D0B" w:rsidRDefault="00FA5D0B"/>
    <w:p w14:paraId="7D40E325" w14:textId="3404E275" w:rsidR="00F01B77" w:rsidRDefault="00F01B77" w:rsidP="00F01B77">
      <w:pPr>
        <w:pStyle w:val="Heading3"/>
      </w:pPr>
      <w:bookmarkStart w:id="122" w:name="_Toc483908184"/>
      <w:r>
        <w:t>ODE WebSocket Interface</w:t>
      </w:r>
      <w:bookmarkEnd w:id="120"/>
      <w:bookmarkEnd w:id="122"/>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lastRenderedPageBreak/>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23" w:name="_Toc462052290"/>
      <w:r>
        <w:t>O</w:t>
      </w:r>
      <w:r w:rsidR="00C26C45" w:rsidRPr="00E35BF2">
        <w:t xml:space="preserve">DE </w:t>
      </w:r>
      <w:r w:rsidR="00ED0E13">
        <w:t xml:space="preserve">WebSocket </w:t>
      </w:r>
      <w:r w:rsidR="00C26C45" w:rsidRPr="00E35BF2">
        <w:t>Control Messages</w:t>
      </w:r>
      <w:bookmarkEnd w:id="123"/>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24" w:name="_Toc462052291"/>
      <w:r>
        <w:t>BSM</w:t>
      </w:r>
      <w:r w:rsidR="00C26C45" w:rsidRPr="00E35BF2">
        <w:t xml:space="preserve"> </w:t>
      </w:r>
      <w:r>
        <w:t>WebSocket</w:t>
      </w:r>
      <w:r w:rsidR="00C26C45" w:rsidRPr="00E35BF2">
        <w:t xml:space="preserve"> Subscription </w:t>
      </w:r>
      <w:bookmarkEnd w:id="124"/>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2CE0EA51" w:rsidR="00C26C45" w:rsidRPr="008A6E46" w:rsidRDefault="00ED0E13" w:rsidP="00C26C45">
            <w:pPr>
              <w:rPr>
                <w:rFonts w:ascii="Courier New" w:hAnsi="Courier New" w:cs="Courier New"/>
              </w:rPr>
            </w:pPr>
            <w:r>
              <w:rPr>
                <w:rFonts w:ascii="Courier New" w:hAnsi="Courier New" w:cs="Courier New"/>
              </w:rPr>
              <w:t>/</w:t>
            </w:r>
            <w:r w:rsidR="00C6663D">
              <w:rPr>
                <w:rFonts w:ascii="Courier New" w:hAnsi="Courier New" w:cs="Courier New"/>
              </w:rPr>
              <w:t>obu</w:t>
            </w:r>
            <w:r w:rsidR="00A8358B">
              <w:rPr>
                <w:rFonts w:ascii="Courier New" w:hAnsi="Courier New" w:cs="Courier New"/>
              </w:rPr>
              <w:t>log</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04E24A1C"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lastRenderedPageBreak/>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7841B450" w:rsidR="00C26C45" w:rsidRPr="003E745F" w:rsidRDefault="00A8358B" w:rsidP="00C26C45">
                  <w:pPr>
                    <w:rPr>
                      <w:rFonts w:ascii="Courier New" w:hAnsi="Courier New" w:cs="Courier New"/>
                    </w:rPr>
                  </w:pPr>
                  <w:r>
                    <w:rPr>
                      <w:rFonts w:ascii="Courier New" w:hAnsi="Courier New" w:cs="Courier New"/>
                    </w:rPr>
                    <w:t xml:space="preserve">See </w:t>
                  </w:r>
                  <w:r>
                    <w:rPr>
                      <w:rFonts w:ascii="Courier New" w:hAnsi="Courier New" w:cs="Courier New"/>
                    </w:rPr>
                    <w:fldChar w:fldCharType="begin"/>
                  </w:r>
                  <w:r>
                    <w:rPr>
                      <w:rFonts w:ascii="Courier New" w:hAnsi="Courier New" w:cs="Courier New"/>
                    </w:rPr>
                    <w:instrText xml:space="preserve"> REF _Ref497219138 \h </w:instrText>
                  </w:r>
                  <w:r>
                    <w:rPr>
                      <w:rFonts w:ascii="Courier New" w:hAnsi="Courier New" w:cs="Courier New"/>
                    </w:rPr>
                  </w:r>
                  <w:r>
                    <w:rPr>
                      <w:rFonts w:ascii="Courier New" w:hAnsi="Courier New" w:cs="Courier New"/>
                    </w:rPr>
                    <w:fldChar w:fldCharType="separate"/>
                  </w:r>
                  <w:r>
                    <w:t xml:space="preserve">Table </w:t>
                  </w:r>
                  <w:r>
                    <w:rPr>
                      <w:noProof/>
                    </w:rPr>
                    <w:t>6</w:t>
                  </w:r>
                  <w:r>
                    <w:rPr>
                      <w:rFonts w:ascii="Courier New" w:hAnsi="Courier New" w:cs="Courier New"/>
                    </w:rPr>
                    <w:fldChar w:fldCharType="end"/>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25" w:name="_Toc462052298"/>
      <w:bookmarkStart w:id="126" w:name="_Ref471728137"/>
      <w:bookmarkStart w:id="127" w:name="_Toc483908185"/>
      <w:r w:rsidRPr="00145701">
        <w:t>ODE Request Schemas</w:t>
      </w:r>
      <w:bookmarkEnd w:id="125"/>
      <w:bookmarkEnd w:id="126"/>
      <w:bookmarkEnd w:id="127"/>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128" w:name="_Toc462052299"/>
      <w:bookmarkStart w:id="129" w:name="_Ref471813112"/>
      <w:bookmarkStart w:id="130" w:name="_Toc483908186"/>
      <w:r>
        <w:t>ODE</w:t>
      </w:r>
      <w:r w:rsidR="00C26C45" w:rsidRPr="00145701">
        <w:t xml:space="preserve"> Request</w:t>
      </w:r>
      <w:bookmarkEnd w:id="128"/>
      <w:bookmarkEnd w:id="129"/>
      <w:r w:rsidR="000D126A">
        <w:t xml:space="preserve"> Message Metadata</w:t>
      </w:r>
      <w:bookmarkEnd w:id="130"/>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131" w:name="_Toc441572976"/>
      <w:bookmarkStart w:id="132" w:name="_Toc456253304"/>
      <w:r>
        <w:t xml:space="preserve">Table </w:t>
      </w:r>
      <w:r w:rsidR="00232EDD">
        <w:fldChar w:fldCharType="begin"/>
      </w:r>
      <w:r w:rsidR="00232EDD">
        <w:instrText xml:space="preserve"> SEQ Table \* ARABIC </w:instrText>
      </w:r>
      <w:r w:rsidR="00232EDD">
        <w:fldChar w:fldCharType="separate"/>
      </w:r>
      <w:r w:rsidR="00C910EC">
        <w:rPr>
          <w:noProof/>
        </w:rPr>
        <w:t>7</w:t>
      </w:r>
      <w:r w:rsidR="00232EDD">
        <w:rPr>
          <w:noProof/>
        </w:rPr>
        <w:fldChar w:fldCharType="end"/>
      </w:r>
      <w:r>
        <w:t xml:space="preserve"> </w:t>
      </w:r>
      <w:r w:rsidR="00874976">
        <w:t>–</w:t>
      </w:r>
      <w:r w:rsidR="00ED0E13">
        <w:t xml:space="preserve"> ODE </w:t>
      </w:r>
      <w:r>
        <w:t>Request</w:t>
      </w:r>
      <w:bookmarkEnd w:id="131"/>
      <w:bookmarkEnd w:id="132"/>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133" w:name="_Toc462052303"/>
      <w:bookmarkStart w:id="134" w:name="_Ref471728323"/>
      <w:bookmarkStart w:id="135" w:name="_Toc483908187"/>
      <w:r w:rsidRPr="00145701">
        <w:t xml:space="preserve">ODE </w:t>
      </w:r>
      <w:r w:rsidR="0016253B">
        <w:t>Response</w:t>
      </w:r>
      <w:r w:rsidRPr="00145701">
        <w:t xml:space="preserve"> Schemas</w:t>
      </w:r>
      <w:bookmarkEnd w:id="133"/>
      <w:bookmarkEnd w:id="134"/>
      <w:bookmarkEnd w:id="135"/>
    </w:p>
    <w:p w14:paraId="5E73BE53" w14:textId="16AF8EA0" w:rsidR="005676A9" w:rsidRDefault="005676A9" w:rsidP="005676A9">
      <w:r>
        <w:t>The following sub-sections describe the structure and specification of ODE messages returned as response to data requests.</w:t>
      </w:r>
      <w:r w:rsidR="00771AF3">
        <w:t xml:space="preserve"> </w:t>
      </w:r>
      <w:r w:rsidR="00771AF3">
        <w:fldChar w:fldCharType="begin"/>
      </w:r>
      <w:r w:rsidR="00771AF3">
        <w:instrText xml:space="preserve"> REF _Ref489004424 \h </w:instrText>
      </w:r>
      <w:r w:rsidR="00771AF3">
        <w:fldChar w:fldCharType="separate"/>
      </w:r>
      <w:r w:rsidR="00771AF3">
        <w:t xml:space="preserve">Figure </w:t>
      </w:r>
      <w:r w:rsidR="00771AF3">
        <w:rPr>
          <w:noProof/>
        </w:rPr>
        <w:t>4</w:t>
      </w:r>
      <w:r w:rsidR="00771AF3">
        <w:fldChar w:fldCharType="end"/>
      </w:r>
      <w:r w:rsidR="00771AF3">
        <w:t xml:space="preserve"> illustrates the class hierarchy for ODE Data output schema.</w:t>
      </w:r>
    </w:p>
    <w:p w14:paraId="5F05AC3E" w14:textId="7F7FE543" w:rsidR="00771AF3" w:rsidRDefault="007A7E9D" w:rsidP="002F74C6">
      <w:pPr>
        <w:keepNext/>
      </w:pPr>
      <w:r>
        <w:rPr>
          <w:noProof/>
          <w:lang w:eastAsia="en-US"/>
        </w:rPr>
        <w:lastRenderedPageBreak/>
        <w:drawing>
          <wp:inline distT="0" distB="0" distL="0" distR="0" wp14:anchorId="688B44C2" wp14:editId="4F46DD07">
            <wp:extent cx="66675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eDataClassHierarchy.png"/>
                    <pic:cNvPicPr/>
                  </pic:nvPicPr>
                  <pic:blipFill>
                    <a:blip r:embed="rId47">
                      <a:extLst>
                        <a:ext uri="{28A0092B-C50C-407E-A947-70E740481C1C}">
                          <a14:useLocalDpi xmlns:a14="http://schemas.microsoft.com/office/drawing/2010/main" val="0"/>
                        </a:ext>
                      </a:extLst>
                    </a:blip>
                    <a:stretch>
                      <a:fillRect/>
                    </a:stretch>
                  </pic:blipFill>
                  <pic:spPr>
                    <a:xfrm>
                      <a:off x="0" y="0"/>
                      <a:ext cx="6667500" cy="5943600"/>
                    </a:xfrm>
                    <a:prstGeom prst="rect">
                      <a:avLst/>
                    </a:prstGeom>
                  </pic:spPr>
                </pic:pic>
              </a:graphicData>
            </a:graphic>
          </wp:inline>
        </w:drawing>
      </w:r>
    </w:p>
    <w:p w14:paraId="76A17697" w14:textId="0B9F9325" w:rsidR="00771AF3" w:rsidRDefault="00771AF3" w:rsidP="002F74C6">
      <w:pPr>
        <w:pStyle w:val="Caption"/>
      </w:pPr>
      <w:bookmarkStart w:id="136" w:name="_Ref489004424"/>
      <w:r>
        <w:lastRenderedPageBreak/>
        <w:t xml:space="preserve">Figure </w:t>
      </w:r>
      <w:r w:rsidR="00232EDD">
        <w:fldChar w:fldCharType="begin"/>
      </w:r>
      <w:r w:rsidR="00232EDD">
        <w:instrText xml:space="preserve"> SEQ Figure \* ARABIC </w:instrText>
      </w:r>
      <w:r w:rsidR="00232EDD">
        <w:fldChar w:fldCharType="separate"/>
      </w:r>
      <w:r>
        <w:rPr>
          <w:noProof/>
        </w:rPr>
        <w:t>4</w:t>
      </w:r>
      <w:r w:rsidR="00232EDD">
        <w:rPr>
          <w:noProof/>
        </w:rPr>
        <w:fldChar w:fldCharType="end"/>
      </w:r>
      <w:bookmarkEnd w:id="136"/>
      <w:r>
        <w:t xml:space="preserve"> - ODE Data Class Hierarchy</w:t>
      </w:r>
    </w:p>
    <w:p w14:paraId="03DC986F" w14:textId="59C9161F" w:rsidR="001F5CBE" w:rsidRDefault="001F5CBE"/>
    <w:p w14:paraId="12628BDD" w14:textId="341979DE" w:rsidR="001F5CBE" w:rsidRPr="002F74C6" w:rsidRDefault="001F5CBE">
      <w:pPr>
        <w:rPr>
          <w:b/>
        </w:rPr>
      </w:pPr>
      <w:r w:rsidRPr="002F74C6">
        <w:rPr>
          <w:b/>
          <w:highlight w:val="yellow"/>
        </w:rPr>
        <w:t>The following sections will need to be updated to reflect the details of the above hierarchy.</w:t>
      </w:r>
    </w:p>
    <w:p w14:paraId="62C64373" w14:textId="145B0B7D" w:rsidR="00C26C45" w:rsidRDefault="00C26C45" w:rsidP="00874976">
      <w:pPr>
        <w:pStyle w:val="Heading3"/>
      </w:pPr>
      <w:bookmarkStart w:id="137" w:name="_Toc462052304"/>
      <w:bookmarkStart w:id="138" w:name="_Toc483908188"/>
      <w:r w:rsidRPr="00145701">
        <w:t>ODE Data</w:t>
      </w:r>
      <w:bookmarkEnd w:id="137"/>
      <w:bookmarkEnd w:id="138"/>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139" w:name="_Toc441572980"/>
      <w:bookmarkStart w:id="140" w:name="_Toc456253308"/>
    </w:p>
    <w:p w14:paraId="3F314606" w14:textId="0368C575" w:rsidR="00C26C45" w:rsidRDefault="00C26C45" w:rsidP="00C26C45">
      <w:pPr>
        <w:pStyle w:val="Caption"/>
      </w:pPr>
      <w:r>
        <w:t xml:space="preserve">Table </w:t>
      </w:r>
      <w:r w:rsidR="00232EDD">
        <w:fldChar w:fldCharType="begin"/>
      </w:r>
      <w:r w:rsidR="00232EDD">
        <w:instrText xml:space="preserve"> SEQ Table \* ARABIC </w:instrText>
      </w:r>
      <w:r w:rsidR="00232EDD">
        <w:fldChar w:fldCharType="separate"/>
      </w:r>
      <w:r w:rsidR="00C910EC">
        <w:rPr>
          <w:noProof/>
        </w:rPr>
        <w:t>8</w:t>
      </w:r>
      <w:r w:rsidR="00232EDD">
        <w:rPr>
          <w:noProof/>
        </w:rPr>
        <w:fldChar w:fldCharType="end"/>
      </w:r>
      <w:r>
        <w:t xml:space="preserve"> - OdeDataMessage</w:t>
      </w:r>
      <w:bookmarkEnd w:id="139"/>
      <w:bookmarkEnd w:id="140"/>
    </w:p>
    <w:p w14:paraId="605835CF" w14:textId="31425BC0" w:rsidR="00C26C45" w:rsidRDefault="00C26C45" w:rsidP="0016253B">
      <w:pPr>
        <w:pStyle w:val="Heading3"/>
      </w:pPr>
      <w:bookmarkStart w:id="141" w:name="_Toc462052305"/>
      <w:bookmarkStart w:id="142" w:name="_Ref471813394"/>
      <w:bookmarkStart w:id="143" w:name="_Toc483908189"/>
      <w:r w:rsidRPr="00284BEB">
        <w:t>ODE Message Metadata</w:t>
      </w:r>
      <w:bookmarkEnd w:id="141"/>
      <w:bookmarkEnd w:id="142"/>
      <w:bookmarkEnd w:id="143"/>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xml:space="preserve">", </w:t>
            </w:r>
            <w:r>
              <w:lastRenderedPageBreak/>
              <w:t>"</w:t>
            </w:r>
            <w:r w:rsidR="00722B15">
              <w:t>bsm</w:t>
            </w:r>
            <w:r>
              <w:t>", "</w:t>
            </w:r>
            <w:r w:rsidR="00722B15">
              <w:t>tim</w:t>
            </w:r>
            <w:r>
              <w:t>", "map", "spat", "other"</w:t>
            </w:r>
          </w:p>
        </w:tc>
        <w:tc>
          <w:tcPr>
            <w:tcW w:w="2233" w:type="dxa"/>
          </w:tcPr>
          <w:p w14:paraId="1C0C0B6C" w14:textId="77777777" w:rsidR="00C26C45" w:rsidRPr="003E745F" w:rsidRDefault="00C26C45" w:rsidP="00C26C45">
            <w:r>
              <w:lastRenderedPageBreak/>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144" w:name="_Toc441572981"/>
      <w:bookmarkStart w:id="145" w:name="_Toc456253309"/>
      <w:r>
        <w:t xml:space="preserve">Table </w:t>
      </w:r>
      <w:r w:rsidR="00232EDD">
        <w:fldChar w:fldCharType="begin"/>
      </w:r>
      <w:r w:rsidR="00232EDD">
        <w:instrText xml:space="preserve"> SEQ Table \* ARABIC </w:instrText>
      </w:r>
      <w:r w:rsidR="00232EDD">
        <w:fldChar w:fldCharType="separate"/>
      </w:r>
      <w:r w:rsidR="00C910EC">
        <w:rPr>
          <w:noProof/>
        </w:rPr>
        <w:t>9</w:t>
      </w:r>
      <w:r w:rsidR="00232EDD">
        <w:rPr>
          <w:noProof/>
        </w:rPr>
        <w:fldChar w:fldCharType="end"/>
      </w:r>
      <w:r>
        <w:t xml:space="preserve"> – OdeMsgMetadata</w:t>
      </w:r>
      <w:bookmarkEnd w:id="144"/>
      <w:bookmarkEnd w:id="145"/>
    </w:p>
    <w:p w14:paraId="6A1AA76C" w14:textId="77777777" w:rsidR="00752CB3" w:rsidRPr="00752CB3" w:rsidRDefault="00752CB3" w:rsidP="00752CB3"/>
    <w:p w14:paraId="1F52559C" w14:textId="72FEAEC3" w:rsidR="00C26C45" w:rsidRDefault="00C26C45" w:rsidP="00A524BA">
      <w:pPr>
        <w:pStyle w:val="Heading3"/>
      </w:pPr>
      <w:bookmarkStart w:id="146" w:name="_ODE_Payload_Violation"/>
      <w:bookmarkStart w:id="147" w:name="_Toc462052306"/>
      <w:bookmarkStart w:id="148" w:name="_Ref471814373"/>
      <w:bookmarkStart w:id="149" w:name="_Toc483908190"/>
      <w:bookmarkEnd w:id="146"/>
      <w:r w:rsidRPr="00284BEB">
        <w:t>ODE Payload Violation</w:t>
      </w:r>
      <w:bookmarkEnd w:id="147"/>
      <w:bookmarkEnd w:id="148"/>
      <w:bookmarkEnd w:id="149"/>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50" w:name="_ODE_Data_Message"/>
      <w:bookmarkStart w:id="151" w:name="_Toc462052308"/>
      <w:bookmarkStart w:id="152" w:name="_Toc483908191"/>
      <w:bookmarkEnd w:id="150"/>
      <w:r w:rsidRPr="00284BEB">
        <w:t xml:space="preserve">ODE </w:t>
      </w:r>
      <w:r w:rsidR="00410F95">
        <w:t>GET TOKEN</w:t>
      </w:r>
      <w:r w:rsidRPr="00284BEB">
        <w:t xml:space="preserve"> Response</w:t>
      </w:r>
      <w:bookmarkEnd w:id="151"/>
      <w:bookmarkEnd w:id="152"/>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53" w:name="_Toc441572983"/>
      <w:bookmarkStart w:id="154" w:name="_Toc456253311"/>
      <w:r>
        <w:t xml:space="preserve">Table </w:t>
      </w:r>
      <w:r w:rsidR="00232EDD">
        <w:fldChar w:fldCharType="begin"/>
      </w:r>
      <w:r w:rsidR="00232EDD">
        <w:instrText xml:space="preserve"> SEQ Table \* ARABIC </w:instrText>
      </w:r>
      <w:r w:rsidR="00232EDD">
        <w:fldChar w:fldCharType="separate"/>
      </w:r>
      <w:r w:rsidR="00C910EC">
        <w:rPr>
          <w:noProof/>
        </w:rPr>
        <w:t>10</w:t>
      </w:r>
      <w:r w:rsidR="00232EDD">
        <w:rPr>
          <w:noProof/>
        </w:rPr>
        <w:fldChar w:fldCharType="end"/>
      </w:r>
      <w:r>
        <w:t xml:space="preserve"> - OdeAuthentication</w:t>
      </w:r>
      <w:bookmarkEnd w:id="153"/>
      <w:bookmarkEnd w:id="154"/>
    </w:p>
    <w:p w14:paraId="2C1ABE0C" w14:textId="5290E6E8" w:rsidR="00C26C45" w:rsidRDefault="00C26C45" w:rsidP="0016253B">
      <w:pPr>
        <w:pStyle w:val="Heading3"/>
      </w:pPr>
      <w:bookmarkStart w:id="155" w:name="_Toc462052309"/>
      <w:bookmarkStart w:id="156" w:name="_Toc483908192"/>
      <w:r w:rsidRPr="00284BEB">
        <w:lastRenderedPageBreak/>
        <w:t>ODE Status Message</w:t>
      </w:r>
      <w:bookmarkEnd w:id="155"/>
      <w:bookmarkEnd w:id="156"/>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57" w:name="_Toc441572984"/>
      <w:bookmarkStart w:id="158" w:name="_Toc456253312"/>
      <w:r>
        <w:t xml:space="preserve">Table </w:t>
      </w:r>
      <w:r w:rsidR="00232EDD">
        <w:fldChar w:fldCharType="begin"/>
      </w:r>
      <w:r w:rsidR="00232EDD">
        <w:instrText xml:space="preserve"> SEQ Table \* ARABIC </w:instrText>
      </w:r>
      <w:r w:rsidR="00232EDD">
        <w:fldChar w:fldCharType="separate"/>
      </w:r>
      <w:r w:rsidR="00C910EC">
        <w:rPr>
          <w:noProof/>
        </w:rPr>
        <w:t>11</w:t>
      </w:r>
      <w:r w:rsidR="00232EDD">
        <w:rPr>
          <w:noProof/>
        </w:rPr>
        <w:fldChar w:fldCharType="end"/>
      </w:r>
      <w:r>
        <w:t xml:space="preserve"> - OdeStatus</w:t>
      </w:r>
      <w:bookmarkEnd w:id="157"/>
      <w:bookmarkEnd w:id="158"/>
    </w:p>
    <w:p w14:paraId="1B2629C5" w14:textId="45791E6C" w:rsidR="00C26C45" w:rsidRDefault="00C26C45" w:rsidP="0016253B">
      <w:pPr>
        <w:pStyle w:val="Heading3"/>
      </w:pPr>
      <w:bookmarkStart w:id="159" w:name="_Toc462052310"/>
      <w:bookmarkStart w:id="160" w:name="_Ref471812176"/>
      <w:bookmarkStart w:id="161" w:name="_Toc483908193"/>
      <w:r w:rsidRPr="00284BEB">
        <w:t>ODE Control Message</w:t>
      </w:r>
      <w:bookmarkEnd w:id="159"/>
      <w:bookmarkEnd w:id="160"/>
      <w:bookmarkEnd w:id="161"/>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62" w:name="_Toc441572985"/>
      <w:bookmarkStart w:id="163" w:name="_Toc456253313"/>
      <w:r>
        <w:t xml:space="preserve">Table </w:t>
      </w:r>
      <w:r w:rsidR="00232EDD">
        <w:fldChar w:fldCharType="begin"/>
      </w:r>
      <w:r w:rsidR="00232EDD">
        <w:instrText xml:space="preserve"> SEQ Table \* ARABIC </w:instrText>
      </w:r>
      <w:r w:rsidR="00232EDD">
        <w:fldChar w:fldCharType="separate"/>
      </w:r>
      <w:r w:rsidR="00C910EC">
        <w:rPr>
          <w:noProof/>
        </w:rPr>
        <w:t>12</w:t>
      </w:r>
      <w:r w:rsidR="00232EDD">
        <w:rPr>
          <w:noProof/>
        </w:rPr>
        <w:fldChar w:fldCharType="end"/>
      </w:r>
      <w:r>
        <w:t xml:space="preserve"> - OdeControlData</w:t>
      </w:r>
      <w:bookmarkEnd w:id="162"/>
      <w:bookmarkEnd w:id="163"/>
    </w:p>
    <w:p w14:paraId="02321E0C" w14:textId="77777777" w:rsidR="00752CB3" w:rsidRDefault="00752CB3" w:rsidP="00752CB3">
      <w:pPr>
        <w:pStyle w:val="Heading3"/>
      </w:pPr>
      <w:bookmarkStart w:id="164" w:name="_ODE_Data_Message_1"/>
      <w:bookmarkStart w:id="165" w:name="_Toc462052307"/>
      <w:bookmarkStart w:id="166" w:name="_Ref471813434"/>
      <w:bookmarkStart w:id="167" w:name="_Toc483908194"/>
      <w:bookmarkStart w:id="168" w:name="_Toc462052316"/>
      <w:bookmarkEnd w:id="164"/>
      <w:r w:rsidRPr="00284BEB">
        <w:t>ODE Data Message Payload</w:t>
      </w:r>
      <w:bookmarkEnd w:id="165"/>
      <w:bookmarkEnd w:id="166"/>
      <w:bookmarkEnd w:id="167"/>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69" w:name="_Toc441572982"/>
      <w:bookmarkStart w:id="170" w:name="_Toc456253310"/>
      <w:r>
        <w:t xml:space="preserve">Table </w:t>
      </w:r>
      <w:r w:rsidR="00232EDD">
        <w:fldChar w:fldCharType="begin"/>
      </w:r>
      <w:r w:rsidR="00232EDD">
        <w:instrText xml:space="preserve"> SEQ Table \* ARABIC </w:instrText>
      </w:r>
      <w:r w:rsidR="00232EDD">
        <w:fldChar w:fldCharType="separate"/>
      </w:r>
      <w:r w:rsidR="00C910EC">
        <w:rPr>
          <w:noProof/>
        </w:rPr>
        <w:t>13</w:t>
      </w:r>
      <w:r w:rsidR="00232EDD">
        <w:rPr>
          <w:noProof/>
        </w:rPr>
        <w:fldChar w:fldCharType="end"/>
      </w:r>
      <w:r>
        <w:t xml:space="preserve"> – OdeMsgPayload</w:t>
      </w:r>
      <w:bookmarkEnd w:id="169"/>
      <w:bookmarkEnd w:id="170"/>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68"/>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lastRenderedPageBreak/>
              <w:t>coreData</w:t>
            </w:r>
          </w:p>
        </w:tc>
        <w:tc>
          <w:tcPr>
            <w:tcW w:w="3649" w:type="dxa"/>
          </w:tcPr>
          <w:p w14:paraId="25135777" w14:textId="5BAB5907" w:rsidR="00666F71" w:rsidRPr="000D041D" w:rsidRDefault="00232EDD"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71" w:name="_Toc462052317"/>
      <w:bookmarkStart w:id="172" w:name="_Toc483908195"/>
      <w:r>
        <w:t xml:space="preserve">ODE Data Message </w:t>
      </w:r>
      <w:r w:rsidRPr="009F4DD0">
        <w:t>Supporting Data Structures</w:t>
      </w:r>
      <w:bookmarkEnd w:id="171"/>
      <w:bookmarkEnd w:id="172"/>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73" w:name="_J2735BsmCoreData"/>
      <w:bookmarkStart w:id="174" w:name="_Ref471884029"/>
      <w:bookmarkEnd w:id="173"/>
      <w:r w:rsidRPr="006D1B36">
        <w:t>J2735BsmCoreData</w:t>
      </w:r>
      <w:bookmarkEnd w:id="174"/>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232EDD"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232EDD"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232EDD"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232EDD"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232EDD"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75" w:name="_J2735BsmPart2Content"/>
      <w:bookmarkStart w:id="176" w:name="_Ref471884050"/>
      <w:bookmarkEnd w:id="175"/>
      <w:r w:rsidRPr="006D1B36">
        <w:t>J2735BsmPart2Content</w:t>
      </w:r>
      <w:bookmarkEnd w:id="176"/>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232EDD"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232EDD"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232EDD"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77" w:name="_5J2735Position3D"/>
      <w:bookmarkStart w:id="178" w:name="_J2735Position3D"/>
      <w:bookmarkStart w:id="179" w:name="_Toc462052335"/>
      <w:bookmarkEnd w:id="177"/>
      <w:bookmarkEnd w:id="178"/>
      <w:r>
        <w:t>J2735</w:t>
      </w:r>
      <w:r w:rsidRPr="006719D6">
        <w:t>Position3D</w:t>
      </w:r>
      <w:bookmarkEnd w:id="179"/>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80" w:name="_Toc456253340"/>
      <w:r>
        <w:t xml:space="preserve">Table </w:t>
      </w:r>
      <w:r w:rsidR="00232EDD">
        <w:fldChar w:fldCharType="begin"/>
      </w:r>
      <w:r w:rsidR="00232EDD">
        <w:instrText xml:space="preserve"> SEQ Table \* ARABIC </w:instrText>
      </w:r>
      <w:r w:rsidR="00232EDD">
        <w:fldChar w:fldCharType="separate"/>
      </w:r>
      <w:r w:rsidR="00C910EC">
        <w:rPr>
          <w:noProof/>
        </w:rPr>
        <w:t>14</w:t>
      </w:r>
      <w:r w:rsidR="00232EDD">
        <w:rPr>
          <w:noProof/>
        </w:rPr>
        <w:fldChar w:fldCharType="end"/>
      </w:r>
      <w:r>
        <w:t xml:space="preserve"> - </w:t>
      </w:r>
      <w:r w:rsidRPr="00633532">
        <w:t>OdePosition3D</w:t>
      </w:r>
      <w:bookmarkEnd w:id="180"/>
    </w:p>
    <w:p w14:paraId="6449FF60" w14:textId="77777777" w:rsidR="006D1B36" w:rsidRDefault="006D1B36" w:rsidP="000A3293"/>
    <w:p w14:paraId="594931C0" w14:textId="6D7A0BBC" w:rsidR="00BA3CFB" w:rsidRDefault="00BA3CFB" w:rsidP="000A3293">
      <w:pPr>
        <w:pStyle w:val="Heading4"/>
      </w:pPr>
      <w:bookmarkStart w:id="181" w:name="_J2735AccelerationSet4Way"/>
      <w:bookmarkEnd w:id="181"/>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w:t>
            </w:r>
            <w:r>
              <w:lastRenderedPageBreak/>
              <w:t xml:space="preserve">acceleration along the z-axis </w:t>
            </w:r>
          </w:p>
        </w:tc>
        <w:tc>
          <w:tcPr>
            <w:tcW w:w="1797" w:type="dxa"/>
          </w:tcPr>
          <w:p w14:paraId="15FE0C2F" w14:textId="77777777" w:rsidR="00FD62B9" w:rsidRPr="003E745F" w:rsidRDefault="00FD62B9" w:rsidP="00823070">
            <w:r>
              <w:lastRenderedPageBreak/>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82" w:name="_J2735PositionalAccuracy"/>
      <w:bookmarkEnd w:id="182"/>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83" w:name="_J2735TransmissionState"/>
      <w:bookmarkStart w:id="184" w:name="_J2735BrakeSystemStatus"/>
      <w:bookmarkEnd w:id="183"/>
      <w:bookmarkEnd w:id="184"/>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232EDD"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lastRenderedPageBreak/>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85" w:name="_J2735VehicleSize"/>
      <w:bookmarkEnd w:id="185"/>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86" w:name="_J2735BitString"/>
      <w:bookmarkEnd w:id="186"/>
      <w:r w:rsidRPr="0068352B">
        <w:t>J2735BitString</w:t>
      </w:r>
    </w:p>
    <w:p w14:paraId="0D9940B8" w14:textId="0CA8234F" w:rsidR="00FD62B9" w:rsidRPr="00FD62B9" w:rsidRDefault="00FD62B9" w:rsidP="00FD62B9">
      <w:r>
        <w:lastRenderedPageBreak/>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87" w:name="_J2735VehicleSafetyExtensions"/>
      <w:bookmarkEnd w:id="187"/>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232EDD"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232EDD"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232EDD"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232EDD"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88" w:name="_J2735SpecialVehicleExtensions"/>
      <w:bookmarkEnd w:id="188"/>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232EDD"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232EDD"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232EDD"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89" w:name="_J2735SupplementalVehicleExtensions"/>
      <w:bookmarkEnd w:id="189"/>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232EDD"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232EDD"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232EDD"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232EDD"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232EDD"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232EDD"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232EDD"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lastRenderedPageBreak/>
              <w:t>theRTCM</w:t>
            </w:r>
          </w:p>
        </w:tc>
        <w:tc>
          <w:tcPr>
            <w:tcW w:w="3649" w:type="dxa"/>
          </w:tcPr>
          <w:p w14:paraId="7D571394" w14:textId="605D2C8A" w:rsidR="003D1AA9" w:rsidRDefault="00232EDD"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90" w:name="_J2735PathHistory"/>
      <w:bookmarkEnd w:id="190"/>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232EDD"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232EDD"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91" w:name="_J2735PathPrediction"/>
      <w:bookmarkEnd w:id="191"/>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lastRenderedPageBreak/>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92" w:name="_J2735EmergencyDetails"/>
      <w:bookmarkEnd w:id="192"/>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232EDD"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lastRenderedPageBreak/>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93" w:name="_J2735EventDescription"/>
      <w:bookmarkEnd w:id="193"/>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232EDD"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232EDD"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94" w:name="_J2735TrailerData"/>
      <w:bookmarkEnd w:id="194"/>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232EDD"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95" w:name="_J2735VehicleClassification"/>
      <w:bookmarkEnd w:id="195"/>
      <w:r w:rsidRPr="008A2877">
        <w:lastRenderedPageBreak/>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96" w:name="_J2735VehicleData"/>
      <w:bookmarkEnd w:id="196"/>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97" w:name="_J2735WeatherReport"/>
      <w:bookmarkEnd w:id="197"/>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98" w:name="_J2735WeatherProbe"/>
      <w:bookmarkEnd w:id="198"/>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99" w:name="_J2735ObstacleDetection"/>
      <w:bookmarkEnd w:id="199"/>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200" w:name="_J2735DisabledVehicle"/>
      <w:bookmarkEnd w:id="200"/>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201" w:name="_J2735SpeedProfile"/>
      <w:bookmarkEnd w:id="201"/>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202" w:name="_J2735RTCMPackage"/>
      <w:bookmarkEnd w:id="202"/>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203" w:name="_J2735RegionalContent"/>
      <w:bookmarkEnd w:id="203"/>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204" w:name="_J2735FullPositionVector"/>
      <w:bookmarkEnd w:id="204"/>
      <w:r w:rsidRPr="00DC57ED">
        <w:lastRenderedPageBreak/>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205" w:name="_J2735PathHistoryPoint"/>
      <w:bookmarkEnd w:id="205"/>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206" w:name="_J2735Extent"/>
      <w:bookmarkEnd w:id="206"/>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207" w:name="_J2735PivotPointDescription"/>
      <w:bookmarkEnd w:id="207"/>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208" w:name="_J2735TrailerUnitDescription"/>
      <w:bookmarkEnd w:id="208"/>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lastRenderedPageBreak/>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209" w:name="_Toc441572992"/>
      <w:bookmarkStart w:id="210" w:name="_Toc456253320"/>
      <w:r>
        <w:t xml:space="preserve">Table </w:t>
      </w:r>
      <w:r w:rsidR="00232EDD">
        <w:fldChar w:fldCharType="begin"/>
      </w:r>
      <w:r w:rsidR="00232EDD">
        <w:instrText xml:space="preserve"> SEQ Table \* ARABIC </w:instrText>
      </w:r>
      <w:r w:rsidR="00232EDD">
        <w:fldChar w:fldCharType="separate"/>
      </w:r>
      <w:r w:rsidR="00C910EC">
        <w:rPr>
          <w:noProof/>
        </w:rPr>
        <w:t>15</w:t>
      </w:r>
      <w:r w:rsidR="00232EDD">
        <w:rPr>
          <w:noProof/>
        </w:rPr>
        <w:fldChar w:fldCharType="end"/>
      </w:r>
      <w:r>
        <w:t xml:space="preserve"> </w:t>
      </w:r>
      <w:r w:rsidR="00410F95">
        <w:t>–</w:t>
      </w:r>
      <w:r>
        <w:t xml:space="preserve"> </w:t>
      </w:r>
      <w:bookmarkEnd w:id="209"/>
      <w:bookmarkEnd w:id="210"/>
      <w:r w:rsidR="00410F95">
        <w:t>BSM Data</w:t>
      </w:r>
    </w:p>
    <w:p w14:paraId="219B2098" w14:textId="7911466A" w:rsidR="00C26C45" w:rsidRDefault="00C26C45" w:rsidP="000A3293">
      <w:pPr>
        <w:pStyle w:val="Heading4"/>
      </w:pPr>
      <w:bookmarkStart w:id="211" w:name="_Toc462052323"/>
      <w:r w:rsidRPr="00961838">
        <w:t>OdeDateTime</w:t>
      </w:r>
      <w:bookmarkEnd w:id="211"/>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212" w:name="_Toc456253327"/>
      <w:r>
        <w:t xml:space="preserve">Table </w:t>
      </w:r>
      <w:r w:rsidR="00232EDD">
        <w:fldChar w:fldCharType="begin"/>
      </w:r>
      <w:r w:rsidR="00232EDD">
        <w:instrText xml:space="preserve"> SEQ Table \* ARABIC </w:instrText>
      </w:r>
      <w:r w:rsidR="00232EDD">
        <w:fldChar w:fldCharType="separate"/>
      </w:r>
      <w:r w:rsidR="00C910EC">
        <w:rPr>
          <w:noProof/>
        </w:rPr>
        <w:t>16</w:t>
      </w:r>
      <w:r w:rsidR="00232EDD">
        <w:rPr>
          <w:noProof/>
        </w:rPr>
        <w:fldChar w:fldCharType="end"/>
      </w:r>
      <w:r>
        <w:t xml:space="preserve"> - </w:t>
      </w:r>
      <w:r w:rsidRPr="00951B2B">
        <w:t>OdeDateTime</w:t>
      </w:r>
      <w:bookmarkEnd w:id="212"/>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0" w:author="Musavi, Hamid [USA] [2]" w:date="2017-03-06T19:24:00Z" w:initials="MH[">
    <w:p w14:paraId="39FA11AE" w14:textId="77777777" w:rsidR="00C6663D" w:rsidRDefault="00C6663D">
      <w:pPr>
        <w:pStyle w:val="CommentText"/>
      </w:pPr>
      <w:r>
        <w:rPr>
          <w:rStyle w:val="CommentReference"/>
        </w:rPr>
        <w:annotationRef/>
      </w:r>
      <w:r>
        <w:t>To be moved to Swagger file</w:t>
      </w:r>
    </w:p>
  </w:comment>
  <w:comment w:id="114" w:author="Musavi, Hamid [USA] [2]" w:date="2017-03-06T19:25:00Z" w:initials="MH[">
    <w:p w14:paraId="39715C69" w14:textId="77777777" w:rsidR="00C6663D" w:rsidRDefault="00C6663D">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A11AE" w15:done="0"/>
  <w15:commentEx w15:paraId="39715C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4E119" w14:textId="77777777" w:rsidR="00232EDD" w:rsidRDefault="00232EDD">
      <w:pPr>
        <w:spacing w:after="0" w:line="240" w:lineRule="auto"/>
      </w:pPr>
      <w:r>
        <w:separator/>
      </w:r>
    </w:p>
  </w:endnote>
  <w:endnote w:type="continuationSeparator" w:id="0">
    <w:p w14:paraId="6FF38693" w14:textId="77777777" w:rsidR="00232EDD" w:rsidRDefault="00232EDD">
      <w:pPr>
        <w:spacing w:after="0" w:line="240" w:lineRule="auto"/>
      </w:pPr>
      <w:r>
        <w:continuationSeparator/>
      </w:r>
    </w:p>
  </w:endnote>
  <w:endnote w:type="continuationNotice" w:id="1">
    <w:p w14:paraId="530718B2" w14:textId="77777777" w:rsidR="00232EDD" w:rsidRDefault="00232ED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auto"/>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roman"/>
    <w:pitch w:val="fixed"/>
    <w:sig w:usb0="E00002FF" w:usb1="6AC7FDFB" w:usb2="08000012" w:usb3="00000000" w:csb0="0002009F" w:csb1="00000000"/>
  </w:font>
  <w:font w:name="Monaco">
    <w:altName w:val="Calibri"/>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D46A" w14:textId="7E4B4749" w:rsidR="00C6663D" w:rsidRDefault="00C6663D"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1308FA">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2" w:author="Musavi, Hamid [USA] [3]" w:date="2018-01-10T10:39:00Z">
      <w:r w:rsidR="001308FA">
        <w:rPr>
          <w:noProof/>
        </w:rPr>
        <w:t>November 9, 2017</w:t>
      </w:r>
    </w:ins>
    <w:del w:id="3" w:author="Musavi, Hamid [USA] [3]" w:date="2018-01-10T10:39:00Z">
      <w:r w:rsidR="00D43580" w:rsidDel="001308FA">
        <w:rPr>
          <w:noProof/>
        </w:rPr>
        <w:delText>November 6, 2017</w:delText>
      </w:r>
    </w:del>
    <w:r>
      <w:rPr>
        <w:noProof/>
      </w:rPr>
      <w:fldChar w:fldCharType="end"/>
    </w:r>
  </w:p>
  <w:p w14:paraId="022A2A9B" w14:textId="0E57C247" w:rsidR="00C6663D" w:rsidRPr="00D47340" w:rsidRDefault="00C6663D"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515C5" w14:textId="780D7C94" w:rsidR="00C6663D" w:rsidRDefault="00C6663D">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1308FA">
      <w:rPr>
        <w:noProof/>
      </w:rPr>
      <w:t>- 25 -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8" w:author="Musavi, Hamid [USA] [3]" w:date="2018-01-10T10:39:00Z">
      <w:r w:rsidR="001308FA">
        <w:rPr>
          <w:noProof/>
        </w:rPr>
        <w:t>November 9, 2017</w:t>
      </w:r>
    </w:ins>
    <w:del w:id="49" w:author="Musavi, Hamid [USA] [3]" w:date="2018-01-10T10:39:00Z">
      <w:r w:rsidR="00D43580" w:rsidDel="001308FA">
        <w:rPr>
          <w:noProof/>
        </w:rPr>
        <w:delText>November 6, 2017</w:delText>
      </w:r>
    </w:del>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BE5128" w14:textId="77777777" w:rsidR="00232EDD" w:rsidRDefault="00232EDD">
      <w:pPr>
        <w:spacing w:after="0" w:line="240" w:lineRule="auto"/>
      </w:pPr>
      <w:r>
        <w:separator/>
      </w:r>
    </w:p>
  </w:footnote>
  <w:footnote w:type="continuationSeparator" w:id="0">
    <w:p w14:paraId="3DB47C69" w14:textId="77777777" w:rsidR="00232EDD" w:rsidRDefault="00232EDD">
      <w:pPr>
        <w:spacing w:after="0" w:line="240" w:lineRule="auto"/>
      </w:pPr>
      <w:r>
        <w:continuationSeparator/>
      </w:r>
    </w:p>
  </w:footnote>
  <w:footnote w:type="continuationNotice" w:id="1">
    <w:p w14:paraId="6A7B00A1" w14:textId="77777777" w:rsidR="00232EDD" w:rsidRDefault="00232ED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AECCB" w14:textId="6FF1CB0F" w:rsidR="00C6663D" w:rsidRPr="00533512" w:rsidRDefault="00C6663D"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C6663D" w:rsidRDefault="00C6663D">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C6663D" w:rsidRDefault="00C6663D">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232EDD">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4CB4" w14:textId="55CBB63B" w:rsidR="00C6663D" w:rsidRDefault="00C6663D">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C6663D" w:rsidRDefault="00C6663D"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C6663D" w:rsidRDefault="00C6663D"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avi, Hamid [USA] [3]">
    <w15:presenceInfo w15:providerId="AD" w15:userId="S-1-5-21-1314303383-2379350573-4036118543-497801"/>
  </w15:person>
  <w15:person w15:author="Schwartz, Matthew [USA]">
    <w15:presenceInfo w15:providerId="None" w15:userId="Schwartz, Matthew [USA]"/>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07D33"/>
    <w:rsid w:val="00021523"/>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E6034"/>
    <w:rsid w:val="000E6669"/>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95E"/>
    <w:rsid w:val="00154D5A"/>
    <w:rsid w:val="00157CBB"/>
    <w:rsid w:val="0016253B"/>
    <w:rsid w:val="001671D6"/>
    <w:rsid w:val="001703B0"/>
    <w:rsid w:val="001708B7"/>
    <w:rsid w:val="00173E4A"/>
    <w:rsid w:val="00175853"/>
    <w:rsid w:val="00184A66"/>
    <w:rsid w:val="00194DF6"/>
    <w:rsid w:val="00196A0A"/>
    <w:rsid w:val="001A3B89"/>
    <w:rsid w:val="001A737A"/>
    <w:rsid w:val="001B14F4"/>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71DD3"/>
    <w:rsid w:val="00273B65"/>
    <w:rsid w:val="00277F13"/>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607C6"/>
    <w:rsid w:val="003763F0"/>
    <w:rsid w:val="0037742F"/>
    <w:rsid w:val="003819EC"/>
    <w:rsid w:val="003909CF"/>
    <w:rsid w:val="00392D3A"/>
    <w:rsid w:val="00395137"/>
    <w:rsid w:val="00395660"/>
    <w:rsid w:val="00395DED"/>
    <w:rsid w:val="003A3585"/>
    <w:rsid w:val="003A50FF"/>
    <w:rsid w:val="003B0FB9"/>
    <w:rsid w:val="003B3637"/>
    <w:rsid w:val="003B3B6E"/>
    <w:rsid w:val="003B7AD4"/>
    <w:rsid w:val="003C3E28"/>
    <w:rsid w:val="003D1AA9"/>
    <w:rsid w:val="003D364D"/>
    <w:rsid w:val="003D5949"/>
    <w:rsid w:val="003D74EA"/>
    <w:rsid w:val="003E1F35"/>
    <w:rsid w:val="003E264F"/>
    <w:rsid w:val="003E6A4D"/>
    <w:rsid w:val="004030F1"/>
    <w:rsid w:val="00403A28"/>
    <w:rsid w:val="0040619B"/>
    <w:rsid w:val="00410F95"/>
    <w:rsid w:val="00414789"/>
    <w:rsid w:val="00424EBB"/>
    <w:rsid w:val="004254A3"/>
    <w:rsid w:val="004302C8"/>
    <w:rsid w:val="004366BE"/>
    <w:rsid w:val="00436C69"/>
    <w:rsid w:val="00443882"/>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A9D"/>
    <w:rsid w:val="004C0F68"/>
    <w:rsid w:val="004C1E36"/>
    <w:rsid w:val="004C424E"/>
    <w:rsid w:val="004C4D4C"/>
    <w:rsid w:val="004C5056"/>
    <w:rsid w:val="004D0EB5"/>
    <w:rsid w:val="004D1092"/>
    <w:rsid w:val="004D4909"/>
    <w:rsid w:val="004E1AED"/>
    <w:rsid w:val="004E2E31"/>
    <w:rsid w:val="004E6662"/>
    <w:rsid w:val="00503760"/>
    <w:rsid w:val="00506B9B"/>
    <w:rsid w:val="00507426"/>
    <w:rsid w:val="00512E88"/>
    <w:rsid w:val="00514A2A"/>
    <w:rsid w:val="00515E5D"/>
    <w:rsid w:val="00517F74"/>
    <w:rsid w:val="00520060"/>
    <w:rsid w:val="00533512"/>
    <w:rsid w:val="00545323"/>
    <w:rsid w:val="00545450"/>
    <w:rsid w:val="00553903"/>
    <w:rsid w:val="00553AA4"/>
    <w:rsid w:val="005604A8"/>
    <w:rsid w:val="00561AEB"/>
    <w:rsid w:val="005651B6"/>
    <w:rsid w:val="00566557"/>
    <w:rsid w:val="005676A9"/>
    <w:rsid w:val="00567B12"/>
    <w:rsid w:val="00571EF4"/>
    <w:rsid w:val="005721F6"/>
    <w:rsid w:val="005735E7"/>
    <w:rsid w:val="00575E3E"/>
    <w:rsid w:val="00583352"/>
    <w:rsid w:val="00583B72"/>
    <w:rsid w:val="00593420"/>
    <w:rsid w:val="005A3000"/>
    <w:rsid w:val="005A7D7C"/>
    <w:rsid w:val="005B5BA6"/>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7731F"/>
    <w:rsid w:val="006820F5"/>
    <w:rsid w:val="0068352B"/>
    <w:rsid w:val="006916B6"/>
    <w:rsid w:val="00697042"/>
    <w:rsid w:val="006A231C"/>
    <w:rsid w:val="006A2C46"/>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5D08"/>
    <w:rsid w:val="00743E76"/>
    <w:rsid w:val="00750B1F"/>
    <w:rsid w:val="00750B39"/>
    <w:rsid w:val="00750EEC"/>
    <w:rsid w:val="00752CB3"/>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7E9D"/>
    <w:rsid w:val="007B44EC"/>
    <w:rsid w:val="007C3357"/>
    <w:rsid w:val="007D0347"/>
    <w:rsid w:val="007D2D91"/>
    <w:rsid w:val="007D6419"/>
    <w:rsid w:val="007D64B6"/>
    <w:rsid w:val="007E29F7"/>
    <w:rsid w:val="007E3CC7"/>
    <w:rsid w:val="007E5085"/>
    <w:rsid w:val="007E5CC3"/>
    <w:rsid w:val="007E7476"/>
    <w:rsid w:val="007E7FCE"/>
    <w:rsid w:val="007F467D"/>
    <w:rsid w:val="00810E84"/>
    <w:rsid w:val="00813084"/>
    <w:rsid w:val="00817A59"/>
    <w:rsid w:val="00822CD3"/>
    <w:rsid w:val="00823070"/>
    <w:rsid w:val="008242BB"/>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2877"/>
    <w:rsid w:val="008A4FC6"/>
    <w:rsid w:val="008A7C4E"/>
    <w:rsid w:val="008A7EB4"/>
    <w:rsid w:val="008B218F"/>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76396"/>
    <w:rsid w:val="00984AB8"/>
    <w:rsid w:val="009A3255"/>
    <w:rsid w:val="009B30FC"/>
    <w:rsid w:val="009B7A1C"/>
    <w:rsid w:val="009C14E6"/>
    <w:rsid w:val="009C4661"/>
    <w:rsid w:val="009C5090"/>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C54BB"/>
    <w:rsid w:val="00AC61D9"/>
    <w:rsid w:val="00AC6A7C"/>
    <w:rsid w:val="00AD06BA"/>
    <w:rsid w:val="00AD4163"/>
    <w:rsid w:val="00AD618D"/>
    <w:rsid w:val="00AE1835"/>
    <w:rsid w:val="00AE6F0A"/>
    <w:rsid w:val="00AE7286"/>
    <w:rsid w:val="00AF03FB"/>
    <w:rsid w:val="00AF27F0"/>
    <w:rsid w:val="00AF5907"/>
    <w:rsid w:val="00B05113"/>
    <w:rsid w:val="00B05D2B"/>
    <w:rsid w:val="00B12C2F"/>
    <w:rsid w:val="00B155CA"/>
    <w:rsid w:val="00B23148"/>
    <w:rsid w:val="00B23540"/>
    <w:rsid w:val="00B2588E"/>
    <w:rsid w:val="00B26002"/>
    <w:rsid w:val="00B26DE3"/>
    <w:rsid w:val="00B2719A"/>
    <w:rsid w:val="00B31175"/>
    <w:rsid w:val="00B32D46"/>
    <w:rsid w:val="00B348E2"/>
    <w:rsid w:val="00B40E89"/>
    <w:rsid w:val="00B473AE"/>
    <w:rsid w:val="00B4777A"/>
    <w:rsid w:val="00B54D4D"/>
    <w:rsid w:val="00B63D68"/>
    <w:rsid w:val="00B63E02"/>
    <w:rsid w:val="00B76EF8"/>
    <w:rsid w:val="00B80382"/>
    <w:rsid w:val="00B87076"/>
    <w:rsid w:val="00B900E1"/>
    <w:rsid w:val="00B90300"/>
    <w:rsid w:val="00BA3CFB"/>
    <w:rsid w:val="00BB283D"/>
    <w:rsid w:val="00BB46E4"/>
    <w:rsid w:val="00BB50D8"/>
    <w:rsid w:val="00BB7C94"/>
    <w:rsid w:val="00BC38F2"/>
    <w:rsid w:val="00BC5D3B"/>
    <w:rsid w:val="00BE6599"/>
    <w:rsid w:val="00BF058B"/>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E74"/>
    <w:rsid w:val="00C644FE"/>
    <w:rsid w:val="00C664F8"/>
    <w:rsid w:val="00C6663D"/>
    <w:rsid w:val="00C74348"/>
    <w:rsid w:val="00C77532"/>
    <w:rsid w:val="00C802D1"/>
    <w:rsid w:val="00C81EC7"/>
    <w:rsid w:val="00C845F2"/>
    <w:rsid w:val="00C865C5"/>
    <w:rsid w:val="00C86788"/>
    <w:rsid w:val="00C87B59"/>
    <w:rsid w:val="00C90428"/>
    <w:rsid w:val="00C910EC"/>
    <w:rsid w:val="00C92666"/>
    <w:rsid w:val="00C97383"/>
    <w:rsid w:val="00CA0F41"/>
    <w:rsid w:val="00CA4412"/>
    <w:rsid w:val="00CA4BB4"/>
    <w:rsid w:val="00CA712F"/>
    <w:rsid w:val="00CB08F3"/>
    <w:rsid w:val="00CB2E87"/>
    <w:rsid w:val="00CB4AD1"/>
    <w:rsid w:val="00CC5282"/>
    <w:rsid w:val="00CC6A57"/>
    <w:rsid w:val="00CD296A"/>
    <w:rsid w:val="00CE0F08"/>
    <w:rsid w:val="00CE5487"/>
    <w:rsid w:val="00CF1FA6"/>
    <w:rsid w:val="00CF6151"/>
    <w:rsid w:val="00CF65D3"/>
    <w:rsid w:val="00CF7463"/>
    <w:rsid w:val="00D043A2"/>
    <w:rsid w:val="00D0595A"/>
    <w:rsid w:val="00D1028D"/>
    <w:rsid w:val="00D1087D"/>
    <w:rsid w:val="00D12BC3"/>
    <w:rsid w:val="00D13329"/>
    <w:rsid w:val="00D20B93"/>
    <w:rsid w:val="00D276F1"/>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E00C4"/>
    <w:rsid w:val="00EE12D0"/>
    <w:rsid w:val="00EF7C4D"/>
    <w:rsid w:val="00F01B77"/>
    <w:rsid w:val="00F07B1C"/>
    <w:rsid w:val="00F14C2B"/>
    <w:rsid w:val="00F175E9"/>
    <w:rsid w:val="00F42024"/>
    <w:rsid w:val="00F44C7C"/>
    <w:rsid w:val="00F46095"/>
    <w:rsid w:val="00F47D65"/>
    <w:rsid w:val="00F50759"/>
    <w:rsid w:val="00F55FBC"/>
    <w:rsid w:val="00F60330"/>
    <w:rsid w:val="00F65242"/>
    <w:rsid w:val="00F81212"/>
    <w:rsid w:val="00F93C92"/>
    <w:rsid w:val="00F94C36"/>
    <w:rsid w:val="00FA124F"/>
    <w:rsid w:val="00FA24BF"/>
    <w:rsid w:val="00FA5D0B"/>
    <w:rsid w:val="00FB0A91"/>
    <w:rsid w:val="00FB28FB"/>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hyperlink" Target="https://github.com/usdot-jpo-ode/jpo-ode/blob/develop/docs/ODESwagger.yaml" TargetMode="External"/><Relationship Id="rId47" Type="http://schemas.openxmlformats.org/officeDocument/2006/relationships/image" Target="media/image6.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image" Target="media/image4.png"/><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png"/><Relationship Id="rId29" Type="http://schemas.openxmlformats.org/officeDocument/2006/relationships/hyperlink" Target="https://github.com/usdot-jpo-ode/asn1_codec"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usdot-jpo-ode.github.io/" TargetMode="External"/><Relationship Id="rId40" Type="http://schemas.microsoft.com/office/2011/relationships/commentsExtended" Target="commentsExtended.xml"/><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hyperlink" Target="https://github.com/usdot-jpo-ode/jpo-ode/blob/develop/docs/ODESwagger.yaml"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413B4CA-383D-4C1D-8DDF-7DC2F3798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346</TotalTime>
  <Pages>72</Pages>
  <Words>11601</Words>
  <Characters>66126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77572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14</cp:revision>
  <cp:lastPrinted>2017-01-18T03:07:00Z</cp:lastPrinted>
  <dcterms:created xsi:type="dcterms:W3CDTF">2017-09-06T18:30:00Z</dcterms:created>
  <dcterms:modified xsi:type="dcterms:W3CDTF">2018-01-10T15:43:00Z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