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1560EA"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0901B3">
        <w:rPr>
          <w:b/>
          <w:noProof/>
          <w:color w:val="0070C0"/>
        </w:rPr>
        <w:t>February 14, 2018</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0901B3" w:rsidRDefault="000901B3" w:rsidP="00314B85">
                            <w:pPr>
                              <w:pStyle w:val="BAHOfficeAddressBAH"/>
                              <w:rPr>
                                <w:b/>
                                <w:bCs/>
                              </w:rPr>
                            </w:pPr>
                            <w:r>
                              <w:rPr>
                                <w:b/>
                                <w:bCs/>
                              </w:rPr>
                              <w:t>Booz Allen Hamilton</w:t>
                            </w:r>
                          </w:p>
                          <w:p w14:paraId="5FB437CA" w14:textId="77777777" w:rsidR="000901B3" w:rsidRDefault="000901B3" w:rsidP="00314B85">
                            <w:pPr>
                              <w:pStyle w:val="BAHOfficeAddressBAH"/>
                            </w:pPr>
                            <w:r>
                              <w:t>8283 Greensboro Drive</w:t>
                            </w:r>
                          </w:p>
                          <w:p w14:paraId="1FCD3473" w14:textId="77777777" w:rsidR="000901B3" w:rsidRDefault="000901B3" w:rsidP="00314B85">
                            <w:pPr>
                              <w:pStyle w:val="BAHOfficeAddressBAH"/>
                            </w:pPr>
                            <w:r>
                              <w:t>McLean, VA 22102-3838</w:t>
                            </w:r>
                          </w:p>
                          <w:p w14:paraId="1E61E11E" w14:textId="77777777" w:rsidR="000901B3" w:rsidRDefault="000901B3" w:rsidP="00314B85">
                            <w:pPr>
                              <w:pStyle w:val="BAHOfficeAddressBAH"/>
                            </w:pPr>
                            <w:r>
                              <w:t>Tel 703-902-5000</w:t>
                            </w:r>
                          </w:p>
                          <w:p w14:paraId="2C05FE5D" w14:textId="77777777" w:rsidR="000901B3" w:rsidRDefault="000901B3" w:rsidP="00314B85">
                            <w:pPr>
                              <w:pStyle w:val="BAHOfficeAddressLastBAH"/>
                            </w:pPr>
                            <w:r>
                              <w:t>Fax 703-902-3333</w:t>
                            </w:r>
                          </w:p>
                          <w:p w14:paraId="7CFBEDAE" w14:textId="77777777" w:rsidR="000901B3" w:rsidRDefault="000901B3"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" filled="f" stroked="f">
                <v:textbox>
                  <w:txbxContent>
                    <w:p w14:paraId="180DAD0B" w14:textId="77777777" w:rsidR="000901B3" w:rsidRDefault="000901B3" w:rsidP="00314B85">
                      <w:pPr>
                        <w:pStyle w:val="BAHOfficeAddressBAH"/>
                        <w:rPr>
                          <w:b/>
                          <w:bCs/>
                        </w:rPr>
                      </w:pPr>
                      <w:r>
                        <w:rPr>
                          <w:b/>
                          <w:bCs/>
                        </w:rPr>
                        <w:t>Booz Allen Hamilton</w:t>
                      </w:r>
                    </w:p>
                    <w:p w14:paraId="5FB437CA" w14:textId="77777777" w:rsidR="000901B3" w:rsidRDefault="000901B3" w:rsidP="00314B85">
                      <w:pPr>
                        <w:pStyle w:val="BAHOfficeAddressBAH"/>
                      </w:pPr>
                      <w:r>
                        <w:t>8283 Greensboro Drive</w:t>
                      </w:r>
                    </w:p>
                    <w:p w14:paraId="1FCD3473" w14:textId="77777777" w:rsidR="000901B3" w:rsidRDefault="000901B3" w:rsidP="00314B85">
                      <w:pPr>
                        <w:pStyle w:val="BAHOfficeAddressBAH"/>
                      </w:pPr>
                      <w:r>
                        <w:t>McLean, VA 22102-3838</w:t>
                      </w:r>
                    </w:p>
                    <w:p w14:paraId="1E61E11E" w14:textId="77777777" w:rsidR="000901B3" w:rsidRDefault="000901B3" w:rsidP="00314B85">
                      <w:pPr>
                        <w:pStyle w:val="BAHOfficeAddressBAH"/>
                      </w:pPr>
                      <w:r>
                        <w:t>Tel 703-902-5000</w:t>
                      </w:r>
                    </w:p>
                    <w:p w14:paraId="2C05FE5D" w14:textId="77777777" w:rsidR="000901B3" w:rsidRDefault="000901B3" w:rsidP="00314B85">
                      <w:pPr>
                        <w:pStyle w:val="BAHOfficeAddressLastBAH"/>
                      </w:pPr>
                      <w:r>
                        <w:t>Fax 703-902-3333</w:t>
                      </w:r>
                    </w:p>
                    <w:p w14:paraId="7CFBEDAE" w14:textId="77777777" w:rsidR="000901B3" w:rsidRDefault="000901B3"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0901B3">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0901B3">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0901B3">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0901B3">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0901B3">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0901B3">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0901B3">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0901B3">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0901B3">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0901B3">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0901B3">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0901B3">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0901B3">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0901B3">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0901B3">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0901B3">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0901B3">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0901B3">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0901B3">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0901B3">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0901B3">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0901B3">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0901B3">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0901B3">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0901B3">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0901B3">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0901B3">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0901B3">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0901B3">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0901B3">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0901B3">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0901B3">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0901B3">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0901B3">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SDC/SDW WebSockets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4</w:t>
            </w:r>
          </w:p>
        </w:tc>
      </w:tr>
      <w:tr w:rsidR="000901B3" w14:paraId="5511878C" w14:textId="77777777" w:rsidTr="00832DFA">
        <w:trPr>
          <w:trHeight w:val="330"/>
          <w:ins w:id="2" w:author="Schwartz, Matthew [USA] [2]" w:date="2018-02-14T13:37:00Z"/>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ins w:id="3" w:author="Schwartz, Matthew [USA] [2]" w:date="2018-02-14T13:37:00Z"/>
                <w:sz w:val="20"/>
                <w:szCs w:val="20"/>
              </w:rPr>
            </w:pPr>
            <w:ins w:id="4" w:author="Schwartz, Matthew [USA] [2]" w:date="2018-02-14T13:37:00Z">
              <w:r>
                <w:rPr>
                  <w:sz w:val="20"/>
                  <w:szCs w:val="20"/>
                </w:rPr>
                <w:t>0.14</w:t>
              </w:r>
            </w:ins>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ins w:id="5" w:author="Schwartz, Matthew [USA] [2]" w:date="2018-02-14T13:37:00Z"/>
                <w:sz w:val="20"/>
                <w:szCs w:val="20"/>
              </w:rPr>
            </w:pPr>
            <w:ins w:id="6" w:author="Schwartz, Matthew [USA] [2]" w:date="2018-02-14T13:37:00Z">
              <w:r>
                <w:rPr>
                  <w:sz w:val="20"/>
                  <w:szCs w:val="20"/>
                </w:rPr>
                <w:t>ODE Team</w:t>
              </w:r>
            </w:ins>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ins w:id="7" w:author="Schwartz, Matthew [USA] [2]" w:date="2018-02-14T13:37:00Z"/>
                <w:sz w:val="20"/>
                <w:szCs w:val="20"/>
              </w:rPr>
            </w:pPr>
            <w:ins w:id="8" w:author="Schwartz, Matthew [USA] [2]" w:date="2018-02-14T13:37:00Z">
              <w:r>
                <w:rPr>
                  <w:sz w:val="20"/>
                  <w:szCs w:val="20"/>
                </w:rPr>
                <w:t>2/14/2018</w:t>
              </w:r>
            </w:ins>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ins w:id="9" w:author="Schwartz, Matthew [USA] [2]" w:date="2018-02-14T13:37:00Z"/>
                <w:sz w:val="20"/>
                <w:szCs w:val="20"/>
              </w:rPr>
            </w:pPr>
            <w:ins w:id="10" w:author="Schwartz, Matthew [USA] [2]" w:date="2018-02-14T13:37:00Z">
              <w:r>
                <w:rPr>
                  <w:sz w:val="20"/>
                  <w:szCs w:val="20"/>
                </w:rPr>
                <w:t>Added GZIP documentation</w:t>
              </w:r>
            </w:ins>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1" w:name="_Toc464836202"/>
      <w:bookmarkStart w:id="12" w:name="_Toc483908130"/>
      <w:r w:rsidRPr="00314B85">
        <w:t>Introduction</w:t>
      </w:r>
      <w:bookmarkEnd w:id="11"/>
      <w:bookmarkEnd w:id="12"/>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3" w:name="_Toc483908131"/>
      <w:r>
        <w:t xml:space="preserve">Project </w:t>
      </w:r>
      <w:r w:rsidR="00F65242">
        <w:t>Overview</w:t>
      </w:r>
      <w:bookmarkEnd w:id="13"/>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4" w:name="_Toc483908132"/>
      <w:r>
        <w:t xml:space="preserve">System </w:t>
      </w:r>
      <w:r w:rsidR="00D83260">
        <w:t>Overview</w:t>
      </w:r>
      <w:bookmarkEnd w:id="14"/>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15" w:name="_Ref470259075"/>
      <w:bookmarkStart w:id="16" w:name="_Ref470259081"/>
      <w:r>
        <w:t xml:space="preserve">Figure </w:t>
      </w:r>
      <w:fldSimple w:instr=" SEQ Figure \* ARABIC ">
        <w:r w:rsidR="003D1E97">
          <w:rPr>
            <w:noProof/>
          </w:rPr>
          <w:t>1</w:t>
        </w:r>
      </w:fldSimple>
      <w:bookmarkEnd w:id="15"/>
      <w:r>
        <w:t xml:space="preserve"> - ODE System Data Producers and Consumers</w:t>
      </w:r>
      <w:bookmarkEnd w:id="16"/>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7" w:name="_Toc462052213"/>
      <w:bookmarkStart w:id="18" w:name="_Toc483908133"/>
      <w:r w:rsidRPr="00116242">
        <w:t>Audience</w:t>
      </w:r>
      <w:bookmarkEnd w:id="17"/>
      <w:bookmarkEnd w:id="18"/>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9" w:name="_Toc462052214"/>
      <w:bookmarkStart w:id="20" w:name="_Toc483908134"/>
      <w:r w:rsidRPr="00116242">
        <w:t>Glossary</w:t>
      </w:r>
      <w:bookmarkEnd w:id="19"/>
      <w:bookmarkEnd w:id="20"/>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1" w:name="_Toc462052215"/>
      <w:bookmarkStart w:id="22" w:name="_Toc483908135"/>
      <w:r>
        <w:t xml:space="preserve">ODE </w:t>
      </w:r>
      <w:r w:rsidRPr="008F6528">
        <w:t>DEVELOPMENT ENVIRONMENT</w:t>
      </w:r>
      <w:bookmarkEnd w:id="21"/>
      <w:bookmarkEnd w:id="22"/>
    </w:p>
    <w:p w14:paraId="667C5AFA" w14:textId="52EF58AC" w:rsidR="00C26C45" w:rsidRPr="006222B8" w:rsidRDefault="00C26C45" w:rsidP="00C26C45">
      <w:pPr>
        <w:pStyle w:val="Heading2"/>
      </w:pPr>
      <w:bookmarkStart w:id="23" w:name="_Toc462052216"/>
      <w:bookmarkStart w:id="24" w:name="_Toc483908136"/>
      <w:r>
        <w:t>J</w:t>
      </w:r>
      <w:r w:rsidRPr="002F7470">
        <w:t>ava Development Tools</w:t>
      </w:r>
      <w:bookmarkEnd w:id="23"/>
      <w:bookmarkEnd w:id="24"/>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5" w:name="_Toc462052217"/>
      <w:bookmarkStart w:id="26" w:name="_Toc483908137"/>
      <w:r w:rsidRPr="00176E93">
        <w:t>Java</w:t>
      </w:r>
      <w:bookmarkEnd w:id="25"/>
      <w:bookmarkEnd w:id="26"/>
    </w:p>
    <w:p w14:paraId="6875E589" w14:textId="77777777" w:rsidR="00C26C45" w:rsidRDefault="00C26C45" w:rsidP="00C26C45">
      <w:r>
        <w:t>Install Java Development Kit (JDK) 1.8</w:t>
      </w:r>
    </w:p>
    <w:p w14:paraId="0DF3A6FE" w14:textId="77777777" w:rsidR="00C26C45" w:rsidRDefault="000901B3"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7" w:name="_Toc462052218"/>
      <w:bookmarkStart w:id="28" w:name="_Toc483908138"/>
      <w:r w:rsidRPr="00176E93">
        <w:t>Eclipse IDE</w:t>
      </w:r>
      <w:bookmarkEnd w:id="27"/>
      <w:bookmarkEnd w:id="28"/>
    </w:p>
    <w:p w14:paraId="3684579F" w14:textId="77777777" w:rsidR="00C26C45" w:rsidRDefault="00C26C45" w:rsidP="00C26C45">
      <w:r>
        <w:t xml:space="preserve">Download and install Eclipse. </w:t>
      </w:r>
    </w:p>
    <w:p w14:paraId="0E222FCE" w14:textId="77777777" w:rsidR="00C26C45" w:rsidRDefault="000901B3"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9" w:name="_Toc462052219"/>
      <w:bookmarkStart w:id="30" w:name="_Toc483908139"/>
      <w:r>
        <w:t>M</w:t>
      </w:r>
      <w:r w:rsidRPr="00176E93">
        <w:t>aven</w:t>
      </w:r>
      <w:bookmarkEnd w:id="29"/>
      <w:bookmarkEnd w:id="30"/>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1" w:name="_Toc462052236"/>
      <w:bookmarkStart w:id="32" w:name="_Toc483908140"/>
      <w:r>
        <w:t>Git</w:t>
      </w:r>
      <w:r w:rsidR="00C26C45" w:rsidRPr="00D76B4F">
        <w:t xml:space="preserve"> Version Control</w:t>
      </w:r>
      <w:bookmarkEnd w:id="31"/>
      <w:bookmarkEnd w:id="32"/>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3" w:name="_Toc462052238"/>
      <w:bookmarkStart w:id="34" w:name="_Toc483908141"/>
      <w:r w:rsidRPr="003213A4">
        <w:t>Build</w:t>
      </w:r>
      <w:r w:rsidR="00ED0E13">
        <w:t>ing</w:t>
      </w:r>
      <w:r w:rsidRPr="003213A4">
        <w:t xml:space="preserve"> </w:t>
      </w:r>
      <w:bookmarkEnd w:id="33"/>
      <w:r w:rsidR="00C110E9">
        <w:t xml:space="preserve">ODE </w:t>
      </w:r>
      <w:r w:rsidR="00ED0E13">
        <w:t>Software Artifacts</w:t>
      </w:r>
      <w:bookmarkEnd w:id="34"/>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0901B3"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0901B3" w:rsidP="00C26C45">
            <w:hyperlink r:id="rId27" w:history="1">
              <w:r w:rsidR="00395137" w:rsidRPr="000213DD">
                <w:rPr>
                  <w:rStyle w:val="Hyperlink"/>
                </w:rPr>
                <w:t>https://github.com/usdot-jpo-ode/asn1_codec</w:t>
              </w:r>
            </w:hyperlink>
            <w:r w:rsidR="00395137">
              <w:t xml:space="preserve"> </w:t>
            </w:r>
          </w:p>
        </w:tc>
      </w:tr>
    </w:tbl>
    <w:p w14:paraId="59730D51" w14:textId="77777777" w:rsidR="00263948" w:rsidRDefault="00263948" w:rsidP="006A5B50">
      <w:pPr>
        <w:pStyle w:val="Heading3"/>
        <w:numPr>
          <w:ilvl w:val="0"/>
          <w:numId w:val="0"/>
        </w:numPr>
        <w:ind w:left="720"/>
      </w:pPr>
    </w:p>
    <w:p w14:paraId="510E9854" w14:textId="0BC2D50F" w:rsidR="00C26C45" w:rsidRDefault="008E2CCA" w:rsidP="008E2CCA">
      <w:pPr>
        <w:pStyle w:val="Heading3"/>
      </w:pPr>
      <w:bookmarkStart w:id="35" w:name="_Toc483908142"/>
      <w:r>
        <w:t xml:space="preserve">Open-Source </w:t>
      </w:r>
      <w:r w:rsidR="007038D0">
        <w:t>Repository</w:t>
      </w:r>
      <w:bookmarkEnd w:id="35"/>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lastRenderedPageBreak/>
        <w:t>a</w:t>
      </w:r>
      <w:r w:rsidR="00395137">
        <w:t>sn1_codec: this component is a standalone module able to subscribing to encoded</w:t>
      </w:r>
      <w:r>
        <w:t xml:space="preserve"> </w:t>
      </w:r>
      <w:r w:rsidR="00395137">
        <w:t>ASN.1 messages and pub</w:t>
      </w:r>
      <w:r>
        <w:t>lishing decoded data.</w:t>
      </w:r>
      <w:r w:rsidR="00395137">
        <w:t xml:space="preserve"> </w:t>
      </w:r>
      <w:r>
        <w:t>The component is also capable of 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36" w:name="_Toc462052239"/>
      <w:bookmarkStart w:id="37" w:name="_Ref471486364"/>
      <w:bookmarkStart w:id="38" w:name="_Ref471486373"/>
      <w:bookmarkStart w:id="39" w:name="_Toc462052247"/>
      <w:r>
        <w:t xml:space="preserve">ASN.1 </w:t>
      </w:r>
      <w:r w:rsidRPr="003213A4">
        <w:t>Java API</w:t>
      </w:r>
      <w:bookmarkEnd w:id="36"/>
      <w:bookmarkEnd w:id="37"/>
      <w:bookmarkEnd w:id="38"/>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40" w:name="_Toc462052243"/>
      <w:r w:rsidRPr="00211532">
        <w:t>Build</w:t>
      </w:r>
      <w:r w:rsidR="00671FAC">
        <w:t xml:space="preserve"> and Deploy</w:t>
      </w:r>
      <w:r w:rsidRPr="00211532">
        <w:t xml:space="preserve"> Procedure</w:t>
      </w:r>
      <w:bookmarkEnd w:id="40"/>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41" w:name="_Toc462052259"/>
      <w:bookmarkStart w:id="42" w:name="_Toc483908144"/>
      <w:bookmarkStart w:id="43" w:name="_Ref489003471"/>
      <w:bookmarkEnd w:id="39"/>
      <w:r>
        <w:t xml:space="preserve">ODE </w:t>
      </w:r>
      <w:bookmarkEnd w:id="41"/>
      <w:r>
        <w:t>Application Properties</w:t>
      </w:r>
      <w:bookmarkEnd w:id="42"/>
      <w:bookmarkEnd w:id="43"/>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4" w:name="_Ref483487699"/>
      <w:r>
        <w:t xml:space="preserve">Table </w:t>
      </w:r>
      <w:fldSimple w:instr=" SEQ Table \* ARABIC ">
        <w:r>
          <w:rPr>
            <w:noProof/>
          </w:rPr>
          <w:t>1</w:t>
        </w:r>
      </w:fldSimple>
      <w:r>
        <w:t xml:space="preserve"> - ODE Application Properties</w:t>
      </w:r>
      <w:bookmarkEnd w:id="44"/>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r w:rsidRPr="00A811FA">
              <w:rPr>
                <w:rFonts w:cstheme="minorHAnsi"/>
              </w:rPr>
              <w:t>ode.sdcIp</w:t>
            </w:r>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r w:rsidRPr="00A811FA">
              <w:rPr>
                <w:rFonts w:cstheme="minorHAnsi"/>
              </w:rPr>
              <w:t>ode.sdcPort</w:t>
            </w:r>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r w:rsidRPr="00A811FA">
              <w:rPr>
                <w:rFonts w:cstheme="minorHAnsi"/>
              </w:rPr>
              <w:t>ode.bsmReceiverPort</w:t>
            </w:r>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r w:rsidRPr="00A811FA">
              <w:rPr>
                <w:rFonts w:cstheme="minorHAnsi"/>
              </w:rPr>
              <w:lastRenderedPageBreak/>
              <w:t>ode.bsmBufferSize</w:t>
            </w:r>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r w:rsidRPr="00395DED">
              <w:rPr>
                <w:rFonts w:cstheme="minorHAnsi"/>
              </w:rPr>
              <w:t>kafkaTopicVsdPojo</w:t>
            </w:r>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862B1F">
              <w:rPr>
                <w:rFonts w:cstheme="minorHAnsi"/>
              </w:rPr>
              <w:t>AsnVsdPojo</w:t>
            </w:r>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r w:rsidRPr="00340BBE">
              <w:rPr>
                <w:rFonts w:cstheme="minorHAnsi"/>
              </w:rPr>
              <w:t>ode.enabledVsdKafkaTopic</w:t>
            </w:r>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r w:rsidRPr="00A811FA">
              <w:rPr>
                <w:rFonts w:cstheme="minorHAnsi"/>
              </w:rPr>
              <w:t>ode.vsdBufferSize</w:t>
            </w:r>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r w:rsidRPr="00A811FA">
              <w:rPr>
                <w:rFonts w:cstheme="minorHAnsi"/>
              </w:rPr>
              <w:t>ode.vsdReceiverPort</w:t>
            </w:r>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r w:rsidRPr="00A811FA">
              <w:rPr>
                <w:rFonts w:cstheme="minorHAnsi"/>
              </w:rPr>
              <w:t>ode.vsdDepositorPort</w:t>
            </w:r>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r w:rsidRPr="00A811FA">
              <w:rPr>
                <w:rFonts w:cstheme="minorHAnsi"/>
              </w:rPr>
              <w:t>ode.vsdTrustport</w:t>
            </w:r>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r w:rsidRPr="00702B8B">
              <w:rPr>
                <w:rFonts w:cstheme="minorHAnsi"/>
              </w:rPr>
              <w:t>ode.isdBufferSize</w:t>
            </w:r>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r w:rsidRPr="00702B8B">
              <w:rPr>
                <w:rFonts w:cstheme="minorHAnsi"/>
              </w:rPr>
              <w:t>ode.isdReceiverPort</w:t>
            </w:r>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r w:rsidRPr="00702B8B">
              <w:rPr>
                <w:rFonts w:cstheme="minorHAnsi"/>
              </w:rPr>
              <w:t>ode.isdDepositorPort</w:t>
            </w:r>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r w:rsidRPr="00702B8B">
              <w:rPr>
                <w:rFonts w:cstheme="minorHAnsi"/>
              </w:rPr>
              <w:t>ode.isdTrustPort</w:t>
            </w:r>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r w:rsidRPr="00702B8B">
              <w:rPr>
                <w:rFonts w:cstheme="minorHAnsi"/>
              </w:rPr>
              <w:t>ode.dataReceiptBufferSize</w:t>
            </w:r>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lastRenderedPageBreak/>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5" w:name="_Toc483908145"/>
      <w:r>
        <w:t>ODE Log</w:t>
      </w:r>
      <w:r w:rsidR="00316B55">
        <w:t>ging</w:t>
      </w:r>
      <w:r>
        <w:t xml:space="preserve"> Properties</w:t>
      </w:r>
      <w:bookmarkEnd w:id="4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6" w:name="_Toc462052285"/>
      <w:bookmarkStart w:id="47" w:name="_Toc483908146"/>
      <w:r>
        <w:t>ODE</w:t>
      </w:r>
      <w:r w:rsidR="00C26C45" w:rsidRPr="001E40C7">
        <w:t xml:space="preserve"> </w:t>
      </w:r>
      <w:r w:rsidR="00A529B3">
        <w:t>Features</w:t>
      </w:r>
      <w:bookmarkEnd w:id="46"/>
      <w:bookmarkEnd w:id="4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8" w:name="_Toc483908147"/>
      <w:r>
        <w:t>Managing SNMP Devices</w:t>
      </w:r>
      <w:bookmarkEnd w:id="48"/>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9" w:name="_Toc483908148"/>
      <w:r>
        <w:t>Query Parameters</w:t>
      </w:r>
      <w:bookmarkEnd w:id="49"/>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0" w:name="_Toc483908149"/>
      <w:r>
        <w:lastRenderedPageBreak/>
        <w:t>API Details</w:t>
      </w:r>
      <w:bookmarkEnd w:id="50"/>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1" w:name="_Toc483908150"/>
      <w:r>
        <w:t>Web Based View</w:t>
      </w:r>
      <w:bookmarkEnd w:id="51"/>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2" w:name="_Toc483908151"/>
      <w:r>
        <w:t>Additional Features/ Discussion Points</w:t>
      </w:r>
      <w:bookmarkEnd w:id="52"/>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3" w:name="_Toc483908152"/>
      <w:r>
        <w:t>Logging Events</w:t>
      </w:r>
      <w:bookmarkEnd w:id="53"/>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4" w:name="_Toc483908153"/>
      <w:r>
        <w:t>Log Levels</w:t>
      </w:r>
      <w:bookmarkEnd w:id="54"/>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5" w:name="_Toc483908154"/>
      <w:r>
        <w:t>Logging setup</w:t>
      </w:r>
      <w:bookmarkEnd w:id="55"/>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56" w:name="_Toc483908155"/>
      <w:r>
        <w:t>Steps to turn on/off logging during application runtime.</w:t>
      </w:r>
      <w:bookmarkEnd w:id="56"/>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7" w:name="_Toc483908156"/>
      <w:r>
        <w:lastRenderedPageBreak/>
        <w:t>IEEE 1609.2 Compliance</w:t>
      </w:r>
      <w:bookmarkEnd w:id="57"/>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58" w:name="_Toc483908157"/>
      <w:r>
        <w:t>SCMS Certificate Management</w:t>
      </w:r>
      <w:bookmarkEnd w:id="58"/>
    </w:p>
    <w:p w14:paraId="64A99D1C" w14:textId="77777777" w:rsidR="001A3B89" w:rsidRDefault="001A3B89" w:rsidP="00CA4BB4">
      <w:r>
        <w:t>TBD</w:t>
      </w:r>
    </w:p>
    <w:p w14:paraId="59FD1E00" w14:textId="15A2B950" w:rsidR="001A3B89" w:rsidRDefault="001A3B89" w:rsidP="00CA4BB4">
      <w:pPr>
        <w:pStyle w:val="Heading2"/>
      </w:pPr>
      <w:bookmarkStart w:id="59" w:name="_Toc483908158"/>
      <w:r>
        <w:t xml:space="preserve">Inbound </w:t>
      </w:r>
      <w:r w:rsidR="004B38AF">
        <w:t xml:space="preserve">Data </w:t>
      </w:r>
      <w:r>
        <w:t>Distribution</w:t>
      </w:r>
      <w:bookmarkEnd w:id="59"/>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ins w:id="60" w:author="Schwartz, Matthew [USA] [2]" w:date="2018-02-14T13:42:00Z">
        <w:r w:rsidR="000901B3">
          <w:t xml:space="preserve"> The ODE is capable of accepting log files in both raw data format as well as in GZIP</w:t>
        </w:r>
      </w:ins>
      <w:ins w:id="61" w:author="Schwartz, Matthew [USA] [2]" w:date="2018-02-14T13:43:00Z">
        <w:r w:rsidR="000901B3">
          <w:t>-compressed</w:t>
        </w:r>
      </w:ins>
      <w:ins w:id="62" w:author="Schwartz, Matthew [USA] [2]" w:date="2018-02-14T13:42:00Z">
        <w:r w:rsidR="000901B3">
          <w:t xml:space="preserve"> format.</w:t>
        </w:r>
      </w:ins>
      <w:ins w:id="63" w:author="Schwartz, Matthew [USA] [2]" w:date="2018-02-14T13:43:00Z">
        <w:r w:rsidR="000901B3">
          <w:t xml:space="preserve"> </w:t>
        </w:r>
      </w:ins>
      <w:ins w:id="64" w:author="Schwartz, Matthew [USA] [2]" w:date="2018-02-14T13:46:00Z">
        <w:r w:rsidR="00BB1EE9">
          <w:t>Compressed files are detected automatically and processed in the same way as normal files, no special actions are needed by the user.</w:t>
        </w:r>
      </w:ins>
      <w:ins w:id="65" w:author="Schwartz, Matthew [USA] [2]" w:date="2018-02-14T13:45:00Z">
        <w:r w:rsidR="00BB1EE9">
          <w:t xml:space="preserve"> </w:t>
        </w:r>
      </w:ins>
      <w:ins w:id="66" w:author="Schwartz, Matthew [USA] [2]" w:date="2018-02-14T13:42:00Z">
        <w:r w:rsidR="000901B3">
          <w:t xml:space="preserve"> </w:t>
        </w:r>
      </w:ins>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r>
        <w:t xml:space="preserve">Inbound BSM </w:t>
      </w:r>
      <w:r w:rsidR="004B38AF">
        <w:t>Log File Processing and Distribution</w:t>
      </w:r>
    </w:p>
    <w:p w14:paraId="7293959B" w14:textId="2BF6A533" w:rsidR="00FD0B6B" w:rsidRDefault="00220910" w:rsidP="004B38AF">
      <w:pPr>
        <w:pStyle w:val="Heading4"/>
      </w:pPr>
      <w:r w:rsidRPr="00220910">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lastRenderedPageBreak/>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67" w:name="_Toc483908159"/>
      <w:r>
        <w:t>Probe D</w:t>
      </w:r>
      <w:r w:rsidR="00C90428">
        <w:t>ata</w:t>
      </w:r>
      <w:r>
        <w:t xml:space="preserve"> Management</w:t>
      </w:r>
      <w:bookmarkEnd w:id="67"/>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8" w:name="_Toc483908160"/>
      <w:r>
        <w:t>PDM Broadcast Request Quick Start Guide</w:t>
      </w:r>
      <w:bookmarkEnd w:id="68"/>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9" w:name="_Toc483908161"/>
      <w:r>
        <w:t>Outbound TIM Broadcast</w:t>
      </w:r>
      <w:bookmarkEnd w:id="69"/>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70" w:name="_Toc483908162"/>
      <w:r>
        <w:lastRenderedPageBreak/>
        <w:t xml:space="preserve">Outbound TIM </w:t>
      </w:r>
      <w:r w:rsidR="002E70FB">
        <w:t xml:space="preserve">to SDW </w:t>
      </w:r>
      <w:r w:rsidR="00BB50D8">
        <w:t xml:space="preserve">Websocket </w:t>
      </w:r>
      <w:r>
        <w:t>Setup</w:t>
      </w:r>
      <w:bookmarkEnd w:id="70"/>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71"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lastRenderedPageBreak/>
        <w:t>TIM Broadcast Request Quick Start Guide</w:t>
      </w:r>
      <w:bookmarkEnd w:id="71"/>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72" w:name="_Toc483908164"/>
      <w:r>
        <w:t>Privacy Protection Module (PPM)</w:t>
      </w:r>
      <w:bookmarkEnd w:id="72"/>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w:t>
      </w:r>
      <w:r>
        <w:lastRenderedPageBreak/>
        <w:t xml:space="preserve">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73" w:name="_Toc483908166"/>
      <w:r>
        <w:t>Data validation</w:t>
      </w:r>
      <w:bookmarkEnd w:id="73"/>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74" w:name="_Toc483908168"/>
      <w:r>
        <w:t xml:space="preserve">VSD </w:t>
      </w:r>
      <w:r w:rsidR="003E6A4D">
        <w:t xml:space="preserve">to SDC UDP </w:t>
      </w:r>
      <w:r>
        <w:t>Deposit Service</w:t>
      </w:r>
      <w:bookmarkEnd w:id="74"/>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75" w:name="_Toc483908169"/>
      <w:r>
        <w:lastRenderedPageBreak/>
        <w:t>VSD Deposit Service Messages and Alerts</w:t>
      </w:r>
      <w:bookmarkEnd w:id="75"/>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76" w:name="_Ref483489995"/>
      <w:r>
        <w:t xml:space="preserve">Table </w:t>
      </w:r>
      <w:bookmarkEnd w:id="76"/>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Error Receiving VSD Deposit ServiceResponse</w:t>
            </w:r>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lastRenderedPageBreak/>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 xml:space="preserve">When the ODE receives service response from SDC, the </w:t>
            </w:r>
            <w:r>
              <w:lastRenderedPageBreak/>
              <w:t>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lastRenderedPageBreak/>
              <w:t xml:space="preserve">If the depositor service fails to properly decode the incoming </w:t>
            </w:r>
            <w:r>
              <w:lastRenderedPageBreak/>
              <w:t>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77" w:name="_Toc483908170"/>
      <w:r>
        <w:t>VSD Receiver Service</w:t>
      </w:r>
      <w:bookmarkEnd w:id="77"/>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78" w:name="_Ref483487917"/>
      <w:r>
        <w:t xml:space="preserve">Figure </w:t>
      </w:r>
      <w:fldSimple w:instr=" SEQ Figure \* ARABIC ">
        <w:r w:rsidR="003D1E97">
          <w:rPr>
            <w:noProof/>
          </w:rPr>
          <w:t>2</w:t>
        </w:r>
      </w:fldSimple>
      <w:bookmarkEnd w:id="78"/>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79" w:name="_Toc483908171"/>
      <w:r>
        <w:t>VSD Receiver Service Messages and Alerts</w:t>
      </w:r>
      <w:bookmarkEnd w:id="79"/>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80" w:name="_Toc483908172"/>
      <w:r>
        <w:t>BSM Receive Service via UDP</w:t>
      </w:r>
      <w:bookmarkEnd w:id="80"/>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81" w:name="_Toc483908173"/>
      <w:r>
        <w:t>BSM Receiver Service Messages and Alerts</w:t>
      </w:r>
      <w:bookmarkEnd w:id="81"/>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lastRenderedPageBreak/>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77777777" w:rsidR="004748A1" w:rsidRPr="004748A1" w:rsidRDefault="004748A1" w:rsidP="004677FC"/>
    <w:p w14:paraId="5C869022" w14:textId="77777777" w:rsidR="00C26C45" w:rsidRDefault="00E53E91" w:rsidP="00CB08F3">
      <w:pPr>
        <w:pStyle w:val="Heading1"/>
      </w:pPr>
      <w:bookmarkStart w:id="82" w:name="_Toc483908174"/>
      <w:r>
        <w:t>Appendix A: ODE</w:t>
      </w:r>
      <w:r w:rsidRPr="001E40C7">
        <w:t xml:space="preserve"> </w:t>
      </w:r>
      <w:r>
        <w:t>Interface Specification</w:t>
      </w:r>
      <w:bookmarkEnd w:id="82"/>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83" w:name="_Ref471804194"/>
      <w:bookmarkStart w:id="84" w:name="_Toc483908175"/>
      <w:r>
        <w:lastRenderedPageBreak/>
        <w:t>File Co</w:t>
      </w:r>
      <w:r w:rsidR="0060433B">
        <w:t>py Data Deposit</w:t>
      </w:r>
      <w:bookmarkEnd w:id="83"/>
      <w:bookmarkEnd w:id="84"/>
    </w:p>
    <w:p w14:paraId="67568B75" w14:textId="020B6504"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CA4412">
        <w:rPr>
          <w:rStyle w:val="token"/>
          <w:rFonts w:ascii="Courier New" w:hAnsi="Courier New" w:cs="Courier New"/>
          <w:color w:val="343434"/>
          <w:shd w:val="clear" w:color="auto" w:fill="FCFCFC"/>
        </w:rPr>
        <w:t>uploads/bsmlog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85" w:name="_Toc462052286"/>
      <w:bookmarkStart w:id="86"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r w:rsidR="00D43580">
        <w:t xml:space="preserve"> If the ODE fails to process a file, it instead moves the file to 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p>
    <w:p w14:paraId="73F4FCFA" w14:textId="18096FF0" w:rsidR="00BB1EE9"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data/wydotLogRecords_Tony.h</w:t>
      </w:r>
      <w:r w:rsidR="0030798E">
        <w:t>” file</w:t>
      </w:r>
      <w:r>
        <w:t>. No header information is expected to precede each record.</w:t>
      </w:r>
      <w:ins w:id="87" w:author="Schwartz, Matthew [USA] [2]" w:date="2018-02-14T13:48:00Z">
        <w:r w:rsidR="00BB1EE9">
          <w:t xml:space="preserve"> As mentioned in section 7.1, the ODE is also capable of accepting individual files compressed with GZIP</w:t>
        </w:r>
      </w:ins>
      <w:ins w:id="88" w:author="Schwartz, Matthew [USA] [2]" w:date="2018-02-14T13:49:00Z">
        <w:r w:rsidR="00BB1EE9">
          <w:t>. Note that while the ODE will automatically detect and process GZIP files, it is not capable of importing GZIP</w:t>
        </w:r>
      </w:ins>
      <w:ins w:id="89" w:author="Schwartz, Matthew [USA] [2]" w:date="2018-02-14T13:50:00Z">
        <w:r w:rsidR="00BB1EE9">
          <w:t>-TAR</w:t>
        </w:r>
      </w:ins>
      <w:ins w:id="90" w:author="Schwartz, Matthew [USA] [2]" w:date="2018-02-14T13:49:00Z">
        <w:r w:rsidR="00BB1EE9">
          <w:t xml:space="preserve"> archives </w:t>
        </w:r>
      </w:ins>
      <w:ins w:id="91" w:author="Schwartz, Matthew [USA] [2]" w:date="2018-02-14T13:50:00Z">
        <w:r w:rsidR="00BB1EE9">
          <w:t>containing multiple files.</w:t>
        </w:r>
      </w:ins>
      <w:bookmarkStart w:id="92" w:name="_GoBack"/>
      <w:bookmarkEnd w:id="92"/>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7F467D" w:rsidRPr="003048A6" w14:paraId="3F20972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100000" w:firstRow="0" w:lastRow="0" w:firstColumn="0" w:lastColumn="0" w:oddVBand="0" w:evenVBand="0" w:oddHBand="1"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r w:rsidRPr="003048A6">
              <w:t>utctimeInSec</w:t>
            </w:r>
          </w:p>
        </w:tc>
        <w:tc>
          <w:tcPr>
            <w:tcW w:w="1097" w:type="dxa"/>
          </w:tcPr>
          <w:p w14:paraId="7F6F61BE"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UTC time in seconds from Epoc 1/1/1970</w:t>
            </w:r>
          </w:p>
        </w:tc>
      </w:tr>
      <w:tr w:rsidR="007F467D" w:rsidRPr="003048A6" w14:paraId="71557A4A"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r w:rsidRPr="003048A6">
              <w:t>mSec</w:t>
            </w:r>
          </w:p>
        </w:tc>
        <w:tc>
          <w:tcPr>
            <w:tcW w:w="1097" w:type="dxa"/>
          </w:tcPr>
          <w:p w14:paraId="0DF3591B"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milliseconds part of UTC time </w:t>
            </w:r>
          </w:p>
        </w:tc>
      </w:tr>
      <w:tr w:rsidR="007F467D" w:rsidRPr="003048A6" w14:paraId="0A11ADB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r w:rsidRPr="003048A6">
              <w:t>verificationStatus</w:t>
            </w:r>
          </w:p>
        </w:tc>
        <w:tc>
          <w:tcPr>
            <w:tcW w:w="1097" w:type="dxa"/>
          </w:tcPr>
          <w:p w14:paraId="24047BC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000000" w:firstRow="0" w:lastRow="0" w:firstColumn="0" w:lastColumn="0" w:oddVBand="0" w:evenVBand="0" w:oddHBand="0" w:evenHBand="0" w:firstRowFirstColumn="0" w:firstRowLastColumn="0" w:lastRowFirstColumn="0" w:lastRowLastColumn="0"/>
            </w:pPr>
            <w:r>
              <w:t>contains a S</w:t>
            </w:r>
            <w:r w:rsidR="00B61686">
              <w:t>ecurtyStatusCode as defined below:</w:t>
            </w:r>
          </w:p>
          <w:p w14:paraId="239C8E87" w14:textId="38EF0292" w:rsidR="006930F7" w:rsidRDefault="006930F7" w:rsidP="00D0595A">
            <w:pPr>
              <w:cnfStyle w:val="000000000000" w:firstRow="0" w:lastRow="0" w:firstColumn="0" w:lastColumn="0" w:oddVBand="0" w:evenVBand="0" w:oddHBand="0" w:evenHBand="0" w:firstRowFirstColumn="0" w:firstRowLastColumn="0" w:lastRowFirstColumn="0" w:lastRowLastColumn="0"/>
            </w:pPr>
          </w:p>
          <w:p w14:paraId="397A6B4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enum _securityResultCode {             /* from dot3 */</w:t>
            </w:r>
          </w:p>
          <w:p w14:paraId="28738FF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inconsistentInputParameters = 2,</w:t>
            </w:r>
          </w:p>
          <w:p w14:paraId="49259D9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spduParsingInvalidInput = 3,</w:t>
            </w:r>
          </w:p>
          <w:p w14:paraId="431ABA9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spduParsingUnsupportedCriticalInformationField = 4,</w:t>
            </w:r>
          </w:p>
          <w:p w14:paraId="7374F07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spduParsingCertificateNotFound = 5,</w:t>
            </w:r>
          </w:p>
          <w:p w14:paraId="68392B1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spduParsingGenerationTimeNotAvailable = 6,</w:t>
            </w:r>
          </w:p>
          <w:p w14:paraId="7436FDE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spduParsingGenerationLocationNotAvailable = 7,</w:t>
            </w:r>
          </w:p>
          <w:p w14:paraId="7CB84E80"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spduCertificateChainNotEnoughInformationToConstructChain = 8,</w:t>
            </w:r>
          </w:p>
          <w:p w14:paraId="45A889C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spduCertificateChainChainEndedAtUntrustedRoot = 9,</w:t>
            </w:r>
          </w:p>
          <w:p w14:paraId="6DBB365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spduCertificateChainChainWasTooLongForImplementation = 10,</w:t>
            </w:r>
          </w:p>
          <w:p w14:paraId="4220A2A3"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spduCertificateChainCertificateRevoked = 11,</w:t>
            </w:r>
          </w:p>
          <w:p w14:paraId="790C2AF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spduCertificateChainOverdueCRL = 12,</w:t>
            </w:r>
          </w:p>
          <w:p w14:paraId="62D856A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spduCertificateChainInconsistentExpiryTimes = 13,</w:t>
            </w:r>
          </w:p>
          <w:p w14:paraId="2082709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spduCertificateChainInconsistentStartTimes = 14,</w:t>
            </w:r>
          </w:p>
          <w:p w14:paraId="4725EB6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spduCertificateChainInconsistentChainPermissions = 15,</w:t>
            </w:r>
          </w:p>
          <w:p w14:paraId="14C3CD9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spduCryptoVerificationFailure = 16,</w:t>
            </w:r>
          </w:p>
          <w:p w14:paraId="36B3F70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spduConsistencyFutureCertificateAtGenerationTime = 17,</w:t>
            </w:r>
          </w:p>
          <w:p w14:paraId="311865BE"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spduConsistencyExpiredCertificateAtGenerationTime = 18,</w:t>
            </w:r>
          </w:p>
          <w:p w14:paraId="1003E538"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spduConsistencyExpiryDateTooEarly = 19,</w:t>
            </w:r>
          </w:p>
          <w:p w14:paraId="007D5BDB"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spduConsistencyExpiryDateTooLate = 20,</w:t>
            </w:r>
          </w:p>
          <w:p w14:paraId="6439911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spduConsistencyGenerationLocationOutsideValidityRegion = 21,</w:t>
            </w:r>
          </w:p>
          <w:p w14:paraId="0F80D3F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spduConsistencyNoGenerationLocation = 22,</w:t>
            </w:r>
          </w:p>
          <w:p w14:paraId="5C5156AB"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spduConsistencyUnauthorizedPSID = 23,</w:t>
            </w:r>
          </w:p>
          <w:p w14:paraId="3776BC15"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spduInternalConsistencyExpiryTimeBeforeGenerationTime = 24,</w:t>
            </w:r>
          </w:p>
          <w:p w14:paraId="611A42E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spduInternalConsistencyextDataHashDoesntMatch = 25,</w:t>
            </w:r>
          </w:p>
          <w:p w14:paraId="47865B0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spduInternalConsistencynoExtDataHashProvided = 26,</w:t>
            </w:r>
          </w:p>
          <w:p w14:paraId="085E3E90"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spduInternalConsistencynoExtDataHashPresent = 27,</w:t>
            </w:r>
          </w:p>
          <w:p w14:paraId="2292BDD5"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spduLocalConsistencyPSIDsDontMatch = 28,</w:t>
            </w:r>
          </w:p>
          <w:p w14:paraId="72894B99"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spduLocalConsistencyChainWasTooLongForSDEE = 29,</w:t>
            </w:r>
          </w:p>
          <w:p w14:paraId="182627C4"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spduRelevanceGenerationTimeTooFarInPast = 30,</w:t>
            </w:r>
          </w:p>
          <w:p w14:paraId="0AD0555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spduRelevanceGenerationTimeTooFarInFuture = 31,</w:t>
            </w:r>
          </w:p>
          <w:p w14:paraId="75676503"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spduRelevanceExpiryTimeInPast = 32,</w:t>
            </w:r>
          </w:p>
          <w:p w14:paraId="1A9B25F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spduRelevanceGenerationLocationTooDistant = 33,</w:t>
            </w:r>
          </w:p>
          <w:p w14:paraId="4D0B602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spduRelevanceReplayedSpdu = 34,</w:t>
            </w:r>
          </w:p>
          <w:p w14:paraId="4874643A"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spduCertificateExpired = 35</w:t>
            </w:r>
          </w:p>
          <w:p w14:paraId="5B0C8330" w14:textId="07778AA9" w:rsidR="006930F7" w:rsidRPr="003048A6" w:rsidRDefault="006930F7" w:rsidP="001B3F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securityResultCode;</w:t>
            </w:r>
          </w:p>
        </w:tc>
      </w:tr>
      <w:tr w:rsidR="006930F7" w:rsidRPr="003048A6" w14:paraId="7B437CF8"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r>
              <w:lastRenderedPageBreak/>
              <w:t>curLocation</w:t>
            </w:r>
          </w:p>
        </w:tc>
        <w:tc>
          <w:tcPr>
            <w:tcW w:w="1097" w:type="dxa"/>
          </w:tcPr>
          <w:p w14:paraId="3625D1BF" w14:textId="4728BC2C" w:rsidR="006930F7" w:rsidRPr="003048A6" w:rsidRDefault="00756CCC" w:rsidP="00D0595A">
            <w:pPr>
              <w:cnfStyle w:val="000000100000" w:firstRow="0" w:lastRow="0" w:firstColumn="0" w:lastColumn="0" w:oddVBand="0" w:evenVBand="0" w:oddHBand="1"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100000" w:firstRow="0" w:lastRow="0" w:firstColumn="0" w:lastColumn="0" w:oddVBand="0" w:evenVBand="0" w:oddHBand="1"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p>
          <w:p w14:paraId="051BC27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r w:rsidRPr="00756CCC">
              <w:t>rxFrom</w:t>
            </w:r>
          </w:p>
        </w:tc>
        <w:tc>
          <w:tcPr>
            <w:tcW w:w="1097" w:type="dxa"/>
          </w:tcPr>
          <w:p w14:paraId="0CEE96F8" w14:textId="7B564FE1" w:rsidR="00756CCC" w:rsidRDefault="00756CCC" w:rsidP="00D0595A">
            <w:pPr>
              <w:cnfStyle w:val="000000000000" w:firstRow="0" w:lastRow="0" w:firstColumn="0" w:lastColumn="0" w:oddVBand="0" w:evenVBand="0" w:oddHBand="0" w:evenHBand="0" w:firstRowFirstColumn="0" w:firstRowLastColumn="0" w:lastRowFirstColumn="0" w:lastRowLastColumn="0"/>
            </w:pPr>
            <w:r>
              <w:t>rxSource</w:t>
            </w:r>
          </w:p>
        </w:tc>
        <w:tc>
          <w:tcPr>
            <w:tcW w:w="9439" w:type="dxa"/>
          </w:tcPr>
          <w:p w14:paraId="0FD94650"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enum _rxSource {</w:t>
            </w:r>
          </w:p>
          <w:p w14:paraId="5CED040E"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RSU = 0,</w:t>
            </w:r>
          </w:p>
          <w:p w14:paraId="0BC177D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satelite</w:t>
            </w:r>
          </w:p>
          <w:p w14:paraId="18201D8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rx */</w:t>
            </w:r>
          </w:p>
          <w:p w14:paraId="231A498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rxSource;</w:t>
            </w:r>
          </w:p>
        </w:tc>
      </w:tr>
      <w:tr w:rsidR="00756CCC" w:rsidRPr="003048A6" w14:paraId="037FF4B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lastRenderedPageBreak/>
              <w:t>latitude</w:t>
            </w:r>
          </w:p>
        </w:tc>
        <w:tc>
          <w:tcPr>
            <w:tcW w:w="1097" w:type="dxa"/>
          </w:tcPr>
          <w:p w14:paraId="37A3895B" w14:textId="4FFC484E" w:rsidR="00756CCC" w:rsidRDefault="00756CCC" w:rsidP="00D0595A">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D93982" w14:textId="51F03D93" w:rsidR="00756CCC" w:rsidRDefault="00756CCC" w:rsidP="00D0595A">
            <w:pPr>
              <w:cnfStyle w:val="000000100000" w:firstRow="0" w:lastRow="0" w:firstColumn="0" w:lastColumn="0" w:oddVBand="0" w:evenVBand="0" w:oddHBand="1" w:evenHBand="0" w:firstRowFirstColumn="0" w:firstRowLastColumn="0" w:lastRowFirstColumn="0" w:lastRowLastColumn="0"/>
            </w:pPr>
            <w:r>
              <w:t>The latitude of the vehicle receiving and reporting the event.</w:t>
            </w:r>
          </w:p>
        </w:tc>
      </w:tr>
      <w:tr w:rsidR="00756CCC" w:rsidRPr="003048A6" w14:paraId="0262275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8C749B" w14:textId="3531F61E" w:rsidR="00756CCC" w:rsidRDefault="00756CCC" w:rsidP="00756CCC">
            <w:pPr>
              <w:cnfStyle w:val="000000000000" w:firstRow="0" w:lastRow="0" w:firstColumn="0" w:lastColumn="0" w:oddVBand="0" w:evenVBand="0" w:oddHBand="0" w:evenHBand="0" w:firstRowFirstColumn="0" w:firstRowLastColumn="0" w:lastRowFirstColumn="0" w:lastRowLastColumn="0"/>
            </w:pPr>
            <w:r>
              <w:t>The longitude of the vehicle receiving and reporting the event.</w:t>
            </w:r>
          </w:p>
        </w:tc>
      </w:tr>
      <w:tr w:rsidR="00756CCC" w:rsidRPr="003048A6" w14:paraId="1A8A982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25A3DE0E" w14:textId="2A844594" w:rsidR="00756CCC" w:rsidRDefault="00756CCC" w:rsidP="00756CCC">
            <w:pPr>
              <w:cnfStyle w:val="000000100000" w:firstRow="0" w:lastRow="0" w:firstColumn="0" w:lastColumn="0" w:oddVBand="0" w:evenVBand="0" w:oddHBand="1" w:evenHBand="0" w:firstRowFirstColumn="0" w:firstRowLastColumn="0" w:lastRowFirstColumn="0" w:lastRowLastColumn="0"/>
            </w:pPr>
            <w:r>
              <w:t>The elevation of the vehicle receiving and reporting the event.</w:t>
            </w:r>
          </w:p>
        </w:tc>
      </w:tr>
      <w:tr w:rsidR="00756CCC" w:rsidRPr="003048A6" w14:paraId="181E795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5084F7AD" w14:textId="47C14AF6" w:rsidR="00756CCC" w:rsidRDefault="00756CCC" w:rsidP="00756CCC">
            <w:pPr>
              <w:cnfStyle w:val="000000000000" w:firstRow="0" w:lastRow="0" w:firstColumn="0" w:lastColumn="0" w:oddVBand="0" w:evenVBand="0" w:oddHBand="0" w:evenHBand="0" w:firstRowFirstColumn="0" w:firstRowLastColumn="0" w:lastRowFirstColumn="0" w:lastRowLastColumn="0"/>
            </w:pPr>
            <w:r>
              <w:t>The speed of the vehicle receiving and reporting the event.</w:t>
            </w:r>
          </w:p>
        </w:tc>
      </w:tr>
      <w:tr w:rsidR="00756CCC" w:rsidRPr="003048A6" w14:paraId="1C726718"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71386B1F" w14:textId="5AA6F307" w:rsidR="00756CCC" w:rsidRDefault="00756CCC" w:rsidP="00756CCC">
            <w:pPr>
              <w:cnfStyle w:val="000000100000" w:firstRow="0" w:lastRow="0" w:firstColumn="0" w:lastColumn="0" w:oddVBand="0" w:evenVBand="0" w:oddHBand="1" w:evenHBand="0" w:firstRowFirstColumn="0" w:firstRowLastColumn="0" w:lastRowFirstColumn="0" w:lastRowLastColumn="0"/>
            </w:pPr>
            <w:r>
              <w:t>The heading of the vehicle receiving and reporting the event.</w:t>
            </w:r>
          </w:p>
        </w:tc>
      </w:tr>
      <w:tr w:rsidR="007F467D" w:rsidRPr="003048A6" w14:paraId="7B85131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93" w:name="_Toc483908176"/>
      <w:r>
        <w:t>Messages and Alerts</w:t>
      </w:r>
      <w:bookmarkEnd w:id="93"/>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94" w:name="_Ref481149225"/>
      <w:r>
        <w:t xml:space="preserve">Table </w:t>
      </w:r>
      <w:fldSimple w:instr=" SEQ Table \* ARABIC ">
        <w:r w:rsidR="00C910EC">
          <w:rPr>
            <w:noProof/>
          </w:rPr>
          <w:t>1</w:t>
        </w:r>
      </w:fldSimple>
      <w:r>
        <w:t xml:space="preserve"> - </w:t>
      </w:r>
      <w:r w:rsidRPr="000970CE">
        <w:t>SCP Return Codes</w:t>
      </w:r>
      <w:bookmarkEnd w:id="94"/>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When a data file is copied into one of the ODE upload folders, ODE will try to open the file and process its content. This error message is logged when ODE fails to </w:t>
            </w:r>
            <w:r>
              <w:lastRenderedPageBreak/>
              <w:t>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lastRenderedPageBreak/>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95" w:name="_Ref476570427"/>
      <w:bookmarkStart w:id="96" w:name="_Ref476570491"/>
      <w:bookmarkStart w:id="97" w:name="_Toc483908177"/>
      <w:r w:rsidRPr="001E40C7">
        <w:t xml:space="preserve">ODE </w:t>
      </w:r>
      <w:r w:rsidR="005D1916">
        <w:t>REST</w:t>
      </w:r>
      <w:r w:rsidRPr="001E40C7">
        <w:t xml:space="preserve"> API</w:t>
      </w:r>
      <w:bookmarkEnd w:id="85"/>
      <w:bookmarkEnd w:id="86"/>
      <w:bookmarkEnd w:id="95"/>
      <w:bookmarkEnd w:id="96"/>
      <w:bookmarkEnd w:id="97"/>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98" w:name="_Toc462052287"/>
    </w:p>
    <w:p w14:paraId="58651E27" w14:textId="165802E1" w:rsidR="0004668C" w:rsidRDefault="0004668C" w:rsidP="00B54D4D">
      <w:r>
        <w:t>The REST API is documented using Swagger and can be found at</w:t>
      </w:r>
      <w:r w:rsidRPr="0004668C">
        <w:t xml:space="preserve"> </w:t>
      </w:r>
      <w:hyperlink r:id="rId37"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99" w:name="_Ref476590854"/>
      <w:r>
        <w:t>Figure</w:t>
      </w:r>
      <w:r w:rsidR="00ED0E13">
        <w:t xml:space="preserve"> </w:t>
      </w:r>
      <w:fldSimple w:instr=" SEQ Figure \* ARABIC ">
        <w:r w:rsidR="003D1E97">
          <w:rPr>
            <w:noProof/>
          </w:rPr>
          <w:t>3</w:t>
        </w:r>
      </w:fldSimple>
      <w:bookmarkEnd w:id="99"/>
      <w:r w:rsidR="00ED0E13">
        <w:t xml:space="preserve"> - </w:t>
      </w:r>
      <w:r w:rsidR="00ED0E13" w:rsidRPr="001B7751">
        <w:t xml:space="preserve">ODE </w:t>
      </w:r>
      <w:r>
        <w:t>REST</w:t>
      </w:r>
      <w:bookmarkEnd w:id="98"/>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00" w:name="_Toc483908178"/>
      <w:commentRangeStart w:id="101"/>
      <w:r>
        <w:t>Upload BSM File</w:t>
      </w:r>
      <w:bookmarkEnd w:id="100"/>
    </w:p>
    <w:p w14:paraId="04D2A501" w14:textId="5FA8E741" w:rsidR="000B15A1" w:rsidRPr="000B15A1" w:rsidRDefault="00715139" w:rsidP="000B15A1">
      <w:r>
        <w:t>ODE Web UI uses the following http REST call to deposit a file to one of the supported upload directories.</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7F6C3610"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w:t>
            </w:r>
            <w:r w:rsidR="00BF058B">
              <w:rPr>
                <w:rFonts w:ascii="Courier New" w:hAnsi="Courier New" w:cs="Courier New"/>
              </w:rPr>
              <w:t>bsmlog</w:t>
            </w:r>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0CF1418" w:rsidR="005F7EB4" w:rsidRPr="008A6E46" w:rsidRDefault="004C1E36" w:rsidP="006B30A2">
                  <w:pPr>
                    <w:rPr>
                      <w:rFonts w:ascii="Courier New" w:hAnsi="Courier New" w:cs="Courier New"/>
                    </w:rPr>
                  </w:pPr>
                  <w:r>
                    <w:rPr>
                      <w:rFonts w:ascii="Courier New" w:hAnsi="Courier New" w:cs="Courier New"/>
                    </w:rPr>
                    <w:t xml:space="preserve">bsmlog </w:t>
                  </w:r>
                </w:p>
              </w:tc>
              <w:tc>
                <w:tcPr>
                  <w:tcW w:w="3601" w:type="dxa"/>
                </w:tcPr>
                <w:p w14:paraId="75381B72" w14:textId="7902A9B8" w:rsidR="005F7EB4" w:rsidRPr="008A6E46" w:rsidRDefault="00D276F1" w:rsidP="00D276F1">
                  <w:pPr>
                    <w:rPr>
                      <w:rFonts w:ascii="Courier New" w:hAnsi="Courier New" w:cs="Courier New"/>
                    </w:rPr>
                  </w:pPr>
                  <w:r>
                    <w:rPr>
                      <w:rFonts w:ascii="Courier New" w:hAnsi="Courier New" w:cs="Courier New"/>
                    </w:rPr>
                    <w:t xml:space="preserve">The </w:t>
                  </w:r>
                  <w:r w:rsidR="005B5BA6">
                    <w:rPr>
                      <w:rFonts w:ascii="Courier New" w:hAnsi="Courier New" w:cs="Courier New"/>
                    </w:rPr>
                    <w:t xml:space="preserve">type of file being </w:t>
                  </w:r>
                  <w:r>
                    <w:rPr>
                      <w:rFonts w:ascii="Courier New" w:hAnsi="Courier New" w:cs="Courier New"/>
                    </w:rPr>
                    <w:t>uploaded.</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910EC">
          <w:rPr>
            <w:noProof/>
          </w:rPr>
          <w:t>3</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101"/>
      <w:r w:rsidR="00A529B3">
        <w:rPr>
          <w:rStyle w:val="CommentReference"/>
        </w:rPr>
        <w:commentReference w:id="101"/>
      </w:r>
    </w:p>
    <w:p w14:paraId="142BF94F" w14:textId="77777777" w:rsidR="00ED0E13" w:rsidRPr="005F7EB4" w:rsidRDefault="00ED0E13" w:rsidP="005F7EB4"/>
    <w:p w14:paraId="3AAAD05A" w14:textId="7B800CD4" w:rsidR="00F44C7C" w:rsidRDefault="00F44C7C" w:rsidP="00F44C7C">
      <w:pPr>
        <w:pStyle w:val="Heading3"/>
      </w:pPr>
      <w:bookmarkStart w:id="102" w:name="_Toc483908179"/>
      <w:bookmarkStart w:id="103" w:name="_Toc462052289"/>
      <w:bookmarkStart w:id="104" w:name="_Ref471804513"/>
      <w:r>
        <w:lastRenderedPageBreak/>
        <w:t xml:space="preserve">MANAGE SNMP </w:t>
      </w:r>
      <w:r w:rsidRPr="00E35BF2">
        <w:t>API</w:t>
      </w:r>
      <w:bookmarkEnd w:id="102"/>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105"/>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105"/>
      <w:r w:rsidR="00A529B3">
        <w:rPr>
          <w:rStyle w:val="CommentReference"/>
        </w:rPr>
        <w:commentReference w:id="105"/>
      </w:r>
    </w:p>
    <w:p w14:paraId="6D121423" w14:textId="0D922875" w:rsidR="00A176FA" w:rsidRDefault="00E6110E" w:rsidP="00A176FA">
      <w:pPr>
        <w:pStyle w:val="Heading3"/>
      </w:pPr>
      <w:bookmarkStart w:id="106" w:name="_Toc483908180"/>
      <w:r>
        <w:t xml:space="preserve">Traveler Information Message (TIM) </w:t>
      </w:r>
      <w:r w:rsidR="000B7E76">
        <w:t>Interface</w:t>
      </w:r>
      <w:bookmarkEnd w:id="106"/>
    </w:p>
    <w:p w14:paraId="79407A7C" w14:textId="7D0DD6DE" w:rsidR="00836EF5" w:rsidRDefault="00E145C0" w:rsidP="00A176FA">
      <w:r>
        <w:t xml:space="preserve">Refer to the </w:t>
      </w:r>
      <w:hyperlink r:id="rId43"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107" w:name="_Toc483908181"/>
      <w:r>
        <w:t>Probe Data Management Messages (</w:t>
      </w:r>
      <w:r w:rsidR="00E145C0">
        <w:t>PDM</w:t>
      </w:r>
      <w:r>
        <w:t>)</w:t>
      </w:r>
      <w:r w:rsidR="00E145C0">
        <w:t xml:space="preserve"> Interface</w:t>
      </w:r>
      <w:bookmarkEnd w:id="107"/>
    </w:p>
    <w:p w14:paraId="0010FAE4" w14:textId="35A72EFD" w:rsidR="00C910EC" w:rsidRPr="00E145C0" w:rsidRDefault="00C910EC" w:rsidP="00E145C0">
      <w:r>
        <w:t xml:space="preserve">Refer to the </w:t>
      </w:r>
      <w:hyperlink r:id="rId44"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108" w:name="_Toc483908182"/>
      <w:r w:rsidRPr="00E35BF2">
        <w:t>ODE Streaming API</w:t>
      </w:r>
      <w:bookmarkEnd w:id="103"/>
      <w:bookmarkEnd w:id="104"/>
      <w:bookmarkEnd w:id="108"/>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09" w:name="_Ref471811829"/>
      <w:bookmarkStart w:id="110" w:name="_Toc483908183"/>
      <w:r>
        <w:t>Direct Kafka Interface</w:t>
      </w:r>
      <w:bookmarkEnd w:id="109"/>
      <w:bookmarkEnd w:id="110"/>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6"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7"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111"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13225" w:type="dxa"/>
        <w:tblLayout w:type="fixed"/>
        <w:tblLook w:val="04A0" w:firstRow="1" w:lastRow="0" w:firstColumn="1" w:lastColumn="0" w:noHBand="0" w:noVBand="1"/>
      </w:tblPr>
      <w:tblGrid>
        <w:gridCol w:w="3685"/>
        <w:gridCol w:w="7110"/>
        <w:gridCol w:w="2430"/>
      </w:tblGrid>
      <w:tr w:rsidR="006916B6" w:rsidRPr="00FA5D0B" w14:paraId="22EF592C" w14:textId="47405D1C" w:rsidTr="00D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1CD725" w14:textId="77777777" w:rsidR="006916B6" w:rsidRPr="00FA5D0B" w:rsidRDefault="006916B6" w:rsidP="00AD06BA">
            <w:r w:rsidRPr="00FA5D0B">
              <w:t>Topic Name</w:t>
            </w:r>
          </w:p>
        </w:tc>
        <w:tc>
          <w:tcPr>
            <w:tcW w:w="71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430"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3CBCDB" w14:textId="238ECC29" w:rsidR="006916B6" w:rsidRPr="00FA5D0B" w:rsidRDefault="00F47D65" w:rsidP="00AD06BA">
            <w:pPr>
              <w:rPr>
                <w:rFonts w:ascii="Courier New" w:hAnsi="Courier New" w:cs="Courier New"/>
              </w:rPr>
            </w:pPr>
            <w:r>
              <w:t>topic.OdeBsmPojo</w:t>
            </w:r>
          </w:p>
        </w:tc>
        <w:tc>
          <w:tcPr>
            <w:tcW w:w="7110" w:type="dxa"/>
          </w:tcPr>
          <w:p w14:paraId="5C260F86" w14:textId="383B04DB" w:rsidR="006916B6" w:rsidRPr="00FA5D0B" w:rsidRDefault="00F47D65" w:rsidP="00FA5D0B">
            <w:pPr>
              <w:keepNext/>
              <w:cnfStyle w:val="000000100000" w:firstRow="0" w:lastRow="0" w:firstColumn="0" w:lastColumn="0" w:oddVBand="0" w:evenVBand="0" w:oddHBand="1" w:evenHBand="0" w:firstRowFirstColumn="0" w:firstRowLastColumn="0" w:lastRowFirstColumn="0" w:lastRowLastColumn="0"/>
              <w:rPr>
                <w:b/>
              </w:rPr>
            </w:pPr>
            <w:r w:rsidRPr="00F47D65">
              <w:rPr>
                <w:rFonts w:ascii="Courier New" w:hAnsi="Courier New" w:cs="Courier New"/>
              </w:rPr>
              <w:t>us.dot.its.jpo.ode.model.OdeBsmData</w:t>
            </w:r>
          </w:p>
        </w:tc>
        <w:tc>
          <w:tcPr>
            <w:tcW w:w="2430"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F47D65" w:rsidRPr="00FA5D0B" w14:paraId="5D8B6656"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7676CEF3" w14:textId="74EC8E68" w:rsidR="00F47D65" w:rsidRPr="00FA5D0B" w:rsidRDefault="00F47D65" w:rsidP="00F47D65">
            <w:pPr>
              <w:rPr>
                <w:rFonts w:ascii="Courier New" w:hAnsi="Courier New" w:cs="Courier New"/>
              </w:rPr>
            </w:pPr>
            <w:r>
              <w:t>topic.OdeBsmJson</w:t>
            </w:r>
          </w:p>
        </w:tc>
        <w:tc>
          <w:tcPr>
            <w:tcW w:w="7110" w:type="dxa"/>
          </w:tcPr>
          <w:p w14:paraId="46EE408E" w14:textId="32202611"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us.dot.its.jpo.ode.model.OdeBsmData</w:t>
            </w:r>
          </w:p>
        </w:tc>
        <w:tc>
          <w:tcPr>
            <w:tcW w:w="2430" w:type="dxa"/>
          </w:tcPr>
          <w:p w14:paraId="3D2F603A" w14:textId="5304A1D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134262" w:rsidRPr="00FA5D0B" w14:paraId="296157FF"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77D2CC8" w14:textId="26D9745F" w:rsidR="00134262" w:rsidRPr="00CB4AD1" w:rsidRDefault="00F47D65" w:rsidP="00134262">
            <w:pPr>
              <w:rPr>
                <w:rFonts w:ascii="Courier New" w:hAnsi="Courier New" w:cs="Courier New"/>
              </w:rPr>
            </w:pPr>
            <w:r>
              <w:t>topic.OdeBsmRxPojo</w:t>
            </w:r>
          </w:p>
        </w:tc>
        <w:tc>
          <w:tcPr>
            <w:tcW w:w="7110" w:type="dxa"/>
          </w:tcPr>
          <w:p w14:paraId="082BCCDA" w14:textId="0583713B"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135E72A8" w14:textId="3B40D6BB" w:rsidR="00134262"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10AC89FF"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3E389474" w14:textId="10282549" w:rsidR="00F47D65" w:rsidRPr="00CB4AD1" w:rsidRDefault="00F47D65" w:rsidP="00F47D65">
            <w:pPr>
              <w:rPr>
                <w:rFonts w:ascii="Courier New" w:hAnsi="Courier New" w:cs="Courier New"/>
              </w:rPr>
            </w:pPr>
            <w:r>
              <w:t>topic.OdeBsmTxPojo</w:t>
            </w:r>
          </w:p>
        </w:tc>
        <w:tc>
          <w:tcPr>
            <w:tcW w:w="7110" w:type="dxa"/>
          </w:tcPr>
          <w:p w14:paraId="1BA3FD36" w14:textId="6F22225F"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7D35B6A3" w14:textId="6F2B17B1"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C28A6D7"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2600F8" w14:textId="6338C7A7" w:rsidR="00F47D65" w:rsidRPr="00CB4AD1" w:rsidRDefault="00F47D65" w:rsidP="00F47D65">
            <w:pPr>
              <w:rPr>
                <w:rFonts w:ascii="Courier New" w:hAnsi="Courier New" w:cs="Courier New"/>
              </w:rPr>
            </w:pPr>
            <w:r>
              <w:t>topic.OdeBsmDuringEventPojo</w:t>
            </w:r>
          </w:p>
        </w:tc>
        <w:tc>
          <w:tcPr>
            <w:tcW w:w="7110" w:type="dxa"/>
          </w:tcPr>
          <w:p w14:paraId="25FFFE3D" w14:textId="55B963D0"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8C94353" w14:textId="1450304E"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5D00DE22"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5A078ED8" w14:textId="6359E39F" w:rsidR="00F47D65" w:rsidRPr="00CB4AD1" w:rsidRDefault="00F47D65" w:rsidP="00F47D65">
            <w:pPr>
              <w:rPr>
                <w:rFonts w:ascii="Courier New" w:hAnsi="Courier New" w:cs="Courier New"/>
              </w:rPr>
            </w:pPr>
            <w:r>
              <w:t>topic.FilteredOdeBsmJson</w:t>
            </w:r>
          </w:p>
        </w:tc>
        <w:tc>
          <w:tcPr>
            <w:tcW w:w="7110" w:type="dxa"/>
          </w:tcPr>
          <w:p w14:paraId="6EFFEAEE" w14:textId="0A7E28F3"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AE48CF7" w14:textId="24F5B2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39D702"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BC692B" w14:textId="00BEF973" w:rsidR="00F47D65" w:rsidRPr="00CB4AD1" w:rsidRDefault="00F47D65" w:rsidP="00F47D65">
            <w:pPr>
              <w:rPr>
                <w:rFonts w:ascii="Courier New" w:hAnsi="Courier New" w:cs="Courier New"/>
              </w:rPr>
            </w:pPr>
            <w:r>
              <w:t>topic.OdeTimPojo</w:t>
            </w:r>
          </w:p>
        </w:tc>
        <w:tc>
          <w:tcPr>
            <w:tcW w:w="7110" w:type="dxa"/>
          </w:tcPr>
          <w:p w14:paraId="3C1B5AE2" w14:textId="39746E5E"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007A55CA" w14:textId="42BAF1D4"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2BB5C57"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2A354A52" w14:textId="30D20C85" w:rsidR="00F47D65" w:rsidRPr="00CB4AD1" w:rsidRDefault="00F47D65" w:rsidP="00F47D65">
            <w:pPr>
              <w:rPr>
                <w:rFonts w:ascii="Courier New" w:hAnsi="Courier New" w:cs="Courier New"/>
              </w:rPr>
            </w:pPr>
            <w:r>
              <w:t>topic.OdeTimJson</w:t>
            </w:r>
          </w:p>
        </w:tc>
        <w:tc>
          <w:tcPr>
            <w:tcW w:w="7110" w:type="dxa"/>
          </w:tcPr>
          <w:p w14:paraId="5970F059" w14:textId="655FE5FB"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CC167E3" w14:textId="686F9E4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5EFB6C"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81B166" w14:textId="6B1098D7" w:rsidR="00F47D65" w:rsidRPr="00CB4AD1" w:rsidRDefault="00F47D65" w:rsidP="00F47D65">
            <w:pPr>
              <w:rPr>
                <w:rFonts w:ascii="Courier New" w:hAnsi="Courier New" w:cs="Courier New"/>
              </w:rPr>
            </w:pPr>
            <w:r>
              <w:t>topic.OdeDNMsgJson</w:t>
            </w:r>
          </w:p>
        </w:tc>
        <w:tc>
          <w:tcPr>
            <w:tcW w:w="7110" w:type="dxa"/>
          </w:tcPr>
          <w:p w14:paraId="237F78E3" w14:textId="5554D8E1"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6C4D666B" w14:textId="121A5D90" w:rsidR="00F47D65" w:rsidRDefault="00D20B93"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w:t>
            </w:r>
            <w:r w:rsidR="00F47D65">
              <w:rPr>
                <w:rFonts w:ascii="Courier New" w:hAnsi="Courier New" w:cs="Courier New"/>
              </w:rPr>
              <w:t>ASN.1 XER Format</w:t>
            </w:r>
          </w:p>
        </w:tc>
      </w:tr>
      <w:tr w:rsidR="00F47D65" w:rsidRPr="00FA5D0B" w14:paraId="07B766C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5272B4A9" w14:textId="70BDECD5" w:rsidR="00F47D65" w:rsidRDefault="00F47D65" w:rsidP="00F47D65">
            <w:r>
              <w:t>topic.OdeTimRxJson</w:t>
            </w:r>
          </w:p>
        </w:tc>
        <w:tc>
          <w:tcPr>
            <w:tcW w:w="7110" w:type="dxa"/>
          </w:tcPr>
          <w:p w14:paraId="15899F19" w14:textId="06286CEB"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5BA9448B" w14:textId="386658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ASN.1 XER Format</w:t>
            </w:r>
          </w:p>
        </w:tc>
      </w:tr>
      <w:tr w:rsidR="00F47D65" w:rsidRPr="00FA5D0B" w14:paraId="2D13DFC6"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A1FA4B" w14:textId="2B201619" w:rsidR="00F47D65" w:rsidRDefault="00F47D65" w:rsidP="00F47D65">
            <w:r>
              <w:t>topic.OdeTimBroadcastPojo</w:t>
            </w:r>
          </w:p>
        </w:tc>
        <w:tc>
          <w:tcPr>
            <w:tcW w:w="7110" w:type="dxa"/>
          </w:tcPr>
          <w:p w14:paraId="640BE749" w14:textId="5C7646C5"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37B4C5C5" w14:textId="183E3E48"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7872648A"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0D92E55B" w14:textId="0022F459" w:rsidR="00F47D65" w:rsidRDefault="00F47D65" w:rsidP="00F47D65">
            <w:r>
              <w:t>topic.OdeTimBroadcastJson</w:t>
            </w:r>
          </w:p>
        </w:tc>
        <w:tc>
          <w:tcPr>
            <w:tcW w:w="7110" w:type="dxa"/>
          </w:tcPr>
          <w:p w14:paraId="5775952C" w14:textId="4266C2B4" w:rsidR="00F47D65" w:rsidRP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4E88CE7" w14:textId="6346D40C"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D20B93" w:rsidRPr="00FA5D0B" w14:paraId="24A824BA"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A0CFC3" w14:textId="772A56C5" w:rsidR="00D20B93" w:rsidRDefault="00D20B93" w:rsidP="00D20B93">
            <w:r>
              <w:t>topic.Asn1DecoderInput</w:t>
            </w:r>
          </w:p>
        </w:tc>
        <w:tc>
          <w:tcPr>
            <w:tcW w:w="7110" w:type="dxa"/>
          </w:tcPr>
          <w:p w14:paraId="0D4F4169" w14:textId="4C0A2335" w:rsidR="00D20B93" w:rsidRPr="00F47D65"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48D1D41" w14:textId="193FAAB5"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03B8AF9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1EA34639" w14:textId="2B32C7D6" w:rsidR="00D20B93" w:rsidRDefault="00D20B93" w:rsidP="00D20B93">
            <w:r>
              <w:t>topic.Asn1DecoderOutput</w:t>
            </w:r>
          </w:p>
        </w:tc>
        <w:tc>
          <w:tcPr>
            <w:tcW w:w="7110" w:type="dxa"/>
          </w:tcPr>
          <w:p w14:paraId="78C9BAB7" w14:textId="506C235A"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6E0CFFA8" w14:textId="39BE5D0C"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338A82D4"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3DD5CC" w14:textId="3C041E89" w:rsidR="00D20B93" w:rsidRDefault="00D20B93" w:rsidP="00D20B93">
            <w:r>
              <w:t>topic.Asn1EncoderInput</w:t>
            </w:r>
          </w:p>
        </w:tc>
        <w:tc>
          <w:tcPr>
            <w:tcW w:w="7110" w:type="dxa"/>
          </w:tcPr>
          <w:p w14:paraId="473FB2CC" w14:textId="58CFC678" w:rsidR="00D20B93" w:rsidRP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71BB2515" w14:textId="5704678E"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59BA9256"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6A77A569" w14:textId="3825C8D4" w:rsidR="00D20B93" w:rsidRDefault="00D20B93" w:rsidP="00D20B93">
            <w:r>
              <w:t>topic.Asn1EncoderInput</w:t>
            </w:r>
          </w:p>
        </w:tc>
        <w:tc>
          <w:tcPr>
            <w:tcW w:w="7110" w:type="dxa"/>
          </w:tcPr>
          <w:p w14:paraId="0B119BD1" w14:textId="466DB1C1"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D935F44" w14:textId="5F059664"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bl>
    <w:p w14:paraId="793A2536" w14:textId="77777777" w:rsidR="00FA5D0B" w:rsidRDefault="00FA5D0B">
      <w:pPr>
        <w:pStyle w:val="Caption"/>
      </w:pPr>
      <w:bookmarkStart w:id="112" w:name="_Ref497219138"/>
      <w:r>
        <w:t xml:space="preserve">Table </w:t>
      </w:r>
      <w:fldSimple w:instr=" SEQ Table \* ARABIC ">
        <w:r w:rsidR="00C910EC">
          <w:rPr>
            <w:noProof/>
          </w:rPr>
          <w:t>6</w:t>
        </w:r>
      </w:fldSimple>
      <w:bookmarkEnd w:id="112"/>
      <w:r>
        <w:t xml:space="preserve"> - Kafka Publish/Subscribe Topics</w:t>
      </w:r>
    </w:p>
    <w:p w14:paraId="46B273E1" w14:textId="25E70118" w:rsidR="00FA5D0B" w:rsidRPr="00FA5D0B" w:rsidRDefault="00FA5D0B"/>
    <w:p w14:paraId="7D40E325" w14:textId="3404E275" w:rsidR="00F01B77" w:rsidRDefault="00F01B77" w:rsidP="00F01B77">
      <w:pPr>
        <w:pStyle w:val="Heading3"/>
      </w:pPr>
      <w:bookmarkStart w:id="113" w:name="_Toc483908184"/>
      <w:r>
        <w:t>ODE WebSocket Interface</w:t>
      </w:r>
      <w:bookmarkEnd w:id="111"/>
      <w:bookmarkEnd w:id="113"/>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lastRenderedPageBreak/>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14" w:name="_Toc462052290"/>
      <w:r>
        <w:t>O</w:t>
      </w:r>
      <w:r w:rsidR="00C26C45" w:rsidRPr="00E35BF2">
        <w:t xml:space="preserve">DE </w:t>
      </w:r>
      <w:r w:rsidR="00ED0E13">
        <w:t xml:space="preserve">WebSocket </w:t>
      </w:r>
      <w:r w:rsidR="00C26C45" w:rsidRPr="00E35BF2">
        <w:t>Control Messages</w:t>
      </w:r>
      <w:bookmarkEnd w:id="114"/>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15" w:name="_Toc462052291"/>
      <w:r>
        <w:t>BSM</w:t>
      </w:r>
      <w:r w:rsidR="00C26C45" w:rsidRPr="00E35BF2">
        <w:t xml:space="preserve"> </w:t>
      </w:r>
      <w:r>
        <w:t>WebSocket</w:t>
      </w:r>
      <w:r w:rsidR="00C26C45" w:rsidRPr="00E35BF2">
        <w:t xml:space="preserve"> Subscription </w:t>
      </w:r>
      <w:bookmarkEnd w:id="115"/>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2CE0EA51" w:rsidR="00C26C45" w:rsidRPr="008A6E46" w:rsidRDefault="00ED0E13" w:rsidP="00C26C45">
            <w:pPr>
              <w:rPr>
                <w:rFonts w:ascii="Courier New" w:hAnsi="Courier New" w:cs="Courier New"/>
              </w:rPr>
            </w:pPr>
            <w:r>
              <w:rPr>
                <w:rFonts w:ascii="Courier New" w:hAnsi="Courier New" w:cs="Courier New"/>
              </w:rPr>
              <w:t>/</w:t>
            </w:r>
            <w:r w:rsidR="00C6663D">
              <w:rPr>
                <w:rFonts w:ascii="Courier New" w:hAnsi="Courier New" w:cs="Courier New"/>
              </w:rPr>
              <w:t>obu</w:t>
            </w:r>
            <w:r w:rsidR="00A8358B">
              <w:rPr>
                <w:rFonts w:ascii="Courier New" w:hAnsi="Courier New" w:cs="Courier New"/>
              </w:rPr>
              <w:t>log</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04E24A1C"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7841B450" w:rsidR="00C26C45" w:rsidRPr="003E745F" w:rsidRDefault="00A8358B" w:rsidP="00C26C45">
                  <w:pPr>
                    <w:rPr>
                      <w:rFonts w:ascii="Courier New" w:hAnsi="Courier New" w:cs="Courier New"/>
                    </w:rPr>
                  </w:pPr>
                  <w:r>
                    <w:rPr>
                      <w:rFonts w:ascii="Courier New" w:hAnsi="Courier New" w:cs="Courier New"/>
                    </w:rPr>
                    <w:t xml:space="preserve">See </w:t>
                  </w:r>
                  <w:r>
                    <w:rPr>
                      <w:rFonts w:ascii="Courier New" w:hAnsi="Courier New" w:cs="Courier New"/>
                    </w:rPr>
                    <w:fldChar w:fldCharType="begin"/>
                  </w:r>
                  <w:r>
                    <w:rPr>
                      <w:rFonts w:ascii="Courier New" w:hAnsi="Courier New" w:cs="Courier New"/>
                    </w:rPr>
                    <w:instrText xml:space="preserve"> REF _Ref497219138 \h </w:instrText>
                  </w:r>
                  <w:r>
                    <w:rPr>
                      <w:rFonts w:ascii="Courier New" w:hAnsi="Courier New" w:cs="Courier New"/>
                    </w:rPr>
                  </w:r>
                  <w:r>
                    <w:rPr>
                      <w:rFonts w:ascii="Courier New" w:hAnsi="Courier New" w:cs="Courier New"/>
                    </w:rPr>
                    <w:fldChar w:fldCharType="separate"/>
                  </w:r>
                  <w:r>
                    <w:t xml:space="preserve">Table </w:t>
                  </w:r>
                  <w:r>
                    <w:rPr>
                      <w:noProof/>
                    </w:rPr>
                    <w:t>6</w:t>
                  </w:r>
                  <w:r>
                    <w:rPr>
                      <w:rFonts w:ascii="Courier New" w:hAnsi="Courier New" w:cs="Courier New"/>
                    </w:rPr>
                    <w:fldChar w:fldCharType="end"/>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16" w:name="_Toc462052298"/>
      <w:bookmarkStart w:id="117" w:name="_Ref471728137"/>
      <w:bookmarkStart w:id="118" w:name="_Toc483908185"/>
      <w:r w:rsidRPr="00145701">
        <w:t>ODE Request Schemas</w:t>
      </w:r>
      <w:bookmarkEnd w:id="116"/>
      <w:bookmarkEnd w:id="117"/>
      <w:bookmarkEnd w:id="118"/>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19" w:name="_Toc462052299"/>
      <w:bookmarkStart w:id="120" w:name="_Ref471813112"/>
      <w:bookmarkStart w:id="121" w:name="_Toc483908186"/>
      <w:r>
        <w:t>ODE</w:t>
      </w:r>
      <w:r w:rsidR="00C26C45" w:rsidRPr="00145701">
        <w:t xml:space="preserve"> Request</w:t>
      </w:r>
      <w:bookmarkEnd w:id="119"/>
      <w:bookmarkEnd w:id="120"/>
      <w:r w:rsidR="000D126A">
        <w:t xml:space="preserve"> Message Metadata</w:t>
      </w:r>
      <w:bookmarkEnd w:id="121"/>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933"/>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248298A9" w:rsidR="00410F95" w:rsidRPr="00F26C31" w:rsidRDefault="000D7C48" w:rsidP="00410F95">
            <w:pPr>
              <w:rPr>
                <w:rFonts w:ascii="Courier New" w:hAnsi="Courier New" w:cs="Courier New"/>
              </w:rPr>
            </w:pPr>
            <w:r>
              <w:rPr>
                <w:rFonts w:ascii="Courier New" w:hAnsi="Courier New" w:cs="Courier New"/>
              </w:rPr>
              <w:t>schemaVersion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22" w:name="_Toc441572976"/>
      <w:bookmarkStart w:id="123" w:name="_Toc456253304"/>
      <w:r>
        <w:t xml:space="preserve">Table </w:t>
      </w:r>
      <w:fldSimple w:instr=" SEQ Table \* ARABIC ">
        <w:r w:rsidR="00C910EC">
          <w:rPr>
            <w:noProof/>
          </w:rPr>
          <w:t>7</w:t>
        </w:r>
      </w:fldSimple>
      <w:r>
        <w:t xml:space="preserve"> </w:t>
      </w:r>
      <w:r w:rsidR="00874976">
        <w:t>–</w:t>
      </w:r>
      <w:r w:rsidR="00ED0E13">
        <w:t xml:space="preserve"> ODE </w:t>
      </w:r>
      <w:r>
        <w:t>Request</w:t>
      </w:r>
      <w:bookmarkEnd w:id="122"/>
      <w:bookmarkEnd w:id="123"/>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24" w:name="_Toc462052303"/>
      <w:bookmarkStart w:id="125" w:name="_Ref471728323"/>
      <w:bookmarkStart w:id="126" w:name="_Toc483908187"/>
      <w:r w:rsidRPr="00145701">
        <w:t xml:space="preserve">ODE </w:t>
      </w:r>
      <w:r w:rsidR="0016253B">
        <w:t>Response</w:t>
      </w:r>
      <w:r w:rsidRPr="00145701">
        <w:t xml:space="preserve"> Schemas</w:t>
      </w:r>
      <w:bookmarkEnd w:id="124"/>
      <w:bookmarkEnd w:id="125"/>
      <w:bookmarkEnd w:id="126"/>
    </w:p>
    <w:p w14:paraId="5E73BE53" w14:textId="16AF8EA0" w:rsidR="005676A9" w:rsidRDefault="005676A9" w:rsidP="005676A9">
      <w:r>
        <w:t>The following sub-sections describe the structure and specification of ODE messages returned as response to data requests.</w:t>
      </w:r>
      <w:r w:rsidR="00771AF3">
        <w:t xml:space="preserve"> </w:t>
      </w:r>
      <w:r w:rsidR="00771AF3">
        <w:fldChar w:fldCharType="begin"/>
      </w:r>
      <w:r w:rsidR="00771AF3">
        <w:instrText xml:space="preserve"> REF _Ref489004424 \h </w:instrText>
      </w:r>
      <w:r w:rsidR="00771AF3">
        <w:fldChar w:fldCharType="separate"/>
      </w:r>
      <w:r w:rsidR="00771AF3">
        <w:t xml:space="preserve">Figure </w:t>
      </w:r>
      <w:r w:rsidR="00771AF3">
        <w:rPr>
          <w:noProof/>
        </w:rPr>
        <w:t>4</w:t>
      </w:r>
      <w:r w:rsidR="00771AF3">
        <w:fldChar w:fldCharType="end"/>
      </w:r>
      <w:r w:rsidR="00771AF3">
        <w:t xml:space="preserve"> illustrates the class hierarchy for ODE Data output schema.</w:t>
      </w:r>
    </w:p>
    <w:p w14:paraId="5E31F57B" w14:textId="1E540D34" w:rsidR="001B3FCC" w:rsidRDefault="001B3FCC" w:rsidP="002F74C6">
      <w:pPr>
        <w:keepNext/>
      </w:pPr>
    </w:p>
    <w:p w14:paraId="14C7B7ED" w14:textId="6FCCA08B" w:rsidR="000D7C48" w:rsidRDefault="000D7C48" w:rsidP="002F74C6">
      <w:pPr>
        <w:keepNext/>
      </w:pPr>
      <w:r>
        <w:rPr>
          <w:noProof/>
        </w:rPr>
        <w:drawing>
          <wp:inline distT="0" distB="0" distL="0" distR="0" wp14:anchorId="1837F8BF" wp14:editId="0A90D80B">
            <wp:extent cx="8229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882265"/>
                    </a:xfrm>
                    <a:prstGeom prst="rect">
                      <a:avLst/>
                    </a:prstGeom>
                  </pic:spPr>
                </pic:pic>
              </a:graphicData>
            </a:graphic>
          </wp:inline>
        </w:drawing>
      </w:r>
    </w:p>
    <w:p w14:paraId="76A17697" w14:textId="6E02AC6A" w:rsidR="00771AF3" w:rsidRDefault="00771AF3" w:rsidP="002F74C6">
      <w:pPr>
        <w:pStyle w:val="Caption"/>
      </w:pPr>
      <w:bookmarkStart w:id="127" w:name="_Ref489004424"/>
      <w:r>
        <w:t xml:space="preserve">Figure </w:t>
      </w:r>
      <w:fldSimple w:instr=" SEQ Figure \* ARABIC ">
        <w:r w:rsidR="003D1E97">
          <w:rPr>
            <w:noProof/>
          </w:rPr>
          <w:t>4</w:t>
        </w:r>
      </w:fldSimple>
      <w:bookmarkEnd w:id="127"/>
      <w:r>
        <w:t xml:space="preserve"> - ODE Data Class Hierarchy</w:t>
      </w:r>
    </w:p>
    <w:p w14:paraId="0C8DE7EA" w14:textId="3CE4E9AA" w:rsidR="001B3FCC" w:rsidRDefault="001B3FCC" w:rsidP="000901B3">
      <w:r>
        <w:t xml:space="preserve">A simplified version of the class hierarchy </w:t>
      </w:r>
      <w:r w:rsidR="003D1E97">
        <w:t xml:space="preserve">are described </w:t>
      </w:r>
      <w:r>
        <w:t xml:space="preserve">in the following </w:t>
      </w:r>
      <w:r w:rsidR="003D1E97">
        <w:t>sections</w:t>
      </w:r>
    </w:p>
    <w:p w14:paraId="62C64373" w14:textId="145B0B7D" w:rsidR="00C26C45" w:rsidRDefault="00C26C45" w:rsidP="00874976">
      <w:pPr>
        <w:pStyle w:val="Heading3"/>
      </w:pPr>
      <w:bookmarkStart w:id="128" w:name="_Toc462052304"/>
      <w:bookmarkStart w:id="129" w:name="_Toc483908188"/>
      <w:r w:rsidRPr="00145701">
        <w:t>ODE Data</w:t>
      </w:r>
      <w:bookmarkEnd w:id="128"/>
      <w:bookmarkEnd w:id="129"/>
    </w:p>
    <w:p w14:paraId="58FAFC6B" w14:textId="7732C663" w:rsidR="00C26C45" w:rsidRPr="000702E5" w:rsidRDefault="00C26C45" w:rsidP="00C26C45">
      <w:r>
        <w:t xml:space="preserve">The top level structure of ODE Data Message is defined in the </w:t>
      </w:r>
      <w:r w:rsidR="003D1E97">
        <w:fldChar w:fldCharType="begin"/>
      </w:r>
      <w:r w:rsidR="003D1E97">
        <w:instrText xml:space="preserve"> REF _Ref504554250 \h </w:instrText>
      </w:r>
      <w:r w:rsidR="003D1E97">
        <w:fldChar w:fldCharType="separate"/>
      </w:r>
      <w:r w:rsidR="003D1E97">
        <w:t xml:space="preserve">Table </w:t>
      </w:r>
      <w:r w:rsidR="003D1E97">
        <w:rPr>
          <w:noProof/>
        </w:rPr>
        <w:t>8</w:t>
      </w:r>
      <w:r w:rsidR="003D1E97">
        <w:fldChar w:fldCharType="end"/>
      </w:r>
      <w:r>
        <w:t>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238F02F" w:rsidR="00C26C45" w:rsidRPr="000901B3" w:rsidRDefault="001B3FCC" w:rsidP="00C26C45">
            <w:pPr>
              <w:rPr>
                <w:rFonts w:ascii="Courier New" w:hAnsi="Courier New" w:cs="Courier New"/>
              </w:rPr>
            </w:pPr>
            <w:r>
              <w:rPr>
                <w:rFonts w:ascii="Courier New" w:hAnsi="Courier New" w:cs="Courier New"/>
              </w:rPr>
              <w:t xml:space="preserve">One of </w:t>
            </w:r>
            <w:r w:rsidR="00C26C45" w:rsidRPr="000901B3">
              <w:rPr>
                <w:rFonts w:ascii="Courier New" w:hAnsi="Courier New" w:cs="Courier New"/>
              </w:rPr>
              <w:t>OdeMsgMetadata</w:t>
            </w:r>
            <w:r>
              <w:rPr>
                <w:rFonts w:ascii="Courier New" w:hAnsi="Courier New" w:cs="Courier New"/>
              </w:rPr>
              <w:t xml:space="preserve"> types</w:t>
            </w:r>
          </w:p>
        </w:tc>
        <w:tc>
          <w:tcPr>
            <w:tcW w:w="2254" w:type="dxa"/>
          </w:tcPr>
          <w:p w14:paraId="4EEA7502" w14:textId="2565C930"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7568DF">
              <w:instrText xml:space="preserve"> \* MERGEFORMAT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71F1BBD9" w:rsidR="00666F71" w:rsidRPr="000D041D" w:rsidRDefault="00666F71" w:rsidP="00666F71">
            <w:pPr>
              <w:rPr>
                <w:rFonts w:ascii="Courier New" w:hAnsi="Courier New" w:cs="Courier New"/>
              </w:rPr>
            </w:pPr>
          </w:p>
        </w:tc>
        <w:tc>
          <w:tcPr>
            <w:tcW w:w="2159" w:type="dxa"/>
          </w:tcPr>
          <w:p w14:paraId="4F87E481" w14:textId="61C065A5" w:rsidR="00666F71" w:rsidRDefault="00666F71" w:rsidP="00666F71">
            <w:pPr>
              <w:rPr>
                <w:rFonts w:ascii="Courier New" w:hAnsi="Courier New" w:cs="Courier New"/>
              </w:rPr>
            </w:pPr>
          </w:p>
        </w:tc>
        <w:tc>
          <w:tcPr>
            <w:tcW w:w="2254" w:type="dxa"/>
          </w:tcPr>
          <w:p w14:paraId="2B55F7FD" w14:textId="1E0BCABD" w:rsidR="00666F71" w:rsidRPr="003E745F" w:rsidRDefault="00666F71" w:rsidP="00666F71"/>
        </w:tc>
        <w:tc>
          <w:tcPr>
            <w:tcW w:w="2061" w:type="dxa"/>
          </w:tcPr>
          <w:p w14:paraId="1C17778F" w14:textId="456D7267" w:rsidR="00666F71" w:rsidRPr="003E745F" w:rsidRDefault="00666F71" w:rsidP="00666F71"/>
        </w:tc>
        <w:tc>
          <w:tcPr>
            <w:tcW w:w="2172" w:type="dxa"/>
          </w:tcPr>
          <w:p w14:paraId="4B5269D6" w14:textId="12CAA6AC" w:rsidR="00666F71" w:rsidRPr="003E745F" w:rsidRDefault="00666F71" w:rsidP="00666F71"/>
        </w:tc>
        <w:tc>
          <w:tcPr>
            <w:tcW w:w="2152" w:type="dxa"/>
          </w:tcPr>
          <w:p w14:paraId="33B31C1F" w14:textId="0368D261" w:rsidR="00666F71" w:rsidRPr="003E745F" w:rsidRDefault="00666F71" w:rsidP="00666F71">
            <w:pPr>
              <w:keepNext/>
            </w:pPr>
          </w:p>
        </w:tc>
      </w:tr>
    </w:tbl>
    <w:p w14:paraId="1A9B96F1" w14:textId="77777777" w:rsidR="00722B15" w:rsidRDefault="00722B15" w:rsidP="00C26C45">
      <w:pPr>
        <w:pStyle w:val="Caption"/>
      </w:pPr>
      <w:bookmarkStart w:id="130" w:name="_Toc441572980"/>
      <w:bookmarkStart w:id="131" w:name="_Toc456253308"/>
    </w:p>
    <w:p w14:paraId="3F314606" w14:textId="3D7FA9D3" w:rsidR="00C26C45" w:rsidRDefault="00C26C45" w:rsidP="00C26C45">
      <w:pPr>
        <w:pStyle w:val="Caption"/>
      </w:pPr>
      <w:bookmarkStart w:id="132" w:name="_Ref504554250"/>
      <w:r>
        <w:t xml:space="preserve">Table </w:t>
      </w:r>
      <w:fldSimple w:instr=" SEQ Table \* ARABIC ">
        <w:r w:rsidR="00C910EC">
          <w:rPr>
            <w:noProof/>
          </w:rPr>
          <w:t>8</w:t>
        </w:r>
      </w:fldSimple>
      <w:bookmarkEnd w:id="132"/>
      <w:r>
        <w:t xml:space="preserve"> </w:t>
      </w:r>
      <w:r w:rsidR="001B3FCC">
        <w:t>–</w:t>
      </w:r>
      <w:r>
        <w:t xml:space="preserve"> OdeData</w:t>
      </w:r>
      <w:bookmarkEnd w:id="130"/>
      <w:bookmarkEnd w:id="131"/>
    </w:p>
    <w:p w14:paraId="534DDCAA" w14:textId="51EED76F" w:rsidR="003D1E97" w:rsidRDefault="003D1E97" w:rsidP="000901B3">
      <w:r>
        <w:fldChar w:fldCharType="begin"/>
      </w:r>
      <w:r>
        <w:instrText xml:space="preserve"> REF _Ref504554027 \h </w:instrText>
      </w:r>
      <w:r>
        <w:fldChar w:fldCharType="separate"/>
      </w:r>
      <w:r>
        <w:t xml:space="preserve">Figure </w:t>
      </w:r>
      <w:r>
        <w:rPr>
          <w:noProof/>
        </w:rPr>
        <w:t>5</w:t>
      </w:r>
      <w:r>
        <w:fldChar w:fldCharType="end"/>
      </w:r>
      <w:r>
        <w:t xml:space="preserve"> below represents the OdeData inheritance hierarchy</w:t>
      </w:r>
    </w:p>
    <w:p w14:paraId="52CB9643" w14:textId="33685D35" w:rsidR="003D1E97" w:rsidRPr="003D1E97" w:rsidRDefault="003D1E97" w:rsidP="000901B3">
      <w:r>
        <w:rPr>
          <w:noProof/>
        </w:rPr>
        <w:drawing>
          <wp:inline distT="0" distB="0" distL="0" distR="0" wp14:anchorId="45CC9AFC" wp14:editId="5562A27E">
            <wp:extent cx="45148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1924050"/>
                    </a:xfrm>
                    <a:prstGeom prst="rect">
                      <a:avLst/>
                    </a:prstGeom>
                  </pic:spPr>
                </pic:pic>
              </a:graphicData>
            </a:graphic>
          </wp:inline>
        </w:drawing>
      </w:r>
    </w:p>
    <w:p w14:paraId="759512CD" w14:textId="2B78A0A6" w:rsidR="001B3FCC" w:rsidRPr="001B3FCC" w:rsidRDefault="001B3FCC" w:rsidP="001B3FCC">
      <w:pPr>
        <w:pStyle w:val="Caption"/>
      </w:pPr>
      <w:bookmarkStart w:id="133" w:name="_Ref504554027"/>
      <w:bookmarkStart w:id="134" w:name="_Ref504554016"/>
      <w:r>
        <w:t xml:space="preserve">Figure </w:t>
      </w:r>
      <w:fldSimple w:instr=" SEQ Figure \* ARABIC ">
        <w:r w:rsidR="003D1E97">
          <w:rPr>
            <w:noProof/>
          </w:rPr>
          <w:t>5</w:t>
        </w:r>
      </w:fldSimple>
      <w:bookmarkEnd w:id="133"/>
      <w:r>
        <w:t xml:space="preserve"> - OdeData Inheritance Hierarchy</w:t>
      </w:r>
      <w:bookmarkEnd w:id="134"/>
    </w:p>
    <w:p w14:paraId="05EB47B0" w14:textId="0080A8A6" w:rsidR="001B3FCC" w:rsidRPr="001B3FCC" w:rsidRDefault="001B3FCC" w:rsidP="000901B3"/>
    <w:p w14:paraId="605835CF" w14:textId="31425BC0" w:rsidR="00C26C45" w:rsidRDefault="00C26C45" w:rsidP="0016253B">
      <w:pPr>
        <w:pStyle w:val="Heading3"/>
      </w:pPr>
      <w:bookmarkStart w:id="135" w:name="_Toc462052305"/>
      <w:bookmarkStart w:id="136" w:name="_Ref471813394"/>
      <w:bookmarkStart w:id="137" w:name="_Toc483908189"/>
      <w:r w:rsidRPr="00284BEB">
        <w:t>ODE Message Metadata</w:t>
      </w:r>
      <w:bookmarkEnd w:id="135"/>
      <w:bookmarkEnd w:id="136"/>
      <w:bookmarkEnd w:id="137"/>
    </w:p>
    <w:p w14:paraId="33153A0A" w14:textId="651A457C" w:rsidR="00C26C45" w:rsidRDefault="003D1E97" w:rsidP="00C26C45">
      <w:r>
        <w:rPr>
          <w:color w:val="FF0000"/>
        </w:rPr>
        <w:t xml:space="preserve">The structure of OdeMsgMetadata is defined in </w:t>
      </w:r>
      <w:r>
        <w:rPr>
          <w:color w:val="FF0000"/>
        </w:rPr>
        <w:fldChar w:fldCharType="begin"/>
      </w:r>
      <w:r>
        <w:rPr>
          <w:color w:val="FF0000"/>
        </w:rPr>
        <w:instrText xml:space="preserve"> REF _Ref504554190 \h </w:instrText>
      </w:r>
      <w:r>
        <w:rPr>
          <w:color w:val="FF0000"/>
        </w:rPr>
      </w:r>
      <w:r>
        <w:rPr>
          <w:color w:val="FF0000"/>
        </w:rPr>
        <w:fldChar w:fldCharType="separate"/>
      </w:r>
      <w:r>
        <w:t xml:space="preserve">Table </w:t>
      </w:r>
      <w:r>
        <w:rPr>
          <w:noProof/>
        </w:rPr>
        <w:t>9</w:t>
      </w:r>
      <w:r>
        <w:rPr>
          <w:color w:val="FF0000"/>
        </w:rPr>
        <w:fldChar w:fldCharType="end"/>
      </w:r>
      <w:r>
        <w:rPr>
          <w:color w:val="FF0000"/>
        </w:rPr>
        <w:t xml:space="preserve"> below.</w:t>
      </w:r>
    </w:p>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700"/>
        <w:gridCol w:w="2700"/>
        <w:gridCol w:w="2660"/>
        <w:gridCol w:w="2331"/>
        <w:gridCol w:w="795"/>
        <w:gridCol w:w="1764"/>
      </w:tblGrid>
      <w:tr w:rsidR="006A024C" w:rsidRPr="006E5FF6" w14:paraId="40C1D68F" w14:textId="77777777" w:rsidTr="000901B3">
        <w:tc>
          <w:tcPr>
            <w:tcW w:w="2787" w:type="dxa"/>
          </w:tcPr>
          <w:p w14:paraId="1CF99ECA" w14:textId="77777777" w:rsidR="00C26C45" w:rsidRPr="006E5FF6" w:rsidRDefault="00C26C45" w:rsidP="00C26C45">
            <w:pPr>
              <w:rPr>
                <w:b/>
              </w:rPr>
            </w:pPr>
            <w:r w:rsidRPr="006E5FF6">
              <w:rPr>
                <w:b/>
              </w:rPr>
              <w:t>Name</w:t>
            </w:r>
          </w:p>
        </w:tc>
        <w:tc>
          <w:tcPr>
            <w:tcW w:w="2675" w:type="dxa"/>
          </w:tcPr>
          <w:p w14:paraId="2F4D6228" w14:textId="77777777" w:rsidR="00C26C45" w:rsidRPr="006E5FF6" w:rsidRDefault="00C26C45" w:rsidP="00C26C45">
            <w:pPr>
              <w:rPr>
                <w:b/>
              </w:rPr>
            </w:pPr>
            <w:r w:rsidRPr="006E5FF6">
              <w:rPr>
                <w:b/>
              </w:rPr>
              <w:t>Type</w:t>
            </w:r>
          </w:p>
        </w:tc>
        <w:tc>
          <w:tcPr>
            <w:tcW w:w="2431" w:type="dxa"/>
          </w:tcPr>
          <w:p w14:paraId="46BB69E7" w14:textId="77777777" w:rsidR="00C26C45" w:rsidRPr="006E5FF6" w:rsidRDefault="00C26C45" w:rsidP="00C26C45">
            <w:pPr>
              <w:rPr>
                <w:b/>
              </w:rPr>
            </w:pPr>
            <w:r w:rsidRPr="006E5FF6">
              <w:rPr>
                <w:b/>
              </w:rPr>
              <w:t>Description</w:t>
            </w:r>
          </w:p>
        </w:tc>
        <w:tc>
          <w:tcPr>
            <w:tcW w:w="2040" w:type="dxa"/>
          </w:tcPr>
          <w:p w14:paraId="1EDAA6CD" w14:textId="77777777" w:rsidR="00C26C45" w:rsidRPr="006E5FF6" w:rsidRDefault="00C26C45" w:rsidP="00C26C45">
            <w:pPr>
              <w:rPr>
                <w:b/>
              </w:rPr>
            </w:pPr>
            <w:r w:rsidRPr="006E5FF6">
              <w:rPr>
                <w:b/>
              </w:rPr>
              <w:t>Units</w:t>
            </w:r>
          </w:p>
        </w:tc>
        <w:tc>
          <w:tcPr>
            <w:tcW w:w="700" w:type="dxa"/>
          </w:tcPr>
          <w:p w14:paraId="453DBED2" w14:textId="77777777" w:rsidR="00C26C45" w:rsidRPr="006E5FF6" w:rsidRDefault="00C26C45" w:rsidP="00C26C45">
            <w:pPr>
              <w:rPr>
                <w:b/>
              </w:rPr>
            </w:pPr>
            <w:r w:rsidRPr="006E5FF6">
              <w:rPr>
                <w:b/>
              </w:rPr>
              <w:t>Valid Min</w:t>
            </w:r>
          </w:p>
        </w:tc>
        <w:tc>
          <w:tcPr>
            <w:tcW w:w="2317" w:type="dxa"/>
          </w:tcPr>
          <w:p w14:paraId="6CCE488A" w14:textId="77777777" w:rsidR="00C26C45" w:rsidRPr="006E5FF6" w:rsidRDefault="00C26C45" w:rsidP="00C26C45">
            <w:pPr>
              <w:rPr>
                <w:b/>
              </w:rPr>
            </w:pPr>
            <w:r w:rsidRPr="006E5FF6">
              <w:rPr>
                <w:b/>
              </w:rPr>
              <w:t>Valid Max</w:t>
            </w:r>
          </w:p>
        </w:tc>
      </w:tr>
      <w:tr w:rsidR="006A024C" w:rsidRPr="003E745F" w14:paraId="4353D38A" w14:textId="77777777" w:rsidTr="000901B3">
        <w:tc>
          <w:tcPr>
            <w:tcW w:w="2787" w:type="dxa"/>
          </w:tcPr>
          <w:p w14:paraId="675112AD" w14:textId="77777777" w:rsidR="007568DF" w:rsidRPr="003E745F" w:rsidRDefault="007568DF" w:rsidP="007568DF">
            <w:r w:rsidRPr="005A611E">
              <w:rPr>
                <w:rFonts w:ascii="Courier New" w:hAnsi="Courier New" w:cs="Courier New"/>
              </w:rPr>
              <w:t>payloadType</w:t>
            </w:r>
          </w:p>
        </w:tc>
        <w:tc>
          <w:tcPr>
            <w:tcW w:w="2675" w:type="dxa"/>
          </w:tcPr>
          <w:p w14:paraId="2C4651D0" w14:textId="3BE88282" w:rsidR="007568DF" w:rsidRPr="003E745F" w:rsidRDefault="007568DF" w:rsidP="007568DF">
            <w:r w:rsidRPr="00831530">
              <w:rPr>
                <w:rFonts w:ascii="Courier New" w:hAnsi="Courier New" w:cs="Courier New"/>
              </w:rPr>
              <w:t>String</w:t>
            </w:r>
            <w:r w:rsidRPr="00831530">
              <w:rPr>
                <w:rFonts w:ascii="Courier New" w:hAnsi="Courier New" w:cs="Courier New"/>
              </w:rPr>
              <w:tab/>
            </w:r>
          </w:p>
        </w:tc>
        <w:tc>
          <w:tcPr>
            <w:tcW w:w="2431" w:type="dxa"/>
          </w:tcPr>
          <w:p w14:paraId="20BD5FAC" w14:textId="5B2B8EEB" w:rsidR="007568DF" w:rsidRPr="003E745F" w:rsidRDefault="007568DF" w:rsidP="007568DF">
            <w:r>
              <w:t>One of: "status", "control", "security", "bsm", "tim", "map", "spat", "other"</w:t>
            </w:r>
          </w:p>
        </w:tc>
        <w:tc>
          <w:tcPr>
            <w:tcW w:w="2040" w:type="dxa"/>
          </w:tcPr>
          <w:p w14:paraId="1C0C0B6C" w14:textId="77777777" w:rsidR="007568DF" w:rsidRPr="003E745F" w:rsidRDefault="007568DF" w:rsidP="007568DF">
            <w:r>
              <w:t>enum</w:t>
            </w:r>
          </w:p>
        </w:tc>
        <w:tc>
          <w:tcPr>
            <w:tcW w:w="700" w:type="dxa"/>
          </w:tcPr>
          <w:p w14:paraId="151F0215" w14:textId="77777777" w:rsidR="007568DF" w:rsidRPr="003E745F" w:rsidRDefault="007568DF" w:rsidP="007568DF"/>
        </w:tc>
        <w:tc>
          <w:tcPr>
            <w:tcW w:w="2317" w:type="dxa"/>
          </w:tcPr>
          <w:p w14:paraId="619F9CEB" w14:textId="77777777" w:rsidR="007568DF" w:rsidRPr="003E745F" w:rsidRDefault="007568DF" w:rsidP="007568DF"/>
        </w:tc>
      </w:tr>
      <w:tr w:rsidR="006A024C" w:rsidRPr="003E745F" w14:paraId="7B1B3778" w14:textId="77777777" w:rsidTr="000901B3">
        <w:tc>
          <w:tcPr>
            <w:tcW w:w="2787" w:type="dxa"/>
          </w:tcPr>
          <w:p w14:paraId="46620DFC" w14:textId="61E3949C" w:rsidR="00A524BA" w:rsidRDefault="007568DF" w:rsidP="004C4D4C">
            <w:pPr>
              <w:rPr>
                <w:rFonts w:ascii="Courier New" w:hAnsi="Courier New" w:cs="Courier New"/>
              </w:rPr>
            </w:pPr>
            <w:r w:rsidRPr="007568DF">
              <w:rPr>
                <w:rFonts w:ascii="Courier New" w:hAnsi="Courier New" w:cs="Courier New"/>
              </w:rPr>
              <w:lastRenderedPageBreak/>
              <w:t>odeReceivedAt</w:t>
            </w:r>
          </w:p>
        </w:tc>
        <w:tc>
          <w:tcPr>
            <w:tcW w:w="2675"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431" w:type="dxa"/>
          </w:tcPr>
          <w:p w14:paraId="59705BFE" w14:textId="77777777" w:rsidR="00A524BA" w:rsidRDefault="00A524BA" w:rsidP="004C4D4C">
            <w:r>
              <w:t xml:space="preserve">The date and time that the payload paired with this metadata was received by the ODE. </w:t>
            </w:r>
          </w:p>
        </w:tc>
        <w:tc>
          <w:tcPr>
            <w:tcW w:w="2040"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700" w:type="dxa"/>
          </w:tcPr>
          <w:p w14:paraId="1DEED0FC" w14:textId="77777777" w:rsidR="00A524BA" w:rsidRPr="003E745F" w:rsidRDefault="00A524BA" w:rsidP="004C4D4C"/>
        </w:tc>
        <w:tc>
          <w:tcPr>
            <w:tcW w:w="2317" w:type="dxa"/>
          </w:tcPr>
          <w:p w14:paraId="6DD40D9D" w14:textId="77777777" w:rsidR="00A524BA" w:rsidRPr="003E745F" w:rsidRDefault="00A524BA" w:rsidP="004C4D4C">
            <w:pPr>
              <w:keepNext/>
            </w:pPr>
          </w:p>
        </w:tc>
      </w:tr>
      <w:tr w:rsidR="006A024C" w:rsidRPr="003E745F" w14:paraId="54F45AB0" w14:textId="77777777" w:rsidTr="000901B3">
        <w:tc>
          <w:tcPr>
            <w:tcW w:w="2787"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2675"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431" w:type="dxa"/>
          </w:tcPr>
          <w:p w14:paraId="1E1CB426" w14:textId="327773D6" w:rsidR="00A524BA" w:rsidRDefault="00A07767" w:rsidP="00A524BA">
            <w:r>
              <w:t>A unique serial number representing this record.</w:t>
            </w:r>
          </w:p>
        </w:tc>
        <w:tc>
          <w:tcPr>
            <w:tcW w:w="2040" w:type="dxa"/>
          </w:tcPr>
          <w:p w14:paraId="4E37E12F" w14:textId="2BA39643" w:rsidR="00A524BA" w:rsidRPr="003E745F" w:rsidRDefault="00A07767" w:rsidP="00A524BA">
            <w:r>
              <w:t>N/A</w:t>
            </w:r>
          </w:p>
        </w:tc>
        <w:tc>
          <w:tcPr>
            <w:tcW w:w="700" w:type="dxa"/>
          </w:tcPr>
          <w:p w14:paraId="50C69793" w14:textId="3DC857B0" w:rsidR="00A524BA" w:rsidRPr="003E745F" w:rsidRDefault="00A07767" w:rsidP="00A524BA">
            <w:r>
              <w:t>N/A</w:t>
            </w:r>
          </w:p>
        </w:tc>
        <w:tc>
          <w:tcPr>
            <w:tcW w:w="2317" w:type="dxa"/>
          </w:tcPr>
          <w:p w14:paraId="6DB1B186" w14:textId="49D8E27D" w:rsidR="00A524BA" w:rsidRPr="003E745F" w:rsidRDefault="00A07767" w:rsidP="00A524BA">
            <w:pPr>
              <w:keepNext/>
            </w:pPr>
            <w:r>
              <w:t>N/A</w:t>
            </w:r>
          </w:p>
        </w:tc>
      </w:tr>
      <w:tr w:rsidR="006A024C" w:rsidRPr="003E745F" w14:paraId="12FC998B" w14:textId="77777777" w:rsidTr="000901B3">
        <w:tc>
          <w:tcPr>
            <w:tcW w:w="2787" w:type="dxa"/>
          </w:tcPr>
          <w:p w14:paraId="3389E477" w14:textId="72C90746" w:rsidR="00666F71" w:rsidRPr="000D041D" w:rsidRDefault="007568DF" w:rsidP="00666F71">
            <w:pPr>
              <w:rPr>
                <w:rFonts w:ascii="Courier New" w:hAnsi="Courier New" w:cs="Courier New"/>
              </w:rPr>
            </w:pPr>
            <w:r>
              <w:rPr>
                <w:rFonts w:ascii="Courier New" w:hAnsi="Courier New" w:cs="Courier New"/>
              </w:rPr>
              <w:t>schemaVersion</w:t>
            </w:r>
          </w:p>
        </w:tc>
        <w:tc>
          <w:tcPr>
            <w:tcW w:w="2675"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43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40" w:type="dxa"/>
          </w:tcPr>
          <w:p w14:paraId="21E2BEE4" w14:textId="7EE32FDE" w:rsidR="00666F71" w:rsidRPr="003E745F" w:rsidRDefault="00666F71" w:rsidP="00666F71">
            <w:r>
              <w:t>N/A</w:t>
            </w:r>
          </w:p>
        </w:tc>
        <w:tc>
          <w:tcPr>
            <w:tcW w:w="700" w:type="dxa"/>
          </w:tcPr>
          <w:p w14:paraId="12C2043A" w14:textId="6CB04F4E" w:rsidR="00666F71" w:rsidRPr="003E745F" w:rsidRDefault="00666F71" w:rsidP="00666F71">
            <w:r>
              <w:t>1</w:t>
            </w:r>
          </w:p>
        </w:tc>
        <w:tc>
          <w:tcPr>
            <w:tcW w:w="2317" w:type="dxa"/>
          </w:tcPr>
          <w:p w14:paraId="3828DEEA" w14:textId="42DF66AF" w:rsidR="00666F71" w:rsidRPr="003E745F" w:rsidRDefault="00666F71" w:rsidP="00666F71">
            <w:pPr>
              <w:keepNext/>
            </w:pPr>
            <w:r>
              <w:t>MAX INT</w:t>
            </w:r>
          </w:p>
        </w:tc>
      </w:tr>
      <w:tr w:rsidR="006A024C" w:rsidRPr="003E745F" w14:paraId="007413DD" w14:textId="77777777" w:rsidTr="000901B3">
        <w:tc>
          <w:tcPr>
            <w:tcW w:w="2787" w:type="dxa"/>
          </w:tcPr>
          <w:p w14:paraId="603E6CB4" w14:textId="585120CC" w:rsidR="007568DF" w:rsidDel="007568DF" w:rsidRDefault="007568DF" w:rsidP="007568DF">
            <w:pPr>
              <w:rPr>
                <w:rFonts w:ascii="Courier New" w:hAnsi="Courier New" w:cs="Courier New"/>
              </w:rPr>
            </w:pPr>
            <w:r w:rsidRPr="007568DF">
              <w:rPr>
                <w:rFonts w:ascii="Courier New" w:hAnsi="Courier New" w:cs="Courier New"/>
              </w:rPr>
              <w:t>recordGeneratedAt</w:t>
            </w:r>
          </w:p>
        </w:tc>
        <w:tc>
          <w:tcPr>
            <w:tcW w:w="2675" w:type="dxa"/>
          </w:tcPr>
          <w:p w14:paraId="55DD1573" w14:textId="6AFC79D2" w:rsidR="007568DF" w:rsidRDefault="007568DF" w:rsidP="007568DF">
            <w:pPr>
              <w:rPr>
                <w:rFonts w:ascii="Courier New" w:hAnsi="Courier New" w:cs="Courier New"/>
              </w:rPr>
            </w:pPr>
            <w:r>
              <w:rPr>
                <w:rFonts w:ascii="Courier New" w:hAnsi="Courier New" w:cs="Courier New"/>
              </w:rPr>
              <w:t>iso-date-time</w:t>
            </w:r>
          </w:p>
        </w:tc>
        <w:tc>
          <w:tcPr>
            <w:tcW w:w="2431" w:type="dxa"/>
          </w:tcPr>
          <w:p w14:paraId="1D8CB160" w14:textId="6891124C" w:rsidR="007568DF" w:rsidRDefault="007568DF" w:rsidP="007568DF">
            <w:r>
              <w:t xml:space="preserve">The date and time that the data was generated at the source defined by </w:t>
            </w:r>
            <w:r w:rsidRPr="000901B3">
              <w:rPr>
                <w:rFonts w:ascii="Courier New" w:hAnsi="Courier New" w:cs="Courier New"/>
              </w:rPr>
              <w:t>recordGeneratedBy</w:t>
            </w:r>
          </w:p>
        </w:tc>
        <w:tc>
          <w:tcPr>
            <w:tcW w:w="2040" w:type="dxa"/>
          </w:tcPr>
          <w:p w14:paraId="397D6620" w14:textId="3D06D638" w:rsidR="007568DF" w:rsidRDefault="007568DF" w:rsidP="007568DF">
            <w:r>
              <w:t xml:space="preserve">ISO standard format </w:t>
            </w:r>
            <w:r w:rsidRPr="00515E5E">
              <w:t>include time zone</w:t>
            </w:r>
            <w:r>
              <w:t xml:space="preserve">: </w:t>
            </w:r>
            <w:r w:rsidRPr="00515E5E">
              <w:rPr>
                <w:b/>
              </w:rPr>
              <w:t>yyyy-MM-ddThh:mm:ss.sssZ</w:t>
            </w:r>
          </w:p>
        </w:tc>
        <w:tc>
          <w:tcPr>
            <w:tcW w:w="700" w:type="dxa"/>
          </w:tcPr>
          <w:p w14:paraId="1AC3A096" w14:textId="77777777" w:rsidR="007568DF" w:rsidRDefault="007568DF" w:rsidP="007568DF"/>
        </w:tc>
        <w:tc>
          <w:tcPr>
            <w:tcW w:w="2317" w:type="dxa"/>
          </w:tcPr>
          <w:p w14:paraId="5DF44E7E" w14:textId="77777777" w:rsidR="007568DF" w:rsidRDefault="007568DF" w:rsidP="007568DF">
            <w:pPr>
              <w:keepNext/>
            </w:pPr>
          </w:p>
        </w:tc>
      </w:tr>
      <w:tr w:rsidR="00CA0640" w:rsidRPr="003E745F" w14:paraId="52DBBA79" w14:textId="77777777" w:rsidTr="000901B3">
        <w:tc>
          <w:tcPr>
            <w:tcW w:w="2787" w:type="dxa"/>
          </w:tcPr>
          <w:p w14:paraId="4993801B" w14:textId="65AE7001" w:rsidR="00CA0640" w:rsidRPr="007568DF" w:rsidRDefault="00CA0640" w:rsidP="007568DF">
            <w:pPr>
              <w:rPr>
                <w:rFonts w:ascii="Courier New" w:hAnsi="Courier New" w:cs="Courier New"/>
              </w:rPr>
            </w:pPr>
            <w:r w:rsidRPr="00831530">
              <w:rPr>
                <w:rFonts w:ascii="Courier New" w:hAnsi="Courier New" w:cs="Courier New"/>
              </w:rPr>
              <w:t>recordGeneratedBy</w:t>
            </w:r>
          </w:p>
        </w:tc>
        <w:tc>
          <w:tcPr>
            <w:tcW w:w="2675" w:type="dxa"/>
          </w:tcPr>
          <w:p w14:paraId="3AA66905" w14:textId="4D72616A" w:rsidR="00CA0640" w:rsidRDefault="00CA0640">
            <w:pPr>
              <w:rPr>
                <w:rFonts w:ascii="Courier New" w:hAnsi="Courier New" w:cs="Courier New"/>
              </w:rPr>
            </w:pPr>
            <w:r w:rsidRPr="000901B3">
              <w:rPr>
                <w:rFonts w:ascii="Courier New" w:hAnsi="Courier New" w:cs="Courier New"/>
              </w:rPr>
              <w:t>GeneratedBy</w:t>
            </w:r>
          </w:p>
        </w:tc>
        <w:tc>
          <w:tcPr>
            <w:tcW w:w="7488" w:type="dxa"/>
            <w:gridSpan w:val="4"/>
          </w:tcPr>
          <w:p w14:paraId="5052F9E1" w14:textId="77777777" w:rsidR="00CA0640" w:rsidRDefault="00CA0640" w:rsidP="000901B3">
            <w:pPr>
              <w:autoSpaceDE w:val="0"/>
              <w:autoSpaceDN w:val="0"/>
              <w:adjustRightInd w:val="0"/>
              <w:spacing w:before="0"/>
              <w:rPr>
                <w:rFonts w:ascii="Consolas" w:hAnsi="Consolas" w:cs="Consolas"/>
                <w:color w:val="000000"/>
                <w:sz w:val="20"/>
                <w:szCs w:val="20"/>
              </w:rPr>
            </w:pPr>
            <w:r>
              <w:t>An enumeration value:</w:t>
            </w:r>
            <w:r>
              <w:br/>
            </w:r>
            <w:r>
              <w:br/>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p>
          <w:p w14:paraId="3718F0D4" w14:textId="1A49018F" w:rsidR="00CA0640" w:rsidRDefault="00CA0640" w:rsidP="007568DF">
            <w:pPr>
              <w:keepNext/>
            </w:pPr>
            <w:r>
              <w:rPr>
                <w:rFonts w:ascii="Consolas" w:hAnsi="Consolas" w:cs="Consolas"/>
                <w:color w:val="000000"/>
                <w:sz w:val="20"/>
                <w:szCs w:val="20"/>
              </w:rPr>
              <w:t>{</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CA0640" w:rsidRPr="003E745F" w14:paraId="3639DB26" w14:textId="77777777" w:rsidTr="000901B3">
        <w:tc>
          <w:tcPr>
            <w:tcW w:w="2787" w:type="dxa"/>
          </w:tcPr>
          <w:p w14:paraId="1298F9AC" w14:textId="09817F8F" w:rsidR="00CA0640" w:rsidRPr="00831530" w:rsidRDefault="00CA0640" w:rsidP="007568DF">
            <w:pPr>
              <w:rPr>
                <w:rFonts w:ascii="Courier New" w:hAnsi="Courier New" w:cs="Courier New"/>
              </w:rPr>
            </w:pPr>
            <w:r>
              <w:rPr>
                <w:rFonts w:ascii="Courier New" w:hAnsi="Courier New" w:cs="Courier New"/>
              </w:rPr>
              <w:t>sanitized</w:t>
            </w:r>
          </w:p>
        </w:tc>
        <w:tc>
          <w:tcPr>
            <w:tcW w:w="2675" w:type="dxa"/>
          </w:tcPr>
          <w:p w14:paraId="11AEFC60" w14:textId="1B470287" w:rsidR="00CA0640" w:rsidRPr="000901B3" w:rsidRDefault="00CA0640" w:rsidP="000901B3">
            <w:pPr>
              <w:rPr>
                <w:rFonts w:ascii="Courier New" w:hAnsi="Courier New" w:cs="Courier New"/>
              </w:rPr>
            </w:pPr>
            <w:r w:rsidRPr="000901B3">
              <w:rPr>
                <w:rFonts w:ascii="Courier New" w:hAnsi="Courier New" w:cs="Courier New"/>
              </w:rPr>
              <w:t>Boolean</w:t>
            </w:r>
          </w:p>
        </w:tc>
        <w:tc>
          <w:tcPr>
            <w:tcW w:w="7488" w:type="dxa"/>
            <w:gridSpan w:val="4"/>
          </w:tcPr>
          <w:p w14:paraId="7E810215" w14:textId="58097ACF" w:rsidR="00CA0640" w:rsidRDefault="00CA0640" w:rsidP="007568DF">
            <w:pPr>
              <w:keepNext/>
            </w:pPr>
            <w:r>
              <w:t>True if the record has been processed by a privacy protection module.</w:t>
            </w:r>
          </w:p>
        </w:tc>
      </w:tr>
      <w:tr w:rsidR="00CA0640" w:rsidRPr="003E745F" w14:paraId="350F4BBE" w14:textId="77777777" w:rsidTr="000901B3">
        <w:tc>
          <w:tcPr>
            <w:tcW w:w="2787" w:type="dxa"/>
          </w:tcPr>
          <w:p w14:paraId="7BD3E5A8" w14:textId="2ABA17BE" w:rsidR="00CA0640" w:rsidRDefault="00CA0640" w:rsidP="007568DF">
            <w:pPr>
              <w:rPr>
                <w:rFonts w:ascii="Courier New" w:hAnsi="Courier New" w:cs="Courier New"/>
              </w:rPr>
            </w:pPr>
            <w:r w:rsidRPr="00E8307D">
              <w:rPr>
                <w:rFonts w:ascii="Courier New" w:hAnsi="Courier New" w:cs="Courier New"/>
              </w:rPr>
              <w:t>logFileName</w:t>
            </w:r>
          </w:p>
        </w:tc>
        <w:tc>
          <w:tcPr>
            <w:tcW w:w="2675" w:type="dxa"/>
          </w:tcPr>
          <w:p w14:paraId="0B1E5BD7" w14:textId="000867A0" w:rsidR="00CA0640" w:rsidRPr="000901B3" w:rsidRDefault="00CA0640" w:rsidP="000901B3">
            <w:pPr>
              <w:rPr>
                <w:rFonts w:ascii="Courier New" w:hAnsi="Courier New" w:cs="Courier New"/>
              </w:rPr>
            </w:pPr>
            <w:r w:rsidRPr="000901B3">
              <w:rPr>
                <w:rFonts w:ascii="Courier New" w:hAnsi="Courier New" w:cs="Courier New"/>
              </w:rPr>
              <w:t>String</w:t>
            </w:r>
          </w:p>
        </w:tc>
        <w:tc>
          <w:tcPr>
            <w:tcW w:w="7488" w:type="dxa"/>
            <w:gridSpan w:val="4"/>
          </w:tcPr>
          <w:p w14:paraId="1CA3054E" w14:textId="4EDBC11D" w:rsidR="00CA0640" w:rsidRDefault="00CA0640" w:rsidP="007568DF">
            <w:pPr>
              <w:keepNext/>
            </w:pPr>
            <w:r>
              <w:t>Simple name of the log file ingested. This element is defined in OdeLogMetadata</w:t>
            </w:r>
          </w:p>
        </w:tc>
      </w:tr>
      <w:tr w:rsidR="00CA0640" w:rsidRPr="003E745F" w14:paraId="16CCB9AF" w14:textId="77777777" w:rsidTr="000901B3">
        <w:tc>
          <w:tcPr>
            <w:tcW w:w="2787" w:type="dxa"/>
          </w:tcPr>
          <w:p w14:paraId="13AA4126" w14:textId="0358033D" w:rsidR="00CA0640" w:rsidRPr="00E8307D" w:rsidRDefault="00CA0640" w:rsidP="007568DF">
            <w:pPr>
              <w:rPr>
                <w:rFonts w:ascii="Courier New" w:hAnsi="Courier New" w:cs="Courier New"/>
              </w:rPr>
            </w:pPr>
            <w:r w:rsidRPr="00E8307D">
              <w:rPr>
                <w:rFonts w:ascii="Courier New" w:hAnsi="Courier New" w:cs="Courier New"/>
              </w:rPr>
              <w:t>recordType</w:t>
            </w:r>
          </w:p>
        </w:tc>
        <w:tc>
          <w:tcPr>
            <w:tcW w:w="2675" w:type="dxa"/>
          </w:tcPr>
          <w:p w14:paraId="0592164A" w14:textId="0DDFAA53" w:rsidR="00CA0640" w:rsidRPr="00E8307D" w:rsidRDefault="00CA0640" w:rsidP="00E8307D">
            <w:pPr>
              <w:rPr>
                <w:rFonts w:ascii="Courier New" w:hAnsi="Courier New" w:cs="Courier New"/>
              </w:rPr>
            </w:pPr>
            <w:r w:rsidRPr="00E8307D">
              <w:rPr>
                <w:rFonts w:ascii="Courier New" w:hAnsi="Courier New" w:cs="Courier New"/>
              </w:rPr>
              <w:t>RecordType</w:t>
            </w:r>
          </w:p>
        </w:tc>
        <w:tc>
          <w:tcPr>
            <w:tcW w:w="7488" w:type="dxa"/>
            <w:gridSpan w:val="4"/>
          </w:tcPr>
          <w:p w14:paraId="0233C301" w14:textId="3724E5A7" w:rsidR="00CA0640" w:rsidRDefault="00CA0640" w:rsidP="007568DF">
            <w:pPr>
              <w:keepNext/>
            </w:pPr>
            <w: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RecordType</w:t>
            </w:r>
            <w:r>
              <w:rPr>
                <w:rFonts w:ascii="Consolas" w:hAnsi="Consolas" w:cs="Consolas"/>
                <w:color w:val="000000"/>
                <w:sz w:val="20"/>
                <w:szCs w:val="20"/>
              </w:rPr>
              <w:t xml:space="preserve"> constants {</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r>
              <w:t>This element is defined in OdeLogMetadata</w:t>
            </w:r>
          </w:p>
        </w:tc>
      </w:tr>
      <w:tr w:rsidR="00CA0640" w:rsidRPr="003E745F" w14:paraId="215CE873" w14:textId="77777777" w:rsidTr="000901B3">
        <w:tc>
          <w:tcPr>
            <w:tcW w:w="2787" w:type="dxa"/>
          </w:tcPr>
          <w:p w14:paraId="09B24A7F" w14:textId="519466B0" w:rsidR="00CA0640" w:rsidRPr="00E8307D" w:rsidRDefault="00CA0640" w:rsidP="007568DF">
            <w:pPr>
              <w:rPr>
                <w:rFonts w:ascii="Courier New" w:hAnsi="Courier New" w:cs="Courier New"/>
              </w:rPr>
            </w:pPr>
            <w:r w:rsidRPr="00E8307D">
              <w:rPr>
                <w:rFonts w:ascii="Courier New" w:hAnsi="Courier New" w:cs="Courier New"/>
              </w:rPr>
              <w:t>securityResultCode</w:t>
            </w:r>
          </w:p>
        </w:tc>
        <w:tc>
          <w:tcPr>
            <w:tcW w:w="2675" w:type="dxa"/>
          </w:tcPr>
          <w:p w14:paraId="17E09D8A" w14:textId="6B840B2D" w:rsidR="00CA0640" w:rsidRPr="00E8307D" w:rsidRDefault="00CA0640" w:rsidP="00E8307D">
            <w:pPr>
              <w:rPr>
                <w:rFonts w:ascii="Courier New" w:hAnsi="Courier New" w:cs="Courier New"/>
              </w:rPr>
            </w:pPr>
            <w:r w:rsidRPr="00E8307D">
              <w:rPr>
                <w:rFonts w:ascii="Courier New" w:hAnsi="Courier New" w:cs="Courier New"/>
              </w:rPr>
              <w:t>SecurityResultCode</w:t>
            </w:r>
          </w:p>
        </w:tc>
        <w:tc>
          <w:tcPr>
            <w:tcW w:w="7488" w:type="dxa"/>
            <w:gridSpan w:val="4"/>
          </w:tcPr>
          <w:p w14:paraId="319E4F81" w14:textId="47BEE9B8" w:rsidR="00CA0640" w:rsidRDefault="00CA0640" w:rsidP="007568DF">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6A024C" w:rsidRPr="003E745F" w14:paraId="3B511715" w14:textId="77777777" w:rsidTr="000901B3">
        <w:tc>
          <w:tcPr>
            <w:tcW w:w="2787" w:type="dxa"/>
          </w:tcPr>
          <w:p w14:paraId="49A8B802" w14:textId="2BFFFFCF" w:rsidR="006A024C" w:rsidRPr="00E8307D" w:rsidRDefault="006A024C" w:rsidP="007568DF">
            <w:pPr>
              <w:rPr>
                <w:rFonts w:ascii="Courier New" w:hAnsi="Courier New" w:cs="Courier New"/>
              </w:rPr>
            </w:pPr>
            <w:r w:rsidRPr="006A024C">
              <w:rPr>
                <w:rFonts w:ascii="Courier New" w:hAnsi="Courier New" w:cs="Courier New"/>
              </w:rPr>
              <w:lastRenderedPageBreak/>
              <w:t>Encodings</w:t>
            </w:r>
          </w:p>
        </w:tc>
        <w:tc>
          <w:tcPr>
            <w:tcW w:w="2675" w:type="dxa"/>
          </w:tcPr>
          <w:p w14:paraId="68A8084E" w14:textId="3E71D1AC" w:rsidR="006A024C" w:rsidRPr="00E8307D" w:rsidRDefault="006A024C" w:rsidP="00E8307D">
            <w:pPr>
              <w:rPr>
                <w:rFonts w:ascii="Courier New" w:hAnsi="Courier New" w:cs="Courier New"/>
              </w:rPr>
            </w:pPr>
            <w:r w:rsidRPr="006A024C">
              <w:rPr>
                <w:rFonts w:ascii="Courier New" w:hAnsi="Courier New" w:cs="Courier New"/>
              </w:rPr>
              <w:t>List&lt;Asn1Encoding&gt;</w:t>
            </w:r>
          </w:p>
        </w:tc>
        <w:tc>
          <w:tcPr>
            <w:tcW w:w="7488" w:type="dxa"/>
            <w:gridSpan w:val="4"/>
          </w:tcPr>
          <w:p w14:paraId="6F54B274" w14:textId="77777777" w:rsidR="006A024C" w:rsidRDefault="006A024C" w:rsidP="006A024C">
            <w:pPr>
              <w:autoSpaceDE w:val="0"/>
              <w:autoSpaceDN w:val="0"/>
              <w:adjustRightInd w:val="0"/>
              <w:spacing w:before="0"/>
            </w:pPr>
            <w:r>
              <w:t>A list of Asn1Encodings:</w:t>
            </w:r>
          </w:p>
          <w:tbl>
            <w:tblPr>
              <w:tblStyle w:val="TableGrid"/>
              <w:tblW w:w="8345" w:type="dxa"/>
              <w:tblLook w:val="04A0" w:firstRow="1" w:lastRow="0" w:firstColumn="1" w:lastColumn="0" w:noHBand="0" w:noVBand="1"/>
            </w:tblPr>
            <w:tblGrid>
              <w:gridCol w:w="1801"/>
              <w:gridCol w:w="1801"/>
              <w:gridCol w:w="4743"/>
            </w:tblGrid>
            <w:tr w:rsidR="006A024C" w14:paraId="16EA9E4F" w14:textId="77777777" w:rsidTr="000901B3">
              <w:tc>
                <w:tcPr>
                  <w:tcW w:w="1801" w:type="dxa"/>
                </w:tcPr>
                <w:p w14:paraId="1F4EFEB5" w14:textId="77777777" w:rsidR="006A024C" w:rsidRPr="006A024C" w:rsidRDefault="006A024C" w:rsidP="006A024C">
                  <w:pPr>
                    <w:autoSpaceDE w:val="0"/>
                    <w:autoSpaceDN w:val="0"/>
                    <w:adjustRightInd w:val="0"/>
                    <w:spacing w:before="0"/>
                    <w:rPr>
                      <w:rFonts w:ascii="Courier New" w:hAnsi="Courier New" w:cs="Courier New"/>
                    </w:rPr>
                  </w:pPr>
                  <w:r w:rsidRPr="006E5FF6">
                    <w:rPr>
                      <w:b/>
                    </w:rPr>
                    <w:t>Name</w:t>
                  </w:r>
                </w:p>
              </w:tc>
              <w:tc>
                <w:tcPr>
                  <w:tcW w:w="1801" w:type="dxa"/>
                </w:tcPr>
                <w:p w14:paraId="348E3541" w14:textId="77777777" w:rsidR="006A024C" w:rsidRDefault="006A024C" w:rsidP="006A024C">
                  <w:pPr>
                    <w:autoSpaceDE w:val="0"/>
                    <w:autoSpaceDN w:val="0"/>
                    <w:adjustRightInd w:val="0"/>
                    <w:spacing w:before="0"/>
                    <w:rPr>
                      <w:rFonts w:ascii="Courier New" w:hAnsi="Courier New" w:cs="Courier New"/>
                    </w:rPr>
                  </w:pPr>
                  <w:r w:rsidRPr="006E5FF6">
                    <w:rPr>
                      <w:b/>
                    </w:rPr>
                    <w:t>Type</w:t>
                  </w:r>
                </w:p>
              </w:tc>
              <w:tc>
                <w:tcPr>
                  <w:tcW w:w="4743" w:type="dxa"/>
                </w:tcPr>
                <w:p w14:paraId="4E9DCDBD" w14:textId="77777777" w:rsidR="006A024C" w:rsidRDefault="006A024C" w:rsidP="006A024C">
                  <w:pPr>
                    <w:autoSpaceDE w:val="0"/>
                    <w:autoSpaceDN w:val="0"/>
                    <w:adjustRightInd w:val="0"/>
                    <w:spacing w:before="0"/>
                    <w:rPr>
                      <w:rFonts w:ascii="Courier New" w:hAnsi="Courier New" w:cs="Courier New"/>
                    </w:rPr>
                  </w:pPr>
                  <w:r w:rsidRPr="006E5FF6">
                    <w:rPr>
                      <w:b/>
                    </w:rPr>
                    <w:t>Description</w:t>
                  </w:r>
                </w:p>
              </w:tc>
            </w:tr>
            <w:tr w:rsidR="006A024C" w14:paraId="322B28C7" w14:textId="77777777" w:rsidTr="006A024C">
              <w:tc>
                <w:tcPr>
                  <w:tcW w:w="1801" w:type="dxa"/>
                </w:tcPr>
                <w:p w14:paraId="41C7FD96" w14:textId="77777777" w:rsidR="006A024C" w:rsidRPr="000901B3" w:rsidRDefault="006A024C" w:rsidP="006A024C">
                  <w:pPr>
                    <w:autoSpaceDE w:val="0"/>
                    <w:autoSpaceDN w:val="0"/>
                    <w:adjustRightInd w:val="0"/>
                    <w:spacing w:before="0"/>
                    <w:rPr>
                      <w:rFonts w:ascii="Courier New" w:hAnsi="Courier New" w:cs="Courier New"/>
                    </w:rPr>
                  </w:pPr>
                  <w:r w:rsidRPr="000901B3">
                    <w:rPr>
                      <w:rFonts w:ascii="Courier New" w:hAnsi="Courier New" w:cs="Courier New"/>
                    </w:rPr>
                    <w:t>elementName</w:t>
                  </w:r>
                </w:p>
              </w:tc>
              <w:tc>
                <w:tcPr>
                  <w:tcW w:w="1801" w:type="dxa"/>
                </w:tcPr>
                <w:p w14:paraId="305848DF" w14:textId="77777777" w:rsidR="006A024C" w:rsidRPr="000901B3" w:rsidRDefault="006A024C" w:rsidP="006A024C">
                  <w:pPr>
                    <w:autoSpaceDE w:val="0"/>
                    <w:autoSpaceDN w:val="0"/>
                    <w:adjustRightInd w:val="0"/>
                    <w:spacing w:before="0"/>
                    <w:rPr>
                      <w:rFonts w:ascii="Courier New" w:hAnsi="Courier New" w:cs="Courier New"/>
                    </w:rPr>
                  </w:pPr>
                  <w:r>
                    <w:rPr>
                      <w:rFonts w:ascii="Courier New" w:hAnsi="Courier New" w:cs="Courier New"/>
                    </w:rPr>
                    <w:t>String</w:t>
                  </w:r>
                </w:p>
              </w:tc>
              <w:tc>
                <w:tcPr>
                  <w:tcW w:w="4743" w:type="dxa"/>
                </w:tcPr>
                <w:p w14:paraId="45F063A2" w14:textId="77777777" w:rsidR="006A024C" w:rsidRPr="000901B3" w:rsidRDefault="006A024C" w:rsidP="006A024C">
                  <w:pPr>
                    <w:autoSpaceDE w:val="0"/>
                    <w:autoSpaceDN w:val="0"/>
                    <w:adjustRightInd w:val="0"/>
                    <w:spacing w:before="0"/>
                    <w:rPr>
                      <w:rFonts w:ascii="Courier New" w:hAnsi="Courier New" w:cs="Courier New"/>
                    </w:rPr>
                  </w:pPr>
                  <w:r>
                    <w:rPr>
                      <w:rFonts w:ascii="Courier New" w:hAnsi="Courier New" w:cs="Courier New"/>
                    </w:rPr>
                    <w:t>Name of element to be ASN.1 encoded</w:t>
                  </w:r>
                </w:p>
              </w:tc>
            </w:tr>
            <w:tr w:rsidR="006A024C" w14:paraId="39EAAD55" w14:textId="77777777" w:rsidTr="000901B3">
              <w:tc>
                <w:tcPr>
                  <w:tcW w:w="1801" w:type="dxa"/>
                </w:tcPr>
                <w:p w14:paraId="3CC8157D" w14:textId="77777777" w:rsidR="006A024C" w:rsidRP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elementType</w:t>
                  </w:r>
                </w:p>
              </w:tc>
              <w:tc>
                <w:tcPr>
                  <w:tcW w:w="1801" w:type="dxa"/>
                </w:tcPr>
                <w:p w14:paraId="62ED22EA"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String</w:t>
                  </w:r>
                </w:p>
              </w:tc>
              <w:tc>
                <w:tcPr>
                  <w:tcW w:w="4743" w:type="dxa"/>
                </w:tcPr>
                <w:p w14:paraId="3E61684A"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ASN.1 type/data structure to be encoded</w:t>
                  </w:r>
                </w:p>
              </w:tc>
            </w:tr>
            <w:tr w:rsidR="006A024C" w14:paraId="539D8463" w14:textId="77777777" w:rsidTr="000901B3">
              <w:tc>
                <w:tcPr>
                  <w:tcW w:w="1801" w:type="dxa"/>
                </w:tcPr>
                <w:p w14:paraId="7B087688" w14:textId="77777777" w:rsidR="006A024C" w:rsidRP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encodingRule</w:t>
                  </w:r>
                </w:p>
              </w:tc>
              <w:tc>
                <w:tcPr>
                  <w:tcW w:w="1801" w:type="dxa"/>
                </w:tcPr>
                <w:p w14:paraId="0EB84BC0" w14:textId="77777777" w:rsid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EncodingRule</w:t>
                  </w:r>
                </w:p>
              </w:tc>
              <w:tc>
                <w:tcPr>
                  <w:tcW w:w="4743" w:type="dxa"/>
                </w:tcPr>
                <w:p w14:paraId="4F3EC078"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One of the following enum constant:</w:t>
                  </w:r>
                </w:p>
                <w:p w14:paraId="356A8C84" w14:textId="77777777" w:rsidR="006A024C" w:rsidRPr="000901B3" w:rsidRDefault="006A024C" w:rsidP="006A024C">
                  <w:pPr>
                    <w:autoSpaceDE w:val="0"/>
                    <w:autoSpaceDN w:val="0"/>
                    <w:adjustRightInd w:val="0"/>
                    <w:spacing w:before="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14:paraId="5CEC9B09" w14:textId="77777777" w:rsidR="006A024C" w:rsidRDefault="006A024C" w:rsidP="006A024C">
            <w:pPr>
              <w:autoSpaceDE w:val="0"/>
              <w:autoSpaceDN w:val="0"/>
              <w:adjustRightInd w:val="0"/>
              <w:spacing w:before="0"/>
            </w:pPr>
          </w:p>
          <w:p w14:paraId="3934D80C" w14:textId="7C0496A3" w:rsidR="006A024C" w:rsidRDefault="006A024C" w:rsidP="007568DF">
            <w:pPr>
              <w:keepNext/>
            </w:pPr>
            <w:r>
              <w:t>This element is defined in OdeAsn1Metadata</w:t>
            </w:r>
          </w:p>
        </w:tc>
      </w:tr>
      <w:tr w:rsidR="00CA0640" w:rsidRPr="003E745F" w14:paraId="3F1BBEEE" w14:textId="77777777" w:rsidTr="000901B3">
        <w:tc>
          <w:tcPr>
            <w:tcW w:w="2787" w:type="dxa"/>
          </w:tcPr>
          <w:p w14:paraId="23E6E5F2" w14:textId="1B282FDD" w:rsidR="00CA0640" w:rsidRPr="006A024C" w:rsidRDefault="00CA0640" w:rsidP="007568DF">
            <w:pPr>
              <w:rPr>
                <w:rFonts w:ascii="Courier New" w:hAnsi="Courier New" w:cs="Courier New"/>
              </w:rPr>
            </w:pPr>
            <w:r w:rsidRPr="006A024C">
              <w:rPr>
                <w:rFonts w:ascii="Courier New" w:hAnsi="Courier New" w:cs="Courier New"/>
              </w:rPr>
              <w:t>bsmSource</w:t>
            </w:r>
          </w:p>
        </w:tc>
        <w:tc>
          <w:tcPr>
            <w:tcW w:w="2675" w:type="dxa"/>
          </w:tcPr>
          <w:p w14:paraId="6C103B7F" w14:textId="035C1457" w:rsidR="00CA0640" w:rsidRPr="006A024C" w:rsidRDefault="00CA0640" w:rsidP="00E8307D">
            <w:pPr>
              <w:rPr>
                <w:rFonts w:ascii="Courier New" w:hAnsi="Courier New" w:cs="Courier New"/>
              </w:rPr>
            </w:pPr>
            <w:r w:rsidRPr="006A024C">
              <w:rPr>
                <w:rFonts w:ascii="Courier New" w:hAnsi="Courier New" w:cs="Courier New"/>
              </w:rPr>
              <w:t>BsmSource</w:t>
            </w:r>
          </w:p>
        </w:tc>
        <w:tc>
          <w:tcPr>
            <w:tcW w:w="7488" w:type="dxa"/>
            <w:gridSpan w:val="4"/>
          </w:tcPr>
          <w:p w14:paraId="00C27554" w14:textId="0ED4AD4E" w:rsidR="00CA0640" w:rsidRDefault="00CA0640" w:rsidP="007568DF">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 This element is defined in OdeBsmMetadta and OdeAsn1WithBsmMetadata</w:t>
            </w:r>
          </w:p>
        </w:tc>
      </w:tr>
      <w:tr w:rsidR="006A024C" w:rsidRPr="003E745F" w14:paraId="2DE36735" w14:textId="77777777" w:rsidTr="000901B3">
        <w:tc>
          <w:tcPr>
            <w:tcW w:w="2787" w:type="dxa"/>
          </w:tcPr>
          <w:p w14:paraId="7A43010B" w14:textId="62CD6FA1" w:rsidR="006A024C" w:rsidRPr="006A024C" w:rsidRDefault="006A024C" w:rsidP="007568DF">
            <w:pPr>
              <w:rPr>
                <w:rFonts w:ascii="Courier New" w:hAnsi="Courier New" w:cs="Courier New"/>
              </w:rPr>
            </w:pPr>
            <w:r w:rsidRPr="006A024C">
              <w:rPr>
                <w:rFonts w:ascii="Courier New" w:hAnsi="Courier New" w:cs="Courier New"/>
              </w:rPr>
              <w:lastRenderedPageBreak/>
              <w:t>receivedMessageDetails</w:t>
            </w:r>
          </w:p>
        </w:tc>
        <w:tc>
          <w:tcPr>
            <w:tcW w:w="2675" w:type="dxa"/>
          </w:tcPr>
          <w:p w14:paraId="778BF2F0" w14:textId="229F2A1B" w:rsidR="006A024C" w:rsidRPr="006A024C" w:rsidRDefault="006A024C" w:rsidP="00E8307D">
            <w:pPr>
              <w:rPr>
                <w:rFonts w:ascii="Courier New" w:hAnsi="Courier New" w:cs="Courier New"/>
              </w:rPr>
            </w:pPr>
            <w:r w:rsidRPr="006A024C">
              <w:rPr>
                <w:rFonts w:ascii="Courier New" w:hAnsi="Courier New" w:cs="Courier New"/>
              </w:rPr>
              <w:t>ReceivedMessageDetails</w:t>
            </w:r>
          </w:p>
        </w:tc>
        <w:tc>
          <w:tcPr>
            <w:tcW w:w="7488" w:type="dxa"/>
            <w:gridSpan w:val="4"/>
          </w:tcPr>
          <w:p w14:paraId="0DBD04F5" w14:textId="70F48581" w:rsidR="006A024C" w:rsidRDefault="006A024C" w:rsidP="006A024C">
            <w:pPr>
              <w:autoSpaceDE w:val="0"/>
              <w:autoSpaceDN w:val="0"/>
              <w:adjustRightInd w:val="0"/>
              <w:spacing w:before="0"/>
            </w:pPr>
            <w:r>
              <w:t>This element is a data structure as defined below:</w:t>
            </w:r>
          </w:p>
          <w:p w14:paraId="6FB28A44" w14:textId="77777777" w:rsidR="006A024C" w:rsidRDefault="006A024C" w:rsidP="006A024C">
            <w:pPr>
              <w:autoSpaceDE w:val="0"/>
              <w:autoSpaceDN w:val="0"/>
              <w:adjustRightInd w:val="0"/>
              <w:spacing w:before="0"/>
            </w:pPr>
          </w:p>
          <w:tbl>
            <w:tblPr>
              <w:tblStyle w:val="TableGrid"/>
              <w:tblW w:w="8345" w:type="dxa"/>
              <w:tblLook w:val="04A0" w:firstRow="1" w:lastRow="0" w:firstColumn="1" w:lastColumn="0" w:noHBand="0" w:noVBand="1"/>
            </w:tblPr>
            <w:tblGrid>
              <w:gridCol w:w="1801"/>
              <w:gridCol w:w="3517"/>
              <w:gridCol w:w="3027"/>
            </w:tblGrid>
            <w:tr w:rsidR="006A024C" w14:paraId="4EFB9BDB" w14:textId="77777777" w:rsidTr="000901B3">
              <w:tc>
                <w:tcPr>
                  <w:tcW w:w="1801" w:type="dxa"/>
                </w:tcPr>
                <w:p w14:paraId="2773F02A" w14:textId="77777777" w:rsidR="006A024C" w:rsidRDefault="006A024C" w:rsidP="006A024C">
                  <w:pPr>
                    <w:autoSpaceDE w:val="0"/>
                    <w:autoSpaceDN w:val="0"/>
                    <w:adjustRightInd w:val="0"/>
                    <w:spacing w:before="0"/>
                  </w:pPr>
                  <w:r w:rsidRPr="006E5FF6">
                    <w:rPr>
                      <w:b/>
                    </w:rPr>
                    <w:t>Name</w:t>
                  </w:r>
                </w:p>
              </w:tc>
              <w:tc>
                <w:tcPr>
                  <w:tcW w:w="3517" w:type="dxa"/>
                </w:tcPr>
                <w:p w14:paraId="25D147D6" w14:textId="77777777" w:rsidR="006A024C" w:rsidRDefault="006A024C" w:rsidP="006A024C">
                  <w:pPr>
                    <w:autoSpaceDE w:val="0"/>
                    <w:autoSpaceDN w:val="0"/>
                    <w:adjustRightInd w:val="0"/>
                    <w:spacing w:before="0"/>
                  </w:pPr>
                  <w:r w:rsidRPr="006E5FF6">
                    <w:rPr>
                      <w:b/>
                    </w:rPr>
                    <w:t>Type</w:t>
                  </w:r>
                </w:p>
              </w:tc>
              <w:tc>
                <w:tcPr>
                  <w:tcW w:w="3027" w:type="dxa"/>
                </w:tcPr>
                <w:p w14:paraId="68BDA8A4" w14:textId="77777777" w:rsidR="006A024C" w:rsidRDefault="006A024C" w:rsidP="006A024C">
                  <w:pPr>
                    <w:autoSpaceDE w:val="0"/>
                    <w:autoSpaceDN w:val="0"/>
                    <w:adjustRightInd w:val="0"/>
                    <w:spacing w:before="0"/>
                  </w:pPr>
                  <w:r w:rsidRPr="006E5FF6">
                    <w:rPr>
                      <w:b/>
                    </w:rPr>
                    <w:t>Description</w:t>
                  </w:r>
                </w:p>
              </w:tc>
            </w:tr>
            <w:tr w:rsidR="006A024C" w14:paraId="3B49383E" w14:textId="77777777" w:rsidTr="000901B3">
              <w:tc>
                <w:tcPr>
                  <w:tcW w:w="1801" w:type="dxa"/>
                </w:tcPr>
                <w:p w14:paraId="2596F933" w14:textId="77777777" w:rsidR="006A024C" w:rsidRPr="000901B3" w:rsidRDefault="006A024C" w:rsidP="006A024C">
                  <w:pPr>
                    <w:autoSpaceDE w:val="0"/>
                    <w:autoSpaceDN w:val="0"/>
                    <w:adjustRightInd w:val="0"/>
                    <w:spacing w:before="0"/>
                    <w:rPr>
                      <w:rFonts w:ascii="Courier New" w:hAnsi="Courier New" w:cs="Courier New"/>
                    </w:rPr>
                  </w:pPr>
                  <w:r w:rsidRPr="000901B3">
                    <w:rPr>
                      <w:rFonts w:ascii="Courier New" w:hAnsi="Courier New" w:cs="Courier New"/>
                    </w:rPr>
                    <w:t>locationData</w:t>
                  </w:r>
                </w:p>
              </w:tc>
              <w:tc>
                <w:tcPr>
                  <w:tcW w:w="3517" w:type="dxa"/>
                </w:tcPr>
                <w:p w14:paraId="2BE2EECC" w14:textId="77777777" w:rsidR="006A024C" w:rsidRPr="000901B3"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OdeLogMsgMetadataLocation</w:t>
                  </w:r>
                </w:p>
              </w:tc>
              <w:tc>
                <w:tcPr>
                  <w:tcW w:w="3027" w:type="dxa"/>
                </w:tcPr>
                <w:p w14:paraId="3BEFD6B6"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A data structure containing the following:</w:t>
                  </w:r>
                </w:p>
                <w:p w14:paraId="7B0CCC58"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latitude</w:t>
                  </w:r>
                  <w:r>
                    <w:rPr>
                      <w:rFonts w:ascii="Consolas" w:hAnsi="Consolas" w:cs="Consolas"/>
                      <w:color w:val="000000"/>
                      <w:sz w:val="20"/>
                      <w:szCs w:val="20"/>
                    </w:rPr>
                    <w:t>;</w:t>
                  </w:r>
                </w:p>
                <w:p w14:paraId="35085011"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longitude</w:t>
                  </w:r>
                  <w:r>
                    <w:rPr>
                      <w:rFonts w:ascii="Consolas" w:hAnsi="Consolas" w:cs="Consolas"/>
                      <w:color w:val="000000"/>
                      <w:sz w:val="20"/>
                      <w:szCs w:val="20"/>
                    </w:rPr>
                    <w:t>;</w:t>
                  </w:r>
                </w:p>
                <w:p w14:paraId="1AF47F02"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elevation</w:t>
                  </w:r>
                  <w:r>
                    <w:rPr>
                      <w:rFonts w:ascii="Consolas" w:hAnsi="Consolas" w:cs="Consolas"/>
                      <w:color w:val="000000"/>
                      <w:sz w:val="20"/>
                      <w:szCs w:val="20"/>
                    </w:rPr>
                    <w:t>;</w:t>
                  </w:r>
                </w:p>
                <w:p w14:paraId="30B9399B"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speed</w:t>
                  </w:r>
                  <w:r>
                    <w:rPr>
                      <w:rFonts w:ascii="Consolas" w:hAnsi="Consolas" w:cs="Consolas"/>
                      <w:color w:val="000000"/>
                      <w:sz w:val="20"/>
                      <w:szCs w:val="20"/>
                    </w:rPr>
                    <w:t>;</w:t>
                  </w:r>
                </w:p>
                <w:p w14:paraId="4CE3CCE5"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heading</w:t>
                  </w:r>
                  <w:r>
                    <w:rPr>
                      <w:rFonts w:ascii="Consolas" w:hAnsi="Consolas" w:cs="Consolas"/>
                      <w:color w:val="000000"/>
                      <w:sz w:val="20"/>
                      <w:szCs w:val="20"/>
                    </w:rPr>
                    <w:t>;</w:t>
                  </w:r>
                </w:p>
                <w:p w14:paraId="5A384202" w14:textId="77777777" w:rsidR="006A024C" w:rsidRPr="000901B3" w:rsidRDefault="006A024C" w:rsidP="006A024C">
                  <w:pPr>
                    <w:autoSpaceDE w:val="0"/>
                    <w:autoSpaceDN w:val="0"/>
                    <w:adjustRightInd w:val="0"/>
                    <w:spacing w:before="0"/>
                    <w:rPr>
                      <w:rFonts w:ascii="Courier New" w:hAnsi="Courier New" w:cs="Courier New"/>
                    </w:rPr>
                  </w:pPr>
                </w:p>
              </w:tc>
            </w:tr>
          </w:tbl>
          <w:p w14:paraId="2D54EBB6" w14:textId="593333C8" w:rsidR="006A024C" w:rsidRDefault="006A024C" w:rsidP="007568DF">
            <w:pPr>
              <w:keepNext/>
            </w:pPr>
            <w:r>
              <w:t xml:space="preserve">This data element is defined in </w:t>
            </w:r>
            <w:r w:rsidRPr="000901B3">
              <w:rPr>
                <w:rFonts w:ascii="Courier New" w:hAnsi="Courier New" w:cs="Courier New"/>
              </w:rPr>
              <w:t>OdeDriverAlertMetadata</w:t>
            </w:r>
            <w:r>
              <w:t xml:space="preserve"> and </w:t>
            </w:r>
            <w:r w:rsidRPr="000901B3">
              <w:rPr>
                <w:rFonts w:ascii="Courier New" w:hAnsi="Courier New" w:cs="Courier New"/>
              </w:rPr>
              <w:t>OdeTimMetadata</w:t>
            </w:r>
          </w:p>
        </w:tc>
      </w:tr>
    </w:tbl>
    <w:p w14:paraId="7F9B1780" w14:textId="7CFA567C" w:rsidR="00C26C45" w:rsidRDefault="00C26C45" w:rsidP="00C26C45">
      <w:pPr>
        <w:pStyle w:val="Caption"/>
      </w:pPr>
      <w:bookmarkStart w:id="138" w:name="_Ref504554190"/>
      <w:bookmarkStart w:id="139" w:name="_Toc441572981"/>
      <w:bookmarkStart w:id="140" w:name="_Toc456253309"/>
      <w:r>
        <w:t xml:space="preserve">Table </w:t>
      </w:r>
      <w:fldSimple w:instr=" SEQ Table \* ARABIC ">
        <w:r w:rsidR="00C910EC">
          <w:rPr>
            <w:noProof/>
          </w:rPr>
          <w:t>9</w:t>
        </w:r>
      </w:fldSimple>
      <w:bookmarkEnd w:id="138"/>
      <w:r>
        <w:t xml:space="preserve"> – OdeMsgMetadata</w:t>
      </w:r>
      <w:bookmarkEnd w:id="139"/>
      <w:bookmarkEnd w:id="140"/>
    </w:p>
    <w:p w14:paraId="2AD4C457" w14:textId="4B986463" w:rsidR="003D1E97" w:rsidRPr="003D1E97" w:rsidRDefault="003D1E97" w:rsidP="000901B3">
      <w:r>
        <w:t xml:space="preserve">The inheritance hierarchy of OdeMsgMetadata is represented in </w:t>
      </w:r>
      <w:r>
        <w:fldChar w:fldCharType="begin"/>
      </w:r>
      <w:r>
        <w:instrText xml:space="preserve"> REF _Ref504554354 \h </w:instrText>
      </w:r>
      <w:r>
        <w:fldChar w:fldCharType="separate"/>
      </w:r>
      <w:r>
        <w:t xml:space="preserve">Figure </w:t>
      </w:r>
      <w:r>
        <w:rPr>
          <w:noProof/>
        </w:rPr>
        <w:t>6</w:t>
      </w:r>
      <w:r>
        <w:fldChar w:fldCharType="end"/>
      </w:r>
      <w:r>
        <w:t xml:space="preserve"> below:</w:t>
      </w:r>
    </w:p>
    <w:p w14:paraId="187F7854" w14:textId="77777777" w:rsidR="003D1E97" w:rsidRDefault="003D1E97" w:rsidP="000901B3">
      <w:pPr>
        <w:keepNext/>
      </w:pPr>
      <w:r>
        <w:rPr>
          <w:noProof/>
        </w:rPr>
        <w:drawing>
          <wp:inline distT="0" distB="0" distL="0" distR="0" wp14:anchorId="15AE58DB" wp14:editId="5C937C5C">
            <wp:extent cx="48387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8700" cy="1752600"/>
                    </a:xfrm>
                    <a:prstGeom prst="rect">
                      <a:avLst/>
                    </a:prstGeom>
                  </pic:spPr>
                </pic:pic>
              </a:graphicData>
            </a:graphic>
          </wp:inline>
        </w:drawing>
      </w:r>
    </w:p>
    <w:p w14:paraId="6A1AA76C" w14:textId="50EB6314" w:rsidR="00752CB3" w:rsidRPr="00752CB3" w:rsidRDefault="003D1E97" w:rsidP="000901B3">
      <w:pPr>
        <w:pStyle w:val="Caption"/>
      </w:pPr>
      <w:bookmarkStart w:id="141" w:name="_Ref504554354"/>
      <w:r>
        <w:t xml:space="preserve">Figure </w:t>
      </w:r>
      <w:fldSimple w:instr=" SEQ Figure \* ARABIC ">
        <w:r>
          <w:rPr>
            <w:noProof/>
          </w:rPr>
          <w:t>6</w:t>
        </w:r>
      </w:fldSimple>
      <w:bookmarkEnd w:id="141"/>
      <w:r>
        <w:t xml:space="preserve"> - OdeMsgMetadata Inheritance Hierarchy</w:t>
      </w:r>
    </w:p>
    <w:p w14:paraId="1F52559C" w14:textId="72FEAEC3" w:rsidR="00C26C45" w:rsidRDefault="00C26C45" w:rsidP="00A524BA">
      <w:pPr>
        <w:pStyle w:val="Heading3"/>
      </w:pPr>
      <w:bookmarkStart w:id="142" w:name="_ODE_Payload_Violation"/>
      <w:bookmarkStart w:id="143" w:name="_Toc462052306"/>
      <w:bookmarkStart w:id="144" w:name="_Ref471814373"/>
      <w:bookmarkStart w:id="145" w:name="_Toc483908190"/>
      <w:bookmarkEnd w:id="142"/>
      <w:r w:rsidRPr="00284BEB">
        <w:t>ODE Payload Violation</w:t>
      </w:r>
      <w:bookmarkEnd w:id="143"/>
      <w:bookmarkEnd w:id="144"/>
      <w:bookmarkEnd w:id="145"/>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568DF" w:rsidRPr="003E745F" w14:paraId="03CA5DDE" w14:textId="77777777" w:rsidTr="00C26C45">
        <w:tc>
          <w:tcPr>
            <w:tcW w:w="2159" w:type="dxa"/>
          </w:tcPr>
          <w:p w14:paraId="5E693073" w14:textId="77777777" w:rsidR="007568DF" w:rsidRPr="003E745F" w:rsidRDefault="007568DF" w:rsidP="007568DF">
            <w:r w:rsidRPr="008A47E8">
              <w:rPr>
                <w:rFonts w:ascii="Courier New" w:hAnsi="Courier New" w:cs="Courier New"/>
              </w:rPr>
              <w:t>fieldName</w:t>
            </w:r>
          </w:p>
        </w:tc>
        <w:tc>
          <w:tcPr>
            <w:tcW w:w="2159" w:type="dxa"/>
          </w:tcPr>
          <w:p w14:paraId="04749D13" w14:textId="709FB5E0" w:rsidR="007568DF" w:rsidRPr="000901B3" w:rsidRDefault="007568DF" w:rsidP="007568DF">
            <w:pPr>
              <w:rPr>
                <w:rFonts w:ascii="Courier New" w:hAnsi="Courier New" w:cs="Courier New"/>
              </w:rPr>
            </w:pPr>
            <w:r w:rsidRPr="00831530">
              <w:rPr>
                <w:rFonts w:ascii="Courier New" w:hAnsi="Courier New" w:cs="Courier New"/>
              </w:rPr>
              <w:t>String</w:t>
            </w:r>
            <w:r w:rsidRPr="00831530">
              <w:rPr>
                <w:rFonts w:ascii="Courier New" w:hAnsi="Courier New" w:cs="Courier New"/>
              </w:rPr>
              <w:tab/>
            </w:r>
          </w:p>
        </w:tc>
        <w:tc>
          <w:tcPr>
            <w:tcW w:w="2158" w:type="dxa"/>
          </w:tcPr>
          <w:p w14:paraId="08BA8798" w14:textId="77777777" w:rsidR="007568DF" w:rsidRPr="003E745F" w:rsidRDefault="007568DF" w:rsidP="007568DF">
            <w:r>
              <w:t>The name of the payload field for which violation was detected.</w:t>
            </w:r>
          </w:p>
        </w:tc>
        <w:tc>
          <w:tcPr>
            <w:tcW w:w="2158" w:type="dxa"/>
          </w:tcPr>
          <w:p w14:paraId="76F093B4" w14:textId="77777777" w:rsidR="007568DF" w:rsidRPr="003E745F" w:rsidRDefault="007568DF" w:rsidP="007568DF">
            <w:r>
              <w:t>N/A</w:t>
            </w:r>
          </w:p>
        </w:tc>
        <w:tc>
          <w:tcPr>
            <w:tcW w:w="2158" w:type="dxa"/>
          </w:tcPr>
          <w:p w14:paraId="065F5728" w14:textId="77777777" w:rsidR="007568DF" w:rsidRPr="003E745F" w:rsidRDefault="007568DF" w:rsidP="007568DF"/>
        </w:tc>
        <w:tc>
          <w:tcPr>
            <w:tcW w:w="2158" w:type="dxa"/>
          </w:tcPr>
          <w:p w14:paraId="129F4944" w14:textId="77777777" w:rsidR="007568DF" w:rsidRPr="003E745F" w:rsidRDefault="007568DF" w:rsidP="007568DF"/>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46" w:name="_ODE_Data_Message"/>
      <w:bookmarkStart w:id="147" w:name="_Toc462052308"/>
      <w:bookmarkStart w:id="148" w:name="_Toc483908191"/>
      <w:bookmarkEnd w:id="146"/>
      <w:r w:rsidRPr="00284BEB">
        <w:t xml:space="preserve">ODE </w:t>
      </w:r>
      <w:r w:rsidR="00410F95">
        <w:t>GET TOKEN</w:t>
      </w:r>
      <w:r w:rsidRPr="00284BEB">
        <w:t xml:space="preserve"> Response</w:t>
      </w:r>
      <w:bookmarkEnd w:id="147"/>
      <w:bookmarkEnd w:id="148"/>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7568DF" w:rsidRPr="003E745F" w14:paraId="28D3D536" w14:textId="77777777" w:rsidTr="00C26C45">
        <w:tc>
          <w:tcPr>
            <w:tcW w:w="2159" w:type="dxa"/>
          </w:tcPr>
          <w:p w14:paraId="02D06C22" w14:textId="77777777" w:rsidR="007568DF" w:rsidRPr="003E745F" w:rsidRDefault="007568DF" w:rsidP="007568DF">
            <w:r>
              <w:rPr>
                <w:rFonts w:ascii="Courier New" w:hAnsi="Courier New" w:cs="Courier New"/>
              </w:rPr>
              <w:t>data</w:t>
            </w:r>
            <w:r w:rsidRPr="005A611E">
              <w:rPr>
                <w:rFonts w:ascii="Courier New" w:hAnsi="Courier New" w:cs="Courier New"/>
              </w:rPr>
              <w:t>Type</w:t>
            </w:r>
          </w:p>
        </w:tc>
        <w:tc>
          <w:tcPr>
            <w:tcW w:w="2159" w:type="dxa"/>
          </w:tcPr>
          <w:p w14:paraId="10D10A61" w14:textId="3A1136B4" w:rsidR="007568DF" w:rsidRPr="003E745F" w:rsidRDefault="007568DF" w:rsidP="007568DF">
            <w:r w:rsidRPr="00831530">
              <w:rPr>
                <w:rFonts w:ascii="Courier New" w:hAnsi="Courier New" w:cs="Courier New"/>
              </w:rPr>
              <w:t>String</w:t>
            </w:r>
            <w:r w:rsidRPr="00831530">
              <w:rPr>
                <w:rFonts w:ascii="Courier New" w:hAnsi="Courier New" w:cs="Courier New"/>
              </w:rPr>
              <w:tab/>
            </w:r>
          </w:p>
        </w:tc>
        <w:tc>
          <w:tcPr>
            <w:tcW w:w="2158" w:type="dxa"/>
          </w:tcPr>
          <w:p w14:paraId="3E87DD4B" w14:textId="77777777" w:rsidR="007568DF" w:rsidRPr="003E745F" w:rsidRDefault="007568DF" w:rsidP="007568DF">
            <w:r>
              <w:t>Authorization response type</w:t>
            </w:r>
          </w:p>
        </w:tc>
        <w:tc>
          <w:tcPr>
            <w:tcW w:w="2158" w:type="dxa"/>
          </w:tcPr>
          <w:p w14:paraId="7D415D9C" w14:textId="77777777" w:rsidR="007568DF" w:rsidRPr="003E745F" w:rsidRDefault="007568DF" w:rsidP="007568DF">
            <w:r>
              <w:t xml:space="preserve">Enum </w:t>
            </w:r>
          </w:p>
        </w:tc>
        <w:tc>
          <w:tcPr>
            <w:tcW w:w="2158" w:type="dxa"/>
          </w:tcPr>
          <w:p w14:paraId="4FB121EE" w14:textId="122ACBB2" w:rsidR="007568DF" w:rsidRPr="003E745F" w:rsidRDefault="007568DF" w:rsidP="007568DF">
            <w:r>
              <w:t>"security"</w:t>
            </w:r>
          </w:p>
        </w:tc>
        <w:tc>
          <w:tcPr>
            <w:tcW w:w="2158" w:type="dxa"/>
          </w:tcPr>
          <w:p w14:paraId="596F95D4" w14:textId="2293E8AE" w:rsidR="007568DF" w:rsidRPr="003E745F" w:rsidRDefault="007568DF" w:rsidP="007568DF">
            <w:r>
              <w:t>"security"</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49" w:name="_Toc441572983"/>
      <w:bookmarkStart w:id="150" w:name="_Toc456253311"/>
      <w:r>
        <w:t xml:space="preserve">Table </w:t>
      </w:r>
      <w:fldSimple w:instr=" SEQ Table \* ARABIC ">
        <w:r w:rsidR="00C910EC">
          <w:rPr>
            <w:noProof/>
          </w:rPr>
          <w:t>10</w:t>
        </w:r>
      </w:fldSimple>
      <w:r>
        <w:t xml:space="preserve"> - OdeAuthentication</w:t>
      </w:r>
      <w:bookmarkEnd w:id="149"/>
      <w:bookmarkEnd w:id="150"/>
    </w:p>
    <w:p w14:paraId="2C1ABE0C" w14:textId="5290E6E8" w:rsidR="00C26C45" w:rsidRDefault="00C26C45" w:rsidP="0016253B">
      <w:pPr>
        <w:pStyle w:val="Heading3"/>
      </w:pPr>
      <w:bookmarkStart w:id="151" w:name="_Toc462052309"/>
      <w:bookmarkStart w:id="152" w:name="_Toc483908192"/>
      <w:r w:rsidRPr="00284BEB">
        <w:lastRenderedPageBreak/>
        <w:t>ODE Status Message</w:t>
      </w:r>
      <w:bookmarkEnd w:id="151"/>
      <w:bookmarkEnd w:id="152"/>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416C799F" w:rsidR="00C26C45" w:rsidRPr="000901B3" w:rsidRDefault="007568DF" w:rsidP="00C26C45">
            <w:pPr>
              <w:tabs>
                <w:tab w:val="left" w:pos="1192"/>
              </w:tabs>
              <w:rPr>
                <w:rFonts w:ascii="Courier New" w:hAnsi="Courier New" w:cs="Courier New"/>
              </w:rPr>
            </w:pPr>
            <w:r w:rsidRPr="001B3FCC">
              <w:rPr>
                <w:rFonts w:ascii="Courier New" w:hAnsi="Courier New" w:cs="Courier New"/>
              </w:rPr>
              <w:t>S</w:t>
            </w:r>
            <w:r w:rsidR="00C26C45" w:rsidRPr="000901B3">
              <w:rPr>
                <w:rFonts w:ascii="Courier New" w:hAnsi="Courier New" w:cs="Courier New"/>
              </w:rPr>
              <w:t>tring</w:t>
            </w:r>
            <w:r w:rsidR="00C26C45" w:rsidRPr="000901B3">
              <w:rPr>
                <w:rFonts w:ascii="Courier New" w:hAnsi="Courier New" w:cs="Courier New"/>
              </w:rP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53" w:name="_Toc441572984"/>
      <w:bookmarkStart w:id="154" w:name="_Toc456253312"/>
      <w:r>
        <w:t xml:space="preserve">Table </w:t>
      </w:r>
      <w:fldSimple w:instr=" SEQ Table \* ARABIC ">
        <w:r w:rsidR="00C910EC">
          <w:rPr>
            <w:noProof/>
          </w:rPr>
          <w:t>11</w:t>
        </w:r>
      </w:fldSimple>
      <w:r>
        <w:t xml:space="preserve"> - OdeStatus</w:t>
      </w:r>
      <w:bookmarkEnd w:id="153"/>
      <w:bookmarkEnd w:id="154"/>
    </w:p>
    <w:p w14:paraId="1B2629C5" w14:textId="45791E6C" w:rsidR="00C26C45" w:rsidRDefault="00C26C45" w:rsidP="0016253B">
      <w:pPr>
        <w:pStyle w:val="Heading3"/>
      </w:pPr>
      <w:bookmarkStart w:id="155" w:name="_Toc462052310"/>
      <w:bookmarkStart w:id="156" w:name="_Ref471812176"/>
      <w:bookmarkStart w:id="157" w:name="_Toc483908193"/>
      <w:r w:rsidRPr="00284BEB">
        <w:t>ODE Control Message</w:t>
      </w:r>
      <w:bookmarkEnd w:id="155"/>
      <w:bookmarkEnd w:id="156"/>
      <w:bookmarkEnd w:id="157"/>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58" w:name="_Toc441572985"/>
      <w:bookmarkStart w:id="159" w:name="_Toc456253313"/>
      <w:r>
        <w:t xml:space="preserve">Table </w:t>
      </w:r>
      <w:fldSimple w:instr=" SEQ Table \* ARABIC ">
        <w:r w:rsidR="00C910EC">
          <w:rPr>
            <w:noProof/>
          </w:rPr>
          <w:t>12</w:t>
        </w:r>
      </w:fldSimple>
      <w:r>
        <w:t xml:space="preserve"> - OdeControlData</w:t>
      </w:r>
      <w:bookmarkEnd w:id="158"/>
      <w:bookmarkEnd w:id="159"/>
    </w:p>
    <w:p w14:paraId="02321E0C" w14:textId="77777777" w:rsidR="00752CB3" w:rsidRDefault="00752CB3" w:rsidP="00752CB3">
      <w:pPr>
        <w:pStyle w:val="Heading3"/>
      </w:pPr>
      <w:bookmarkStart w:id="160" w:name="_ODE_Data_Message_1"/>
      <w:bookmarkStart w:id="161" w:name="_Toc462052307"/>
      <w:bookmarkStart w:id="162" w:name="_Ref471813434"/>
      <w:bookmarkStart w:id="163" w:name="_Toc483908194"/>
      <w:bookmarkStart w:id="164" w:name="_Toc462052316"/>
      <w:bookmarkEnd w:id="160"/>
      <w:r w:rsidRPr="00284BEB">
        <w:t>ODE Data Message Payload</w:t>
      </w:r>
      <w:bookmarkEnd w:id="161"/>
      <w:bookmarkEnd w:id="162"/>
      <w:bookmarkEnd w:id="163"/>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1E05CC0A" w:rsidR="00666F71" w:rsidRPr="000D041D" w:rsidRDefault="003D1E97" w:rsidP="00666F71">
            <w:pPr>
              <w:rPr>
                <w:rFonts w:ascii="Courier New" w:hAnsi="Courier New" w:cs="Courier New"/>
              </w:rPr>
            </w:pPr>
            <w:r w:rsidRPr="003D1E97">
              <w:rPr>
                <w:rFonts w:ascii="Courier New" w:hAnsi="Courier New" w:cs="Courier New"/>
              </w:rPr>
              <w:t>dataType</w:t>
            </w:r>
          </w:p>
        </w:tc>
        <w:tc>
          <w:tcPr>
            <w:tcW w:w="2159" w:type="dxa"/>
          </w:tcPr>
          <w:p w14:paraId="17A397D6" w14:textId="5F716882" w:rsidR="00666F71" w:rsidRDefault="003D1E97" w:rsidP="00666F71">
            <w:pPr>
              <w:rPr>
                <w:rFonts w:ascii="Courier New" w:hAnsi="Courier New" w:cs="Courier New"/>
              </w:rPr>
            </w:pPr>
            <w:r>
              <w:rPr>
                <w:rFonts w:ascii="Courier New" w:hAnsi="Courier New" w:cs="Courier New"/>
              </w:rPr>
              <w:t>String</w:t>
            </w:r>
          </w:p>
        </w:tc>
        <w:tc>
          <w:tcPr>
            <w:tcW w:w="2158" w:type="dxa"/>
          </w:tcPr>
          <w:p w14:paraId="7A04B8F1" w14:textId="1B53DBE3" w:rsidR="00666F71" w:rsidRPr="003E745F" w:rsidRDefault="003D1E97" w:rsidP="00666F71">
            <w:r>
              <w:t>The type of data contained in the data element.</w:t>
            </w:r>
          </w:p>
        </w:tc>
        <w:tc>
          <w:tcPr>
            <w:tcW w:w="2158" w:type="dxa"/>
          </w:tcPr>
          <w:p w14:paraId="2237F6D7" w14:textId="338E49AD" w:rsidR="00666F71" w:rsidRPr="003E745F" w:rsidRDefault="00666F71" w:rsidP="00666F71">
            <w:r>
              <w:t>N/A</w:t>
            </w:r>
          </w:p>
        </w:tc>
        <w:tc>
          <w:tcPr>
            <w:tcW w:w="2158" w:type="dxa"/>
          </w:tcPr>
          <w:p w14:paraId="58056CF2" w14:textId="7B275AA5" w:rsidR="00666F71" w:rsidRPr="003E745F" w:rsidRDefault="003D1E97" w:rsidP="00666F71">
            <w:r>
              <w:t>N/A</w:t>
            </w:r>
          </w:p>
        </w:tc>
        <w:tc>
          <w:tcPr>
            <w:tcW w:w="2158" w:type="dxa"/>
          </w:tcPr>
          <w:p w14:paraId="63316DC2" w14:textId="2FCD5B36" w:rsidR="00666F71" w:rsidRPr="003E745F" w:rsidRDefault="003D1E97" w:rsidP="00666F71">
            <w:pPr>
              <w:keepNext/>
            </w:pPr>
            <w:r>
              <w:t>N/A</w:t>
            </w:r>
          </w:p>
        </w:tc>
      </w:tr>
      <w:tr w:rsidR="003D1E97" w:rsidRPr="003E745F" w14:paraId="1690100A" w14:textId="77777777" w:rsidTr="00823070">
        <w:tc>
          <w:tcPr>
            <w:tcW w:w="2159" w:type="dxa"/>
          </w:tcPr>
          <w:p w14:paraId="11162571" w14:textId="6CD811AA" w:rsidR="003D1E97" w:rsidRPr="003D1E97" w:rsidRDefault="003D1E97" w:rsidP="00666F71">
            <w:pPr>
              <w:rPr>
                <w:rFonts w:ascii="Courier New" w:hAnsi="Courier New" w:cs="Courier New"/>
              </w:rPr>
            </w:pPr>
            <w:r w:rsidRPr="003D1E97">
              <w:rPr>
                <w:rFonts w:ascii="Courier New" w:hAnsi="Courier New" w:cs="Courier New"/>
              </w:rPr>
              <w:t>Data</w:t>
            </w:r>
          </w:p>
        </w:tc>
        <w:tc>
          <w:tcPr>
            <w:tcW w:w="2159" w:type="dxa"/>
          </w:tcPr>
          <w:p w14:paraId="19A70F7C" w14:textId="7692FFA5" w:rsidR="003D1E97" w:rsidDel="003D1E97" w:rsidRDefault="003D1E97" w:rsidP="00666F71">
            <w:pPr>
              <w:rPr>
                <w:rFonts w:ascii="Courier New" w:hAnsi="Courier New" w:cs="Courier New"/>
              </w:rPr>
            </w:pPr>
            <w:r>
              <w:rPr>
                <w:rFonts w:ascii="Courier New" w:hAnsi="Courier New" w:cs="Courier New"/>
              </w:rPr>
              <w:t>OdeObject</w:t>
            </w:r>
          </w:p>
        </w:tc>
        <w:tc>
          <w:tcPr>
            <w:tcW w:w="2158" w:type="dxa"/>
          </w:tcPr>
          <w:p w14:paraId="3909BAB3" w14:textId="58AFA292" w:rsidR="003D1E97" w:rsidDel="003D1E97" w:rsidRDefault="003D1E97" w:rsidP="00666F71">
            <w:r>
              <w:t>The data within this payload</w:t>
            </w:r>
          </w:p>
        </w:tc>
        <w:tc>
          <w:tcPr>
            <w:tcW w:w="2158" w:type="dxa"/>
          </w:tcPr>
          <w:p w14:paraId="454C36C6" w14:textId="0C693836" w:rsidR="003D1E97" w:rsidRDefault="003D1E97" w:rsidP="00666F71">
            <w:r>
              <w:t>N/A</w:t>
            </w:r>
          </w:p>
        </w:tc>
        <w:tc>
          <w:tcPr>
            <w:tcW w:w="2158" w:type="dxa"/>
          </w:tcPr>
          <w:p w14:paraId="17DE2A4A" w14:textId="357CF6E4" w:rsidR="003D1E97" w:rsidDel="003D1E97" w:rsidRDefault="003D1E97" w:rsidP="00666F71">
            <w:r>
              <w:t>N/A</w:t>
            </w:r>
          </w:p>
        </w:tc>
        <w:tc>
          <w:tcPr>
            <w:tcW w:w="2158" w:type="dxa"/>
          </w:tcPr>
          <w:p w14:paraId="410922FD" w14:textId="51DE5246" w:rsidR="003D1E97" w:rsidDel="003D1E97" w:rsidRDefault="003D1E97" w:rsidP="00666F71">
            <w:pPr>
              <w:keepNext/>
            </w:pPr>
            <w:r>
              <w:t>N/A</w:t>
            </w:r>
          </w:p>
        </w:tc>
      </w:tr>
    </w:tbl>
    <w:p w14:paraId="6646F337" w14:textId="4ECA6D33" w:rsidR="00752CB3" w:rsidRDefault="00752CB3" w:rsidP="00752CB3">
      <w:bookmarkStart w:id="165" w:name="_Toc441572982"/>
      <w:bookmarkStart w:id="166" w:name="_Toc456253310"/>
      <w:r>
        <w:t xml:space="preserve">Table </w:t>
      </w:r>
      <w:fldSimple w:instr=" SEQ Table \* ARABIC ">
        <w:r w:rsidR="00C910EC">
          <w:rPr>
            <w:noProof/>
          </w:rPr>
          <w:t>13</w:t>
        </w:r>
      </w:fldSimple>
      <w:r>
        <w:t xml:space="preserve"> – OdeMsgPayload</w:t>
      </w:r>
      <w:bookmarkEnd w:id="165"/>
      <w:bookmarkEnd w:id="166"/>
    </w:p>
    <w:p w14:paraId="46CC0CE0" w14:textId="33D4D9F2" w:rsidR="003D1E97" w:rsidRDefault="003D1E97" w:rsidP="00752CB3">
      <w:r>
        <w:t xml:space="preserve">The inheritance hierarchy of OdeMsgPayload is illustrated in </w:t>
      </w:r>
      <w:r>
        <w:fldChar w:fldCharType="begin"/>
      </w:r>
      <w:r>
        <w:instrText xml:space="preserve"> REF _Ref504554703 \h </w:instrText>
      </w:r>
      <w:r>
        <w:fldChar w:fldCharType="separate"/>
      </w:r>
      <w:r>
        <w:t xml:space="preserve">Figure </w:t>
      </w:r>
      <w:r>
        <w:rPr>
          <w:noProof/>
        </w:rPr>
        <w:t>7</w:t>
      </w:r>
      <w:r>
        <w:fldChar w:fldCharType="end"/>
      </w:r>
      <w:r>
        <w:t xml:space="preserve"> below</w:t>
      </w:r>
    </w:p>
    <w:p w14:paraId="3752C6EC" w14:textId="77777777" w:rsidR="003D1E97" w:rsidRDefault="003D1E97" w:rsidP="000901B3">
      <w:pPr>
        <w:keepNext/>
      </w:pPr>
      <w:r>
        <w:rPr>
          <w:noProof/>
        </w:rPr>
        <w:lastRenderedPageBreak/>
        <w:drawing>
          <wp:inline distT="0" distB="0" distL="0" distR="0" wp14:anchorId="32196322" wp14:editId="12FCE406">
            <wp:extent cx="406717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175" cy="1666875"/>
                    </a:xfrm>
                    <a:prstGeom prst="rect">
                      <a:avLst/>
                    </a:prstGeom>
                  </pic:spPr>
                </pic:pic>
              </a:graphicData>
            </a:graphic>
          </wp:inline>
        </w:drawing>
      </w:r>
    </w:p>
    <w:p w14:paraId="4AB0098B" w14:textId="44E16E7D" w:rsidR="003D1E97" w:rsidRDefault="003D1E97" w:rsidP="000901B3">
      <w:pPr>
        <w:pStyle w:val="Caption"/>
      </w:pPr>
      <w:bookmarkStart w:id="167" w:name="_Ref504554703"/>
      <w:r>
        <w:t xml:space="preserve">Figure </w:t>
      </w:r>
      <w:fldSimple w:instr=" SEQ Figure \* ARABIC ">
        <w:r>
          <w:rPr>
            <w:noProof/>
          </w:rPr>
          <w:t>7</w:t>
        </w:r>
      </w:fldSimple>
      <w:bookmarkEnd w:id="167"/>
      <w:r>
        <w:t xml:space="preserve"> - OdeMsgPayload Inheritance Hierarchy</w:t>
      </w:r>
    </w:p>
    <w:p w14:paraId="764B21E3" w14:textId="77777777" w:rsidR="003D1E97" w:rsidRDefault="003D1E97" w:rsidP="00752CB3"/>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64"/>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0901B3"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68" w:name="_Toc462052317"/>
      <w:bookmarkStart w:id="169" w:name="_Toc483908195"/>
      <w:r>
        <w:t xml:space="preserve">ODE Data Message </w:t>
      </w:r>
      <w:r w:rsidRPr="009F4DD0">
        <w:t>Supporting Data Structures</w:t>
      </w:r>
      <w:bookmarkEnd w:id="168"/>
      <w:bookmarkEnd w:id="169"/>
    </w:p>
    <w:p w14:paraId="16828446" w14:textId="77777777" w:rsidR="000A3293" w:rsidRDefault="000A3293" w:rsidP="000A3293">
      <w:r>
        <w:lastRenderedPageBreak/>
        <w:t>The data structures described in this section and subsections are referenced by top level ODE data message schemas.</w:t>
      </w:r>
    </w:p>
    <w:p w14:paraId="4A82A108" w14:textId="77777777" w:rsidR="00956340" w:rsidRDefault="00956340" w:rsidP="000A3293"/>
    <w:p w14:paraId="47288D4D" w14:textId="7C4B7C73" w:rsidR="006D1B36" w:rsidRDefault="006D1B36" w:rsidP="000A3293">
      <w:pPr>
        <w:pStyle w:val="Heading4"/>
      </w:pPr>
      <w:bookmarkStart w:id="170" w:name="_J2735BsmCoreData"/>
      <w:bookmarkStart w:id="171" w:name="_Ref471884029"/>
      <w:bookmarkEnd w:id="170"/>
      <w:r w:rsidRPr="006D1B36">
        <w:t>J2735BsmCoreData</w:t>
      </w:r>
      <w:bookmarkEnd w:id="17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0901B3"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0901B3"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0901B3"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0901B3"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lastRenderedPageBreak/>
              <w:t>size</w:t>
            </w:r>
          </w:p>
        </w:tc>
        <w:tc>
          <w:tcPr>
            <w:tcW w:w="3615" w:type="dxa"/>
          </w:tcPr>
          <w:p w14:paraId="5B93A79F" w14:textId="150B4A05" w:rsidR="0067487F" w:rsidRDefault="000901B3"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72" w:name="_J2735BsmPart2Content"/>
      <w:bookmarkStart w:id="173" w:name="_Ref471884050"/>
      <w:bookmarkEnd w:id="172"/>
      <w:r w:rsidRPr="006D1B36">
        <w:t>J2735BsmPart2Content</w:t>
      </w:r>
      <w:bookmarkEnd w:id="17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0901B3"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0901B3"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0901B3"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74" w:name="_5J2735Position3D"/>
      <w:bookmarkStart w:id="175" w:name="_J2735Position3D"/>
      <w:bookmarkStart w:id="176" w:name="_Toc462052335"/>
      <w:bookmarkEnd w:id="174"/>
      <w:bookmarkEnd w:id="175"/>
      <w:r>
        <w:t>J2735</w:t>
      </w:r>
      <w:r w:rsidRPr="006719D6">
        <w:t>Position3D</w:t>
      </w:r>
      <w:bookmarkEnd w:id="17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77" w:name="_Toc456253340"/>
      <w:r>
        <w:t xml:space="preserve">Table </w:t>
      </w:r>
      <w:fldSimple w:instr=" SEQ Table \* ARABIC ">
        <w:r w:rsidR="00C910EC">
          <w:rPr>
            <w:noProof/>
          </w:rPr>
          <w:t>14</w:t>
        </w:r>
      </w:fldSimple>
      <w:r>
        <w:t xml:space="preserve"> - </w:t>
      </w:r>
      <w:r w:rsidRPr="00633532">
        <w:t>OdePosition3D</w:t>
      </w:r>
      <w:bookmarkEnd w:id="177"/>
    </w:p>
    <w:p w14:paraId="6449FF60" w14:textId="77777777" w:rsidR="006D1B36" w:rsidRDefault="006D1B36" w:rsidP="000A3293"/>
    <w:p w14:paraId="594931C0" w14:textId="6D7A0BBC" w:rsidR="00BA3CFB" w:rsidRDefault="00BA3CFB" w:rsidP="000A3293">
      <w:pPr>
        <w:pStyle w:val="Heading4"/>
      </w:pPr>
      <w:bookmarkStart w:id="178" w:name="_J2735AccelerationSet4Way"/>
      <w:bookmarkEnd w:id="178"/>
      <w:r w:rsidRPr="00BA3CFB">
        <w:lastRenderedPageBreak/>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79" w:name="_J2735PositionalAccuracy"/>
      <w:bookmarkEnd w:id="17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80" w:name="_J2735TransmissionState"/>
      <w:bookmarkStart w:id="181" w:name="_J2735BrakeSystemStatus"/>
      <w:bookmarkEnd w:id="180"/>
      <w:bookmarkEnd w:id="181"/>
      <w:r w:rsidRPr="00BA3CFB">
        <w:lastRenderedPageBreak/>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0901B3"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lastRenderedPageBreak/>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82" w:name="_J2735VehicleSize"/>
      <w:bookmarkEnd w:id="18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83" w:name="_J2735BitString"/>
      <w:bookmarkEnd w:id="18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84" w:name="_J2735VehicleSafetyExtensions"/>
      <w:bookmarkEnd w:id="18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0901B3"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lastRenderedPageBreak/>
              <w:t>pathHistory</w:t>
            </w:r>
          </w:p>
        </w:tc>
        <w:tc>
          <w:tcPr>
            <w:tcW w:w="3615" w:type="dxa"/>
          </w:tcPr>
          <w:p w14:paraId="5728CDF8" w14:textId="45517161" w:rsidR="00053F27" w:rsidRPr="000D041D" w:rsidRDefault="000901B3"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0901B3"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0901B3"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85" w:name="_J2735SpecialVehicleExtensions"/>
      <w:bookmarkEnd w:id="18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0901B3"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0901B3"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0901B3"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86" w:name="_J2735SupplementalVehicleExtensions"/>
      <w:bookmarkEnd w:id="18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0901B3"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0901B3"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0901B3"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0901B3"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0901B3"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0901B3"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0901B3"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0901B3"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87" w:name="_J2735PathHistory"/>
      <w:bookmarkEnd w:id="18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0901B3"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0901B3"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lastRenderedPageBreak/>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88" w:name="_J2735PathPrediction"/>
      <w:bookmarkEnd w:id="18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89" w:name="_J2735EmergencyDetails"/>
      <w:bookmarkEnd w:id="18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0901B3"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 xml:space="preserve">is engaged in a service </w:t>
            </w:r>
            <w:r w:rsidRPr="00823070">
              <w:rPr>
                <w:rFonts w:ascii="Courier New" w:hAnsi="Courier New" w:cs="Courier New"/>
                <w:color w:val="000000"/>
                <w:sz w:val="20"/>
                <w:szCs w:val="20"/>
              </w:rPr>
              <w:lastRenderedPageBreak/>
              <w:t>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lastRenderedPageBreak/>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90" w:name="_J2735EventDescription"/>
      <w:bookmarkEnd w:id="19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0901B3"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0901B3"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lastRenderedPageBreak/>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91" w:name="_J2735TrailerData"/>
      <w:bookmarkEnd w:id="19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0901B3"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92" w:name="_J2735VehicleClassification"/>
      <w:bookmarkEnd w:id="19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lastRenderedPageBreak/>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lastRenderedPageBreak/>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93" w:name="_J2735VehicleData"/>
      <w:bookmarkEnd w:id="19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94" w:name="_J2735WeatherReport"/>
      <w:bookmarkEnd w:id="19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95" w:name="_J2735WeatherProbe"/>
      <w:bookmarkEnd w:id="19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96" w:name="_J2735ObstacleDetection"/>
      <w:bookmarkEnd w:id="19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97" w:name="_J2735DisabledVehicle"/>
      <w:bookmarkEnd w:id="19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98" w:name="_J2735SpeedProfile"/>
      <w:bookmarkEnd w:id="19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99" w:name="_J2735RTCMPackage"/>
      <w:bookmarkEnd w:id="19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00" w:name="_J2735RegionalContent"/>
      <w:bookmarkEnd w:id="20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01" w:name="_J2735FullPositionVector"/>
      <w:bookmarkEnd w:id="20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02" w:name="_J2735PathHistoryPoint"/>
      <w:bookmarkEnd w:id="20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lastRenderedPageBreak/>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03" w:name="_J2735Extent"/>
      <w:bookmarkEnd w:id="20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04" w:name="_J2735PivotPointDescription"/>
      <w:bookmarkEnd w:id="20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05" w:name="_J2735TrailerUnitDescription"/>
      <w:bookmarkEnd w:id="20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lastRenderedPageBreak/>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206" w:name="_Toc441572992"/>
      <w:bookmarkStart w:id="207" w:name="_Toc456253320"/>
      <w:r>
        <w:t xml:space="preserve">Table </w:t>
      </w:r>
      <w:fldSimple w:instr=" SEQ Table \* ARABIC ">
        <w:r w:rsidR="00C910EC">
          <w:rPr>
            <w:noProof/>
          </w:rPr>
          <w:t>15</w:t>
        </w:r>
      </w:fldSimple>
      <w:r>
        <w:t xml:space="preserve"> </w:t>
      </w:r>
      <w:r w:rsidR="00410F95">
        <w:t>–</w:t>
      </w:r>
      <w:r>
        <w:t xml:space="preserve"> </w:t>
      </w:r>
      <w:bookmarkEnd w:id="206"/>
      <w:bookmarkEnd w:id="207"/>
      <w:r w:rsidR="00410F95">
        <w:t>BSM Data</w:t>
      </w:r>
    </w:p>
    <w:p w14:paraId="219B2098" w14:textId="7911466A" w:rsidR="00C26C45" w:rsidRDefault="00C26C45" w:rsidP="000A3293">
      <w:pPr>
        <w:pStyle w:val="Heading4"/>
      </w:pPr>
      <w:bookmarkStart w:id="208" w:name="_Toc462052323"/>
      <w:r w:rsidRPr="00961838">
        <w:t>OdeDateTime</w:t>
      </w:r>
      <w:bookmarkEnd w:id="20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209" w:name="_Toc456253327"/>
      <w:r>
        <w:t xml:space="preserve">Table </w:t>
      </w:r>
      <w:fldSimple w:instr=" SEQ Table \* ARABIC ">
        <w:r w:rsidR="00C910EC">
          <w:rPr>
            <w:noProof/>
          </w:rPr>
          <w:t>16</w:t>
        </w:r>
      </w:fldSimple>
      <w:r>
        <w:t xml:space="preserve"> - </w:t>
      </w:r>
      <w:r w:rsidRPr="00951B2B">
        <w:t>OdeDateTime</w:t>
      </w:r>
      <w:bookmarkEnd w:id="209"/>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1" w:author="Musavi, Hamid [USA] [2]" w:date="2017-03-06T19:24:00Z" w:initials="MH[">
    <w:p w14:paraId="39FA11AE" w14:textId="77777777" w:rsidR="000901B3" w:rsidRDefault="000901B3">
      <w:pPr>
        <w:pStyle w:val="CommentText"/>
      </w:pPr>
      <w:r>
        <w:rPr>
          <w:rStyle w:val="CommentReference"/>
        </w:rPr>
        <w:annotationRef/>
      </w:r>
      <w:r>
        <w:t>To be moved to Swagger file</w:t>
      </w:r>
    </w:p>
  </w:comment>
  <w:comment w:id="105" w:author="Musavi, Hamid [USA] [2]" w:date="2017-03-06T19:25:00Z" w:initials="MH[">
    <w:p w14:paraId="39715C69" w14:textId="77777777" w:rsidR="000901B3" w:rsidRDefault="000901B3">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FA11AE" w15:done="0"/>
  <w15:commentEx w15:paraId="39715C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FA11AE" w16cid:durableId="1E2EB9A1"/>
  <w16cid:commentId w16cid:paraId="39715C69" w16cid:durableId="1E2EB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8B6D0" w14:textId="77777777" w:rsidR="007B2F38" w:rsidRDefault="007B2F38">
      <w:pPr>
        <w:spacing w:after="0" w:line="240" w:lineRule="auto"/>
      </w:pPr>
      <w:r>
        <w:separator/>
      </w:r>
    </w:p>
  </w:endnote>
  <w:endnote w:type="continuationSeparator" w:id="0">
    <w:p w14:paraId="571A5889" w14:textId="77777777" w:rsidR="007B2F38" w:rsidRDefault="007B2F38">
      <w:pPr>
        <w:spacing w:after="0" w:line="240" w:lineRule="auto"/>
      </w:pPr>
      <w:r>
        <w:continuationSeparator/>
      </w:r>
    </w:p>
  </w:endnote>
  <w:endnote w:type="continuationNotice" w:id="1">
    <w:p w14:paraId="680F95D3" w14:textId="77777777" w:rsidR="007B2F38" w:rsidRDefault="007B2F3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003" w:usb1="00000000" w:usb2="00000000" w:usb3="00000000" w:csb0="00000001" w:csb1="00000000"/>
  </w:font>
  <w:font w:name="Harvey Balls">
    <w:panose1 w:val="02000609000000000000"/>
    <w:charset w:val="00"/>
    <w:family w:val="modern"/>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auto"/>
    <w:pitch w:val="variable"/>
    <w:sig w:usb0="00000003" w:usb1="00000000" w:usb2="00000000"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alibri"/>
    <w:panose1 w:val="02000500000000000000"/>
    <w:charset w:val="00"/>
    <w:family w:val="auto"/>
    <w:pitch w:val="variable"/>
    <w:sig w:usb0="00000003" w:usb1="00000000" w:usb2="00000000"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6A036F1F" w:rsidR="000901B3" w:rsidRDefault="000901B3"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January 24, 2018</w:t>
    </w:r>
    <w:r>
      <w:rPr>
        <w:noProof/>
      </w:rPr>
      <w:fldChar w:fldCharType="end"/>
    </w:r>
  </w:p>
  <w:p w14:paraId="022A2A9B" w14:textId="0E57C247" w:rsidR="000901B3" w:rsidRPr="00D47340" w:rsidRDefault="000901B3"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20E7F5BD" w:rsidR="000901B3" w:rsidRDefault="000901B3">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- 63 -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January 24,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D41F0" w14:textId="77777777" w:rsidR="007B2F38" w:rsidRDefault="007B2F38">
      <w:pPr>
        <w:spacing w:after="0" w:line="240" w:lineRule="auto"/>
      </w:pPr>
      <w:r>
        <w:separator/>
      </w:r>
    </w:p>
  </w:footnote>
  <w:footnote w:type="continuationSeparator" w:id="0">
    <w:p w14:paraId="3DF96214" w14:textId="77777777" w:rsidR="007B2F38" w:rsidRDefault="007B2F38">
      <w:pPr>
        <w:spacing w:after="0" w:line="240" w:lineRule="auto"/>
      </w:pPr>
      <w:r>
        <w:continuationSeparator/>
      </w:r>
    </w:p>
  </w:footnote>
  <w:footnote w:type="continuationNotice" w:id="1">
    <w:p w14:paraId="302A8DB8" w14:textId="77777777" w:rsidR="007B2F38" w:rsidRDefault="007B2F3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0901B3" w:rsidRPr="00533512" w:rsidRDefault="000901B3"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0901B3" w:rsidRDefault="000901B3">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&#13;&#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0901B3" w:rsidRDefault="000901B3">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sidR="007B2F38">
          <w:rPr>
            <w:b/>
            <w:noProof/>
            <w:color w:val="0070C0"/>
            <w:sz w:val="20"/>
            <w:szCs w:val="20"/>
          </w:rPr>
          <w:pict w14:anchorId="22EF9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0901B3" w:rsidRDefault="000901B3">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0901B3" w:rsidRDefault="000901B3"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" o:allowoverlap="f" fillcolor="white [3212]" stroked="f" strokeweight="1pt">
              <v:textbox style="mso-fit-shape-to-text:t">
                <w:txbxContent>
                  <w:p w14:paraId="02BECEEC" w14:textId="4273B3C9" w:rsidR="000901B3" w:rsidRDefault="000901B3"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wartz, Matthew [USA] [2]">
    <w15:presenceInfo w15:providerId="Windows Live" w15:userId="6cd41439-7054-4843-8b0a-58e728c2fe6d"/>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ttachedTemplate r:id="rId1"/>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737A"/>
    <w:rsid w:val="001B14F4"/>
    <w:rsid w:val="001B3FCC"/>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71DD3"/>
    <w:rsid w:val="00273B65"/>
    <w:rsid w:val="00277F13"/>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A9D"/>
    <w:rsid w:val="004C0F68"/>
    <w:rsid w:val="004C1E36"/>
    <w:rsid w:val="004C2F6D"/>
    <w:rsid w:val="004C424E"/>
    <w:rsid w:val="004C4D4C"/>
    <w:rsid w:val="004C5056"/>
    <w:rsid w:val="004D0EB5"/>
    <w:rsid w:val="004D1092"/>
    <w:rsid w:val="004D4909"/>
    <w:rsid w:val="004E1AED"/>
    <w:rsid w:val="004E2E31"/>
    <w:rsid w:val="004E6662"/>
    <w:rsid w:val="00503760"/>
    <w:rsid w:val="00506B9B"/>
    <w:rsid w:val="00507426"/>
    <w:rsid w:val="00512E88"/>
    <w:rsid w:val="00514A2A"/>
    <w:rsid w:val="00515E5D"/>
    <w:rsid w:val="00517F74"/>
    <w:rsid w:val="00520060"/>
    <w:rsid w:val="00533512"/>
    <w:rsid w:val="00545323"/>
    <w:rsid w:val="00545450"/>
    <w:rsid w:val="00553903"/>
    <w:rsid w:val="00553AA4"/>
    <w:rsid w:val="005604A8"/>
    <w:rsid w:val="00561AEB"/>
    <w:rsid w:val="005651B6"/>
    <w:rsid w:val="00566557"/>
    <w:rsid w:val="005676A9"/>
    <w:rsid w:val="00567B12"/>
    <w:rsid w:val="00571EF4"/>
    <w:rsid w:val="005721F6"/>
    <w:rsid w:val="005735E7"/>
    <w:rsid w:val="00575E3E"/>
    <w:rsid w:val="00583352"/>
    <w:rsid w:val="00583B72"/>
    <w:rsid w:val="00593420"/>
    <w:rsid w:val="005A3000"/>
    <w:rsid w:val="005A7D7C"/>
    <w:rsid w:val="005B5BA6"/>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7731F"/>
    <w:rsid w:val="006820F5"/>
    <w:rsid w:val="0068352B"/>
    <w:rsid w:val="006916B6"/>
    <w:rsid w:val="006930F7"/>
    <w:rsid w:val="00697042"/>
    <w:rsid w:val="006A024C"/>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2F38"/>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62DD"/>
    <w:rsid w:val="00817A59"/>
    <w:rsid w:val="00822CD3"/>
    <w:rsid w:val="00823070"/>
    <w:rsid w:val="008242BB"/>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76396"/>
    <w:rsid w:val="00984AB8"/>
    <w:rsid w:val="009A3255"/>
    <w:rsid w:val="009B30FC"/>
    <w:rsid w:val="009B7A1C"/>
    <w:rsid w:val="009C14E6"/>
    <w:rsid w:val="009C4661"/>
    <w:rsid w:val="009C4E45"/>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C54BB"/>
    <w:rsid w:val="00AC61D9"/>
    <w:rsid w:val="00AC6A7C"/>
    <w:rsid w:val="00AD06BA"/>
    <w:rsid w:val="00AD4163"/>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2666"/>
    <w:rsid w:val="00C97383"/>
    <w:rsid w:val="00CA0640"/>
    <w:rsid w:val="00CA0F41"/>
    <w:rsid w:val="00CA4412"/>
    <w:rsid w:val="00CA4BB4"/>
    <w:rsid w:val="00CA712F"/>
    <w:rsid w:val="00CB08F3"/>
    <w:rsid w:val="00CB2E87"/>
    <w:rsid w:val="00CB4AD1"/>
    <w:rsid w:val="00CC5282"/>
    <w:rsid w:val="00CC6A57"/>
    <w:rsid w:val="00CD296A"/>
    <w:rsid w:val="00CE0F08"/>
    <w:rsid w:val="00CE5487"/>
    <w:rsid w:val="00CF1FA6"/>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E00C4"/>
    <w:rsid w:val="00EE12D0"/>
    <w:rsid w:val="00EF7C4D"/>
    <w:rsid w:val="00F01B77"/>
    <w:rsid w:val="00F07B1C"/>
    <w:rsid w:val="00F14C2B"/>
    <w:rsid w:val="00F175E9"/>
    <w:rsid w:val="00F42024"/>
    <w:rsid w:val="00F44C7C"/>
    <w:rsid w:val="00F46095"/>
    <w:rsid w:val="00F47D6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comments" Target="comments.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image" Target="media/image5.png"/><Relationship Id="rId47" Type="http://schemas.openxmlformats.org/officeDocument/2006/relationships/hyperlink" Target="https://github.com/b/kafka-websocket/blob/master/pom.xml" TargetMode="External"/><Relationship Id="rId50" Type="http://schemas.openxmlformats.org/officeDocument/2006/relationships/image" Target="media/image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oozallen.com" TargetMode="External"/><Relationship Id="rId29" Type="http://schemas.openxmlformats.org/officeDocument/2006/relationships/hyperlink" Target="https://github.com/usdot-jpo-ode/asn1_codec" TargetMode="Externa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usdot-jpo-ode.github.io/" TargetMode="External"/><Relationship Id="rId40" Type="http://schemas.microsoft.com/office/2011/relationships/commentsExtended" Target="commentsExtended.xml"/><Relationship Id="rId45" Type="http://schemas.openxmlformats.org/officeDocument/2006/relationships/hyperlink" Target="http://tools.ietf.org/html/rfc6455"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github.com/usdot-jpo-ode/jpo-ode/blob/develop/docs/ODESwagger.ya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hyperlink" Target="https://github.com/usdot-jpo-ode/jpo-ode/blob/develop/docs/ODESwagger.yaml" TargetMode="External"/><Relationship Id="rId48"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image" Target="media/image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image" Target="media/image4.png"/><Relationship Id="rId46" Type="http://schemas.openxmlformats.org/officeDocument/2006/relationships/hyperlink" Target="https://www.confluent.io/blog/a-comprehensive-open-source-rest-proxy-for-kafka/" TargetMode="External"/><Relationship Id="rId20" Type="http://schemas.openxmlformats.org/officeDocument/2006/relationships/image" Target="media/image2.png"/><Relationship Id="rId41" Type="http://schemas.microsoft.com/office/2016/09/relationships/commentsIds" Target="commentsIds.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572C3A39-6619-8043-A535-202547F5C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1246</TotalTime>
  <Pages>75</Pages>
  <Words>12482</Words>
  <Characters>71150</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83466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Schwartz, Matthew [USA]</cp:lastModifiedBy>
  <cp:revision>21</cp:revision>
  <cp:lastPrinted>2017-01-18T03:07:00Z</cp:lastPrinted>
  <dcterms:created xsi:type="dcterms:W3CDTF">2017-09-06T18:30:00Z</dcterms:created>
  <dcterms:modified xsi:type="dcterms:W3CDTF">2018-02-14T18:50:00Z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