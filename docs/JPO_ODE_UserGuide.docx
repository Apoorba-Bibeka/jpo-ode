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55D60F29"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7-05-17T09:53:00Z">
        <w:r w:rsidR="009F348E">
          <w:rPr>
            <w:b/>
            <w:noProof/>
            <w:color w:val="0070C0"/>
          </w:rPr>
          <w:t>May 17, 2017</w:t>
        </w:r>
      </w:ins>
      <w:del w:id="1" w:author="Musavi, Hamid [USA]" w:date="2017-05-17T09:53:00Z">
        <w:r w:rsidR="00E13302" w:rsidDel="009F348E">
          <w:rPr>
            <w:b/>
            <w:noProof/>
            <w:color w:val="0070C0"/>
          </w:rPr>
          <w:delText>May 16, 2017</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9F348E" w:rsidRDefault="009F348E" w:rsidP="00314B85">
                            <w:pPr>
                              <w:pStyle w:val="BAHOfficeAddressBAH"/>
                              <w:rPr>
                                <w:b/>
                                <w:bCs/>
                              </w:rPr>
                            </w:pPr>
                            <w:r>
                              <w:rPr>
                                <w:b/>
                                <w:bCs/>
                              </w:rPr>
                              <w:t>Booz Allen Hamilton</w:t>
                            </w:r>
                          </w:p>
                          <w:p w14:paraId="5FB437CA" w14:textId="77777777" w:rsidR="009F348E" w:rsidRDefault="009F348E" w:rsidP="00314B85">
                            <w:pPr>
                              <w:pStyle w:val="BAHOfficeAddressBAH"/>
                            </w:pPr>
                            <w:r>
                              <w:t>8283 Greensboro Drive</w:t>
                            </w:r>
                          </w:p>
                          <w:p w14:paraId="1FCD3473" w14:textId="77777777" w:rsidR="009F348E" w:rsidRDefault="009F348E" w:rsidP="00314B85">
                            <w:pPr>
                              <w:pStyle w:val="BAHOfficeAddressBAH"/>
                            </w:pPr>
                            <w:r>
                              <w:t>McLean, VA 22102-3838</w:t>
                            </w:r>
                          </w:p>
                          <w:p w14:paraId="1E61E11E" w14:textId="77777777" w:rsidR="009F348E" w:rsidRDefault="009F348E" w:rsidP="00314B85">
                            <w:pPr>
                              <w:pStyle w:val="BAHOfficeAddressBAH"/>
                            </w:pPr>
                            <w:r>
                              <w:t>Tel 703-902-5000</w:t>
                            </w:r>
                          </w:p>
                          <w:p w14:paraId="2C05FE5D" w14:textId="77777777" w:rsidR="009F348E" w:rsidRDefault="009F348E" w:rsidP="00314B85">
                            <w:pPr>
                              <w:pStyle w:val="BAHOfficeAddressLastBAH"/>
                            </w:pPr>
                            <w:r>
                              <w:t>Fax 703-902-3333</w:t>
                            </w:r>
                          </w:p>
                          <w:p w14:paraId="7CFBEDAE" w14:textId="77777777" w:rsidR="009F348E" w:rsidRDefault="009F348E"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9F348E" w:rsidRDefault="009F348E" w:rsidP="00314B85">
                      <w:pPr>
                        <w:pStyle w:val="BAHOfficeAddressBAH"/>
                        <w:rPr>
                          <w:b/>
                          <w:bCs/>
                        </w:rPr>
                      </w:pPr>
                      <w:r>
                        <w:rPr>
                          <w:b/>
                          <w:bCs/>
                        </w:rPr>
                        <w:t>Booz Allen Hamilton</w:t>
                      </w:r>
                    </w:p>
                    <w:p w14:paraId="5FB437CA" w14:textId="77777777" w:rsidR="009F348E" w:rsidRDefault="009F348E" w:rsidP="00314B85">
                      <w:pPr>
                        <w:pStyle w:val="BAHOfficeAddressBAH"/>
                      </w:pPr>
                      <w:r>
                        <w:t>8283 Greensboro Drive</w:t>
                      </w:r>
                    </w:p>
                    <w:p w14:paraId="1FCD3473" w14:textId="77777777" w:rsidR="009F348E" w:rsidRDefault="009F348E" w:rsidP="00314B85">
                      <w:pPr>
                        <w:pStyle w:val="BAHOfficeAddressBAH"/>
                      </w:pPr>
                      <w:r>
                        <w:t>McLean, VA 22102-3838</w:t>
                      </w:r>
                    </w:p>
                    <w:p w14:paraId="1E61E11E" w14:textId="77777777" w:rsidR="009F348E" w:rsidRDefault="009F348E" w:rsidP="00314B85">
                      <w:pPr>
                        <w:pStyle w:val="BAHOfficeAddressBAH"/>
                      </w:pPr>
                      <w:r>
                        <w:t>Tel 703-902-5000</w:t>
                      </w:r>
                    </w:p>
                    <w:p w14:paraId="2C05FE5D" w14:textId="77777777" w:rsidR="009F348E" w:rsidRDefault="009F348E" w:rsidP="00314B85">
                      <w:pPr>
                        <w:pStyle w:val="BAHOfficeAddressLastBAH"/>
                      </w:pPr>
                      <w:r>
                        <w:t>Fax 703-902-3333</w:t>
                      </w:r>
                    </w:p>
                    <w:p w14:paraId="7CFBEDAE" w14:textId="77777777" w:rsidR="009F348E" w:rsidRDefault="009F348E"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9F348E">
          <w:pPr>
            <w:pStyle w:val="TOC1"/>
            <w:tabs>
              <w:tab w:val="left" w:pos="480"/>
              <w:tab w:val="right" w:leader="dot" w:pos="9350"/>
            </w:tabs>
            <w:rPr>
              <w:noProof/>
              <w:lang w:eastAsia="en-US"/>
            </w:rPr>
          </w:pPr>
          <w:hyperlink w:anchor="_Toc478121030" w:history="1">
            <w:r w:rsidR="008A7EB4" w:rsidRPr="00CF1771">
              <w:rPr>
                <w:rStyle w:val="Hyperlink"/>
                <w:noProof/>
              </w:rPr>
              <w:t>1</w:t>
            </w:r>
            <w:r w:rsidR="008A7EB4">
              <w:rPr>
                <w:noProof/>
                <w:lang w:eastAsia="en-US"/>
              </w:rPr>
              <w:tab/>
            </w:r>
            <w:r w:rsidR="008A7EB4" w:rsidRPr="00CF1771">
              <w:rPr>
                <w:rStyle w:val="Hyperlink"/>
                <w:noProof/>
              </w:rPr>
              <w:t>Introduction</w:t>
            </w:r>
            <w:r w:rsidR="008A7EB4">
              <w:rPr>
                <w:noProof/>
                <w:webHidden/>
              </w:rPr>
              <w:tab/>
            </w:r>
            <w:r w:rsidR="008A7EB4">
              <w:rPr>
                <w:noProof/>
                <w:webHidden/>
              </w:rPr>
              <w:fldChar w:fldCharType="begin"/>
            </w:r>
            <w:r w:rsidR="008A7EB4">
              <w:rPr>
                <w:noProof/>
                <w:webHidden/>
              </w:rPr>
              <w:instrText xml:space="preserve"> PAGEREF _Toc478121030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6CEC13C9" w14:textId="77777777" w:rsidR="008A7EB4" w:rsidRDefault="009F348E">
          <w:pPr>
            <w:pStyle w:val="TOC1"/>
            <w:tabs>
              <w:tab w:val="left" w:pos="480"/>
              <w:tab w:val="right" w:leader="dot" w:pos="9350"/>
            </w:tabs>
            <w:rPr>
              <w:noProof/>
              <w:lang w:eastAsia="en-US"/>
            </w:rPr>
          </w:pPr>
          <w:hyperlink w:anchor="_Toc478121031" w:history="1">
            <w:r w:rsidR="008A7EB4" w:rsidRPr="00CF1771">
              <w:rPr>
                <w:rStyle w:val="Hyperlink"/>
                <w:noProof/>
              </w:rPr>
              <w:t>2</w:t>
            </w:r>
            <w:r w:rsidR="008A7EB4">
              <w:rPr>
                <w:noProof/>
                <w:lang w:eastAsia="en-US"/>
              </w:rPr>
              <w:tab/>
            </w:r>
            <w:r w:rsidR="008A7EB4" w:rsidRPr="00CF1771">
              <w:rPr>
                <w:rStyle w:val="Hyperlink"/>
                <w:noProof/>
              </w:rPr>
              <w:t>Project Overview</w:t>
            </w:r>
            <w:r w:rsidR="008A7EB4">
              <w:rPr>
                <w:noProof/>
                <w:webHidden/>
              </w:rPr>
              <w:tab/>
            </w:r>
            <w:r w:rsidR="008A7EB4">
              <w:rPr>
                <w:noProof/>
                <w:webHidden/>
              </w:rPr>
              <w:fldChar w:fldCharType="begin"/>
            </w:r>
            <w:r w:rsidR="008A7EB4">
              <w:rPr>
                <w:noProof/>
                <w:webHidden/>
              </w:rPr>
              <w:instrText xml:space="preserve"> PAGEREF _Toc478121031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37C00459" w14:textId="77777777" w:rsidR="008A7EB4" w:rsidRDefault="009F348E">
          <w:pPr>
            <w:pStyle w:val="TOC1"/>
            <w:tabs>
              <w:tab w:val="left" w:pos="480"/>
              <w:tab w:val="right" w:leader="dot" w:pos="9350"/>
            </w:tabs>
            <w:rPr>
              <w:noProof/>
              <w:lang w:eastAsia="en-US"/>
            </w:rPr>
          </w:pPr>
          <w:hyperlink w:anchor="_Toc478121032" w:history="1">
            <w:r w:rsidR="008A7EB4" w:rsidRPr="00CF1771">
              <w:rPr>
                <w:rStyle w:val="Hyperlink"/>
                <w:noProof/>
              </w:rPr>
              <w:t>3</w:t>
            </w:r>
            <w:r w:rsidR="008A7EB4">
              <w:rPr>
                <w:noProof/>
                <w:lang w:eastAsia="en-US"/>
              </w:rPr>
              <w:tab/>
            </w:r>
            <w:r w:rsidR="008A7EB4" w:rsidRPr="00CF1771">
              <w:rPr>
                <w:rStyle w:val="Hyperlink"/>
                <w:noProof/>
              </w:rPr>
              <w:t>System Overview</w:t>
            </w:r>
            <w:r w:rsidR="008A7EB4">
              <w:rPr>
                <w:noProof/>
                <w:webHidden/>
              </w:rPr>
              <w:tab/>
            </w:r>
            <w:r w:rsidR="008A7EB4">
              <w:rPr>
                <w:noProof/>
                <w:webHidden/>
              </w:rPr>
              <w:fldChar w:fldCharType="begin"/>
            </w:r>
            <w:r w:rsidR="008A7EB4">
              <w:rPr>
                <w:noProof/>
                <w:webHidden/>
              </w:rPr>
              <w:instrText xml:space="preserve"> PAGEREF _Toc478121032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73ADC3" w14:textId="77777777" w:rsidR="008A7EB4" w:rsidRDefault="009F348E">
          <w:pPr>
            <w:pStyle w:val="TOC1"/>
            <w:tabs>
              <w:tab w:val="left" w:pos="480"/>
              <w:tab w:val="right" w:leader="dot" w:pos="9350"/>
            </w:tabs>
            <w:rPr>
              <w:noProof/>
              <w:lang w:eastAsia="en-US"/>
            </w:rPr>
          </w:pPr>
          <w:hyperlink w:anchor="_Toc478121033" w:history="1">
            <w:r w:rsidR="008A7EB4" w:rsidRPr="00CF1771">
              <w:rPr>
                <w:rStyle w:val="Hyperlink"/>
                <w:noProof/>
              </w:rPr>
              <w:t>4</w:t>
            </w:r>
            <w:r w:rsidR="008A7EB4">
              <w:rPr>
                <w:noProof/>
                <w:lang w:eastAsia="en-US"/>
              </w:rPr>
              <w:tab/>
            </w:r>
            <w:r w:rsidR="008A7EB4" w:rsidRPr="00CF1771">
              <w:rPr>
                <w:rStyle w:val="Hyperlink"/>
                <w:noProof/>
              </w:rPr>
              <w:t>Audience</w:t>
            </w:r>
            <w:r w:rsidR="008A7EB4">
              <w:rPr>
                <w:noProof/>
                <w:webHidden/>
              </w:rPr>
              <w:tab/>
            </w:r>
            <w:r w:rsidR="008A7EB4">
              <w:rPr>
                <w:noProof/>
                <w:webHidden/>
              </w:rPr>
              <w:fldChar w:fldCharType="begin"/>
            </w:r>
            <w:r w:rsidR="008A7EB4">
              <w:rPr>
                <w:noProof/>
                <w:webHidden/>
              </w:rPr>
              <w:instrText xml:space="preserve"> PAGEREF _Toc478121033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DDED1A" w14:textId="77777777" w:rsidR="008A7EB4" w:rsidRDefault="009F348E">
          <w:pPr>
            <w:pStyle w:val="TOC1"/>
            <w:tabs>
              <w:tab w:val="left" w:pos="480"/>
              <w:tab w:val="right" w:leader="dot" w:pos="9350"/>
            </w:tabs>
            <w:rPr>
              <w:noProof/>
              <w:lang w:eastAsia="en-US"/>
            </w:rPr>
          </w:pPr>
          <w:hyperlink w:anchor="_Toc478121034" w:history="1">
            <w:r w:rsidR="008A7EB4" w:rsidRPr="00CF1771">
              <w:rPr>
                <w:rStyle w:val="Hyperlink"/>
                <w:noProof/>
              </w:rPr>
              <w:t>5</w:t>
            </w:r>
            <w:r w:rsidR="008A7EB4">
              <w:rPr>
                <w:noProof/>
                <w:lang w:eastAsia="en-US"/>
              </w:rPr>
              <w:tab/>
            </w:r>
            <w:r w:rsidR="008A7EB4" w:rsidRPr="00CF1771">
              <w:rPr>
                <w:rStyle w:val="Hyperlink"/>
                <w:noProof/>
              </w:rPr>
              <w:t>Glossary</w:t>
            </w:r>
            <w:r w:rsidR="008A7EB4">
              <w:rPr>
                <w:noProof/>
                <w:webHidden/>
              </w:rPr>
              <w:tab/>
            </w:r>
            <w:r w:rsidR="008A7EB4">
              <w:rPr>
                <w:noProof/>
                <w:webHidden/>
              </w:rPr>
              <w:fldChar w:fldCharType="begin"/>
            </w:r>
            <w:r w:rsidR="008A7EB4">
              <w:rPr>
                <w:noProof/>
                <w:webHidden/>
              </w:rPr>
              <w:instrText xml:space="preserve"> PAGEREF _Toc478121034 \h </w:instrText>
            </w:r>
            <w:r w:rsidR="008A7EB4">
              <w:rPr>
                <w:noProof/>
                <w:webHidden/>
              </w:rPr>
            </w:r>
            <w:r w:rsidR="008A7EB4">
              <w:rPr>
                <w:noProof/>
                <w:webHidden/>
              </w:rPr>
              <w:fldChar w:fldCharType="separate"/>
            </w:r>
            <w:r w:rsidR="008A7EB4">
              <w:rPr>
                <w:noProof/>
                <w:webHidden/>
              </w:rPr>
              <w:t>8</w:t>
            </w:r>
            <w:r w:rsidR="008A7EB4">
              <w:rPr>
                <w:noProof/>
                <w:webHidden/>
              </w:rPr>
              <w:fldChar w:fldCharType="end"/>
            </w:r>
          </w:hyperlink>
        </w:p>
        <w:p w14:paraId="48DDE16D" w14:textId="77777777" w:rsidR="008A7EB4" w:rsidRDefault="009F348E">
          <w:pPr>
            <w:pStyle w:val="TOC1"/>
            <w:tabs>
              <w:tab w:val="left" w:pos="480"/>
              <w:tab w:val="right" w:leader="dot" w:pos="9350"/>
            </w:tabs>
            <w:rPr>
              <w:noProof/>
              <w:lang w:eastAsia="en-US"/>
            </w:rPr>
          </w:pPr>
          <w:hyperlink w:anchor="_Toc478121035" w:history="1">
            <w:r w:rsidR="008A7EB4" w:rsidRPr="00CF1771">
              <w:rPr>
                <w:rStyle w:val="Hyperlink"/>
                <w:noProof/>
              </w:rPr>
              <w:t>6</w:t>
            </w:r>
            <w:r w:rsidR="008A7EB4">
              <w:rPr>
                <w:noProof/>
                <w:lang w:eastAsia="en-US"/>
              </w:rPr>
              <w:tab/>
            </w:r>
            <w:r w:rsidR="008A7EB4" w:rsidRPr="00CF1771">
              <w:rPr>
                <w:rStyle w:val="Hyperlink"/>
                <w:noProof/>
              </w:rPr>
              <w:t>ODE DEVELOPMENT ENVIRONMENT</w:t>
            </w:r>
            <w:r w:rsidR="008A7EB4">
              <w:rPr>
                <w:noProof/>
                <w:webHidden/>
              </w:rPr>
              <w:tab/>
            </w:r>
            <w:r w:rsidR="008A7EB4">
              <w:rPr>
                <w:noProof/>
                <w:webHidden/>
              </w:rPr>
              <w:fldChar w:fldCharType="begin"/>
            </w:r>
            <w:r w:rsidR="008A7EB4">
              <w:rPr>
                <w:noProof/>
                <w:webHidden/>
              </w:rPr>
              <w:instrText xml:space="preserve"> PAGEREF _Toc478121035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31DEA6B" w14:textId="77777777" w:rsidR="008A7EB4" w:rsidRDefault="009F348E">
          <w:pPr>
            <w:pStyle w:val="TOC2"/>
            <w:tabs>
              <w:tab w:val="left" w:pos="1080"/>
              <w:tab w:val="right" w:leader="dot" w:pos="9350"/>
            </w:tabs>
            <w:rPr>
              <w:noProof/>
              <w:lang w:eastAsia="en-US"/>
            </w:rPr>
          </w:pPr>
          <w:hyperlink w:anchor="_Toc478121036" w:history="1">
            <w:r w:rsidR="008A7EB4" w:rsidRPr="00CF1771">
              <w:rPr>
                <w:rStyle w:val="Hyperlink"/>
                <w:noProof/>
              </w:rPr>
              <w:t>6.1</w:t>
            </w:r>
            <w:r w:rsidR="008A7EB4">
              <w:rPr>
                <w:noProof/>
                <w:lang w:eastAsia="en-US"/>
              </w:rPr>
              <w:tab/>
            </w:r>
            <w:r w:rsidR="008A7EB4" w:rsidRPr="00CF1771">
              <w:rPr>
                <w:rStyle w:val="Hyperlink"/>
                <w:noProof/>
              </w:rPr>
              <w:t>Java Development Tools</w:t>
            </w:r>
            <w:r w:rsidR="008A7EB4">
              <w:rPr>
                <w:noProof/>
                <w:webHidden/>
              </w:rPr>
              <w:tab/>
            </w:r>
            <w:r w:rsidR="008A7EB4">
              <w:rPr>
                <w:noProof/>
                <w:webHidden/>
              </w:rPr>
              <w:fldChar w:fldCharType="begin"/>
            </w:r>
            <w:r w:rsidR="008A7EB4">
              <w:rPr>
                <w:noProof/>
                <w:webHidden/>
              </w:rPr>
              <w:instrText xml:space="preserve"> PAGEREF _Toc478121036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2DB6B9DA" w14:textId="77777777" w:rsidR="008A7EB4" w:rsidRDefault="009F348E">
          <w:pPr>
            <w:pStyle w:val="TOC2"/>
            <w:tabs>
              <w:tab w:val="left" w:pos="1080"/>
              <w:tab w:val="right" w:leader="dot" w:pos="9350"/>
            </w:tabs>
            <w:rPr>
              <w:noProof/>
              <w:lang w:eastAsia="en-US"/>
            </w:rPr>
          </w:pPr>
          <w:hyperlink w:anchor="_Toc478121037" w:history="1">
            <w:r w:rsidR="008A7EB4" w:rsidRPr="00CF1771">
              <w:rPr>
                <w:rStyle w:val="Hyperlink"/>
                <w:noProof/>
              </w:rPr>
              <w:t>6.2</w:t>
            </w:r>
            <w:r w:rsidR="008A7EB4">
              <w:rPr>
                <w:noProof/>
                <w:lang w:eastAsia="en-US"/>
              </w:rPr>
              <w:tab/>
            </w:r>
            <w:r w:rsidR="008A7EB4" w:rsidRPr="00CF1771">
              <w:rPr>
                <w:rStyle w:val="Hyperlink"/>
                <w:noProof/>
              </w:rPr>
              <w:t>Java</w:t>
            </w:r>
            <w:r w:rsidR="008A7EB4">
              <w:rPr>
                <w:noProof/>
                <w:webHidden/>
              </w:rPr>
              <w:tab/>
            </w:r>
            <w:r w:rsidR="008A7EB4">
              <w:rPr>
                <w:noProof/>
                <w:webHidden/>
              </w:rPr>
              <w:fldChar w:fldCharType="begin"/>
            </w:r>
            <w:r w:rsidR="008A7EB4">
              <w:rPr>
                <w:noProof/>
                <w:webHidden/>
              </w:rPr>
              <w:instrText xml:space="preserve"> PAGEREF _Toc478121037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5604B5C4" w14:textId="77777777" w:rsidR="008A7EB4" w:rsidRDefault="009F348E">
          <w:pPr>
            <w:pStyle w:val="TOC2"/>
            <w:tabs>
              <w:tab w:val="left" w:pos="1080"/>
              <w:tab w:val="right" w:leader="dot" w:pos="9350"/>
            </w:tabs>
            <w:rPr>
              <w:noProof/>
              <w:lang w:eastAsia="en-US"/>
            </w:rPr>
          </w:pPr>
          <w:hyperlink w:anchor="_Toc478121038" w:history="1">
            <w:r w:rsidR="008A7EB4" w:rsidRPr="00CF1771">
              <w:rPr>
                <w:rStyle w:val="Hyperlink"/>
                <w:noProof/>
              </w:rPr>
              <w:t>6.3</w:t>
            </w:r>
            <w:r w:rsidR="008A7EB4">
              <w:rPr>
                <w:noProof/>
                <w:lang w:eastAsia="en-US"/>
              </w:rPr>
              <w:tab/>
            </w:r>
            <w:r w:rsidR="008A7EB4" w:rsidRPr="00CF1771">
              <w:rPr>
                <w:rStyle w:val="Hyperlink"/>
                <w:noProof/>
              </w:rPr>
              <w:t>Eclipse IDE</w:t>
            </w:r>
            <w:r w:rsidR="008A7EB4">
              <w:rPr>
                <w:noProof/>
                <w:webHidden/>
              </w:rPr>
              <w:tab/>
            </w:r>
            <w:r w:rsidR="008A7EB4">
              <w:rPr>
                <w:noProof/>
                <w:webHidden/>
              </w:rPr>
              <w:fldChar w:fldCharType="begin"/>
            </w:r>
            <w:r w:rsidR="008A7EB4">
              <w:rPr>
                <w:noProof/>
                <w:webHidden/>
              </w:rPr>
              <w:instrText xml:space="preserve"> PAGEREF _Toc478121038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DBDFB52" w14:textId="77777777" w:rsidR="008A7EB4" w:rsidRDefault="009F348E">
          <w:pPr>
            <w:pStyle w:val="TOC2"/>
            <w:tabs>
              <w:tab w:val="left" w:pos="1080"/>
              <w:tab w:val="right" w:leader="dot" w:pos="9350"/>
            </w:tabs>
            <w:rPr>
              <w:noProof/>
              <w:lang w:eastAsia="en-US"/>
            </w:rPr>
          </w:pPr>
          <w:hyperlink w:anchor="_Toc478121039" w:history="1">
            <w:r w:rsidR="008A7EB4" w:rsidRPr="00CF1771">
              <w:rPr>
                <w:rStyle w:val="Hyperlink"/>
                <w:noProof/>
              </w:rPr>
              <w:t>6.4</w:t>
            </w:r>
            <w:r w:rsidR="008A7EB4">
              <w:rPr>
                <w:noProof/>
                <w:lang w:eastAsia="en-US"/>
              </w:rPr>
              <w:tab/>
            </w:r>
            <w:r w:rsidR="008A7EB4" w:rsidRPr="00CF1771">
              <w:rPr>
                <w:rStyle w:val="Hyperlink"/>
                <w:noProof/>
              </w:rPr>
              <w:t>Maven</w:t>
            </w:r>
            <w:r w:rsidR="008A7EB4">
              <w:rPr>
                <w:noProof/>
                <w:webHidden/>
              </w:rPr>
              <w:tab/>
            </w:r>
            <w:r w:rsidR="008A7EB4">
              <w:rPr>
                <w:noProof/>
                <w:webHidden/>
              </w:rPr>
              <w:fldChar w:fldCharType="begin"/>
            </w:r>
            <w:r w:rsidR="008A7EB4">
              <w:rPr>
                <w:noProof/>
                <w:webHidden/>
              </w:rPr>
              <w:instrText xml:space="preserve"> PAGEREF _Toc478121039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4C5F2778" w14:textId="77777777" w:rsidR="008A7EB4" w:rsidRDefault="009F348E">
          <w:pPr>
            <w:pStyle w:val="TOC2"/>
            <w:tabs>
              <w:tab w:val="left" w:pos="1080"/>
              <w:tab w:val="right" w:leader="dot" w:pos="9350"/>
            </w:tabs>
            <w:rPr>
              <w:noProof/>
              <w:lang w:eastAsia="en-US"/>
            </w:rPr>
          </w:pPr>
          <w:hyperlink w:anchor="_Toc478121040" w:history="1">
            <w:r w:rsidR="008A7EB4" w:rsidRPr="00CF1771">
              <w:rPr>
                <w:rStyle w:val="Hyperlink"/>
                <w:noProof/>
              </w:rPr>
              <w:t>6.5</w:t>
            </w:r>
            <w:r w:rsidR="008A7EB4">
              <w:rPr>
                <w:noProof/>
                <w:lang w:eastAsia="en-US"/>
              </w:rPr>
              <w:tab/>
            </w:r>
            <w:r w:rsidR="008A7EB4" w:rsidRPr="00CF1771">
              <w:rPr>
                <w:rStyle w:val="Hyperlink"/>
                <w:noProof/>
              </w:rPr>
              <w:t>Git Version Control</w:t>
            </w:r>
            <w:r w:rsidR="008A7EB4">
              <w:rPr>
                <w:noProof/>
                <w:webHidden/>
              </w:rPr>
              <w:tab/>
            </w:r>
            <w:r w:rsidR="008A7EB4">
              <w:rPr>
                <w:noProof/>
                <w:webHidden/>
              </w:rPr>
              <w:fldChar w:fldCharType="begin"/>
            </w:r>
            <w:r w:rsidR="008A7EB4">
              <w:rPr>
                <w:noProof/>
                <w:webHidden/>
              </w:rPr>
              <w:instrText xml:space="preserve"> PAGEREF _Toc478121040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797A06A6" w14:textId="77777777" w:rsidR="008A7EB4" w:rsidRDefault="009F348E">
          <w:pPr>
            <w:pStyle w:val="TOC2"/>
            <w:tabs>
              <w:tab w:val="left" w:pos="1080"/>
              <w:tab w:val="right" w:leader="dot" w:pos="9350"/>
            </w:tabs>
            <w:rPr>
              <w:noProof/>
              <w:lang w:eastAsia="en-US"/>
            </w:rPr>
          </w:pPr>
          <w:hyperlink w:anchor="_Toc478121041" w:history="1">
            <w:r w:rsidR="008A7EB4" w:rsidRPr="00CF1771">
              <w:rPr>
                <w:rStyle w:val="Hyperlink"/>
                <w:noProof/>
              </w:rPr>
              <w:t>6.6</w:t>
            </w:r>
            <w:r w:rsidR="008A7EB4">
              <w:rPr>
                <w:noProof/>
                <w:lang w:eastAsia="en-US"/>
              </w:rPr>
              <w:tab/>
            </w:r>
            <w:r w:rsidR="008A7EB4" w:rsidRPr="00CF1771">
              <w:rPr>
                <w:rStyle w:val="Hyperlink"/>
                <w:noProof/>
              </w:rPr>
              <w:t>Building ODE Software Artifacts</w:t>
            </w:r>
            <w:r w:rsidR="008A7EB4">
              <w:rPr>
                <w:noProof/>
                <w:webHidden/>
              </w:rPr>
              <w:tab/>
            </w:r>
            <w:r w:rsidR="008A7EB4">
              <w:rPr>
                <w:noProof/>
                <w:webHidden/>
              </w:rPr>
              <w:fldChar w:fldCharType="begin"/>
            </w:r>
            <w:r w:rsidR="008A7EB4">
              <w:rPr>
                <w:noProof/>
                <w:webHidden/>
              </w:rPr>
              <w:instrText xml:space="preserve"> PAGEREF _Toc478121041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595E0943"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008A7EB4" w:rsidRPr="00CF1771">
              <w:rPr>
                <w:rStyle w:val="Hyperlink"/>
                <w:noProof/>
              </w:rPr>
              <w:t>6.6.1</w:t>
            </w:r>
            <w:r w:rsidR="008A7EB4">
              <w:rPr>
                <w:rFonts w:asciiTheme="minorHAnsi" w:eastAsiaTheme="minorEastAsia" w:hAnsiTheme="minorHAnsi" w:cstheme="minorBidi"/>
                <w:noProof/>
                <w:sz w:val="22"/>
                <w:szCs w:val="22"/>
              </w:rPr>
              <w:tab/>
            </w:r>
            <w:r w:rsidR="008A7EB4" w:rsidRPr="00CF1771">
              <w:rPr>
                <w:rStyle w:val="Hyperlink"/>
                <w:noProof/>
              </w:rPr>
              <w:t>Open-Source Repository</w:t>
            </w:r>
            <w:r w:rsidR="008A7EB4">
              <w:rPr>
                <w:noProof/>
                <w:webHidden/>
              </w:rPr>
              <w:tab/>
            </w:r>
            <w:r w:rsidR="008A7EB4">
              <w:rPr>
                <w:noProof/>
                <w:webHidden/>
              </w:rPr>
              <w:fldChar w:fldCharType="begin"/>
            </w:r>
            <w:r w:rsidR="008A7EB4">
              <w:rPr>
                <w:noProof/>
                <w:webHidden/>
              </w:rPr>
              <w:instrText xml:space="preserve"> PAGEREF _Toc478121042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07962C08"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008A7EB4" w:rsidRPr="00CF1771">
              <w:rPr>
                <w:rStyle w:val="Hyperlink"/>
                <w:noProof/>
              </w:rPr>
              <w:t>6.6.2</w:t>
            </w:r>
            <w:r w:rsidR="008A7EB4">
              <w:rPr>
                <w:rFonts w:asciiTheme="minorHAnsi" w:eastAsiaTheme="minorEastAsia" w:hAnsiTheme="minorHAnsi" w:cstheme="minorBidi"/>
                <w:noProof/>
                <w:sz w:val="22"/>
                <w:szCs w:val="22"/>
              </w:rPr>
              <w:tab/>
            </w:r>
            <w:r w:rsidR="008A7EB4" w:rsidRPr="00CF1771">
              <w:rPr>
                <w:rStyle w:val="Hyperlink"/>
                <w:noProof/>
              </w:rPr>
              <w:t>Private Repository</w:t>
            </w:r>
            <w:r w:rsidR="008A7EB4">
              <w:rPr>
                <w:noProof/>
                <w:webHidden/>
              </w:rPr>
              <w:tab/>
            </w:r>
            <w:r w:rsidR="008A7EB4">
              <w:rPr>
                <w:noProof/>
                <w:webHidden/>
              </w:rPr>
              <w:fldChar w:fldCharType="begin"/>
            </w:r>
            <w:r w:rsidR="008A7EB4">
              <w:rPr>
                <w:noProof/>
                <w:webHidden/>
              </w:rPr>
              <w:instrText xml:space="preserve"> PAGEREF _Toc478121043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2723D678"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008A7EB4" w:rsidRPr="00CF1771">
              <w:rPr>
                <w:rStyle w:val="Hyperlink"/>
                <w:b/>
                <w:noProof/>
              </w:rPr>
              <w:t>6.6.3</w:t>
            </w:r>
            <w:r w:rsidR="008A7EB4">
              <w:rPr>
                <w:rFonts w:asciiTheme="minorHAnsi" w:eastAsiaTheme="minorEastAsia" w:hAnsiTheme="minorHAnsi" w:cstheme="minorBidi"/>
                <w:noProof/>
                <w:sz w:val="22"/>
                <w:szCs w:val="22"/>
              </w:rPr>
              <w:tab/>
            </w:r>
            <w:r w:rsidR="008A7EB4" w:rsidRPr="00CF1771">
              <w:rPr>
                <w:rStyle w:val="Hyperlink"/>
                <w:noProof/>
              </w:rPr>
              <w:t>ODE Application Properties</w:t>
            </w:r>
            <w:r w:rsidR="008A7EB4">
              <w:rPr>
                <w:noProof/>
                <w:webHidden/>
              </w:rPr>
              <w:tab/>
            </w:r>
            <w:r w:rsidR="008A7EB4">
              <w:rPr>
                <w:noProof/>
                <w:webHidden/>
              </w:rPr>
              <w:fldChar w:fldCharType="begin"/>
            </w:r>
            <w:r w:rsidR="008A7EB4">
              <w:rPr>
                <w:noProof/>
                <w:webHidden/>
              </w:rPr>
              <w:instrText xml:space="preserve"> PAGEREF _Toc478121044 \h </w:instrText>
            </w:r>
            <w:r w:rsidR="008A7EB4">
              <w:rPr>
                <w:noProof/>
                <w:webHidden/>
              </w:rPr>
            </w:r>
            <w:r w:rsidR="008A7EB4">
              <w:rPr>
                <w:noProof/>
                <w:webHidden/>
              </w:rPr>
              <w:fldChar w:fldCharType="separate"/>
            </w:r>
            <w:r w:rsidR="008A7EB4">
              <w:rPr>
                <w:noProof/>
                <w:webHidden/>
              </w:rPr>
              <w:t>12</w:t>
            </w:r>
            <w:r w:rsidR="008A7EB4">
              <w:rPr>
                <w:noProof/>
                <w:webHidden/>
              </w:rPr>
              <w:fldChar w:fldCharType="end"/>
            </w:r>
          </w:hyperlink>
        </w:p>
        <w:p w14:paraId="24E78FD7"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008A7EB4" w:rsidRPr="00CF1771">
              <w:rPr>
                <w:rStyle w:val="Hyperlink"/>
                <w:noProof/>
              </w:rPr>
              <w:t>6.6.4</w:t>
            </w:r>
            <w:r w:rsidR="008A7EB4">
              <w:rPr>
                <w:rFonts w:asciiTheme="minorHAnsi" w:eastAsiaTheme="minorEastAsia" w:hAnsiTheme="minorHAnsi" w:cstheme="minorBidi"/>
                <w:noProof/>
                <w:sz w:val="22"/>
                <w:szCs w:val="22"/>
              </w:rPr>
              <w:tab/>
            </w:r>
            <w:r w:rsidR="008A7EB4" w:rsidRPr="00CF1771">
              <w:rPr>
                <w:rStyle w:val="Hyperlink"/>
                <w:noProof/>
              </w:rPr>
              <w:t>ODE Logging Properties</w:t>
            </w:r>
            <w:r w:rsidR="008A7EB4">
              <w:rPr>
                <w:noProof/>
                <w:webHidden/>
              </w:rPr>
              <w:tab/>
            </w:r>
            <w:r w:rsidR="008A7EB4">
              <w:rPr>
                <w:noProof/>
                <w:webHidden/>
              </w:rPr>
              <w:fldChar w:fldCharType="begin"/>
            </w:r>
            <w:r w:rsidR="008A7EB4">
              <w:rPr>
                <w:noProof/>
                <w:webHidden/>
              </w:rPr>
              <w:instrText xml:space="preserve"> PAGEREF _Toc478121045 \h </w:instrText>
            </w:r>
            <w:r w:rsidR="008A7EB4">
              <w:rPr>
                <w:noProof/>
                <w:webHidden/>
              </w:rPr>
            </w:r>
            <w:r w:rsidR="008A7EB4">
              <w:rPr>
                <w:noProof/>
                <w:webHidden/>
              </w:rPr>
              <w:fldChar w:fldCharType="separate"/>
            </w:r>
            <w:r w:rsidR="008A7EB4">
              <w:rPr>
                <w:noProof/>
                <w:webHidden/>
              </w:rPr>
              <w:t>15</w:t>
            </w:r>
            <w:r w:rsidR="008A7EB4">
              <w:rPr>
                <w:noProof/>
                <w:webHidden/>
              </w:rPr>
              <w:fldChar w:fldCharType="end"/>
            </w:r>
          </w:hyperlink>
        </w:p>
        <w:p w14:paraId="6285E134" w14:textId="77777777" w:rsidR="008A7EB4" w:rsidRDefault="009F348E">
          <w:pPr>
            <w:pStyle w:val="TOC1"/>
            <w:tabs>
              <w:tab w:val="left" w:pos="480"/>
              <w:tab w:val="right" w:leader="dot" w:pos="9350"/>
            </w:tabs>
            <w:rPr>
              <w:noProof/>
              <w:lang w:eastAsia="en-US"/>
            </w:rPr>
          </w:pPr>
          <w:hyperlink w:anchor="_Toc478121046" w:history="1">
            <w:r w:rsidR="008A7EB4" w:rsidRPr="00CF1771">
              <w:rPr>
                <w:rStyle w:val="Hyperlink"/>
                <w:noProof/>
              </w:rPr>
              <w:t>7</w:t>
            </w:r>
            <w:r w:rsidR="008A7EB4">
              <w:rPr>
                <w:noProof/>
                <w:lang w:eastAsia="en-US"/>
              </w:rPr>
              <w:tab/>
            </w:r>
            <w:r w:rsidR="008A7EB4" w:rsidRPr="00CF1771">
              <w:rPr>
                <w:rStyle w:val="Hyperlink"/>
                <w:noProof/>
              </w:rPr>
              <w:t>ODE Features</w:t>
            </w:r>
            <w:r w:rsidR="008A7EB4">
              <w:rPr>
                <w:noProof/>
                <w:webHidden/>
              </w:rPr>
              <w:tab/>
            </w:r>
            <w:r w:rsidR="008A7EB4">
              <w:rPr>
                <w:noProof/>
                <w:webHidden/>
              </w:rPr>
              <w:fldChar w:fldCharType="begin"/>
            </w:r>
            <w:r w:rsidR="008A7EB4">
              <w:rPr>
                <w:noProof/>
                <w:webHidden/>
              </w:rPr>
              <w:instrText xml:space="preserve"> PAGEREF _Toc478121046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451D6746" w14:textId="77777777" w:rsidR="008A7EB4" w:rsidRDefault="009F348E">
          <w:pPr>
            <w:pStyle w:val="TOC2"/>
            <w:tabs>
              <w:tab w:val="left" w:pos="1080"/>
              <w:tab w:val="right" w:leader="dot" w:pos="9350"/>
            </w:tabs>
            <w:rPr>
              <w:noProof/>
              <w:lang w:eastAsia="en-US"/>
            </w:rPr>
          </w:pPr>
          <w:hyperlink w:anchor="_Toc478121047" w:history="1">
            <w:r w:rsidR="008A7EB4" w:rsidRPr="00CF1771">
              <w:rPr>
                <w:rStyle w:val="Hyperlink"/>
                <w:noProof/>
              </w:rPr>
              <w:t>7.1</w:t>
            </w:r>
            <w:r w:rsidR="008A7EB4">
              <w:rPr>
                <w:noProof/>
                <w:lang w:eastAsia="en-US"/>
              </w:rPr>
              <w:tab/>
            </w:r>
            <w:r w:rsidR="008A7EB4" w:rsidRPr="00CF1771">
              <w:rPr>
                <w:rStyle w:val="Hyperlink"/>
                <w:noProof/>
              </w:rPr>
              <w:t>Managing SNMP Devices</w:t>
            </w:r>
            <w:r w:rsidR="008A7EB4">
              <w:rPr>
                <w:noProof/>
                <w:webHidden/>
              </w:rPr>
              <w:tab/>
            </w:r>
            <w:r w:rsidR="008A7EB4">
              <w:rPr>
                <w:noProof/>
                <w:webHidden/>
              </w:rPr>
              <w:fldChar w:fldCharType="begin"/>
            </w:r>
            <w:r w:rsidR="008A7EB4">
              <w:rPr>
                <w:noProof/>
                <w:webHidden/>
              </w:rPr>
              <w:instrText xml:space="preserve"> PAGEREF _Toc478121047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140FCB0A"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008A7EB4" w:rsidRPr="00CF1771">
              <w:rPr>
                <w:rStyle w:val="Hyperlink"/>
                <w:noProof/>
              </w:rPr>
              <w:t>7.1.1</w:t>
            </w:r>
            <w:r w:rsidR="008A7EB4">
              <w:rPr>
                <w:rFonts w:asciiTheme="minorHAnsi" w:eastAsiaTheme="minorEastAsia" w:hAnsiTheme="minorHAnsi" w:cstheme="minorBidi"/>
                <w:noProof/>
                <w:sz w:val="22"/>
                <w:szCs w:val="22"/>
              </w:rPr>
              <w:tab/>
            </w:r>
            <w:r w:rsidR="008A7EB4" w:rsidRPr="00CF1771">
              <w:rPr>
                <w:rStyle w:val="Hyperlink"/>
                <w:noProof/>
              </w:rPr>
              <w:t>Query Parameters</w:t>
            </w:r>
            <w:r w:rsidR="008A7EB4">
              <w:rPr>
                <w:noProof/>
                <w:webHidden/>
              </w:rPr>
              <w:tab/>
            </w:r>
            <w:r w:rsidR="008A7EB4">
              <w:rPr>
                <w:noProof/>
                <w:webHidden/>
              </w:rPr>
              <w:fldChar w:fldCharType="begin"/>
            </w:r>
            <w:r w:rsidR="008A7EB4">
              <w:rPr>
                <w:noProof/>
                <w:webHidden/>
              </w:rPr>
              <w:instrText xml:space="preserve"> PAGEREF _Toc478121048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3CECF39C"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008A7EB4" w:rsidRPr="00CF1771">
              <w:rPr>
                <w:rStyle w:val="Hyperlink"/>
                <w:noProof/>
              </w:rPr>
              <w:t>7.1.2</w:t>
            </w:r>
            <w:r w:rsidR="008A7EB4">
              <w:rPr>
                <w:rFonts w:asciiTheme="minorHAnsi" w:eastAsiaTheme="minorEastAsia" w:hAnsiTheme="minorHAnsi" w:cstheme="minorBidi"/>
                <w:noProof/>
                <w:sz w:val="22"/>
                <w:szCs w:val="22"/>
              </w:rPr>
              <w:tab/>
            </w:r>
            <w:r w:rsidR="008A7EB4" w:rsidRPr="00CF1771">
              <w:rPr>
                <w:rStyle w:val="Hyperlink"/>
                <w:noProof/>
              </w:rPr>
              <w:t>API Details</w:t>
            </w:r>
            <w:r w:rsidR="008A7EB4">
              <w:rPr>
                <w:noProof/>
                <w:webHidden/>
              </w:rPr>
              <w:tab/>
            </w:r>
            <w:r w:rsidR="008A7EB4">
              <w:rPr>
                <w:noProof/>
                <w:webHidden/>
              </w:rPr>
              <w:fldChar w:fldCharType="begin"/>
            </w:r>
            <w:r w:rsidR="008A7EB4">
              <w:rPr>
                <w:noProof/>
                <w:webHidden/>
              </w:rPr>
              <w:instrText xml:space="preserve"> PAGEREF _Toc478121049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94A6B41"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008A7EB4" w:rsidRPr="00CF1771">
              <w:rPr>
                <w:rStyle w:val="Hyperlink"/>
                <w:noProof/>
              </w:rPr>
              <w:t>7.1.3</w:t>
            </w:r>
            <w:r w:rsidR="008A7EB4">
              <w:rPr>
                <w:rFonts w:asciiTheme="minorHAnsi" w:eastAsiaTheme="minorEastAsia" w:hAnsiTheme="minorHAnsi" w:cstheme="minorBidi"/>
                <w:noProof/>
                <w:sz w:val="22"/>
                <w:szCs w:val="22"/>
              </w:rPr>
              <w:tab/>
            </w:r>
            <w:r w:rsidR="008A7EB4" w:rsidRPr="00CF1771">
              <w:rPr>
                <w:rStyle w:val="Hyperlink"/>
                <w:noProof/>
              </w:rPr>
              <w:t>Web Based View</w:t>
            </w:r>
            <w:r w:rsidR="008A7EB4">
              <w:rPr>
                <w:noProof/>
                <w:webHidden/>
              </w:rPr>
              <w:tab/>
            </w:r>
            <w:r w:rsidR="008A7EB4">
              <w:rPr>
                <w:noProof/>
                <w:webHidden/>
              </w:rPr>
              <w:fldChar w:fldCharType="begin"/>
            </w:r>
            <w:r w:rsidR="008A7EB4">
              <w:rPr>
                <w:noProof/>
                <w:webHidden/>
              </w:rPr>
              <w:instrText xml:space="preserve"> PAGEREF _Toc478121050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70196AB"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008A7EB4" w:rsidRPr="00CF1771">
              <w:rPr>
                <w:rStyle w:val="Hyperlink"/>
                <w:noProof/>
              </w:rPr>
              <w:t>7.1.4</w:t>
            </w:r>
            <w:r w:rsidR="008A7EB4">
              <w:rPr>
                <w:rFonts w:asciiTheme="minorHAnsi" w:eastAsiaTheme="minorEastAsia" w:hAnsiTheme="minorHAnsi" w:cstheme="minorBidi"/>
                <w:noProof/>
                <w:sz w:val="22"/>
                <w:szCs w:val="22"/>
              </w:rPr>
              <w:tab/>
            </w:r>
            <w:r w:rsidR="008A7EB4" w:rsidRPr="00CF1771">
              <w:rPr>
                <w:rStyle w:val="Hyperlink"/>
                <w:noProof/>
              </w:rPr>
              <w:t>Additional Features/ Discussion Points</w:t>
            </w:r>
            <w:r w:rsidR="008A7EB4">
              <w:rPr>
                <w:noProof/>
                <w:webHidden/>
              </w:rPr>
              <w:tab/>
            </w:r>
            <w:r w:rsidR="008A7EB4">
              <w:rPr>
                <w:noProof/>
                <w:webHidden/>
              </w:rPr>
              <w:fldChar w:fldCharType="begin"/>
            </w:r>
            <w:r w:rsidR="008A7EB4">
              <w:rPr>
                <w:noProof/>
                <w:webHidden/>
              </w:rPr>
              <w:instrText xml:space="preserve"> PAGEREF _Toc478121051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42FE1A34" w14:textId="77777777" w:rsidR="008A7EB4" w:rsidRDefault="009F348E">
          <w:pPr>
            <w:pStyle w:val="TOC2"/>
            <w:tabs>
              <w:tab w:val="left" w:pos="1080"/>
              <w:tab w:val="right" w:leader="dot" w:pos="9350"/>
            </w:tabs>
            <w:rPr>
              <w:noProof/>
              <w:lang w:eastAsia="en-US"/>
            </w:rPr>
          </w:pPr>
          <w:hyperlink w:anchor="_Toc478121052" w:history="1">
            <w:r w:rsidR="008A7EB4" w:rsidRPr="00CF1771">
              <w:rPr>
                <w:rStyle w:val="Hyperlink"/>
                <w:noProof/>
              </w:rPr>
              <w:t>7.2</w:t>
            </w:r>
            <w:r w:rsidR="008A7EB4">
              <w:rPr>
                <w:noProof/>
                <w:lang w:eastAsia="en-US"/>
              </w:rPr>
              <w:tab/>
            </w:r>
            <w:r w:rsidR="008A7EB4" w:rsidRPr="00CF1771">
              <w:rPr>
                <w:rStyle w:val="Hyperlink"/>
                <w:noProof/>
              </w:rPr>
              <w:t>Logging Events</w:t>
            </w:r>
            <w:r w:rsidR="008A7EB4">
              <w:rPr>
                <w:noProof/>
                <w:webHidden/>
              </w:rPr>
              <w:tab/>
            </w:r>
            <w:r w:rsidR="008A7EB4">
              <w:rPr>
                <w:noProof/>
                <w:webHidden/>
              </w:rPr>
              <w:fldChar w:fldCharType="begin"/>
            </w:r>
            <w:r w:rsidR="008A7EB4">
              <w:rPr>
                <w:noProof/>
                <w:webHidden/>
              </w:rPr>
              <w:instrText xml:space="preserve"> PAGEREF _Toc478121052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29400EF0"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008A7EB4" w:rsidRPr="00CF1771">
              <w:rPr>
                <w:rStyle w:val="Hyperlink"/>
                <w:noProof/>
              </w:rPr>
              <w:t>7.2.1</w:t>
            </w:r>
            <w:r w:rsidR="008A7EB4">
              <w:rPr>
                <w:rFonts w:asciiTheme="minorHAnsi" w:eastAsiaTheme="minorEastAsia" w:hAnsiTheme="minorHAnsi" w:cstheme="minorBidi"/>
                <w:noProof/>
                <w:sz w:val="22"/>
                <w:szCs w:val="22"/>
              </w:rPr>
              <w:tab/>
            </w:r>
            <w:r w:rsidR="008A7EB4" w:rsidRPr="00CF1771">
              <w:rPr>
                <w:rStyle w:val="Hyperlink"/>
                <w:noProof/>
              </w:rPr>
              <w:t>Log Levels</w:t>
            </w:r>
            <w:r w:rsidR="008A7EB4">
              <w:rPr>
                <w:noProof/>
                <w:webHidden/>
              </w:rPr>
              <w:tab/>
            </w:r>
            <w:r w:rsidR="008A7EB4">
              <w:rPr>
                <w:noProof/>
                <w:webHidden/>
              </w:rPr>
              <w:fldChar w:fldCharType="begin"/>
            </w:r>
            <w:r w:rsidR="008A7EB4">
              <w:rPr>
                <w:noProof/>
                <w:webHidden/>
              </w:rPr>
              <w:instrText xml:space="preserve"> PAGEREF _Toc478121053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1989E30F"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008A7EB4" w:rsidRPr="00CF1771">
              <w:rPr>
                <w:rStyle w:val="Hyperlink"/>
                <w:noProof/>
              </w:rPr>
              <w:t>7.2.2</w:t>
            </w:r>
            <w:r w:rsidR="008A7EB4">
              <w:rPr>
                <w:rFonts w:asciiTheme="minorHAnsi" w:eastAsiaTheme="minorEastAsia" w:hAnsiTheme="minorHAnsi" w:cstheme="minorBidi"/>
                <w:noProof/>
                <w:sz w:val="22"/>
                <w:szCs w:val="22"/>
              </w:rPr>
              <w:tab/>
            </w:r>
            <w:r w:rsidR="008A7EB4" w:rsidRPr="00CF1771">
              <w:rPr>
                <w:rStyle w:val="Hyperlink"/>
                <w:noProof/>
              </w:rPr>
              <w:t>Logging setup</w:t>
            </w:r>
            <w:r w:rsidR="008A7EB4">
              <w:rPr>
                <w:noProof/>
                <w:webHidden/>
              </w:rPr>
              <w:tab/>
            </w:r>
            <w:r w:rsidR="008A7EB4">
              <w:rPr>
                <w:noProof/>
                <w:webHidden/>
              </w:rPr>
              <w:fldChar w:fldCharType="begin"/>
            </w:r>
            <w:r w:rsidR="008A7EB4">
              <w:rPr>
                <w:noProof/>
                <w:webHidden/>
              </w:rPr>
              <w:instrText xml:space="preserve"> PAGEREF _Toc478121054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9D87011"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008A7EB4" w:rsidRPr="00CF1771">
              <w:rPr>
                <w:rStyle w:val="Hyperlink"/>
                <w:noProof/>
              </w:rPr>
              <w:t>7.2.3</w:t>
            </w:r>
            <w:r w:rsidR="008A7EB4">
              <w:rPr>
                <w:rFonts w:asciiTheme="minorHAnsi" w:eastAsiaTheme="minorEastAsia" w:hAnsiTheme="minorHAnsi" w:cstheme="minorBidi"/>
                <w:noProof/>
                <w:sz w:val="22"/>
                <w:szCs w:val="22"/>
              </w:rPr>
              <w:tab/>
            </w:r>
            <w:r w:rsidR="008A7EB4" w:rsidRPr="00CF1771">
              <w:rPr>
                <w:rStyle w:val="Hyperlink"/>
                <w:noProof/>
              </w:rPr>
              <w:t>Steps to turn on/off logging during application runtime.</w:t>
            </w:r>
            <w:r w:rsidR="008A7EB4">
              <w:rPr>
                <w:noProof/>
                <w:webHidden/>
              </w:rPr>
              <w:tab/>
            </w:r>
            <w:r w:rsidR="008A7EB4">
              <w:rPr>
                <w:noProof/>
                <w:webHidden/>
              </w:rPr>
              <w:fldChar w:fldCharType="begin"/>
            </w:r>
            <w:r w:rsidR="008A7EB4">
              <w:rPr>
                <w:noProof/>
                <w:webHidden/>
              </w:rPr>
              <w:instrText xml:space="preserve"> PAGEREF _Toc478121055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F50302A" w14:textId="77777777" w:rsidR="008A7EB4" w:rsidRDefault="009F348E">
          <w:pPr>
            <w:pStyle w:val="TOC2"/>
            <w:tabs>
              <w:tab w:val="left" w:pos="1080"/>
              <w:tab w:val="right" w:leader="dot" w:pos="9350"/>
            </w:tabs>
            <w:rPr>
              <w:noProof/>
              <w:lang w:eastAsia="en-US"/>
            </w:rPr>
          </w:pPr>
          <w:hyperlink w:anchor="_Toc478121056" w:history="1">
            <w:r w:rsidR="008A7EB4" w:rsidRPr="00CF1771">
              <w:rPr>
                <w:rStyle w:val="Hyperlink"/>
                <w:noProof/>
              </w:rPr>
              <w:t>7.3</w:t>
            </w:r>
            <w:r w:rsidR="008A7EB4">
              <w:rPr>
                <w:noProof/>
                <w:lang w:eastAsia="en-US"/>
              </w:rPr>
              <w:tab/>
            </w:r>
            <w:r w:rsidR="008A7EB4" w:rsidRPr="00CF1771">
              <w:rPr>
                <w:rStyle w:val="Hyperlink"/>
                <w:noProof/>
              </w:rPr>
              <w:t>IEEE 1609.2 Compliance</w:t>
            </w:r>
            <w:r w:rsidR="008A7EB4">
              <w:rPr>
                <w:noProof/>
                <w:webHidden/>
              </w:rPr>
              <w:tab/>
            </w:r>
            <w:r w:rsidR="008A7EB4">
              <w:rPr>
                <w:noProof/>
                <w:webHidden/>
              </w:rPr>
              <w:fldChar w:fldCharType="begin"/>
            </w:r>
            <w:r w:rsidR="008A7EB4">
              <w:rPr>
                <w:noProof/>
                <w:webHidden/>
              </w:rPr>
              <w:instrText xml:space="preserve"> PAGEREF _Toc478121056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549BFE" w14:textId="77777777" w:rsidR="008A7EB4" w:rsidRDefault="009F348E">
          <w:pPr>
            <w:pStyle w:val="TOC2"/>
            <w:tabs>
              <w:tab w:val="left" w:pos="1080"/>
              <w:tab w:val="right" w:leader="dot" w:pos="9350"/>
            </w:tabs>
            <w:rPr>
              <w:noProof/>
              <w:lang w:eastAsia="en-US"/>
            </w:rPr>
          </w:pPr>
          <w:hyperlink w:anchor="_Toc478121057" w:history="1">
            <w:r w:rsidR="008A7EB4" w:rsidRPr="00CF1771">
              <w:rPr>
                <w:rStyle w:val="Hyperlink"/>
                <w:noProof/>
              </w:rPr>
              <w:t>7.4</w:t>
            </w:r>
            <w:r w:rsidR="008A7EB4">
              <w:rPr>
                <w:noProof/>
                <w:lang w:eastAsia="en-US"/>
              </w:rPr>
              <w:tab/>
            </w:r>
            <w:r w:rsidR="008A7EB4" w:rsidRPr="00CF1771">
              <w:rPr>
                <w:rStyle w:val="Hyperlink"/>
                <w:noProof/>
              </w:rPr>
              <w:t>SCMS Certificate Management</w:t>
            </w:r>
            <w:r w:rsidR="008A7EB4">
              <w:rPr>
                <w:noProof/>
                <w:webHidden/>
              </w:rPr>
              <w:tab/>
            </w:r>
            <w:r w:rsidR="008A7EB4">
              <w:rPr>
                <w:noProof/>
                <w:webHidden/>
              </w:rPr>
              <w:fldChar w:fldCharType="begin"/>
            </w:r>
            <w:r w:rsidR="008A7EB4">
              <w:rPr>
                <w:noProof/>
                <w:webHidden/>
              </w:rPr>
              <w:instrText xml:space="preserve"> PAGEREF _Toc478121057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F125DC" w14:textId="77777777" w:rsidR="008A7EB4" w:rsidRDefault="009F348E">
          <w:pPr>
            <w:pStyle w:val="TOC2"/>
            <w:tabs>
              <w:tab w:val="left" w:pos="1080"/>
              <w:tab w:val="right" w:leader="dot" w:pos="9350"/>
            </w:tabs>
            <w:rPr>
              <w:noProof/>
              <w:lang w:eastAsia="en-US"/>
            </w:rPr>
          </w:pPr>
          <w:hyperlink w:anchor="_Toc478121058" w:history="1">
            <w:r w:rsidR="008A7EB4" w:rsidRPr="00CF1771">
              <w:rPr>
                <w:rStyle w:val="Hyperlink"/>
                <w:noProof/>
              </w:rPr>
              <w:t>7.5</w:t>
            </w:r>
            <w:r w:rsidR="008A7EB4">
              <w:rPr>
                <w:noProof/>
                <w:lang w:eastAsia="en-US"/>
              </w:rPr>
              <w:tab/>
            </w:r>
            <w:r w:rsidR="008A7EB4" w:rsidRPr="00CF1771">
              <w:rPr>
                <w:rStyle w:val="Hyperlink"/>
                <w:noProof/>
              </w:rPr>
              <w:t>Inbound BSM Distribution</w:t>
            </w:r>
            <w:r w:rsidR="008A7EB4">
              <w:rPr>
                <w:noProof/>
                <w:webHidden/>
              </w:rPr>
              <w:tab/>
            </w:r>
            <w:r w:rsidR="008A7EB4">
              <w:rPr>
                <w:noProof/>
                <w:webHidden/>
              </w:rPr>
              <w:fldChar w:fldCharType="begin"/>
            </w:r>
            <w:r w:rsidR="008A7EB4">
              <w:rPr>
                <w:noProof/>
                <w:webHidden/>
              </w:rPr>
              <w:instrText xml:space="preserve"> PAGEREF _Toc478121058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462072" w14:textId="77777777" w:rsidR="008A7EB4" w:rsidRDefault="009F348E">
          <w:pPr>
            <w:pStyle w:val="TOC2"/>
            <w:tabs>
              <w:tab w:val="left" w:pos="1080"/>
              <w:tab w:val="right" w:leader="dot" w:pos="9350"/>
            </w:tabs>
            <w:rPr>
              <w:noProof/>
              <w:lang w:eastAsia="en-US"/>
            </w:rPr>
          </w:pPr>
          <w:hyperlink w:anchor="_Toc478121059" w:history="1">
            <w:r w:rsidR="008A7EB4" w:rsidRPr="00CF1771">
              <w:rPr>
                <w:rStyle w:val="Hyperlink"/>
                <w:noProof/>
              </w:rPr>
              <w:t>7.6</w:t>
            </w:r>
            <w:r w:rsidR="008A7EB4">
              <w:rPr>
                <w:noProof/>
                <w:lang w:eastAsia="en-US"/>
              </w:rPr>
              <w:tab/>
            </w:r>
            <w:r w:rsidR="008A7EB4" w:rsidRPr="00CF1771">
              <w:rPr>
                <w:rStyle w:val="Hyperlink"/>
                <w:noProof/>
              </w:rPr>
              <w:t>Inbound Probe Data Distribution</w:t>
            </w:r>
            <w:r w:rsidR="008A7EB4">
              <w:rPr>
                <w:noProof/>
                <w:webHidden/>
              </w:rPr>
              <w:tab/>
            </w:r>
            <w:r w:rsidR="008A7EB4">
              <w:rPr>
                <w:noProof/>
                <w:webHidden/>
              </w:rPr>
              <w:fldChar w:fldCharType="begin"/>
            </w:r>
            <w:r w:rsidR="008A7EB4">
              <w:rPr>
                <w:noProof/>
                <w:webHidden/>
              </w:rPr>
              <w:instrText xml:space="preserve"> PAGEREF _Toc478121059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55577FBE" w14:textId="77777777" w:rsidR="008A7EB4" w:rsidRDefault="009F348E">
          <w:pPr>
            <w:pStyle w:val="TOC2"/>
            <w:tabs>
              <w:tab w:val="left" w:pos="1080"/>
              <w:tab w:val="right" w:leader="dot" w:pos="9350"/>
            </w:tabs>
            <w:rPr>
              <w:noProof/>
              <w:lang w:eastAsia="en-US"/>
            </w:rPr>
          </w:pPr>
          <w:hyperlink w:anchor="_Toc478121060" w:history="1">
            <w:r w:rsidR="008A7EB4" w:rsidRPr="00CF1771">
              <w:rPr>
                <w:rStyle w:val="Hyperlink"/>
                <w:noProof/>
              </w:rPr>
              <w:t>7.7</w:t>
            </w:r>
            <w:r w:rsidR="008A7EB4">
              <w:rPr>
                <w:noProof/>
                <w:lang w:eastAsia="en-US"/>
              </w:rPr>
              <w:tab/>
            </w:r>
            <w:r w:rsidR="008A7EB4" w:rsidRPr="00CF1771">
              <w:rPr>
                <w:rStyle w:val="Hyperlink"/>
                <w:noProof/>
              </w:rPr>
              <w:t>Outbound Probe Data Management</w:t>
            </w:r>
            <w:r w:rsidR="008A7EB4">
              <w:rPr>
                <w:noProof/>
                <w:webHidden/>
              </w:rPr>
              <w:tab/>
            </w:r>
            <w:r w:rsidR="008A7EB4">
              <w:rPr>
                <w:noProof/>
                <w:webHidden/>
              </w:rPr>
              <w:fldChar w:fldCharType="begin"/>
            </w:r>
            <w:r w:rsidR="008A7EB4">
              <w:rPr>
                <w:noProof/>
                <w:webHidden/>
              </w:rPr>
              <w:instrText xml:space="preserve"> PAGEREF _Toc478121060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CC7D0F"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008A7EB4" w:rsidRPr="00CF1771">
              <w:rPr>
                <w:rStyle w:val="Hyperlink"/>
                <w:noProof/>
              </w:rPr>
              <w:t>7.7.1</w:t>
            </w:r>
            <w:r w:rsidR="008A7EB4">
              <w:rPr>
                <w:rFonts w:asciiTheme="minorHAnsi" w:eastAsiaTheme="minorEastAsia" w:hAnsiTheme="minorHAnsi" w:cstheme="minorBidi"/>
                <w:noProof/>
                <w:sz w:val="22"/>
                <w:szCs w:val="22"/>
              </w:rPr>
              <w:tab/>
            </w:r>
            <w:r w:rsidR="008A7EB4" w:rsidRPr="00CF1771">
              <w:rPr>
                <w:rStyle w:val="Hyperlink"/>
                <w:noProof/>
              </w:rPr>
              <w:t>PDM Broadcast Request Quick Start Guide</w:t>
            </w:r>
            <w:r w:rsidR="008A7EB4">
              <w:rPr>
                <w:noProof/>
                <w:webHidden/>
              </w:rPr>
              <w:tab/>
            </w:r>
            <w:r w:rsidR="008A7EB4">
              <w:rPr>
                <w:noProof/>
                <w:webHidden/>
              </w:rPr>
              <w:fldChar w:fldCharType="begin"/>
            </w:r>
            <w:r w:rsidR="008A7EB4">
              <w:rPr>
                <w:noProof/>
                <w:webHidden/>
              </w:rPr>
              <w:instrText xml:space="preserve"> PAGEREF _Toc478121061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77E6648A" w14:textId="77777777" w:rsidR="008A7EB4" w:rsidRDefault="009F348E">
          <w:pPr>
            <w:pStyle w:val="TOC2"/>
            <w:tabs>
              <w:tab w:val="left" w:pos="1080"/>
              <w:tab w:val="right" w:leader="dot" w:pos="9350"/>
            </w:tabs>
            <w:rPr>
              <w:noProof/>
              <w:lang w:eastAsia="en-US"/>
            </w:rPr>
          </w:pPr>
          <w:hyperlink w:anchor="_Toc478121062" w:history="1">
            <w:r w:rsidR="008A7EB4" w:rsidRPr="00CF1771">
              <w:rPr>
                <w:rStyle w:val="Hyperlink"/>
                <w:noProof/>
              </w:rPr>
              <w:t>7.8</w:t>
            </w:r>
            <w:r w:rsidR="008A7EB4">
              <w:rPr>
                <w:noProof/>
                <w:lang w:eastAsia="en-US"/>
              </w:rPr>
              <w:tab/>
            </w:r>
            <w:r w:rsidR="008A7EB4" w:rsidRPr="00CF1771">
              <w:rPr>
                <w:rStyle w:val="Hyperlink"/>
                <w:noProof/>
              </w:rPr>
              <w:t>Outbound TIM Broadcast</w:t>
            </w:r>
            <w:r w:rsidR="008A7EB4">
              <w:rPr>
                <w:noProof/>
                <w:webHidden/>
              </w:rPr>
              <w:tab/>
            </w:r>
            <w:r w:rsidR="008A7EB4">
              <w:rPr>
                <w:noProof/>
                <w:webHidden/>
              </w:rPr>
              <w:fldChar w:fldCharType="begin"/>
            </w:r>
            <w:r w:rsidR="008A7EB4">
              <w:rPr>
                <w:noProof/>
                <w:webHidden/>
              </w:rPr>
              <w:instrText xml:space="preserve"> PAGEREF _Toc478121062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5CABF5E5"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008A7EB4" w:rsidRPr="00CF1771">
              <w:rPr>
                <w:rStyle w:val="Hyperlink"/>
                <w:noProof/>
              </w:rPr>
              <w:t>7.8.1</w:t>
            </w:r>
            <w:r w:rsidR="008A7EB4">
              <w:rPr>
                <w:rFonts w:asciiTheme="minorHAnsi" w:eastAsiaTheme="minorEastAsia" w:hAnsiTheme="minorHAnsi" w:cstheme="minorBidi"/>
                <w:noProof/>
                <w:sz w:val="22"/>
                <w:szCs w:val="22"/>
              </w:rPr>
              <w:tab/>
            </w:r>
            <w:r w:rsidR="008A7EB4" w:rsidRPr="00CF1771">
              <w:rPr>
                <w:rStyle w:val="Hyperlink"/>
                <w:noProof/>
              </w:rPr>
              <w:t>Outbound TIM Setup</w:t>
            </w:r>
            <w:r w:rsidR="008A7EB4">
              <w:rPr>
                <w:noProof/>
                <w:webHidden/>
              </w:rPr>
              <w:tab/>
            </w:r>
            <w:r w:rsidR="008A7EB4">
              <w:rPr>
                <w:noProof/>
                <w:webHidden/>
              </w:rPr>
              <w:fldChar w:fldCharType="begin"/>
            </w:r>
            <w:r w:rsidR="008A7EB4">
              <w:rPr>
                <w:noProof/>
                <w:webHidden/>
              </w:rPr>
              <w:instrText xml:space="preserve"> PAGEREF _Toc478121063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4C054475"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008A7EB4" w:rsidRPr="00CF1771">
              <w:rPr>
                <w:rStyle w:val="Hyperlink"/>
                <w:noProof/>
              </w:rPr>
              <w:t>7.8.2</w:t>
            </w:r>
            <w:r w:rsidR="008A7EB4">
              <w:rPr>
                <w:rFonts w:asciiTheme="minorHAnsi" w:eastAsiaTheme="minorEastAsia" w:hAnsiTheme="minorHAnsi" w:cstheme="minorBidi"/>
                <w:noProof/>
                <w:sz w:val="22"/>
                <w:szCs w:val="22"/>
              </w:rPr>
              <w:tab/>
            </w:r>
            <w:r w:rsidR="008A7EB4" w:rsidRPr="00CF1771">
              <w:rPr>
                <w:rStyle w:val="Hyperlink"/>
                <w:noProof/>
              </w:rPr>
              <w:t>TIM Broadcast Request Quick Start Guide</w:t>
            </w:r>
            <w:r w:rsidR="008A7EB4">
              <w:rPr>
                <w:noProof/>
                <w:webHidden/>
              </w:rPr>
              <w:tab/>
            </w:r>
            <w:r w:rsidR="008A7EB4">
              <w:rPr>
                <w:noProof/>
                <w:webHidden/>
              </w:rPr>
              <w:fldChar w:fldCharType="begin"/>
            </w:r>
            <w:r w:rsidR="008A7EB4">
              <w:rPr>
                <w:noProof/>
                <w:webHidden/>
              </w:rPr>
              <w:instrText xml:space="preserve"> PAGEREF _Toc478121064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0120166C" w14:textId="77777777" w:rsidR="008A7EB4" w:rsidRDefault="009F348E">
          <w:pPr>
            <w:pStyle w:val="TOC2"/>
            <w:tabs>
              <w:tab w:val="left" w:pos="1080"/>
              <w:tab w:val="right" w:leader="dot" w:pos="9350"/>
            </w:tabs>
            <w:rPr>
              <w:noProof/>
              <w:lang w:eastAsia="en-US"/>
            </w:rPr>
          </w:pPr>
          <w:hyperlink w:anchor="_Toc478121065" w:history="1">
            <w:r w:rsidR="008A7EB4" w:rsidRPr="00CF1771">
              <w:rPr>
                <w:rStyle w:val="Hyperlink"/>
                <w:noProof/>
              </w:rPr>
              <w:t>7.9</w:t>
            </w:r>
            <w:r w:rsidR="008A7EB4">
              <w:rPr>
                <w:noProof/>
                <w:lang w:eastAsia="en-US"/>
              </w:rPr>
              <w:tab/>
            </w:r>
            <w:r w:rsidR="008A7EB4" w:rsidRPr="00CF1771">
              <w:rPr>
                <w:rStyle w:val="Hyperlink"/>
                <w:noProof/>
              </w:rPr>
              <w:t>Inbound TIM Distribution</w:t>
            </w:r>
            <w:r w:rsidR="008A7EB4">
              <w:rPr>
                <w:noProof/>
                <w:webHidden/>
              </w:rPr>
              <w:tab/>
            </w:r>
            <w:r w:rsidR="008A7EB4">
              <w:rPr>
                <w:noProof/>
                <w:webHidden/>
              </w:rPr>
              <w:fldChar w:fldCharType="begin"/>
            </w:r>
            <w:r w:rsidR="008A7EB4">
              <w:rPr>
                <w:noProof/>
                <w:webHidden/>
              </w:rPr>
              <w:instrText xml:space="preserve"> PAGEREF _Toc478121065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4708DF83" w14:textId="77777777" w:rsidR="008A7EB4" w:rsidRDefault="009F348E">
          <w:pPr>
            <w:pStyle w:val="TOC2"/>
            <w:tabs>
              <w:tab w:val="left" w:pos="1080"/>
              <w:tab w:val="right" w:leader="dot" w:pos="9350"/>
            </w:tabs>
            <w:rPr>
              <w:noProof/>
              <w:lang w:eastAsia="en-US"/>
            </w:rPr>
          </w:pPr>
          <w:hyperlink w:anchor="_Toc478121066" w:history="1">
            <w:r w:rsidR="008A7EB4" w:rsidRPr="00CF1771">
              <w:rPr>
                <w:rStyle w:val="Hyperlink"/>
                <w:noProof/>
              </w:rPr>
              <w:t>7.10</w:t>
            </w:r>
            <w:r w:rsidR="008A7EB4">
              <w:rPr>
                <w:noProof/>
                <w:lang w:eastAsia="en-US"/>
              </w:rPr>
              <w:tab/>
            </w:r>
            <w:r w:rsidR="008A7EB4" w:rsidRPr="00CF1771">
              <w:rPr>
                <w:rStyle w:val="Hyperlink"/>
                <w:noProof/>
              </w:rPr>
              <w:t>Data validation</w:t>
            </w:r>
            <w:r w:rsidR="008A7EB4">
              <w:rPr>
                <w:noProof/>
                <w:webHidden/>
              </w:rPr>
              <w:tab/>
            </w:r>
            <w:r w:rsidR="008A7EB4">
              <w:rPr>
                <w:noProof/>
                <w:webHidden/>
              </w:rPr>
              <w:fldChar w:fldCharType="begin"/>
            </w:r>
            <w:r w:rsidR="008A7EB4">
              <w:rPr>
                <w:noProof/>
                <w:webHidden/>
              </w:rPr>
              <w:instrText xml:space="preserve"> PAGEREF _Toc478121066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3A7379DC" w14:textId="77777777" w:rsidR="008A7EB4" w:rsidRDefault="009F348E">
          <w:pPr>
            <w:pStyle w:val="TOC2"/>
            <w:tabs>
              <w:tab w:val="left" w:pos="1080"/>
              <w:tab w:val="right" w:leader="dot" w:pos="9350"/>
            </w:tabs>
            <w:rPr>
              <w:noProof/>
              <w:lang w:eastAsia="en-US"/>
            </w:rPr>
          </w:pPr>
          <w:hyperlink w:anchor="_Toc478121067" w:history="1">
            <w:r w:rsidR="008A7EB4" w:rsidRPr="00CF1771">
              <w:rPr>
                <w:rStyle w:val="Hyperlink"/>
                <w:noProof/>
              </w:rPr>
              <w:t>7.11</w:t>
            </w:r>
            <w:r w:rsidR="008A7EB4">
              <w:rPr>
                <w:noProof/>
                <w:lang w:eastAsia="en-US"/>
              </w:rPr>
              <w:tab/>
            </w:r>
            <w:r w:rsidR="008A7EB4" w:rsidRPr="00CF1771">
              <w:rPr>
                <w:rStyle w:val="Hyperlink"/>
                <w:noProof/>
              </w:rPr>
              <w:t>Data Sanitization</w:t>
            </w:r>
            <w:r w:rsidR="008A7EB4">
              <w:rPr>
                <w:noProof/>
                <w:webHidden/>
              </w:rPr>
              <w:tab/>
            </w:r>
            <w:r w:rsidR="008A7EB4">
              <w:rPr>
                <w:noProof/>
                <w:webHidden/>
              </w:rPr>
              <w:fldChar w:fldCharType="begin"/>
            </w:r>
            <w:r w:rsidR="008A7EB4">
              <w:rPr>
                <w:noProof/>
                <w:webHidden/>
              </w:rPr>
              <w:instrText xml:space="preserve"> PAGEREF _Toc478121067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7B16C6FB" w14:textId="77777777" w:rsidR="008A7EB4" w:rsidRDefault="009F348E">
          <w:pPr>
            <w:pStyle w:val="TOC1"/>
            <w:tabs>
              <w:tab w:val="left" w:pos="480"/>
              <w:tab w:val="right" w:leader="dot" w:pos="9350"/>
            </w:tabs>
            <w:rPr>
              <w:noProof/>
              <w:lang w:eastAsia="en-US"/>
            </w:rPr>
          </w:pPr>
          <w:hyperlink w:anchor="_Toc478121068" w:history="1">
            <w:r w:rsidR="008A7EB4" w:rsidRPr="00CF1771">
              <w:rPr>
                <w:rStyle w:val="Hyperlink"/>
                <w:noProof/>
              </w:rPr>
              <w:t>8</w:t>
            </w:r>
            <w:r w:rsidR="008A7EB4">
              <w:rPr>
                <w:noProof/>
                <w:lang w:eastAsia="en-US"/>
              </w:rPr>
              <w:tab/>
            </w:r>
            <w:r w:rsidR="008A7EB4" w:rsidRPr="00CF1771">
              <w:rPr>
                <w:rStyle w:val="Hyperlink"/>
                <w:noProof/>
              </w:rPr>
              <w:t>Appendix A: ODE Interface Specification</w:t>
            </w:r>
            <w:r w:rsidR="008A7EB4">
              <w:rPr>
                <w:noProof/>
                <w:webHidden/>
              </w:rPr>
              <w:tab/>
            </w:r>
            <w:r w:rsidR="008A7EB4">
              <w:rPr>
                <w:noProof/>
                <w:webHidden/>
              </w:rPr>
              <w:fldChar w:fldCharType="begin"/>
            </w:r>
            <w:r w:rsidR="008A7EB4">
              <w:rPr>
                <w:noProof/>
                <w:webHidden/>
              </w:rPr>
              <w:instrText xml:space="preserve"> PAGEREF _Toc478121068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3DC9820" w14:textId="77777777" w:rsidR="008A7EB4" w:rsidRDefault="009F348E">
          <w:pPr>
            <w:pStyle w:val="TOC2"/>
            <w:tabs>
              <w:tab w:val="left" w:pos="1080"/>
              <w:tab w:val="right" w:leader="dot" w:pos="9350"/>
            </w:tabs>
            <w:rPr>
              <w:noProof/>
              <w:lang w:eastAsia="en-US"/>
            </w:rPr>
          </w:pPr>
          <w:hyperlink w:anchor="_Toc478121069" w:history="1">
            <w:r w:rsidR="008A7EB4" w:rsidRPr="00CF1771">
              <w:rPr>
                <w:rStyle w:val="Hyperlink"/>
                <w:noProof/>
              </w:rPr>
              <w:t>8.1</w:t>
            </w:r>
            <w:r w:rsidR="008A7EB4">
              <w:rPr>
                <w:noProof/>
                <w:lang w:eastAsia="en-US"/>
              </w:rPr>
              <w:tab/>
            </w:r>
            <w:r w:rsidR="008A7EB4" w:rsidRPr="00CF1771">
              <w:rPr>
                <w:rStyle w:val="Hyperlink"/>
                <w:noProof/>
              </w:rPr>
              <w:t>File Copy Data Deposit</w:t>
            </w:r>
            <w:r w:rsidR="008A7EB4">
              <w:rPr>
                <w:noProof/>
                <w:webHidden/>
              </w:rPr>
              <w:tab/>
            </w:r>
            <w:r w:rsidR="008A7EB4">
              <w:rPr>
                <w:noProof/>
                <w:webHidden/>
              </w:rPr>
              <w:fldChar w:fldCharType="begin"/>
            </w:r>
            <w:r w:rsidR="008A7EB4">
              <w:rPr>
                <w:noProof/>
                <w:webHidden/>
              </w:rPr>
              <w:instrText xml:space="preserve"> PAGEREF _Toc478121069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0C4D0BA" w14:textId="77777777" w:rsidR="008A7EB4" w:rsidRDefault="009F348E">
          <w:pPr>
            <w:pStyle w:val="TOC2"/>
            <w:tabs>
              <w:tab w:val="left" w:pos="1080"/>
              <w:tab w:val="right" w:leader="dot" w:pos="9350"/>
            </w:tabs>
            <w:rPr>
              <w:noProof/>
              <w:lang w:eastAsia="en-US"/>
            </w:rPr>
          </w:pPr>
          <w:hyperlink w:anchor="_Toc478121070" w:history="1">
            <w:r w:rsidR="008A7EB4" w:rsidRPr="00CF1771">
              <w:rPr>
                <w:rStyle w:val="Hyperlink"/>
                <w:noProof/>
              </w:rPr>
              <w:t>8.2</w:t>
            </w:r>
            <w:r w:rsidR="008A7EB4">
              <w:rPr>
                <w:noProof/>
                <w:lang w:eastAsia="en-US"/>
              </w:rPr>
              <w:tab/>
            </w:r>
            <w:r w:rsidR="008A7EB4" w:rsidRPr="00CF1771">
              <w:rPr>
                <w:rStyle w:val="Hyperlink"/>
                <w:noProof/>
              </w:rPr>
              <w:t>ODE REST API</w:t>
            </w:r>
            <w:r w:rsidR="008A7EB4">
              <w:rPr>
                <w:noProof/>
                <w:webHidden/>
              </w:rPr>
              <w:tab/>
            </w:r>
            <w:r w:rsidR="008A7EB4">
              <w:rPr>
                <w:noProof/>
                <w:webHidden/>
              </w:rPr>
              <w:fldChar w:fldCharType="begin"/>
            </w:r>
            <w:r w:rsidR="008A7EB4">
              <w:rPr>
                <w:noProof/>
                <w:webHidden/>
              </w:rPr>
              <w:instrText xml:space="preserve"> PAGEREF _Toc478121070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098845E4"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008A7EB4" w:rsidRPr="00CF1771">
              <w:rPr>
                <w:rStyle w:val="Hyperlink"/>
                <w:noProof/>
              </w:rPr>
              <w:t>8.2.1</w:t>
            </w:r>
            <w:r w:rsidR="008A7EB4">
              <w:rPr>
                <w:rFonts w:asciiTheme="minorHAnsi" w:eastAsiaTheme="minorEastAsia" w:hAnsiTheme="minorHAnsi" w:cstheme="minorBidi"/>
                <w:noProof/>
                <w:sz w:val="22"/>
                <w:szCs w:val="22"/>
              </w:rPr>
              <w:tab/>
            </w:r>
            <w:r w:rsidR="008A7EB4" w:rsidRPr="00CF1771">
              <w:rPr>
                <w:rStyle w:val="Hyperlink"/>
                <w:noProof/>
              </w:rPr>
              <w:t>Upload BSM File</w:t>
            </w:r>
            <w:r w:rsidR="008A7EB4">
              <w:rPr>
                <w:noProof/>
                <w:webHidden/>
              </w:rPr>
              <w:tab/>
            </w:r>
            <w:r w:rsidR="008A7EB4">
              <w:rPr>
                <w:noProof/>
                <w:webHidden/>
              </w:rPr>
              <w:fldChar w:fldCharType="begin"/>
            </w:r>
            <w:r w:rsidR="008A7EB4">
              <w:rPr>
                <w:noProof/>
                <w:webHidden/>
              </w:rPr>
              <w:instrText xml:space="preserve"> PAGEREF _Toc478121071 \h </w:instrText>
            </w:r>
            <w:r w:rsidR="008A7EB4">
              <w:rPr>
                <w:noProof/>
                <w:webHidden/>
              </w:rPr>
            </w:r>
            <w:r w:rsidR="008A7EB4">
              <w:rPr>
                <w:noProof/>
                <w:webHidden/>
              </w:rPr>
              <w:fldChar w:fldCharType="separate"/>
            </w:r>
            <w:r w:rsidR="008A7EB4">
              <w:rPr>
                <w:noProof/>
                <w:webHidden/>
              </w:rPr>
              <w:t>25</w:t>
            </w:r>
            <w:r w:rsidR="008A7EB4">
              <w:rPr>
                <w:noProof/>
                <w:webHidden/>
              </w:rPr>
              <w:fldChar w:fldCharType="end"/>
            </w:r>
          </w:hyperlink>
        </w:p>
        <w:p w14:paraId="4BEDF8E5"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008A7EB4" w:rsidRPr="00CF1771">
              <w:rPr>
                <w:rStyle w:val="Hyperlink"/>
                <w:noProof/>
              </w:rPr>
              <w:t>8.2.2</w:t>
            </w:r>
            <w:r w:rsidR="008A7EB4">
              <w:rPr>
                <w:rFonts w:asciiTheme="minorHAnsi" w:eastAsiaTheme="minorEastAsia" w:hAnsiTheme="minorHAnsi" w:cstheme="minorBidi"/>
                <w:noProof/>
                <w:sz w:val="22"/>
                <w:szCs w:val="22"/>
              </w:rPr>
              <w:tab/>
            </w:r>
            <w:r w:rsidR="008A7EB4" w:rsidRPr="00CF1771">
              <w:rPr>
                <w:rStyle w:val="Hyperlink"/>
                <w:noProof/>
              </w:rPr>
              <w:t>ODE MANAGE SNMP API</w:t>
            </w:r>
            <w:r w:rsidR="008A7EB4">
              <w:rPr>
                <w:noProof/>
                <w:webHidden/>
              </w:rPr>
              <w:tab/>
            </w:r>
            <w:r w:rsidR="008A7EB4">
              <w:rPr>
                <w:noProof/>
                <w:webHidden/>
              </w:rPr>
              <w:fldChar w:fldCharType="begin"/>
            </w:r>
            <w:r w:rsidR="008A7EB4">
              <w:rPr>
                <w:noProof/>
                <w:webHidden/>
              </w:rPr>
              <w:instrText xml:space="preserve"> PAGEREF _Toc478121072 \h </w:instrText>
            </w:r>
            <w:r w:rsidR="008A7EB4">
              <w:rPr>
                <w:noProof/>
                <w:webHidden/>
              </w:rPr>
            </w:r>
            <w:r w:rsidR="008A7EB4">
              <w:rPr>
                <w:noProof/>
                <w:webHidden/>
              </w:rPr>
              <w:fldChar w:fldCharType="separate"/>
            </w:r>
            <w:r w:rsidR="008A7EB4">
              <w:rPr>
                <w:noProof/>
                <w:webHidden/>
              </w:rPr>
              <w:t>26</w:t>
            </w:r>
            <w:r w:rsidR="008A7EB4">
              <w:rPr>
                <w:noProof/>
                <w:webHidden/>
              </w:rPr>
              <w:fldChar w:fldCharType="end"/>
            </w:r>
          </w:hyperlink>
        </w:p>
        <w:p w14:paraId="03724475" w14:textId="77777777" w:rsidR="008A7EB4" w:rsidRDefault="009F348E">
          <w:pPr>
            <w:pStyle w:val="TOC2"/>
            <w:tabs>
              <w:tab w:val="left" w:pos="1080"/>
              <w:tab w:val="right" w:leader="dot" w:pos="9350"/>
            </w:tabs>
            <w:rPr>
              <w:noProof/>
              <w:lang w:eastAsia="en-US"/>
            </w:rPr>
          </w:pPr>
          <w:hyperlink w:anchor="_Toc478121073" w:history="1">
            <w:r w:rsidR="008A7EB4" w:rsidRPr="00CF1771">
              <w:rPr>
                <w:rStyle w:val="Hyperlink"/>
                <w:noProof/>
              </w:rPr>
              <w:t>8.3</w:t>
            </w:r>
            <w:r w:rsidR="008A7EB4">
              <w:rPr>
                <w:noProof/>
                <w:lang w:eastAsia="en-US"/>
              </w:rPr>
              <w:tab/>
            </w:r>
            <w:r w:rsidR="008A7EB4" w:rsidRPr="00CF1771">
              <w:rPr>
                <w:rStyle w:val="Hyperlink"/>
                <w:noProof/>
              </w:rPr>
              <w:t>ODE Streaming API</w:t>
            </w:r>
            <w:r w:rsidR="008A7EB4">
              <w:rPr>
                <w:noProof/>
                <w:webHidden/>
              </w:rPr>
              <w:tab/>
            </w:r>
            <w:r w:rsidR="008A7EB4">
              <w:rPr>
                <w:noProof/>
                <w:webHidden/>
              </w:rPr>
              <w:fldChar w:fldCharType="begin"/>
            </w:r>
            <w:r w:rsidR="008A7EB4">
              <w:rPr>
                <w:noProof/>
                <w:webHidden/>
              </w:rPr>
              <w:instrText xml:space="preserve"> PAGEREF _Toc478121073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51B8F91F"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008A7EB4" w:rsidRPr="00CF1771">
              <w:rPr>
                <w:rStyle w:val="Hyperlink"/>
                <w:noProof/>
              </w:rPr>
              <w:t>8.3.1</w:t>
            </w:r>
            <w:r w:rsidR="008A7EB4">
              <w:rPr>
                <w:rFonts w:asciiTheme="minorHAnsi" w:eastAsiaTheme="minorEastAsia" w:hAnsiTheme="minorHAnsi" w:cstheme="minorBidi"/>
                <w:noProof/>
                <w:sz w:val="22"/>
                <w:szCs w:val="22"/>
              </w:rPr>
              <w:tab/>
            </w:r>
            <w:r w:rsidR="008A7EB4" w:rsidRPr="00CF1771">
              <w:rPr>
                <w:rStyle w:val="Hyperlink"/>
                <w:noProof/>
              </w:rPr>
              <w:t>Direct Kafka Interface</w:t>
            </w:r>
            <w:r w:rsidR="008A7EB4">
              <w:rPr>
                <w:noProof/>
                <w:webHidden/>
              </w:rPr>
              <w:tab/>
            </w:r>
            <w:r w:rsidR="008A7EB4">
              <w:rPr>
                <w:noProof/>
                <w:webHidden/>
              </w:rPr>
              <w:fldChar w:fldCharType="begin"/>
            </w:r>
            <w:r w:rsidR="008A7EB4">
              <w:rPr>
                <w:noProof/>
                <w:webHidden/>
              </w:rPr>
              <w:instrText xml:space="preserve"> PAGEREF _Toc478121074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4039F214"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008A7EB4" w:rsidRPr="00CF1771">
              <w:rPr>
                <w:rStyle w:val="Hyperlink"/>
                <w:noProof/>
              </w:rPr>
              <w:t>8.3.2</w:t>
            </w:r>
            <w:r w:rsidR="008A7EB4">
              <w:rPr>
                <w:rFonts w:asciiTheme="minorHAnsi" w:eastAsiaTheme="minorEastAsia" w:hAnsiTheme="minorHAnsi" w:cstheme="minorBidi"/>
                <w:noProof/>
                <w:sz w:val="22"/>
                <w:szCs w:val="22"/>
              </w:rPr>
              <w:tab/>
            </w:r>
            <w:r w:rsidR="008A7EB4" w:rsidRPr="00CF1771">
              <w:rPr>
                <w:rStyle w:val="Hyperlink"/>
                <w:noProof/>
              </w:rPr>
              <w:t>ODE WebSocket Interface</w:t>
            </w:r>
            <w:r w:rsidR="008A7EB4">
              <w:rPr>
                <w:noProof/>
                <w:webHidden/>
              </w:rPr>
              <w:tab/>
            </w:r>
            <w:r w:rsidR="008A7EB4">
              <w:rPr>
                <w:noProof/>
                <w:webHidden/>
              </w:rPr>
              <w:fldChar w:fldCharType="begin"/>
            </w:r>
            <w:r w:rsidR="008A7EB4">
              <w:rPr>
                <w:noProof/>
                <w:webHidden/>
              </w:rPr>
              <w:instrText xml:space="preserve"> PAGEREF _Toc478121075 \h </w:instrText>
            </w:r>
            <w:r w:rsidR="008A7EB4">
              <w:rPr>
                <w:noProof/>
                <w:webHidden/>
              </w:rPr>
            </w:r>
            <w:r w:rsidR="008A7EB4">
              <w:rPr>
                <w:noProof/>
                <w:webHidden/>
              </w:rPr>
              <w:fldChar w:fldCharType="separate"/>
            </w:r>
            <w:r w:rsidR="008A7EB4">
              <w:rPr>
                <w:noProof/>
                <w:webHidden/>
              </w:rPr>
              <w:t>29</w:t>
            </w:r>
            <w:r w:rsidR="008A7EB4">
              <w:rPr>
                <w:noProof/>
                <w:webHidden/>
              </w:rPr>
              <w:fldChar w:fldCharType="end"/>
            </w:r>
          </w:hyperlink>
        </w:p>
        <w:p w14:paraId="0A08BE9D" w14:textId="77777777" w:rsidR="008A7EB4" w:rsidRDefault="009F348E">
          <w:pPr>
            <w:pStyle w:val="TOC2"/>
            <w:tabs>
              <w:tab w:val="left" w:pos="1080"/>
              <w:tab w:val="right" w:leader="dot" w:pos="9350"/>
            </w:tabs>
            <w:rPr>
              <w:noProof/>
              <w:lang w:eastAsia="en-US"/>
            </w:rPr>
          </w:pPr>
          <w:hyperlink w:anchor="_Toc478121076" w:history="1">
            <w:r w:rsidR="008A7EB4" w:rsidRPr="00CF1771">
              <w:rPr>
                <w:rStyle w:val="Hyperlink"/>
                <w:noProof/>
              </w:rPr>
              <w:t>8.4</w:t>
            </w:r>
            <w:r w:rsidR="008A7EB4">
              <w:rPr>
                <w:noProof/>
                <w:lang w:eastAsia="en-US"/>
              </w:rPr>
              <w:tab/>
            </w:r>
            <w:r w:rsidR="008A7EB4" w:rsidRPr="00CF1771">
              <w:rPr>
                <w:rStyle w:val="Hyperlink"/>
                <w:noProof/>
              </w:rPr>
              <w:t>ODE Request Schemas</w:t>
            </w:r>
            <w:r w:rsidR="008A7EB4">
              <w:rPr>
                <w:noProof/>
                <w:webHidden/>
              </w:rPr>
              <w:tab/>
            </w:r>
            <w:r w:rsidR="008A7EB4">
              <w:rPr>
                <w:noProof/>
                <w:webHidden/>
              </w:rPr>
              <w:fldChar w:fldCharType="begin"/>
            </w:r>
            <w:r w:rsidR="008A7EB4">
              <w:rPr>
                <w:noProof/>
                <w:webHidden/>
              </w:rPr>
              <w:instrText xml:space="preserve"> PAGEREF _Toc478121076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0C853C3E"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008A7EB4" w:rsidRPr="00CF1771">
              <w:rPr>
                <w:rStyle w:val="Hyperlink"/>
                <w:noProof/>
              </w:rPr>
              <w:t>8.4.1</w:t>
            </w:r>
            <w:r w:rsidR="008A7EB4">
              <w:rPr>
                <w:rFonts w:asciiTheme="minorHAnsi" w:eastAsiaTheme="minorEastAsia" w:hAnsiTheme="minorHAnsi" w:cstheme="minorBidi"/>
                <w:noProof/>
                <w:sz w:val="22"/>
                <w:szCs w:val="22"/>
              </w:rPr>
              <w:tab/>
            </w:r>
            <w:r w:rsidR="008A7EB4" w:rsidRPr="00CF1771">
              <w:rPr>
                <w:rStyle w:val="Hyperlink"/>
                <w:noProof/>
              </w:rPr>
              <w:t>ODE Request Message Metadata</w:t>
            </w:r>
            <w:r w:rsidR="008A7EB4">
              <w:rPr>
                <w:noProof/>
                <w:webHidden/>
              </w:rPr>
              <w:tab/>
            </w:r>
            <w:r w:rsidR="008A7EB4">
              <w:rPr>
                <w:noProof/>
                <w:webHidden/>
              </w:rPr>
              <w:fldChar w:fldCharType="begin"/>
            </w:r>
            <w:r w:rsidR="008A7EB4">
              <w:rPr>
                <w:noProof/>
                <w:webHidden/>
              </w:rPr>
              <w:instrText xml:space="preserve"> PAGEREF _Toc478121077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6E64DAA1" w14:textId="77777777" w:rsidR="008A7EB4" w:rsidRDefault="009F348E">
          <w:pPr>
            <w:pStyle w:val="TOC2"/>
            <w:tabs>
              <w:tab w:val="left" w:pos="1080"/>
              <w:tab w:val="right" w:leader="dot" w:pos="9350"/>
            </w:tabs>
            <w:rPr>
              <w:noProof/>
              <w:lang w:eastAsia="en-US"/>
            </w:rPr>
          </w:pPr>
          <w:hyperlink w:anchor="_Toc478121078" w:history="1">
            <w:r w:rsidR="008A7EB4" w:rsidRPr="00CF1771">
              <w:rPr>
                <w:rStyle w:val="Hyperlink"/>
                <w:noProof/>
              </w:rPr>
              <w:t>8.5</w:t>
            </w:r>
            <w:r w:rsidR="008A7EB4">
              <w:rPr>
                <w:noProof/>
                <w:lang w:eastAsia="en-US"/>
              </w:rPr>
              <w:tab/>
            </w:r>
            <w:r w:rsidR="008A7EB4" w:rsidRPr="00CF1771">
              <w:rPr>
                <w:rStyle w:val="Hyperlink"/>
                <w:noProof/>
              </w:rPr>
              <w:t>ODE Response Schemas</w:t>
            </w:r>
            <w:r w:rsidR="008A7EB4">
              <w:rPr>
                <w:noProof/>
                <w:webHidden/>
              </w:rPr>
              <w:tab/>
            </w:r>
            <w:r w:rsidR="008A7EB4">
              <w:rPr>
                <w:noProof/>
                <w:webHidden/>
              </w:rPr>
              <w:fldChar w:fldCharType="begin"/>
            </w:r>
            <w:r w:rsidR="008A7EB4">
              <w:rPr>
                <w:noProof/>
                <w:webHidden/>
              </w:rPr>
              <w:instrText xml:space="preserve"> PAGEREF _Toc478121078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2E2456F7"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008A7EB4" w:rsidRPr="00CF1771">
              <w:rPr>
                <w:rStyle w:val="Hyperlink"/>
                <w:noProof/>
              </w:rPr>
              <w:t>8.5.1</w:t>
            </w:r>
            <w:r w:rsidR="008A7EB4">
              <w:rPr>
                <w:rFonts w:asciiTheme="minorHAnsi" w:eastAsiaTheme="minorEastAsia" w:hAnsiTheme="minorHAnsi" w:cstheme="minorBidi"/>
                <w:noProof/>
                <w:sz w:val="22"/>
                <w:szCs w:val="22"/>
              </w:rPr>
              <w:tab/>
            </w:r>
            <w:r w:rsidR="008A7EB4" w:rsidRPr="00CF1771">
              <w:rPr>
                <w:rStyle w:val="Hyperlink"/>
                <w:noProof/>
              </w:rPr>
              <w:t>ODE Data Message</w:t>
            </w:r>
            <w:r w:rsidR="008A7EB4">
              <w:rPr>
                <w:noProof/>
                <w:webHidden/>
              </w:rPr>
              <w:tab/>
            </w:r>
            <w:r w:rsidR="008A7EB4">
              <w:rPr>
                <w:noProof/>
                <w:webHidden/>
              </w:rPr>
              <w:fldChar w:fldCharType="begin"/>
            </w:r>
            <w:r w:rsidR="008A7EB4">
              <w:rPr>
                <w:noProof/>
                <w:webHidden/>
              </w:rPr>
              <w:instrText xml:space="preserve"> PAGEREF _Toc478121079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4328FA9A"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008A7EB4" w:rsidRPr="00CF1771">
              <w:rPr>
                <w:rStyle w:val="Hyperlink"/>
                <w:noProof/>
              </w:rPr>
              <w:t>8.5.2</w:t>
            </w:r>
            <w:r w:rsidR="008A7EB4">
              <w:rPr>
                <w:rFonts w:asciiTheme="minorHAnsi" w:eastAsiaTheme="minorEastAsia" w:hAnsiTheme="minorHAnsi" w:cstheme="minorBidi"/>
                <w:noProof/>
                <w:sz w:val="22"/>
                <w:szCs w:val="22"/>
              </w:rPr>
              <w:tab/>
            </w:r>
            <w:r w:rsidR="008A7EB4" w:rsidRPr="00CF1771">
              <w:rPr>
                <w:rStyle w:val="Hyperlink"/>
                <w:noProof/>
              </w:rPr>
              <w:t>ODE Message Metadata</w:t>
            </w:r>
            <w:r w:rsidR="008A7EB4">
              <w:rPr>
                <w:noProof/>
                <w:webHidden/>
              </w:rPr>
              <w:tab/>
            </w:r>
            <w:r w:rsidR="008A7EB4">
              <w:rPr>
                <w:noProof/>
                <w:webHidden/>
              </w:rPr>
              <w:fldChar w:fldCharType="begin"/>
            </w:r>
            <w:r w:rsidR="008A7EB4">
              <w:rPr>
                <w:noProof/>
                <w:webHidden/>
              </w:rPr>
              <w:instrText xml:space="preserve"> PAGEREF _Toc478121080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1622BA9E"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008A7EB4" w:rsidRPr="00CF1771">
              <w:rPr>
                <w:rStyle w:val="Hyperlink"/>
                <w:noProof/>
              </w:rPr>
              <w:t>8.5.3</w:t>
            </w:r>
            <w:r w:rsidR="008A7EB4">
              <w:rPr>
                <w:rFonts w:asciiTheme="minorHAnsi" w:eastAsiaTheme="minorEastAsia" w:hAnsiTheme="minorHAnsi" w:cstheme="minorBidi"/>
                <w:noProof/>
                <w:sz w:val="22"/>
                <w:szCs w:val="22"/>
              </w:rPr>
              <w:tab/>
            </w:r>
            <w:r w:rsidR="008A7EB4" w:rsidRPr="00CF1771">
              <w:rPr>
                <w:rStyle w:val="Hyperlink"/>
                <w:noProof/>
              </w:rPr>
              <w:t>ODE Payload Violation</w:t>
            </w:r>
            <w:r w:rsidR="008A7EB4">
              <w:rPr>
                <w:noProof/>
                <w:webHidden/>
              </w:rPr>
              <w:tab/>
            </w:r>
            <w:r w:rsidR="008A7EB4">
              <w:rPr>
                <w:noProof/>
                <w:webHidden/>
              </w:rPr>
              <w:fldChar w:fldCharType="begin"/>
            </w:r>
            <w:r w:rsidR="008A7EB4">
              <w:rPr>
                <w:noProof/>
                <w:webHidden/>
              </w:rPr>
              <w:instrText xml:space="preserve"> PAGEREF _Toc478121081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4D5DFC9D"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008A7EB4" w:rsidRPr="00CF1771">
              <w:rPr>
                <w:rStyle w:val="Hyperlink"/>
                <w:noProof/>
              </w:rPr>
              <w:t>8.5.4</w:t>
            </w:r>
            <w:r w:rsidR="008A7EB4">
              <w:rPr>
                <w:rFonts w:asciiTheme="minorHAnsi" w:eastAsiaTheme="minorEastAsia" w:hAnsiTheme="minorHAnsi" w:cstheme="minorBidi"/>
                <w:noProof/>
                <w:sz w:val="22"/>
                <w:szCs w:val="22"/>
              </w:rPr>
              <w:tab/>
            </w:r>
            <w:r w:rsidR="008A7EB4" w:rsidRPr="00CF1771">
              <w:rPr>
                <w:rStyle w:val="Hyperlink"/>
                <w:noProof/>
              </w:rPr>
              <w:t>ODE GET TOKEN Response</w:t>
            </w:r>
            <w:r w:rsidR="008A7EB4">
              <w:rPr>
                <w:noProof/>
                <w:webHidden/>
              </w:rPr>
              <w:tab/>
            </w:r>
            <w:r w:rsidR="008A7EB4">
              <w:rPr>
                <w:noProof/>
                <w:webHidden/>
              </w:rPr>
              <w:fldChar w:fldCharType="begin"/>
            </w:r>
            <w:r w:rsidR="008A7EB4">
              <w:rPr>
                <w:noProof/>
                <w:webHidden/>
              </w:rPr>
              <w:instrText xml:space="preserve"> PAGEREF _Toc478121082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29B0FC3C"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008A7EB4" w:rsidRPr="00CF1771">
              <w:rPr>
                <w:rStyle w:val="Hyperlink"/>
                <w:noProof/>
              </w:rPr>
              <w:t>8.5.5</w:t>
            </w:r>
            <w:r w:rsidR="008A7EB4">
              <w:rPr>
                <w:rFonts w:asciiTheme="minorHAnsi" w:eastAsiaTheme="minorEastAsia" w:hAnsiTheme="minorHAnsi" w:cstheme="minorBidi"/>
                <w:noProof/>
                <w:sz w:val="22"/>
                <w:szCs w:val="22"/>
              </w:rPr>
              <w:tab/>
            </w:r>
            <w:r w:rsidR="008A7EB4" w:rsidRPr="00CF1771">
              <w:rPr>
                <w:rStyle w:val="Hyperlink"/>
                <w:noProof/>
              </w:rPr>
              <w:t>ODE Status Message</w:t>
            </w:r>
            <w:r w:rsidR="008A7EB4">
              <w:rPr>
                <w:noProof/>
                <w:webHidden/>
              </w:rPr>
              <w:tab/>
            </w:r>
            <w:r w:rsidR="008A7EB4">
              <w:rPr>
                <w:noProof/>
                <w:webHidden/>
              </w:rPr>
              <w:fldChar w:fldCharType="begin"/>
            </w:r>
            <w:r w:rsidR="008A7EB4">
              <w:rPr>
                <w:noProof/>
                <w:webHidden/>
              </w:rPr>
              <w:instrText xml:space="preserve"> PAGEREF _Toc478121083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05C9648A"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008A7EB4" w:rsidRPr="00CF1771">
              <w:rPr>
                <w:rStyle w:val="Hyperlink"/>
                <w:noProof/>
              </w:rPr>
              <w:t>8.5.6</w:t>
            </w:r>
            <w:r w:rsidR="008A7EB4">
              <w:rPr>
                <w:rFonts w:asciiTheme="minorHAnsi" w:eastAsiaTheme="minorEastAsia" w:hAnsiTheme="minorHAnsi" w:cstheme="minorBidi"/>
                <w:noProof/>
                <w:sz w:val="22"/>
                <w:szCs w:val="22"/>
              </w:rPr>
              <w:tab/>
            </w:r>
            <w:r w:rsidR="008A7EB4" w:rsidRPr="00CF1771">
              <w:rPr>
                <w:rStyle w:val="Hyperlink"/>
                <w:noProof/>
              </w:rPr>
              <w:t>ODE Control Message</w:t>
            </w:r>
            <w:r w:rsidR="008A7EB4">
              <w:rPr>
                <w:noProof/>
                <w:webHidden/>
              </w:rPr>
              <w:tab/>
            </w:r>
            <w:r w:rsidR="008A7EB4">
              <w:rPr>
                <w:noProof/>
                <w:webHidden/>
              </w:rPr>
              <w:fldChar w:fldCharType="begin"/>
            </w:r>
            <w:r w:rsidR="008A7EB4">
              <w:rPr>
                <w:noProof/>
                <w:webHidden/>
              </w:rPr>
              <w:instrText xml:space="preserve"> PAGEREF _Toc478121084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1A22B456"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008A7EB4" w:rsidRPr="00CF1771">
              <w:rPr>
                <w:rStyle w:val="Hyperlink"/>
                <w:noProof/>
              </w:rPr>
              <w:t>8.5.7</w:t>
            </w:r>
            <w:r w:rsidR="008A7EB4">
              <w:rPr>
                <w:rFonts w:asciiTheme="minorHAnsi" w:eastAsiaTheme="minorEastAsia" w:hAnsiTheme="minorHAnsi" w:cstheme="minorBidi"/>
                <w:noProof/>
                <w:sz w:val="22"/>
                <w:szCs w:val="22"/>
              </w:rPr>
              <w:tab/>
            </w:r>
            <w:r w:rsidR="008A7EB4" w:rsidRPr="00CF1771">
              <w:rPr>
                <w:rStyle w:val="Hyperlink"/>
                <w:noProof/>
              </w:rPr>
              <w:t>ODE Data Message Payload</w:t>
            </w:r>
            <w:r w:rsidR="008A7EB4">
              <w:rPr>
                <w:noProof/>
                <w:webHidden/>
              </w:rPr>
              <w:tab/>
            </w:r>
            <w:r w:rsidR="008A7EB4">
              <w:rPr>
                <w:noProof/>
                <w:webHidden/>
              </w:rPr>
              <w:fldChar w:fldCharType="begin"/>
            </w:r>
            <w:r w:rsidR="008A7EB4">
              <w:rPr>
                <w:noProof/>
                <w:webHidden/>
              </w:rPr>
              <w:instrText xml:space="preserve"> PAGEREF _Toc478121085 \h </w:instrText>
            </w:r>
            <w:r w:rsidR="008A7EB4">
              <w:rPr>
                <w:noProof/>
                <w:webHidden/>
              </w:rPr>
            </w:r>
            <w:r w:rsidR="008A7EB4">
              <w:rPr>
                <w:noProof/>
                <w:webHidden/>
              </w:rPr>
              <w:fldChar w:fldCharType="separate"/>
            </w:r>
            <w:r w:rsidR="008A7EB4">
              <w:rPr>
                <w:noProof/>
                <w:webHidden/>
              </w:rPr>
              <w:t>36</w:t>
            </w:r>
            <w:r w:rsidR="008A7EB4">
              <w:rPr>
                <w:noProof/>
                <w:webHidden/>
              </w:rPr>
              <w:fldChar w:fldCharType="end"/>
            </w:r>
          </w:hyperlink>
        </w:p>
        <w:p w14:paraId="406D158B" w14:textId="77777777" w:rsidR="008A7EB4" w:rsidRDefault="009F348E">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008A7EB4" w:rsidRPr="00CF1771">
              <w:rPr>
                <w:rStyle w:val="Hyperlink"/>
                <w:noProof/>
              </w:rPr>
              <w:t>8.5.8</w:t>
            </w:r>
            <w:r w:rsidR="008A7EB4">
              <w:rPr>
                <w:rFonts w:asciiTheme="minorHAnsi" w:eastAsiaTheme="minorEastAsia" w:hAnsiTheme="minorHAnsi" w:cstheme="minorBidi"/>
                <w:noProof/>
                <w:sz w:val="22"/>
                <w:szCs w:val="22"/>
              </w:rPr>
              <w:tab/>
            </w:r>
            <w:r w:rsidR="008A7EB4" w:rsidRPr="00CF1771">
              <w:rPr>
                <w:rStyle w:val="Hyperlink"/>
                <w:noProof/>
              </w:rPr>
              <w:t>ODE Data Message Supporting Data Structures</w:t>
            </w:r>
            <w:r w:rsidR="008A7EB4">
              <w:rPr>
                <w:noProof/>
                <w:webHidden/>
              </w:rPr>
              <w:tab/>
            </w:r>
            <w:r w:rsidR="008A7EB4">
              <w:rPr>
                <w:noProof/>
                <w:webHidden/>
              </w:rPr>
              <w:fldChar w:fldCharType="begin"/>
            </w:r>
            <w:r w:rsidR="008A7EB4">
              <w:rPr>
                <w:noProof/>
                <w:webHidden/>
              </w:rPr>
              <w:instrText xml:space="preserve"> PAGEREF _Toc478121086 \h </w:instrText>
            </w:r>
            <w:r w:rsidR="008A7EB4">
              <w:rPr>
                <w:noProof/>
                <w:webHidden/>
              </w:rPr>
            </w:r>
            <w:r w:rsidR="008A7EB4">
              <w:rPr>
                <w:noProof/>
                <w:webHidden/>
              </w:rPr>
              <w:fldChar w:fldCharType="separate"/>
            </w:r>
            <w:r w:rsidR="008A7EB4">
              <w:rPr>
                <w:noProof/>
                <w:webHidden/>
              </w:rPr>
              <w:t>37</w:t>
            </w:r>
            <w:r w:rsidR="008A7EB4">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4" w:name="_Toc464836201"/>
      <w:bookmarkStart w:id="5" w:name="_Toc478121029"/>
      <w:r w:rsidRPr="0027246B">
        <w:t>V</w:t>
      </w:r>
      <w:r w:rsidR="00CE5487">
        <w:t>ersion History</w:t>
      </w:r>
      <w:bookmarkEnd w:id="4"/>
      <w:bookmarkEnd w:id="5"/>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6" w:name="_Toc464836202"/>
      <w:bookmarkStart w:id="7" w:name="_Toc478121030"/>
      <w:r w:rsidRPr="00314B85">
        <w:t>Introduction</w:t>
      </w:r>
      <w:bookmarkEnd w:id="6"/>
      <w:bookmarkEnd w:id="7"/>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8" w:name="_Toc478121031"/>
      <w:r>
        <w:t xml:space="preserve">Project </w:t>
      </w:r>
      <w:r w:rsidR="00F65242">
        <w:t>Overview</w:t>
      </w:r>
      <w:bookmarkEnd w:id="8"/>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9" w:name="_Toc478121032"/>
      <w:r>
        <w:t xml:space="preserve">System </w:t>
      </w:r>
      <w:r w:rsidR="00D83260">
        <w:t>Overview</w:t>
      </w:r>
      <w:bookmarkEnd w:id="9"/>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267.5pt" o:ole="">
            <v:imagedata r:id="rId23" o:title=""/>
          </v:shape>
          <o:OLEObject Type="Embed" ProgID="Visio.Drawing.15" ShapeID="_x0000_i1025" DrawAspect="Content" ObjectID="_1556530391" r:id="rId24"/>
        </w:object>
      </w:r>
    </w:p>
    <w:p w14:paraId="767F147D" w14:textId="762851B2" w:rsidR="00453261" w:rsidRDefault="00453261" w:rsidP="00B473AE">
      <w:pPr>
        <w:pStyle w:val="Caption"/>
        <w:jc w:val="center"/>
      </w:pPr>
      <w:bookmarkStart w:id="10" w:name="_Ref470259075"/>
      <w:bookmarkStart w:id="11" w:name="_Ref470259081"/>
      <w:r>
        <w:t xml:space="preserve">Figure </w:t>
      </w:r>
      <w:fldSimple w:instr=" SEQ Figure \* ARABIC ">
        <w:r w:rsidR="00244E15">
          <w:rPr>
            <w:noProof/>
          </w:rPr>
          <w:t>1</w:t>
        </w:r>
      </w:fldSimple>
      <w:bookmarkEnd w:id="10"/>
      <w:r>
        <w:t xml:space="preserve"> - ODE System Data Producers and Consumers</w:t>
      </w:r>
      <w:bookmarkEnd w:id="11"/>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2" w:name="_Toc462052213"/>
      <w:bookmarkStart w:id="13" w:name="_Toc478121033"/>
      <w:r w:rsidRPr="00116242">
        <w:t>Audience</w:t>
      </w:r>
      <w:bookmarkEnd w:id="12"/>
      <w:bookmarkEnd w:id="13"/>
    </w:p>
    <w:p w14:paraId="447878FF" w14:textId="1E2D6DCE" w:rsidR="00C26C45" w:rsidRDefault="00C26C45" w:rsidP="00C26C45">
      <w:r>
        <w:lastRenderedPageBreak/>
        <w:t>This document is intended for use by the ODE client applications.</w:t>
      </w:r>
    </w:p>
    <w:p w14:paraId="5CC6A8C6" w14:textId="77777777" w:rsidR="00C26C45" w:rsidRPr="00116242" w:rsidRDefault="00C26C45" w:rsidP="00C26C45">
      <w:pPr>
        <w:pStyle w:val="Heading1"/>
      </w:pPr>
      <w:bookmarkStart w:id="14" w:name="_Toc462052214"/>
      <w:bookmarkStart w:id="15" w:name="_Toc478121034"/>
      <w:r w:rsidRPr="00116242">
        <w:t>Glossary</w:t>
      </w:r>
      <w:bookmarkEnd w:id="14"/>
      <w:bookmarkEnd w:id="15"/>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6" w:name="_Toc462052215"/>
      <w:bookmarkStart w:id="17" w:name="_Toc478121035"/>
      <w:r>
        <w:t xml:space="preserve">ODE </w:t>
      </w:r>
      <w:r w:rsidRPr="008F6528">
        <w:t>DEVELOPMENT ENVIRONMENT</w:t>
      </w:r>
      <w:bookmarkEnd w:id="16"/>
      <w:bookmarkEnd w:id="17"/>
    </w:p>
    <w:p w14:paraId="667C5AFA" w14:textId="52EF58AC" w:rsidR="00C26C45" w:rsidRPr="006222B8" w:rsidRDefault="00C26C45" w:rsidP="00C26C45">
      <w:pPr>
        <w:pStyle w:val="Heading2"/>
      </w:pPr>
      <w:bookmarkStart w:id="18" w:name="_Toc462052216"/>
      <w:bookmarkStart w:id="19" w:name="_Toc478121036"/>
      <w:r>
        <w:t>J</w:t>
      </w:r>
      <w:r w:rsidRPr="002F7470">
        <w:t>ava Development Tools</w:t>
      </w:r>
      <w:bookmarkEnd w:id="18"/>
      <w:bookmarkEnd w:id="19"/>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20" w:name="_Toc462052217"/>
      <w:bookmarkStart w:id="21" w:name="_Toc478121037"/>
      <w:r w:rsidRPr="00176E93">
        <w:t>Java</w:t>
      </w:r>
      <w:bookmarkEnd w:id="20"/>
      <w:bookmarkEnd w:id="21"/>
    </w:p>
    <w:p w14:paraId="6875E589" w14:textId="77777777" w:rsidR="00C26C45" w:rsidRDefault="00C26C45" w:rsidP="00C26C45">
      <w:r>
        <w:t>Install Java Development Kit (JDK) 1.8</w:t>
      </w:r>
    </w:p>
    <w:p w14:paraId="0DF3A6FE" w14:textId="77777777" w:rsidR="00C26C45" w:rsidRDefault="009F348E"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2" w:name="_Toc462052218"/>
      <w:bookmarkStart w:id="23" w:name="_Toc478121038"/>
      <w:r w:rsidRPr="00176E93">
        <w:t>Eclipse IDE</w:t>
      </w:r>
      <w:bookmarkEnd w:id="22"/>
      <w:bookmarkEnd w:id="23"/>
    </w:p>
    <w:p w14:paraId="3684579F" w14:textId="77777777" w:rsidR="00C26C45" w:rsidRDefault="00C26C45" w:rsidP="00C26C45">
      <w:r>
        <w:t xml:space="preserve">Download and install Eclipse. </w:t>
      </w:r>
    </w:p>
    <w:p w14:paraId="0E222FCE" w14:textId="77777777" w:rsidR="00C26C45" w:rsidRDefault="009F348E"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4" w:name="_Toc462052219"/>
      <w:bookmarkStart w:id="25" w:name="_Toc478121039"/>
      <w:r>
        <w:t>M</w:t>
      </w:r>
      <w:r w:rsidRPr="00176E93">
        <w:t>aven</w:t>
      </w:r>
      <w:bookmarkEnd w:id="24"/>
      <w:bookmarkEnd w:id="25"/>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6" w:name="_Toc462052236"/>
      <w:bookmarkStart w:id="27" w:name="_Toc478121040"/>
      <w:r>
        <w:t>Git</w:t>
      </w:r>
      <w:r w:rsidR="00C26C45" w:rsidRPr="00D76B4F">
        <w:t xml:space="preserve"> Version Control</w:t>
      </w:r>
      <w:bookmarkEnd w:id="26"/>
      <w:bookmarkEnd w:id="27"/>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8" w:name="_Toc462052238"/>
      <w:bookmarkStart w:id="29" w:name="_Toc478121041"/>
      <w:r w:rsidRPr="003213A4">
        <w:t>Build</w:t>
      </w:r>
      <w:r w:rsidR="00ED0E13">
        <w:t>ing</w:t>
      </w:r>
      <w:r w:rsidRPr="003213A4">
        <w:t xml:space="preserve"> </w:t>
      </w:r>
      <w:bookmarkEnd w:id="28"/>
      <w:r w:rsidR="00C110E9">
        <w:t xml:space="preserve">ODE </w:t>
      </w:r>
      <w:r w:rsidR="00ED0E13">
        <w:t>Software Artifacts</w:t>
      </w:r>
      <w:bookmarkEnd w:id="29"/>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30" w:name="_Toc478121042"/>
      <w:r>
        <w:t xml:space="preserve">Open-Source </w:t>
      </w:r>
      <w:r w:rsidR="007038D0">
        <w:t>Repository</w:t>
      </w:r>
      <w:bookmarkEnd w:id="30"/>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31" w:name="_Toc478121043"/>
      <w:r>
        <w:t>Pr</w:t>
      </w:r>
      <w:r w:rsidR="00284505">
        <w:t>ivate Repository</w:t>
      </w:r>
      <w:bookmarkEnd w:id="31"/>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32" w:name="_Toc462052239"/>
      <w:bookmarkStart w:id="33" w:name="_Ref471486364"/>
      <w:bookmarkStart w:id="34" w:name="_Ref471486373"/>
      <w:bookmarkStart w:id="35" w:name="_Toc462052247"/>
      <w:r>
        <w:t xml:space="preserve">ASN.1 </w:t>
      </w:r>
      <w:r w:rsidRPr="003213A4">
        <w:t>Java API</w:t>
      </w:r>
      <w:bookmarkEnd w:id="32"/>
      <w:bookmarkEnd w:id="33"/>
      <w:bookmarkEnd w:id="34"/>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6" w:name="_Toc462052243"/>
      <w:r w:rsidRPr="00211532">
        <w:t>Build</w:t>
      </w:r>
      <w:r w:rsidR="00671FAC">
        <w:t xml:space="preserve"> and Deploy</w:t>
      </w:r>
      <w:r w:rsidRPr="00211532">
        <w:t xml:space="preserve"> Procedure</w:t>
      </w:r>
      <w:bookmarkEnd w:id="36"/>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7" w:name="_Toc462052259"/>
      <w:bookmarkStart w:id="38" w:name="_Toc478121044"/>
      <w:bookmarkEnd w:id="35"/>
      <w:r>
        <w:t xml:space="preserve">ODE </w:t>
      </w:r>
      <w:bookmarkEnd w:id="37"/>
      <w:r>
        <w:t>Application Properties</w:t>
      </w:r>
      <w:bookmarkEnd w:id="38"/>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69A4D781" w14:textId="77777777" w:rsidR="00D6784D" w:rsidRDefault="00D6784D" w:rsidP="00CB08F3"/>
    <w:tbl>
      <w:tblPr>
        <w:tblStyle w:val="GridTable4-Accent11"/>
        <w:tblW w:w="13045" w:type="dxa"/>
        <w:tblLayout w:type="fixed"/>
        <w:tblLook w:val="04A0" w:firstRow="1" w:lastRow="0" w:firstColumn="1" w:lastColumn="0" w:noHBand="0" w:noVBand="1"/>
      </w:tblPr>
      <w:tblGrid>
        <w:gridCol w:w="3665"/>
        <w:gridCol w:w="6133"/>
        <w:gridCol w:w="1654"/>
        <w:gridCol w:w="1593"/>
      </w:tblGrid>
      <w:tr w:rsidR="00D6784D" w14:paraId="7516CDAA" w14:textId="77777777" w:rsidTr="00D6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6133"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654"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1593"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D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r w:rsidRPr="00780835">
              <w:rPr>
                <w:b w:val="0"/>
              </w:rPr>
              <w:t>ode.kafkaBrokers</w:t>
            </w:r>
          </w:p>
        </w:tc>
        <w:tc>
          <w:tcPr>
            <w:tcW w:w="6133"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654"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D6784D" w:rsidRPr="00B900E1" w14:paraId="345849CA" w14:textId="77777777" w:rsidTr="00D6784D">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r w:rsidRPr="00780835">
              <w:rPr>
                <w:b w:val="0"/>
              </w:rPr>
              <w:t>ode.uploadLocation</w:t>
            </w:r>
            <w:r>
              <w:rPr>
                <w:b w:val="0"/>
              </w:rPr>
              <w:t>Root</w:t>
            </w:r>
          </w:p>
        </w:tc>
        <w:tc>
          <w:tcPr>
            <w:tcW w:w="6133"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654"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r w:rsidRPr="00780835">
              <w:rPr>
                <w:b w:val="0"/>
              </w:rPr>
              <w:t>ode.uploadLocation</w:t>
            </w:r>
            <w:r>
              <w:rPr>
                <w:b w:val="0"/>
              </w:rPr>
              <w:t>Bsm</w:t>
            </w:r>
          </w:p>
        </w:tc>
        <w:tc>
          <w:tcPr>
            <w:tcW w:w="6133"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./uploads/bsm</w:t>
            </w:r>
          </w:p>
        </w:tc>
        <w:tc>
          <w:tcPr>
            <w:tcW w:w="1654"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r w:rsidRPr="00780835">
              <w:rPr>
                <w:b w:val="0"/>
              </w:rPr>
              <w:t>ode.uploadLocation</w:t>
            </w:r>
            <w:r>
              <w:rPr>
                <w:b w:val="0"/>
              </w:rPr>
              <w:t>MessageFrame</w:t>
            </w:r>
          </w:p>
        </w:tc>
        <w:tc>
          <w:tcPr>
            <w:tcW w:w="6133"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./uploads/messageframe</w:t>
            </w:r>
          </w:p>
        </w:tc>
        <w:tc>
          <w:tcPr>
            <w:tcW w:w="1654"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r w:rsidRPr="003D5949">
              <w:rPr>
                <w:b w:val="0"/>
              </w:rPr>
              <w:t>pluginsLocations</w:t>
            </w:r>
          </w:p>
        </w:tc>
        <w:tc>
          <w:tcPr>
            <w:tcW w:w="6133"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654"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6133"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654"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 xml:space="preserve">How Kafka producers write to topics: valid values are </w:t>
            </w:r>
            <w:r>
              <w:lastRenderedPageBreak/>
              <w:t>async and sync for asynchronous writes and synchronous writes, respectively.</w:t>
            </w:r>
          </w:p>
        </w:tc>
      </w:tr>
      <w:tr w:rsidR="00D6784D" w:rsidRPr="00B900E1" w14:paraId="525CE710"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lastRenderedPageBreak/>
              <w:t>ode.</w:t>
            </w:r>
            <w:r>
              <w:t xml:space="preserve"> </w:t>
            </w:r>
            <w:r w:rsidRPr="003551B9">
              <w:rPr>
                <w:b w:val="0"/>
              </w:rPr>
              <w:t>kafkaProducerType</w:t>
            </w:r>
          </w:p>
        </w:tc>
        <w:tc>
          <w:tcPr>
            <w:tcW w:w="6133"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async</w:t>
            </w:r>
          </w:p>
        </w:tc>
        <w:tc>
          <w:tcPr>
            <w:tcW w:w="1654"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r w:rsidRPr="003551B9">
              <w:rPr>
                <w:b w:val="0"/>
              </w:rPr>
              <w:t>ddsCasUsername</w:t>
            </w:r>
          </w:p>
        </w:tc>
        <w:tc>
          <w:tcPr>
            <w:tcW w:w="6133"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654"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1593"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r w:rsidRPr="003551B9">
              <w:rPr>
                <w:b w:val="0"/>
              </w:rPr>
              <w:t>ddsCasPassword</w:t>
            </w:r>
          </w:p>
        </w:tc>
        <w:tc>
          <w:tcPr>
            <w:tcW w:w="6133"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654"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r w:rsidRPr="003551B9">
              <w:rPr>
                <w:b w:val="0"/>
              </w:rPr>
              <w:t>ddsCasUrl</w:t>
            </w:r>
          </w:p>
        </w:tc>
        <w:tc>
          <w:tcPr>
            <w:tcW w:w="6133"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654"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r w:rsidRPr="003551B9">
              <w:rPr>
                <w:b w:val="0"/>
              </w:rPr>
              <w:t>ddsWebsocketUrl</w:t>
            </w:r>
          </w:p>
        </w:tc>
        <w:tc>
          <w:tcPr>
            <w:tcW w:w="6133"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654"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D6784D" w:rsidRPr="00B900E1" w14:paraId="4E608747"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470500E" w14:textId="6FCE684E" w:rsidR="00D6784D" w:rsidRDefault="00D6784D" w:rsidP="00D6784D">
            <w:r>
              <w:rPr>
                <w:b w:val="0"/>
              </w:rPr>
              <w:lastRenderedPageBreak/>
              <w:t>o</w:t>
            </w:r>
            <w:r w:rsidRPr="0007578F">
              <w:rPr>
                <w:b w:val="0"/>
              </w:rPr>
              <w:t>de. kafkaTopicBsmSerializedPOJO</w:t>
            </w:r>
          </w:p>
        </w:tc>
        <w:tc>
          <w:tcPr>
            <w:tcW w:w="6133" w:type="dxa"/>
          </w:tcPr>
          <w:p w14:paraId="73BBFEE0" w14:textId="5C84626F" w:rsidR="00D6784D" w:rsidRPr="003551B9" w:rsidRDefault="00D6784D" w:rsidP="00D6784D">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654" w:type="dxa"/>
          </w:tcPr>
          <w:p w14:paraId="0E2DD6C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F947BDD" w14:textId="5DC11DF4" w:rsidR="00D6784D" w:rsidRDefault="00D6784D" w:rsidP="00D6784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D6784D" w:rsidRPr="00B900E1" w14:paraId="192828B4"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97B8029" w14:textId="34AE48A6" w:rsidR="00D6784D" w:rsidRDefault="00D6784D" w:rsidP="00D6784D">
            <w:r>
              <w:rPr>
                <w:b w:val="0"/>
              </w:rPr>
              <w:t>o</w:t>
            </w:r>
            <w:r w:rsidRPr="0007578F">
              <w:rPr>
                <w:b w:val="0"/>
              </w:rPr>
              <w:t>de. kafkaTopicBsmJSON</w:t>
            </w:r>
          </w:p>
        </w:tc>
        <w:tc>
          <w:tcPr>
            <w:tcW w:w="6133" w:type="dxa"/>
          </w:tcPr>
          <w:p w14:paraId="31F06269" w14:textId="1D25D82E" w:rsidR="00D6784D" w:rsidRPr="00472DAD" w:rsidRDefault="00D6784D" w:rsidP="00D6784D">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1654" w:type="dxa"/>
          </w:tcPr>
          <w:p w14:paraId="6DFC34D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F847FCF" w14:textId="4FE32850"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1" w:name="_Toc478121045"/>
      <w:r>
        <w:t>ODE Log</w:t>
      </w:r>
      <w:r w:rsidR="00316B55">
        <w:t>ging</w:t>
      </w:r>
      <w:r>
        <w:t xml:space="preserve"> Properties</w:t>
      </w:r>
      <w:bookmarkEnd w:id="41"/>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42" w:name="_Toc462052285"/>
      <w:bookmarkStart w:id="43" w:name="_Toc478121046"/>
      <w:r>
        <w:t>ODE</w:t>
      </w:r>
      <w:r w:rsidR="00C26C45" w:rsidRPr="001E40C7">
        <w:t xml:space="preserve"> </w:t>
      </w:r>
      <w:r w:rsidR="00A529B3">
        <w:t>Features</w:t>
      </w:r>
      <w:bookmarkEnd w:id="42"/>
      <w:bookmarkEnd w:id="43"/>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4" w:name="_Toc478121047"/>
      <w:r>
        <w:t>Managing SNMP Devices</w:t>
      </w:r>
      <w:bookmarkEnd w:id="44"/>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5" w:name="_Toc478121048"/>
      <w:r>
        <w:t>Query Parameters</w:t>
      </w:r>
      <w:bookmarkEnd w:id="45"/>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6" w:name="_Toc478121049"/>
      <w:r>
        <w:lastRenderedPageBreak/>
        <w:t>API Details</w:t>
      </w:r>
      <w:bookmarkEnd w:id="46"/>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7" w:name="_Toc478121050"/>
      <w:r>
        <w:t>Web Based View</w:t>
      </w:r>
      <w:bookmarkEnd w:id="47"/>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8" w:name="_Toc478121051"/>
      <w:r>
        <w:t>Additional Features/ Discussion Points</w:t>
      </w:r>
      <w:bookmarkEnd w:id="48"/>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9" w:name="_Toc478121052"/>
      <w:r>
        <w:t>Logging Events</w:t>
      </w:r>
      <w:bookmarkEnd w:id="49"/>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50" w:name="_Toc478121053"/>
      <w:r>
        <w:t>Log Levels</w:t>
      </w:r>
      <w:bookmarkEnd w:id="50"/>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1" w:name="_Toc478121054"/>
      <w:r>
        <w:t>Logging setup</w:t>
      </w:r>
      <w:bookmarkEnd w:id="51"/>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52" w:name="_Toc478121055"/>
      <w:r>
        <w:t>Steps to turn on/off logging during application runtime.</w:t>
      </w:r>
      <w:bookmarkEnd w:id="52"/>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53" w:name="_Toc478121056"/>
      <w:r>
        <w:t>IEEE 1609.2 Compliance</w:t>
      </w:r>
      <w:bookmarkEnd w:id="53"/>
    </w:p>
    <w:p w14:paraId="39EDD772" w14:textId="77777777" w:rsidR="00A529B3" w:rsidRDefault="001A3B89" w:rsidP="00C26C45">
      <w:r>
        <w:t>TBD</w:t>
      </w:r>
    </w:p>
    <w:p w14:paraId="746F15F0" w14:textId="77777777" w:rsidR="001A3B89" w:rsidRDefault="001A3B89" w:rsidP="00CA4BB4">
      <w:pPr>
        <w:pStyle w:val="Heading2"/>
      </w:pPr>
      <w:bookmarkStart w:id="54" w:name="_Toc478121057"/>
      <w:r>
        <w:t>SCMS Certificate Management</w:t>
      </w:r>
      <w:bookmarkEnd w:id="54"/>
    </w:p>
    <w:p w14:paraId="64A99D1C" w14:textId="77777777" w:rsidR="001A3B89" w:rsidRDefault="001A3B89" w:rsidP="00CA4BB4">
      <w:r>
        <w:t>TBD</w:t>
      </w:r>
    </w:p>
    <w:p w14:paraId="59FD1E00" w14:textId="77777777" w:rsidR="001A3B89" w:rsidRDefault="001A3B89" w:rsidP="00CA4BB4">
      <w:pPr>
        <w:pStyle w:val="Heading2"/>
      </w:pPr>
      <w:bookmarkStart w:id="55" w:name="_Toc478121058"/>
      <w:r>
        <w:t>Inbound BSM Distribution</w:t>
      </w:r>
      <w:bookmarkEnd w:id="55"/>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12E9CA2A" w:rsidR="001A3B89" w:rsidDel="009F348E" w:rsidRDefault="001A3B89" w:rsidP="00CA4BB4">
      <w:pPr>
        <w:pStyle w:val="Heading2"/>
        <w:rPr>
          <w:del w:id="56" w:author="Musavi, Hamid [USA]" w:date="2017-05-17T09:54:00Z"/>
        </w:rPr>
      </w:pPr>
      <w:bookmarkStart w:id="57" w:name="_Toc478121059"/>
      <w:del w:id="58" w:author="Musavi, Hamid [USA]" w:date="2017-05-17T09:54:00Z">
        <w:r w:rsidDel="009F348E">
          <w:delText>Inbound Probe Data Distribution</w:delText>
        </w:r>
        <w:bookmarkEnd w:id="57"/>
      </w:del>
    </w:p>
    <w:p w14:paraId="70AB9F6D" w14:textId="65FEAB54" w:rsidR="001A3B89" w:rsidDel="009F348E" w:rsidRDefault="001A3B89" w:rsidP="00CA4BB4">
      <w:pPr>
        <w:rPr>
          <w:del w:id="59" w:author="Musavi, Hamid [USA]" w:date="2017-05-17T09:54:00Z"/>
        </w:rPr>
      </w:pPr>
      <w:del w:id="60" w:author="Musavi, Hamid [USA]" w:date="2017-05-17T09:54:00Z">
        <w:r w:rsidDel="009F348E">
          <w:delText>TBD</w:delText>
        </w:r>
      </w:del>
    </w:p>
    <w:p w14:paraId="030FF98F" w14:textId="46744C45" w:rsidR="00B63D68" w:rsidRDefault="00B63D68" w:rsidP="00B63D68">
      <w:pPr>
        <w:pStyle w:val="Heading2"/>
      </w:pPr>
      <w:bookmarkStart w:id="61" w:name="_Toc478121060"/>
      <w:del w:id="62" w:author="Musavi, Hamid [USA]" w:date="2017-05-17T09:54:00Z">
        <w:r w:rsidDel="009F348E">
          <w:delText xml:space="preserve">Outbound </w:delText>
        </w:r>
      </w:del>
      <w:r>
        <w:t>Probe D</w:t>
      </w:r>
      <w:r w:rsidR="00C90428">
        <w:t>ata</w:t>
      </w:r>
      <w:r>
        <w:t xml:space="preserve"> Management</w:t>
      </w:r>
      <w:bookmarkEnd w:id="61"/>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3" w:name="_Toc478121061"/>
      <w:r>
        <w:t>PDM Broadcast Request Quick Start Guide</w:t>
      </w:r>
      <w:bookmarkEnd w:id="63"/>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lastRenderedPageBreak/>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64" w:name="_Toc478121062"/>
      <w:r>
        <w:t>Outbound TIM Broadcast</w:t>
      </w:r>
      <w:bookmarkEnd w:id="64"/>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65" w:name="_Toc478121063"/>
      <w:r>
        <w:t>Outbound TIM Setup</w:t>
      </w:r>
      <w:bookmarkEnd w:id="65"/>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66" w:name="_Toc478121064"/>
      <w:r>
        <w:t>TIM Broadcast Request Quick Start Guide</w:t>
      </w:r>
      <w:bookmarkEnd w:id="66"/>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08EE2950" w:rsidR="00886E1A" w:rsidRDefault="003A1B4B">
      <w:pPr>
        <w:pStyle w:val="Heading2"/>
        <w:rPr>
          <w:ins w:id="67" w:author="Musavi, Hamid [USA]" w:date="2017-05-16T18:59:00Z"/>
        </w:rPr>
        <w:pPrChange w:id="68" w:author="Musavi, Hamid [USA]" w:date="2017-05-16T18:59:00Z">
          <w:pPr/>
        </w:pPrChange>
      </w:pPr>
      <w:ins w:id="69" w:author="Musavi, Hamid [USA]" w:date="2017-05-16T18:59:00Z">
        <w:r>
          <w:t>Privacy Protection Module</w:t>
        </w:r>
      </w:ins>
      <w:ins w:id="70" w:author="Musavi, Hamid [USA]" w:date="2017-05-17T09:54:00Z">
        <w:r w:rsidR="009F348E">
          <w:t xml:space="preserve"> (PPM)</w:t>
        </w:r>
      </w:ins>
    </w:p>
    <w:p w14:paraId="0745B303" w14:textId="451AFC2E" w:rsidR="003A1B4B" w:rsidRDefault="009F348E">
      <w:pPr>
        <w:rPr>
          <w:ins w:id="71" w:author="Musavi, Hamid [USA]" w:date="2017-05-17T12:32:00Z"/>
        </w:rPr>
      </w:pPr>
      <w:ins w:id="72" w:author="Musavi, Hamid [USA]" w:date="2017-05-17T09:54:00Z">
        <w:r>
          <w:t xml:space="preserve">PPM is a </w:t>
        </w:r>
      </w:ins>
      <w:ins w:id="73" w:author="Musavi, Hamid [USA]" w:date="2017-05-17T09:55:00Z">
        <w:r>
          <w:t>separate</w:t>
        </w:r>
      </w:ins>
      <w:ins w:id="74" w:author="Musavi, Hamid [USA]" w:date="2017-05-17T09:54:00Z">
        <w:r>
          <w:t xml:space="preserve"> </w:t>
        </w:r>
      </w:ins>
      <w:ins w:id="75" w:author="Musavi, Hamid [USA]" w:date="2017-05-17T09:55:00Z">
        <w:r>
          <w:t>repository within the GitHub</w:t>
        </w:r>
      </w:ins>
      <w:ins w:id="76" w:author="Musavi, Hamid [USA]" w:date="2017-05-17T09:56:00Z">
        <w:r>
          <w:t xml:space="preserve"> </w:t>
        </w:r>
        <w:r>
          <w:fldChar w:fldCharType="begin"/>
        </w:r>
        <w:r>
          <w:instrText xml:space="preserve"> HYPERLINK "https://github.com/usdot-jpo-ode" </w:instrText>
        </w:r>
        <w:r>
          <w:fldChar w:fldCharType="separate"/>
        </w:r>
        <w:r w:rsidRPr="009F348E">
          <w:rPr>
            <w:rStyle w:val="Hyperlink"/>
          </w:rPr>
          <w:t>usdot-jpo-ode</w:t>
        </w:r>
        <w:r>
          <w:fldChar w:fldCharType="end"/>
        </w:r>
        <w:r>
          <w:t xml:space="preserve"> organization.</w:t>
        </w:r>
      </w:ins>
      <w:ins w:id="77" w:author="Musavi, Hamid [USA]" w:date="2017-05-17T09:55:00Z">
        <w:r>
          <w:t xml:space="preserve"> ODE interfaces with the PPM module via Kafka messaging hub.</w:t>
        </w:r>
      </w:ins>
      <w:ins w:id="78" w:author="Musavi, Hamid [USA]" w:date="2017-05-17T12:30:00Z">
        <w:r w:rsidR="005F723E">
          <w:t xml:space="preserve"> Please refer to the GitHub repository </w:t>
        </w:r>
      </w:ins>
      <w:ins w:id="79" w:author="Musavi, Hamid [USA]" w:date="2017-05-17T12:32:00Z">
        <w:r w:rsidR="005F723E">
          <w:fldChar w:fldCharType="begin"/>
        </w:r>
        <w:r w:rsidR="005F723E">
          <w:instrText xml:space="preserve"> HYPERLINK "</w:instrText>
        </w:r>
        <w:r w:rsidR="005F723E" w:rsidRPr="005F723E">
          <w:instrText>https://github.com/usdot-jpo-ode/jpo-cvdp</w:instrText>
        </w:r>
        <w:r w:rsidR="005F723E">
          <w:instrText xml:space="preserve">" </w:instrText>
        </w:r>
        <w:r w:rsidR="005F723E">
          <w:fldChar w:fldCharType="separate"/>
        </w:r>
      </w:ins>
      <w:r w:rsidR="005F723E" w:rsidRPr="00CF009D">
        <w:rPr>
          <w:rStyle w:val="Hyperlink"/>
        </w:rPr>
        <w:t>https://github.com/usdot-jpo-ode/jpo-cvdp</w:t>
      </w:r>
      <w:ins w:id="80" w:author="Musavi, Hamid [USA]" w:date="2017-05-17T12:32:00Z">
        <w:r w:rsidR="005F723E">
          <w:fldChar w:fldCharType="end"/>
        </w:r>
        <w:r w:rsidR="005F723E">
          <w:t xml:space="preserve"> </w:t>
        </w:r>
      </w:ins>
      <w:del w:id="81" w:author="Musavi, Hamid [USA]" w:date="2017-05-17T12:32:00Z">
        <w:r w:rsidR="005F723E" w:rsidRPr="005F723E" w:rsidDel="005F723E">
          <w:rPr>
            <w:rPrChange w:id="82" w:author="Musavi, Hamid [USA]" w:date="2017-05-17T12:32:00Z">
              <w:rPr>
                <w:rStyle w:val="Hyperlink"/>
              </w:rPr>
            </w:rPrChange>
          </w:rPr>
          <w:delText>https://github.com/usdot-jpo-ode/</w:delText>
        </w:r>
      </w:del>
      <w:del w:id="83" w:author="Musavi, Hamid [USA]" w:date="2017-05-17T12:31:00Z">
        <w:r w:rsidR="005F723E" w:rsidRPr="005F723E" w:rsidDel="005F723E">
          <w:rPr>
            <w:rPrChange w:id="84" w:author="Musavi, Hamid [USA]" w:date="2017-05-17T12:31:00Z">
              <w:rPr>
                <w:rStyle w:val="Hyperlink"/>
              </w:rPr>
            </w:rPrChange>
          </w:rPr>
          <w:delText>jpo-cvdp.git</w:delText>
        </w:r>
      </w:del>
      <w:ins w:id="85" w:author="Musavi, Hamid [USA]" w:date="2017-05-17T12:30:00Z">
        <w:r w:rsidR="005F723E">
          <w:t>for details.</w:t>
        </w:r>
      </w:ins>
      <w:ins w:id="86" w:author="Musavi, Hamid [USA]" w:date="2017-05-17T12:45:00Z">
        <w:r w:rsidR="0011479D">
          <w:t xml:space="preserve"> For instructions about </w:t>
        </w:r>
        <w:r w:rsidR="0011479D">
          <w:lastRenderedPageBreak/>
          <w:t>configuration and integration of the PPM with ODE, please refer to the ODE README file at the root of the GitHub page</w:t>
        </w:r>
      </w:ins>
      <w:ins w:id="87" w:author="Musavi, Hamid [USA]" w:date="2017-05-17T12:47:00Z">
        <w:r w:rsidR="0011479D">
          <w:t xml:space="preserve"> </w:t>
        </w:r>
        <w:r w:rsidR="0011479D">
          <w:fldChar w:fldCharType="begin"/>
        </w:r>
        <w:r w:rsidR="0011479D">
          <w:instrText xml:space="preserve"> HYPERLINK "</w:instrText>
        </w:r>
        <w:r w:rsidR="0011479D" w:rsidRPr="0011479D">
          <w:instrText>https://</w:instrText>
        </w:r>
        <w:r w:rsidR="0011479D">
          <w:instrText xml:space="preserve">github.com/usdot-jpo-ode/jpo-ode" </w:instrText>
        </w:r>
        <w:r w:rsidR="0011479D">
          <w:fldChar w:fldCharType="separate"/>
        </w:r>
      </w:ins>
      <w:r w:rsidR="0011479D" w:rsidRPr="00CF009D">
        <w:rPr>
          <w:rStyle w:val="Hyperlink"/>
        </w:rPr>
        <w:t>https://github.com/usdot-jpo-ode/jpo-ode</w:t>
      </w:r>
      <w:ins w:id="88" w:author="Musavi, Hamid [USA]" w:date="2017-05-17T12:47:00Z">
        <w:r w:rsidR="0011479D">
          <w:fldChar w:fldCharType="end"/>
        </w:r>
        <w:r w:rsidR="0011479D">
          <w:t xml:space="preserve"> </w:t>
        </w:r>
      </w:ins>
      <w:bookmarkStart w:id="89" w:name="_GoBack"/>
      <w:bookmarkEnd w:id="89"/>
      <w:ins w:id="90" w:author="Musavi, Hamid [USA]" w:date="2017-05-17T12:45:00Z">
        <w:r w:rsidR="0011479D">
          <w:t>.</w:t>
        </w:r>
      </w:ins>
    </w:p>
    <w:p w14:paraId="0FF17C66" w14:textId="12F79A62" w:rsidR="005F723E" w:rsidRPr="003A1B4B" w:rsidDel="0011479D" w:rsidRDefault="005F723E">
      <w:pPr>
        <w:rPr>
          <w:del w:id="91" w:author="Musavi, Hamid [USA]" w:date="2017-05-17T12:45:00Z"/>
        </w:rPr>
      </w:pPr>
    </w:p>
    <w:p w14:paraId="4585F05F" w14:textId="77777777" w:rsidR="001A3B89" w:rsidRDefault="001A3B89" w:rsidP="00CA4BB4">
      <w:pPr>
        <w:pStyle w:val="Heading2"/>
      </w:pPr>
      <w:bookmarkStart w:id="92" w:name="_Toc478121065"/>
      <w:r>
        <w:t>Inbound TIM Distribution</w:t>
      </w:r>
      <w:bookmarkEnd w:id="92"/>
    </w:p>
    <w:p w14:paraId="3E634C7F" w14:textId="77777777" w:rsidR="001A3B89" w:rsidRDefault="001A3B89" w:rsidP="00CA4BB4">
      <w:r>
        <w:t>TBD</w:t>
      </w:r>
    </w:p>
    <w:p w14:paraId="027A71C4" w14:textId="77777777" w:rsidR="001A3B89" w:rsidRDefault="00B63D68" w:rsidP="00CA4BB4">
      <w:pPr>
        <w:pStyle w:val="Heading2"/>
      </w:pPr>
      <w:bookmarkStart w:id="93" w:name="_Toc478121066"/>
      <w:r>
        <w:t>Data validation</w:t>
      </w:r>
      <w:bookmarkEnd w:id="93"/>
    </w:p>
    <w:p w14:paraId="2E6B2693" w14:textId="77777777" w:rsidR="001A3B89" w:rsidRDefault="001A3B89" w:rsidP="00CA4BB4">
      <w:r>
        <w:t>TBD</w:t>
      </w:r>
    </w:p>
    <w:p w14:paraId="5FB39BFC" w14:textId="77777777" w:rsidR="001A3B89" w:rsidRDefault="00B63D68" w:rsidP="00CA4BB4">
      <w:pPr>
        <w:pStyle w:val="Heading2"/>
      </w:pPr>
      <w:bookmarkStart w:id="94" w:name="_Toc478121067"/>
      <w:r>
        <w:t>Data Sanitization</w:t>
      </w:r>
      <w:bookmarkEnd w:id="94"/>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95" w:name="_Toc478121068"/>
      <w:r>
        <w:t>Appendix A: ODE</w:t>
      </w:r>
      <w:r w:rsidRPr="001E40C7">
        <w:t xml:space="preserve"> </w:t>
      </w:r>
      <w:r>
        <w:t>Interface Specification</w:t>
      </w:r>
      <w:bookmarkEnd w:id="95"/>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96" w:name="_Ref471804194"/>
      <w:bookmarkStart w:id="97" w:name="_Toc478121069"/>
      <w:r>
        <w:t>File Co</w:t>
      </w:r>
      <w:r w:rsidR="0060433B">
        <w:t>py Data Deposit</w:t>
      </w:r>
      <w:bookmarkEnd w:id="96"/>
      <w:bookmarkEnd w:id="97"/>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lastRenderedPageBreak/>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98" w:name="_Toc462052286"/>
      <w:bookmarkStart w:id="99"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100" w:name="_Ref476570427"/>
      <w:bookmarkStart w:id="101" w:name="_Ref476570491"/>
      <w:bookmarkStart w:id="102" w:name="_Toc478121070"/>
      <w:r w:rsidRPr="001E40C7">
        <w:t xml:space="preserve">ODE </w:t>
      </w:r>
      <w:r w:rsidR="005D1916">
        <w:t>REST</w:t>
      </w:r>
      <w:r w:rsidRPr="001E40C7">
        <w:t xml:space="preserve"> API</w:t>
      </w:r>
      <w:bookmarkEnd w:id="98"/>
      <w:bookmarkEnd w:id="99"/>
      <w:bookmarkEnd w:id="100"/>
      <w:bookmarkEnd w:id="101"/>
      <w:bookmarkEnd w:id="102"/>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103"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104" w:name="_Ref476590854"/>
      <w:r>
        <w:t>Figure</w:t>
      </w:r>
      <w:r w:rsidR="00ED0E13">
        <w:t xml:space="preserve"> </w:t>
      </w:r>
      <w:fldSimple w:instr=" SEQ Figure \* ARABIC ">
        <w:r>
          <w:rPr>
            <w:noProof/>
          </w:rPr>
          <w:t>2</w:t>
        </w:r>
      </w:fldSimple>
      <w:bookmarkEnd w:id="104"/>
      <w:r w:rsidR="00ED0E13">
        <w:t xml:space="preserve"> - </w:t>
      </w:r>
      <w:r w:rsidR="00ED0E13" w:rsidRPr="001B7751">
        <w:t xml:space="preserve">ODE </w:t>
      </w:r>
      <w:r>
        <w:t>REST</w:t>
      </w:r>
      <w:bookmarkEnd w:id="103"/>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105" w:name="_Toc478121071"/>
      <w:commentRangeStart w:id="106"/>
      <w:r>
        <w:t>Upload BSM File</w:t>
      </w:r>
      <w:bookmarkEnd w:id="105"/>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106"/>
      <w:r w:rsidR="00A529B3">
        <w:rPr>
          <w:rStyle w:val="CommentReference"/>
        </w:rPr>
        <w:commentReference w:id="106"/>
      </w:r>
    </w:p>
    <w:p w14:paraId="142BF94F" w14:textId="77777777" w:rsidR="00ED0E13" w:rsidRPr="005F7EB4" w:rsidRDefault="00ED0E13" w:rsidP="005F7EB4"/>
    <w:p w14:paraId="3AAAD05A" w14:textId="77777777" w:rsidR="00F44C7C" w:rsidRDefault="00F44C7C" w:rsidP="00F44C7C">
      <w:pPr>
        <w:pStyle w:val="Heading3"/>
      </w:pPr>
      <w:bookmarkStart w:id="107" w:name="_Toc478121072"/>
      <w:bookmarkStart w:id="108" w:name="_Toc462052289"/>
      <w:bookmarkStart w:id="109" w:name="_Ref471804513"/>
      <w:r w:rsidRPr="00E35BF2">
        <w:lastRenderedPageBreak/>
        <w:t xml:space="preserve">ODE </w:t>
      </w:r>
      <w:r>
        <w:t xml:space="preserve">MANAGE SNMP </w:t>
      </w:r>
      <w:r w:rsidRPr="00E35BF2">
        <w:t>API</w:t>
      </w:r>
      <w:bookmarkEnd w:id="107"/>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110"/>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110"/>
      <w:r w:rsidR="00A529B3">
        <w:rPr>
          <w:rStyle w:val="CommentReference"/>
        </w:rPr>
        <w:commentReference w:id="110"/>
      </w:r>
    </w:p>
    <w:p w14:paraId="6AB23EE2" w14:textId="44C0A33A" w:rsidR="000B7E76" w:rsidRDefault="000B7E76" w:rsidP="000B7E76">
      <w:pPr>
        <w:pStyle w:val="Heading4"/>
      </w:pPr>
      <w:commentRangeStart w:id="111"/>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111"/>
      <w:r w:rsidR="001A3B89">
        <w:rPr>
          <w:rStyle w:val="CommentReference"/>
        </w:rPr>
        <w:commentReference w:id="111"/>
      </w:r>
    </w:p>
    <w:p w14:paraId="6D121423" w14:textId="77777777" w:rsidR="00A176FA" w:rsidRPr="00A176FA" w:rsidRDefault="00A176FA" w:rsidP="00A176FA"/>
    <w:p w14:paraId="4E6D5A99" w14:textId="019420F2" w:rsidR="00C26C45" w:rsidRDefault="00C26C45" w:rsidP="00B05D2B">
      <w:pPr>
        <w:pStyle w:val="Heading2"/>
      </w:pPr>
      <w:bookmarkStart w:id="112" w:name="_Toc478121073"/>
      <w:r w:rsidRPr="00E35BF2">
        <w:t>ODE Streaming API</w:t>
      </w:r>
      <w:bookmarkEnd w:id="108"/>
      <w:bookmarkEnd w:id="109"/>
      <w:bookmarkEnd w:id="112"/>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13" w:name="_Ref471811829"/>
      <w:bookmarkStart w:id="114" w:name="_Toc478121074"/>
      <w:r>
        <w:t>Direct Kafka Interface</w:t>
      </w:r>
      <w:bookmarkEnd w:id="113"/>
      <w:bookmarkEnd w:id="114"/>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115"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fldSimple w:instr=" SEQ Table \* ARABIC ">
        <w:r>
          <w:rPr>
            <w:noProof/>
          </w:rPr>
          <w:t>5</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116" w:name="_Toc478121075"/>
      <w:r>
        <w:t>ODE WebSocket Interface</w:t>
      </w:r>
      <w:bookmarkEnd w:id="115"/>
      <w:bookmarkEnd w:id="116"/>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17" w:name="_Toc462052290"/>
      <w:r>
        <w:t>O</w:t>
      </w:r>
      <w:r w:rsidR="00C26C45" w:rsidRPr="00E35BF2">
        <w:t xml:space="preserve">DE </w:t>
      </w:r>
      <w:r w:rsidR="00ED0E13">
        <w:t xml:space="preserve">WebSocket </w:t>
      </w:r>
      <w:r w:rsidR="00C26C45" w:rsidRPr="00E35BF2">
        <w:t>Control Messages</w:t>
      </w:r>
      <w:bookmarkEnd w:id="117"/>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18" w:name="_Toc462052291"/>
      <w:r>
        <w:lastRenderedPageBreak/>
        <w:t>BSM</w:t>
      </w:r>
      <w:r w:rsidR="00C26C45" w:rsidRPr="00E35BF2">
        <w:t xml:space="preserve"> </w:t>
      </w:r>
      <w:r>
        <w:t>WebSocket</w:t>
      </w:r>
      <w:r w:rsidR="00C26C45" w:rsidRPr="00E35BF2">
        <w:t xml:space="preserve"> Subscription </w:t>
      </w:r>
      <w:bookmarkEnd w:id="118"/>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19" w:name="_Toc462052298"/>
      <w:bookmarkStart w:id="120" w:name="_Ref471728137"/>
      <w:bookmarkStart w:id="121" w:name="_Toc478121076"/>
      <w:r w:rsidRPr="00145701">
        <w:t>ODE Request Schemas</w:t>
      </w:r>
      <w:bookmarkEnd w:id="119"/>
      <w:bookmarkEnd w:id="120"/>
      <w:bookmarkEnd w:id="121"/>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122" w:name="_Toc462052299"/>
      <w:bookmarkStart w:id="123" w:name="_Ref471813112"/>
      <w:bookmarkStart w:id="124" w:name="_Toc478121077"/>
      <w:r>
        <w:t>ODE</w:t>
      </w:r>
      <w:r w:rsidR="00C26C45" w:rsidRPr="00145701">
        <w:t xml:space="preserve"> Request</w:t>
      </w:r>
      <w:bookmarkEnd w:id="122"/>
      <w:bookmarkEnd w:id="123"/>
      <w:r w:rsidR="000D126A">
        <w:t xml:space="preserve"> Message Metadata</w:t>
      </w:r>
      <w:bookmarkEnd w:id="124"/>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125" w:name="_Toc441572976"/>
      <w:bookmarkStart w:id="126" w:name="_Toc456253304"/>
      <w:r>
        <w:t xml:space="preserve">Table </w:t>
      </w:r>
      <w:fldSimple w:instr=" SEQ Table \* ARABIC ">
        <w:r w:rsidR="00FA5D0B">
          <w:rPr>
            <w:noProof/>
          </w:rPr>
          <w:t>6</w:t>
        </w:r>
      </w:fldSimple>
      <w:r>
        <w:t xml:space="preserve"> </w:t>
      </w:r>
      <w:r w:rsidR="00874976">
        <w:t>–</w:t>
      </w:r>
      <w:r w:rsidR="00ED0E13">
        <w:t xml:space="preserve"> ODE </w:t>
      </w:r>
      <w:r>
        <w:t>Request</w:t>
      </w:r>
      <w:bookmarkEnd w:id="125"/>
      <w:bookmarkEnd w:id="126"/>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127" w:name="_Toc462052303"/>
      <w:bookmarkStart w:id="128" w:name="_Ref471728323"/>
      <w:bookmarkStart w:id="129" w:name="_Toc478121078"/>
      <w:r w:rsidRPr="00145701">
        <w:t xml:space="preserve">ODE </w:t>
      </w:r>
      <w:r w:rsidR="0016253B">
        <w:t>Response</w:t>
      </w:r>
      <w:r w:rsidRPr="00145701">
        <w:t xml:space="preserve"> Schemas</w:t>
      </w:r>
      <w:bookmarkEnd w:id="127"/>
      <w:bookmarkEnd w:id="128"/>
      <w:bookmarkEnd w:id="129"/>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130" w:name="_Toc462052304"/>
      <w:bookmarkStart w:id="131" w:name="_Toc478121079"/>
      <w:r w:rsidRPr="00145701">
        <w:t>ODE Data Message</w:t>
      </w:r>
      <w:bookmarkEnd w:id="130"/>
      <w:bookmarkEnd w:id="131"/>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132" w:name="_Toc441572980"/>
      <w:bookmarkStart w:id="133" w:name="_Toc456253308"/>
    </w:p>
    <w:p w14:paraId="3F314606" w14:textId="0368C575" w:rsidR="00C26C45" w:rsidRDefault="00C26C45" w:rsidP="00C26C45">
      <w:pPr>
        <w:pStyle w:val="Caption"/>
      </w:pPr>
      <w:r>
        <w:t xml:space="preserve">Table </w:t>
      </w:r>
      <w:fldSimple w:instr=" SEQ Table \* ARABIC ">
        <w:r w:rsidR="00FA5D0B">
          <w:rPr>
            <w:noProof/>
          </w:rPr>
          <w:t>7</w:t>
        </w:r>
      </w:fldSimple>
      <w:r>
        <w:t xml:space="preserve"> - OdeDataMessage</w:t>
      </w:r>
      <w:bookmarkEnd w:id="132"/>
      <w:bookmarkEnd w:id="133"/>
    </w:p>
    <w:p w14:paraId="605835CF" w14:textId="31425BC0" w:rsidR="00C26C45" w:rsidRDefault="00C26C45" w:rsidP="0016253B">
      <w:pPr>
        <w:pStyle w:val="Heading3"/>
      </w:pPr>
      <w:bookmarkStart w:id="134" w:name="_Toc462052305"/>
      <w:bookmarkStart w:id="135" w:name="_Ref471813394"/>
      <w:bookmarkStart w:id="136" w:name="_Toc478121080"/>
      <w:r w:rsidRPr="00284BEB">
        <w:t>ODE Message Metadata</w:t>
      </w:r>
      <w:bookmarkEnd w:id="134"/>
      <w:bookmarkEnd w:id="135"/>
      <w:bookmarkEnd w:id="136"/>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xml:space="preserve">", </w:t>
            </w:r>
            <w:r>
              <w:lastRenderedPageBreak/>
              <w:t>"</w:t>
            </w:r>
            <w:r w:rsidR="00722B15">
              <w:t>bsm</w:t>
            </w:r>
            <w:r>
              <w:t>", "</w:t>
            </w:r>
            <w:r w:rsidR="00722B15">
              <w:t>tim</w:t>
            </w:r>
            <w:r>
              <w:t>", "map", "spat", "other"</w:t>
            </w:r>
          </w:p>
        </w:tc>
        <w:tc>
          <w:tcPr>
            <w:tcW w:w="2233" w:type="dxa"/>
          </w:tcPr>
          <w:p w14:paraId="1C0C0B6C" w14:textId="77777777" w:rsidR="00C26C45" w:rsidRPr="003E745F" w:rsidRDefault="00C26C45" w:rsidP="00C26C45">
            <w:r>
              <w:lastRenderedPageBreak/>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137" w:name="_Toc441572981"/>
      <w:bookmarkStart w:id="138" w:name="_Toc456253309"/>
      <w:r>
        <w:t xml:space="preserve">Table </w:t>
      </w:r>
      <w:fldSimple w:instr=" SEQ Table \* ARABIC ">
        <w:r w:rsidR="00FA5D0B">
          <w:rPr>
            <w:noProof/>
          </w:rPr>
          <w:t>8</w:t>
        </w:r>
      </w:fldSimple>
      <w:r>
        <w:t xml:space="preserve"> – OdeMsgMetadata</w:t>
      </w:r>
      <w:bookmarkEnd w:id="137"/>
      <w:bookmarkEnd w:id="138"/>
    </w:p>
    <w:p w14:paraId="6A1AA76C" w14:textId="77777777" w:rsidR="00752CB3" w:rsidRPr="00752CB3" w:rsidRDefault="00752CB3" w:rsidP="00752CB3"/>
    <w:p w14:paraId="1F52559C" w14:textId="72FEAEC3" w:rsidR="00C26C45" w:rsidRDefault="00C26C45" w:rsidP="00A524BA">
      <w:pPr>
        <w:pStyle w:val="Heading3"/>
      </w:pPr>
      <w:bookmarkStart w:id="139" w:name="_ODE_Payload_Violation"/>
      <w:bookmarkStart w:id="140" w:name="_Toc462052306"/>
      <w:bookmarkStart w:id="141" w:name="_Ref471814373"/>
      <w:bookmarkStart w:id="142" w:name="_Toc478121081"/>
      <w:bookmarkEnd w:id="139"/>
      <w:r w:rsidRPr="00284BEB">
        <w:t>ODE Payload Violation</w:t>
      </w:r>
      <w:bookmarkEnd w:id="140"/>
      <w:bookmarkEnd w:id="141"/>
      <w:bookmarkEnd w:id="142"/>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43" w:name="_ODE_Data_Message"/>
      <w:bookmarkStart w:id="144" w:name="_Toc462052308"/>
      <w:bookmarkStart w:id="145" w:name="_Toc478121082"/>
      <w:bookmarkEnd w:id="143"/>
      <w:r w:rsidRPr="00284BEB">
        <w:t xml:space="preserve">ODE </w:t>
      </w:r>
      <w:r w:rsidR="00410F95">
        <w:t>GET TOKEN</w:t>
      </w:r>
      <w:r w:rsidRPr="00284BEB">
        <w:t xml:space="preserve"> Response</w:t>
      </w:r>
      <w:bookmarkEnd w:id="144"/>
      <w:bookmarkEnd w:id="145"/>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46" w:name="_Toc441572983"/>
      <w:bookmarkStart w:id="147" w:name="_Toc456253311"/>
      <w:r>
        <w:t xml:space="preserve">Table </w:t>
      </w:r>
      <w:fldSimple w:instr=" SEQ Table \* ARABIC ">
        <w:r w:rsidR="00FA5D0B">
          <w:rPr>
            <w:noProof/>
          </w:rPr>
          <w:t>9</w:t>
        </w:r>
      </w:fldSimple>
      <w:r>
        <w:t xml:space="preserve"> - OdeAuthentication</w:t>
      </w:r>
      <w:bookmarkEnd w:id="146"/>
      <w:bookmarkEnd w:id="147"/>
    </w:p>
    <w:p w14:paraId="2C1ABE0C" w14:textId="5290E6E8" w:rsidR="00C26C45" w:rsidRDefault="00C26C45" w:rsidP="0016253B">
      <w:pPr>
        <w:pStyle w:val="Heading3"/>
      </w:pPr>
      <w:bookmarkStart w:id="148" w:name="_Toc462052309"/>
      <w:bookmarkStart w:id="149" w:name="_Toc478121083"/>
      <w:r w:rsidRPr="00284BEB">
        <w:lastRenderedPageBreak/>
        <w:t>ODE Status Message</w:t>
      </w:r>
      <w:bookmarkEnd w:id="148"/>
      <w:bookmarkEnd w:id="149"/>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50" w:name="_Toc441572984"/>
      <w:bookmarkStart w:id="151" w:name="_Toc456253312"/>
      <w:r>
        <w:t xml:space="preserve">Table </w:t>
      </w:r>
      <w:fldSimple w:instr=" SEQ Table \* ARABIC ">
        <w:r w:rsidR="00FA5D0B">
          <w:rPr>
            <w:noProof/>
          </w:rPr>
          <w:t>10</w:t>
        </w:r>
      </w:fldSimple>
      <w:r>
        <w:t xml:space="preserve"> - OdeStatus</w:t>
      </w:r>
      <w:bookmarkEnd w:id="150"/>
      <w:bookmarkEnd w:id="151"/>
    </w:p>
    <w:p w14:paraId="1B2629C5" w14:textId="45791E6C" w:rsidR="00C26C45" w:rsidRDefault="00C26C45" w:rsidP="0016253B">
      <w:pPr>
        <w:pStyle w:val="Heading3"/>
      </w:pPr>
      <w:bookmarkStart w:id="152" w:name="_Toc462052310"/>
      <w:bookmarkStart w:id="153" w:name="_Ref471812176"/>
      <w:bookmarkStart w:id="154" w:name="_Toc478121084"/>
      <w:r w:rsidRPr="00284BEB">
        <w:t>ODE Control Message</w:t>
      </w:r>
      <w:bookmarkEnd w:id="152"/>
      <w:bookmarkEnd w:id="153"/>
      <w:bookmarkEnd w:id="154"/>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55" w:name="_Toc441572985"/>
      <w:bookmarkStart w:id="156" w:name="_Toc456253313"/>
      <w:r>
        <w:t xml:space="preserve">Table </w:t>
      </w:r>
      <w:fldSimple w:instr=" SEQ Table \* ARABIC ">
        <w:r w:rsidR="00FA5D0B">
          <w:rPr>
            <w:noProof/>
          </w:rPr>
          <w:t>11</w:t>
        </w:r>
      </w:fldSimple>
      <w:r>
        <w:t xml:space="preserve"> - OdeControlData</w:t>
      </w:r>
      <w:bookmarkEnd w:id="155"/>
      <w:bookmarkEnd w:id="156"/>
    </w:p>
    <w:p w14:paraId="02321E0C" w14:textId="77777777" w:rsidR="00752CB3" w:rsidRDefault="00752CB3" w:rsidP="00752CB3">
      <w:pPr>
        <w:pStyle w:val="Heading3"/>
      </w:pPr>
      <w:bookmarkStart w:id="157" w:name="_ODE_Data_Message_1"/>
      <w:bookmarkStart w:id="158" w:name="_Toc462052307"/>
      <w:bookmarkStart w:id="159" w:name="_Ref471813434"/>
      <w:bookmarkStart w:id="160" w:name="_Toc478121085"/>
      <w:bookmarkStart w:id="161" w:name="_Toc462052316"/>
      <w:bookmarkEnd w:id="157"/>
      <w:r w:rsidRPr="00284BEB">
        <w:t>ODE Data Message Payload</w:t>
      </w:r>
      <w:bookmarkEnd w:id="158"/>
      <w:bookmarkEnd w:id="159"/>
      <w:bookmarkEnd w:id="160"/>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62" w:name="_Toc441572982"/>
      <w:bookmarkStart w:id="163" w:name="_Toc456253310"/>
      <w:r>
        <w:t xml:space="preserve">Table </w:t>
      </w:r>
      <w:fldSimple w:instr=" SEQ Table \* ARABIC ">
        <w:r w:rsidR="00FA5D0B">
          <w:rPr>
            <w:noProof/>
          </w:rPr>
          <w:t>12</w:t>
        </w:r>
      </w:fldSimple>
      <w:r>
        <w:t xml:space="preserve"> – OdeMsgPayload</w:t>
      </w:r>
      <w:bookmarkEnd w:id="162"/>
      <w:bookmarkEnd w:id="163"/>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61"/>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lastRenderedPageBreak/>
              <w:t>coreData</w:t>
            </w:r>
          </w:p>
        </w:tc>
        <w:tc>
          <w:tcPr>
            <w:tcW w:w="3649" w:type="dxa"/>
          </w:tcPr>
          <w:p w14:paraId="25135777" w14:textId="5BAB5907" w:rsidR="00666F71" w:rsidRPr="000D041D" w:rsidRDefault="009F348E"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64" w:name="_Toc462052317"/>
      <w:bookmarkStart w:id="165" w:name="_Toc478121086"/>
      <w:r>
        <w:t xml:space="preserve">ODE Data Message </w:t>
      </w:r>
      <w:r w:rsidRPr="009F4DD0">
        <w:t>Supporting Data Structures</w:t>
      </w:r>
      <w:bookmarkEnd w:id="164"/>
      <w:bookmarkEnd w:id="165"/>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66" w:name="_J2735BsmCoreData"/>
      <w:bookmarkStart w:id="167" w:name="_Ref471884029"/>
      <w:bookmarkEnd w:id="166"/>
      <w:r w:rsidRPr="006D1B36">
        <w:t>J2735BsmCoreData</w:t>
      </w:r>
      <w:bookmarkEnd w:id="167"/>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9F348E"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9F348E"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9F348E"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9F348E"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9F348E"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68" w:name="_J2735BsmPart2Content"/>
      <w:bookmarkStart w:id="169" w:name="_Ref471884050"/>
      <w:bookmarkEnd w:id="168"/>
      <w:r w:rsidRPr="006D1B36">
        <w:t>J2735BsmPart2Content</w:t>
      </w:r>
      <w:bookmarkEnd w:id="169"/>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9F348E"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9F348E"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9F348E"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70" w:name="_5J2735Position3D"/>
      <w:bookmarkStart w:id="171" w:name="_J2735Position3D"/>
      <w:bookmarkStart w:id="172" w:name="_Toc462052335"/>
      <w:bookmarkEnd w:id="170"/>
      <w:bookmarkEnd w:id="171"/>
      <w:r>
        <w:t>J2735</w:t>
      </w:r>
      <w:r w:rsidRPr="006719D6">
        <w:t>Position3D</w:t>
      </w:r>
      <w:bookmarkEnd w:id="172"/>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73" w:name="_Toc456253340"/>
      <w:r>
        <w:t xml:space="preserve">Table </w:t>
      </w:r>
      <w:fldSimple w:instr=" SEQ Table \* ARABIC ">
        <w:r w:rsidR="00FA5D0B">
          <w:rPr>
            <w:noProof/>
          </w:rPr>
          <w:t>13</w:t>
        </w:r>
      </w:fldSimple>
      <w:r>
        <w:t xml:space="preserve"> - </w:t>
      </w:r>
      <w:r w:rsidRPr="00633532">
        <w:t>OdePosition3D</w:t>
      </w:r>
      <w:bookmarkEnd w:id="173"/>
    </w:p>
    <w:p w14:paraId="6449FF60" w14:textId="77777777" w:rsidR="006D1B36" w:rsidRDefault="006D1B36" w:rsidP="000A3293"/>
    <w:p w14:paraId="594931C0" w14:textId="6D7A0BBC" w:rsidR="00BA3CFB" w:rsidRDefault="00BA3CFB" w:rsidP="000A3293">
      <w:pPr>
        <w:pStyle w:val="Heading4"/>
      </w:pPr>
      <w:bookmarkStart w:id="174" w:name="_J2735AccelerationSet4Way"/>
      <w:bookmarkEnd w:id="174"/>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w:t>
            </w:r>
            <w:r>
              <w:lastRenderedPageBreak/>
              <w:t xml:space="preserve">acceleration along the z-axis </w:t>
            </w:r>
          </w:p>
        </w:tc>
        <w:tc>
          <w:tcPr>
            <w:tcW w:w="1797" w:type="dxa"/>
          </w:tcPr>
          <w:p w14:paraId="15FE0C2F" w14:textId="77777777" w:rsidR="00FD62B9" w:rsidRPr="003E745F" w:rsidRDefault="00FD62B9" w:rsidP="00823070">
            <w:r>
              <w:lastRenderedPageBreak/>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75" w:name="_J2735PositionalAccuracy"/>
      <w:bookmarkEnd w:id="175"/>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76" w:name="_J2735TransmissionState"/>
      <w:bookmarkStart w:id="177" w:name="_J2735BrakeSystemStatus"/>
      <w:bookmarkEnd w:id="176"/>
      <w:bookmarkEnd w:id="177"/>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9F348E"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lastRenderedPageBreak/>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78" w:name="_J2735VehicleSize"/>
      <w:bookmarkEnd w:id="178"/>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79" w:name="_J2735BitString"/>
      <w:bookmarkEnd w:id="179"/>
      <w:r w:rsidRPr="0068352B">
        <w:t>J2735BitString</w:t>
      </w:r>
    </w:p>
    <w:p w14:paraId="0D9940B8" w14:textId="0CA8234F" w:rsidR="00FD62B9" w:rsidRPr="00FD62B9" w:rsidRDefault="00FD62B9" w:rsidP="00FD62B9">
      <w:r>
        <w:lastRenderedPageBreak/>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80" w:name="_J2735VehicleSafetyExtensions"/>
      <w:bookmarkEnd w:id="180"/>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9F348E"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9F348E"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9F348E"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9F348E"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81" w:name="_J2735SpecialVehicleExtensions"/>
      <w:bookmarkEnd w:id="181"/>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9F348E"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9F348E"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9F348E"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82" w:name="_J2735SupplementalVehicleExtensions"/>
      <w:bookmarkEnd w:id="182"/>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9F348E"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9F348E"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9F348E"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9F348E"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9F348E"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9F348E"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9F348E"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lastRenderedPageBreak/>
              <w:t>theRTCM</w:t>
            </w:r>
          </w:p>
        </w:tc>
        <w:tc>
          <w:tcPr>
            <w:tcW w:w="3649" w:type="dxa"/>
          </w:tcPr>
          <w:p w14:paraId="7D571394" w14:textId="605D2C8A" w:rsidR="003D1AA9" w:rsidRDefault="009F348E"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83" w:name="_J2735PathHistory"/>
      <w:bookmarkEnd w:id="183"/>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9F348E"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9F348E"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84" w:name="_J2735PathPrediction"/>
      <w:bookmarkEnd w:id="184"/>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lastRenderedPageBreak/>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85" w:name="_J2735EmergencyDetails"/>
      <w:bookmarkEnd w:id="185"/>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9F348E"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lastRenderedPageBreak/>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86" w:name="_J2735EventDescription"/>
      <w:bookmarkEnd w:id="186"/>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9F348E"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9F348E"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87" w:name="_J2735TrailerData"/>
      <w:bookmarkEnd w:id="187"/>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9F348E"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88" w:name="_J2735VehicleClassification"/>
      <w:bookmarkEnd w:id="188"/>
      <w:r w:rsidRPr="008A2877">
        <w:lastRenderedPageBreak/>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89" w:name="_J2735VehicleData"/>
      <w:bookmarkEnd w:id="189"/>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90" w:name="_J2735WeatherReport"/>
      <w:bookmarkEnd w:id="190"/>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91" w:name="_J2735WeatherProbe"/>
      <w:bookmarkEnd w:id="191"/>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92" w:name="_J2735ObstacleDetection"/>
      <w:bookmarkEnd w:id="192"/>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93" w:name="_J2735DisabledVehicle"/>
      <w:bookmarkEnd w:id="193"/>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94" w:name="_J2735SpeedProfile"/>
      <w:bookmarkEnd w:id="194"/>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95" w:name="_J2735RTCMPackage"/>
      <w:bookmarkEnd w:id="195"/>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96" w:name="_J2735RegionalContent"/>
      <w:bookmarkEnd w:id="196"/>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97" w:name="_J2735FullPositionVector"/>
      <w:bookmarkEnd w:id="197"/>
      <w:r w:rsidRPr="00DC57ED">
        <w:lastRenderedPageBreak/>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98" w:name="_J2735PathHistoryPoint"/>
      <w:bookmarkEnd w:id="198"/>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99" w:name="_J2735Extent"/>
      <w:bookmarkEnd w:id="199"/>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200" w:name="_J2735PivotPointDescription"/>
      <w:bookmarkEnd w:id="200"/>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201" w:name="_J2735TrailerUnitDescription"/>
      <w:bookmarkEnd w:id="201"/>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lastRenderedPageBreak/>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202" w:name="_Toc441572992"/>
      <w:bookmarkStart w:id="203" w:name="_Toc456253320"/>
      <w:r>
        <w:t xml:space="preserve">Table </w:t>
      </w:r>
      <w:fldSimple w:instr=" SEQ Table \* ARABIC ">
        <w:r w:rsidR="00FA5D0B">
          <w:rPr>
            <w:noProof/>
          </w:rPr>
          <w:t>14</w:t>
        </w:r>
      </w:fldSimple>
      <w:r>
        <w:t xml:space="preserve"> </w:t>
      </w:r>
      <w:r w:rsidR="00410F95">
        <w:t>–</w:t>
      </w:r>
      <w:r>
        <w:t xml:space="preserve"> </w:t>
      </w:r>
      <w:bookmarkEnd w:id="202"/>
      <w:bookmarkEnd w:id="203"/>
      <w:r w:rsidR="00410F95">
        <w:t>BSM Data</w:t>
      </w:r>
    </w:p>
    <w:p w14:paraId="219B2098" w14:textId="7911466A" w:rsidR="00C26C45" w:rsidRDefault="00C26C45" w:rsidP="000A3293">
      <w:pPr>
        <w:pStyle w:val="Heading4"/>
      </w:pPr>
      <w:bookmarkStart w:id="204" w:name="_Toc462052323"/>
      <w:r w:rsidRPr="00961838">
        <w:t>OdeDateTime</w:t>
      </w:r>
      <w:bookmarkEnd w:id="204"/>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205" w:name="_Toc456253327"/>
      <w:r>
        <w:t xml:space="preserve">Table </w:t>
      </w:r>
      <w:fldSimple w:instr=" SEQ Table \* ARABIC ">
        <w:r w:rsidR="00FA5D0B">
          <w:rPr>
            <w:noProof/>
          </w:rPr>
          <w:t>15</w:t>
        </w:r>
      </w:fldSimple>
      <w:r>
        <w:t xml:space="preserve"> - </w:t>
      </w:r>
      <w:r w:rsidRPr="00951B2B">
        <w:t>OdeDateTime</w:t>
      </w:r>
      <w:bookmarkEnd w:id="205"/>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6" w:author="Musavi, Hamid [USA] [2]" w:date="2017-03-06T19:24:00Z" w:initials="MH[">
    <w:p w14:paraId="39FA11AE" w14:textId="77777777" w:rsidR="009F348E" w:rsidRDefault="009F348E">
      <w:pPr>
        <w:pStyle w:val="CommentText"/>
      </w:pPr>
      <w:r>
        <w:rPr>
          <w:rStyle w:val="CommentReference"/>
        </w:rPr>
        <w:annotationRef/>
      </w:r>
      <w:r>
        <w:t>To be moved to Swagger file</w:t>
      </w:r>
    </w:p>
  </w:comment>
  <w:comment w:id="110" w:author="Musavi, Hamid [USA] [2]" w:date="2017-03-06T19:25:00Z" w:initials="MH[">
    <w:p w14:paraId="39715C69" w14:textId="77777777" w:rsidR="009F348E" w:rsidRDefault="009F348E">
      <w:pPr>
        <w:pStyle w:val="CommentText"/>
      </w:pPr>
      <w:r>
        <w:rPr>
          <w:rStyle w:val="CommentReference"/>
        </w:rPr>
        <w:annotationRef/>
      </w:r>
      <w:r>
        <w:t>To be moved to Swagger file</w:t>
      </w:r>
    </w:p>
  </w:comment>
  <w:comment w:id="111" w:author="Musavi, Hamid [USA] [2]" w:date="2017-03-06T19:52:00Z" w:initials="MH[">
    <w:p w14:paraId="1FB74835" w14:textId="77777777" w:rsidR="009F348E" w:rsidRDefault="009F348E">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A11AE" w15:done="0"/>
  <w15:commentEx w15:paraId="39715C69" w15:done="0"/>
  <w15:commentEx w15:paraId="1FB7483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73C77" w14:textId="77777777" w:rsidR="0017415F" w:rsidRDefault="0017415F">
      <w:pPr>
        <w:spacing w:after="0" w:line="240" w:lineRule="auto"/>
      </w:pPr>
      <w:r>
        <w:separator/>
      </w:r>
    </w:p>
  </w:endnote>
  <w:endnote w:type="continuationSeparator" w:id="0">
    <w:p w14:paraId="1475E785" w14:textId="77777777" w:rsidR="0017415F" w:rsidRDefault="0017415F">
      <w:pPr>
        <w:spacing w:after="0" w:line="240" w:lineRule="auto"/>
      </w:pPr>
      <w:r>
        <w:continuationSeparator/>
      </w:r>
    </w:p>
  </w:endnote>
  <w:endnote w:type="continuationNotice" w:id="1">
    <w:p w14:paraId="4231831E" w14:textId="77777777" w:rsidR="0017415F" w:rsidRDefault="0017415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69E80" w14:textId="77777777" w:rsidR="009F348E" w:rsidRDefault="009F34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D46A" w14:textId="6767DAE3" w:rsidR="009F348E" w:rsidRDefault="009F348E"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5F723E">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2" w:author="Musavi, Hamid [USA]" w:date="2017-05-17T09:53:00Z">
      <w:r>
        <w:rPr>
          <w:noProof/>
        </w:rPr>
        <w:t>May 16, 2017</w:t>
      </w:r>
    </w:ins>
    <w:del w:id="3" w:author="Musavi, Hamid [USA]" w:date="2017-05-17T09:53:00Z">
      <w:r w:rsidDel="009F348E">
        <w:rPr>
          <w:noProof/>
        </w:rPr>
        <w:delText>April 27, 2017</w:delText>
      </w:r>
    </w:del>
    <w:r>
      <w:rPr>
        <w:noProof/>
      </w:rPr>
      <w:fldChar w:fldCharType="end"/>
    </w:r>
  </w:p>
  <w:p w14:paraId="022A2A9B" w14:textId="0E57C247" w:rsidR="009F348E" w:rsidRPr="00D47340" w:rsidRDefault="009F348E" w:rsidP="00886E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F1BEF" w14:textId="77777777" w:rsidR="009F348E" w:rsidRDefault="009F34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515C5" w14:textId="38690B86" w:rsidR="009F348E" w:rsidRDefault="009F348E">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11479D">
      <w:rPr>
        <w:noProof/>
      </w:rPr>
      <w:t>- 23 -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39" w:author="Musavi, Hamid [USA]" w:date="2017-05-17T09:53:00Z">
      <w:r>
        <w:rPr>
          <w:noProof/>
        </w:rPr>
        <w:t>May 16, 2017</w:t>
      </w:r>
    </w:ins>
    <w:del w:id="40" w:author="Musavi, Hamid [USA]" w:date="2017-05-17T09:53:00Z">
      <w:r w:rsidDel="009F348E">
        <w:rPr>
          <w:noProof/>
        </w:rPr>
        <w:delText>April 27, 2017</w:delText>
      </w:r>
    </w:del>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55196E" w14:textId="77777777" w:rsidR="0017415F" w:rsidRDefault="0017415F">
      <w:pPr>
        <w:spacing w:after="0" w:line="240" w:lineRule="auto"/>
      </w:pPr>
      <w:r>
        <w:separator/>
      </w:r>
    </w:p>
  </w:footnote>
  <w:footnote w:type="continuationSeparator" w:id="0">
    <w:p w14:paraId="5E64B4F4" w14:textId="77777777" w:rsidR="0017415F" w:rsidRDefault="0017415F">
      <w:pPr>
        <w:spacing w:after="0" w:line="240" w:lineRule="auto"/>
      </w:pPr>
      <w:r>
        <w:continuationSeparator/>
      </w:r>
    </w:p>
  </w:footnote>
  <w:footnote w:type="continuationNotice" w:id="1">
    <w:p w14:paraId="16731773" w14:textId="77777777" w:rsidR="0017415F" w:rsidRDefault="0017415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AA86C" w14:textId="77777777" w:rsidR="009F348E" w:rsidRDefault="009F34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AECCB" w14:textId="6FF1CB0F" w:rsidR="009F348E" w:rsidRPr="00533512" w:rsidRDefault="009F348E"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9F348E" w:rsidRDefault="009F348E">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9F348E" w:rsidRDefault="009F348E">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4CB4" w14:textId="55CBB63B" w:rsidR="009F348E" w:rsidRDefault="009F348E">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9F348E" w:rsidRDefault="009F348E"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9F348E" w:rsidRDefault="009F348E"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4"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5"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0"/>
  </w:num>
  <w:num w:numId="4">
    <w:abstractNumId w:val="23"/>
  </w:num>
  <w:num w:numId="5">
    <w:abstractNumId w:val="3"/>
  </w:num>
  <w:num w:numId="6">
    <w:abstractNumId w:val="6"/>
  </w:num>
  <w:num w:numId="7">
    <w:abstractNumId w:val="42"/>
  </w:num>
  <w:num w:numId="8">
    <w:abstractNumId w:val="35"/>
  </w:num>
  <w:num w:numId="9">
    <w:abstractNumId w:val="8"/>
  </w:num>
  <w:num w:numId="10">
    <w:abstractNumId w:val="4"/>
  </w:num>
  <w:num w:numId="11">
    <w:abstractNumId w:val="34"/>
  </w:num>
  <w:num w:numId="12">
    <w:abstractNumId w:val="22"/>
  </w:num>
  <w:num w:numId="13">
    <w:abstractNumId w:val="40"/>
  </w:num>
  <w:num w:numId="14">
    <w:abstractNumId w:val="41"/>
  </w:num>
  <w:num w:numId="15">
    <w:abstractNumId w:val="1"/>
  </w:num>
  <w:num w:numId="16">
    <w:abstractNumId w:val="13"/>
  </w:num>
  <w:num w:numId="17">
    <w:abstractNumId w:val="45"/>
  </w:num>
  <w:num w:numId="18">
    <w:abstractNumId w:val="29"/>
  </w:num>
  <w:num w:numId="19">
    <w:abstractNumId w:val="12"/>
  </w:num>
  <w:num w:numId="20">
    <w:abstractNumId w:val="19"/>
  </w:num>
  <w:num w:numId="21">
    <w:abstractNumId w:val="32"/>
  </w:num>
  <w:num w:numId="22">
    <w:abstractNumId w:val="47"/>
  </w:num>
  <w:num w:numId="23">
    <w:abstractNumId w:val="30"/>
  </w:num>
  <w:num w:numId="24">
    <w:abstractNumId w:val="9"/>
  </w:num>
  <w:num w:numId="25">
    <w:abstractNumId w:val="33"/>
  </w:num>
  <w:num w:numId="26">
    <w:abstractNumId w:val="37"/>
  </w:num>
  <w:num w:numId="27">
    <w:abstractNumId w:val="38"/>
  </w:num>
  <w:num w:numId="28">
    <w:abstractNumId w:val="43"/>
  </w:num>
  <w:num w:numId="29">
    <w:abstractNumId w:val="10"/>
  </w:num>
  <w:num w:numId="30">
    <w:abstractNumId w:val="31"/>
  </w:num>
  <w:num w:numId="31">
    <w:abstractNumId w:val="46"/>
  </w:num>
  <w:num w:numId="32">
    <w:abstractNumId w:val="11"/>
  </w:num>
  <w:num w:numId="33">
    <w:abstractNumId w:val="5"/>
  </w:num>
  <w:num w:numId="34">
    <w:abstractNumId w:val="2"/>
  </w:num>
  <w:num w:numId="35">
    <w:abstractNumId w:val="17"/>
  </w:num>
  <w:num w:numId="36">
    <w:abstractNumId w:val="28"/>
  </w:num>
  <w:num w:numId="37">
    <w:abstractNumId w:val="39"/>
  </w:num>
  <w:num w:numId="38">
    <w:abstractNumId w:val="36"/>
  </w:num>
  <w:num w:numId="39">
    <w:abstractNumId w:val="18"/>
  </w:num>
  <w:num w:numId="40">
    <w:abstractNumId w:val="21"/>
  </w:num>
  <w:num w:numId="41">
    <w:abstractNumId w:val="27"/>
  </w:num>
  <w:num w:numId="42">
    <w:abstractNumId w:val="14"/>
  </w:num>
  <w:num w:numId="43">
    <w:abstractNumId w:val="44"/>
  </w:num>
  <w:num w:numId="44">
    <w:abstractNumId w:val="0"/>
  </w:num>
  <w:num w:numId="45">
    <w:abstractNumId w:val="24"/>
  </w:num>
  <w:num w:numId="46">
    <w:abstractNumId w:val="16"/>
  </w:num>
  <w:num w:numId="47">
    <w:abstractNumId w:val="26"/>
  </w:num>
  <w:num w:numId="48">
    <w:abstractNumId w:val="7"/>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7578F"/>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0F7DAF"/>
    <w:rsid w:val="00105027"/>
    <w:rsid w:val="00106BF3"/>
    <w:rsid w:val="0011130E"/>
    <w:rsid w:val="00113481"/>
    <w:rsid w:val="0011479D"/>
    <w:rsid w:val="00114833"/>
    <w:rsid w:val="0011797A"/>
    <w:rsid w:val="00125CE5"/>
    <w:rsid w:val="001332C3"/>
    <w:rsid w:val="00133FB7"/>
    <w:rsid w:val="001420F5"/>
    <w:rsid w:val="00154D5A"/>
    <w:rsid w:val="0016253B"/>
    <w:rsid w:val="0017415F"/>
    <w:rsid w:val="00181E5E"/>
    <w:rsid w:val="00184A66"/>
    <w:rsid w:val="00194DF6"/>
    <w:rsid w:val="001A3B89"/>
    <w:rsid w:val="001A737A"/>
    <w:rsid w:val="001C59DC"/>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36015"/>
    <w:rsid w:val="003474DA"/>
    <w:rsid w:val="00354070"/>
    <w:rsid w:val="0035419F"/>
    <w:rsid w:val="003551B9"/>
    <w:rsid w:val="003607C6"/>
    <w:rsid w:val="0037742F"/>
    <w:rsid w:val="003819EC"/>
    <w:rsid w:val="00392D3A"/>
    <w:rsid w:val="00395660"/>
    <w:rsid w:val="003A1B4B"/>
    <w:rsid w:val="003A3585"/>
    <w:rsid w:val="003A50FF"/>
    <w:rsid w:val="003B3637"/>
    <w:rsid w:val="003B3B6E"/>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1B08"/>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323"/>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23E"/>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16B6"/>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1707"/>
    <w:rsid w:val="008A2877"/>
    <w:rsid w:val="008A4FC6"/>
    <w:rsid w:val="008A7EB4"/>
    <w:rsid w:val="008B218F"/>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9F348E"/>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2113"/>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D21"/>
    <w:rsid w:val="00C43CA5"/>
    <w:rsid w:val="00C44578"/>
    <w:rsid w:val="00C448DC"/>
    <w:rsid w:val="00C51F43"/>
    <w:rsid w:val="00C644FE"/>
    <w:rsid w:val="00C664F8"/>
    <w:rsid w:val="00C74348"/>
    <w:rsid w:val="00C77532"/>
    <w:rsid w:val="00C81EC7"/>
    <w:rsid w:val="00C845F2"/>
    <w:rsid w:val="00C90428"/>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6FA4"/>
    <w:rsid w:val="00E11286"/>
    <w:rsid w:val="00E13302"/>
    <w:rsid w:val="00E274B6"/>
    <w:rsid w:val="00E315AB"/>
    <w:rsid w:val="00E42F1E"/>
    <w:rsid w:val="00E433C5"/>
    <w:rsid w:val="00E45AA5"/>
    <w:rsid w:val="00E53E91"/>
    <w:rsid w:val="00E567F2"/>
    <w:rsid w:val="00E576B4"/>
    <w:rsid w:val="00E616D3"/>
    <w:rsid w:val="00E707B9"/>
    <w:rsid w:val="00E77EC6"/>
    <w:rsid w:val="00E811E3"/>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D1D87"/>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0D8A477-D378-4843-AF3A-5A9354F52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702</TotalTime>
  <Pages>57</Pages>
  <Words>8367</Words>
  <Characters>47696</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Musavi, Hamid [USA]</cp:lastModifiedBy>
  <cp:revision>26</cp:revision>
  <cp:lastPrinted>2017-01-18T03:07:00Z</cp:lastPrinted>
  <dcterms:created xsi:type="dcterms:W3CDTF">2017-03-13T00:30:00Z</dcterms:created>
  <dcterms:modified xsi:type="dcterms:W3CDTF">2017-05-17T16:47:00Z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