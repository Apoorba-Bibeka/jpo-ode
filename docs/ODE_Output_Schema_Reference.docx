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A96831">
        <w:rPr>
          <w:b/>
          <w:noProof/>
          <w:color w:val="0070C0"/>
        </w:rPr>
        <w:t>December 6,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A96831"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31884738" w:history="1">
            <w:r w:rsidR="00A96831" w:rsidRPr="00340294">
              <w:rPr>
                <w:rStyle w:val="Hyperlink"/>
                <w:noProof/>
              </w:rPr>
              <w:t>1</w:t>
            </w:r>
            <w:r w:rsidR="00A96831">
              <w:rPr>
                <w:noProof/>
                <w:lang w:eastAsia="en-US"/>
              </w:rPr>
              <w:tab/>
            </w:r>
            <w:r w:rsidR="00A96831" w:rsidRPr="00340294">
              <w:rPr>
                <w:rStyle w:val="Hyperlink"/>
                <w:noProof/>
              </w:rPr>
              <w:t>Introduction</w:t>
            </w:r>
            <w:r w:rsidR="00A96831">
              <w:rPr>
                <w:noProof/>
                <w:webHidden/>
              </w:rPr>
              <w:tab/>
            </w:r>
            <w:r w:rsidR="00A96831">
              <w:rPr>
                <w:noProof/>
                <w:webHidden/>
              </w:rPr>
              <w:fldChar w:fldCharType="begin"/>
            </w:r>
            <w:r w:rsidR="00A96831">
              <w:rPr>
                <w:noProof/>
                <w:webHidden/>
              </w:rPr>
              <w:instrText xml:space="preserve"> PAGEREF _Toc531884738 \h </w:instrText>
            </w:r>
            <w:r w:rsidR="00A96831">
              <w:rPr>
                <w:noProof/>
                <w:webHidden/>
              </w:rPr>
            </w:r>
            <w:r w:rsidR="00A96831">
              <w:rPr>
                <w:noProof/>
                <w:webHidden/>
              </w:rPr>
              <w:fldChar w:fldCharType="separate"/>
            </w:r>
            <w:r w:rsidR="00A96831">
              <w:rPr>
                <w:noProof/>
                <w:webHidden/>
              </w:rPr>
              <w:t>7</w:t>
            </w:r>
            <w:r w:rsidR="00A96831">
              <w:rPr>
                <w:noProof/>
                <w:webHidden/>
              </w:rPr>
              <w:fldChar w:fldCharType="end"/>
            </w:r>
          </w:hyperlink>
        </w:p>
        <w:p w:rsidR="00A96831" w:rsidRDefault="00A96831">
          <w:pPr>
            <w:pStyle w:val="TOC1"/>
            <w:tabs>
              <w:tab w:val="left" w:pos="480"/>
              <w:tab w:val="right" w:leader="dot" w:pos="9350"/>
            </w:tabs>
            <w:rPr>
              <w:noProof/>
              <w:lang w:eastAsia="en-US"/>
            </w:rPr>
          </w:pPr>
          <w:hyperlink w:anchor="_Toc531884739" w:history="1">
            <w:r w:rsidRPr="00340294">
              <w:rPr>
                <w:rStyle w:val="Hyperlink"/>
                <w:noProof/>
              </w:rPr>
              <w:t>2</w:t>
            </w:r>
            <w:r>
              <w:rPr>
                <w:noProof/>
                <w:lang w:eastAsia="en-US"/>
              </w:rPr>
              <w:tab/>
            </w:r>
            <w:r w:rsidRPr="00340294">
              <w:rPr>
                <w:rStyle w:val="Hyperlink"/>
                <w:noProof/>
              </w:rPr>
              <w:t>Published Topics</w:t>
            </w:r>
            <w:r>
              <w:rPr>
                <w:noProof/>
                <w:webHidden/>
              </w:rPr>
              <w:tab/>
            </w:r>
            <w:r>
              <w:rPr>
                <w:noProof/>
                <w:webHidden/>
              </w:rPr>
              <w:fldChar w:fldCharType="begin"/>
            </w:r>
            <w:r>
              <w:rPr>
                <w:noProof/>
                <w:webHidden/>
              </w:rPr>
              <w:instrText xml:space="preserve"> PAGEREF _Toc531884739 \h </w:instrText>
            </w:r>
            <w:r>
              <w:rPr>
                <w:noProof/>
                <w:webHidden/>
              </w:rPr>
            </w:r>
            <w:r>
              <w:rPr>
                <w:noProof/>
                <w:webHidden/>
              </w:rPr>
              <w:fldChar w:fldCharType="separate"/>
            </w:r>
            <w:r>
              <w:rPr>
                <w:noProof/>
                <w:webHidden/>
              </w:rPr>
              <w:t>7</w:t>
            </w:r>
            <w:r>
              <w:rPr>
                <w:noProof/>
                <w:webHidden/>
              </w:rPr>
              <w:fldChar w:fldCharType="end"/>
            </w:r>
          </w:hyperlink>
        </w:p>
        <w:p w:rsidR="00A96831" w:rsidRDefault="00A96831">
          <w:pPr>
            <w:pStyle w:val="TOC1"/>
            <w:tabs>
              <w:tab w:val="left" w:pos="480"/>
              <w:tab w:val="right" w:leader="dot" w:pos="9350"/>
            </w:tabs>
            <w:rPr>
              <w:noProof/>
              <w:lang w:eastAsia="en-US"/>
            </w:rPr>
          </w:pPr>
          <w:hyperlink w:anchor="_Toc531884740" w:history="1">
            <w:r w:rsidRPr="00340294">
              <w:rPr>
                <w:rStyle w:val="Hyperlink"/>
                <w:noProof/>
              </w:rPr>
              <w:t>3</w:t>
            </w:r>
            <w:r>
              <w:rPr>
                <w:noProof/>
                <w:lang w:eastAsia="en-US"/>
              </w:rPr>
              <w:tab/>
            </w:r>
            <w:r w:rsidRPr="00340294">
              <w:rPr>
                <w:rStyle w:val="Hyperlink"/>
                <w:noProof/>
              </w:rPr>
              <w:t>Common Data Schemas</w:t>
            </w:r>
            <w:r>
              <w:rPr>
                <w:noProof/>
                <w:webHidden/>
              </w:rPr>
              <w:tab/>
            </w:r>
            <w:r>
              <w:rPr>
                <w:noProof/>
                <w:webHidden/>
              </w:rPr>
              <w:fldChar w:fldCharType="begin"/>
            </w:r>
            <w:r>
              <w:rPr>
                <w:noProof/>
                <w:webHidden/>
              </w:rPr>
              <w:instrText xml:space="preserve"> PAGEREF _Toc531884740 \h </w:instrText>
            </w:r>
            <w:r>
              <w:rPr>
                <w:noProof/>
                <w:webHidden/>
              </w:rPr>
            </w:r>
            <w:r>
              <w:rPr>
                <w:noProof/>
                <w:webHidden/>
              </w:rPr>
              <w:fldChar w:fldCharType="separate"/>
            </w:r>
            <w:r>
              <w:rPr>
                <w:noProof/>
                <w:webHidden/>
              </w:rPr>
              <w:t>8</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41" w:history="1">
            <w:r w:rsidRPr="00340294">
              <w:rPr>
                <w:rStyle w:val="Hyperlink"/>
                <w:noProof/>
              </w:rPr>
              <w:t>3.1</w:t>
            </w:r>
            <w:r>
              <w:rPr>
                <w:noProof/>
                <w:lang w:eastAsia="en-US"/>
              </w:rPr>
              <w:tab/>
            </w:r>
            <w:r w:rsidRPr="00340294">
              <w:rPr>
                <w:rStyle w:val="Hyperlink"/>
                <w:noProof/>
              </w:rPr>
              <w:t>ODE Data</w:t>
            </w:r>
            <w:r>
              <w:rPr>
                <w:noProof/>
                <w:webHidden/>
              </w:rPr>
              <w:tab/>
            </w:r>
            <w:r>
              <w:rPr>
                <w:noProof/>
                <w:webHidden/>
              </w:rPr>
              <w:fldChar w:fldCharType="begin"/>
            </w:r>
            <w:r>
              <w:rPr>
                <w:noProof/>
                <w:webHidden/>
              </w:rPr>
              <w:instrText xml:space="preserve"> PAGEREF _Toc531884741 \h </w:instrText>
            </w:r>
            <w:r>
              <w:rPr>
                <w:noProof/>
                <w:webHidden/>
              </w:rPr>
            </w:r>
            <w:r>
              <w:rPr>
                <w:noProof/>
                <w:webHidden/>
              </w:rPr>
              <w:fldChar w:fldCharType="separate"/>
            </w:r>
            <w:r>
              <w:rPr>
                <w:noProof/>
                <w:webHidden/>
              </w:rPr>
              <w:t>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42" w:history="1">
            <w:r w:rsidRPr="00340294">
              <w:rPr>
                <w:rStyle w:val="Hyperlink"/>
                <w:noProof/>
              </w:rPr>
              <w:t>3.2</w:t>
            </w:r>
            <w:r>
              <w:rPr>
                <w:noProof/>
                <w:lang w:eastAsia="en-US"/>
              </w:rPr>
              <w:tab/>
            </w:r>
            <w:r w:rsidRPr="00340294">
              <w:rPr>
                <w:rStyle w:val="Hyperlink"/>
                <w:noProof/>
              </w:rPr>
              <w:t>ODE Message Metadata</w:t>
            </w:r>
            <w:r>
              <w:rPr>
                <w:noProof/>
                <w:webHidden/>
              </w:rPr>
              <w:tab/>
            </w:r>
            <w:r>
              <w:rPr>
                <w:noProof/>
                <w:webHidden/>
              </w:rPr>
              <w:fldChar w:fldCharType="begin"/>
            </w:r>
            <w:r>
              <w:rPr>
                <w:noProof/>
                <w:webHidden/>
              </w:rPr>
              <w:instrText xml:space="preserve"> PAGEREF _Toc531884742 \h </w:instrText>
            </w:r>
            <w:r>
              <w:rPr>
                <w:noProof/>
                <w:webHidden/>
              </w:rPr>
            </w:r>
            <w:r>
              <w:rPr>
                <w:noProof/>
                <w:webHidden/>
              </w:rPr>
              <w:fldChar w:fldCharType="separate"/>
            </w:r>
            <w:r>
              <w:rPr>
                <w:noProof/>
                <w:webHidden/>
              </w:rPr>
              <w:t>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43" w:history="1">
            <w:r w:rsidRPr="00340294">
              <w:rPr>
                <w:rStyle w:val="Hyperlink"/>
                <w:noProof/>
              </w:rPr>
              <w:t>3.3</w:t>
            </w:r>
            <w:r>
              <w:rPr>
                <w:noProof/>
                <w:lang w:eastAsia="en-US"/>
              </w:rPr>
              <w:tab/>
            </w:r>
            <w:r w:rsidRPr="00340294">
              <w:rPr>
                <w:rStyle w:val="Hyperlink"/>
                <w:noProof/>
              </w:rPr>
              <w:t>SerialId</w:t>
            </w:r>
            <w:r>
              <w:rPr>
                <w:noProof/>
                <w:webHidden/>
              </w:rPr>
              <w:tab/>
            </w:r>
            <w:r>
              <w:rPr>
                <w:noProof/>
                <w:webHidden/>
              </w:rPr>
              <w:fldChar w:fldCharType="begin"/>
            </w:r>
            <w:r>
              <w:rPr>
                <w:noProof/>
                <w:webHidden/>
              </w:rPr>
              <w:instrText xml:space="preserve"> PAGEREF _Toc531884743 \h </w:instrText>
            </w:r>
            <w:r>
              <w:rPr>
                <w:noProof/>
                <w:webHidden/>
              </w:rPr>
            </w:r>
            <w:r>
              <w:rPr>
                <w:noProof/>
                <w:webHidden/>
              </w:rPr>
              <w:fldChar w:fldCharType="separate"/>
            </w:r>
            <w:r>
              <w:rPr>
                <w:noProof/>
                <w:webHidden/>
              </w:rPr>
              <w:t>11</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44" w:history="1">
            <w:r w:rsidRPr="00340294">
              <w:rPr>
                <w:rStyle w:val="Hyperlink"/>
                <w:noProof/>
              </w:rPr>
              <w:t>3.4</w:t>
            </w:r>
            <w:r>
              <w:rPr>
                <w:noProof/>
                <w:lang w:eastAsia="en-US"/>
              </w:rPr>
              <w:tab/>
            </w:r>
            <w:r w:rsidRPr="00340294">
              <w:rPr>
                <w:rStyle w:val="Hyperlink"/>
                <w:noProof/>
              </w:rPr>
              <w:t>ASN.1 Encodings</w:t>
            </w:r>
            <w:r>
              <w:rPr>
                <w:noProof/>
                <w:webHidden/>
              </w:rPr>
              <w:tab/>
            </w:r>
            <w:r>
              <w:rPr>
                <w:noProof/>
                <w:webHidden/>
              </w:rPr>
              <w:fldChar w:fldCharType="begin"/>
            </w:r>
            <w:r>
              <w:rPr>
                <w:noProof/>
                <w:webHidden/>
              </w:rPr>
              <w:instrText xml:space="preserve"> PAGEREF _Toc531884744 \h </w:instrText>
            </w:r>
            <w:r>
              <w:rPr>
                <w:noProof/>
                <w:webHidden/>
              </w:rPr>
            </w:r>
            <w:r>
              <w:rPr>
                <w:noProof/>
                <w:webHidden/>
              </w:rPr>
              <w:fldChar w:fldCharType="separate"/>
            </w:r>
            <w:r>
              <w:rPr>
                <w:noProof/>
                <w:webHidden/>
              </w:rPr>
              <w:t>12</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45" w:history="1">
            <w:r w:rsidRPr="00340294">
              <w:rPr>
                <w:rStyle w:val="Hyperlink"/>
                <w:noProof/>
              </w:rPr>
              <w:t>3.5</w:t>
            </w:r>
            <w:r>
              <w:rPr>
                <w:noProof/>
                <w:lang w:eastAsia="en-US"/>
              </w:rPr>
              <w:tab/>
            </w:r>
            <w:r w:rsidRPr="00340294">
              <w:rPr>
                <w:rStyle w:val="Hyperlink"/>
                <w:noProof/>
              </w:rPr>
              <w:t>ReceivedMessageDetails</w:t>
            </w:r>
            <w:r>
              <w:rPr>
                <w:noProof/>
                <w:webHidden/>
              </w:rPr>
              <w:tab/>
            </w:r>
            <w:r>
              <w:rPr>
                <w:noProof/>
                <w:webHidden/>
              </w:rPr>
              <w:fldChar w:fldCharType="begin"/>
            </w:r>
            <w:r>
              <w:rPr>
                <w:noProof/>
                <w:webHidden/>
              </w:rPr>
              <w:instrText xml:space="preserve"> PAGEREF _Toc531884745 \h </w:instrText>
            </w:r>
            <w:r>
              <w:rPr>
                <w:noProof/>
                <w:webHidden/>
              </w:rPr>
            </w:r>
            <w:r>
              <w:rPr>
                <w:noProof/>
                <w:webHidden/>
              </w:rPr>
              <w:fldChar w:fldCharType="separate"/>
            </w:r>
            <w:r>
              <w:rPr>
                <w:noProof/>
                <w:webHidden/>
              </w:rPr>
              <w:t>12</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46" w:history="1">
            <w:r w:rsidRPr="00340294">
              <w:rPr>
                <w:rStyle w:val="Hyperlink"/>
                <w:noProof/>
              </w:rPr>
              <w:t>3.6</w:t>
            </w:r>
            <w:r>
              <w:rPr>
                <w:noProof/>
                <w:lang w:eastAsia="en-US"/>
              </w:rPr>
              <w:tab/>
            </w:r>
            <w:r w:rsidRPr="00340294">
              <w:rPr>
                <w:rStyle w:val="Hyperlink"/>
                <w:noProof/>
              </w:rPr>
              <w:t>OdeMessagePayload</w:t>
            </w:r>
            <w:r>
              <w:rPr>
                <w:noProof/>
                <w:webHidden/>
              </w:rPr>
              <w:tab/>
            </w:r>
            <w:r>
              <w:rPr>
                <w:noProof/>
                <w:webHidden/>
              </w:rPr>
              <w:fldChar w:fldCharType="begin"/>
            </w:r>
            <w:r>
              <w:rPr>
                <w:noProof/>
                <w:webHidden/>
              </w:rPr>
              <w:instrText xml:space="preserve"> PAGEREF _Toc531884746 \h </w:instrText>
            </w:r>
            <w:r>
              <w:rPr>
                <w:noProof/>
                <w:webHidden/>
              </w:rPr>
            </w:r>
            <w:r>
              <w:rPr>
                <w:noProof/>
                <w:webHidden/>
              </w:rPr>
              <w:fldChar w:fldCharType="separate"/>
            </w:r>
            <w:r>
              <w:rPr>
                <w:noProof/>
                <w:webHidden/>
              </w:rPr>
              <w:t>13</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47" w:history="1">
            <w:r w:rsidRPr="00340294">
              <w:rPr>
                <w:rStyle w:val="Hyperlink"/>
                <w:noProof/>
              </w:rPr>
              <w:t>3.7</w:t>
            </w:r>
            <w:r>
              <w:rPr>
                <w:noProof/>
                <w:lang w:eastAsia="en-US"/>
              </w:rPr>
              <w:tab/>
            </w:r>
            <w:r w:rsidRPr="00340294">
              <w:rPr>
                <w:rStyle w:val="Hyperlink"/>
                <w:noProof/>
              </w:rPr>
              <w:t>Service Request</w:t>
            </w:r>
            <w:r>
              <w:rPr>
                <w:noProof/>
                <w:webHidden/>
              </w:rPr>
              <w:tab/>
            </w:r>
            <w:r>
              <w:rPr>
                <w:noProof/>
                <w:webHidden/>
              </w:rPr>
              <w:fldChar w:fldCharType="begin"/>
            </w:r>
            <w:r>
              <w:rPr>
                <w:noProof/>
                <w:webHidden/>
              </w:rPr>
              <w:instrText xml:space="preserve"> PAGEREF _Toc531884747 \h </w:instrText>
            </w:r>
            <w:r>
              <w:rPr>
                <w:noProof/>
                <w:webHidden/>
              </w:rPr>
            </w:r>
            <w:r>
              <w:rPr>
                <w:noProof/>
                <w:webHidden/>
              </w:rPr>
              <w:fldChar w:fldCharType="separate"/>
            </w:r>
            <w:r>
              <w:rPr>
                <w:noProof/>
                <w:webHidden/>
              </w:rPr>
              <w:t>13</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748" w:history="1">
            <w:r w:rsidRPr="00340294">
              <w:rPr>
                <w:rStyle w:val="Hyperlink"/>
                <w:rFonts w:eastAsiaTheme="majorEastAsia"/>
                <w:noProof/>
              </w:rPr>
              <w:t>3.7.1</w:t>
            </w:r>
            <w:r>
              <w:rPr>
                <w:rFonts w:asciiTheme="minorHAnsi" w:eastAsiaTheme="minorEastAsia" w:hAnsiTheme="minorHAnsi" w:cstheme="minorBidi"/>
                <w:noProof/>
                <w:sz w:val="22"/>
                <w:szCs w:val="22"/>
              </w:rPr>
              <w:tab/>
            </w:r>
            <w:r w:rsidRPr="00340294">
              <w:rPr>
                <w:rStyle w:val="Hyperlink"/>
                <w:rFonts w:eastAsiaTheme="majorEastAsia"/>
                <w:noProof/>
              </w:rPr>
              <w:t>ServiceRequest.OdeInternal</w:t>
            </w:r>
            <w:r>
              <w:rPr>
                <w:noProof/>
                <w:webHidden/>
              </w:rPr>
              <w:tab/>
            </w:r>
            <w:r>
              <w:rPr>
                <w:noProof/>
                <w:webHidden/>
              </w:rPr>
              <w:fldChar w:fldCharType="begin"/>
            </w:r>
            <w:r>
              <w:rPr>
                <w:noProof/>
                <w:webHidden/>
              </w:rPr>
              <w:instrText xml:space="preserve"> PAGEREF _Toc531884748 \h </w:instrText>
            </w:r>
            <w:r>
              <w:rPr>
                <w:noProof/>
                <w:webHidden/>
              </w:rPr>
            </w:r>
            <w:r>
              <w:rPr>
                <w:noProof/>
                <w:webHidden/>
              </w:rPr>
              <w:fldChar w:fldCharType="separate"/>
            </w:r>
            <w:r>
              <w:rPr>
                <w:noProof/>
                <w:webHidden/>
              </w:rPr>
              <w:t>14</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749" w:history="1">
            <w:r w:rsidRPr="00340294">
              <w:rPr>
                <w:rStyle w:val="Hyperlink"/>
                <w:rFonts w:eastAsiaTheme="majorEastAsia"/>
                <w:noProof/>
              </w:rPr>
              <w:t>3.7.2</w:t>
            </w:r>
            <w:r>
              <w:rPr>
                <w:rFonts w:asciiTheme="minorHAnsi" w:eastAsiaTheme="minorEastAsia" w:hAnsiTheme="minorHAnsi" w:cstheme="minorBidi"/>
                <w:noProof/>
                <w:sz w:val="22"/>
                <w:szCs w:val="22"/>
              </w:rPr>
              <w:tab/>
            </w:r>
            <w:r w:rsidRPr="00340294">
              <w:rPr>
                <w:rStyle w:val="Hyperlink"/>
                <w:rFonts w:eastAsiaTheme="majorEastAsia"/>
                <w:noProof/>
              </w:rPr>
              <w:t>SituationDataWarehouse.SDW</w:t>
            </w:r>
            <w:r>
              <w:rPr>
                <w:noProof/>
                <w:webHidden/>
              </w:rPr>
              <w:tab/>
            </w:r>
            <w:r>
              <w:rPr>
                <w:noProof/>
                <w:webHidden/>
              </w:rPr>
              <w:fldChar w:fldCharType="begin"/>
            </w:r>
            <w:r>
              <w:rPr>
                <w:noProof/>
                <w:webHidden/>
              </w:rPr>
              <w:instrText xml:space="preserve"> PAGEREF _Toc531884749 \h </w:instrText>
            </w:r>
            <w:r>
              <w:rPr>
                <w:noProof/>
                <w:webHidden/>
              </w:rPr>
            </w:r>
            <w:r>
              <w:rPr>
                <w:noProof/>
                <w:webHidden/>
              </w:rPr>
              <w:fldChar w:fldCharType="separate"/>
            </w:r>
            <w:r>
              <w:rPr>
                <w:noProof/>
                <w:webHidden/>
              </w:rPr>
              <w:t>14</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750" w:history="1">
            <w:r w:rsidRPr="00340294">
              <w:rPr>
                <w:rStyle w:val="Hyperlink"/>
                <w:rFonts w:eastAsiaTheme="majorEastAsia"/>
                <w:noProof/>
              </w:rPr>
              <w:t>3.7.3</w:t>
            </w:r>
            <w:r>
              <w:rPr>
                <w:rFonts w:asciiTheme="minorHAnsi" w:eastAsiaTheme="minorEastAsia" w:hAnsiTheme="minorHAnsi" w:cstheme="minorBidi"/>
                <w:noProof/>
                <w:sz w:val="22"/>
                <w:szCs w:val="22"/>
              </w:rPr>
              <w:tab/>
            </w:r>
            <w:r w:rsidRPr="00340294">
              <w:rPr>
                <w:rStyle w:val="Hyperlink"/>
                <w:rFonts w:eastAsiaTheme="majorEastAsia"/>
                <w:noProof/>
              </w:rPr>
              <w:t>RoadSideUnit.RSU</w:t>
            </w:r>
            <w:r>
              <w:rPr>
                <w:noProof/>
                <w:webHidden/>
              </w:rPr>
              <w:tab/>
            </w:r>
            <w:r>
              <w:rPr>
                <w:noProof/>
                <w:webHidden/>
              </w:rPr>
              <w:fldChar w:fldCharType="begin"/>
            </w:r>
            <w:r>
              <w:rPr>
                <w:noProof/>
                <w:webHidden/>
              </w:rPr>
              <w:instrText xml:space="preserve"> PAGEREF _Toc531884750 \h </w:instrText>
            </w:r>
            <w:r>
              <w:rPr>
                <w:noProof/>
                <w:webHidden/>
              </w:rPr>
            </w:r>
            <w:r>
              <w:rPr>
                <w:noProof/>
                <w:webHidden/>
              </w:rPr>
              <w:fldChar w:fldCharType="separate"/>
            </w:r>
            <w:r>
              <w:rPr>
                <w:noProof/>
                <w:webHidden/>
              </w:rPr>
              <w:t>15</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751" w:history="1">
            <w:r w:rsidRPr="00340294">
              <w:rPr>
                <w:rStyle w:val="Hyperlink"/>
                <w:rFonts w:eastAsiaTheme="majorEastAsia"/>
                <w:noProof/>
              </w:rPr>
              <w:t>3.7.4</w:t>
            </w:r>
            <w:r>
              <w:rPr>
                <w:rFonts w:asciiTheme="minorHAnsi" w:eastAsiaTheme="minorEastAsia" w:hAnsiTheme="minorHAnsi" w:cstheme="minorBidi"/>
                <w:noProof/>
                <w:sz w:val="22"/>
                <w:szCs w:val="22"/>
              </w:rPr>
              <w:tab/>
            </w:r>
            <w:r w:rsidRPr="00340294">
              <w:rPr>
                <w:rStyle w:val="Hyperlink"/>
                <w:rFonts w:eastAsiaTheme="majorEastAsia"/>
                <w:noProof/>
              </w:rPr>
              <w:t>SNMP</w:t>
            </w:r>
            <w:r>
              <w:rPr>
                <w:noProof/>
                <w:webHidden/>
              </w:rPr>
              <w:tab/>
            </w:r>
            <w:r>
              <w:rPr>
                <w:noProof/>
                <w:webHidden/>
              </w:rPr>
              <w:fldChar w:fldCharType="begin"/>
            </w:r>
            <w:r>
              <w:rPr>
                <w:noProof/>
                <w:webHidden/>
              </w:rPr>
              <w:instrText xml:space="preserve"> PAGEREF _Toc531884751 \h </w:instrText>
            </w:r>
            <w:r>
              <w:rPr>
                <w:noProof/>
                <w:webHidden/>
              </w:rPr>
            </w:r>
            <w:r>
              <w:rPr>
                <w:noProof/>
                <w:webHidden/>
              </w:rPr>
              <w:fldChar w:fldCharType="separate"/>
            </w:r>
            <w:r>
              <w:rPr>
                <w:noProof/>
                <w:webHidden/>
              </w:rPr>
              <w:t>15</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752" w:history="1">
            <w:r w:rsidRPr="00340294">
              <w:rPr>
                <w:rStyle w:val="Hyperlink"/>
                <w:rFonts w:eastAsiaTheme="majorEastAsia"/>
                <w:noProof/>
              </w:rPr>
              <w:t>3.7.5</w:t>
            </w:r>
            <w:r>
              <w:rPr>
                <w:rFonts w:asciiTheme="minorHAnsi" w:eastAsiaTheme="minorEastAsia" w:hAnsiTheme="minorHAnsi" w:cstheme="minorBidi"/>
                <w:noProof/>
                <w:sz w:val="22"/>
                <w:szCs w:val="22"/>
              </w:rPr>
              <w:tab/>
            </w:r>
            <w:r w:rsidRPr="00340294">
              <w:rPr>
                <w:rStyle w:val="Hyperlink"/>
                <w:rFonts w:eastAsiaTheme="majorEastAsia"/>
                <w:noProof/>
              </w:rPr>
              <w:t>ServiceRegion</w:t>
            </w:r>
            <w:r>
              <w:rPr>
                <w:noProof/>
                <w:webHidden/>
              </w:rPr>
              <w:tab/>
            </w:r>
            <w:r>
              <w:rPr>
                <w:noProof/>
                <w:webHidden/>
              </w:rPr>
              <w:fldChar w:fldCharType="begin"/>
            </w:r>
            <w:r>
              <w:rPr>
                <w:noProof/>
                <w:webHidden/>
              </w:rPr>
              <w:instrText xml:space="preserve"> PAGEREF _Toc531884752 \h </w:instrText>
            </w:r>
            <w:r>
              <w:rPr>
                <w:noProof/>
                <w:webHidden/>
              </w:rPr>
            </w:r>
            <w:r>
              <w:rPr>
                <w:noProof/>
                <w:webHidden/>
              </w:rPr>
              <w:fldChar w:fldCharType="separate"/>
            </w:r>
            <w:r>
              <w:rPr>
                <w:noProof/>
                <w:webHidden/>
              </w:rPr>
              <w:t>15</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753" w:history="1">
            <w:r w:rsidRPr="00340294">
              <w:rPr>
                <w:rStyle w:val="Hyperlink"/>
                <w:rFonts w:eastAsiaTheme="majorEastAsia"/>
                <w:noProof/>
              </w:rPr>
              <w:t>3.7.6</w:t>
            </w:r>
            <w:r>
              <w:rPr>
                <w:rFonts w:asciiTheme="minorHAnsi" w:eastAsiaTheme="minorEastAsia" w:hAnsiTheme="minorHAnsi" w:cstheme="minorBidi"/>
                <w:noProof/>
                <w:sz w:val="22"/>
                <w:szCs w:val="22"/>
              </w:rPr>
              <w:tab/>
            </w:r>
            <w:r w:rsidRPr="00340294">
              <w:rPr>
                <w:rStyle w:val="Hyperlink"/>
                <w:rFonts w:eastAsiaTheme="majorEastAsia"/>
                <w:noProof/>
              </w:rPr>
              <w:t>Position2D</w:t>
            </w:r>
            <w:r>
              <w:rPr>
                <w:noProof/>
                <w:webHidden/>
              </w:rPr>
              <w:tab/>
            </w:r>
            <w:r>
              <w:rPr>
                <w:noProof/>
                <w:webHidden/>
              </w:rPr>
              <w:fldChar w:fldCharType="begin"/>
            </w:r>
            <w:r>
              <w:rPr>
                <w:noProof/>
                <w:webHidden/>
              </w:rPr>
              <w:instrText xml:space="preserve"> PAGEREF _Toc531884753 \h </w:instrText>
            </w:r>
            <w:r>
              <w:rPr>
                <w:noProof/>
                <w:webHidden/>
              </w:rPr>
            </w:r>
            <w:r>
              <w:rPr>
                <w:noProof/>
                <w:webHidden/>
              </w:rPr>
              <w:fldChar w:fldCharType="separate"/>
            </w:r>
            <w:r>
              <w:rPr>
                <w:noProof/>
                <w:webHidden/>
              </w:rPr>
              <w:t>15</w:t>
            </w:r>
            <w:r>
              <w:rPr>
                <w:noProof/>
                <w:webHidden/>
              </w:rPr>
              <w:fldChar w:fldCharType="end"/>
            </w:r>
          </w:hyperlink>
        </w:p>
        <w:p w:rsidR="00A96831" w:rsidRDefault="00A96831">
          <w:pPr>
            <w:pStyle w:val="TOC1"/>
            <w:tabs>
              <w:tab w:val="left" w:pos="480"/>
              <w:tab w:val="right" w:leader="dot" w:pos="9350"/>
            </w:tabs>
            <w:rPr>
              <w:noProof/>
              <w:lang w:eastAsia="en-US"/>
            </w:rPr>
          </w:pPr>
          <w:hyperlink w:anchor="_Toc531884754" w:history="1">
            <w:r w:rsidRPr="00340294">
              <w:rPr>
                <w:rStyle w:val="Hyperlink"/>
                <w:noProof/>
              </w:rPr>
              <w:t>4</w:t>
            </w:r>
            <w:r>
              <w:rPr>
                <w:noProof/>
                <w:lang w:eastAsia="en-US"/>
              </w:rPr>
              <w:tab/>
            </w:r>
            <w:r w:rsidRPr="00340294">
              <w:rPr>
                <w:rStyle w:val="Hyperlink"/>
                <w:noProof/>
              </w:rPr>
              <w:t>OdeTimPayload</w:t>
            </w:r>
            <w:r>
              <w:rPr>
                <w:noProof/>
                <w:webHidden/>
              </w:rPr>
              <w:tab/>
            </w:r>
            <w:r>
              <w:rPr>
                <w:noProof/>
                <w:webHidden/>
              </w:rPr>
              <w:fldChar w:fldCharType="begin"/>
            </w:r>
            <w:r>
              <w:rPr>
                <w:noProof/>
                <w:webHidden/>
              </w:rPr>
              <w:instrText xml:space="preserve"> PAGEREF _Toc531884754 \h </w:instrText>
            </w:r>
            <w:r>
              <w:rPr>
                <w:noProof/>
                <w:webHidden/>
              </w:rPr>
            </w:r>
            <w:r>
              <w:rPr>
                <w:noProof/>
                <w:webHidden/>
              </w:rPr>
              <w:fldChar w:fldCharType="separate"/>
            </w:r>
            <w:r>
              <w:rPr>
                <w:noProof/>
                <w:webHidden/>
              </w:rPr>
              <w:t>16</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55" w:history="1">
            <w:r w:rsidRPr="00340294">
              <w:rPr>
                <w:rStyle w:val="Hyperlink"/>
                <w:noProof/>
              </w:rPr>
              <w:t>4.1</w:t>
            </w:r>
            <w:r>
              <w:rPr>
                <w:noProof/>
                <w:lang w:eastAsia="en-US"/>
              </w:rPr>
              <w:tab/>
            </w:r>
            <w:r w:rsidRPr="00340294">
              <w:rPr>
                <w:rStyle w:val="Hyperlink"/>
                <w:noProof/>
              </w:rPr>
              <w:t>OdeTravelerInformationMessage</w:t>
            </w:r>
            <w:r>
              <w:rPr>
                <w:noProof/>
                <w:webHidden/>
              </w:rPr>
              <w:tab/>
            </w:r>
            <w:r>
              <w:rPr>
                <w:noProof/>
                <w:webHidden/>
              </w:rPr>
              <w:fldChar w:fldCharType="begin"/>
            </w:r>
            <w:r>
              <w:rPr>
                <w:noProof/>
                <w:webHidden/>
              </w:rPr>
              <w:instrText xml:space="preserve"> PAGEREF _Toc531884755 \h </w:instrText>
            </w:r>
            <w:r>
              <w:rPr>
                <w:noProof/>
                <w:webHidden/>
              </w:rPr>
            </w:r>
            <w:r>
              <w:rPr>
                <w:noProof/>
                <w:webHidden/>
              </w:rPr>
              <w:fldChar w:fldCharType="separate"/>
            </w:r>
            <w:r>
              <w:rPr>
                <w:noProof/>
                <w:webHidden/>
              </w:rPr>
              <w:t>16</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56" w:history="1">
            <w:r w:rsidRPr="00340294">
              <w:rPr>
                <w:rStyle w:val="Hyperlink"/>
                <w:noProof/>
              </w:rPr>
              <w:t>4.2</w:t>
            </w:r>
            <w:r>
              <w:rPr>
                <w:noProof/>
                <w:lang w:eastAsia="en-US"/>
              </w:rPr>
              <w:tab/>
            </w:r>
            <w:r w:rsidRPr="00340294">
              <w:rPr>
                <w:rStyle w:val="Hyperlink"/>
                <w:noProof/>
              </w:rPr>
              <w:t>J2735 TravelerInformation</w:t>
            </w:r>
            <w:r>
              <w:rPr>
                <w:noProof/>
                <w:webHidden/>
              </w:rPr>
              <w:tab/>
            </w:r>
            <w:r>
              <w:rPr>
                <w:noProof/>
                <w:webHidden/>
              </w:rPr>
              <w:fldChar w:fldCharType="begin"/>
            </w:r>
            <w:r>
              <w:rPr>
                <w:noProof/>
                <w:webHidden/>
              </w:rPr>
              <w:instrText xml:space="preserve"> PAGEREF _Toc531884756 \h </w:instrText>
            </w:r>
            <w:r>
              <w:rPr>
                <w:noProof/>
                <w:webHidden/>
              </w:rPr>
            </w:r>
            <w:r>
              <w:rPr>
                <w:noProof/>
                <w:webHidden/>
              </w:rPr>
              <w:fldChar w:fldCharType="separate"/>
            </w:r>
            <w:r>
              <w:rPr>
                <w:noProof/>
                <w:webHidden/>
              </w:rPr>
              <w:t>16</w:t>
            </w:r>
            <w:r>
              <w:rPr>
                <w:noProof/>
                <w:webHidden/>
              </w:rPr>
              <w:fldChar w:fldCharType="end"/>
            </w:r>
          </w:hyperlink>
        </w:p>
        <w:p w:rsidR="00A96831" w:rsidRDefault="00A96831">
          <w:pPr>
            <w:pStyle w:val="TOC1"/>
            <w:tabs>
              <w:tab w:val="left" w:pos="480"/>
              <w:tab w:val="right" w:leader="dot" w:pos="9350"/>
            </w:tabs>
            <w:rPr>
              <w:noProof/>
              <w:lang w:eastAsia="en-US"/>
            </w:rPr>
          </w:pPr>
          <w:hyperlink w:anchor="_Toc531884757" w:history="1">
            <w:r w:rsidRPr="00340294">
              <w:rPr>
                <w:rStyle w:val="Hyperlink"/>
                <w:noProof/>
              </w:rPr>
              <w:t>5</w:t>
            </w:r>
            <w:r>
              <w:rPr>
                <w:noProof/>
                <w:lang w:eastAsia="en-US"/>
              </w:rPr>
              <w:tab/>
            </w:r>
            <w:r w:rsidRPr="00340294">
              <w:rPr>
                <w:rStyle w:val="Hyperlink"/>
                <w:noProof/>
              </w:rPr>
              <w:t>OdeDriverAlertPayload</w:t>
            </w:r>
            <w:r>
              <w:rPr>
                <w:noProof/>
                <w:webHidden/>
              </w:rPr>
              <w:tab/>
            </w:r>
            <w:r>
              <w:rPr>
                <w:noProof/>
                <w:webHidden/>
              </w:rPr>
              <w:fldChar w:fldCharType="begin"/>
            </w:r>
            <w:r>
              <w:rPr>
                <w:noProof/>
                <w:webHidden/>
              </w:rPr>
              <w:instrText xml:space="preserve"> PAGEREF _Toc531884757 \h </w:instrText>
            </w:r>
            <w:r>
              <w:rPr>
                <w:noProof/>
                <w:webHidden/>
              </w:rPr>
            </w:r>
            <w:r>
              <w:rPr>
                <w:noProof/>
                <w:webHidden/>
              </w:rPr>
              <w:fldChar w:fldCharType="separate"/>
            </w:r>
            <w:r>
              <w:rPr>
                <w:noProof/>
                <w:webHidden/>
              </w:rPr>
              <w:t>16</w:t>
            </w:r>
            <w:r>
              <w:rPr>
                <w:noProof/>
                <w:webHidden/>
              </w:rPr>
              <w:fldChar w:fldCharType="end"/>
            </w:r>
          </w:hyperlink>
        </w:p>
        <w:p w:rsidR="00A96831" w:rsidRDefault="00A96831">
          <w:pPr>
            <w:pStyle w:val="TOC1"/>
            <w:tabs>
              <w:tab w:val="left" w:pos="480"/>
              <w:tab w:val="right" w:leader="dot" w:pos="9350"/>
            </w:tabs>
            <w:rPr>
              <w:noProof/>
              <w:lang w:eastAsia="en-US"/>
            </w:rPr>
          </w:pPr>
          <w:hyperlink w:anchor="_Toc531884758" w:history="1">
            <w:r w:rsidRPr="00340294">
              <w:rPr>
                <w:rStyle w:val="Hyperlink"/>
                <w:noProof/>
              </w:rPr>
              <w:t>6</w:t>
            </w:r>
            <w:r>
              <w:rPr>
                <w:noProof/>
                <w:lang w:eastAsia="en-US"/>
              </w:rPr>
              <w:tab/>
            </w:r>
            <w:r w:rsidRPr="00340294">
              <w:rPr>
                <w:rStyle w:val="Hyperlink"/>
                <w:noProof/>
              </w:rPr>
              <w:t>OdeBsmPayload</w:t>
            </w:r>
            <w:r>
              <w:rPr>
                <w:noProof/>
                <w:webHidden/>
              </w:rPr>
              <w:tab/>
            </w:r>
            <w:r>
              <w:rPr>
                <w:noProof/>
                <w:webHidden/>
              </w:rPr>
              <w:fldChar w:fldCharType="begin"/>
            </w:r>
            <w:r>
              <w:rPr>
                <w:noProof/>
                <w:webHidden/>
              </w:rPr>
              <w:instrText xml:space="preserve"> PAGEREF _Toc531884758 \h </w:instrText>
            </w:r>
            <w:r>
              <w:rPr>
                <w:noProof/>
                <w:webHidden/>
              </w:rPr>
            </w:r>
            <w:r>
              <w:rPr>
                <w:noProof/>
                <w:webHidden/>
              </w:rPr>
              <w:fldChar w:fldCharType="separate"/>
            </w:r>
            <w:r>
              <w:rPr>
                <w:noProof/>
                <w:webHidden/>
              </w:rPr>
              <w:t>16</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59" w:history="1">
            <w:r w:rsidRPr="00340294">
              <w:rPr>
                <w:rStyle w:val="Hyperlink"/>
                <w:noProof/>
              </w:rPr>
              <w:t>6.1</w:t>
            </w:r>
            <w:r>
              <w:rPr>
                <w:noProof/>
                <w:lang w:eastAsia="en-US"/>
              </w:rPr>
              <w:tab/>
            </w:r>
            <w:r w:rsidRPr="00340294">
              <w:rPr>
                <w:rStyle w:val="Hyperlink"/>
                <w:noProof/>
              </w:rPr>
              <w:t>J2735BsmCoreData</w:t>
            </w:r>
            <w:r>
              <w:rPr>
                <w:noProof/>
                <w:webHidden/>
              </w:rPr>
              <w:tab/>
            </w:r>
            <w:r>
              <w:rPr>
                <w:noProof/>
                <w:webHidden/>
              </w:rPr>
              <w:fldChar w:fldCharType="begin"/>
            </w:r>
            <w:r>
              <w:rPr>
                <w:noProof/>
                <w:webHidden/>
              </w:rPr>
              <w:instrText xml:space="preserve"> PAGEREF _Toc531884759 \h </w:instrText>
            </w:r>
            <w:r>
              <w:rPr>
                <w:noProof/>
                <w:webHidden/>
              </w:rPr>
            </w:r>
            <w:r>
              <w:rPr>
                <w:noProof/>
                <w:webHidden/>
              </w:rPr>
              <w:fldChar w:fldCharType="separate"/>
            </w:r>
            <w:r>
              <w:rPr>
                <w:noProof/>
                <w:webHidden/>
              </w:rPr>
              <w:t>17</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0" w:history="1">
            <w:r w:rsidRPr="00340294">
              <w:rPr>
                <w:rStyle w:val="Hyperlink"/>
                <w:noProof/>
              </w:rPr>
              <w:t>6.2</w:t>
            </w:r>
            <w:r>
              <w:rPr>
                <w:noProof/>
                <w:lang w:eastAsia="en-US"/>
              </w:rPr>
              <w:tab/>
            </w:r>
            <w:r w:rsidRPr="00340294">
              <w:rPr>
                <w:rStyle w:val="Hyperlink"/>
                <w:noProof/>
              </w:rPr>
              <w:t>J2735BsmPart2Content</w:t>
            </w:r>
            <w:r>
              <w:rPr>
                <w:noProof/>
                <w:webHidden/>
              </w:rPr>
              <w:tab/>
            </w:r>
            <w:r>
              <w:rPr>
                <w:noProof/>
                <w:webHidden/>
              </w:rPr>
              <w:fldChar w:fldCharType="begin"/>
            </w:r>
            <w:r>
              <w:rPr>
                <w:noProof/>
                <w:webHidden/>
              </w:rPr>
              <w:instrText xml:space="preserve"> PAGEREF _Toc531884760 \h </w:instrText>
            </w:r>
            <w:r>
              <w:rPr>
                <w:noProof/>
                <w:webHidden/>
              </w:rPr>
            </w:r>
            <w:r>
              <w:rPr>
                <w:noProof/>
                <w:webHidden/>
              </w:rPr>
              <w:fldChar w:fldCharType="separate"/>
            </w:r>
            <w:r>
              <w:rPr>
                <w:noProof/>
                <w:webHidden/>
              </w:rPr>
              <w:t>19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1" w:history="1">
            <w:r w:rsidRPr="00340294">
              <w:rPr>
                <w:rStyle w:val="Hyperlink"/>
                <w:noProof/>
              </w:rPr>
              <w:t>6.3</w:t>
            </w:r>
            <w:r>
              <w:rPr>
                <w:noProof/>
                <w:lang w:eastAsia="en-US"/>
              </w:rPr>
              <w:tab/>
            </w:r>
            <w:r w:rsidRPr="00340294">
              <w:rPr>
                <w:rStyle w:val="Hyperlink"/>
                <w:noProof/>
              </w:rPr>
              <w:t>OdePosition3D</w:t>
            </w:r>
            <w:r>
              <w:rPr>
                <w:noProof/>
                <w:webHidden/>
              </w:rPr>
              <w:tab/>
            </w:r>
            <w:r>
              <w:rPr>
                <w:noProof/>
                <w:webHidden/>
              </w:rPr>
              <w:fldChar w:fldCharType="begin"/>
            </w:r>
            <w:r>
              <w:rPr>
                <w:noProof/>
                <w:webHidden/>
              </w:rPr>
              <w:instrText xml:space="preserve"> PAGEREF _Toc531884761 \h </w:instrText>
            </w:r>
            <w:r>
              <w:rPr>
                <w:noProof/>
                <w:webHidden/>
              </w:rPr>
            </w:r>
            <w:r>
              <w:rPr>
                <w:noProof/>
                <w:webHidden/>
              </w:rPr>
              <w:fldChar w:fldCharType="separate"/>
            </w:r>
            <w:r>
              <w:rPr>
                <w:noProof/>
                <w:webHidden/>
              </w:rPr>
              <w:t>19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2" w:history="1">
            <w:r w:rsidRPr="00340294">
              <w:rPr>
                <w:rStyle w:val="Hyperlink"/>
                <w:noProof/>
              </w:rPr>
              <w:t>6.4</w:t>
            </w:r>
            <w:r>
              <w:rPr>
                <w:noProof/>
                <w:lang w:eastAsia="en-US"/>
              </w:rPr>
              <w:tab/>
            </w:r>
            <w:r w:rsidRPr="00340294">
              <w:rPr>
                <w:rStyle w:val="Hyperlink"/>
                <w:noProof/>
              </w:rPr>
              <w:t>J2735AccelerationSet4Way</w:t>
            </w:r>
            <w:r>
              <w:rPr>
                <w:noProof/>
                <w:webHidden/>
              </w:rPr>
              <w:tab/>
            </w:r>
            <w:r>
              <w:rPr>
                <w:noProof/>
                <w:webHidden/>
              </w:rPr>
              <w:fldChar w:fldCharType="begin"/>
            </w:r>
            <w:r>
              <w:rPr>
                <w:noProof/>
                <w:webHidden/>
              </w:rPr>
              <w:instrText xml:space="preserve"> PAGEREF _Toc531884762 \h </w:instrText>
            </w:r>
            <w:r>
              <w:rPr>
                <w:noProof/>
                <w:webHidden/>
              </w:rPr>
            </w:r>
            <w:r>
              <w:rPr>
                <w:noProof/>
                <w:webHidden/>
              </w:rPr>
              <w:fldChar w:fldCharType="separate"/>
            </w:r>
            <w:r>
              <w:rPr>
                <w:noProof/>
                <w:webHidden/>
              </w:rPr>
              <w:t>20</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3" w:history="1">
            <w:r w:rsidRPr="00340294">
              <w:rPr>
                <w:rStyle w:val="Hyperlink"/>
                <w:noProof/>
              </w:rPr>
              <w:t>6.5</w:t>
            </w:r>
            <w:r>
              <w:rPr>
                <w:noProof/>
                <w:lang w:eastAsia="en-US"/>
              </w:rPr>
              <w:tab/>
            </w:r>
            <w:r w:rsidRPr="00340294">
              <w:rPr>
                <w:rStyle w:val="Hyperlink"/>
                <w:noProof/>
              </w:rPr>
              <w:t>J2735PositionalAccuracy</w:t>
            </w:r>
            <w:r>
              <w:rPr>
                <w:noProof/>
                <w:webHidden/>
              </w:rPr>
              <w:tab/>
            </w:r>
            <w:r>
              <w:rPr>
                <w:noProof/>
                <w:webHidden/>
              </w:rPr>
              <w:fldChar w:fldCharType="begin"/>
            </w:r>
            <w:r>
              <w:rPr>
                <w:noProof/>
                <w:webHidden/>
              </w:rPr>
              <w:instrText xml:space="preserve"> PAGEREF _Toc531884763 \h </w:instrText>
            </w:r>
            <w:r>
              <w:rPr>
                <w:noProof/>
                <w:webHidden/>
              </w:rPr>
            </w:r>
            <w:r>
              <w:rPr>
                <w:noProof/>
                <w:webHidden/>
              </w:rPr>
              <w:fldChar w:fldCharType="separate"/>
            </w:r>
            <w:r>
              <w:rPr>
                <w:noProof/>
                <w:webHidden/>
              </w:rPr>
              <w:t>20</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4" w:history="1">
            <w:r w:rsidRPr="00340294">
              <w:rPr>
                <w:rStyle w:val="Hyperlink"/>
                <w:noProof/>
              </w:rPr>
              <w:t>6.6</w:t>
            </w:r>
            <w:r>
              <w:rPr>
                <w:noProof/>
                <w:lang w:eastAsia="en-US"/>
              </w:rPr>
              <w:tab/>
            </w:r>
            <w:r w:rsidRPr="00340294">
              <w:rPr>
                <w:rStyle w:val="Hyperlink"/>
                <w:noProof/>
              </w:rPr>
              <w:t>J2735BrakeSystemStatus</w:t>
            </w:r>
            <w:r>
              <w:rPr>
                <w:noProof/>
                <w:webHidden/>
              </w:rPr>
              <w:tab/>
            </w:r>
            <w:r>
              <w:rPr>
                <w:noProof/>
                <w:webHidden/>
              </w:rPr>
              <w:fldChar w:fldCharType="begin"/>
            </w:r>
            <w:r>
              <w:rPr>
                <w:noProof/>
                <w:webHidden/>
              </w:rPr>
              <w:instrText xml:space="preserve"> PAGEREF _Toc531884764 \h </w:instrText>
            </w:r>
            <w:r>
              <w:rPr>
                <w:noProof/>
                <w:webHidden/>
              </w:rPr>
            </w:r>
            <w:r>
              <w:rPr>
                <w:noProof/>
                <w:webHidden/>
              </w:rPr>
              <w:fldChar w:fldCharType="separate"/>
            </w:r>
            <w:r>
              <w:rPr>
                <w:noProof/>
                <w:webHidden/>
              </w:rPr>
              <w:t>21</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5" w:history="1">
            <w:r w:rsidRPr="00340294">
              <w:rPr>
                <w:rStyle w:val="Hyperlink"/>
                <w:noProof/>
              </w:rPr>
              <w:t>6.7</w:t>
            </w:r>
            <w:r>
              <w:rPr>
                <w:noProof/>
                <w:lang w:eastAsia="en-US"/>
              </w:rPr>
              <w:tab/>
            </w:r>
            <w:r w:rsidRPr="00340294">
              <w:rPr>
                <w:rStyle w:val="Hyperlink"/>
                <w:noProof/>
              </w:rPr>
              <w:t>J2735VehicleSize</w:t>
            </w:r>
            <w:r>
              <w:rPr>
                <w:noProof/>
                <w:webHidden/>
              </w:rPr>
              <w:tab/>
            </w:r>
            <w:r>
              <w:rPr>
                <w:noProof/>
                <w:webHidden/>
              </w:rPr>
              <w:fldChar w:fldCharType="begin"/>
            </w:r>
            <w:r>
              <w:rPr>
                <w:noProof/>
                <w:webHidden/>
              </w:rPr>
              <w:instrText xml:space="preserve"> PAGEREF _Toc531884765 \h </w:instrText>
            </w:r>
            <w:r>
              <w:rPr>
                <w:noProof/>
                <w:webHidden/>
              </w:rPr>
            </w:r>
            <w:r>
              <w:rPr>
                <w:noProof/>
                <w:webHidden/>
              </w:rPr>
              <w:fldChar w:fldCharType="separate"/>
            </w:r>
            <w:r>
              <w:rPr>
                <w:noProof/>
                <w:webHidden/>
              </w:rPr>
              <w:t>22</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6" w:history="1">
            <w:r w:rsidRPr="00340294">
              <w:rPr>
                <w:rStyle w:val="Hyperlink"/>
                <w:noProof/>
              </w:rPr>
              <w:t>6.8</w:t>
            </w:r>
            <w:r>
              <w:rPr>
                <w:noProof/>
                <w:lang w:eastAsia="en-US"/>
              </w:rPr>
              <w:tab/>
            </w:r>
            <w:r w:rsidRPr="00340294">
              <w:rPr>
                <w:rStyle w:val="Hyperlink"/>
                <w:noProof/>
              </w:rPr>
              <w:t>J2735BitString</w:t>
            </w:r>
            <w:r>
              <w:rPr>
                <w:noProof/>
                <w:webHidden/>
              </w:rPr>
              <w:tab/>
            </w:r>
            <w:r>
              <w:rPr>
                <w:noProof/>
                <w:webHidden/>
              </w:rPr>
              <w:fldChar w:fldCharType="begin"/>
            </w:r>
            <w:r>
              <w:rPr>
                <w:noProof/>
                <w:webHidden/>
              </w:rPr>
              <w:instrText xml:space="preserve"> PAGEREF _Toc531884766 \h </w:instrText>
            </w:r>
            <w:r>
              <w:rPr>
                <w:noProof/>
                <w:webHidden/>
              </w:rPr>
            </w:r>
            <w:r>
              <w:rPr>
                <w:noProof/>
                <w:webHidden/>
              </w:rPr>
              <w:fldChar w:fldCharType="separate"/>
            </w:r>
            <w:r>
              <w:rPr>
                <w:noProof/>
                <w:webHidden/>
              </w:rPr>
              <w:t>22</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7" w:history="1">
            <w:r w:rsidRPr="00340294">
              <w:rPr>
                <w:rStyle w:val="Hyperlink"/>
                <w:noProof/>
              </w:rPr>
              <w:t>6.9</w:t>
            </w:r>
            <w:r>
              <w:rPr>
                <w:noProof/>
                <w:lang w:eastAsia="en-US"/>
              </w:rPr>
              <w:tab/>
            </w:r>
            <w:r w:rsidRPr="00340294">
              <w:rPr>
                <w:rStyle w:val="Hyperlink"/>
                <w:noProof/>
              </w:rPr>
              <w:t>J2735VehicleSafetyExtensions</w:t>
            </w:r>
            <w:r>
              <w:rPr>
                <w:noProof/>
                <w:webHidden/>
              </w:rPr>
              <w:tab/>
            </w:r>
            <w:r>
              <w:rPr>
                <w:noProof/>
                <w:webHidden/>
              </w:rPr>
              <w:fldChar w:fldCharType="begin"/>
            </w:r>
            <w:r>
              <w:rPr>
                <w:noProof/>
                <w:webHidden/>
              </w:rPr>
              <w:instrText xml:space="preserve"> PAGEREF _Toc531884767 \h </w:instrText>
            </w:r>
            <w:r>
              <w:rPr>
                <w:noProof/>
                <w:webHidden/>
              </w:rPr>
            </w:r>
            <w:r>
              <w:rPr>
                <w:noProof/>
                <w:webHidden/>
              </w:rPr>
              <w:fldChar w:fldCharType="separate"/>
            </w:r>
            <w:r>
              <w:rPr>
                <w:noProof/>
                <w:webHidden/>
              </w:rPr>
              <w:t>22</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8" w:history="1">
            <w:r w:rsidRPr="00340294">
              <w:rPr>
                <w:rStyle w:val="Hyperlink"/>
                <w:noProof/>
              </w:rPr>
              <w:t>6.10</w:t>
            </w:r>
            <w:r>
              <w:rPr>
                <w:noProof/>
                <w:lang w:eastAsia="en-US"/>
              </w:rPr>
              <w:tab/>
            </w:r>
            <w:r w:rsidRPr="00340294">
              <w:rPr>
                <w:rStyle w:val="Hyperlink"/>
                <w:noProof/>
              </w:rPr>
              <w:t>J2735SpecialVehicleExtensions</w:t>
            </w:r>
            <w:r>
              <w:rPr>
                <w:noProof/>
                <w:webHidden/>
              </w:rPr>
              <w:tab/>
            </w:r>
            <w:r>
              <w:rPr>
                <w:noProof/>
                <w:webHidden/>
              </w:rPr>
              <w:fldChar w:fldCharType="begin"/>
            </w:r>
            <w:r>
              <w:rPr>
                <w:noProof/>
                <w:webHidden/>
              </w:rPr>
              <w:instrText xml:space="preserve"> PAGEREF _Toc531884768 \h </w:instrText>
            </w:r>
            <w:r>
              <w:rPr>
                <w:noProof/>
                <w:webHidden/>
              </w:rPr>
            </w:r>
            <w:r>
              <w:rPr>
                <w:noProof/>
                <w:webHidden/>
              </w:rPr>
              <w:fldChar w:fldCharType="separate"/>
            </w:r>
            <w:r>
              <w:rPr>
                <w:noProof/>
                <w:webHidden/>
              </w:rPr>
              <w:t>23</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69" w:history="1">
            <w:r w:rsidRPr="00340294">
              <w:rPr>
                <w:rStyle w:val="Hyperlink"/>
                <w:noProof/>
              </w:rPr>
              <w:t>6.11</w:t>
            </w:r>
            <w:r>
              <w:rPr>
                <w:noProof/>
                <w:lang w:eastAsia="en-US"/>
              </w:rPr>
              <w:tab/>
            </w:r>
            <w:r w:rsidRPr="00340294">
              <w:rPr>
                <w:rStyle w:val="Hyperlink"/>
                <w:noProof/>
              </w:rPr>
              <w:t>J2735SupplementalVehicleExtensions</w:t>
            </w:r>
            <w:r>
              <w:rPr>
                <w:noProof/>
                <w:webHidden/>
              </w:rPr>
              <w:tab/>
            </w:r>
            <w:r>
              <w:rPr>
                <w:noProof/>
                <w:webHidden/>
              </w:rPr>
              <w:fldChar w:fldCharType="begin"/>
            </w:r>
            <w:r>
              <w:rPr>
                <w:noProof/>
                <w:webHidden/>
              </w:rPr>
              <w:instrText xml:space="preserve"> PAGEREF _Toc531884769 \h </w:instrText>
            </w:r>
            <w:r>
              <w:rPr>
                <w:noProof/>
                <w:webHidden/>
              </w:rPr>
            </w:r>
            <w:r>
              <w:rPr>
                <w:noProof/>
                <w:webHidden/>
              </w:rPr>
              <w:fldChar w:fldCharType="separate"/>
            </w:r>
            <w:r>
              <w:rPr>
                <w:noProof/>
                <w:webHidden/>
              </w:rPr>
              <w:t>24</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0" w:history="1">
            <w:r w:rsidRPr="00340294">
              <w:rPr>
                <w:rStyle w:val="Hyperlink"/>
                <w:noProof/>
              </w:rPr>
              <w:t>6.12</w:t>
            </w:r>
            <w:r>
              <w:rPr>
                <w:noProof/>
                <w:lang w:eastAsia="en-US"/>
              </w:rPr>
              <w:tab/>
            </w:r>
            <w:r w:rsidRPr="00340294">
              <w:rPr>
                <w:rStyle w:val="Hyperlink"/>
                <w:noProof/>
              </w:rPr>
              <w:t>J2735PathHistory</w:t>
            </w:r>
            <w:r>
              <w:rPr>
                <w:noProof/>
                <w:webHidden/>
              </w:rPr>
              <w:tab/>
            </w:r>
            <w:r>
              <w:rPr>
                <w:noProof/>
                <w:webHidden/>
              </w:rPr>
              <w:fldChar w:fldCharType="begin"/>
            </w:r>
            <w:r>
              <w:rPr>
                <w:noProof/>
                <w:webHidden/>
              </w:rPr>
              <w:instrText xml:space="preserve"> PAGEREF _Toc531884770 \h </w:instrText>
            </w:r>
            <w:r>
              <w:rPr>
                <w:noProof/>
                <w:webHidden/>
              </w:rPr>
            </w:r>
            <w:r>
              <w:rPr>
                <w:noProof/>
                <w:webHidden/>
              </w:rPr>
              <w:fldChar w:fldCharType="separate"/>
            </w:r>
            <w:r>
              <w:rPr>
                <w:noProof/>
                <w:webHidden/>
              </w:rPr>
              <w:t>25</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1" w:history="1">
            <w:r w:rsidRPr="00340294">
              <w:rPr>
                <w:rStyle w:val="Hyperlink"/>
                <w:noProof/>
              </w:rPr>
              <w:t>6.13</w:t>
            </w:r>
            <w:r>
              <w:rPr>
                <w:noProof/>
                <w:lang w:eastAsia="en-US"/>
              </w:rPr>
              <w:tab/>
            </w:r>
            <w:r w:rsidRPr="00340294">
              <w:rPr>
                <w:rStyle w:val="Hyperlink"/>
                <w:noProof/>
              </w:rPr>
              <w:t>J2735PathPrediction</w:t>
            </w:r>
            <w:r>
              <w:rPr>
                <w:noProof/>
                <w:webHidden/>
              </w:rPr>
              <w:tab/>
            </w:r>
            <w:r>
              <w:rPr>
                <w:noProof/>
                <w:webHidden/>
              </w:rPr>
              <w:fldChar w:fldCharType="begin"/>
            </w:r>
            <w:r>
              <w:rPr>
                <w:noProof/>
                <w:webHidden/>
              </w:rPr>
              <w:instrText xml:space="preserve"> PAGEREF _Toc531884771 \h </w:instrText>
            </w:r>
            <w:r>
              <w:rPr>
                <w:noProof/>
                <w:webHidden/>
              </w:rPr>
            </w:r>
            <w:r>
              <w:rPr>
                <w:noProof/>
                <w:webHidden/>
              </w:rPr>
              <w:fldChar w:fldCharType="separate"/>
            </w:r>
            <w:r>
              <w:rPr>
                <w:noProof/>
                <w:webHidden/>
              </w:rPr>
              <w:t>26</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2" w:history="1">
            <w:r w:rsidRPr="00340294">
              <w:rPr>
                <w:rStyle w:val="Hyperlink"/>
                <w:noProof/>
              </w:rPr>
              <w:t>6.14</w:t>
            </w:r>
            <w:r>
              <w:rPr>
                <w:noProof/>
                <w:lang w:eastAsia="en-US"/>
              </w:rPr>
              <w:tab/>
            </w:r>
            <w:r w:rsidRPr="00340294">
              <w:rPr>
                <w:rStyle w:val="Hyperlink"/>
                <w:noProof/>
              </w:rPr>
              <w:t>J2735EmergencyDetails</w:t>
            </w:r>
            <w:r>
              <w:rPr>
                <w:noProof/>
                <w:webHidden/>
              </w:rPr>
              <w:tab/>
            </w:r>
            <w:r>
              <w:rPr>
                <w:noProof/>
                <w:webHidden/>
              </w:rPr>
              <w:fldChar w:fldCharType="begin"/>
            </w:r>
            <w:r>
              <w:rPr>
                <w:noProof/>
                <w:webHidden/>
              </w:rPr>
              <w:instrText xml:space="preserve"> PAGEREF _Toc531884772 \h </w:instrText>
            </w:r>
            <w:r>
              <w:rPr>
                <w:noProof/>
                <w:webHidden/>
              </w:rPr>
            </w:r>
            <w:r>
              <w:rPr>
                <w:noProof/>
                <w:webHidden/>
              </w:rPr>
              <w:fldChar w:fldCharType="separate"/>
            </w:r>
            <w:r>
              <w:rPr>
                <w:noProof/>
                <w:webHidden/>
              </w:rPr>
              <w:t>26</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3" w:history="1">
            <w:r w:rsidRPr="00340294">
              <w:rPr>
                <w:rStyle w:val="Hyperlink"/>
                <w:noProof/>
              </w:rPr>
              <w:t>6.15</w:t>
            </w:r>
            <w:r>
              <w:rPr>
                <w:noProof/>
                <w:lang w:eastAsia="en-US"/>
              </w:rPr>
              <w:tab/>
            </w:r>
            <w:r w:rsidRPr="00340294">
              <w:rPr>
                <w:rStyle w:val="Hyperlink"/>
                <w:noProof/>
              </w:rPr>
              <w:t>J2735EventDescription</w:t>
            </w:r>
            <w:r>
              <w:rPr>
                <w:noProof/>
                <w:webHidden/>
              </w:rPr>
              <w:tab/>
            </w:r>
            <w:r>
              <w:rPr>
                <w:noProof/>
                <w:webHidden/>
              </w:rPr>
              <w:fldChar w:fldCharType="begin"/>
            </w:r>
            <w:r>
              <w:rPr>
                <w:noProof/>
                <w:webHidden/>
              </w:rPr>
              <w:instrText xml:space="preserve"> PAGEREF _Toc531884773 \h </w:instrText>
            </w:r>
            <w:r>
              <w:rPr>
                <w:noProof/>
                <w:webHidden/>
              </w:rPr>
            </w:r>
            <w:r>
              <w:rPr>
                <w:noProof/>
                <w:webHidden/>
              </w:rPr>
              <w:fldChar w:fldCharType="separate"/>
            </w:r>
            <w:r>
              <w:rPr>
                <w:noProof/>
                <w:webHidden/>
              </w:rPr>
              <w:t>27</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4" w:history="1">
            <w:r w:rsidRPr="00340294">
              <w:rPr>
                <w:rStyle w:val="Hyperlink"/>
                <w:noProof/>
              </w:rPr>
              <w:t>6.16</w:t>
            </w:r>
            <w:r>
              <w:rPr>
                <w:noProof/>
                <w:lang w:eastAsia="en-US"/>
              </w:rPr>
              <w:tab/>
            </w:r>
            <w:r w:rsidRPr="00340294">
              <w:rPr>
                <w:rStyle w:val="Hyperlink"/>
                <w:noProof/>
              </w:rPr>
              <w:t>J2735TrailerData</w:t>
            </w:r>
            <w:r>
              <w:rPr>
                <w:noProof/>
                <w:webHidden/>
              </w:rPr>
              <w:tab/>
            </w:r>
            <w:r>
              <w:rPr>
                <w:noProof/>
                <w:webHidden/>
              </w:rPr>
              <w:fldChar w:fldCharType="begin"/>
            </w:r>
            <w:r>
              <w:rPr>
                <w:noProof/>
                <w:webHidden/>
              </w:rPr>
              <w:instrText xml:space="preserve"> PAGEREF _Toc531884774 \h </w:instrText>
            </w:r>
            <w:r>
              <w:rPr>
                <w:noProof/>
                <w:webHidden/>
              </w:rPr>
            </w:r>
            <w:r>
              <w:rPr>
                <w:noProof/>
                <w:webHidden/>
              </w:rPr>
              <w:fldChar w:fldCharType="separate"/>
            </w:r>
            <w:r>
              <w:rPr>
                <w:noProof/>
                <w:webHidden/>
              </w:rPr>
              <w:t>29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5" w:history="1">
            <w:r w:rsidRPr="00340294">
              <w:rPr>
                <w:rStyle w:val="Hyperlink"/>
                <w:noProof/>
              </w:rPr>
              <w:t>6.17</w:t>
            </w:r>
            <w:r>
              <w:rPr>
                <w:noProof/>
                <w:lang w:eastAsia="en-US"/>
              </w:rPr>
              <w:tab/>
            </w:r>
            <w:r w:rsidRPr="00340294">
              <w:rPr>
                <w:rStyle w:val="Hyperlink"/>
                <w:noProof/>
              </w:rPr>
              <w:t>J2735VehicleClassification</w:t>
            </w:r>
            <w:r>
              <w:rPr>
                <w:noProof/>
                <w:webHidden/>
              </w:rPr>
              <w:tab/>
            </w:r>
            <w:r>
              <w:rPr>
                <w:noProof/>
                <w:webHidden/>
              </w:rPr>
              <w:fldChar w:fldCharType="begin"/>
            </w:r>
            <w:r>
              <w:rPr>
                <w:noProof/>
                <w:webHidden/>
              </w:rPr>
              <w:instrText xml:space="preserve"> PAGEREF _Toc531884775 \h </w:instrText>
            </w:r>
            <w:r>
              <w:rPr>
                <w:noProof/>
                <w:webHidden/>
              </w:rPr>
            </w:r>
            <w:r>
              <w:rPr>
                <w:noProof/>
                <w:webHidden/>
              </w:rPr>
              <w:fldChar w:fldCharType="separate"/>
            </w:r>
            <w:r>
              <w:rPr>
                <w:noProof/>
                <w:webHidden/>
              </w:rPr>
              <w:t>29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6" w:history="1">
            <w:r w:rsidRPr="00340294">
              <w:rPr>
                <w:rStyle w:val="Hyperlink"/>
                <w:noProof/>
              </w:rPr>
              <w:t>6.18</w:t>
            </w:r>
            <w:r>
              <w:rPr>
                <w:noProof/>
                <w:lang w:eastAsia="en-US"/>
              </w:rPr>
              <w:tab/>
            </w:r>
            <w:r w:rsidRPr="00340294">
              <w:rPr>
                <w:rStyle w:val="Hyperlink"/>
                <w:noProof/>
              </w:rPr>
              <w:t>J2735VehicleData</w:t>
            </w:r>
            <w:r>
              <w:rPr>
                <w:noProof/>
                <w:webHidden/>
              </w:rPr>
              <w:tab/>
            </w:r>
            <w:r>
              <w:rPr>
                <w:noProof/>
                <w:webHidden/>
              </w:rPr>
              <w:fldChar w:fldCharType="begin"/>
            </w:r>
            <w:r>
              <w:rPr>
                <w:noProof/>
                <w:webHidden/>
              </w:rPr>
              <w:instrText xml:space="preserve"> PAGEREF _Toc531884776 \h </w:instrText>
            </w:r>
            <w:r>
              <w:rPr>
                <w:noProof/>
                <w:webHidden/>
              </w:rPr>
            </w:r>
            <w:r>
              <w:rPr>
                <w:noProof/>
                <w:webHidden/>
              </w:rPr>
              <w:fldChar w:fldCharType="separate"/>
            </w:r>
            <w:r>
              <w:rPr>
                <w:noProof/>
                <w:webHidden/>
              </w:rPr>
              <w:t>31</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7" w:history="1">
            <w:r w:rsidRPr="00340294">
              <w:rPr>
                <w:rStyle w:val="Hyperlink"/>
                <w:noProof/>
              </w:rPr>
              <w:t>6.19</w:t>
            </w:r>
            <w:r>
              <w:rPr>
                <w:noProof/>
                <w:lang w:eastAsia="en-US"/>
              </w:rPr>
              <w:tab/>
            </w:r>
            <w:r w:rsidRPr="00340294">
              <w:rPr>
                <w:rStyle w:val="Hyperlink"/>
                <w:noProof/>
              </w:rPr>
              <w:t>J2735WeatherReport</w:t>
            </w:r>
            <w:r>
              <w:rPr>
                <w:noProof/>
                <w:webHidden/>
              </w:rPr>
              <w:tab/>
            </w:r>
            <w:r>
              <w:rPr>
                <w:noProof/>
                <w:webHidden/>
              </w:rPr>
              <w:fldChar w:fldCharType="begin"/>
            </w:r>
            <w:r>
              <w:rPr>
                <w:noProof/>
                <w:webHidden/>
              </w:rPr>
              <w:instrText xml:space="preserve"> PAGEREF _Toc531884777 \h </w:instrText>
            </w:r>
            <w:r>
              <w:rPr>
                <w:noProof/>
                <w:webHidden/>
              </w:rPr>
            </w:r>
            <w:r>
              <w:rPr>
                <w:noProof/>
                <w:webHidden/>
              </w:rPr>
              <w:fldChar w:fldCharType="separate"/>
            </w:r>
            <w:r>
              <w:rPr>
                <w:noProof/>
                <w:webHidden/>
              </w:rPr>
              <w:t>32</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8" w:history="1">
            <w:r w:rsidRPr="00340294">
              <w:rPr>
                <w:rStyle w:val="Hyperlink"/>
                <w:noProof/>
              </w:rPr>
              <w:t>6.20</w:t>
            </w:r>
            <w:r>
              <w:rPr>
                <w:noProof/>
                <w:lang w:eastAsia="en-US"/>
              </w:rPr>
              <w:tab/>
            </w:r>
            <w:r w:rsidRPr="00340294">
              <w:rPr>
                <w:rStyle w:val="Hyperlink"/>
                <w:noProof/>
              </w:rPr>
              <w:t>J2735WeatherProbe</w:t>
            </w:r>
            <w:r>
              <w:rPr>
                <w:noProof/>
                <w:webHidden/>
              </w:rPr>
              <w:tab/>
            </w:r>
            <w:r>
              <w:rPr>
                <w:noProof/>
                <w:webHidden/>
              </w:rPr>
              <w:fldChar w:fldCharType="begin"/>
            </w:r>
            <w:r>
              <w:rPr>
                <w:noProof/>
                <w:webHidden/>
              </w:rPr>
              <w:instrText xml:space="preserve"> PAGEREF _Toc531884778 \h </w:instrText>
            </w:r>
            <w:r>
              <w:rPr>
                <w:noProof/>
                <w:webHidden/>
              </w:rPr>
            </w:r>
            <w:r>
              <w:rPr>
                <w:noProof/>
                <w:webHidden/>
              </w:rPr>
              <w:fldChar w:fldCharType="separate"/>
            </w:r>
            <w:r>
              <w:rPr>
                <w:noProof/>
                <w:webHidden/>
              </w:rPr>
              <w:t>33</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79" w:history="1">
            <w:r w:rsidRPr="00340294">
              <w:rPr>
                <w:rStyle w:val="Hyperlink"/>
                <w:noProof/>
              </w:rPr>
              <w:t>6.21</w:t>
            </w:r>
            <w:r>
              <w:rPr>
                <w:noProof/>
                <w:lang w:eastAsia="en-US"/>
              </w:rPr>
              <w:tab/>
            </w:r>
            <w:r w:rsidRPr="00340294">
              <w:rPr>
                <w:rStyle w:val="Hyperlink"/>
                <w:noProof/>
              </w:rPr>
              <w:t>J2735WiperSet</w:t>
            </w:r>
            <w:r>
              <w:rPr>
                <w:noProof/>
                <w:webHidden/>
              </w:rPr>
              <w:tab/>
            </w:r>
            <w:r>
              <w:rPr>
                <w:noProof/>
                <w:webHidden/>
              </w:rPr>
              <w:fldChar w:fldCharType="begin"/>
            </w:r>
            <w:r>
              <w:rPr>
                <w:noProof/>
                <w:webHidden/>
              </w:rPr>
              <w:instrText xml:space="preserve"> PAGEREF _Toc531884779 \h </w:instrText>
            </w:r>
            <w:r>
              <w:rPr>
                <w:noProof/>
                <w:webHidden/>
              </w:rPr>
            </w:r>
            <w:r>
              <w:rPr>
                <w:noProof/>
                <w:webHidden/>
              </w:rPr>
              <w:fldChar w:fldCharType="separate"/>
            </w:r>
            <w:r>
              <w:rPr>
                <w:noProof/>
                <w:webHidden/>
              </w:rPr>
              <w:t>34</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0" w:history="1">
            <w:r w:rsidRPr="00340294">
              <w:rPr>
                <w:rStyle w:val="Hyperlink"/>
                <w:noProof/>
              </w:rPr>
              <w:t>6.22</w:t>
            </w:r>
            <w:r>
              <w:rPr>
                <w:noProof/>
                <w:lang w:eastAsia="en-US"/>
              </w:rPr>
              <w:tab/>
            </w:r>
            <w:r w:rsidRPr="00340294">
              <w:rPr>
                <w:rStyle w:val="Hyperlink"/>
                <w:noProof/>
              </w:rPr>
              <w:t>J2735ObstacleDetection</w:t>
            </w:r>
            <w:r>
              <w:rPr>
                <w:noProof/>
                <w:webHidden/>
              </w:rPr>
              <w:tab/>
            </w:r>
            <w:r>
              <w:rPr>
                <w:noProof/>
                <w:webHidden/>
              </w:rPr>
              <w:fldChar w:fldCharType="begin"/>
            </w:r>
            <w:r>
              <w:rPr>
                <w:noProof/>
                <w:webHidden/>
              </w:rPr>
              <w:instrText xml:space="preserve"> PAGEREF _Toc531884780 \h </w:instrText>
            </w:r>
            <w:r>
              <w:rPr>
                <w:noProof/>
                <w:webHidden/>
              </w:rPr>
            </w:r>
            <w:r>
              <w:rPr>
                <w:noProof/>
                <w:webHidden/>
              </w:rPr>
              <w:fldChar w:fldCharType="separate"/>
            </w:r>
            <w:r>
              <w:rPr>
                <w:noProof/>
                <w:webHidden/>
              </w:rPr>
              <w:t>34</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1" w:history="1">
            <w:r w:rsidRPr="00340294">
              <w:rPr>
                <w:rStyle w:val="Hyperlink"/>
                <w:noProof/>
              </w:rPr>
              <w:t>6.23</w:t>
            </w:r>
            <w:r>
              <w:rPr>
                <w:noProof/>
                <w:lang w:eastAsia="en-US"/>
              </w:rPr>
              <w:tab/>
            </w:r>
            <w:r w:rsidRPr="00340294">
              <w:rPr>
                <w:rStyle w:val="Hyperlink"/>
                <w:noProof/>
              </w:rPr>
              <w:t>J2735DDateTime</w:t>
            </w:r>
            <w:r>
              <w:rPr>
                <w:noProof/>
                <w:webHidden/>
              </w:rPr>
              <w:tab/>
            </w:r>
            <w:r>
              <w:rPr>
                <w:noProof/>
                <w:webHidden/>
              </w:rPr>
              <w:fldChar w:fldCharType="begin"/>
            </w:r>
            <w:r>
              <w:rPr>
                <w:noProof/>
                <w:webHidden/>
              </w:rPr>
              <w:instrText xml:space="preserve"> PAGEREF _Toc531884781 \h </w:instrText>
            </w:r>
            <w:r>
              <w:rPr>
                <w:noProof/>
                <w:webHidden/>
              </w:rPr>
            </w:r>
            <w:r>
              <w:rPr>
                <w:noProof/>
                <w:webHidden/>
              </w:rPr>
              <w:fldChar w:fldCharType="separate"/>
            </w:r>
            <w:r>
              <w:rPr>
                <w:noProof/>
                <w:webHidden/>
              </w:rPr>
              <w:t>36</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2" w:history="1">
            <w:r w:rsidRPr="00340294">
              <w:rPr>
                <w:rStyle w:val="Hyperlink"/>
                <w:noProof/>
              </w:rPr>
              <w:t>6.24</w:t>
            </w:r>
            <w:r>
              <w:rPr>
                <w:noProof/>
                <w:lang w:eastAsia="en-US"/>
              </w:rPr>
              <w:tab/>
            </w:r>
            <w:r w:rsidRPr="00340294">
              <w:rPr>
                <w:rStyle w:val="Hyperlink"/>
                <w:noProof/>
              </w:rPr>
              <w:t>J2735DisabledVehicle</w:t>
            </w:r>
            <w:r>
              <w:rPr>
                <w:noProof/>
                <w:webHidden/>
              </w:rPr>
              <w:tab/>
            </w:r>
            <w:r>
              <w:rPr>
                <w:noProof/>
                <w:webHidden/>
              </w:rPr>
              <w:fldChar w:fldCharType="begin"/>
            </w:r>
            <w:r>
              <w:rPr>
                <w:noProof/>
                <w:webHidden/>
              </w:rPr>
              <w:instrText xml:space="preserve"> PAGEREF _Toc531884782 \h </w:instrText>
            </w:r>
            <w:r>
              <w:rPr>
                <w:noProof/>
                <w:webHidden/>
              </w:rPr>
            </w:r>
            <w:r>
              <w:rPr>
                <w:noProof/>
                <w:webHidden/>
              </w:rPr>
              <w:fldChar w:fldCharType="separate"/>
            </w:r>
            <w:r>
              <w:rPr>
                <w:noProof/>
                <w:webHidden/>
              </w:rPr>
              <w:t>37</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3" w:history="1">
            <w:r w:rsidRPr="00340294">
              <w:rPr>
                <w:rStyle w:val="Hyperlink"/>
                <w:noProof/>
              </w:rPr>
              <w:t>6.25</w:t>
            </w:r>
            <w:r>
              <w:rPr>
                <w:noProof/>
                <w:lang w:eastAsia="en-US"/>
              </w:rPr>
              <w:tab/>
            </w:r>
            <w:r w:rsidRPr="00340294">
              <w:rPr>
                <w:rStyle w:val="Hyperlink"/>
                <w:noProof/>
              </w:rPr>
              <w:t>J2735SpeedProfile</w:t>
            </w:r>
            <w:r>
              <w:rPr>
                <w:noProof/>
                <w:webHidden/>
              </w:rPr>
              <w:tab/>
            </w:r>
            <w:r>
              <w:rPr>
                <w:noProof/>
                <w:webHidden/>
              </w:rPr>
              <w:fldChar w:fldCharType="begin"/>
            </w:r>
            <w:r>
              <w:rPr>
                <w:noProof/>
                <w:webHidden/>
              </w:rPr>
              <w:instrText xml:space="preserve"> PAGEREF _Toc531884783 \h </w:instrText>
            </w:r>
            <w:r>
              <w:rPr>
                <w:noProof/>
                <w:webHidden/>
              </w:rPr>
            </w:r>
            <w:r>
              <w:rPr>
                <w:noProof/>
                <w:webHidden/>
              </w:rPr>
              <w:fldChar w:fldCharType="separate"/>
            </w:r>
            <w:r>
              <w:rPr>
                <w:noProof/>
                <w:webHidden/>
              </w:rPr>
              <w:t>37</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4" w:history="1">
            <w:r w:rsidRPr="00340294">
              <w:rPr>
                <w:rStyle w:val="Hyperlink"/>
                <w:noProof/>
              </w:rPr>
              <w:t>6.26</w:t>
            </w:r>
            <w:r>
              <w:rPr>
                <w:noProof/>
                <w:lang w:eastAsia="en-US"/>
              </w:rPr>
              <w:tab/>
            </w:r>
            <w:r w:rsidRPr="00340294">
              <w:rPr>
                <w:rStyle w:val="Hyperlink"/>
                <w:noProof/>
              </w:rPr>
              <w:t>J2735RTCMPackage</w:t>
            </w:r>
            <w:r>
              <w:rPr>
                <w:noProof/>
                <w:webHidden/>
              </w:rPr>
              <w:tab/>
            </w:r>
            <w:r>
              <w:rPr>
                <w:noProof/>
                <w:webHidden/>
              </w:rPr>
              <w:fldChar w:fldCharType="begin"/>
            </w:r>
            <w:r>
              <w:rPr>
                <w:noProof/>
                <w:webHidden/>
              </w:rPr>
              <w:instrText xml:space="preserve"> PAGEREF _Toc531884784 \h </w:instrText>
            </w:r>
            <w:r>
              <w:rPr>
                <w:noProof/>
                <w:webHidden/>
              </w:rPr>
            </w:r>
            <w:r>
              <w:rPr>
                <w:noProof/>
                <w:webHidden/>
              </w:rPr>
              <w:fldChar w:fldCharType="separate"/>
            </w:r>
            <w:r>
              <w:rPr>
                <w:noProof/>
                <w:webHidden/>
              </w:rPr>
              <w:t>38</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5" w:history="1">
            <w:r w:rsidRPr="00340294">
              <w:rPr>
                <w:rStyle w:val="Hyperlink"/>
                <w:noProof/>
              </w:rPr>
              <w:t>6.27</w:t>
            </w:r>
            <w:r>
              <w:rPr>
                <w:noProof/>
                <w:lang w:eastAsia="en-US"/>
              </w:rPr>
              <w:tab/>
            </w:r>
            <w:r w:rsidRPr="00340294">
              <w:rPr>
                <w:rStyle w:val="Hyperlink"/>
                <w:noProof/>
              </w:rPr>
              <w:t>J2735RTCMheader</w:t>
            </w:r>
            <w:r>
              <w:rPr>
                <w:noProof/>
                <w:webHidden/>
              </w:rPr>
              <w:tab/>
            </w:r>
            <w:r>
              <w:rPr>
                <w:noProof/>
                <w:webHidden/>
              </w:rPr>
              <w:fldChar w:fldCharType="begin"/>
            </w:r>
            <w:r>
              <w:rPr>
                <w:noProof/>
                <w:webHidden/>
              </w:rPr>
              <w:instrText xml:space="preserve"> PAGEREF _Toc531884785 \h </w:instrText>
            </w:r>
            <w:r>
              <w:rPr>
                <w:noProof/>
                <w:webHidden/>
              </w:rPr>
            </w:r>
            <w:r>
              <w:rPr>
                <w:noProof/>
                <w:webHidden/>
              </w:rPr>
              <w:fldChar w:fldCharType="separate"/>
            </w:r>
            <w:r>
              <w:rPr>
                <w:noProof/>
                <w:webHidden/>
              </w:rPr>
              <w:t>39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6" w:history="1">
            <w:r w:rsidRPr="00340294">
              <w:rPr>
                <w:rStyle w:val="Hyperlink"/>
                <w:noProof/>
              </w:rPr>
              <w:t>6.28</w:t>
            </w:r>
            <w:r>
              <w:rPr>
                <w:noProof/>
                <w:lang w:eastAsia="en-US"/>
              </w:rPr>
              <w:tab/>
            </w:r>
            <w:r w:rsidRPr="00340294">
              <w:rPr>
                <w:rStyle w:val="Hyperlink"/>
                <w:noProof/>
              </w:rPr>
              <w:t>J2735AntennaOffsetSet</w:t>
            </w:r>
            <w:r>
              <w:rPr>
                <w:noProof/>
                <w:webHidden/>
              </w:rPr>
              <w:tab/>
            </w:r>
            <w:r>
              <w:rPr>
                <w:noProof/>
                <w:webHidden/>
              </w:rPr>
              <w:fldChar w:fldCharType="begin"/>
            </w:r>
            <w:r>
              <w:rPr>
                <w:noProof/>
                <w:webHidden/>
              </w:rPr>
              <w:instrText xml:space="preserve"> PAGEREF _Toc531884786 \h </w:instrText>
            </w:r>
            <w:r>
              <w:rPr>
                <w:noProof/>
                <w:webHidden/>
              </w:rPr>
            </w:r>
            <w:r>
              <w:rPr>
                <w:noProof/>
                <w:webHidden/>
              </w:rPr>
              <w:fldChar w:fldCharType="separate"/>
            </w:r>
            <w:r>
              <w:rPr>
                <w:noProof/>
                <w:webHidden/>
              </w:rPr>
              <w:t>40</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7" w:history="1">
            <w:r w:rsidRPr="00340294">
              <w:rPr>
                <w:rStyle w:val="Hyperlink"/>
                <w:noProof/>
              </w:rPr>
              <w:t>6.29</w:t>
            </w:r>
            <w:r>
              <w:rPr>
                <w:noProof/>
                <w:lang w:eastAsia="en-US"/>
              </w:rPr>
              <w:tab/>
            </w:r>
            <w:r w:rsidRPr="00340294">
              <w:rPr>
                <w:rStyle w:val="Hyperlink"/>
                <w:noProof/>
              </w:rPr>
              <w:t>J2735FullPositionVector</w:t>
            </w:r>
            <w:r>
              <w:rPr>
                <w:noProof/>
                <w:webHidden/>
              </w:rPr>
              <w:tab/>
            </w:r>
            <w:r>
              <w:rPr>
                <w:noProof/>
                <w:webHidden/>
              </w:rPr>
              <w:fldChar w:fldCharType="begin"/>
            </w:r>
            <w:r>
              <w:rPr>
                <w:noProof/>
                <w:webHidden/>
              </w:rPr>
              <w:instrText xml:space="preserve"> PAGEREF _Toc531884787 \h </w:instrText>
            </w:r>
            <w:r>
              <w:rPr>
                <w:noProof/>
                <w:webHidden/>
              </w:rPr>
            </w:r>
            <w:r>
              <w:rPr>
                <w:noProof/>
                <w:webHidden/>
              </w:rPr>
              <w:fldChar w:fldCharType="separate"/>
            </w:r>
            <w:r>
              <w:rPr>
                <w:noProof/>
                <w:webHidden/>
              </w:rPr>
              <w:t>41</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8" w:history="1">
            <w:r w:rsidRPr="00340294">
              <w:rPr>
                <w:rStyle w:val="Hyperlink"/>
                <w:noProof/>
              </w:rPr>
              <w:t>6.30</w:t>
            </w:r>
            <w:r>
              <w:rPr>
                <w:noProof/>
                <w:lang w:eastAsia="en-US"/>
              </w:rPr>
              <w:tab/>
            </w:r>
            <w:r w:rsidRPr="00340294">
              <w:rPr>
                <w:rStyle w:val="Hyperlink"/>
                <w:noProof/>
              </w:rPr>
              <w:t>J2735TransmissionAndSpeed</w:t>
            </w:r>
            <w:r>
              <w:rPr>
                <w:noProof/>
                <w:webHidden/>
              </w:rPr>
              <w:tab/>
            </w:r>
            <w:r>
              <w:rPr>
                <w:noProof/>
                <w:webHidden/>
              </w:rPr>
              <w:fldChar w:fldCharType="begin"/>
            </w:r>
            <w:r>
              <w:rPr>
                <w:noProof/>
                <w:webHidden/>
              </w:rPr>
              <w:instrText xml:space="preserve"> PAGEREF _Toc531884788 \h </w:instrText>
            </w:r>
            <w:r>
              <w:rPr>
                <w:noProof/>
                <w:webHidden/>
              </w:rPr>
            </w:r>
            <w:r>
              <w:rPr>
                <w:noProof/>
                <w:webHidden/>
              </w:rPr>
              <w:fldChar w:fldCharType="separate"/>
            </w:r>
            <w:r>
              <w:rPr>
                <w:noProof/>
                <w:webHidden/>
              </w:rPr>
              <w:t>42</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89" w:history="1">
            <w:r w:rsidRPr="00340294">
              <w:rPr>
                <w:rStyle w:val="Hyperlink"/>
                <w:noProof/>
              </w:rPr>
              <w:t>6.31</w:t>
            </w:r>
            <w:r>
              <w:rPr>
                <w:noProof/>
                <w:lang w:eastAsia="en-US"/>
              </w:rPr>
              <w:tab/>
            </w:r>
            <w:r w:rsidRPr="00340294">
              <w:rPr>
                <w:rStyle w:val="Hyperlink"/>
                <w:noProof/>
              </w:rPr>
              <w:t>J2735PositionConfidenceSet</w:t>
            </w:r>
            <w:r>
              <w:rPr>
                <w:noProof/>
                <w:webHidden/>
              </w:rPr>
              <w:tab/>
            </w:r>
            <w:r>
              <w:rPr>
                <w:noProof/>
                <w:webHidden/>
              </w:rPr>
              <w:fldChar w:fldCharType="begin"/>
            </w:r>
            <w:r>
              <w:rPr>
                <w:noProof/>
                <w:webHidden/>
              </w:rPr>
              <w:instrText xml:space="preserve"> PAGEREF _Toc531884789 \h </w:instrText>
            </w:r>
            <w:r>
              <w:rPr>
                <w:noProof/>
                <w:webHidden/>
              </w:rPr>
            </w:r>
            <w:r>
              <w:rPr>
                <w:noProof/>
                <w:webHidden/>
              </w:rPr>
              <w:fldChar w:fldCharType="separate"/>
            </w:r>
            <w:r>
              <w:rPr>
                <w:noProof/>
                <w:webHidden/>
              </w:rPr>
              <w:t>43</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0" w:history="1">
            <w:r w:rsidRPr="00340294">
              <w:rPr>
                <w:rStyle w:val="Hyperlink"/>
                <w:noProof/>
              </w:rPr>
              <w:t>6.32</w:t>
            </w:r>
            <w:r>
              <w:rPr>
                <w:noProof/>
                <w:lang w:eastAsia="en-US"/>
              </w:rPr>
              <w:tab/>
            </w:r>
            <w:r w:rsidRPr="00340294">
              <w:rPr>
                <w:rStyle w:val="Hyperlink"/>
                <w:noProof/>
              </w:rPr>
              <w:t>J2735SpeedandHeadingandThrottleConfidence</w:t>
            </w:r>
            <w:r>
              <w:rPr>
                <w:noProof/>
                <w:webHidden/>
              </w:rPr>
              <w:tab/>
            </w:r>
            <w:r>
              <w:rPr>
                <w:noProof/>
                <w:webHidden/>
              </w:rPr>
              <w:fldChar w:fldCharType="begin"/>
            </w:r>
            <w:r>
              <w:rPr>
                <w:noProof/>
                <w:webHidden/>
              </w:rPr>
              <w:instrText xml:space="preserve"> PAGEREF _Toc531884790 \h </w:instrText>
            </w:r>
            <w:r>
              <w:rPr>
                <w:noProof/>
                <w:webHidden/>
              </w:rPr>
            </w:r>
            <w:r>
              <w:rPr>
                <w:noProof/>
                <w:webHidden/>
              </w:rPr>
              <w:fldChar w:fldCharType="separate"/>
            </w:r>
            <w:r>
              <w:rPr>
                <w:noProof/>
                <w:webHidden/>
              </w:rPr>
              <w:t>44</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1" w:history="1">
            <w:r w:rsidRPr="00340294">
              <w:rPr>
                <w:rStyle w:val="Hyperlink"/>
                <w:noProof/>
              </w:rPr>
              <w:t>6.33</w:t>
            </w:r>
            <w:r>
              <w:rPr>
                <w:noProof/>
                <w:lang w:eastAsia="en-US"/>
              </w:rPr>
              <w:tab/>
            </w:r>
            <w:r w:rsidRPr="00340294">
              <w:rPr>
                <w:rStyle w:val="Hyperlink"/>
                <w:noProof/>
              </w:rPr>
              <w:t>J2735PathHistoryPoint</w:t>
            </w:r>
            <w:r>
              <w:rPr>
                <w:noProof/>
                <w:webHidden/>
              </w:rPr>
              <w:tab/>
            </w:r>
            <w:r>
              <w:rPr>
                <w:noProof/>
                <w:webHidden/>
              </w:rPr>
              <w:fldChar w:fldCharType="begin"/>
            </w:r>
            <w:r>
              <w:rPr>
                <w:noProof/>
                <w:webHidden/>
              </w:rPr>
              <w:instrText xml:space="preserve"> PAGEREF _Toc531884791 \h </w:instrText>
            </w:r>
            <w:r>
              <w:rPr>
                <w:noProof/>
                <w:webHidden/>
              </w:rPr>
            </w:r>
            <w:r>
              <w:rPr>
                <w:noProof/>
                <w:webHidden/>
              </w:rPr>
              <w:fldChar w:fldCharType="separate"/>
            </w:r>
            <w:r>
              <w:rPr>
                <w:noProof/>
                <w:webHidden/>
              </w:rPr>
              <w:t>44</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2" w:history="1">
            <w:r w:rsidRPr="00340294">
              <w:rPr>
                <w:rStyle w:val="Hyperlink"/>
                <w:noProof/>
              </w:rPr>
              <w:t>6.34</w:t>
            </w:r>
            <w:r>
              <w:rPr>
                <w:noProof/>
                <w:lang w:eastAsia="en-US"/>
              </w:rPr>
              <w:tab/>
            </w:r>
            <w:r w:rsidRPr="00340294">
              <w:rPr>
                <w:rStyle w:val="Hyperlink"/>
                <w:noProof/>
              </w:rPr>
              <w:t>J2735PrivilegedEvents</w:t>
            </w:r>
            <w:r>
              <w:rPr>
                <w:noProof/>
                <w:webHidden/>
              </w:rPr>
              <w:tab/>
            </w:r>
            <w:r>
              <w:rPr>
                <w:noProof/>
                <w:webHidden/>
              </w:rPr>
              <w:fldChar w:fldCharType="begin"/>
            </w:r>
            <w:r>
              <w:rPr>
                <w:noProof/>
                <w:webHidden/>
              </w:rPr>
              <w:instrText xml:space="preserve"> PAGEREF _Toc531884792 \h </w:instrText>
            </w:r>
            <w:r>
              <w:rPr>
                <w:noProof/>
                <w:webHidden/>
              </w:rPr>
            </w:r>
            <w:r>
              <w:rPr>
                <w:noProof/>
                <w:webHidden/>
              </w:rPr>
              <w:fldChar w:fldCharType="separate"/>
            </w:r>
            <w:r>
              <w:rPr>
                <w:noProof/>
                <w:webHidden/>
              </w:rPr>
              <w:t>45</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3" w:history="1">
            <w:r w:rsidRPr="00340294">
              <w:rPr>
                <w:rStyle w:val="Hyperlink"/>
                <w:noProof/>
              </w:rPr>
              <w:t>6.35</w:t>
            </w:r>
            <w:r>
              <w:rPr>
                <w:noProof/>
                <w:lang w:eastAsia="en-US"/>
              </w:rPr>
              <w:tab/>
            </w:r>
            <w:r w:rsidRPr="00340294">
              <w:rPr>
                <w:rStyle w:val="Hyperlink"/>
                <w:noProof/>
              </w:rPr>
              <w:t>J2735PivotPointDescription</w:t>
            </w:r>
            <w:r>
              <w:rPr>
                <w:noProof/>
                <w:webHidden/>
              </w:rPr>
              <w:tab/>
            </w:r>
            <w:r>
              <w:rPr>
                <w:noProof/>
                <w:webHidden/>
              </w:rPr>
              <w:fldChar w:fldCharType="begin"/>
            </w:r>
            <w:r>
              <w:rPr>
                <w:noProof/>
                <w:webHidden/>
              </w:rPr>
              <w:instrText xml:space="preserve"> PAGEREF _Toc531884793 \h </w:instrText>
            </w:r>
            <w:r>
              <w:rPr>
                <w:noProof/>
                <w:webHidden/>
              </w:rPr>
            </w:r>
            <w:r>
              <w:rPr>
                <w:noProof/>
                <w:webHidden/>
              </w:rPr>
              <w:fldChar w:fldCharType="separate"/>
            </w:r>
            <w:r>
              <w:rPr>
                <w:noProof/>
                <w:webHidden/>
              </w:rPr>
              <w:t>46</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4" w:history="1">
            <w:r w:rsidRPr="00340294">
              <w:rPr>
                <w:rStyle w:val="Hyperlink"/>
                <w:noProof/>
              </w:rPr>
              <w:t>6.36</w:t>
            </w:r>
            <w:r>
              <w:rPr>
                <w:noProof/>
                <w:lang w:eastAsia="en-US"/>
              </w:rPr>
              <w:tab/>
            </w:r>
            <w:r w:rsidRPr="00340294">
              <w:rPr>
                <w:rStyle w:val="Hyperlink"/>
                <w:noProof/>
              </w:rPr>
              <w:t>J2735TrailerUnitDescription</w:t>
            </w:r>
            <w:r>
              <w:rPr>
                <w:noProof/>
                <w:webHidden/>
              </w:rPr>
              <w:tab/>
            </w:r>
            <w:r>
              <w:rPr>
                <w:noProof/>
                <w:webHidden/>
              </w:rPr>
              <w:fldChar w:fldCharType="begin"/>
            </w:r>
            <w:r>
              <w:rPr>
                <w:noProof/>
                <w:webHidden/>
              </w:rPr>
              <w:instrText xml:space="preserve"> PAGEREF _Toc531884794 \h </w:instrText>
            </w:r>
            <w:r>
              <w:rPr>
                <w:noProof/>
                <w:webHidden/>
              </w:rPr>
            </w:r>
            <w:r>
              <w:rPr>
                <w:noProof/>
                <w:webHidden/>
              </w:rPr>
              <w:fldChar w:fldCharType="separate"/>
            </w:r>
            <w:r>
              <w:rPr>
                <w:noProof/>
                <w:webHidden/>
              </w:rPr>
              <w:t>47</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5" w:history="1">
            <w:r w:rsidRPr="00340294">
              <w:rPr>
                <w:rStyle w:val="Hyperlink"/>
                <w:noProof/>
              </w:rPr>
              <w:t>6.37</w:t>
            </w:r>
            <w:r>
              <w:rPr>
                <w:noProof/>
                <w:lang w:eastAsia="en-US"/>
              </w:rPr>
              <w:tab/>
            </w:r>
            <w:r w:rsidRPr="00340294">
              <w:rPr>
                <w:rStyle w:val="Hyperlink"/>
                <w:noProof/>
              </w:rPr>
              <w:t>J2735BumperHeights</w:t>
            </w:r>
            <w:r>
              <w:rPr>
                <w:noProof/>
                <w:webHidden/>
              </w:rPr>
              <w:tab/>
            </w:r>
            <w:r>
              <w:rPr>
                <w:noProof/>
                <w:webHidden/>
              </w:rPr>
              <w:fldChar w:fldCharType="begin"/>
            </w:r>
            <w:r>
              <w:rPr>
                <w:noProof/>
                <w:webHidden/>
              </w:rPr>
              <w:instrText xml:space="preserve"> PAGEREF _Toc531884795 \h </w:instrText>
            </w:r>
            <w:r>
              <w:rPr>
                <w:noProof/>
                <w:webHidden/>
              </w:rPr>
            </w:r>
            <w:r>
              <w:rPr>
                <w:noProof/>
                <w:webHidden/>
              </w:rPr>
              <w:fldChar w:fldCharType="separate"/>
            </w:r>
            <w:r>
              <w:rPr>
                <w:noProof/>
                <w:webHidden/>
              </w:rPr>
              <w:t>48</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6" w:history="1">
            <w:r w:rsidRPr="00340294">
              <w:rPr>
                <w:rStyle w:val="Hyperlink"/>
                <w:noProof/>
              </w:rPr>
              <w:t>6.38</w:t>
            </w:r>
            <w:r>
              <w:rPr>
                <w:noProof/>
                <w:lang w:eastAsia="en-US"/>
              </w:rPr>
              <w:tab/>
            </w:r>
            <w:r w:rsidRPr="00340294">
              <w:rPr>
                <w:rStyle w:val="Hyperlink"/>
                <w:noProof/>
              </w:rPr>
              <w:t>J2735TrailerHistoryPoint</w:t>
            </w:r>
            <w:r>
              <w:rPr>
                <w:noProof/>
                <w:webHidden/>
              </w:rPr>
              <w:tab/>
            </w:r>
            <w:r>
              <w:rPr>
                <w:noProof/>
                <w:webHidden/>
              </w:rPr>
              <w:fldChar w:fldCharType="begin"/>
            </w:r>
            <w:r>
              <w:rPr>
                <w:noProof/>
                <w:webHidden/>
              </w:rPr>
              <w:instrText xml:space="preserve"> PAGEREF _Toc531884796 \h </w:instrText>
            </w:r>
            <w:r>
              <w:rPr>
                <w:noProof/>
                <w:webHidden/>
              </w:rPr>
            </w:r>
            <w:r>
              <w:rPr>
                <w:noProof/>
                <w:webHidden/>
              </w:rPr>
              <w:fldChar w:fldCharType="separate"/>
            </w:r>
            <w:r>
              <w:rPr>
                <w:noProof/>
                <w:webHidden/>
              </w:rPr>
              <w:t>49</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7" w:history="1">
            <w:r w:rsidRPr="00340294">
              <w:rPr>
                <w:rStyle w:val="Hyperlink"/>
                <w:noProof/>
              </w:rPr>
              <w:t>6.39</w:t>
            </w:r>
            <w:r>
              <w:rPr>
                <w:noProof/>
                <w:lang w:eastAsia="en-US"/>
              </w:rPr>
              <w:tab/>
            </w:r>
            <w:r w:rsidRPr="00340294">
              <w:rPr>
                <w:rStyle w:val="Hyperlink"/>
                <w:noProof/>
              </w:rPr>
              <w:t>J2735Node_XY</w:t>
            </w:r>
            <w:r>
              <w:rPr>
                <w:noProof/>
                <w:webHidden/>
              </w:rPr>
              <w:tab/>
            </w:r>
            <w:r>
              <w:rPr>
                <w:noProof/>
                <w:webHidden/>
              </w:rPr>
              <w:fldChar w:fldCharType="begin"/>
            </w:r>
            <w:r>
              <w:rPr>
                <w:noProof/>
                <w:webHidden/>
              </w:rPr>
              <w:instrText xml:space="preserve"> PAGEREF _Toc531884797 \h </w:instrText>
            </w:r>
            <w:r>
              <w:rPr>
                <w:noProof/>
                <w:webHidden/>
              </w:rPr>
            </w:r>
            <w:r>
              <w:rPr>
                <w:noProof/>
                <w:webHidden/>
              </w:rPr>
              <w:fldChar w:fldCharType="separate"/>
            </w:r>
            <w:r>
              <w:rPr>
                <w:noProof/>
                <w:webHidden/>
              </w:rPr>
              <w:t>49</w:t>
            </w:r>
            <w:r>
              <w:rPr>
                <w:noProof/>
                <w:webHidden/>
              </w:rPr>
              <w:fldChar w:fldCharType="end"/>
            </w:r>
          </w:hyperlink>
        </w:p>
        <w:p w:rsidR="00A96831" w:rsidRDefault="00A96831">
          <w:pPr>
            <w:pStyle w:val="TOC1"/>
            <w:tabs>
              <w:tab w:val="left" w:pos="480"/>
              <w:tab w:val="right" w:leader="dot" w:pos="9350"/>
            </w:tabs>
            <w:rPr>
              <w:noProof/>
              <w:lang w:eastAsia="en-US"/>
            </w:rPr>
          </w:pPr>
          <w:hyperlink w:anchor="_Toc531884798" w:history="1">
            <w:r w:rsidRPr="00340294">
              <w:rPr>
                <w:rStyle w:val="Hyperlink"/>
                <w:noProof/>
              </w:rPr>
              <w:t>7</w:t>
            </w:r>
            <w:r>
              <w:rPr>
                <w:noProof/>
                <w:lang w:eastAsia="en-US"/>
              </w:rPr>
              <w:tab/>
            </w:r>
            <w:r w:rsidRPr="00340294">
              <w:rPr>
                <w:rStyle w:val="Hyperlink"/>
                <w:noProof/>
              </w:rPr>
              <w:t>Sample Data</w:t>
            </w:r>
            <w:r>
              <w:rPr>
                <w:noProof/>
                <w:webHidden/>
              </w:rPr>
              <w:tab/>
            </w:r>
            <w:r>
              <w:rPr>
                <w:noProof/>
                <w:webHidden/>
              </w:rPr>
              <w:fldChar w:fldCharType="begin"/>
            </w:r>
            <w:r>
              <w:rPr>
                <w:noProof/>
                <w:webHidden/>
              </w:rPr>
              <w:instrText xml:space="preserve"> PAGEREF _Toc531884798 \h </w:instrText>
            </w:r>
            <w:r>
              <w:rPr>
                <w:noProof/>
                <w:webHidden/>
              </w:rPr>
            </w:r>
            <w:r>
              <w:rPr>
                <w:noProof/>
                <w:webHidden/>
              </w:rPr>
              <w:fldChar w:fldCharType="separate"/>
            </w:r>
            <w:r>
              <w:rPr>
                <w:noProof/>
                <w:webHidden/>
              </w:rPr>
              <w:t>50</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799" w:history="1">
            <w:r w:rsidRPr="00340294">
              <w:rPr>
                <w:rStyle w:val="Hyperlink"/>
                <w:noProof/>
              </w:rPr>
              <w:t>7.1</w:t>
            </w:r>
            <w:r>
              <w:rPr>
                <w:noProof/>
                <w:lang w:eastAsia="en-US"/>
              </w:rPr>
              <w:tab/>
            </w:r>
            <w:r w:rsidRPr="00340294">
              <w:rPr>
                <w:rStyle w:val="Hyperlink"/>
                <w:noProof/>
              </w:rPr>
              <w:t>Sample TIM Data</w:t>
            </w:r>
            <w:r>
              <w:rPr>
                <w:noProof/>
                <w:webHidden/>
              </w:rPr>
              <w:tab/>
            </w:r>
            <w:r>
              <w:rPr>
                <w:noProof/>
                <w:webHidden/>
              </w:rPr>
              <w:fldChar w:fldCharType="begin"/>
            </w:r>
            <w:r>
              <w:rPr>
                <w:noProof/>
                <w:webHidden/>
              </w:rPr>
              <w:instrText xml:space="preserve"> PAGEREF _Toc531884799 \h </w:instrText>
            </w:r>
            <w:r>
              <w:rPr>
                <w:noProof/>
                <w:webHidden/>
              </w:rPr>
            </w:r>
            <w:r>
              <w:rPr>
                <w:noProof/>
                <w:webHidden/>
              </w:rPr>
              <w:fldChar w:fldCharType="separate"/>
            </w:r>
            <w:r>
              <w:rPr>
                <w:noProof/>
                <w:webHidden/>
              </w:rPr>
              <w:t>50</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800" w:history="1">
            <w:r w:rsidRPr="00340294">
              <w:rPr>
                <w:rStyle w:val="Hyperlink"/>
                <w:rFonts w:eastAsiaTheme="majorEastAsia"/>
                <w:noProof/>
              </w:rPr>
              <w:t>7.1.1</w:t>
            </w:r>
            <w:r>
              <w:rPr>
                <w:rFonts w:asciiTheme="minorHAnsi" w:eastAsiaTheme="minorEastAsia" w:hAnsiTheme="minorHAnsi" w:cstheme="minorBidi"/>
                <w:noProof/>
                <w:sz w:val="22"/>
                <w:szCs w:val="22"/>
              </w:rPr>
              <w:tab/>
            </w:r>
            <w:r w:rsidRPr="00340294">
              <w:rPr>
                <w:rStyle w:val="Hyperlink"/>
                <w:rFonts w:eastAsiaTheme="majorEastAsia"/>
                <w:noProof/>
              </w:rPr>
              <w:t>ODE Broadcast TIM</w:t>
            </w:r>
            <w:r>
              <w:rPr>
                <w:noProof/>
                <w:webHidden/>
              </w:rPr>
              <w:tab/>
            </w:r>
            <w:r>
              <w:rPr>
                <w:noProof/>
                <w:webHidden/>
              </w:rPr>
              <w:fldChar w:fldCharType="begin"/>
            </w:r>
            <w:r>
              <w:rPr>
                <w:noProof/>
                <w:webHidden/>
              </w:rPr>
              <w:instrText xml:space="preserve"> PAGEREF _Toc531884800 \h </w:instrText>
            </w:r>
            <w:r>
              <w:rPr>
                <w:noProof/>
                <w:webHidden/>
              </w:rPr>
            </w:r>
            <w:r>
              <w:rPr>
                <w:noProof/>
                <w:webHidden/>
              </w:rPr>
              <w:fldChar w:fldCharType="separate"/>
            </w:r>
            <w:r>
              <w:rPr>
                <w:noProof/>
                <w:webHidden/>
              </w:rPr>
              <w:t>50</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801" w:history="1">
            <w:r w:rsidRPr="00340294">
              <w:rPr>
                <w:rStyle w:val="Hyperlink"/>
                <w:rFonts w:eastAsiaTheme="majorEastAsia"/>
                <w:noProof/>
              </w:rPr>
              <w:t>7.1.2</w:t>
            </w:r>
            <w:r>
              <w:rPr>
                <w:rFonts w:asciiTheme="minorHAnsi" w:eastAsiaTheme="minorEastAsia" w:hAnsiTheme="minorHAnsi" w:cstheme="minorBidi"/>
                <w:noProof/>
                <w:sz w:val="22"/>
                <w:szCs w:val="22"/>
              </w:rPr>
              <w:tab/>
            </w:r>
            <w:r w:rsidRPr="00340294">
              <w:rPr>
                <w:rStyle w:val="Hyperlink"/>
                <w:rFonts w:eastAsiaTheme="majorEastAsia"/>
                <w:noProof/>
              </w:rPr>
              <w:t>Received TIM from rxMsg</w:t>
            </w:r>
            <w:r>
              <w:rPr>
                <w:noProof/>
                <w:webHidden/>
              </w:rPr>
              <w:tab/>
            </w:r>
            <w:r>
              <w:rPr>
                <w:noProof/>
                <w:webHidden/>
              </w:rPr>
              <w:fldChar w:fldCharType="begin"/>
            </w:r>
            <w:r>
              <w:rPr>
                <w:noProof/>
                <w:webHidden/>
              </w:rPr>
              <w:instrText xml:space="preserve"> PAGEREF _Toc531884801 \h </w:instrText>
            </w:r>
            <w:r>
              <w:rPr>
                <w:noProof/>
                <w:webHidden/>
              </w:rPr>
            </w:r>
            <w:r>
              <w:rPr>
                <w:noProof/>
                <w:webHidden/>
              </w:rPr>
              <w:fldChar w:fldCharType="separate"/>
            </w:r>
            <w:r>
              <w:rPr>
                <w:noProof/>
                <w:webHidden/>
              </w:rPr>
              <w:t>52</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802" w:history="1">
            <w:r w:rsidRPr="00340294">
              <w:rPr>
                <w:rStyle w:val="Hyperlink"/>
                <w:rFonts w:eastAsiaTheme="majorEastAsia"/>
                <w:noProof/>
              </w:rPr>
              <w:t>7.1.3</w:t>
            </w:r>
            <w:r>
              <w:rPr>
                <w:rFonts w:asciiTheme="minorHAnsi" w:eastAsiaTheme="minorEastAsia" w:hAnsiTheme="minorHAnsi" w:cstheme="minorBidi"/>
                <w:noProof/>
                <w:sz w:val="22"/>
                <w:szCs w:val="22"/>
              </w:rPr>
              <w:tab/>
            </w:r>
            <w:r w:rsidRPr="00340294">
              <w:rPr>
                <w:rStyle w:val="Hyperlink"/>
                <w:rFonts w:eastAsiaTheme="majorEastAsia"/>
                <w:noProof/>
              </w:rPr>
              <w:t>Sample Distress Notification Message (dnMsg)</w:t>
            </w:r>
            <w:r>
              <w:rPr>
                <w:noProof/>
                <w:webHidden/>
              </w:rPr>
              <w:tab/>
            </w:r>
            <w:r>
              <w:rPr>
                <w:noProof/>
                <w:webHidden/>
              </w:rPr>
              <w:fldChar w:fldCharType="begin"/>
            </w:r>
            <w:r>
              <w:rPr>
                <w:noProof/>
                <w:webHidden/>
              </w:rPr>
              <w:instrText xml:space="preserve"> PAGEREF _Toc531884802 \h </w:instrText>
            </w:r>
            <w:r>
              <w:rPr>
                <w:noProof/>
                <w:webHidden/>
              </w:rPr>
            </w:r>
            <w:r>
              <w:rPr>
                <w:noProof/>
                <w:webHidden/>
              </w:rPr>
              <w:fldChar w:fldCharType="separate"/>
            </w:r>
            <w:r>
              <w:rPr>
                <w:noProof/>
                <w:webHidden/>
              </w:rPr>
              <w:t>56</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803" w:history="1">
            <w:r w:rsidRPr="00340294">
              <w:rPr>
                <w:rStyle w:val="Hyperlink"/>
                <w:rFonts w:eastAsiaTheme="majorEastAsia"/>
                <w:noProof/>
              </w:rPr>
              <w:t>7.1.4</w:t>
            </w:r>
            <w:r>
              <w:rPr>
                <w:rFonts w:asciiTheme="minorHAnsi" w:eastAsiaTheme="minorEastAsia" w:hAnsiTheme="minorHAnsi" w:cstheme="minorBidi"/>
                <w:noProof/>
                <w:sz w:val="22"/>
                <w:szCs w:val="22"/>
              </w:rPr>
              <w:tab/>
            </w:r>
            <w:r w:rsidRPr="00340294">
              <w:rPr>
                <w:rStyle w:val="Hyperlink"/>
                <w:rFonts w:eastAsiaTheme="majorEastAsia"/>
                <w:noProof/>
              </w:rPr>
              <w:t>J2735 Broadcast TIM</w:t>
            </w:r>
            <w:r>
              <w:rPr>
                <w:noProof/>
                <w:webHidden/>
              </w:rPr>
              <w:tab/>
            </w:r>
            <w:r>
              <w:rPr>
                <w:noProof/>
                <w:webHidden/>
              </w:rPr>
              <w:fldChar w:fldCharType="begin"/>
            </w:r>
            <w:r>
              <w:rPr>
                <w:noProof/>
                <w:webHidden/>
              </w:rPr>
              <w:instrText xml:space="preserve"> PAGEREF _Toc531884803 \h </w:instrText>
            </w:r>
            <w:r>
              <w:rPr>
                <w:noProof/>
                <w:webHidden/>
              </w:rPr>
            </w:r>
            <w:r>
              <w:rPr>
                <w:noProof/>
                <w:webHidden/>
              </w:rPr>
              <w:fldChar w:fldCharType="separate"/>
            </w:r>
            <w:r>
              <w:rPr>
                <w:noProof/>
                <w:webHidden/>
              </w:rPr>
              <w:t>60</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804" w:history="1">
            <w:r w:rsidRPr="00340294">
              <w:rPr>
                <w:rStyle w:val="Hyperlink"/>
                <w:noProof/>
              </w:rPr>
              <w:t>7.2</w:t>
            </w:r>
            <w:r>
              <w:rPr>
                <w:noProof/>
                <w:lang w:eastAsia="en-US"/>
              </w:rPr>
              <w:tab/>
            </w:r>
            <w:r w:rsidRPr="00340294">
              <w:rPr>
                <w:rStyle w:val="Hyperlink"/>
                <w:noProof/>
              </w:rPr>
              <w:t>Sample Driver Alert</w:t>
            </w:r>
            <w:r>
              <w:rPr>
                <w:noProof/>
                <w:webHidden/>
              </w:rPr>
              <w:tab/>
            </w:r>
            <w:r>
              <w:rPr>
                <w:noProof/>
                <w:webHidden/>
              </w:rPr>
              <w:fldChar w:fldCharType="begin"/>
            </w:r>
            <w:r>
              <w:rPr>
                <w:noProof/>
                <w:webHidden/>
              </w:rPr>
              <w:instrText xml:space="preserve"> PAGEREF _Toc531884804 \h </w:instrText>
            </w:r>
            <w:r>
              <w:rPr>
                <w:noProof/>
                <w:webHidden/>
              </w:rPr>
            </w:r>
            <w:r>
              <w:rPr>
                <w:noProof/>
                <w:webHidden/>
              </w:rPr>
              <w:fldChar w:fldCharType="separate"/>
            </w:r>
            <w:r>
              <w:rPr>
                <w:noProof/>
                <w:webHidden/>
              </w:rPr>
              <w:t>63</w:t>
            </w:r>
            <w:r>
              <w:rPr>
                <w:noProof/>
                <w:webHidden/>
              </w:rPr>
              <w:fldChar w:fldCharType="end"/>
            </w:r>
          </w:hyperlink>
        </w:p>
        <w:p w:rsidR="00A96831" w:rsidRDefault="00A96831">
          <w:pPr>
            <w:pStyle w:val="TOC2"/>
            <w:tabs>
              <w:tab w:val="left" w:pos="1080"/>
              <w:tab w:val="right" w:leader="dot" w:pos="9350"/>
            </w:tabs>
            <w:rPr>
              <w:noProof/>
              <w:lang w:eastAsia="en-US"/>
            </w:rPr>
          </w:pPr>
          <w:hyperlink w:anchor="_Toc531884805" w:history="1">
            <w:r w:rsidRPr="00340294">
              <w:rPr>
                <w:rStyle w:val="Hyperlink"/>
                <w:noProof/>
              </w:rPr>
              <w:t>7.3</w:t>
            </w:r>
            <w:r>
              <w:rPr>
                <w:noProof/>
                <w:lang w:eastAsia="en-US"/>
              </w:rPr>
              <w:tab/>
            </w:r>
            <w:r w:rsidRPr="00340294">
              <w:rPr>
                <w:rStyle w:val="Hyperlink"/>
                <w:noProof/>
              </w:rPr>
              <w:t>Sample BSM Data</w:t>
            </w:r>
            <w:r>
              <w:rPr>
                <w:noProof/>
                <w:webHidden/>
              </w:rPr>
              <w:tab/>
            </w:r>
            <w:r>
              <w:rPr>
                <w:noProof/>
                <w:webHidden/>
              </w:rPr>
              <w:fldChar w:fldCharType="begin"/>
            </w:r>
            <w:r>
              <w:rPr>
                <w:noProof/>
                <w:webHidden/>
              </w:rPr>
              <w:instrText xml:space="preserve"> PAGEREF _Toc531884805 \h </w:instrText>
            </w:r>
            <w:r>
              <w:rPr>
                <w:noProof/>
                <w:webHidden/>
              </w:rPr>
            </w:r>
            <w:r>
              <w:rPr>
                <w:noProof/>
                <w:webHidden/>
              </w:rPr>
              <w:fldChar w:fldCharType="separate"/>
            </w:r>
            <w:r>
              <w:rPr>
                <w:noProof/>
                <w:webHidden/>
              </w:rPr>
              <w:t>64</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806" w:history="1">
            <w:r w:rsidRPr="00340294">
              <w:rPr>
                <w:rStyle w:val="Hyperlink"/>
                <w:rFonts w:eastAsiaTheme="majorEastAsia"/>
                <w:noProof/>
              </w:rPr>
              <w:t>7.3.1</w:t>
            </w:r>
            <w:r>
              <w:rPr>
                <w:rFonts w:asciiTheme="minorHAnsi" w:eastAsiaTheme="minorEastAsia" w:hAnsiTheme="minorHAnsi" w:cstheme="minorBidi"/>
                <w:noProof/>
                <w:sz w:val="22"/>
                <w:szCs w:val="22"/>
              </w:rPr>
              <w:tab/>
            </w:r>
            <w:r w:rsidRPr="00340294">
              <w:rPr>
                <w:rStyle w:val="Hyperlink"/>
                <w:rFonts w:eastAsiaTheme="majorEastAsia"/>
                <w:noProof/>
              </w:rPr>
              <w:t>BSM from bsmTx</w:t>
            </w:r>
            <w:r>
              <w:rPr>
                <w:noProof/>
                <w:webHidden/>
              </w:rPr>
              <w:tab/>
            </w:r>
            <w:r>
              <w:rPr>
                <w:noProof/>
                <w:webHidden/>
              </w:rPr>
              <w:fldChar w:fldCharType="begin"/>
            </w:r>
            <w:r>
              <w:rPr>
                <w:noProof/>
                <w:webHidden/>
              </w:rPr>
              <w:instrText xml:space="preserve"> PAGEREF _Toc531884806 \h </w:instrText>
            </w:r>
            <w:r>
              <w:rPr>
                <w:noProof/>
                <w:webHidden/>
              </w:rPr>
            </w:r>
            <w:r>
              <w:rPr>
                <w:noProof/>
                <w:webHidden/>
              </w:rPr>
              <w:fldChar w:fldCharType="separate"/>
            </w:r>
            <w:r>
              <w:rPr>
                <w:noProof/>
                <w:webHidden/>
              </w:rPr>
              <w:t>64</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807" w:history="1">
            <w:r w:rsidRPr="00340294">
              <w:rPr>
                <w:rStyle w:val="Hyperlink"/>
                <w:rFonts w:eastAsiaTheme="majorEastAsia"/>
                <w:noProof/>
              </w:rPr>
              <w:t>7.3.2</w:t>
            </w:r>
            <w:r>
              <w:rPr>
                <w:rFonts w:asciiTheme="minorHAnsi" w:eastAsiaTheme="minorEastAsia" w:hAnsiTheme="minorHAnsi" w:cstheme="minorBidi"/>
                <w:noProof/>
                <w:sz w:val="22"/>
                <w:szCs w:val="22"/>
              </w:rPr>
              <w:tab/>
            </w:r>
            <w:r w:rsidRPr="00340294">
              <w:rPr>
                <w:rStyle w:val="Hyperlink"/>
                <w:rFonts w:eastAsiaTheme="majorEastAsia"/>
                <w:noProof/>
              </w:rPr>
              <w:t>BSM from bsmLogDuringEvent</w:t>
            </w:r>
            <w:r>
              <w:rPr>
                <w:noProof/>
                <w:webHidden/>
              </w:rPr>
              <w:tab/>
            </w:r>
            <w:r>
              <w:rPr>
                <w:noProof/>
                <w:webHidden/>
              </w:rPr>
              <w:fldChar w:fldCharType="begin"/>
            </w:r>
            <w:r>
              <w:rPr>
                <w:noProof/>
                <w:webHidden/>
              </w:rPr>
              <w:instrText xml:space="preserve"> PAGEREF _Toc531884807 \h </w:instrText>
            </w:r>
            <w:r>
              <w:rPr>
                <w:noProof/>
                <w:webHidden/>
              </w:rPr>
            </w:r>
            <w:r>
              <w:rPr>
                <w:noProof/>
                <w:webHidden/>
              </w:rPr>
              <w:fldChar w:fldCharType="separate"/>
            </w:r>
            <w:r>
              <w:rPr>
                <w:noProof/>
                <w:webHidden/>
              </w:rPr>
              <w:t>68</w:t>
            </w:r>
            <w:r>
              <w:rPr>
                <w:noProof/>
                <w:webHidden/>
              </w:rPr>
              <w:fldChar w:fldCharType="end"/>
            </w:r>
          </w:hyperlink>
        </w:p>
        <w:p w:rsidR="00A96831" w:rsidRDefault="00A96831">
          <w:pPr>
            <w:pStyle w:val="TOC3"/>
            <w:tabs>
              <w:tab w:val="left" w:pos="1440"/>
              <w:tab w:val="right" w:leader="dot" w:pos="9350"/>
            </w:tabs>
            <w:rPr>
              <w:rFonts w:asciiTheme="minorHAnsi" w:eastAsiaTheme="minorEastAsia" w:hAnsiTheme="minorHAnsi" w:cstheme="minorBidi"/>
              <w:noProof/>
              <w:sz w:val="22"/>
              <w:szCs w:val="22"/>
            </w:rPr>
          </w:pPr>
          <w:hyperlink w:anchor="_Toc531884808" w:history="1">
            <w:r w:rsidRPr="00340294">
              <w:rPr>
                <w:rStyle w:val="Hyperlink"/>
                <w:rFonts w:eastAsiaTheme="majorEastAsia"/>
                <w:noProof/>
              </w:rPr>
              <w:t>7.3.3</w:t>
            </w:r>
            <w:r>
              <w:rPr>
                <w:rFonts w:asciiTheme="minorHAnsi" w:eastAsiaTheme="minorEastAsia" w:hAnsiTheme="minorHAnsi" w:cstheme="minorBidi"/>
                <w:noProof/>
                <w:sz w:val="22"/>
                <w:szCs w:val="22"/>
              </w:rPr>
              <w:tab/>
            </w:r>
            <w:r w:rsidRPr="00340294">
              <w:rPr>
                <w:rStyle w:val="Hyperlink"/>
                <w:rFonts w:eastAsiaTheme="majorEastAsia"/>
                <w:noProof/>
              </w:rPr>
              <w:t>BSM from rxMsg</w:t>
            </w:r>
            <w:r>
              <w:rPr>
                <w:noProof/>
                <w:webHidden/>
              </w:rPr>
              <w:tab/>
            </w:r>
            <w:r>
              <w:rPr>
                <w:noProof/>
                <w:webHidden/>
              </w:rPr>
              <w:fldChar w:fldCharType="begin"/>
            </w:r>
            <w:r>
              <w:rPr>
                <w:noProof/>
                <w:webHidden/>
              </w:rPr>
              <w:instrText xml:space="preserve"> PAGEREF _Toc531884808 \h </w:instrText>
            </w:r>
            <w:r>
              <w:rPr>
                <w:noProof/>
                <w:webHidden/>
              </w:rPr>
            </w:r>
            <w:r>
              <w:rPr>
                <w:noProof/>
                <w:webHidden/>
              </w:rPr>
              <w:fldChar w:fldCharType="separate"/>
            </w:r>
            <w:r>
              <w:rPr>
                <w:noProof/>
                <w:webHidden/>
              </w:rPr>
              <w:t>72</w:t>
            </w:r>
            <w:r>
              <w:rPr>
                <w:noProof/>
                <w:webHidden/>
              </w:rPr>
              <w:fldChar w:fldCharType="end"/>
            </w:r>
          </w:hyperlink>
        </w:p>
        <w:p w:rsidR="00A96831" w:rsidRDefault="00A96831">
          <w:pPr>
            <w:pStyle w:val="TOC1"/>
            <w:tabs>
              <w:tab w:val="left" w:pos="480"/>
              <w:tab w:val="right" w:leader="dot" w:pos="9350"/>
            </w:tabs>
            <w:rPr>
              <w:noProof/>
              <w:lang w:eastAsia="en-US"/>
            </w:rPr>
          </w:pPr>
          <w:hyperlink w:anchor="_Toc531884809" w:history="1">
            <w:r w:rsidRPr="00340294">
              <w:rPr>
                <w:rStyle w:val="Hyperlink"/>
                <w:noProof/>
              </w:rPr>
              <w:t>8</w:t>
            </w:r>
            <w:r>
              <w:rPr>
                <w:noProof/>
                <w:lang w:eastAsia="en-US"/>
              </w:rPr>
              <w:tab/>
            </w:r>
            <w:r w:rsidRPr="00340294">
              <w:rPr>
                <w:rStyle w:val="Hyperlink"/>
                <w:noProof/>
              </w:rPr>
              <w:t>References</w:t>
            </w:r>
            <w:r>
              <w:rPr>
                <w:noProof/>
                <w:webHidden/>
              </w:rPr>
              <w:tab/>
            </w:r>
            <w:r>
              <w:rPr>
                <w:noProof/>
                <w:webHidden/>
              </w:rPr>
              <w:fldChar w:fldCharType="begin"/>
            </w:r>
            <w:r>
              <w:rPr>
                <w:noProof/>
                <w:webHidden/>
              </w:rPr>
              <w:instrText xml:space="preserve"> PAGEREF _Toc531884809 \h </w:instrText>
            </w:r>
            <w:r>
              <w:rPr>
                <w:noProof/>
                <w:webHidden/>
              </w:rPr>
            </w:r>
            <w:r>
              <w:rPr>
                <w:noProof/>
                <w:webHidden/>
              </w:rPr>
              <w:fldChar w:fldCharType="separate"/>
            </w:r>
            <w:r>
              <w:rPr>
                <w:noProof/>
                <w:webHidden/>
              </w:rPr>
              <w:t>75</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sz w:val="20"/>
                <w:szCs w:val="20"/>
              </w:rPr>
            </w:pPr>
            <w:r>
              <w:rPr>
                <w:sz w:val="20"/>
                <w:szCs w:val="20"/>
              </w:rPr>
              <w:t>0.7</w:t>
            </w:r>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 and upgrade to schemaVersion 6.</w:t>
            </w:r>
          </w:p>
        </w:tc>
      </w:tr>
      <w:tr w:rsidR="0056253B"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56253B" w:rsidRDefault="0056253B" w:rsidP="001C3DDE">
            <w:pPr>
              <w:pStyle w:val="NormalArial11"/>
              <w:rPr>
                <w:sz w:val="20"/>
                <w:szCs w:val="20"/>
              </w:rPr>
            </w:pPr>
            <w:r>
              <w:rPr>
                <w:sz w:val="20"/>
                <w:szCs w:val="20"/>
              </w:rPr>
              <w:t>0.8</w:t>
            </w:r>
          </w:p>
        </w:tc>
        <w:tc>
          <w:tcPr>
            <w:tcW w:w="1820" w:type="dxa"/>
          </w:tcPr>
          <w:p w:rsidR="0056253B" w:rsidRDefault="0056253B"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11/16/2018</w:t>
            </w:r>
          </w:p>
        </w:tc>
        <w:tc>
          <w:tcPr>
            <w:tcW w:w="4841"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Moved RSU Index to RSU specific objects</w:t>
            </w:r>
            <w:r w:rsidR="00E225A1">
              <w:rPr>
                <w:sz w:val="20"/>
                <w:szCs w:val="20"/>
              </w:rPr>
              <w:t xml:space="preserve"> and obfuscated rsuPassword</w:t>
            </w:r>
          </w:p>
        </w:tc>
      </w:tr>
      <w:tr w:rsidR="003D1AA8" w:rsidTr="001C3DDE">
        <w:trPr>
          <w:cnfStyle w:val="000000100000" w:firstRow="0" w:lastRow="0" w:firstColumn="0" w:lastColumn="0" w:oddVBand="0" w:evenVBand="0" w:oddHBand="1" w:evenHBand="0" w:firstRowFirstColumn="0" w:firstRowLastColumn="0" w:lastRowFirstColumn="0" w:lastRowLastColumn="0"/>
          <w:trHeight w:val="311"/>
          <w:ins w:id="0" w:author="Musavi, Hamid [USA]" w:date="2018-12-06T11:06:00Z"/>
        </w:trPr>
        <w:tc>
          <w:tcPr>
            <w:cnfStyle w:val="001000000000" w:firstRow="0" w:lastRow="0" w:firstColumn="1" w:lastColumn="0" w:oddVBand="0" w:evenVBand="0" w:oddHBand="0" w:evenHBand="0" w:firstRowFirstColumn="0" w:firstRowLastColumn="0" w:lastRowFirstColumn="0" w:lastRowLastColumn="0"/>
            <w:tcW w:w="1160" w:type="dxa"/>
          </w:tcPr>
          <w:p w:rsidR="003D1AA8" w:rsidRDefault="003D1AA8" w:rsidP="001C3DDE">
            <w:pPr>
              <w:pStyle w:val="NormalArial11"/>
              <w:rPr>
                <w:ins w:id="1" w:author="Musavi, Hamid [USA]" w:date="2018-12-06T11:06:00Z"/>
                <w:sz w:val="20"/>
                <w:szCs w:val="20"/>
              </w:rPr>
            </w:pPr>
            <w:ins w:id="2" w:author="Musavi, Hamid [USA]" w:date="2018-12-06T11:06:00Z">
              <w:r>
                <w:rPr>
                  <w:sz w:val="20"/>
                  <w:szCs w:val="20"/>
                </w:rPr>
                <w:t>0.9</w:t>
              </w:r>
            </w:ins>
          </w:p>
        </w:tc>
        <w:tc>
          <w:tcPr>
            <w:tcW w:w="1820" w:type="dxa"/>
          </w:tcPr>
          <w:p w:rsidR="003D1AA8" w:rsidRDefault="003D1AA8" w:rsidP="001C3DDE">
            <w:pPr>
              <w:pStyle w:val="NormalArial11"/>
              <w:jc w:val="left"/>
              <w:cnfStyle w:val="000000100000" w:firstRow="0" w:lastRow="0" w:firstColumn="0" w:lastColumn="0" w:oddVBand="0" w:evenVBand="0" w:oddHBand="1" w:evenHBand="0" w:firstRowFirstColumn="0" w:firstRowLastColumn="0" w:lastRowFirstColumn="0" w:lastRowLastColumn="0"/>
              <w:rPr>
                <w:ins w:id="3" w:author="Musavi, Hamid [USA]" w:date="2018-12-06T11:06:00Z"/>
                <w:sz w:val="20"/>
                <w:szCs w:val="20"/>
              </w:rPr>
            </w:pPr>
            <w:ins w:id="4" w:author="Musavi, Hamid [USA]" w:date="2018-12-06T11:06:00Z">
              <w:r>
                <w:rPr>
                  <w:sz w:val="20"/>
                  <w:szCs w:val="20"/>
                </w:rPr>
                <w:t>Hamid Musavi</w:t>
              </w:r>
            </w:ins>
          </w:p>
        </w:tc>
        <w:tc>
          <w:tcPr>
            <w:tcW w:w="1529"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ins w:id="5" w:author="Musavi, Hamid [USA]" w:date="2018-12-06T11:06:00Z"/>
                <w:sz w:val="20"/>
                <w:szCs w:val="20"/>
              </w:rPr>
            </w:pPr>
            <w:ins w:id="6" w:author="Musavi, Hamid [USA]" w:date="2018-12-06T11:06:00Z">
              <w:r>
                <w:rPr>
                  <w:sz w:val="20"/>
                  <w:szCs w:val="20"/>
                </w:rPr>
                <w:t>12/</w:t>
              </w:r>
            </w:ins>
            <w:ins w:id="7" w:author="Musavi, Hamid [USA]" w:date="2018-12-06T11:07:00Z">
              <w:r>
                <w:rPr>
                  <w:sz w:val="20"/>
                  <w:szCs w:val="20"/>
                </w:rPr>
                <w:t>6/2018</w:t>
              </w:r>
            </w:ins>
          </w:p>
        </w:tc>
        <w:tc>
          <w:tcPr>
            <w:tcW w:w="4841"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ins w:id="8" w:author="Musavi, Hamid [USA]" w:date="2018-12-06T11:06:00Z"/>
                <w:sz w:val="20"/>
                <w:szCs w:val="20"/>
              </w:rPr>
            </w:pPr>
            <w:ins w:id="9" w:author="Musavi, Hamid [USA]" w:date="2018-12-06T11:07:00Z">
              <w:r>
                <w:rPr>
                  <w:sz w:val="20"/>
                  <w:szCs w:val="20"/>
                </w:rPr>
                <w:t>Corrected the structure of RSUS in a TIM Broadcast mess</w:t>
              </w:r>
            </w:ins>
            <w:ins w:id="10" w:author="Musavi, Hamid [USA]" w:date="2018-12-06T11:08:00Z">
              <w:r>
                <w:rPr>
                  <w:sz w:val="20"/>
                  <w:szCs w:val="20"/>
                </w:rPr>
                <w:t>age. Also c</w:t>
              </w:r>
            </w:ins>
            <w:ins w:id="11" w:author="Musavi, Hamid [USA]" w:date="2018-12-06T11:07:00Z">
              <w:r>
                <w:rPr>
                  <w:sz w:val="20"/>
                  <w:szCs w:val="20"/>
                </w:rPr>
                <w:t xml:space="preserve">larified </w:t>
              </w:r>
            </w:ins>
            <w:ins w:id="12" w:author="Musavi, Hamid [USA]" w:date="2018-12-06T11:08:00Z">
              <w:r>
                <w:rPr>
                  <w:sz w:val="20"/>
                  <w:szCs w:val="20"/>
                </w:rPr>
                <w:t xml:space="preserve">that single-element JSON arrays will be represented by a JSON Object in </w:t>
              </w:r>
            </w:ins>
            <w:ins w:id="13" w:author="Musavi, Hamid [USA]" w:date="2018-12-06T11:09:00Z">
              <w:r>
                <w:rPr>
                  <w:sz w:val="20"/>
                  <w:szCs w:val="20"/>
                </w:rPr>
                <w:t xml:space="preserve">J2735 </w:t>
              </w:r>
            </w:ins>
            <w:ins w:id="14" w:author="Musavi, Hamid [USA]" w:date="2018-12-06T11:08:00Z">
              <w:r>
                <w:rPr>
                  <w:sz w:val="20"/>
                  <w:szCs w:val="20"/>
                </w:rPr>
                <w:t>TIM messages.</w:t>
              </w:r>
            </w:ins>
            <w:ins w:id="15" w:author="Musavi, Hamid [USA]" w:date="2018-12-06T11:07:00Z">
              <w:r>
                <w:rPr>
                  <w:sz w:val="20"/>
                  <w:szCs w:val="20"/>
                </w:rPr>
                <w:t xml:space="preserve"> </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6" w:name="_Toc464836202"/>
      <w:bookmarkStart w:id="17" w:name="_Toc483908130"/>
      <w:bookmarkStart w:id="18" w:name="_Toc512256589"/>
      <w:bookmarkStart w:id="19" w:name="_Toc531884738"/>
      <w:r w:rsidRPr="00314B85">
        <w:lastRenderedPageBreak/>
        <w:t>Introduction</w:t>
      </w:r>
      <w:bookmarkEnd w:id="16"/>
      <w:bookmarkEnd w:id="17"/>
      <w:bookmarkEnd w:id="18"/>
      <w:bookmarkEnd w:id="19"/>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20" w:name="_Toc531884739"/>
      <w:r>
        <w:t>Published Topics</w:t>
      </w:r>
      <w:bookmarkEnd w:id="20"/>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w:t>
      </w:r>
      <w:r w:rsidR="002E3921">
        <w:rPr>
          <w:noProof/>
        </w:rPr>
        <w:fldChar w:fldCharType="end"/>
      </w:r>
      <w:r>
        <w:t xml:space="preserve"> - ODE Published Topics</w:t>
      </w:r>
    </w:p>
    <w:p w:rsidR="00D23963" w:rsidRDefault="00ED77CC" w:rsidP="008268A7">
      <w:pPr>
        <w:pStyle w:val="Heading1"/>
      </w:pPr>
      <w:bookmarkStart w:id="21" w:name="_Toc531884740"/>
      <w:r>
        <w:t>Common</w:t>
      </w:r>
      <w:r w:rsidR="00D23963">
        <w:t xml:space="preserve"> Data Schemas</w:t>
      </w:r>
      <w:bookmarkEnd w:id="21"/>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22" w:name="_Toc462052304"/>
      <w:bookmarkStart w:id="23" w:name="_Toc483908188"/>
      <w:bookmarkStart w:id="24" w:name="_Toc531884741"/>
      <w:r w:rsidRPr="00145701">
        <w:t>ODE Data</w:t>
      </w:r>
      <w:bookmarkEnd w:id="22"/>
      <w:bookmarkEnd w:id="23"/>
      <w:bookmarkEnd w:id="24"/>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5" w:name="_Ref504554250"/>
      <w:bookmarkStart w:id="26" w:name="_Toc441572980"/>
      <w:bookmarkStart w:id="27" w:name="_Toc456253308"/>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w:t>
      </w:r>
      <w:r w:rsidR="002E3921">
        <w:rPr>
          <w:noProof/>
        </w:rPr>
        <w:fldChar w:fldCharType="end"/>
      </w:r>
      <w:bookmarkEnd w:id="25"/>
      <w:r>
        <w:t xml:space="preserve"> – OdeData</w:t>
      </w:r>
      <w:bookmarkEnd w:id="26"/>
      <w:bookmarkEnd w:id="27"/>
    </w:p>
    <w:p w:rsidR="00D23963" w:rsidRDefault="00D23963" w:rsidP="008268A7">
      <w:pPr>
        <w:pStyle w:val="Heading2"/>
      </w:pPr>
      <w:bookmarkStart w:id="28" w:name="_ODE_Message_Metadata"/>
      <w:bookmarkStart w:id="29" w:name="_Toc462052305"/>
      <w:bookmarkStart w:id="30" w:name="_Ref471813394"/>
      <w:bookmarkStart w:id="31" w:name="_Toc483908189"/>
      <w:bookmarkStart w:id="32" w:name="_Toc531884742"/>
      <w:bookmarkEnd w:id="28"/>
      <w:r w:rsidRPr="00284BEB">
        <w:t>ODE Message Metadata</w:t>
      </w:r>
      <w:bookmarkEnd w:id="29"/>
      <w:bookmarkEnd w:id="30"/>
      <w:bookmarkEnd w:id="31"/>
      <w:bookmarkEnd w:id="32"/>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hyperlink w:anchor="_ASN.1_Encodings" w:history="1">
              <w:r w:rsidRPr="00A50733">
                <w:rPr>
                  <w:rStyle w:val="Hyperlink"/>
                </w:rPr>
                <w:t>Asn1Encodings</w:t>
              </w:r>
            </w:hyperlink>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F47FBF"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33" w:name="_Ref512500396"/>
            <w:r>
              <w:rPr>
                <w:rStyle w:val="FootnoteReference"/>
                <w:rFonts w:ascii="Courier New" w:hAnsi="Courier New" w:cs="Courier New"/>
              </w:rPr>
              <w:footnoteReference w:id="4"/>
            </w:r>
            <w:bookmarkEnd w:id="33"/>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 date-time format: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c>
          <w:tcPr>
            <w:tcW w:w="2695" w:type="dxa"/>
          </w:tcPr>
          <w:p w:rsidR="00E0724D" w:rsidRPr="00831530" w:rsidRDefault="00A50733" w:rsidP="00284194">
            <w:pPr>
              <w:rPr>
                <w:rFonts w:ascii="Courier New" w:hAnsi="Courier New" w:cs="Courier New"/>
              </w:rPr>
            </w:pPr>
            <w:r>
              <w:rPr>
                <w:rFonts w:ascii="Courier New" w:hAnsi="Courier New" w:cs="Courier New"/>
              </w:rPr>
              <w:lastRenderedPageBreak/>
              <w:t>r</w:t>
            </w:r>
            <w:r w:rsidR="00E0724D">
              <w:rPr>
                <w:rFonts w:ascii="Courier New" w:hAnsi="Courier New" w:cs="Courier New"/>
              </w:rPr>
              <w:t>equest</w:t>
            </w:r>
            <w:r w:rsidR="000C5D5E">
              <w:rPr>
                <w:rStyle w:val="FootnoteReference"/>
                <w:rFonts w:ascii="Courier New" w:hAnsi="Courier New" w:cs="Courier New"/>
              </w:rPr>
              <w:footnoteReference w:id="6"/>
            </w:r>
          </w:p>
        </w:tc>
        <w:tc>
          <w:tcPr>
            <w:tcW w:w="2430" w:type="dxa"/>
          </w:tcPr>
          <w:p w:rsidR="00E0724D" w:rsidRDefault="00F47FBF" w:rsidP="00284194">
            <w:pPr>
              <w:rPr>
                <w:rFonts w:ascii="Courier New" w:hAnsi="Courier New" w:cs="Courier New"/>
              </w:rPr>
            </w:pPr>
            <w:hyperlink w:anchor="_Service_Request" w:history="1">
              <w:r w:rsidR="00E0724D" w:rsidRPr="0056253B">
                <w:rPr>
                  <w:rStyle w:val="Hyperlink"/>
                  <w:rFonts w:ascii="Courier New" w:hAnsi="Courier New" w:cs="Courier New"/>
                </w:rPr>
                <w:t>ServiceRequest</w:t>
              </w:r>
            </w:hyperlink>
          </w:p>
        </w:tc>
        <w:tc>
          <w:tcPr>
            <w:tcW w:w="4225" w:type="dxa"/>
          </w:tcPr>
          <w:p w:rsidR="00E0724D" w:rsidRDefault="00E0724D" w:rsidP="00284194">
            <w:pPr>
              <w:autoSpaceDE w:val="0"/>
              <w:autoSpaceDN w:val="0"/>
              <w:adjustRightInd w:val="0"/>
            </w:pPr>
            <w:r>
              <w:t>A structure containing the web service request received by ODE.</w:t>
            </w:r>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0C5D5E">
              <w:t>6</w:t>
            </w:r>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34" w:name="_Ref512003542"/>
      <w:bookmarkStart w:id="35" w:name="_Toc441572981"/>
      <w:bookmarkStart w:id="36" w:name="_Toc456253309"/>
      <w:bookmarkStart w:id="37" w:name="_Ref50455419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w:t>
      </w:r>
      <w:r w:rsidR="002E3921">
        <w:rPr>
          <w:noProof/>
        </w:rPr>
        <w:fldChar w:fldCharType="end"/>
      </w:r>
      <w:bookmarkEnd w:id="34"/>
      <w:r w:rsidR="0089135F">
        <w:t xml:space="preserve"> - OdeMsgMetadata</w:t>
      </w:r>
    </w:p>
    <w:p w:rsidR="006F7E07" w:rsidRDefault="006F7E07" w:rsidP="008268A7">
      <w:pPr>
        <w:pStyle w:val="Heading2"/>
        <w:rPr>
          <w:lang w:eastAsia="ja-JP"/>
        </w:rPr>
      </w:pPr>
      <w:bookmarkStart w:id="38" w:name="_SerialId"/>
      <w:bookmarkStart w:id="39" w:name="_Toc531884743"/>
      <w:bookmarkEnd w:id="35"/>
      <w:bookmarkEnd w:id="36"/>
      <w:bookmarkEnd w:id="37"/>
      <w:bookmarkEnd w:id="38"/>
      <w:r>
        <w:rPr>
          <w:lang w:eastAsia="ja-JP"/>
        </w:rPr>
        <w:t>SerialId</w:t>
      </w:r>
      <w:bookmarkEnd w:id="39"/>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w:t>
      </w:r>
      <w:r w:rsidR="002E3921">
        <w:rPr>
          <w:noProof/>
        </w:rPr>
        <w:fldChar w:fldCharType="end"/>
      </w:r>
      <w:r>
        <w:t xml:space="preserve"> - SerialId</w:t>
      </w:r>
    </w:p>
    <w:p w:rsidR="006F7E07" w:rsidRDefault="00A50733" w:rsidP="008268A7">
      <w:pPr>
        <w:pStyle w:val="Heading2"/>
        <w:rPr>
          <w:lang w:eastAsia="ja-JP"/>
        </w:rPr>
      </w:pPr>
      <w:bookmarkStart w:id="40" w:name="_Encodings"/>
      <w:bookmarkStart w:id="41" w:name="_ASN.1_Encodings"/>
      <w:bookmarkStart w:id="42" w:name="_Ref511810641"/>
      <w:bookmarkStart w:id="43" w:name="_Toc531884744"/>
      <w:bookmarkEnd w:id="40"/>
      <w:bookmarkEnd w:id="41"/>
      <w:r>
        <w:rPr>
          <w:lang w:eastAsia="ja-JP"/>
        </w:rPr>
        <w:t xml:space="preserve">ASN.1 </w:t>
      </w:r>
      <w:r w:rsidR="00064973">
        <w:rPr>
          <w:lang w:eastAsia="ja-JP"/>
        </w:rPr>
        <w:t>Encodings</w:t>
      </w:r>
      <w:bookmarkEnd w:id="42"/>
      <w:bookmarkEnd w:id="43"/>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w:t>
      </w:r>
      <w:r w:rsidR="002E3921">
        <w:rPr>
          <w:noProof/>
        </w:rPr>
        <w:fldChar w:fldCharType="end"/>
      </w:r>
      <w:r>
        <w:t xml:space="preserve"> - Encodings</w:t>
      </w:r>
    </w:p>
    <w:p w:rsidR="00064973" w:rsidRDefault="00064973" w:rsidP="008268A7">
      <w:pPr>
        <w:pStyle w:val="Heading2"/>
        <w:rPr>
          <w:lang w:eastAsia="ja-JP"/>
        </w:rPr>
      </w:pPr>
      <w:bookmarkStart w:id="44" w:name="_ReceivedMessageDetails"/>
      <w:bookmarkStart w:id="45" w:name="_Ref511810761"/>
      <w:bookmarkStart w:id="46" w:name="_Toc531884745"/>
      <w:bookmarkEnd w:id="44"/>
      <w:r>
        <w:rPr>
          <w:lang w:eastAsia="ja-JP"/>
        </w:rPr>
        <w:t>ReceivedMessageDetails</w:t>
      </w:r>
      <w:bookmarkEnd w:id="45"/>
      <w:bookmarkEnd w:id="46"/>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6</w:t>
      </w:r>
      <w:r w:rsidR="002E3921">
        <w:rPr>
          <w:noProof/>
        </w:rPr>
        <w:fldChar w:fldCharType="end"/>
      </w:r>
      <w:r>
        <w:t xml:space="preserve"> - ReceivedMessageDetails</w:t>
      </w:r>
    </w:p>
    <w:p w:rsidR="00D23963" w:rsidRDefault="00C117BA" w:rsidP="008268A7">
      <w:pPr>
        <w:pStyle w:val="Heading2"/>
      </w:pPr>
      <w:bookmarkStart w:id="47" w:name="_ODE_Payload_Violation"/>
      <w:bookmarkStart w:id="48" w:name="_ODE_Data_Message"/>
      <w:bookmarkStart w:id="49" w:name="_ODE_Data_Message_1"/>
      <w:bookmarkStart w:id="50" w:name="_Toc462052307"/>
      <w:bookmarkStart w:id="51" w:name="_Ref471813434"/>
      <w:bookmarkStart w:id="52" w:name="_Toc483908194"/>
      <w:bookmarkStart w:id="53" w:name="_Toc462052316"/>
      <w:bookmarkStart w:id="54" w:name="_Toc531884746"/>
      <w:bookmarkEnd w:id="47"/>
      <w:bookmarkEnd w:id="48"/>
      <w:bookmarkEnd w:id="49"/>
      <w:r>
        <w:lastRenderedPageBreak/>
        <w:t>Ode</w:t>
      </w:r>
      <w:r w:rsidR="00D23963" w:rsidRPr="00284BEB">
        <w:t>MessagePayload</w:t>
      </w:r>
      <w:bookmarkEnd w:id="50"/>
      <w:bookmarkEnd w:id="51"/>
      <w:bookmarkEnd w:id="52"/>
      <w:bookmarkEnd w:id="54"/>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7</w:t>
      </w:r>
      <w:r w:rsidR="002E3921">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53"/>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pPr>
      <w:bookmarkStart w:id="55" w:name="_Service_Request"/>
      <w:bookmarkStart w:id="56" w:name="_Toc531884747"/>
      <w:bookmarkEnd w:id="55"/>
      <w:r>
        <w:t>Service Request</w:t>
      </w:r>
      <w:r w:rsidR="000C5D5E">
        <w:rPr>
          <w:rStyle w:val="FootnoteReference"/>
        </w:rPr>
        <w:footnoteReference w:id="10"/>
      </w:r>
      <w:bookmarkEnd w:id="56"/>
    </w:p>
    <w:p w:rsidR="00A50733" w:rsidRDefault="00A50733" w:rsidP="00A50733">
      <w:r>
        <w:t>Service request structure is contained within a RESTful API web service request and will contain the following data elements to describe the instructions for the ODE regarding the execution of the request.</w:t>
      </w:r>
    </w:p>
    <w:tbl>
      <w:tblPr>
        <w:tblStyle w:val="TableGrid"/>
        <w:tblW w:w="0" w:type="auto"/>
        <w:tblLook w:val="04A0" w:firstRow="1" w:lastRow="0" w:firstColumn="1" w:lastColumn="0" w:noHBand="0" w:noVBand="1"/>
      </w:tblPr>
      <w:tblGrid>
        <w:gridCol w:w="1415"/>
        <w:gridCol w:w="3649"/>
        <w:gridCol w:w="4286"/>
      </w:tblGrid>
      <w:tr w:rsidR="00332E8E" w:rsidRPr="006E5FF6" w:rsidTr="00CD6460">
        <w:tc>
          <w:tcPr>
            <w:tcW w:w="1415" w:type="dxa"/>
          </w:tcPr>
          <w:p w:rsidR="00A50733" w:rsidRPr="006E5FF6" w:rsidRDefault="00A50733" w:rsidP="00284194">
            <w:pPr>
              <w:rPr>
                <w:b/>
              </w:rPr>
            </w:pPr>
            <w:r w:rsidRPr="006E5FF6">
              <w:rPr>
                <w:b/>
              </w:rPr>
              <w:t>Name</w:t>
            </w:r>
          </w:p>
        </w:tc>
        <w:tc>
          <w:tcPr>
            <w:tcW w:w="3649" w:type="dxa"/>
          </w:tcPr>
          <w:p w:rsidR="00A50733" w:rsidRPr="006E5FF6" w:rsidRDefault="00A50733" w:rsidP="00284194">
            <w:pPr>
              <w:rPr>
                <w:b/>
              </w:rPr>
            </w:pPr>
            <w:r w:rsidRPr="006E5FF6">
              <w:rPr>
                <w:b/>
              </w:rPr>
              <w:t>Type</w:t>
            </w:r>
          </w:p>
        </w:tc>
        <w:tc>
          <w:tcPr>
            <w:tcW w:w="4286" w:type="dxa"/>
          </w:tcPr>
          <w:p w:rsidR="00A50733" w:rsidRPr="006E5FF6" w:rsidRDefault="00A50733" w:rsidP="00284194">
            <w:pPr>
              <w:rPr>
                <w:b/>
              </w:rPr>
            </w:pPr>
            <w:r w:rsidRPr="006E5FF6">
              <w:rPr>
                <w:b/>
              </w:rPr>
              <w:t>Description</w:t>
            </w:r>
          </w:p>
        </w:tc>
      </w:tr>
      <w:tr w:rsidR="00332E8E" w:rsidRPr="003E745F" w:rsidTr="00CD6460">
        <w:tc>
          <w:tcPr>
            <w:tcW w:w="1415" w:type="dxa"/>
          </w:tcPr>
          <w:p w:rsidR="00A50733" w:rsidRPr="000D041D" w:rsidRDefault="00A50733" w:rsidP="00284194">
            <w:pPr>
              <w:rPr>
                <w:rFonts w:ascii="Courier New" w:hAnsi="Courier New" w:cs="Courier New"/>
              </w:rPr>
            </w:pPr>
            <w:r w:rsidRPr="00A50733">
              <w:rPr>
                <w:rFonts w:ascii="Courier New" w:hAnsi="Courier New" w:cs="Courier New"/>
              </w:rPr>
              <w:t>ode</w:t>
            </w:r>
          </w:p>
        </w:tc>
        <w:tc>
          <w:tcPr>
            <w:tcW w:w="3649" w:type="dxa"/>
          </w:tcPr>
          <w:p w:rsidR="00A50733" w:rsidRDefault="00F47FBF" w:rsidP="00284194">
            <w:pPr>
              <w:rPr>
                <w:rFonts w:ascii="Courier New" w:hAnsi="Courier New" w:cs="Courier New"/>
              </w:rPr>
            </w:pPr>
            <w:hyperlink w:anchor="_ServiceRequest.OdeInternal" w:history="1">
              <w:r w:rsidR="00042910" w:rsidRPr="00042910">
                <w:rPr>
                  <w:rStyle w:val="Hyperlink"/>
                  <w:rFonts w:ascii="Courier New" w:hAnsi="Courier New" w:cs="Courier New"/>
                </w:rPr>
                <w:t>ServiceRequest.</w:t>
              </w:r>
              <w:r w:rsidR="00332E8E" w:rsidRPr="00042910">
                <w:rPr>
                  <w:rStyle w:val="Hyperlink"/>
                  <w:rFonts w:ascii="Courier New" w:hAnsi="Courier New" w:cs="Courier New"/>
                </w:rPr>
                <w:t>OdeInternal</w:t>
              </w:r>
            </w:hyperlink>
          </w:p>
        </w:tc>
        <w:tc>
          <w:tcPr>
            <w:tcW w:w="4286" w:type="dxa"/>
          </w:tcPr>
          <w:p w:rsidR="00A50733" w:rsidRPr="003E745F" w:rsidRDefault="00A50733" w:rsidP="00284194">
            <w:pPr>
              <w:keepNext/>
            </w:pPr>
            <w:r>
              <w:t xml:space="preserve">This element data structure </w:t>
            </w:r>
            <w:r w:rsidR="005269C9">
              <w:t>specifies</w:t>
            </w:r>
            <w:r w:rsidR="00332E8E">
              <w:t xml:space="preserve"> parameters used internally </w:t>
            </w:r>
            <w:r w:rsidR="005269C9">
              <w:t>by the ODE</w:t>
            </w:r>
            <w:r w:rsidR="00332E8E">
              <w:t xml:space="preserve"> for troubleshooting purposes.</w:t>
            </w:r>
          </w:p>
        </w:tc>
      </w:tr>
      <w:tr w:rsidR="00877C1A" w:rsidRPr="003E745F" w:rsidTr="00284194">
        <w:tc>
          <w:tcPr>
            <w:tcW w:w="1415" w:type="dxa"/>
          </w:tcPr>
          <w:p w:rsidR="00877C1A" w:rsidRDefault="00877C1A" w:rsidP="00284194">
            <w:pPr>
              <w:rPr>
                <w:rFonts w:ascii="Courier New" w:hAnsi="Courier New" w:cs="Courier New"/>
              </w:rPr>
            </w:pPr>
            <w:r w:rsidRPr="00CD6460">
              <w:rPr>
                <w:rFonts w:ascii="Courier New" w:hAnsi="Courier New" w:cs="Courier New"/>
              </w:rPr>
              <w:t>rsus</w:t>
            </w:r>
          </w:p>
        </w:tc>
        <w:tc>
          <w:tcPr>
            <w:tcW w:w="3649" w:type="dxa"/>
          </w:tcPr>
          <w:p w:rsidR="00877C1A" w:rsidRDefault="00D97CC5" w:rsidP="00284194">
            <w:pPr>
              <w:rPr>
                <w:ins w:id="57" w:author="Musavi, Hamid [USA]" w:date="2018-12-06T11:15:00Z"/>
                <w:rStyle w:val="Hyperlink"/>
                <w:rFonts w:ascii="Courier New" w:hAnsi="Courier New" w:cs="Courier New"/>
              </w:rPr>
            </w:pPr>
            <w:ins w:id="58" w:author="Musavi, Hamid [USA]" w:date="2018-12-06T11:14:00Z">
              <w:r>
                <w:t>For Ode Broadcast TIM</w:t>
              </w:r>
            </w:ins>
            <w:ins w:id="59" w:author="Musavi, Hamid [USA]" w:date="2018-12-06T11:15:00Z">
              <w:r>
                <w:t xml:space="preserve"> this element will be an </w:t>
              </w:r>
            </w:ins>
            <w:r w:rsidR="002C2694">
              <w:t xml:space="preserve">Array of </w:t>
            </w:r>
            <w:hyperlink w:anchor="_RoadSideUnit.RSU" w:history="1">
              <w:r w:rsidR="00877C1A" w:rsidRPr="00042910">
                <w:rPr>
                  <w:rStyle w:val="Hyperlink"/>
                  <w:rFonts w:ascii="Courier New" w:hAnsi="Courier New" w:cs="Courier New"/>
                </w:rPr>
                <w:t>RoadSideUnit.RSU</w:t>
              </w:r>
            </w:hyperlink>
          </w:p>
          <w:p w:rsidR="00D97CC5" w:rsidRDefault="00D97CC5" w:rsidP="00284194">
            <w:pPr>
              <w:rPr>
                <w:rFonts w:ascii="Courier New" w:hAnsi="Courier New" w:cs="Courier New"/>
              </w:rPr>
            </w:pPr>
            <w:ins w:id="60" w:author="Musavi, Hamid [USA]" w:date="2018-12-06T11:15:00Z">
              <w:r w:rsidRPr="00D97CC5">
                <w:rPr>
                  <w:rStyle w:val="Hyperlink"/>
                </w:rPr>
                <w:t xml:space="preserve">For J2735 Broadcast TIM, </w:t>
              </w:r>
            </w:ins>
            <w:ins w:id="61" w:author="Musavi, Hamid [USA]" w:date="2018-12-06T11:17:00Z">
              <w:r w:rsidRPr="00D97CC5">
                <w:rPr>
                  <w:rStyle w:val="Hyperlink"/>
                </w:rPr>
                <w:t>array of</w:t>
              </w:r>
              <w:r>
                <w:t xml:space="preserve"> </w:t>
              </w:r>
              <w:r>
                <w:rPr>
                  <w:rStyle w:val="Hyperlink"/>
                  <w:rFonts w:ascii="Courier New" w:hAnsi="Courier New" w:cs="Courier New"/>
                </w:rPr>
                <w:fldChar w:fldCharType="begin"/>
              </w:r>
              <w:r>
                <w:rPr>
                  <w:rStyle w:val="Hyperlink"/>
                  <w:rFonts w:ascii="Courier New" w:hAnsi="Courier New" w:cs="Courier New"/>
                </w:rPr>
                <w:instrText xml:space="preserve"> HYPERLINK \l "_RoadSideUnit.RSU" </w:instrText>
              </w:r>
              <w:r>
                <w:rPr>
                  <w:rStyle w:val="Hyperlink"/>
                  <w:rFonts w:ascii="Courier New" w:hAnsi="Courier New" w:cs="Courier New"/>
                </w:rPr>
                <w:fldChar w:fldCharType="separate"/>
              </w:r>
              <w:r w:rsidRPr="00042910">
                <w:rPr>
                  <w:rStyle w:val="Hyperlink"/>
                  <w:rFonts w:ascii="Courier New" w:hAnsi="Courier New" w:cs="Courier New"/>
                </w:rPr>
                <w:t>RoadSideUnit.RSU</w:t>
              </w:r>
              <w:r>
                <w:rPr>
                  <w:rStyle w:val="Hyperlink"/>
                  <w:rFonts w:ascii="Courier New" w:hAnsi="Courier New" w:cs="Courier New"/>
                </w:rPr>
                <w:fldChar w:fldCharType="end"/>
              </w:r>
              <w:r>
                <w:rPr>
                  <w:rStyle w:val="Hyperlink"/>
                  <w:rFonts w:ascii="Courier New" w:hAnsi="Courier New" w:cs="Courier New"/>
                </w:rPr>
                <w:t xml:space="preserve"> </w:t>
              </w:r>
            </w:ins>
            <w:ins w:id="62" w:author="Musavi, Hamid [USA]" w:date="2018-12-06T11:16:00Z">
              <w:r w:rsidRPr="00D97CC5">
                <w:rPr>
                  <w:rStyle w:val="Hyperlink"/>
                </w:rPr>
                <w:t xml:space="preserve">will be </w:t>
              </w:r>
            </w:ins>
            <w:ins w:id="63" w:author="Musavi, Hamid [USA]" w:date="2018-12-06T11:17:00Z">
              <w:r w:rsidRPr="00D97CC5">
                <w:rPr>
                  <w:rStyle w:val="Hyperlink"/>
                </w:rPr>
                <w:t>embedded insdie anither JSON Object with</w:t>
              </w:r>
              <w:r>
                <w:rPr>
                  <w:rFonts w:ascii="Courier New" w:hAnsi="Courier New" w:cs="Courier New"/>
                </w:rPr>
                <w:t xml:space="preserve"> </w:t>
              </w:r>
            </w:ins>
            <w:ins w:id="64" w:author="Musavi, Hamid [USA]" w:date="2018-12-06T11:16:00Z">
              <w:r>
                <w:rPr>
                  <w:rFonts w:ascii="Courier New" w:hAnsi="Courier New" w:cs="Courier New"/>
                </w:rPr>
                <w:t>{rsus</w:t>
              </w:r>
              <w:r>
                <w:rPr>
                  <w:rStyle w:val="Hyperlink"/>
                  <w:rFonts w:ascii="Courier New" w:hAnsi="Courier New" w:cs="Courier New"/>
                </w:rPr>
                <w:t>}</w:t>
              </w:r>
            </w:ins>
            <w:ins w:id="65" w:author="Musavi, Hamid [USA]" w:date="2018-12-06T11:17:00Z">
              <w:r>
                <w:rPr>
                  <w:rStyle w:val="Hyperlink"/>
                  <w:rFonts w:ascii="Courier New" w:hAnsi="Courier New" w:cs="Courier New"/>
                </w:rPr>
                <w:t xml:space="preserve"> </w:t>
              </w:r>
              <w:r>
                <w:rPr>
                  <w:rStyle w:val="Hyperlink"/>
                </w:rPr>
                <w:t>key.</w:t>
              </w:r>
            </w:ins>
            <w:ins w:id="66" w:author="Musavi, Hamid [USA]" w:date="2018-12-06T11:20:00Z">
              <w:r>
                <w:rPr>
                  <w:rStyle w:val="Hyperlink"/>
                </w:rPr>
                <w:t xml:space="preserve"> See </w:t>
              </w:r>
            </w:ins>
            <w:ins w:id="67" w:author="Musavi, Hamid [USA]" w:date="2018-12-06T11:21:00Z">
              <w:r>
                <w:rPr>
                  <w:rStyle w:val="Hyperlink"/>
                </w:rPr>
                <w:fldChar w:fldCharType="begin"/>
              </w:r>
              <w:r>
                <w:rPr>
                  <w:rStyle w:val="Hyperlink"/>
                </w:rPr>
                <w:instrText xml:space="preserve"> HYPERLINK  \l "_Sample_TIM_Data" </w:instrText>
              </w:r>
              <w:r>
                <w:rPr>
                  <w:rStyle w:val="Hyperlink"/>
                </w:rPr>
                <w:fldChar w:fldCharType="separate"/>
              </w:r>
              <w:r w:rsidRPr="00D97CC5">
                <w:rPr>
                  <w:rStyle w:val="Hyperlink"/>
                </w:rPr>
                <w:t>Sample TIM Data</w:t>
              </w:r>
              <w:r>
                <w:rPr>
                  <w:rStyle w:val="Hyperlink"/>
                </w:rPr>
                <w:fldChar w:fldCharType="end"/>
              </w:r>
              <w:r>
                <w:rPr>
                  <w:rStyle w:val="Hyperlink"/>
                </w:rPr>
                <w:t xml:space="preserve"> for illustration. </w:t>
              </w:r>
            </w:ins>
          </w:p>
        </w:tc>
        <w:tc>
          <w:tcPr>
            <w:tcW w:w="4286" w:type="dxa"/>
          </w:tcPr>
          <w:p w:rsidR="00877C1A" w:rsidRDefault="00877C1A" w:rsidP="00284194">
            <w:pPr>
              <w:keepNext/>
            </w:pPr>
            <w:r>
              <w:t>The data structure contains parameters provided by the requester and used by the ODE to send messages the Roadside Units.</w:t>
            </w:r>
          </w:p>
        </w:tc>
      </w:tr>
      <w:tr w:rsidR="00332E8E" w:rsidRPr="003E745F" w:rsidTr="00CD6460">
        <w:tc>
          <w:tcPr>
            <w:tcW w:w="1415" w:type="dxa"/>
          </w:tcPr>
          <w:p w:rsidR="00A50733" w:rsidRPr="003D1E97" w:rsidRDefault="00CD6460" w:rsidP="00284194">
            <w:pPr>
              <w:rPr>
                <w:rFonts w:ascii="Courier New" w:hAnsi="Courier New" w:cs="Courier New"/>
              </w:rPr>
            </w:pPr>
            <w:r w:rsidRPr="00CD6460">
              <w:rPr>
                <w:rFonts w:ascii="Courier New" w:hAnsi="Courier New" w:cs="Courier New"/>
              </w:rPr>
              <w:t>sdw</w:t>
            </w:r>
          </w:p>
        </w:tc>
        <w:tc>
          <w:tcPr>
            <w:tcW w:w="3649" w:type="dxa"/>
          </w:tcPr>
          <w:p w:rsidR="00A50733" w:rsidDel="003D1E97" w:rsidRDefault="00F47FBF" w:rsidP="00284194">
            <w:pPr>
              <w:rPr>
                <w:rFonts w:ascii="Courier New" w:hAnsi="Courier New" w:cs="Courier New"/>
              </w:rPr>
            </w:pPr>
            <w:hyperlink w:anchor="_SituationDataWarehouse.SDW" w:history="1">
              <w:r w:rsidR="00CD6460" w:rsidRPr="00042910">
                <w:rPr>
                  <w:rStyle w:val="Hyperlink"/>
                  <w:rFonts w:ascii="Courier New" w:hAnsi="Courier New" w:cs="Courier New"/>
                </w:rPr>
                <w:t>SituationDataWarehouse.SDW</w:t>
              </w:r>
            </w:hyperlink>
          </w:p>
        </w:tc>
        <w:tc>
          <w:tcPr>
            <w:tcW w:w="4286" w:type="dxa"/>
          </w:tcPr>
          <w:p w:rsidR="00A50733" w:rsidDel="003D1E97" w:rsidRDefault="00CD6460" w:rsidP="00284194">
            <w:pPr>
              <w:keepNext/>
            </w:pPr>
            <w:r>
              <w:t>The data structure contains parameters provided by the requester and used by the ODE to deposit messages to U.S. DOT Situation Data Warehouse</w:t>
            </w:r>
          </w:p>
        </w:tc>
      </w:tr>
      <w:tr w:rsidR="00EE01CD" w:rsidRPr="003E745F" w:rsidTr="00CD6460">
        <w:tc>
          <w:tcPr>
            <w:tcW w:w="1415" w:type="dxa"/>
          </w:tcPr>
          <w:p w:rsidR="00EE01CD" w:rsidRPr="00CD6460" w:rsidRDefault="00EE01CD" w:rsidP="00EE01CD">
            <w:pPr>
              <w:rPr>
                <w:rFonts w:ascii="Courier New" w:hAnsi="Courier New" w:cs="Courier New"/>
              </w:rPr>
            </w:pPr>
            <w:r>
              <w:rPr>
                <w:rFonts w:ascii="Courier New" w:hAnsi="Courier New" w:cs="Courier New"/>
              </w:rPr>
              <w:t>snmp</w:t>
            </w:r>
          </w:p>
        </w:tc>
        <w:tc>
          <w:tcPr>
            <w:tcW w:w="3649" w:type="dxa"/>
          </w:tcPr>
          <w:p w:rsidR="00EE01CD" w:rsidRPr="00CD6460" w:rsidRDefault="00F47FBF" w:rsidP="00EE01CD">
            <w:pPr>
              <w:rPr>
                <w:rFonts w:ascii="Courier New" w:hAnsi="Courier New" w:cs="Courier New"/>
              </w:rPr>
            </w:pPr>
            <w:hyperlink w:anchor="_SNMP" w:history="1">
              <w:r w:rsidR="00EE01CD" w:rsidRPr="00042910">
                <w:rPr>
                  <w:rStyle w:val="Hyperlink"/>
                  <w:rFonts w:ascii="Courier New" w:hAnsi="Courier New" w:cs="Courier New"/>
                </w:rPr>
                <w:t>SNMP</w:t>
              </w:r>
            </w:hyperlink>
          </w:p>
        </w:tc>
        <w:tc>
          <w:tcPr>
            <w:tcW w:w="4286" w:type="dxa"/>
          </w:tcPr>
          <w:p w:rsidR="00EE01CD" w:rsidRDefault="00EE01CD" w:rsidP="00EE01CD">
            <w:pPr>
              <w:keepNext/>
            </w:pPr>
            <w:r>
              <w:t>The data structure contains parameters provided by the requester and used by the ODE to access the RSUs vial the SNMP interface.</w:t>
            </w:r>
          </w:p>
        </w:tc>
      </w:tr>
    </w:tbl>
    <w:p w:rsidR="00A50733" w:rsidRDefault="00A50733" w:rsidP="00A50733"/>
    <w:p w:rsidR="00332E8E" w:rsidRDefault="00332E8E" w:rsidP="00332E8E">
      <w:pPr>
        <w:pStyle w:val="Heading3"/>
      </w:pPr>
      <w:bookmarkStart w:id="68" w:name="_ServiceRequest.OdeInternal"/>
      <w:bookmarkStart w:id="69" w:name="_Toc531884748"/>
      <w:bookmarkEnd w:id="68"/>
      <w:r w:rsidRPr="00332E8E">
        <w:t>ServiceRequest</w:t>
      </w:r>
      <w:r w:rsidR="00CD6460">
        <w:t>.</w:t>
      </w:r>
      <w:r w:rsidRPr="00332E8E">
        <w:t>OdeInternal</w:t>
      </w:r>
      <w:bookmarkEnd w:id="69"/>
    </w:p>
    <w:p w:rsidR="00332E8E" w:rsidRDefault="00EE01CD" w:rsidP="00332E8E">
      <w:r w:rsidRPr="00EE01CD">
        <w:t>This element data structure specifies parameters</w:t>
      </w:r>
      <w:r w:rsidR="007777D4">
        <w:t xml:space="preserve"> and instructions to the ODE or from </w:t>
      </w:r>
      <w:r w:rsidRPr="00EE01CD">
        <w:t>the ODE.</w:t>
      </w:r>
    </w:p>
    <w:tbl>
      <w:tblPr>
        <w:tblStyle w:val="TableGrid"/>
        <w:tblW w:w="0" w:type="auto"/>
        <w:tblLook w:val="04A0" w:firstRow="1" w:lastRow="0" w:firstColumn="1" w:lastColumn="0" w:noHBand="0" w:noVBand="1"/>
      </w:tblPr>
      <w:tblGrid>
        <w:gridCol w:w="1415"/>
        <w:gridCol w:w="3649"/>
        <w:gridCol w:w="4286"/>
      </w:tblGrid>
      <w:tr w:rsidR="00EE01CD" w:rsidRPr="006E5FF6" w:rsidTr="00284194">
        <w:tc>
          <w:tcPr>
            <w:tcW w:w="1415" w:type="dxa"/>
          </w:tcPr>
          <w:p w:rsidR="00EE01CD" w:rsidRPr="006E5FF6" w:rsidRDefault="00EE01CD" w:rsidP="00284194">
            <w:pPr>
              <w:rPr>
                <w:b/>
              </w:rPr>
            </w:pPr>
            <w:r w:rsidRPr="006E5FF6">
              <w:rPr>
                <w:b/>
              </w:rPr>
              <w:t>Name</w:t>
            </w:r>
          </w:p>
        </w:tc>
        <w:tc>
          <w:tcPr>
            <w:tcW w:w="3649" w:type="dxa"/>
          </w:tcPr>
          <w:p w:rsidR="00EE01CD" w:rsidRPr="006E5FF6" w:rsidRDefault="00EE01CD" w:rsidP="00284194">
            <w:pPr>
              <w:rPr>
                <w:b/>
              </w:rPr>
            </w:pPr>
            <w:r w:rsidRPr="006E5FF6">
              <w:rPr>
                <w:b/>
              </w:rPr>
              <w:t>Type</w:t>
            </w:r>
          </w:p>
        </w:tc>
        <w:tc>
          <w:tcPr>
            <w:tcW w:w="4286" w:type="dxa"/>
          </w:tcPr>
          <w:p w:rsidR="00EE01CD" w:rsidRPr="006E5FF6" w:rsidRDefault="00EE01CD" w:rsidP="00284194">
            <w:pPr>
              <w:rPr>
                <w:b/>
              </w:rPr>
            </w:pPr>
            <w:r w:rsidRPr="006E5FF6">
              <w:rPr>
                <w:b/>
              </w:rPr>
              <w:t>Description</w:t>
            </w:r>
          </w:p>
        </w:tc>
      </w:tr>
      <w:tr w:rsidR="00EE01CD" w:rsidRPr="003E745F" w:rsidTr="00284194">
        <w:tc>
          <w:tcPr>
            <w:tcW w:w="1415" w:type="dxa"/>
          </w:tcPr>
          <w:p w:rsidR="00EE01CD" w:rsidRDefault="00962B27" w:rsidP="00284194">
            <w:pPr>
              <w:rPr>
                <w:rFonts w:ascii="Courier New" w:hAnsi="Courier New" w:cs="Courier New"/>
              </w:rPr>
            </w:pPr>
            <w:r>
              <w:rPr>
                <w:rFonts w:ascii="Courier New" w:hAnsi="Courier New" w:cs="Courier New"/>
              </w:rPr>
              <w:t>verb</w:t>
            </w:r>
          </w:p>
        </w:tc>
        <w:tc>
          <w:tcPr>
            <w:tcW w:w="3649" w:type="dxa"/>
          </w:tcPr>
          <w:p w:rsidR="00EE01CD" w:rsidRDefault="00B15935" w:rsidP="00284194">
            <w:pPr>
              <w:rPr>
                <w:rFonts w:ascii="Courier New" w:hAnsi="Courier New" w:cs="Courier New"/>
              </w:rPr>
            </w:pPr>
            <w:r>
              <w:rPr>
                <w:rFonts w:ascii="Courier New" w:hAnsi="Courier New" w:cs="Courier New"/>
              </w:rPr>
              <w:t>String</w:t>
            </w:r>
          </w:p>
        </w:tc>
        <w:tc>
          <w:tcPr>
            <w:tcW w:w="4286" w:type="dxa"/>
          </w:tcPr>
          <w:p w:rsidR="00EE01CD" w:rsidRDefault="007312D5" w:rsidP="00284194">
            <w:pPr>
              <w:keepNext/>
            </w:pPr>
            <w:r>
              <w:t>The request verb: one of {POST, PUT, DELETE, GET}</w:t>
            </w:r>
          </w:p>
        </w:tc>
      </w:tr>
      <w:tr w:rsidR="00877C1A" w:rsidRPr="003E745F" w:rsidTr="00877C1A">
        <w:tc>
          <w:tcPr>
            <w:tcW w:w="1415" w:type="dxa"/>
          </w:tcPr>
          <w:p w:rsidR="00877C1A" w:rsidRPr="000D041D" w:rsidRDefault="00877C1A" w:rsidP="00284194">
            <w:pPr>
              <w:rPr>
                <w:rFonts w:ascii="Courier New" w:hAnsi="Courier New" w:cs="Courier New"/>
              </w:rPr>
            </w:pPr>
            <w:r w:rsidRPr="005D6053">
              <w:rPr>
                <w:rFonts w:ascii="Courier New" w:hAnsi="Courier New" w:cs="Courier New"/>
              </w:rPr>
              <w:t>version</w:t>
            </w:r>
          </w:p>
        </w:tc>
        <w:tc>
          <w:tcPr>
            <w:tcW w:w="3649" w:type="dxa"/>
          </w:tcPr>
          <w:p w:rsidR="00877C1A" w:rsidRDefault="00877C1A" w:rsidP="00284194">
            <w:pPr>
              <w:rPr>
                <w:rFonts w:ascii="Courier New" w:hAnsi="Courier New" w:cs="Courier New"/>
              </w:rPr>
            </w:pPr>
            <w:r>
              <w:rPr>
                <w:rFonts w:ascii="Courier New" w:hAnsi="Courier New" w:cs="Courier New"/>
              </w:rPr>
              <w:t>Integer</w:t>
            </w:r>
          </w:p>
        </w:tc>
        <w:tc>
          <w:tcPr>
            <w:tcW w:w="4286" w:type="dxa"/>
          </w:tcPr>
          <w:p w:rsidR="00877C1A" w:rsidRPr="003E745F" w:rsidRDefault="00877C1A" w:rsidP="00284194">
            <w:pPr>
              <w:keepNext/>
            </w:pPr>
            <w:r>
              <w:t xml:space="preserve">Current version of </w:t>
            </w:r>
            <w:r w:rsidR="009F2C06" w:rsidRPr="009F2C06">
              <w:t>ServiceRequest.OdeInternal</w:t>
            </w:r>
            <w:r w:rsidR="009F2C06">
              <w:t xml:space="preserve"> schema, 3 as of this writing</w:t>
            </w:r>
            <w:r>
              <w:t xml:space="preserve">. </w:t>
            </w:r>
          </w:p>
        </w:tc>
      </w:tr>
    </w:tbl>
    <w:p w:rsidR="00EE01CD" w:rsidRDefault="00EE01CD" w:rsidP="00332E8E"/>
    <w:p w:rsidR="00332E8E" w:rsidRDefault="00CD6460" w:rsidP="00CD6460">
      <w:pPr>
        <w:pStyle w:val="Heading3"/>
      </w:pPr>
      <w:bookmarkStart w:id="70" w:name="_SituationDataWarehouse.SDW"/>
      <w:bookmarkStart w:id="71" w:name="_Toc531884749"/>
      <w:bookmarkEnd w:id="70"/>
      <w:r w:rsidRPr="00CD6460">
        <w:t>SituationDataWarehouse.SDW</w:t>
      </w:r>
      <w:bookmarkEnd w:id="71"/>
    </w:p>
    <w:p w:rsidR="00332E8E" w:rsidRDefault="00EE01CD" w:rsidP="00332E8E">
      <w:r w:rsidRPr="00EE01CD">
        <w:t>The data structure contains parameters provided by the requester and used by the ODE to deposit messages to U.S. DOT Situation Data Warehouse</w:t>
      </w:r>
    </w:p>
    <w:tbl>
      <w:tblPr>
        <w:tblStyle w:val="TableGrid"/>
        <w:tblW w:w="0" w:type="auto"/>
        <w:tblLook w:val="04A0" w:firstRow="1" w:lastRow="0" w:firstColumn="1" w:lastColumn="0" w:noHBand="0" w:noVBand="1"/>
      </w:tblPr>
      <w:tblGrid>
        <w:gridCol w:w="1933"/>
        <w:gridCol w:w="3391"/>
        <w:gridCol w:w="4026"/>
      </w:tblGrid>
      <w:tr w:rsidR="00EE01CD" w:rsidRPr="006E5FF6" w:rsidTr="00041843">
        <w:tc>
          <w:tcPr>
            <w:tcW w:w="1933" w:type="dxa"/>
          </w:tcPr>
          <w:p w:rsidR="00EE01CD" w:rsidRPr="006E5FF6" w:rsidRDefault="00EE01CD" w:rsidP="00284194">
            <w:pPr>
              <w:rPr>
                <w:b/>
              </w:rPr>
            </w:pPr>
            <w:r w:rsidRPr="006E5FF6">
              <w:rPr>
                <w:b/>
              </w:rPr>
              <w:t>Name</w:t>
            </w:r>
          </w:p>
        </w:tc>
        <w:tc>
          <w:tcPr>
            <w:tcW w:w="3391" w:type="dxa"/>
          </w:tcPr>
          <w:p w:rsidR="00EE01CD" w:rsidRPr="006E5FF6" w:rsidRDefault="00EE01CD" w:rsidP="00284194">
            <w:pPr>
              <w:rPr>
                <w:b/>
              </w:rPr>
            </w:pPr>
            <w:r w:rsidRPr="006E5FF6">
              <w:rPr>
                <w:b/>
              </w:rPr>
              <w:t>Type</w:t>
            </w:r>
          </w:p>
        </w:tc>
        <w:tc>
          <w:tcPr>
            <w:tcW w:w="4026" w:type="dxa"/>
          </w:tcPr>
          <w:p w:rsidR="00EE01CD" w:rsidRPr="006E5FF6" w:rsidRDefault="00EE01CD" w:rsidP="00284194">
            <w:pPr>
              <w:rPr>
                <w:b/>
              </w:rPr>
            </w:pPr>
            <w:r w:rsidRPr="006E5FF6">
              <w:rPr>
                <w:b/>
              </w:rPr>
              <w:t>Description</w:t>
            </w:r>
          </w:p>
        </w:tc>
      </w:tr>
      <w:tr w:rsidR="00EE01CD" w:rsidRPr="003E745F" w:rsidTr="00041843">
        <w:tc>
          <w:tcPr>
            <w:tcW w:w="1933" w:type="dxa"/>
          </w:tcPr>
          <w:p w:rsidR="00EE01CD" w:rsidRPr="000D041D" w:rsidRDefault="00877C1A" w:rsidP="00284194">
            <w:pPr>
              <w:rPr>
                <w:rFonts w:ascii="Courier New" w:hAnsi="Courier New" w:cs="Courier New"/>
              </w:rPr>
            </w:pPr>
            <w:r w:rsidRPr="00877C1A">
              <w:rPr>
                <w:rFonts w:ascii="Courier New" w:hAnsi="Courier New" w:cs="Courier New"/>
              </w:rPr>
              <w:t>deliverystart</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Pr="003E745F" w:rsidRDefault="00877C1A" w:rsidP="00877C1A">
            <w:pPr>
              <w:keepNext/>
            </w:pPr>
            <w:r>
              <w:t>Optional field, ISO string for message delivery start time. Identical to "deliverystart" field in SNMP for when RSU deposit not desired.</w:t>
            </w:r>
          </w:p>
        </w:tc>
      </w:tr>
      <w:tr w:rsidR="00EE01CD" w:rsidRPr="003E745F" w:rsidTr="00041843">
        <w:tc>
          <w:tcPr>
            <w:tcW w:w="1933" w:type="dxa"/>
          </w:tcPr>
          <w:p w:rsidR="00EE01CD" w:rsidRPr="003D1E97" w:rsidRDefault="00877C1A" w:rsidP="00284194">
            <w:pPr>
              <w:rPr>
                <w:rFonts w:ascii="Courier New" w:hAnsi="Courier New" w:cs="Courier New"/>
              </w:rPr>
            </w:pPr>
            <w:r w:rsidRPr="00877C1A">
              <w:rPr>
                <w:rFonts w:ascii="Courier New" w:hAnsi="Courier New" w:cs="Courier New"/>
              </w:rPr>
              <w:t>deliverystop</w:t>
            </w:r>
          </w:p>
        </w:tc>
        <w:tc>
          <w:tcPr>
            <w:tcW w:w="3391" w:type="dxa"/>
          </w:tcPr>
          <w:p w:rsidR="00EE01CD" w:rsidDel="003D1E97" w:rsidRDefault="00877C1A" w:rsidP="00284194">
            <w:pPr>
              <w:rPr>
                <w:rFonts w:ascii="Courier New" w:hAnsi="Courier New" w:cs="Courier New"/>
              </w:rPr>
            </w:pPr>
            <w:r>
              <w:rPr>
                <w:rFonts w:ascii="Courier New" w:hAnsi="Courier New" w:cs="Courier New"/>
              </w:rPr>
              <w:t>String</w:t>
            </w:r>
          </w:p>
        </w:tc>
        <w:tc>
          <w:tcPr>
            <w:tcW w:w="4026" w:type="dxa"/>
          </w:tcPr>
          <w:p w:rsidR="00EE01CD" w:rsidDel="003D1E97" w:rsidRDefault="00877C1A" w:rsidP="00877C1A">
            <w:pPr>
              <w:keepNext/>
            </w:pPr>
            <w:r>
              <w:t>Optional field, ISO string for message delivery stop time. Identical to "deliverystop" field in SNMP for when RSU deposit not desired.</w:t>
            </w:r>
          </w:p>
        </w:tc>
      </w:tr>
      <w:tr w:rsidR="00EE01CD" w:rsidRPr="003E745F" w:rsidTr="00041843">
        <w:tc>
          <w:tcPr>
            <w:tcW w:w="1933" w:type="dxa"/>
          </w:tcPr>
          <w:p w:rsidR="00EE01CD" w:rsidRDefault="00877C1A" w:rsidP="00284194">
            <w:pPr>
              <w:rPr>
                <w:rFonts w:ascii="Courier New" w:hAnsi="Courier New" w:cs="Courier New"/>
              </w:rPr>
            </w:pPr>
            <w:r w:rsidRPr="00877C1A">
              <w:rPr>
                <w:rFonts w:ascii="Courier New" w:hAnsi="Courier New" w:cs="Courier New"/>
              </w:rPr>
              <w:t>groupID</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groupID to use, for example "A123B456". GroupID is a DSRC.TemporaryID used for message identification.</w:t>
            </w:r>
          </w:p>
        </w:tc>
      </w:tr>
      <w:tr w:rsidR="00EE01CD" w:rsidRPr="003E745F" w:rsidTr="00041843">
        <w:tc>
          <w:tcPr>
            <w:tcW w:w="1933" w:type="dxa"/>
          </w:tcPr>
          <w:p w:rsidR="00EE01CD" w:rsidRPr="00CD6460" w:rsidRDefault="00877C1A" w:rsidP="00284194">
            <w:pPr>
              <w:rPr>
                <w:rFonts w:ascii="Courier New" w:hAnsi="Courier New" w:cs="Courier New"/>
              </w:rPr>
            </w:pPr>
            <w:r w:rsidRPr="00877C1A">
              <w:rPr>
                <w:rFonts w:ascii="Courier New" w:hAnsi="Courier New" w:cs="Courier New"/>
              </w:rPr>
              <w:t>recordID</w:t>
            </w:r>
          </w:p>
        </w:tc>
        <w:tc>
          <w:tcPr>
            <w:tcW w:w="3391" w:type="dxa"/>
          </w:tcPr>
          <w:p w:rsidR="00EE01CD" w:rsidRPr="00CD6460"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recordID to use, for example "A123B456". RecordID is a DSRC.TemporaryID used for message identification.</w:t>
            </w:r>
          </w:p>
        </w:tc>
      </w:tr>
      <w:tr w:rsidR="00877C1A" w:rsidRPr="003E745F" w:rsidTr="00877C1A">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serviceRegion</w:t>
            </w:r>
          </w:p>
        </w:tc>
        <w:tc>
          <w:tcPr>
            <w:tcW w:w="3391" w:type="dxa"/>
          </w:tcPr>
          <w:p w:rsidR="00877C1A" w:rsidRPr="00CD6460" w:rsidRDefault="00F47FBF" w:rsidP="00284194">
            <w:pPr>
              <w:rPr>
                <w:rFonts w:ascii="Courier New" w:hAnsi="Courier New" w:cs="Courier New"/>
              </w:rPr>
            </w:pPr>
            <w:hyperlink w:anchor="_ServiceRegion" w:history="1">
              <w:r w:rsidR="00041843" w:rsidRPr="00041843">
                <w:rPr>
                  <w:rStyle w:val="Hyperlink"/>
                  <w:rFonts w:ascii="Courier New" w:hAnsi="Courier New" w:cs="Courier New"/>
                </w:rPr>
                <w:t>ServiceRegion</w:t>
              </w:r>
            </w:hyperlink>
          </w:p>
        </w:tc>
        <w:tc>
          <w:tcPr>
            <w:tcW w:w="4026" w:type="dxa"/>
          </w:tcPr>
          <w:p w:rsidR="00877C1A" w:rsidRDefault="00877C1A" w:rsidP="00284194">
            <w:pPr>
              <w:keepNext/>
            </w:pPr>
            <w:r>
              <w:t>Region to which this message is broadcast.</w:t>
            </w:r>
          </w:p>
        </w:tc>
      </w:tr>
      <w:tr w:rsidR="00877C1A" w:rsidRPr="003E745F" w:rsidTr="00041843">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ttl</w:t>
            </w:r>
          </w:p>
        </w:tc>
        <w:tc>
          <w:tcPr>
            <w:tcW w:w="3391" w:type="dxa"/>
          </w:tcPr>
          <w:p w:rsidR="00877C1A" w:rsidRPr="00CD6460" w:rsidRDefault="00041843" w:rsidP="00284194">
            <w:pPr>
              <w:rPr>
                <w:rFonts w:ascii="Courier New" w:hAnsi="Courier New" w:cs="Courier New"/>
              </w:rPr>
            </w:pPr>
            <w:r>
              <w:rPr>
                <w:rFonts w:ascii="Courier New" w:hAnsi="Courier New" w:cs="Courier New"/>
              </w:rPr>
              <w:t>enumString</w:t>
            </w:r>
          </w:p>
        </w:tc>
        <w:tc>
          <w:tcPr>
            <w:tcW w:w="4026" w:type="dxa"/>
          </w:tcPr>
          <w:p w:rsidR="00041843" w:rsidRDefault="00877C1A" w:rsidP="00041843">
            <w:pPr>
              <w:keepNext/>
            </w:pPr>
            <w:r w:rsidRPr="00877C1A">
              <w:t>Message time to live.</w:t>
            </w:r>
            <w:r w:rsidR="00041843">
              <w:t xml:space="preserve"> One of {</w:t>
            </w:r>
          </w:p>
          <w:p w:rsidR="00041843" w:rsidRDefault="00041843" w:rsidP="00041843">
            <w:pPr>
              <w:keepNext/>
            </w:pPr>
            <w:r>
              <w:t xml:space="preserve">         oneminute, </w:t>
            </w:r>
          </w:p>
          <w:p w:rsidR="00041843" w:rsidRDefault="00041843" w:rsidP="00041843">
            <w:pPr>
              <w:keepNext/>
            </w:pPr>
            <w:r>
              <w:t xml:space="preserve">         thirtyminutes, </w:t>
            </w:r>
          </w:p>
          <w:p w:rsidR="00041843" w:rsidRDefault="00041843" w:rsidP="00041843">
            <w:pPr>
              <w:keepNext/>
            </w:pPr>
            <w:r>
              <w:t xml:space="preserve">         oneday, </w:t>
            </w:r>
          </w:p>
          <w:p w:rsidR="00041843" w:rsidRDefault="00041843" w:rsidP="00041843">
            <w:pPr>
              <w:keepNext/>
            </w:pPr>
            <w:r>
              <w:t xml:space="preserve">         oneweek, </w:t>
            </w:r>
          </w:p>
          <w:p w:rsidR="00041843" w:rsidRDefault="00041843" w:rsidP="00041843">
            <w:pPr>
              <w:keepNext/>
            </w:pPr>
            <w:r>
              <w:t xml:space="preserve">         onemonth, </w:t>
            </w:r>
          </w:p>
          <w:p w:rsidR="00041843" w:rsidRDefault="00041843" w:rsidP="00041843">
            <w:pPr>
              <w:keepNext/>
            </w:pPr>
            <w:r>
              <w:t xml:space="preserve">         oneyear</w:t>
            </w:r>
          </w:p>
          <w:p w:rsidR="00877C1A" w:rsidRDefault="00041843" w:rsidP="00041843">
            <w:pPr>
              <w:keepNext/>
            </w:pPr>
            <w:r>
              <w:t xml:space="preserve">      }</w:t>
            </w:r>
          </w:p>
        </w:tc>
      </w:tr>
    </w:tbl>
    <w:p w:rsidR="00EE01CD" w:rsidRDefault="00EE01CD" w:rsidP="00332E8E"/>
    <w:p w:rsidR="00332E8E" w:rsidRPr="00CD6460" w:rsidRDefault="00CD6460" w:rsidP="00332E8E">
      <w:pPr>
        <w:pStyle w:val="Heading3"/>
      </w:pPr>
      <w:bookmarkStart w:id="72" w:name="_RoadSideUnit.RSU"/>
      <w:bookmarkStart w:id="73" w:name="_Toc531884750"/>
      <w:bookmarkEnd w:id="72"/>
      <w:r w:rsidRPr="00CD6460">
        <w:lastRenderedPageBreak/>
        <w:t>RoadSideUnit.RSU</w:t>
      </w:r>
      <w:bookmarkEnd w:id="73"/>
    </w:p>
    <w:p w:rsidR="00CD6460" w:rsidRDefault="00EE01CD" w:rsidP="00CD6460">
      <w:r w:rsidRPr="00EE01CD">
        <w:t>The data structure contains parameters provided by the requester and used by the ODE to send messages the Roadside Units.</w:t>
      </w:r>
    </w:p>
    <w:tbl>
      <w:tblPr>
        <w:tblStyle w:val="TableGrid"/>
        <w:tblW w:w="0" w:type="auto"/>
        <w:tblLook w:val="04A0" w:firstRow="1" w:lastRow="0" w:firstColumn="1" w:lastColumn="0" w:noHBand="0" w:noVBand="1"/>
      </w:tblPr>
      <w:tblGrid>
        <w:gridCol w:w="1669"/>
        <w:gridCol w:w="3531"/>
        <w:gridCol w:w="4150"/>
      </w:tblGrid>
      <w:tr w:rsidR="00EE01CD" w:rsidRPr="006E5FF6" w:rsidTr="00D51A7C">
        <w:tc>
          <w:tcPr>
            <w:tcW w:w="1669" w:type="dxa"/>
          </w:tcPr>
          <w:p w:rsidR="00EE01CD" w:rsidRPr="006E5FF6" w:rsidRDefault="00EE01CD" w:rsidP="00284194">
            <w:pPr>
              <w:rPr>
                <w:b/>
              </w:rPr>
            </w:pPr>
            <w:r w:rsidRPr="006E5FF6">
              <w:rPr>
                <w:b/>
              </w:rPr>
              <w:t>Name</w:t>
            </w:r>
          </w:p>
        </w:tc>
        <w:tc>
          <w:tcPr>
            <w:tcW w:w="3531" w:type="dxa"/>
          </w:tcPr>
          <w:p w:rsidR="00EE01CD" w:rsidRPr="006E5FF6" w:rsidRDefault="00EE01CD" w:rsidP="00284194">
            <w:pPr>
              <w:rPr>
                <w:b/>
              </w:rPr>
            </w:pPr>
            <w:r w:rsidRPr="006E5FF6">
              <w:rPr>
                <w:b/>
              </w:rPr>
              <w:t>Type</w:t>
            </w:r>
          </w:p>
        </w:tc>
        <w:tc>
          <w:tcPr>
            <w:tcW w:w="4150" w:type="dxa"/>
          </w:tcPr>
          <w:p w:rsidR="00EE01CD" w:rsidRPr="006E5FF6" w:rsidRDefault="00EE01CD" w:rsidP="00284194">
            <w:pPr>
              <w:rPr>
                <w:b/>
              </w:rPr>
            </w:pPr>
            <w:r w:rsidRPr="006E5FF6">
              <w:rPr>
                <w:b/>
              </w:rPr>
              <w:t>Description</w:t>
            </w:r>
          </w:p>
        </w:tc>
      </w:tr>
      <w:tr w:rsidR="0056253B" w:rsidRPr="009E0F49" w:rsidTr="00D51A7C">
        <w:tc>
          <w:tcPr>
            <w:tcW w:w="1669" w:type="dxa"/>
          </w:tcPr>
          <w:p w:rsidR="0056253B" w:rsidRPr="00060B01" w:rsidRDefault="0056253B" w:rsidP="00284194">
            <w:pPr>
              <w:rPr>
                <w:rFonts w:ascii="Courier New" w:hAnsi="Courier New" w:cs="Courier New"/>
              </w:rPr>
            </w:pPr>
            <w:r w:rsidRPr="00060B01">
              <w:rPr>
                <w:rFonts w:ascii="Courier New" w:hAnsi="Courier New" w:cs="Courier New"/>
              </w:rPr>
              <w:t>rsuIndex</w:t>
            </w:r>
          </w:p>
        </w:tc>
        <w:tc>
          <w:tcPr>
            <w:tcW w:w="3531" w:type="dxa"/>
          </w:tcPr>
          <w:p w:rsidR="0056253B" w:rsidRPr="0056253B" w:rsidRDefault="0056253B" w:rsidP="00284194">
            <w:r>
              <w:t>Integer</w:t>
            </w:r>
          </w:p>
        </w:tc>
        <w:tc>
          <w:tcPr>
            <w:tcW w:w="4150" w:type="dxa"/>
          </w:tcPr>
          <w:p w:rsidR="0056253B" w:rsidRPr="0056253B" w:rsidRDefault="0056253B" w:rsidP="00284194">
            <w:r>
              <w:t>Index of message storage on this RSU</w:t>
            </w:r>
          </w:p>
        </w:tc>
      </w:tr>
      <w:tr w:rsidR="00D51A7C" w:rsidRPr="003E745F" w:rsidTr="00D51A7C">
        <w:tc>
          <w:tcPr>
            <w:tcW w:w="1669" w:type="dxa"/>
          </w:tcPr>
          <w:p w:rsidR="00D51A7C" w:rsidRDefault="00D51A7C" w:rsidP="00D51A7C">
            <w:pPr>
              <w:rPr>
                <w:rFonts w:ascii="Courier New" w:hAnsi="Courier New" w:cs="Courier New"/>
              </w:rPr>
            </w:pPr>
            <w:r w:rsidRPr="00D51A7C">
              <w:rPr>
                <w:rFonts w:ascii="Courier New" w:hAnsi="Courier New" w:cs="Courier New"/>
              </w:rPr>
              <w:t>rsuPassword</w:t>
            </w:r>
          </w:p>
        </w:tc>
        <w:tc>
          <w:tcPr>
            <w:tcW w:w="3531" w:type="dxa"/>
          </w:tcPr>
          <w:p w:rsidR="00D51A7C" w:rsidRDefault="00D51A7C" w:rsidP="00D51A7C">
            <w:pPr>
              <w:rPr>
                <w:rFonts w:ascii="Courier New" w:hAnsi="Courier New" w:cs="Courier New"/>
              </w:rPr>
            </w:pPr>
            <w:r w:rsidRPr="00D51A7C">
              <w:rPr>
                <w:rFonts w:ascii="Courier New" w:hAnsi="Courier New" w:cs="Courier New"/>
              </w:rPr>
              <w:t>String</w:t>
            </w:r>
          </w:p>
        </w:tc>
        <w:tc>
          <w:tcPr>
            <w:tcW w:w="4150" w:type="dxa"/>
          </w:tcPr>
          <w:p w:rsidR="00D51A7C" w:rsidRDefault="007300F8" w:rsidP="00D51A7C">
            <w:pPr>
              <w:keepNext/>
            </w:pPr>
            <w:r>
              <w:t>RSU</w:t>
            </w:r>
            <w:r w:rsidRPr="00D51A7C">
              <w:t xml:space="preserve"> </w:t>
            </w:r>
            <w:r w:rsidR="00D51A7C" w:rsidRPr="00D51A7C">
              <w:t>password</w:t>
            </w:r>
          </w:p>
        </w:tc>
      </w:tr>
      <w:tr w:rsidR="00D51A7C" w:rsidRPr="003E745F" w:rsidTr="00D51A7C">
        <w:tc>
          <w:tcPr>
            <w:tcW w:w="1669" w:type="dxa"/>
          </w:tcPr>
          <w:p w:rsidR="00D51A7C" w:rsidRPr="00CD6460" w:rsidRDefault="00D51A7C" w:rsidP="00D51A7C">
            <w:pPr>
              <w:rPr>
                <w:rFonts w:ascii="Courier New" w:hAnsi="Courier New" w:cs="Courier New"/>
              </w:rPr>
            </w:pPr>
            <w:r w:rsidRPr="00D51A7C">
              <w:rPr>
                <w:rFonts w:ascii="Courier New" w:hAnsi="Courier New" w:cs="Courier New"/>
              </w:rPr>
              <w:t>rsuRetries</w:t>
            </w:r>
          </w:p>
        </w:tc>
        <w:tc>
          <w:tcPr>
            <w:tcW w:w="3531" w:type="dxa"/>
          </w:tcPr>
          <w:p w:rsidR="00D51A7C" w:rsidRPr="00CD6460" w:rsidRDefault="00D51A7C" w:rsidP="00D51A7C">
            <w:pPr>
              <w:rPr>
                <w:rFonts w:ascii="Courier New" w:hAnsi="Courier New" w:cs="Courier New"/>
              </w:rPr>
            </w:pPr>
            <w:r>
              <w:rPr>
                <w:rFonts w:ascii="Courier New" w:hAnsi="Courier New" w:cs="Courier New"/>
              </w:rPr>
              <w:t>Integer</w:t>
            </w:r>
          </w:p>
        </w:tc>
        <w:tc>
          <w:tcPr>
            <w:tcW w:w="4150" w:type="dxa"/>
          </w:tcPr>
          <w:p w:rsidR="00D51A7C" w:rsidRDefault="00D51A7C" w:rsidP="00D51A7C">
            <w:pPr>
              <w:keepNext/>
            </w:pPr>
            <w:r w:rsidRPr="00D51A7C">
              <w:t>Number of retries upon message send failure</w:t>
            </w:r>
          </w:p>
        </w:tc>
      </w:tr>
      <w:tr w:rsidR="00D51A7C" w:rsidRPr="003E745F" w:rsidTr="00284194">
        <w:tc>
          <w:tcPr>
            <w:tcW w:w="1669" w:type="dxa"/>
          </w:tcPr>
          <w:p w:rsidR="00D51A7C" w:rsidRPr="000D041D" w:rsidRDefault="00D51A7C" w:rsidP="00284194">
            <w:pPr>
              <w:rPr>
                <w:rFonts w:ascii="Courier New" w:hAnsi="Courier New" w:cs="Courier New"/>
              </w:rPr>
            </w:pPr>
            <w:r w:rsidRPr="00D51A7C">
              <w:rPr>
                <w:rFonts w:ascii="Courier New" w:hAnsi="Courier New" w:cs="Courier New"/>
              </w:rPr>
              <w:t>rsuTarget</w:t>
            </w:r>
          </w:p>
        </w:tc>
        <w:tc>
          <w:tcPr>
            <w:tcW w:w="3531" w:type="dxa"/>
          </w:tcPr>
          <w:p w:rsidR="00D51A7C"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RPr="003E745F" w:rsidRDefault="00D51A7C" w:rsidP="00284194">
            <w:pPr>
              <w:keepNext/>
            </w:pPr>
            <w:r w:rsidRPr="00D51A7C">
              <w:t>IPv4 address of RSU</w:t>
            </w:r>
          </w:p>
        </w:tc>
      </w:tr>
      <w:tr w:rsidR="00D51A7C" w:rsidRPr="003E745F" w:rsidTr="00D51A7C">
        <w:tc>
          <w:tcPr>
            <w:tcW w:w="1669" w:type="dxa"/>
          </w:tcPr>
          <w:p w:rsidR="00D51A7C" w:rsidRPr="00D51A7C" w:rsidRDefault="00D51A7C" w:rsidP="00284194">
            <w:pPr>
              <w:rPr>
                <w:rFonts w:ascii="Courier New" w:hAnsi="Courier New" w:cs="Courier New"/>
              </w:rPr>
            </w:pPr>
            <w:r w:rsidRPr="00D51A7C">
              <w:rPr>
                <w:rFonts w:ascii="Courier New" w:hAnsi="Courier New" w:cs="Courier New"/>
              </w:rPr>
              <w:t>rsuTimeout</w:t>
            </w:r>
          </w:p>
        </w:tc>
        <w:tc>
          <w:tcPr>
            <w:tcW w:w="3531" w:type="dxa"/>
          </w:tcPr>
          <w:p w:rsidR="00D51A7C" w:rsidRPr="00CD6460" w:rsidRDefault="00D51A7C" w:rsidP="00284194">
            <w:pPr>
              <w:rPr>
                <w:rFonts w:ascii="Courier New" w:hAnsi="Courier New" w:cs="Courier New"/>
              </w:rPr>
            </w:pPr>
            <w:r>
              <w:rPr>
                <w:rFonts w:ascii="Courier New" w:hAnsi="Courier New" w:cs="Courier New"/>
              </w:rPr>
              <w:t>Integer</w:t>
            </w:r>
          </w:p>
        </w:tc>
        <w:tc>
          <w:tcPr>
            <w:tcW w:w="4150" w:type="dxa"/>
          </w:tcPr>
          <w:p w:rsidR="00D51A7C" w:rsidRDefault="00D51A7C" w:rsidP="00284194">
            <w:pPr>
              <w:keepNext/>
            </w:pPr>
            <w:r w:rsidRPr="00D51A7C">
              <w:t>Timeout measured in milliseconds</w:t>
            </w:r>
          </w:p>
        </w:tc>
      </w:tr>
      <w:tr w:rsidR="00D51A7C" w:rsidRPr="003E745F" w:rsidTr="00284194">
        <w:tc>
          <w:tcPr>
            <w:tcW w:w="1669" w:type="dxa"/>
          </w:tcPr>
          <w:p w:rsidR="00D51A7C" w:rsidRPr="003D1E97" w:rsidRDefault="00D51A7C" w:rsidP="00284194">
            <w:pPr>
              <w:rPr>
                <w:rFonts w:ascii="Courier New" w:hAnsi="Courier New" w:cs="Courier New"/>
              </w:rPr>
            </w:pPr>
            <w:r w:rsidRPr="00D51A7C">
              <w:rPr>
                <w:rFonts w:ascii="Courier New" w:hAnsi="Courier New" w:cs="Courier New"/>
              </w:rPr>
              <w:t>rsuUsername</w:t>
            </w:r>
          </w:p>
        </w:tc>
        <w:tc>
          <w:tcPr>
            <w:tcW w:w="3531" w:type="dxa"/>
          </w:tcPr>
          <w:p w:rsidR="00D51A7C" w:rsidDel="003D1E97"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Del="003D1E97" w:rsidRDefault="00D51A7C" w:rsidP="00284194">
            <w:pPr>
              <w:keepNext/>
            </w:pPr>
            <w:r w:rsidRPr="00D51A7C">
              <w:t>SNMP username</w:t>
            </w:r>
          </w:p>
        </w:tc>
      </w:tr>
    </w:tbl>
    <w:p w:rsidR="00EE01CD" w:rsidRDefault="00EE01CD" w:rsidP="00CD6460"/>
    <w:p w:rsidR="00EE01CD" w:rsidRDefault="00EE01CD" w:rsidP="00EE01CD">
      <w:pPr>
        <w:pStyle w:val="Heading3"/>
      </w:pPr>
      <w:bookmarkStart w:id="74" w:name="_SNMP"/>
      <w:bookmarkStart w:id="75" w:name="_Toc531884751"/>
      <w:bookmarkEnd w:id="74"/>
      <w:r>
        <w:t>SNMP</w:t>
      </w:r>
      <w:bookmarkEnd w:id="75"/>
    </w:p>
    <w:p w:rsidR="00EE01CD" w:rsidRPr="00EE01CD" w:rsidRDefault="00EE01CD" w:rsidP="00EE01CD">
      <w:r w:rsidRPr="00EE01CD">
        <w:t>The data structure contains parameters provided by the requester and used by the ODE to access the RSUs vial the SNMP interface.</w:t>
      </w:r>
    </w:p>
    <w:tbl>
      <w:tblPr>
        <w:tblStyle w:val="TableGrid"/>
        <w:tblW w:w="0" w:type="auto"/>
        <w:tblLook w:val="04A0" w:firstRow="1" w:lastRow="0" w:firstColumn="1" w:lastColumn="0" w:noHBand="0" w:noVBand="1"/>
      </w:tblPr>
      <w:tblGrid>
        <w:gridCol w:w="1933"/>
        <w:gridCol w:w="3396"/>
        <w:gridCol w:w="4021"/>
      </w:tblGrid>
      <w:tr w:rsidR="00EE01CD" w:rsidRPr="006E5FF6" w:rsidTr="002C21FC">
        <w:tc>
          <w:tcPr>
            <w:tcW w:w="1933" w:type="dxa"/>
          </w:tcPr>
          <w:p w:rsidR="00EE01CD" w:rsidRPr="006E5FF6" w:rsidRDefault="00EE01CD" w:rsidP="00284194">
            <w:pPr>
              <w:rPr>
                <w:b/>
              </w:rPr>
            </w:pPr>
            <w:r w:rsidRPr="006E5FF6">
              <w:rPr>
                <w:b/>
              </w:rPr>
              <w:t>Name</w:t>
            </w:r>
          </w:p>
        </w:tc>
        <w:tc>
          <w:tcPr>
            <w:tcW w:w="3396" w:type="dxa"/>
          </w:tcPr>
          <w:p w:rsidR="00EE01CD" w:rsidRPr="006E5FF6" w:rsidRDefault="00EE01CD" w:rsidP="00284194">
            <w:pPr>
              <w:rPr>
                <w:b/>
              </w:rPr>
            </w:pPr>
            <w:r w:rsidRPr="006E5FF6">
              <w:rPr>
                <w:b/>
              </w:rPr>
              <w:t>Type</w:t>
            </w:r>
          </w:p>
        </w:tc>
        <w:tc>
          <w:tcPr>
            <w:tcW w:w="4021" w:type="dxa"/>
          </w:tcPr>
          <w:p w:rsidR="00EE01CD" w:rsidRPr="006E5FF6" w:rsidRDefault="00EE01CD" w:rsidP="00284194">
            <w:pPr>
              <w:rPr>
                <w:b/>
              </w:rPr>
            </w:pPr>
            <w:r w:rsidRPr="006E5FF6">
              <w:rPr>
                <w:b/>
              </w:rPr>
              <w:t>Description</w:t>
            </w:r>
          </w:p>
        </w:tc>
      </w:tr>
      <w:tr w:rsidR="00EE01CD" w:rsidRPr="003E745F" w:rsidTr="002C21FC">
        <w:tc>
          <w:tcPr>
            <w:tcW w:w="1933" w:type="dxa"/>
          </w:tcPr>
          <w:p w:rsidR="00EE01CD" w:rsidRPr="000D041D" w:rsidRDefault="00D51A7C" w:rsidP="00284194">
            <w:pPr>
              <w:rPr>
                <w:rFonts w:ascii="Courier New" w:hAnsi="Courier New" w:cs="Courier New"/>
              </w:rPr>
            </w:pPr>
            <w:r w:rsidRPr="00D51A7C">
              <w:rPr>
                <w:rFonts w:ascii="Courier New" w:hAnsi="Courier New" w:cs="Courier New"/>
              </w:rPr>
              <w:t>rsuid</w:t>
            </w:r>
          </w:p>
        </w:tc>
        <w:tc>
          <w:tcPr>
            <w:tcW w:w="3396" w:type="dxa"/>
          </w:tcPr>
          <w:p w:rsidR="00EE01CD" w:rsidRDefault="002C21FC" w:rsidP="00284194">
            <w:pPr>
              <w:rPr>
                <w:rFonts w:ascii="Courier New" w:hAnsi="Courier New" w:cs="Courier New"/>
              </w:rPr>
            </w:pPr>
            <w:r>
              <w:rPr>
                <w:rFonts w:ascii="Courier New" w:hAnsi="Courier New" w:cs="Courier New"/>
              </w:rPr>
              <w:t>String</w:t>
            </w:r>
          </w:p>
        </w:tc>
        <w:tc>
          <w:tcPr>
            <w:tcW w:w="4021" w:type="dxa"/>
          </w:tcPr>
          <w:p w:rsidR="00EE01CD" w:rsidRPr="003E745F" w:rsidRDefault="00953DED" w:rsidP="00284194">
            <w:pPr>
              <w:keepNext/>
            </w:pPr>
            <w:r>
              <w:t>OID of the RSU</w:t>
            </w:r>
          </w:p>
        </w:tc>
      </w:tr>
      <w:tr w:rsidR="002C21FC" w:rsidRPr="003E745F" w:rsidTr="002C21FC">
        <w:tc>
          <w:tcPr>
            <w:tcW w:w="1933" w:type="dxa"/>
          </w:tcPr>
          <w:p w:rsidR="002C21FC" w:rsidRPr="003D1E97" w:rsidRDefault="002C21FC" w:rsidP="002C21FC">
            <w:pPr>
              <w:rPr>
                <w:rFonts w:ascii="Courier New" w:hAnsi="Courier New" w:cs="Courier New"/>
              </w:rPr>
            </w:pPr>
            <w:r w:rsidRPr="002C21FC">
              <w:rPr>
                <w:rFonts w:ascii="Courier New" w:hAnsi="Courier New" w:cs="Courier New"/>
              </w:rPr>
              <w:t>msgid</w:t>
            </w:r>
          </w:p>
        </w:tc>
        <w:tc>
          <w:tcPr>
            <w:tcW w:w="3396" w:type="dxa"/>
          </w:tcPr>
          <w:p w:rsidR="002C21FC" w:rsidDel="003D1E97" w:rsidRDefault="002C21FC" w:rsidP="002C21FC">
            <w:pPr>
              <w:rPr>
                <w:rFonts w:ascii="Courier New" w:hAnsi="Courier New" w:cs="Courier New"/>
              </w:rPr>
            </w:pPr>
            <w:r>
              <w:rPr>
                <w:rFonts w:ascii="Courier New" w:hAnsi="Courier New" w:cs="Courier New"/>
              </w:rPr>
              <w:t>String</w:t>
            </w:r>
          </w:p>
        </w:tc>
        <w:tc>
          <w:tcPr>
            <w:tcW w:w="4021" w:type="dxa"/>
          </w:tcPr>
          <w:p w:rsidR="002C21FC" w:rsidDel="003D1E97" w:rsidRDefault="00240328" w:rsidP="002C21FC">
            <w:pPr>
              <w:keepNext/>
            </w:pPr>
            <w:r>
              <w:t>Message ID</w:t>
            </w:r>
          </w:p>
        </w:tc>
      </w:tr>
      <w:tr w:rsidR="002C21FC" w:rsidRPr="003E745F" w:rsidTr="002C21FC">
        <w:tc>
          <w:tcPr>
            <w:tcW w:w="1933" w:type="dxa"/>
          </w:tcPr>
          <w:p w:rsidR="002C21FC" w:rsidRDefault="002C21FC" w:rsidP="002C21FC">
            <w:pPr>
              <w:rPr>
                <w:rFonts w:ascii="Courier New" w:hAnsi="Courier New" w:cs="Courier New"/>
              </w:rPr>
            </w:pPr>
            <w:r w:rsidRPr="002C21FC">
              <w:rPr>
                <w:rFonts w:ascii="Courier New" w:hAnsi="Courier New" w:cs="Courier New"/>
              </w:rPr>
              <w:t>mode</w:t>
            </w:r>
          </w:p>
        </w:tc>
        <w:tc>
          <w:tcPr>
            <w:tcW w:w="3396" w:type="dxa"/>
          </w:tcPr>
          <w:p w:rsidR="002C21FC"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Mode</w:t>
            </w:r>
          </w:p>
        </w:tc>
      </w:tr>
      <w:tr w:rsidR="002C21FC" w:rsidRPr="003E745F" w:rsidTr="002C21FC">
        <w:tc>
          <w:tcPr>
            <w:tcW w:w="1933" w:type="dxa"/>
          </w:tcPr>
          <w:p w:rsidR="002C21FC" w:rsidRPr="00CD6460" w:rsidRDefault="002C21FC" w:rsidP="002C21FC">
            <w:pPr>
              <w:rPr>
                <w:rFonts w:ascii="Courier New" w:hAnsi="Courier New" w:cs="Courier New"/>
              </w:rPr>
            </w:pPr>
            <w:r w:rsidRPr="002C21FC">
              <w:rPr>
                <w:rFonts w:ascii="Courier New" w:hAnsi="Courier New" w:cs="Courier New"/>
              </w:rPr>
              <w:t>channel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Channel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interval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Interval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deliverystart</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start time. Takes priority over "deliverystart"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deliverystop</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stop time. Takes priority over "deliverystop"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enable</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Enable RSU: 1 = true, 0 = false</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status</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RSU Status</w:t>
            </w:r>
          </w:p>
        </w:tc>
      </w:tr>
    </w:tbl>
    <w:p w:rsidR="00EE01CD" w:rsidRDefault="00EE01CD" w:rsidP="00CD6460"/>
    <w:p w:rsidR="00CD6460" w:rsidRDefault="00041843" w:rsidP="00041843">
      <w:pPr>
        <w:pStyle w:val="Heading3"/>
      </w:pPr>
      <w:bookmarkStart w:id="76" w:name="_ServiceRegion"/>
      <w:bookmarkStart w:id="77" w:name="_Toc531884752"/>
      <w:bookmarkEnd w:id="76"/>
      <w:r>
        <w:t>ServiceRegion</w:t>
      </w:r>
      <w:bookmarkEnd w:id="77"/>
    </w:p>
    <w:p w:rsidR="00041843" w:rsidRDefault="00041843" w:rsidP="00041843"/>
    <w:tbl>
      <w:tblPr>
        <w:tblStyle w:val="TableGrid"/>
        <w:tblW w:w="0" w:type="auto"/>
        <w:tblLook w:val="04A0" w:firstRow="1" w:lastRow="0" w:firstColumn="1" w:lastColumn="0" w:noHBand="0" w:noVBand="1"/>
      </w:tblPr>
      <w:tblGrid>
        <w:gridCol w:w="1415"/>
        <w:gridCol w:w="3649"/>
        <w:gridCol w:w="4286"/>
      </w:tblGrid>
      <w:tr w:rsidR="00041843" w:rsidRPr="006E5FF6" w:rsidTr="00284194">
        <w:tc>
          <w:tcPr>
            <w:tcW w:w="1415" w:type="dxa"/>
          </w:tcPr>
          <w:p w:rsidR="00041843" w:rsidRPr="006E5FF6" w:rsidRDefault="00041843" w:rsidP="00284194">
            <w:pPr>
              <w:rPr>
                <w:b/>
              </w:rPr>
            </w:pPr>
            <w:r w:rsidRPr="006E5FF6">
              <w:rPr>
                <w:b/>
              </w:rPr>
              <w:t>Name</w:t>
            </w:r>
          </w:p>
        </w:tc>
        <w:tc>
          <w:tcPr>
            <w:tcW w:w="3649" w:type="dxa"/>
          </w:tcPr>
          <w:p w:rsidR="00041843" w:rsidRPr="006E5FF6" w:rsidRDefault="00041843" w:rsidP="00284194">
            <w:pPr>
              <w:rPr>
                <w:b/>
              </w:rPr>
            </w:pPr>
            <w:r w:rsidRPr="006E5FF6">
              <w:rPr>
                <w:b/>
              </w:rPr>
              <w:t>Type</w:t>
            </w:r>
          </w:p>
        </w:tc>
        <w:tc>
          <w:tcPr>
            <w:tcW w:w="4286" w:type="dxa"/>
          </w:tcPr>
          <w:p w:rsidR="00041843" w:rsidRPr="006E5FF6" w:rsidRDefault="00041843" w:rsidP="00284194">
            <w:pPr>
              <w:rPr>
                <w:b/>
              </w:rPr>
            </w:pPr>
            <w:r w:rsidRPr="006E5FF6">
              <w:rPr>
                <w:b/>
              </w:rPr>
              <w:t>Description</w:t>
            </w:r>
          </w:p>
        </w:tc>
      </w:tr>
      <w:tr w:rsidR="00041843" w:rsidRPr="003E745F" w:rsidTr="00284194">
        <w:tc>
          <w:tcPr>
            <w:tcW w:w="1415" w:type="dxa"/>
          </w:tcPr>
          <w:p w:rsidR="00041843" w:rsidRPr="000D041D" w:rsidRDefault="00240328" w:rsidP="00284194">
            <w:pPr>
              <w:rPr>
                <w:rFonts w:ascii="Courier New" w:hAnsi="Courier New" w:cs="Courier New"/>
              </w:rPr>
            </w:pPr>
            <w:r w:rsidRPr="00240328">
              <w:rPr>
                <w:rFonts w:ascii="Courier New" w:hAnsi="Courier New" w:cs="Courier New"/>
              </w:rPr>
              <w:t>nwCorner</w:t>
            </w:r>
          </w:p>
        </w:tc>
        <w:tc>
          <w:tcPr>
            <w:tcW w:w="3649" w:type="dxa"/>
          </w:tcPr>
          <w:p w:rsidR="00041843" w:rsidRDefault="00240328" w:rsidP="00284194">
            <w:pPr>
              <w:rPr>
                <w:rFonts w:ascii="Courier New" w:hAnsi="Courier New" w:cs="Courier New"/>
              </w:rPr>
            </w:pPr>
            <w:r>
              <w:rPr>
                <w:rFonts w:ascii="Courier New" w:hAnsi="Courier New" w:cs="Courier New"/>
              </w:rPr>
              <w:t>Position2D</w:t>
            </w:r>
          </w:p>
        </w:tc>
        <w:tc>
          <w:tcPr>
            <w:tcW w:w="4286" w:type="dxa"/>
          </w:tcPr>
          <w:p w:rsidR="00041843" w:rsidRPr="003E745F" w:rsidRDefault="00240328" w:rsidP="00284194">
            <w:pPr>
              <w:keepNext/>
            </w:pPr>
            <w:r>
              <w:t xml:space="preserve">Northwest corner of the service region. </w:t>
            </w:r>
          </w:p>
        </w:tc>
      </w:tr>
      <w:tr w:rsidR="00240328" w:rsidRPr="003E745F" w:rsidTr="00284194">
        <w:tc>
          <w:tcPr>
            <w:tcW w:w="1415" w:type="dxa"/>
          </w:tcPr>
          <w:p w:rsidR="00240328" w:rsidRPr="003D1E97" w:rsidRDefault="00240328" w:rsidP="00240328">
            <w:pPr>
              <w:rPr>
                <w:rFonts w:ascii="Courier New" w:hAnsi="Courier New" w:cs="Courier New"/>
              </w:rPr>
            </w:pPr>
            <w:r w:rsidRPr="00240328">
              <w:rPr>
                <w:rFonts w:ascii="Courier New" w:hAnsi="Courier New" w:cs="Courier New"/>
              </w:rPr>
              <w:t>seCorner</w:t>
            </w:r>
          </w:p>
        </w:tc>
        <w:tc>
          <w:tcPr>
            <w:tcW w:w="3649" w:type="dxa"/>
          </w:tcPr>
          <w:p w:rsidR="00240328" w:rsidDel="003D1E97" w:rsidRDefault="00240328" w:rsidP="00240328">
            <w:pPr>
              <w:rPr>
                <w:rFonts w:ascii="Courier New" w:hAnsi="Courier New" w:cs="Courier New"/>
              </w:rPr>
            </w:pPr>
            <w:r>
              <w:rPr>
                <w:rFonts w:ascii="Courier New" w:hAnsi="Courier New" w:cs="Courier New"/>
              </w:rPr>
              <w:t>Position2D</w:t>
            </w:r>
          </w:p>
        </w:tc>
        <w:tc>
          <w:tcPr>
            <w:tcW w:w="4286" w:type="dxa"/>
          </w:tcPr>
          <w:p w:rsidR="00240328" w:rsidDel="003D1E97" w:rsidRDefault="00240328" w:rsidP="00240328">
            <w:pPr>
              <w:keepNext/>
            </w:pPr>
            <w:r>
              <w:t>Southeast corner of the service region</w:t>
            </w:r>
          </w:p>
        </w:tc>
      </w:tr>
    </w:tbl>
    <w:p w:rsidR="00041843" w:rsidRDefault="00041843" w:rsidP="00041843"/>
    <w:p w:rsidR="00240328" w:rsidRDefault="00240328" w:rsidP="00240328">
      <w:pPr>
        <w:pStyle w:val="Heading3"/>
      </w:pPr>
      <w:bookmarkStart w:id="78" w:name="_Toc531884753"/>
      <w:r>
        <w:t>Position2D</w:t>
      </w:r>
      <w:bookmarkEnd w:id="78"/>
    </w:p>
    <w:p w:rsidR="00240328" w:rsidRDefault="00240328" w:rsidP="00240328">
      <w:r>
        <w:t>Two dimensional geographic position.</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c>
          <w:tcPr>
            <w:tcW w:w="1735" w:type="dxa"/>
          </w:tcPr>
          <w:p w:rsidR="00240328" w:rsidRPr="006E5FF6" w:rsidRDefault="00240328" w:rsidP="00284194">
            <w:pPr>
              <w:rPr>
                <w:b/>
              </w:rPr>
            </w:pPr>
            <w:r w:rsidRPr="006E5FF6">
              <w:rPr>
                <w:b/>
              </w:rPr>
              <w:t>Name</w:t>
            </w:r>
          </w:p>
        </w:tc>
        <w:tc>
          <w:tcPr>
            <w:tcW w:w="1466" w:type="dxa"/>
          </w:tcPr>
          <w:p w:rsidR="00240328" w:rsidRPr="006E5FF6" w:rsidRDefault="00240328" w:rsidP="00284194">
            <w:pPr>
              <w:rPr>
                <w:b/>
              </w:rPr>
            </w:pPr>
            <w:r w:rsidRPr="006E5FF6">
              <w:rPr>
                <w:b/>
              </w:rPr>
              <w:t>Type</w:t>
            </w:r>
          </w:p>
        </w:tc>
        <w:tc>
          <w:tcPr>
            <w:tcW w:w="1549" w:type="dxa"/>
          </w:tcPr>
          <w:p w:rsidR="00240328" w:rsidRPr="006E5FF6" w:rsidRDefault="00240328" w:rsidP="00284194">
            <w:pPr>
              <w:rPr>
                <w:b/>
              </w:rPr>
            </w:pPr>
            <w:r w:rsidRPr="006E5FF6">
              <w:rPr>
                <w:b/>
              </w:rPr>
              <w:t>Description</w:t>
            </w:r>
          </w:p>
        </w:tc>
        <w:tc>
          <w:tcPr>
            <w:tcW w:w="1334" w:type="dxa"/>
          </w:tcPr>
          <w:p w:rsidR="00240328" w:rsidRPr="006E5FF6" w:rsidRDefault="00240328" w:rsidP="00284194">
            <w:pPr>
              <w:rPr>
                <w:b/>
              </w:rPr>
            </w:pPr>
            <w:r w:rsidRPr="006E5FF6">
              <w:rPr>
                <w:b/>
              </w:rPr>
              <w:t>Units</w:t>
            </w:r>
          </w:p>
        </w:tc>
        <w:tc>
          <w:tcPr>
            <w:tcW w:w="1633" w:type="dxa"/>
          </w:tcPr>
          <w:p w:rsidR="00240328" w:rsidRPr="006E5FF6" w:rsidRDefault="00240328" w:rsidP="00284194">
            <w:pPr>
              <w:rPr>
                <w:b/>
              </w:rPr>
            </w:pPr>
            <w:r w:rsidRPr="006E5FF6">
              <w:rPr>
                <w:b/>
              </w:rPr>
              <w:t>Valid Min</w:t>
            </w:r>
          </w:p>
        </w:tc>
        <w:tc>
          <w:tcPr>
            <w:tcW w:w="1633" w:type="dxa"/>
          </w:tcPr>
          <w:p w:rsidR="00240328" w:rsidRPr="006E5FF6" w:rsidRDefault="00240328" w:rsidP="00284194">
            <w:pPr>
              <w:rPr>
                <w:b/>
              </w:rPr>
            </w:pPr>
            <w:r w:rsidRPr="006E5FF6">
              <w:rPr>
                <w:b/>
              </w:rPr>
              <w:t>Valid Max</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t xml:space="preserve">The geographic </w:t>
            </w:r>
            <w:r>
              <w:lastRenderedPageBreak/>
              <w:t>latitude of an object</w:t>
            </w:r>
          </w:p>
        </w:tc>
        <w:tc>
          <w:tcPr>
            <w:tcW w:w="1334" w:type="dxa"/>
          </w:tcPr>
          <w:p w:rsidR="00240328" w:rsidRPr="003E745F" w:rsidRDefault="00240328" w:rsidP="00284194">
            <w:r>
              <w:lastRenderedPageBreak/>
              <w:t>Degrees</w:t>
            </w:r>
          </w:p>
        </w:tc>
        <w:tc>
          <w:tcPr>
            <w:tcW w:w="1633" w:type="dxa"/>
          </w:tcPr>
          <w:p w:rsidR="00240328" w:rsidRPr="003E745F" w:rsidRDefault="00240328" w:rsidP="00284194">
            <w:r>
              <w:t>-90.0000000</w:t>
            </w:r>
          </w:p>
        </w:tc>
        <w:tc>
          <w:tcPr>
            <w:tcW w:w="1633" w:type="dxa"/>
          </w:tcPr>
          <w:p w:rsidR="00240328" w:rsidRPr="003E745F" w:rsidRDefault="00240328" w:rsidP="00284194">
            <w:r>
              <w:t>+90.0000001</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rsidRPr="006A1740">
              <w:t>The geographic longitude of an object</w:t>
            </w:r>
          </w:p>
        </w:tc>
        <w:tc>
          <w:tcPr>
            <w:tcW w:w="1334" w:type="dxa"/>
          </w:tcPr>
          <w:p w:rsidR="00240328" w:rsidRPr="003E745F" w:rsidRDefault="00240328" w:rsidP="00284194">
            <w:r>
              <w:t>Degrees</w:t>
            </w:r>
          </w:p>
        </w:tc>
        <w:tc>
          <w:tcPr>
            <w:tcW w:w="1633" w:type="dxa"/>
          </w:tcPr>
          <w:p w:rsidR="00240328" w:rsidRPr="003E745F" w:rsidRDefault="00240328" w:rsidP="00284194">
            <w:r>
              <w:t xml:space="preserve">- </w:t>
            </w:r>
            <w:r w:rsidRPr="00B408A7">
              <w:t>179</w:t>
            </w:r>
            <w:r>
              <w:t>.</w:t>
            </w:r>
            <w:r w:rsidRPr="00B408A7">
              <w:t>9999999</w:t>
            </w:r>
          </w:p>
        </w:tc>
        <w:tc>
          <w:tcPr>
            <w:tcW w:w="1633" w:type="dxa"/>
          </w:tcPr>
          <w:p w:rsidR="00240328" w:rsidRPr="003E745F" w:rsidRDefault="00240328" w:rsidP="00284194">
            <w:pPr>
              <w:keepNext/>
            </w:pPr>
            <w:r>
              <w:t xml:space="preserve">+ </w:t>
            </w:r>
            <w:r w:rsidRPr="00B408A7">
              <w:t>180</w:t>
            </w:r>
            <w:r>
              <w:t>.</w:t>
            </w:r>
            <w:r w:rsidRPr="00B408A7">
              <w:t>0000001</w:t>
            </w:r>
          </w:p>
        </w:tc>
      </w:tr>
    </w:tbl>
    <w:p w:rsidR="00240328" w:rsidRPr="00240328" w:rsidRDefault="00240328" w:rsidP="00240328"/>
    <w:p w:rsidR="00ED77CC" w:rsidRDefault="00ED77CC" w:rsidP="008268A7">
      <w:pPr>
        <w:pStyle w:val="Heading1"/>
      </w:pPr>
      <w:bookmarkStart w:id="79" w:name="_Toc531884754"/>
      <w:r>
        <w:t>OdeTimPayload</w:t>
      </w:r>
      <w:bookmarkEnd w:id="79"/>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80" w:name="_Toc531884755"/>
      <w:r w:rsidRPr="007367E1">
        <w:t>OdeTravelerInformationMessage</w:t>
      </w:r>
      <w:bookmarkEnd w:id="80"/>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81" w:name="_Toc531884756"/>
      <w:r>
        <w:t xml:space="preserve">J2735 </w:t>
      </w:r>
      <w:r w:rsidRPr="007367E1">
        <w:t>TravelerInformation</w:t>
      </w:r>
      <w:bookmarkEnd w:id="81"/>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82" w:name="_Toc531884757"/>
      <w:r>
        <w:t>OdeDriverAlertPayload</w:t>
      </w:r>
      <w:bookmarkEnd w:id="82"/>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83" w:name="_Toc531884758"/>
      <w:r>
        <w:t>OdeBsmPayload</w:t>
      </w:r>
      <w:bookmarkEnd w:id="83"/>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F47FBF"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lastRenderedPageBreak/>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8</w:t>
      </w:r>
      <w:r w:rsidR="002E3921">
        <w:rPr>
          <w:noProof/>
        </w:rPr>
        <w:fldChar w:fldCharType="end"/>
      </w:r>
      <w:r>
        <w:t xml:space="preserve"> - OdeBsmPayload</w:t>
      </w:r>
    </w:p>
    <w:p w:rsidR="00D23963" w:rsidRDefault="00D23963" w:rsidP="008268A7">
      <w:pPr>
        <w:pStyle w:val="Heading2"/>
      </w:pPr>
      <w:bookmarkStart w:id="84" w:name="_J2735BsmCoreData"/>
      <w:bookmarkStart w:id="85" w:name="_Ref471884029"/>
      <w:bookmarkStart w:id="86" w:name="_Toc531884759"/>
      <w:bookmarkEnd w:id="84"/>
      <w:r w:rsidRPr="006D1B36">
        <w:t>J2735BsmCoreData</w:t>
      </w:r>
      <w:bookmarkEnd w:id="85"/>
      <w:bookmarkEnd w:id="86"/>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w:t>
            </w:r>
            <w:r w:rsidRPr="0082174B">
              <w:lastRenderedPageBreak/>
              <w:t>unavailable value in the 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87" w:name="_Ref511750746"/>
            <w:r w:rsidRPr="00AE71BC">
              <w:rPr>
                <w:rStyle w:val="EndnoteReference"/>
                <w:rFonts w:ascii="Courier New" w:hAnsi="Courier New" w:cs="Courier New"/>
                <w:vertAlign w:val="baseline"/>
              </w:rPr>
              <w:endnoteReference w:id="2"/>
            </w:r>
            <w:bookmarkEnd w:id="87"/>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9</w:t>
      </w:r>
      <w:r w:rsidR="002E3921">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060B01" w:rsidP="008268A7">
            <w:pPr>
              <w:rPr>
                <w:rFonts w:ascii="Courier New" w:hAnsi="Courier New" w:cs="Courier New"/>
              </w:rPr>
            </w:pPr>
            <w:ins w:id="88" w:author="Musavi, Hamid [USA]" w:date="2018-12-04T13:14:00Z">
              <w:r>
                <w:rPr>
                  <w:rFonts w:ascii="Courier New" w:hAnsi="Courier New" w:cs="Courier New"/>
                </w:rPr>
                <w:t>i</w:t>
              </w:r>
            </w:ins>
            <w:del w:id="89" w:author="Musavi, Hamid [USA]" w:date="2018-12-04T13:14:00Z">
              <w:r w:rsidR="00955C0A" w:rsidDel="00060B01">
                <w:rPr>
                  <w:rFonts w:ascii="Courier New" w:hAnsi="Courier New" w:cs="Courier New"/>
                </w:rPr>
                <w:delText>I</w:delText>
              </w:r>
            </w:del>
            <w:r w:rsidR="00955C0A"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F47FBF"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F47FBF"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F47FBF"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lastRenderedPageBreak/>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F47FBF"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F47FBF"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10</w:t>
      </w:r>
      <w:r w:rsidR="002E3921">
        <w:rPr>
          <w:noProof/>
        </w:rPr>
        <w:fldChar w:fldCharType="end"/>
      </w:r>
      <w:r>
        <w:t xml:space="preserve"> - </w:t>
      </w:r>
      <w:r w:rsidRPr="00586A62">
        <w:t>J2735BsmCoreData</w:t>
      </w:r>
      <w:r>
        <w:t xml:space="preserve"> (2)</w:t>
      </w:r>
    </w:p>
    <w:p w:rsidR="00D23963" w:rsidRDefault="00D23963" w:rsidP="008268A7">
      <w:pPr>
        <w:pStyle w:val="Heading2"/>
      </w:pPr>
      <w:bookmarkStart w:id="90" w:name="_J2735BsmPart2Content"/>
      <w:bookmarkStart w:id="91" w:name="_Ref471884050"/>
      <w:bookmarkStart w:id="92" w:name="_Toc531884760"/>
      <w:bookmarkEnd w:id="90"/>
      <w:r w:rsidRPr="006D1B36">
        <w:t>J2735BsmPart2Content</w:t>
      </w:r>
      <w:bookmarkEnd w:id="91"/>
      <w:bookmarkEnd w:id="92"/>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F47FBF"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11</w:t>
      </w:r>
      <w:r w:rsidR="002E3921">
        <w:rPr>
          <w:noProof/>
        </w:rPr>
        <w:fldChar w:fldCharType="end"/>
      </w:r>
      <w:r>
        <w:t xml:space="preserve"> - </w:t>
      </w:r>
      <w:r w:rsidRPr="0091246C">
        <w:t>J2735BsmPart2Content</w:t>
      </w:r>
    </w:p>
    <w:p w:rsidR="00D23963" w:rsidRPr="006719D6" w:rsidRDefault="004775FB" w:rsidP="008268A7">
      <w:pPr>
        <w:pStyle w:val="Heading2"/>
      </w:pPr>
      <w:bookmarkStart w:id="93" w:name="_5J2735Position3D"/>
      <w:bookmarkStart w:id="94" w:name="_J2735Position3D"/>
      <w:bookmarkStart w:id="95" w:name="_OdePosition3D"/>
      <w:bookmarkStart w:id="96" w:name="_Toc462052335"/>
      <w:bookmarkStart w:id="97" w:name="_Ref511749931"/>
      <w:bookmarkStart w:id="98" w:name="_Toc531884761"/>
      <w:bookmarkEnd w:id="93"/>
      <w:bookmarkEnd w:id="94"/>
      <w:bookmarkEnd w:id="95"/>
      <w:r>
        <w:t>Ode</w:t>
      </w:r>
      <w:r w:rsidR="00D23963" w:rsidRPr="006719D6">
        <w:t>Position3D</w:t>
      </w:r>
      <w:bookmarkEnd w:id="96"/>
      <w:bookmarkEnd w:id="97"/>
      <w:bookmarkEnd w:id="98"/>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99" w:name="_Toc45625334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12</w:t>
      </w:r>
      <w:r w:rsidR="002E3921">
        <w:rPr>
          <w:noProof/>
        </w:rPr>
        <w:fldChar w:fldCharType="end"/>
      </w:r>
      <w:r>
        <w:t xml:space="preserve"> - </w:t>
      </w:r>
      <w:r w:rsidRPr="00633532">
        <w:t>OdePosition3D</w:t>
      </w:r>
      <w:bookmarkEnd w:id="99"/>
    </w:p>
    <w:p w:rsidR="00D23963" w:rsidRDefault="00D23963" w:rsidP="008268A7">
      <w:pPr>
        <w:pStyle w:val="Heading2"/>
      </w:pPr>
      <w:bookmarkStart w:id="100" w:name="_J2735AccelerationSet4Way"/>
      <w:bookmarkStart w:id="101" w:name="_Ref511749985"/>
      <w:bookmarkStart w:id="102" w:name="_Toc531884762"/>
      <w:bookmarkEnd w:id="100"/>
      <w:r w:rsidRPr="00BA3CFB">
        <w:lastRenderedPageBreak/>
        <w:t>J2735AccelerationSet4Way</w:t>
      </w:r>
      <w:bookmarkEnd w:id="101"/>
      <w:bookmarkEnd w:id="102"/>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13</w:t>
      </w:r>
      <w:r w:rsidR="002E3921">
        <w:rPr>
          <w:noProof/>
        </w:rPr>
        <w:fldChar w:fldCharType="end"/>
      </w:r>
      <w:r>
        <w:t xml:space="preserve"> - </w:t>
      </w:r>
      <w:r w:rsidRPr="00CE5CD9">
        <w:t>J2735AccelerationSet4Way</w:t>
      </w:r>
    </w:p>
    <w:p w:rsidR="00D23963" w:rsidRDefault="00D23963" w:rsidP="008268A7">
      <w:pPr>
        <w:pStyle w:val="Heading2"/>
      </w:pPr>
      <w:bookmarkStart w:id="103" w:name="_J2735PositionalAccuracy"/>
      <w:bookmarkStart w:id="104" w:name="_Ref511749998"/>
      <w:bookmarkStart w:id="105" w:name="_Toc531884763"/>
      <w:bookmarkEnd w:id="103"/>
      <w:r w:rsidRPr="00BA3CFB">
        <w:t>J2735PositionalAccuracy</w:t>
      </w:r>
      <w:bookmarkEnd w:id="104"/>
      <w:bookmarkEnd w:id="105"/>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14</w:t>
      </w:r>
      <w:r w:rsidR="002E3921">
        <w:rPr>
          <w:noProof/>
        </w:rPr>
        <w:fldChar w:fldCharType="end"/>
      </w:r>
      <w:r>
        <w:t xml:space="preserve"> - </w:t>
      </w:r>
      <w:r w:rsidRPr="00660B04">
        <w:t>J2735PositionalAccuracy</w:t>
      </w:r>
    </w:p>
    <w:p w:rsidR="00D23963" w:rsidRDefault="00D23963" w:rsidP="008268A7">
      <w:pPr>
        <w:pStyle w:val="Heading2"/>
      </w:pPr>
      <w:bookmarkStart w:id="106" w:name="_J2735TransmissionState"/>
      <w:bookmarkStart w:id="107" w:name="_J2735BrakeSystemStatus"/>
      <w:bookmarkStart w:id="108" w:name="_Ref511810037"/>
      <w:bookmarkStart w:id="109" w:name="_Toc531884764"/>
      <w:bookmarkEnd w:id="106"/>
      <w:bookmarkEnd w:id="107"/>
      <w:r w:rsidRPr="00BA3CFB">
        <w:lastRenderedPageBreak/>
        <w:t>J2735BrakeSystemStatus</w:t>
      </w:r>
      <w:bookmarkEnd w:id="108"/>
      <w:bookmarkEnd w:id="109"/>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F47FBF"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15</w:t>
      </w:r>
      <w:r w:rsidR="002E3921">
        <w:rPr>
          <w:noProof/>
        </w:rPr>
        <w:fldChar w:fldCharType="end"/>
      </w:r>
      <w:r>
        <w:t xml:space="preserve"> - </w:t>
      </w:r>
      <w:r w:rsidRPr="005737D4">
        <w:t>J2735BrakeSystemStatus</w:t>
      </w:r>
    </w:p>
    <w:p w:rsidR="00D23963" w:rsidRDefault="00D23963" w:rsidP="008268A7">
      <w:pPr>
        <w:pStyle w:val="Heading2"/>
      </w:pPr>
      <w:bookmarkStart w:id="110" w:name="_J2735VehicleSize"/>
      <w:bookmarkStart w:id="111" w:name="_Ref511810128"/>
      <w:bookmarkStart w:id="112" w:name="_Toc531884765"/>
      <w:bookmarkEnd w:id="110"/>
      <w:r w:rsidRPr="0068352B">
        <w:t>J2735VehicleSize</w:t>
      </w:r>
      <w:bookmarkEnd w:id="111"/>
      <w:bookmarkEnd w:id="112"/>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16</w:t>
      </w:r>
      <w:r w:rsidR="002E3921">
        <w:rPr>
          <w:noProof/>
        </w:rPr>
        <w:fldChar w:fldCharType="end"/>
      </w:r>
      <w:r>
        <w:t xml:space="preserve"> - </w:t>
      </w:r>
      <w:r w:rsidRPr="00D669B5">
        <w:t>J2735VehicleSize</w:t>
      </w:r>
    </w:p>
    <w:p w:rsidR="00D23963" w:rsidRDefault="00D23963" w:rsidP="008268A7">
      <w:pPr>
        <w:pStyle w:val="Heading2"/>
      </w:pPr>
      <w:bookmarkStart w:id="113" w:name="_J2735BitString"/>
      <w:bookmarkStart w:id="114" w:name="_Toc531884766"/>
      <w:bookmarkEnd w:id="113"/>
      <w:r w:rsidRPr="0068352B">
        <w:t>J2735BitString</w:t>
      </w:r>
      <w:bookmarkEnd w:id="114"/>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15" w:name="_J2735VehicleSafetyExtensions"/>
      <w:bookmarkStart w:id="116" w:name="_Toc531884767"/>
      <w:bookmarkEnd w:id="115"/>
      <w:r w:rsidRPr="0068352B">
        <w:t>J2735VehicleSafetyExtensions</w:t>
      </w:r>
      <w:bookmarkEnd w:id="116"/>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F47FBF"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F47FBF"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F47FBF"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F47FBF"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17</w:t>
      </w:r>
      <w:r w:rsidR="002E3921">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117" w:name="_J2735SpecialVehicleExtensions"/>
      <w:bookmarkStart w:id="118" w:name="_Toc531884768"/>
      <w:bookmarkEnd w:id="117"/>
      <w:r w:rsidRPr="008F46C9">
        <w:t>J2735SpecialVehicleExtensions</w:t>
      </w:r>
      <w:bookmarkEnd w:id="118"/>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F47FBF"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F47FBF"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w:t>
            </w:r>
            <w:r w:rsidRPr="00792834">
              <w:lastRenderedPageBreak/>
              <w:t xml:space="preserve">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F47FBF"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18</w:t>
      </w:r>
      <w:r w:rsidR="002E3921">
        <w:rPr>
          <w:noProof/>
        </w:rPr>
        <w:fldChar w:fldCharType="end"/>
      </w:r>
      <w:r>
        <w:t xml:space="preserve"> - </w:t>
      </w:r>
      <w:r w:rsidRPr="00F02094">
        <w:t>J2735SpecialVehicleExtensions</w:t>
      </w:r>
    </w:p>
    <w:p w:rsidR="00D23963" w:rsidRDefault="00D23963" w:rsidP="008268A7">
      <w:pPr>
        <w:pStyle w:val="Heading2"/>
      </w:pPr>
      <w:bookmarkStart w:id="119" w:name="_J2735SupplementalVehicleExtensions"/>
      <w:bookmarkStart w:id="120" w:name="_Toc531884769"/>
      <w:bookmarkEnd w:id="119"/>
      <w:r w:rsidRPr="00C644FE">
        <w:t>J2735SupplementalVehicleExtensions</w:t>
      </w:r>
      <w:bookmarkEnd w:id="120"/>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19</w:t>
      </w:r>
      <w:r w:rsidR="002E3921">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F47FBF"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F47FBF"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F47FBF"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F47FBF"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F47FBF"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lastRenderedPageBreak/>
              <w:t>status</w:t>
            </w:r>
          </w:p>
        </w:tc>
        <w:tc>
          <w:tcPr>
            <w:tcW w:w="3649" w:type="dxa"/>
          </w:tcPr>
          <w:p w:rsidR="002C43AC" w:rsidRDefault="00F47FBF"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F47FBF"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F47FBF"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20</w:t>
      </w:r>
      <w:r w:rsidR="002E3921">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121" w:name="_J2735PathHistory"/>
      <w:bookmarkStart w:id="122" w:name="_Toc531884770"/>
      <w:bookmarkEnd w:id="121"/>
      <w:r w:rsidRPr="008A4FC6">
        <w:t>J2735PathHistory</w:t>
      </w:r>
      <w:bookmarkEnd w:id="122"/>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F47FBF"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F47FBF"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21</w:t>
      </w:r>
      <w:r w:rsidR="002E3921">
        <w:rPr>
          <w:noProof/>
        </w:rPr>
        <w:fldChar w:fldCharType="end"/>
      </w:r>
      <w:r>
        <w:t xml:space="preserve"> - </w:t>
      </w:r>
      <w:r w:rsidRPr="00292B31">
        <w:t>J2735PathHistory</w:t>
      </w:r>
    </w:p>
    <w:p w:rsidR="00D23963" w:rsidRDefault="00D23963" w:rsidP="008268A7">
      <w:pPr>
        <w:pStyle w:val="Heading2"/>
      </w:pPr>
      <w:bookmarkStart w:id="123" w:name="_J2735PathPrediction"/>
      <w:bookmarkStart w:id="124" w:name="_Toc531884771"/>
      <w:bookmarkEnd w:id="123"/>
      <w:r w:rsidRPr="008A4FC6">
        <w:t>J2735PathPrediction</w:t>
      </w:r>
      <w:bookmarkEnd w:id="124"/>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25" w:name="_J2735EmergencyDetails"/>
      <w:bookmarkStart w:id="126" w:name="_Ref511816853"/>
      <w:bookmarkStart w:id="127" w:name="_Toc531884772"/>
      <w:bookmarkEnd w:id="125"/>
      <w:r w:rsidRPr="008A4FC6">
        <w:t>J2735EmergencyDetails</w:t>
      </w:r>
      <w:bookmarkEnd w:id="126"/>
      <w:bookmarkEnd w:id="127"/>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lastRenderedPageBreak/>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F47FBF"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28" w:name="_J2735EventDescription"/>
      <w:bookmarkStart w:id="129" w:name="_Toc531884773"/>
      <w:bookmarkEnd w:id="128"/>
      <w:r w:rsidRPr="00C219BA">
        <w:t>J2735EventDescription</w:t>
      </w:r>
      <w:bookmarkEnd w:id="129"/>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F47FBF"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22</w:t>
      </w:r>
      <w:r w:rsidR="002E3921">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23</w:t>
      </w:r>
      <w:r w:rsidR="002E3921">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130" w:name="_J2735TrailerData"/>
      <w:bookmarkStart w:id="131" w:name="_Toc531884774"/>
      <w:bookmarkEnd w:id="130"/>
      <w:r w:rsidRPr="00C219BA">
        <w:t>J2735TrailerData</w:t>
      </w:r>
      <w:bookmarkEnd w:id="131"/>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24</w:t>
      </w:r>
      <w:r w:rsidR="002E3921">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F47FBF"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25</w:t>
      </w:r>
      <w:r w:rsidR="002E3921">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132" w:name="_J2735VehicleClassification"/>
      <w:bookmarkStart w:id="133" w:name="_Ref511817467"/>
      <w:bookmarkStart w:id="134" w:name="_Toc531884775"/>
      <w:bookmarkEnd w:id="132"/>
      <w:r w:rsidRPr="008A2877">
        <w:t>J2735VehicleClassification</w:t>
      </w:r>
      <w:bookmarkEnd w:id="133"/>
      <w:bookmarkEnd w:id="134"/>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lastRenderedPageBreak/>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26</w:t>
      </w:r>
      <w:r w:rsidR="002E3921">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w:t>
            </w:r>
            <w:r w:rsidRPr="000A243D">
              <w:lastRenderedPageBreak/>
              <w:t>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27</w:t>
      </w:r>
      <w:r w:rsidR="002E3921">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35" w:name="_J2735VehicleData"/>
      <w:bookmarkStart w:id="136" w:name="_Toc531884776"/>
      <w:bookmarkEnd w:id="135"/>
      <w:r w:rsidRPr="0030246B">
        <w:t>J2735VehicleData</w:t>
      </w:r>
      <w:bookmarkEnd w:id="136"/>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w:t>
            </w:r>
            <w:r>
              <w:lastRenderedPageBreak/>
              <w:t>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28</w:t>
      </w:r>
      <w:r w:rsidR="002E3921">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F47FBF"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29</w:t>
      </w:r>
      <w:r w:rsidR="002E3921">
        <w:rPr>
          <w:noProof/>
        </w:rPr>
        <w:fldChar w:fldCharType="end"/>
      </w:r>
      <w:r>
        <w:t xml:space="preserve"> - </w:t>
      </w:r>
      <w:r w:rsidRPr="001E4176">
        <w:t>J2735VehicleData</w:t>
      </w:r>
      <w:r>
        <w:t xml:space="preserve"> (2)</w:t>
      </w:r>
    </w:p>
    <w:p w:rsidR="00D23963" w:rsidRDefault="00D23963" w:rsidP="008268A7">
      <w:pPr>
        <w:pStyle w:val="Heading2"/>
      </w:pPr>
      <w:bookmarkStart w:id="137" w:name="_J2735WeatherReport"/>
      <w:bookmarkStart w:id="138" w:name="_Toc531884777"/>
      <w:bookmarkEnd w:id="137"/>
      <w:r w:rsidRPr="008E57CC">
        <w:t>J2735WeatherReport</w:t>
      </w:r>
      <w:bookmarkEnd w:id="138"/>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30</w:t>
      </w:r>
      <w:r w:rsidR="002E3921">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lastRenderedPageBreak/>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31</w:t>
      </w:r>
      <w:r w:rsidR="002E3921">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39" w:name="_J2735WeatherProbe"/>
      <w:bookmarkStart w:id="140" w:name="_Toc531884778"/>
      <w:bookmarkEnd w:id="139"/>
      <w:r w:rsidRPr="00D13329">
        <w:t>J2735WeatherProbe</w:t>
      </w:r>
      <w:bookmarkEnd w:id="140"/>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F47FBF"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of the wiper systems on the subject vehicle, including </w:t>
            </w:r>
            <w:r w:rsidRPr="000A243D">
              <w:lastRenderedPageBreak/>
              <w:t>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32</w:t>
      </w:r>
      <w:r w:rsidR="002E3921">
        <w:rPr>
          <w:noProof/>
        </w:rPr>
        <w:fldChar w:fldCharType="end"/>
      </w:r>
      <w:r>
        <w:t xml:space="preserve"> - </w:t>
      </w:r>
      <w:r w:rsidRPr="00FF2EE9">
        <w:t>J2735WeatherProbe</w:t>
      </w:r>
    </w:p>
    <w:p w:rsidR="00D64595" w:rsidRDefault="009C514A" w:rsidP="008268A7">
      <w:pPr>
        <w:pStyle w:val="Heading2"/>
      </w:pPr>
      <w:bookmarkStart w:id="141" w:name="_J2735WiperSet"/>
      <w:bookmarkStart w:id="142" w:name="_Ref511899307"/>
      <w:bookmarkStart w:id="143" w:name="_Toc531884779"/>
      <w:bookmarkEnd w:id="141"/>
      <w:r w:rsidRPr="009C514A">
        <w:t>J2735WiperSet</w:t>
      </w:r>
      <w:bookmarkEnd w:id="142"/>
      <w:bookmarkEnd w:id="143"/>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33</w:t>
      </w:r>
      <w:r w:rsidR="002E3921">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34</w:t>
      </w:r>
      <w:r w:rsidR="002E3921">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44" w:name="_J2735ObstacleDetection"/>
      <w:bookmarkStart w:id="145" w:name="_Toc531884780"/>
      <w:bookmarkEnd w:id="144"/>
      <w:r w:rsidRPr="00E274B6">
        <w:t>J2735ObstacleDetection</w:t>
      </w:r>
      <w:bookmarkEnd w:id="145"/>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lastRenderedPageBreak/>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35</w:t>
      </w:r>
      <w:r w:rsidR="002E3921">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F47FBF"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F47FBF"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36</w:t>
      </w:r>
      <w:r w:rsidR="002E3921">
        <w:rPr>
          <w:noProof/>
        </w:rPr>
        <w:fldChar w:fldCharType="end"/>
      </w:r>
      <w:r>
        <w:t xml:space="preserve"> - J2735ObstacleDetection (2</w:t>
      </w:r>
      <w:r w:rsidRPr="00CF2D83">
        <w:t>)</w:t>
      </w:r>
    </w:p>
    <w:p w:rsidR="005056CD" w:rsidRDefault="005056CD" w:rsidP="008268A7">
      <w:pPr>
        <w:pStyle w:val="Heading2"/>
      </w:pPr>
      <w:bookmarkStart w:id="146" w:name="_J2735DDateTime"/>
      <w:bookmarkStart w:id="147" w:name="_Toc531884781"/>
      <w:bookmarkEnd w:id="146"/>
      <w:r w:rsidRPr="005056CD">
        <w:t>J2735DDateTime</w:t>
      </w:r>
      <w:bookmarkEnd w:id="147"/>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to +14:00, representing all the world’s </w:t>
            </w:r>
            <w:r w:rsidRPr="00F27C43">
              <w:lastRenderedPageBreak/>
              <w:t>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37</w:t>
      </w:r>
      <w:r w:rsidR="002E3921">
        <w:rPr>
          <w:noProof/>
        </w:rPr>
        <w:fldChar w:fldCharType="end"/>
      </w:r>
      <w:r>
        <w:t xml:space="preserve"> - </w:t>
      </w:r>
      <w:r w:rsidRPr="006F0E19">
        <w:t>J2735DDateTime</w:t>
      </w:r>
    </w:p>
    <w:p w:rsidR="00D23963" w:rsidRDefault="00D23963" w:rsidP="008268A7">
      <w:pPr>
        <w:pStyle w:val="Heading2"/>
      </w:pPr>
      <w:bookmarkStart w:id="148" w:name="_J2735DisabledVehicle"/>
      <w:bookmarkStart w:id="149" w:name="_Toc531884782"/>
      <w:bookmarkEnd w:id="148"/>
      <w:r w:rsidRPr="00E45AA5">
        <w:t>J2735DisabledVehicle</w:t>
      </w:r>
      <w:bookmarkEnd w:id="149"/>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38</w:t>
      </w:r>
      <w:r w:rsidR="002E3921">
        <w:rPr>
          <w:noProof/>
        </w:rPr>
        <w:fldChar w:fldCharType="end"/>
      </w:r>
      <w:r>
        <w:t xml:space="preserve"> - </w:t>
      </w:r>
      <w:r w:rsidRPr="00E140AD">
        <w:t>J2735DisabledVehicle</w:t>
      </w:r>
    </w:p>
    <w:p w:rsidR="00D23963" w:rsidRDefault="00D23963" w:rsidP="008268A7">
      <w:pPr>
        <w:pStyle w:val="Heading2"/>
      </w:pPr>
      <w:bookmarkStart w:id="150" w:name="_J2735SpeedProfile"/>
      <w:bookmarkStart w:id="151" w:name="_Toc531884783"/>
      <w:bookmarkEnd w:id="150"/>
      <w:r w:rsidRPr="006D1AAC">
        <w:t>J2735SpeedProfile</w:t>
      </w:r>
      <w:bookmarkEnd w:id="151"/>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w:t>
      </w:r>
      <w:r w:rsidRPr="00E32F45">
        <w:lastRenderedPageBreak/>
        <w:t>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52" w:name="_J2735RTCMPackage"/>
      <w:bookmarkStart w:id="153" w:name="_Toc531884784"/>
      <w:bookmarkEnd w:id="152"/>
      <w:r w:rsidRPr="007251EE">
        <w:t>J2735RTCMPackage</w:t>
      </w:r>
      <w:bookmarkEnd w:id="153"/>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F47FBF"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54" w:name="_J2735RegionalContent"/>
      <w:bookmarkEnd w:id="154"/>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39</w:t>
      </w:r>
      <w:r w:rsidR="002E3921">
        <w:rPr>
          <w:noProof/>
        </w:rPr>
        <w:fldChar w:fldCharType="end"/>
      </w:r>
      <w:r>
        <w:t xml:space="preserve"> - </w:t>
      </w:r>
      <w:r w:rsidRPr="001D44A9">
        <w:t>J2735RTCMPackage</w:t>
      </w:r>
    </w:p>
    <w:p w:rsidR="00DC1FE7" w:rsidRDefault="00DC1FE7" w:rsidP="008268A7">
      <w:pPr>
        <w:pStyle w:val="Heading2"/>
      </w:pPr>
      <w:bookmarkStart w:id="155" w:name="_J2735RTCMheader"/>
      <w:bookmarkStart w:id="156" w:name="_Toc531884785"/>
      <w:bookmarkEnd w:id="155"/>
      <w:r w:rsidRPr="00DC1FE7">
        <w:lastRenderedPageBreak/>
        <w:t>J2735RTCMheader</w:t>
      </w:r>
      <w:bookmarkEnd w:id="156"/>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F47FBF"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F47FBF"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40</w:t>
      </w:r>
      <w:r w:rsidR="002E3921">
        <w:rPr>
          <w:noProof/>
        </w:rPr>
        <w:fldChar w:fldCharType="end"/>
      </w:r>
      <w:r>
        <w:t xml:space="preserve"> - </w:t>
      </w:r>
      <w:r w:rsidRPr="00DA4446">
        <w:t>J2735RTCMheader</w:t>
      </w:r>
    </w:p>
    <w:p w:rsidR="00743995" w:rsidRDefault="00743995" w:rsidP="008268A7">
      <w:pPr>
        <w:pStyle w:val="Heading2"/>
      </w:pPr>
      <w:bookmarkStart w:id="157" w:name="_J2735AntennaOffsetSet"/>
      <w:bookmarkStart w:id="158" w:name="_Toc531884786"/>
      <w:bookmarkEnd w:id="157"/>
      <w:r w:rsidRPr="00743995">
        <w:lastRenderedPageBreak/>
        <w:t>J2735AntennaOffsetSet</w:t>
      </w:r>
      <w:bookmarkEnd w:id="158"/>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41</w:t>
      </w:r>
      <w:r w:rsidR="002E3921">
        <w:rPr>
          <w:noProof/>
        </w:rPr>
        <w:fldChar w:fldCharType="end"/>
      </w:r>
      <w:r>
        <w:t xml:space="preserve"> - </w:t>
      </w:r>
      <w:r w:rsidRPr="00AF707B">
        <w:t>J2735AntennaOffsetSet</w:t>
      </w:r>
    </w:p>
    <w:p w:rsidR="00D23963" w:rsidRDefault="00D23963" w:rsidP="008268A7">
      <w:pPr>
        <w:pStyle w:val="Heading2"/>
      </w:pPr>
      <w:bookmarkStart w:id="159" w:name="_J2735FullPositionVector"/>
      <w:bookmarkStart w:id="160" w:name="_Toc531884787"/>
      <w:bookmarkEnd w:id="159"/>
      <w:r w:rsidRPr="00DC57ED">
        <w:t>J2735FullPositionVector</w:t>
      </w:r>
      <w:bookmarkEnd w:id="160"/>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F47FBF"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F47FBF"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F47FBF"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F47FBF"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F47FBF"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F47FBF"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42</w:t>
      </w:r>
      <w:r w:rsidR="002E3921">
        <w:rPr>
          <w:noProof/>
        </w:rPr>
        <w:fldChar w:fldCharType="end"/>
      </w:r>
      <w:r>
        <w:t xml:space="preserve"> - </w:t>
      </w:r>
      <w:r w:rsidRPr="00AF57BD">
        <w:t>J2735FullPositionVector</w:t>
      </w:r>
    </w:p>
    <w:p w:rsidR="00BA23A7" w:rsidRDefault="00BA23A7" w:rsidP="008268A7">
      <w:pPr>
        <w:pStyle w:val="Heading2"/>
      </w:pPr>
      <w:bookmarkStart w:id="161" w:name="_J2735TransmissionAndSpeed"/>
      <w:bookmarkStart w:id="162" w:name="_Toc531884788"/>
      <w:bookmarkEnd w:id="161"/>
      <w:r w:rsidRPr="00BA23A7">
        <w:t>J2735TransmissionAndSpeed</w:t>
      </w:r>
      <w:bookmarkEnd w:id="162"/>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63" w:name="_J2735TransmissionState_1"/>
      <w:bookmarkEnd w:id="163"/>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43</w:t>
      </w:r>
      <w:r w:rsidR="002E3921">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64" w:name="_J2735PositionConfidenceSet"/>
      <w:bookmarkStart w:id="165" w:name="_Toc531884789"/>
      <w:bookmarkEnd w:id="164"/>
      <w:r w:rsidRPr="00BA23A7">
        <w:t>J2735PositionConfidenceSet</w:t>
      </w:r>
      <w:bookmarkEnd w:id="165"/>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44</w:t>
      </w:r>
      <w:r w:rsidR="002E3921">
        <w:rPr>
          <w:noProof/>
        </w:rPr>
        <w:fldChar w:fldCharType="end"/>
      </w:r>
      <w:r>
        <w:t xml:space="preserve"> - </w:t>
      </w:r>
      <w:r w:rsidRPr="00432AAE">
        <w:t>J2735PositionConfidenceSet</w:t>
      </w:r>
    </w:p>
    <w:p w:rsidR="00BA23A7" w:rsidRDefault="00BA23A7" w:rsidP="008268A7">
      <w:pPr>
        <w:pStyle w:val="Heading2"/>
      </w:pPr>
      <w:bookmarkStart w:id="166" w:name="_J2735SpeedandHeadingandThrottleConf"/>
      <w:bookmarkStart w:id="167" w:name="_Toc531884790"/>
      <w:bookmarkEnd w:id="166"/>
      <w:r w:rsidRPr="00BA23A7">
        <w:t>J2735SpeedandHeadingandThrottleConfidence</w:t>
      </w:r>
      <w:bookmarkEnd w:id="167"/>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68" w:name="_J2735PathHistoryPoint"/>
      <w:bookmarkStart w:id="169" w:name="_Toc531884791"/>
      <w:bookmarkEnd w:id="168"/>
      <w:r w:rsidRPr="00750EEC">
        <w:t>J2735PathHistoryPoint</w:t>
      </w:r>
      <w:bookmarkEnd w:id="169"/>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F47FBF"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45</w:t>
      </w:r>
      <w:r w:rsidR="002E3921">
        <w:rPr>
          <w:noProof/>
        </w:rPr>
        <w:fldChar w:fldCharType="end"/>
      </w:r>
      <w:r>
        <w:t xml:space="preserve"> - </w:t>
      </w:r>
      <w:r w:rsidRPr="00E66E6D">
        <w:t>J2735PathHistoryPoint</w:t>
      </w:r>
    </w:p>
    <w:p w:rsidR="00D23963" w:rsidRDefault="00D23963" w:rsidP="008268A7">
      <w:pPr>
        <w:pStyle w:val="Heading2"/>
      </w:pPr>
      <w:bookmarkStart w:id="170" w:name="_J2735PrivilegedEvents"/>
      <w:bookmarkStart w:id="171" w:name="_Toc531884792"/>
      <w:bookmarkEnd w:id="170"/>
      <w:r w:rsidRPr="00EA5684">
        <w:t>J2735PrivilegedEvents</w:t>
      </w:r>
      <w:bookmarkEnd w:id="171"/>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46</w:t>
      </w:r>
      <w:r w:rsidR="002E3921">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F47FBF"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47</w:t>
      </w:r>
      <w:r w:rsidR="002E3921">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72" w:name="_J2735Extent"/>
      <w:bookmarkStart w:id="173" w:name="_J2735PivotPointDescription"/>
      <w:bookmarkStart w:id="174" w:name="_Toc531884793"/>
      <w:bookmarkEnd w:id="172"/>
      <w:bookmarkEnd w:id="173"/>
      <w:r w:rsidRPr="00D359EF">
        <w:t>J2735PivotPointDescription</w:t>
      </w:r>
      <w:bookmarkEnd w:id="174"/>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48</w:t>
      </w:r>
      <w:r w:rsidR="002E3921">
        <w:rPr>
          <w:noProof/>
        </w:rPr>
        <w:fldChar w:fldCharType="end"/>
      </w:r>
      <w:r>
        <w:t xml:space="preserve"> - </w:t>
      </w:r>
      <w:r w:rsidRPr="0024534E">
        <w:t>J2735PivotPointDescription</w:t>
      </w:r>
    </w:p>
    <w:p w:rsidR="00D23963" w:rsidRDefault="00D23963" w:rsidP="008268A7">
      <w:pPr>
        <w:pStyle w:val="Heading2"/>
      </w:pPr>
      <w:bookmarkStart w:id="175" w:name="_J2735TrailerUnitDescription"/>
      <w:bookmarkStart w:id="176" w:name="_Toc531884794"/>
      <w:bookmarkEnd w:id="175"/>
      <w:r w:rsidRPr="00623372">
        <w:t>J2735TrailerUnitDescription</w:t>
      </w:r>
      <w:bookmarkEnd w:id="176"/>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F47FBF"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F47FBF"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F47FBF"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F47FBF"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49</w:t>
      </w:r>
      <w:r w:rsidR="002E3921">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50</w:t>
      </w:r>
      <w:r w:rsidR="002E3921">
        <w:rPr>
          <w:noProof/>
        </w:rPr>
        <w:fldChar w:fldCharType="end"/>
      </w:r>
      <w:r>
        <w:t xml:space="preserve"> - </w:t>
      </w:r>
      <w:r w:rsidRPr="00E5554D">
        <w:t xml:space="preserve">J2735TrailerUnitDescription </w:t>
      </w:r>
      <w:r>
        <w:t>(2)</w:t>
      </w:r>
    </w:p>
    <w:p w:rsidR="00D23963" w:rsidRDefault="00D23963" w:rsidP="008268A7">
      <w:pPr>
        <w:pStyle w:val="Heading2"/>
      </w:pPr>
      <w:bookmarkStart w:id="177" w:name="_J2735BumperHeights"/>
      <w:bookmarkStart w:id="178" w:name="_Toc531884795"/>
      <w:bookmarkEnd w:id="177"/>
      <w:r w:rsidRPr="00DD77A1">
        <w:t>J2735BumperHeights</w:t>
      </w:r>
      <w:bookmarkEnd w:id="178"/>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51</w:t>
      </w:r>
      <w:r w:rsidR="002E3921">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79" w:name="_J2735TrailerHistoryPoint"/>
      <w:bookmarkStart w:id="180" w:name="_Toc531884796"/>
      <w:bookmarkEnd w:id="179"/>
      <w:r w:rsidRPr="002026AB">
        <w:t>J2735TrailerHistoryPoint</w:t>
      </w:r>
      <w:bookmarkEnd w:id="180"/>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F47FBF"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52</w:t>
      </w:r>
      <w:r w:rsidR="002E3921">
        <w:rPr>
          <w:noProof/>
        </w:rPr>
        <w:fldChar w:fldCharType="end"/>
      </w:r>
      <w:r>
        <w:t xml:space="preserve"> - </w:t>
      </w:r>
      <w:r w:rsidRPr="00440EF0">
        <w:t>J2735TrailerHistoryPoint</w:t>
      </w:r>
    </w:p>
    <w:p w:rsidR="00D23963" w:rsidRDefault="00D23963" w:rsidP="008268A7">
      <w:pPr>
        <w:pStyle w:val="Heading2"/>
      </w:pPr>
      <w:bookmarkStart w:id="181" w:name="_J2735Node_XY"/>
      <w:bookmarkStart w:id="182" w:name="_Toc531884797"/>
      <w:bookmarkEnd w:id="181"/>
      <w:r w:rsidRPr="000E6669">
        <w:t>J2735Node_XY</w:t>
      </w:r>
      <w:bookmarkEnd w:id="182"/>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53</w:t>
      </w:r>
      <w:r w:rsidR="002E3921">
        <w:rPr>
          <w:noProof/>
        </w:rPr>
        <w:fldChar w:fldCharType="end"/>
      </w:r>
      <w:r>
        <w:t xml:space="preserve"> - </w:t>
      </w:r>
      <w:r w:rsidRPr="0049678A">
        <w:t>J2735Node_XY</w:t>
      </w:r>
    </w:p>
    <w:p w:rsidR="00A1173A" w:rsidRDefault="00A1173A" w:rsidP="00A1173A">
      <w:pPr>
        <w:pStyle w:val="Heading1"/>
        <w:rPr>
          <w:lang w:eastAsia="ja-JP"/>
        </w:rPr>
      </w:pPr>
      <w:bookmarkStart w:id="183" w:name="_Toc531884798"/>
      <w:r>
        <w:rPr>
          <w:lang w:eastAsia="ja-JP"/>
        </w:rPr>
        <w:lastRenderedPageBreak/>
        <w:t>Sample Data</w:t>
      </w:r>
      <w:bookmarkEnd w:id="183"/>
    </w:p>
    <w:p w:rsidR="00A1173A" w:rsidRDefault="00A1173A" w:rsidP="00A1173A">
      <w:pPr>
        <w:pStyle w:val="Heading2"/>
      </w:pPr>
      <w:bookmarkStart w:id="184" w:name="_Sample_TIM_Data"/>
      <w:bookmarkStart w:id="185" w:name="_Toc531884799"/>
      <w:bookmarkStart w:id="186" w:name="_GoBack"/>
      <w:bookmarkEnd w:id="184"/>
      <w:bookmarkEnd w:id="186"/>
      <w:r>
        <w:t>Sample TIM Data</w:t>
      </w:r>
      <w:bookmarkEnd w:id="185"/>
    </w:p>
    <w:p w:rsidR="00EC5A4D" w:rsidRDefault="00F33364" w:rsidP="00EC5A4D">
      <w:pPr>
        <w:rPr>
          <w:ins w:id="187" w:author="Musavi, Hamid [USA]" w:date="2018-12-06T11:01:00Z"/>
        </w:rPr>
      </w:pPr>
      <w:ins w:id="188" w:author="Musavi, Hamid [USA]" w:date="2018-12-06T18:21:00Z">
        <w:r>
          <w:t>Due to the fact that XML standard does not support array construct, arrays must be embedded into another object in order to maintain separation from the other elements within a structure. Additionally, since there is no indicator in XML to identify an array, an array with only one element will be represented as a simple object.</w:t>
        </w:r>
      </w:ins>
    </w:p>
    <w:p w:rsidR="00EC5A4D" w:rsidRPr="00EC5A4D" w:rsidRDefault="00EC5A4D" w:rsidP="00EC5A4D">
      <w:ins w:id="189" w:author="Musavi, Hamid [USA]" w:date="2018-12-06T11:01:00Z">
        <w:r>
          <w:t>In the following sample</w:t>
        </w:r>
      </w:ins>
      <w:ins w:id="190" w:author="Musavi, Hamid [USA]" w:date="2018-12-06T11:02:00Z">
        <w:r>
          <w:t>s</w:t>
        </w:r>
      </w:ins>
      <w:ins w:id="191" w:author="Musavi, Hamid [USA]" w:date="2018-12-06T11:01:00Z">
        <w:r>
          <w:t xml:space="preserve"> </w:t>
        </w:r>
      </w:ins>
      <w:ins w:id="192" w:author="Musavi, Hamid [USA]" w:date="2018-12-06T11:02:00Z">
        <w:r w:rsidR="003D1AA8">
          <w:t xml:space="preserve">those data elements that appear as </w:t>
        </w:r>
      </w:ins>
      <w:ins w:id="193" w:author="Musavi, Hamid [USA]" w:date="2018-12-06T11:01:00Z">
        <w:r>
          <w:t xml:space="preserve">JSON </w:t>
        </w:r>
      </w:ins>
      <w:ins w:id="194" w:author="Musavi, Hamid [USA]" w:date="2018-12-06T11:03:00Z">
        <w:r w:rsidR="003D1AA8">
          <w:t xml:space="preserve">Object but may come as JSON array if there were more </w:t>
        </w:r>
      </w:ins>
      <w:ins w:id="195" w:author="Musavi, Hamid [USA]" w:date="2018-12-06T11:05:00Z">
        <w:r w:rsidR="003D1AA8">
          <w:t xml:space="preserve">than one </w:t>
        </w:r>
      </w:ins>
      <w:ins w:id="196" w:author="Musavi, Hamid [USA]" w:date="2018-12-06T11:03:00Z">
        <w:r w:rsidR="003D1AA8">
          <w:t>child element</w:t>
        </w:r>
      </w:ins>
      <w:ins w:id="197" w:author="Musavi, Hamid [USA]" w:date="2018-12-06T11:04:00Z">
        <w:r w:rsidR="003D1AA8">
          <w:t xml:space="preserve"> are highlighted in </w:t>
        </w:r>
        <w:r w:rsidR="003D1AA8" w:rsidRPr="003D1AA8">
          <w:rPr>
            <w:b/>
            <w:i/>
          </w:rPr>
          <w:t>bold-face</w:t>
        </w:r>
        <w:r w:rsidR="003D1AA8">
          <w:t xml:space="preserve"> font.</w:t>
        </w:r>
      </w:ins>
      <w:ins w:id="198" w:author="Musavi, Hamid [USA]" w:date="2018-12-06T11:03:00Z">
        <w:r w:rsidR="003D1AA8">
          <w:t xml:space="preserve"> </w:t>
        </w:r>
      </w:ins>
      <w:ins w:id="199" w:author="Musavi, Hamid [USA]" w:date="2018-12-06T11:04:00Z">
        <w:r w:rsidR="003D1AA8">
          <w:t>Conversely, those elements that appear as JSON Array</w:t>
        </w:r>
      </w:ins>
      <w:ins w:id="200" w:author="Musavi, Hamid [USA]" w:date="2018-12-06T11:05:00Z">
        <w:r w:rsidR="003D1AA8">
          <w:t xml:space="preserve"> but may come as JSON object if only one child element exists are also highlight in </w:t>
        </w:r>
        <w:r w:rsidR="003D1AA8" w:rsidRPr="003D1AA8">
          <w:rPr>
            <w:b/>
            <w:i/>
          </w:rPr>
          <w:t>bold-face</w:t>
        </w:r>
        <w:r w:rsidR="003D1AA8">
          <w:t xml:space="preserve"> font</w:t>
        </w:r>
      </w:ins>
      <w:ins w:id="201" w:author="Musavi, Hamid [USA]" w:date="2018-12-06T11:01:00Z">
        <w:r>
          <w:t>.</w:t>
        </w:r>
      </w:ins>
    </w:p>
    <w:p w:rsidR="00A1173A" w:rsidRDefault="00CC3809" w:rsidP="00A1173A">
      <w:pPr>
        <w:pStyle w:val="Heading3"/>
      </w:pPr>
      <w:bookmarkStart w:id="202" w:name="_ODE_Broadcast_TIM"/>
      <w:bookmarkStart w:id="203" w:name="_Toc531884800"/>
      <w:bookmarkEnd w:id="202"/>
      <w:r>
        <w:t xml:space="preserve">ODE </w:t>
      </w:r>
      <w:r w:rsidR="00A1173A">
        <w:t>Broadcast TIM</w:t>
      </w:r>
      <w:bookmarkEnd w:id="203"/>
    </w:p>
    <w:p w:rsidR="00A1173A" w:rsidRDefault="00A1173A" w:rsidP="00A1173A">
      <w:pPr>
        <w:rPr>
          <w:rStyle w:val="Hyperlink"/>
        </w:rPr>
      </w:pPr>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ED7F83" w:rsidRDefault="00A90A98" w:rsidP="00A90A98">
      <w:pPr>
        <w:shd w:val="clear" w:color="auto" w:fill="D9D9D9" w:themeFill="background1" w:themeFillShade="D9"/>
        <w:spacing w:after="0"/>
        <w:rPr>
          <w:rFonts w:ascii="Courier New" w:hAnsi="Courier New" w:cs="Courier New"/>
          <w:sz w:val="20"/>
          <w:szCs w:val="20"/>
        </w:rPr>
      </w:pPr>
      <w:r w:rsidRPr="00ED7F83">
        <w:rPr>
          <w:rFonts w:ascii="Courier New" w:hAnsi="Courier New" w:cs="Courier New"/>
          <w:sz w:val="20"/>
          <w:szCs w:val="20"/>
        </w:rPr>
        <w:t xml:space="preserve">      "rsus":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 xml:space="preserve">  </w:t>
      </w:r>
      <w:r w:rsidRPr="000B2548">
        <w:rPr>
          <w:rFonts w:ascii="Courier New" w:hAnsi="Courier New" w:cs="Courier New"/>
          <w:sz w:val="20"/>
          <w:szCs w:val="20"/>
        </w:rPr>
        <w:t xml:space="preserve">        "rsuIndex": 10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1000,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r w:rsidR="007300F8">
        <w:rPr>
          <w:rFonts w:ascii="Courier New" w:hAnsi="Courier New" w:cs="Courier New"/>
          <w:sz w:val="20"/>
          <w:szCs w:val="20"/>
        </w:rPr>
        <w:t>*</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r w:rsidR="000C5D5E">
        <w:rPr>
          <w:rFonts w:ascii="Courier New" w:hAnsi="Courier New" w:cs="Courier New"/>
          <w:sz w:val="20"/>
          <w:szCs w:val="20"/>
        </w:rPr>
        <w:t>6</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 w:rsidR="00284194" w:rsidRPr="008B1559" w:rsidRDefault="00284194" w:rsidP="00A1173A"/>
    <w:p w:rsidR="00A1173A" w:rsidRDefault="00A1173A" w:rsidP="00A1173A">
      <w:pPr>
        <w:pStyle w:val="Heading3"/>
      </w:pPr>
      <w:bookmarkStart w:id="204" w:name="_Toc531884801"/>
      <w:r>
        <w:t xml:space="preserve">Received TIM </w:t>
      </w:r>
      <w:r w:rsidR="00D93DEF">
        <w:t>from rxMsg</w:t>
      </w:r>
      <w:bookmarkEnd w:id="204"/>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205" w:name="_Toc531884802"/>
      <w:r>
        <w:t>Sample Distress Notification Message (dnMsg)</w:t>
      </w:r>
      <w:bookmarkEnd w:id="205"/>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0C5D5E">
        <w:rPr>
          <w:rFonts w:ascii="Courier New" w:hAnsi="Courier New" w:cs="Courier New"/>
        </w:rPr>
        <w:t>6</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lastRenderedPageBreak/>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2E3921"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pPr>
      <w:bookmarkStart w:id="206" w:name="_Toc531884803"/>
      <w:r>
        <w:t>J2735 Broadcast TIM</w:t>
      </w:r>
      <w:bookmarkEnd w:id="206"/>
    </w:p>
    <w:p w:rsidR="008C015A" w:rsidRPr="008B1559" w:rsidRDefault="008C015A" w:rsidP="008C015A">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"metadata":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800A54" w:rsidRPr="00EC5A4D" w:rsidRDefault="00800A54" w:rsidP="00800A54">
      <w:pPr>
        <w:shd w:val="clear" w:color="auto" w:fill="D9D9D9" w:themeFill="background1" w:themeFillShade="D9"/>
        <w:spacing w:after="0"/>
        <w:rPr>
          <w:ins w:id="207" w:author="Musavi, Hamid [USA]" w:date="2018-12-06T10:45:00Z"/>
          <w:rFonts w:ascii="Courier New" w:hAnsi="Courier New" w:cs="Courier New"/>
          <w:b/>
          <w:i/>
          <w:sz w:val="20"/>
          <w:szCs w:val="20"/>
        </w:rPr>
      </w:pPr>
      <w:ins w:id="208" w:author="Musavi, Hamid [USA]" w:date="2018-12-06T10:45:00Z">
        <w:r w:rsidRPr="00EC5A4D">
          <w:rPr>
            <w:rFonts w:ascii="Courier New" w:hAnsi="Courier New" w:cs="Courier New"/>
            <w:b/>
            <w:i/>
            <w:sz w:val="20"/>
            <w:szCs w:val="20"/>
          </w:rPr>
          <w:t xml:space="preserve">      "rsus": {</w:t>
        </w:r>
      </w:ins>
    </w:p>
    <w:p w:rsidR="00800A54" w:rsidRPr="00EC5A4D" w:rsidRDefault="00800A54" w:rsidP="00800A54">
      <w:pPr>
        <w:shd w:val="clear" w:color="auto" w:fill="D9D9D9" w:themeFill="background1" w:themeFillShade="D9"/>
        <w:spacing w:after="0"/>
        <w:rPr>
          <w:ins w:id="209" w:author="Musavi, Hamid [USA]" w:date="2018-12-06T10:46:00Z"/>
          <w:rFonts w:ascii="Courier New" w:hAnsi="Courier New" w:cs="Courier New"/>
          <w:b/>
          <w:i/>
          <w:sz w:val="20"/>
          <w:szCs w:val="20"/>
        </w:rPr>
      </w:pPr>
      <w:ins w:id="210" w:author="Musavi, Hamid [USA]" w:date="2018-12-06T10:45:00Z">
        <w:r w:rsidRPr="00EC5A4D">
          <w:rPr>
            <w:rFonts w:ascii="Courier New" w:hAnsi="Courier New" w:cs="Courier New"/>
            <w:b/>
            <w:i/>
            <w:sz w:val="20"/>
            <w:szCs w:val="20"/>
          </w:rPr>
          <w:t xml:space="preserve">        "rsus": {</w:t>
        </w:r>
      </w:ins>
    </w:p>
    <w:p w:rsidR="000B2548" w:rsidRPr="000B2548" w:rsidDel="00800A54" w:rsidRDefault="000B2548" w:rsidP="00800A54">
      <w:pPr>
        <w:shd w:val="clear" w:color="auto" w:fill="D9D9D9" w:themeFill="background1" w:themeFillShade="D9"/>
        <w:spacing w:after="0"/>
        <w:rPr>
          <w:del w:id="211" w:author="Musavi, Hamid [USA]" w:date="2018-12-06T10:45:00Z"/>
          <w:rFonts w:ascii="Courier New" w:hAnsi="Courier New" w:cs="Courier New"/>
          <w:sz w:val="20"/>
          <w:szCs w:val="20"/>
        </w:rPr>
      </w:pPr>
      <w:del w:id="212" w:author="Musavi, Hamid [USA]" w:date="2018-12-06T10:45:00Z">
        <w:r w:rsidRPr="000B2548" w:rsidDel="00800A54">
          <w:rPr>
            <w:rFonts w:ascii="Courier New" w:hAnsi="Courier New" w:cs="Courier New"/>
            <w:sz w:val="20"/>
            <w:szCs w:val="20"/>
          </w:rPr>
          <w:delText xml:space="preserve">      "rsus": [</w:delText>
        </w:r>
      </w:del>
    </w:p>
    <w:p w:rsidR="000B2548" w:rsidRPr="000B2548" w:rsidDel="00800A54" w:rsidRDefault="000B2548" w:rsidP="000B2548">
      <w:pPr>
        <w:shd w:val="clear" w:color="auto" w:fill="D9D9D9" w:themeFill="background1" w:themeFillShade="D9"/>
        <w:spacing w:after="0"/>
        <w:rPr>
          <w:del w:id="213" w:author="Musavi, Hamid [USA]" w:date="2018-12-06T10:45:00Z"/>
          <w:rFonts w:ascii="Courier New" w:hAnsi="Courier New" w:cs="Courier New"/>
          <w:sz w:val="20"/>
          <w:szCs w:val="20"/>
        </w:rPr>
      </w:pPr>
      <w:del w:id="214" w:author="Musavi, Hamid [USA]" w:date="2018-12-06T10:45:00Z">
        <w:r w:rsidRPr="000B2548" w:rsidDel="00800A54">
          <w:rPr>
            <w:rFonts w:ascii="Courier New" w:hAnsi="Courier New" w:cs="Courier New"/>
            <w:sz w:val="20"/>
            <w:szCs w:val="20"/>
          </w:rPr>
          <w:delText xml:space="preserve">        {</w:delText>
        </w:r>
      </w:del>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"rsuTarget": "127.0.0.3",</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"rsuUsername": "v3user",</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"rsuRetries": 1,</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"rsuTimeout": 1000,</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"rsuPassword": "*",</w:t>
      </w:r>
    </w:p>
    <w:p w:rsid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lastRenderedPageBreak/>
        <w:t xml:space="preserve">          "rsuIndex": 10</w:t>
      </w:r>
    </w:p>
    <w:p w:rsidR="00800A54" w:rsidRPr="00EC5A4D" w:rsidRDefault="00800A54" w:rsidP="00800A54">
      <w:pPr>
        <w:shd w:val="clear" w:color="auto" w:fill="D9D9D9" w:themeFill="background1" w:themeFillShade="D9"/>
        <w:spacing w:after="0"/>
        <w:rPr>
          <w:ins w:id="215" w:author="Musavi, Hamid [USA]" w:date="2018-12-06T10:46:00Z"/>
          <w:rFonts w:ascii="Courier New" w:hAnsi="Courier New" w:cs="Courier New"/>
          <w:b/>
          <w:i/>
          <w:sz w:val="20"/>
          <w:szCs w:val="20"/>
        </w:rPr>
      </w:pPr>
      <w:ins w:id="216" w:author="Musavi, Hamid [USA]" w:date="2018-12-06T10:46:00Z">
        <w:r w:rsidRPr="00EC5A4D">
          <w:rPr>
            <w:rFonts w:ascii="Courier New" w:hAnsi="Courier New" w:cs="Courier New"/>
            <w:b/>
            <w:i/>
            <w:sz w:val="20"/>
            <w:szCs w:val="20"/>
          </w:rPr>
          <w:t xml:space="preserve">        }</w:t>
        </w:r>
      </w:ins>
    </w:p>
    <w:p w:rsidR="00800A54" w:rsidRPr="00EC5A4D" w:rsidRDefault="00800A54" w:rsidP="00800A54">
      <w:pPr>
        <w:shd w:val="clear" w:color="auto" w:fill="D9D9D9" w:themeFill="background1" w:themeFillShade="D9"/>
        <w:spacing w:after="0"/>
        <w:rPr>
          <w:ins w:id="217" w:author="Musavi, Hamid [USA]" w:date="2018-12-06T10:46:00Z"/>
          <w:rFonts w:ascii="Courier New" w:hAnsi="Courier New" w:cs="Courier New"/>
          <w:b/>
          <w:i/>
          <w:sz w:val="20"/>
          <w:szCs w:val="20"/>
        </w:rPr>
      </w:pPr>
      <w:ins w:id="218" w:author="Musavi, Hamid [USA]" w:date="2018-12-06T10:46:00Z">
        <w:r w:rsidRPr="00EC5A4D">
          <w:rPr>
            <w:rFonts w:ascii="Courier New" w:hAnsi="Courier New" w:cs="Courier New"/>
            <w:b/>
            <w:i/>
            <w:sz w:val="20"/>
            <w:szCs w:val="20"/>
          </w:rPr>
          <w:t xml:space="preserve">      },</w:t>
        </w:r>
      </w:ins>
    </w:p>
    <w:p w:rsidR="000B2548" w:rsidRPr="000B2548" w:rsidDel="00800A54" w:rsidRDefault="000B2548" w:rsidP="00800A54">
      <w:pPr>
        <w:shd w:val="clear" w:color="auto" w:fill="D9D9D9" w:themeFill="background1" w:themeFillShade="D9"/>
        <w:spacing w:after="0"/>
        <w:rPr>
          <w:del w:id="219" w:author="Musavi, Hamid [USA]" w:date="2018-12-06T10:46:00Z"/>
          <w:rFonts w:ascii="Courier New" w:hAnsi="Courier New" w:cs="Courier New"/>
          <w:sz w:val="20"/>
          <w:szCs w:val="20"/>
        </w:rPr>
      </w:pPr>
      <w:del w:id="220" w:author="Musavi, Hamid [USA]" w:date="2018-12-06T10:46:00Z">
        <w:r w:rsidRPr="000B2548" w:rsidDel="00800A54">
          <w:rPr>
            <w:rFonts w:ascii="Courier New" w:hAnsi="Courier New" w:cs="Courier New"/>
            <w:sz w:val="20"/>
            <w:szCs w:val="20"/>
          </w:rPr>
          <w:delText xml:space="preserve">        }</w:delText>
        </w:r>
      </w:del>
    </w:p>
    <w:p w:rsidR="000B2548" w:rsidRPr="000B2548" w:rsidDel="00800A54" w:rsidRDefault="000B2548" w:rsidP="000B2548">
      <w:pPr>
        <w:shd w:val="clear" w:color="auto" w:fill="D9D9D9" w:themeFill="background1" w:themeFillShade="D9"/>
        <w:spacing w:after="0"/>
        <w:rPr>
          <w:del w:id="221" w:author="Musavi, Hamid [USA]" w:date="2018-12-06T10:46:00Z"/>
          <w:rFonts w:ascii="Courier New" w:hAnsi="Courier New" w:cs="Courier New"/>
          <w:sz w:val="20"/>
          <w:szCs w:val="20"/>
        </w:rPr>
      </w:pPr>
      <w:del w:id="222" w:author="Musavi, Hamid [USA]" w:date="2018-12-06T10:46:00Z">
        <w:r w:rsidRPr="000B2548" w:rsidDel="00800A54">
          <w:rPr>
            <w:rFonts w:ascii="Courier New" w:hAnsi="Courier New" w:cs="Courier New"/>
            <w:sz w:val="20"/>
            <w:szCs w:val="20"/>
          </w:rPr>
          <w:delText xml:space="preserve">      ],</w:delText>
        </w:r>
      </w:del>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"recordGeneratedBy": "TMC",</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"schemaVersion": 6,</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"payloadType": "us.dot.its.jpo.ode.model.OdeTimPayload",</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"serialNumber":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"streamId": "957ed6d1-ea50-4e22-92f1-86e0e7ec72d3",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"bundleSize":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"sanitized": false,</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"recordGeneratedAt": "2017-03-13T06:07:11Z",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"odeReceivedAt": "2018-11-09T20:52:28.846Z"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"value":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"TravelerInformation":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"timeStamp": 102607,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"packetID": "EC9C236B0000000000",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"urlB":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"dataFrames":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"closedPath":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"false":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"anchor":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"name": "bob",</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700,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"directionality":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"both":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"description":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"geometry":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"extent":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3300,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"circle":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"center":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"units": 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"radius": 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33,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 23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"sspMsgRights1":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"duratonTime": 22,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"sspMsgRights2":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"startYear": 2017,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"roadSignID":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"crc": "0000",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"viewAngle":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"mutcdCode":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"warning":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"position":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"priority":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"content":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125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"some text"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250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98765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"sspTimRights":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"sspLocationRights":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"frameType":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"startTime": 482027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"msgCnt": 13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"dataType": "TravelerInformation"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6F7F91" w:rsidRPr="008C015A"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8C015A" w:rsidRPr="00DE00B4" w:rsidRDefault="008C015A" w:rsidP="008C015A"/>
    <w:p w:rsidR="00A1173A" w:rsidRDefault="00A1173A" w:rsidP="00A1173A">
      <w:pPr>
        <w:pStyle w:val="Heading2"/>
      </w:pPr>
      <w:bookmarkStart w:id="223" w:name="_Toc531884804"/>
      <w:r>
        <w:t>Sample Driver Alert</w:t>
      </w:r>
      <w:bookmarkEnd w:id="223"/>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24" w:name="_Toc531884805"/>
      <w:r>
        <w:t>Sample BSM Data</w:t>
      </w:r>
      <w:bookmarkEnd w:id="224"/>
    </w:p>
    <w:p w:rsidR="008B1559" w:rsidRDefault="00D93DEF" w:rsidP="008B1559">
      <w:pPr>
        <w:pStyle w:val="Heading3"/>
      </w:pPr>
      <w:bookmarkStart w:id="225" w:name="_Toc531884806"/>
      <w:r>
        <w:t>BSM from bsmTx</w:t>
      </w:r>
      <w:bookmarkEnd w:id="225"/>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"odeReceivedAt": "2018-05-01T21:37:04.613Z",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226" w:name="_Toc531884807"/>
      <w:r>
        <w:t xml:space="preserve">BSM </w:t>
      </w:r>
      <w:r w:rsidR="00D93DEF">
        <w:t xml:space="preserve">from </w:t>
      </w:r>
      <w:r w:rsidR="003B7407">
        <w:t>bsmLogDuringEvent</w:t>
      </w:r>
      <w:bookmarkEnd w:id="226"/>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227" w:name="_Toc531884808"/>
      <w:r>
        <w:t>BSM from rxMsg</w:t>
      </w:r>
      <w:bookmarkEnd w:id="227"/>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228" w:name="_Toc531884809"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228"/>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FBF" w:rsidRDefault="00F47FBF" w:rsidP="002F2B93">
      <w:pPr>
        <w:spacing w:after="0" w:line="240" w:lineRule="auto"/>
      </w:pPr>
      <w:r>
        <w:separator/>
      </w:r>
    </w:p>
  </w:endnote>
  <w:endnote w:type="continuationSeparator" w:id="0">
    <w:p w:rsidR="00F47FBF" w:rsidRDefault="00F47FBF" w:rsidP="002F2B93">
      <w:pPr>
        <w:spacing w:after="0" w:line="240" w:lineRule="auto"/>
      </w:pPr>
      <w:r>
        <w:continuationSeparator/>
      </w:r>
    </w:p>
  </w:endnote>
  <w:endnote w:id="1">
    <w:p w:rsidR="002E3921" w:rsidRDefault="002E3921" w:rsidP="00E0724D">
      <w:pPr>
        <w:pStyle w:val="EndnoteText"/>
      </w:pPr>
      <w:r>
        <w:rPr>
          <w:rStyle w:val="EndnoteReference"/>
        </w:rPr>
        <w:endnoteRef/>
      </w:r>
      <w:r>
        <w:t xml:space="preserve"> </w:t>
      </w:r>
      <w:r w:rsidRPr="00F33F98">
        <w:t>Midnight will be represented as 0:00 for all time fields</w:t>
      </w:r>
    </w:p>
  </w:endnote>
  <w:endnote w:id="2">
    <w:p w:rsidR="002E3921" w:rsidRDefault="002E3921">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FBF" w:rsidRDefault="00F47FBF" w:rsidP="002F2B93">
      <w:pPr>
        <w:spacing w:after="0" w:line="240" w:lineRule="auto"/>
      </w:pPr>
      <w:r>
        <w:separator/>
      </w:r>
    </w:p>
  </w:footnote>
  <w:footnote w:type="continuationSeparator" w:id="0">
    <w:p w:rsidR="00F47FBF" w:rsidRDefault="00F47FBF" w:rsidP="002F2B93">
      <w:pPr>
        <w:spacing w:after="0" w:line="240" w:lineRule="auto"/>
      </w:pPr>
      <w:r>
        <w:continuationSeparator/>
      </w:r>
    </w:p>
  </w:footnote>
  <w:footnote w:id="1">
    <w:p w:rsidR="002E3921" w:rsidRDefault="002E3921" w:rsidP="00E0724D">
      <w:pPr>
        <w:pStyle w:val="FootnoteText"/>
      </w:pPr>
      <w:r>
        <w:rPr>
          <w:rStyle w:val="FootnoteReference"/>
        </w:rPr>
        <w:footnoteRef/>
      </w:r>
      <w:r>
        <w:t xml:space="preserve"> Available starting with schemaVersion 4</w:t>
      </w:r>
    </w:p>
  </w:footnote>
  <w:footnote w:id="2">
    <w:p w:rsidR="002E3921" w:rsidRDefault="002E3921"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2E3921" w:rsidRDefault="002E3921"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2E3921" w:rsidRDefault="002E3921" w:rsidP="00E0724D">
      <w:pPr>
        <w:pStyle w:val="FootnoteText"/>
      </w:pPr>
      <w:r>
        <w:rPr>
          <w:rStyle w:val="FootnoteReference"/>
        </w:rPr>
        <w:footnoteRef/>
      </w:r>
      <w:r>
        <w:t xml:space="preserve"> Available starting with schemaVersion 3</w:t>
      </w:r>
    </w:p>
  </w:footnote>
  <w:footnote w:id="5">
    <w:p w:rsidR="002E3921" w:rsidRDefault="002E3921" w:rsidP="00E0724D">
      <w:pPr>
        <w:pStyle w:val="FootnoteText"/>
      </w:pPr>
      <w:r>
        <w:rPr>
          <w:rStyle w:val="FootnoteReference"/>
        </w:rPr>
        <w:footnoteRef/>
      </w:r>
      <w:r>
        <w:t xml:space="preserve"> Available starting with schemaVersion 4</w:t>
      </w:r>
    </w:p>
  </w:footnote>
  <w:footnote w:id="6">
    <w:p w:rsidR="002E3921" w:rsidRDefault="002E3921">
      <w:pPr>
        <w:pStyle w:val="FootnoteText"/>
      </w:pPr>
      <w:r>
        <w:rPr>
          <w:rStyle w:val="FootnoteReference"/>
        </w:rPr>
        <w:footnoteRef/>
      </w:r>
      <w:r>
        <w:t xml:space="preserve"> Available starting with schemaVersion 6</w:t>
      </w:r>
    </w:p>
  </w:footnote>
  <w:footnote w:id="7">
    <w:p w:rsidR="002E3921" w:rsidRDefault="002E3921"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2E3921" w:rsidRDefault="002E3921" w:rsidP="00A50733">
      <w:pPr>
        <w:pStyle w:val="FootnoteText"/>
      </w:pPr>
      <w:r>
        <w:rPr>
          <w:rStyle w:val="FootnoteReference"/>
        </w:rPr>
        <w:footnoteRef/>
      </w:r>
      <w:r>
        <w:t xml:space="preserve"> Available starting with schemaVersion 4</w:t>
      </w:r>
    </w:p>
  </w:footnote>
  <w:footnote w:id="9">
    <w:p w:rsidR="002E3921" w:rsidRDefault="002E3921">
      <w:pPr>
        <w:pStyle w:val="FootnoteText"/>
      </w:pPr>
      <w:r>
        <w:rPr>
          <w:rStyle w:val="FootnoteReference"/>
        </w:rPr>
        <w:footnoteRef/>
      </w:r>
      <w:r>
        <w:t xml:space="preserve"> Only available in schemaVersion 3.</w:t>
      </w:r>
    </w:p>
  </w:footnote>
  <w:footnote w:id="10">
    <w:p w:rsidR="002E3921" w:rsidRDefault="002E3921">
      <w:pPr>
        <w:pStyle w:val="FootnoteText"/>
      </w:pPr>
      <w:r>
        <w:rPr>
          <w:rStyle w:val="FootnoteReference"/>
        </w:rPr>
        <w:footnoteRef/>
      </w:r>
      <w:r>
        <w:t xml:space="preserve"> All data structures defiend in this section are available starting with schemaVersion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921" w:rsidRPr="008C1C89" w:rsidRDefault="002E3921"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56BF4"/>
    <w:rsid w:val="00060B01"/>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358F2"/>
    <w:rsid w:val="0014208E"/>
    <w:rsid w:val="00150FCF"/>
    <w:rsid w:val="00162560"/>
    <w:rsid w:val="001727C2"/>
    <w:rsid w:val="00190F8D"/>
    <w:rsid w:val="001A789C"/>
    <w:rsid w:val="001C388A"/>
    <w:rsid w:val="001C3DDE"/>
    <w:rsid w:val="001C475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2694"/>
    <w:rsid w:val="002C43AC"/>
    <w:rsid w:val="002C5DA3"/>
    <w:rsid w:val="002E3921"/>
    <w:rsid w:val="002F2B93"/>
    <w:rsid w:val="002F7F60"/>
    <w:rsid w:val="00312028"/>
    <w:rsid w:val="003128AE"/>
    <w:rsid w:val="003148C0"/>
    <w:rsid w:val="00326696"/>
    <w:rsid w:val="00330EC7"/>
    <w:rsid w:val="00331B6B"/>
    <w:rsid w:val="00332E8E"/>
    <w:rsid w:val="0033406E"/>
    <w:rsid w:val="00342210"/>
    <w:rsid w:val="00355EE1"/>
    <w:rsid w:val="003658DB"/>
    <w:rsid w:val="0037086A"/>
    <w:rsid w:val="00380EEE"/>
    <w:rsid w:val="00384A61"/>
    <w:rsid w:val="00384C3A"/>
    <w:rsid w:val="00384C92"/>
    <w:rsid w:val="00392E45"/>
    <w:rsid w:val="003B03FA"/>
    <w:rsid w:val="003B603E"/>
    <w:rsid w:val="003B7407"/>
    <w:rsid w:val="003D037E"/>
    <w:rsid w:val="003D1AA8"/>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35800"/>
    <w:rsid w:val="005404E2"/>
    <w:rsid w:val="005423DE"/>
    <w:rsid w:val="00556139"/>
    <w:rsid w:val="0056253B"/>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61B9D"/>
    <w:rsid w:val="006954E2"/>
    <w:rsid w:val="006A1740"/>
    <w:rsid w:val="006C0B61"/>
    <w:rsid w:val="006C3F59"/>
    <w:rsid w:val="006F1EF1"/>
    <w:rsid w:val="006F3AEE"/>
    <w:rsid w:val="006F7E07"/>
    <w:rsid w:val="006F7F91"/>
    <w:rsid w:val="00713456"/>
    <w:rsid w:val="00722CA7"/>
    <w:rsid w:val="007300F8"/>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0A54"/>
    <w:rsid w:val="008038F3"/>
    <w:rsid w:val="00806D6F"/>
    <w:rsid w:val="0081076A"/>
    <w:rsid w:val="0082174B"/>
    <w:rsid w:val="0082637D"/>
    <w:rsid w:val="008268A7"/>
    <w:rsid w:val="00842BF9"/>
    <w:rsid w:val="00843213"/>
    <w:rsid w:val="0084401B"/>
    <w:rsid w:val="008539C0"/>
    <w:rsid w:val="00865814"/>
    <w:rsid w:val="00877C1A"/>
    <w:rsid w:val="008802C7"/>
    <w:rsid w:val="0089135F"/>
    <w:rsid w:val="00897E23"/>
    <w:rsid w:val="008B1559"/>
    <w:rsid w:val="008B4ACB"/>
    <w:rsid w:val="008C015A"/>
    <w:rsid w:val="008C1C89"/>
    <w:rsid w:val="008C5899"/>
    <w:rsid w:val="008C61D3"/>
    <w:rsid w:val="008D2A4B"/>
    <w:rsid w:val="008E52D4"/>
    <w:rsid w:val="00941EAE"/>
    <w:rsid w:val="00953DED"/>
    <w:rsid w:val="00955C0A"/>
    <w:rsid w:val="00962B27"/>
    <w:rsid w:val="00981E1B"/>
    <w:rsid w:val="009B3E0F"/>
    <w:rsid w:val="009C4A87"/>
    <w:rsid w:val="009C514A"/>
    <w:rsid w:val="009D5560"/>
    <w:rsid w:val="009E0F49"/>
    <w:rsid w:val="009E50F9"/>
    <w:rsid w:val="009F2C06"/>
    <w:rsid w:val="00A0274F"/>
    <w:rsid w:val="00A036F1"/>
    <w:rsid w:val="00A07801"/>
    <w:rsid w:val="00A1173A"/>
    <w:rsid w:val="00A2643F"/>
    <w:rsid w:val="00A27E77"/>
    <w:rsid w:val="00A50733"/>
    <w:rsid w:val="00A54B7D"/>
    <w:rsid w:val="00A6471D"/>
    <w:rsid w:val="00A90A98"/>
    <w:rsid w:val="00A9504E"/>
    <w:rsid w:val="00A96831"/>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636D"/>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94B2C"/>
    <w:rsid w:val="00CA06C4"/>
    <w:rsid w:val="00CA156D"/>
    <w:rsid w:val="00CB0DBB"/>
    <w:rsid w:val="00CB1FF5"/>
    <w:rsid w:val="00CC3809"/>
    <w:rsid w:val="00CD14C9"/>
    <w:rsid w:val="00CD6460"/>
    <w:rsid w:val="00CD7FAD"/>
    <w:rsid w:val="00CE0C7C"/>
    <w:rsid w:val="00CE50FC"/>
    <w:rsid w:val="00D02095"/>
    <w:rsid w:val="00D06346"/>
    <w:rsid w:val="00D1354D"/>
    <w:rsid w:val="00D23963"/>
    <w:rsid w:val="00D27A99"/>
    <w:rsid w:val="00D361C8"/>
    <w:rsid w:val="00D406AB"/>
    <w:rsid w:val="00D42025"/>
    <w:rsid w:val="00D51A7C"/>
    <w:rsid w:val="00D62812"/>
    <w:rsid w:val="00D64595"/>
    <w:rsid w:val="00D767DF"/>
    <w:rsid w:val="00D83AB6"/>
    <w:rsid w:val="00D85011"/>
    <w:rsid w:val="00D93DEF"/>
    <w:rsid w:val="00D97CC5"/>
    <w:rsid w:val="00DA3ACB"/>
    <w:rsid w:val="00DA437C"/>
    <w:rsid w:val="00DA6C5C"/>
    <w:rsid w:val="00DC1FE7"/>
    <w:rsid w:val="00DC7AFF"/>
    <w:rsid w:val="00DE00B4"/>
    <w:rsid w:val="00DE7376"/>
    <w:rsid w:val="00E0724D"/>
    <w:rsid w:val="00E221A5"/>
    <w:rsid w:val="00E225A1"/>
    <w:rsid w:val="00E245F8"/>
    <w:rsid w:val="00E26586"/>
    <w:rsid w:val="00E32F45"/>
    <w:rsid w:val="00E34550"/>
    <w:rsid w:val="00E55EB2"/>
    <w:rsid w:val="00E70F09"/>
    <w:rsid w:val="00E75D80"/>
    <w:rsid w:val="00E80361"/>
    <w:rsid w:val="00E92FD7"/>
    <w:rsid w:val="00EA25DF"/>
    <w:rsid w:val="00EC5A4D"/>
    <w:rsid w:val="00ED77CC"/>
    <w:rsid w:val="00ED79F0"/>
    <w:rsid w:val="00ED7F83"/>
    <w:rsid w:val="00EE01CD"/>
    <w:rsid w:val="00EE0ED4"/>
    <w:rsid w:val="00EE21A8"/>
    <w:rsid w:val="00F13022"/>
    <w:rsid w:val="00F14205"/>
    <w:rsid w:val="00F27C43"/>
    <w:rsid w:val="00F3218D"/>
    <w:rsid w:val="00F33364"/>
    <w:rsid w:val="00F33F98"/>
    <w:rsid w:val="00F35716"/>
    <w:rsid w:val="00F42C77"/>
    <w:rsid w:val="00F47FBF"/>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42F2CC12-7392-40D3-B082-71786D69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TotalTime>
  <Pages>75</Pages>
  <Words>16978</Words>
  <Characters>96775</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64</cp:revision>
  <dcterms:created xsi:type="dcterms:W3CDTF">2018-04-23T18:57:00Z</dcterms:created>
  <dcterms:modified xsi:type="dcterms:W3CDTF">2018-12-06T23:37:00Z</dcterms:modified>
</cp:coreProperties>
</file>