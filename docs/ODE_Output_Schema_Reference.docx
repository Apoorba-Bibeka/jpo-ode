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05-18T11:47:00Z">
        <w:r w:rsidR="007C24BB">
          <w:rPr>
            <w:b/>
            <w:noProof/>
            <w:color w:val="0070C0"/>
          </w:rPr>
          <w:t>May 18, 2018</w:t>
        </w:r>
      </w:ins>
      <w:del w:id="1" w:author="Musavi, Hamid [USA]" w:date="2018-05-18T11:47:00Z">
        <w:r w:rsidR="003B603E" w:rsidDel="007C24BB">
          <w:rPr>
            <w:b/>
            <w:noProof/>
            <w:color w:val="0070C0"/>
          </w:rPr>
          <w:delText>May 17,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B53D6A"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3635012" w:history="1">
            <w:r w:rsidR="00B53D6A" w:rsidRPr="00CD2544">
              <w:rPr>
                <w:rStyle w:val="Hyperlink"/>
                <w:noProof/>
              </w:rPr>
              <w:t>1</w:t>
            </w:r>
            <w:r w:rsidR="00B53D6A">
              <w:rPr>
                <w:noProof/>
                <w:lang w:eastAsia="en-US"/>
              </w:rPr>
              <w:tab/>
            </w:r>
            <w:r w:rsidR="00B53D6A" w:rsidRPr="00CD2544">
              <w:rPr>
                <w:rStyle w:val="Hyperlink"/>
                <w:noProof/>
              </w:rPr>
              <w:t>Introduction</w:t>
            </w:r>
            <w:r w:rsidR="00B53D6A">
              <w:rPr>
                <w:noProof/>
                <w:webHidden/>
              </w:rPr>
              <w:tab/>
            </w:r>
            <w:r w:rsidR="00B53D6A">
              <w:rPr>
                <w:noProof/>
                <w:webHidden/>
              </w:rPr>
              <w:fldChar w:fldCharType="begin"/>
            </w:r>
            <w:r w:rsidR="00B53D6A">
              <w:rPr>
                <w:noProof/>
                <w:webHidden/>
              </w:rPr>
              <w:instrText xml:space="preserve"> PAGEREF _Toc513635012 \h </w:instrText>
            </w:r>
            <w:r w:rsidR="00B53D6A">
              <w:rPr>
                <w:noProof/>
                <w:webHidden/>
              </w:rPr>
            </w:r>
            <w:r w:rsidR="00B53D6A">
              <w:rPr>
                <w:noProof/>
                <w:webHidden/>
              </w:rPr>
              <w:fldChar w:fldCharType="separate"/>
            </w:r>
            <w:r w:rsidR="00B53D6A">
              <w:rPr>
                <w:noProof/>
                <w:webHidden/>
              </w:rPr>
              <w:t>7</w:t>
            </w:r>
            <w:r w:rsidR="00B53D6A">
              <w:rPr>
                <w:noProof/>
                <w:webHidden/>
              </w:rPr>
              <w:fldChar w:fldCharType="end"/>
            </w:r>
          </w:hyperlink>
        </w:p>
        <w:p w:rsidR="00B53D6A" w:rsidRDefault="003128AE">
          <w:pPr>
            <w:pStyle w:val="TOC1"/>
            <w:tabs>
              <w:tab w:val="left" w:pos="480"/>
              <w:tab w:val="right" w:leader="dot" w:pos="9350"/>
            </w:tabs>
            <w:rPr>
              <w:noProof/>
              <w:lang w:eastAsia="en-US"/>
            </w:rPr>
          </w:pPr>
          <w:hyperlink w:anchor="_Toc513635013" w:history="1">
            <w:r w:rsidR="00B53D6A" w:rsidRPr="00CD2544">
              <w:rPr>
                <w:rStyle w:val="Hyperlink"/>
                <w:noProof/>
              </w:rPr>
              <w:t>2</w:t>
            </w:r>
            <w:r w:rsidR="00B53D6A">
              <w:rPr>
                <w:noProof/>
                <w:lang w:eastAsia="en-US"/>
              </w:rPr>
              <w:tab/>
            </w:r>
            <w:r w:rsidR="00B53D6A" w:rsidRPr="00CD2544">
              <w:rPr>
                <w:rStyle w:val="Hyperlink"/>
                <w:noProof/>
              </w:rPr>
              <w:t>Published Topics</w:t>
            </w:r>
            <w:r w:rsidR="00B53D6A">
              <w:rPr>
                <w:noProof/>
                <w:webHidden/>
              </w:rPr>
              <w:tab/>
            </w:r>
            <w:r w:rsidR="00B53D6A">
              <w:rPr>
                <w:noProof/>
                <w:webHidden/>
              </w:rPr>
              <w:fldChar w:fldCharType="begin"/>
            </w:r>
            <w:r w:rsidR="00B53D6A">
              <w:rPr>
                <w:noProof/>
                <w:webHidden/>
              </w:rPr>
              <w:instrText xml:space="preserve"> PAGEREF _Toc513635013 \h </w:instrText>
            </w:r>
            <w:r w:rsidR="00B53D6A">
              <w:rPr>
                <w:noProof/>
                <w:webHidden/>
              </w:rPr>
            </w:r>
            <w:r w:rsidR="00B53D6A">
              <w:rPr>
                <w:noProof/>
                <w:webHidden/>
              </w:rPr>
              <w:fldChar w:fldCharType="separate"/>
            </w:r>
            <w:r w:rsidR="00B53D6A">
              <w:rPr>
                <w:noProof/>
                <w:webHidden/>
              </w:rPr>
              <w:t>7</w:t>
            </w:r>
            <w:r w:rsidR="00B53D6A">
              <w:rPr>
                <w:noProof/>
                <w:webHidden/>
              </w:rPr>
              <w:fldChar w:fldCharType="end"/>
            </w:r>
          </w:hyperlink>
        </w:p>
        <w:p w:rsidR="00B53D6A" w:rsidRDefault="003128AE">
          <w:pPr>
            <w:pStyle w:val="TOC1"/>
            <w:tabs>
              <w:tab w:val="left" w:pos="480"/>
              <w:tab w:val="right" w:leader="dot" w:pos="9350"/>
            </w:tabs>
            <w:rPr>
              <w:noProof/>
              <w:lang w:eastAsia="en-US"/>
            </w:rPr>
          </w:pPr>
          <w:hyperlink w:anchor="_Toc513635014" w:history="1">
            <w:r w:rsidR="00B53D6A" w:rsidRPr="00CD2544">
              <w:rPr>
                <w:rStyle w:val="Hyperlink"/>
                <w:noProof/>
              </w:rPr>
              <w:t>3</w:t>
            </w:r>
            <w:r w:rsidR="00B53D6A">
              <w:rPr>
                <w:noProof/>
                <w:lang w:eastAsia="en-US"/>
              </w:rPr>
              <w:tab/>
            </w:r>
            <w:r w:rsidR="00B53D6A" w:rsidRPr="00CD2544">
              <w:rPr>
                <w:rStyle w:val="Hyperlink"/>
                <w:noProof/>
              </w:rPr>
              <w:t>Common Data Schemas</w:t>
            </w:r>
            <w:r w:rsidR="00B53D6A">
              <w:rPr>
                <w:noProof/>
                <w:webHidden/>
              </w:rPr>
              <w:tab/>
            </w:r>
            <w:r w:rsidR="00B53D6A">
              <w:rPr>
                <w:noProof/>
                <w:webHidden/>
              </w:rPr>
              <w:fldChar w:fldCharType="begin"/>
            </w:r>
            <w:r w:rsidR="00B53D6A">
              <w:rPr>
                <w:noProof/>
                <w:webHidden/>
              </w:rPr>
              <w:instrText xml:space="preserve"> PAGEREF _Toc513635014 \h </w:instrText>
            </w:r>
            <w:r w:rsidR="00B53D6A">
              <w:rPr>
                <w:noProof/>
                <w:webHidden/>
              </w:rPr>
            </w:r>
            <w:r w:rsidR="00B53D6A">
              <w:rPr>
                <w:noProof/>
                <w:webHidden/>
              </w:rPr>
              <w:fldChar w:fldCharType="separate"/>
            </w:r>
            <w:r w:rsidR="00B53D6A">
              <w:rPr>
                <w:noProof/>
                <w:webHidden/>
              </w:rPr>
              <w:t>8</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15" w:history="1">
            <w:r w:rsidR="00B53D6A" w:rsidRPr="00CD2544">
              <w:rPr>
                <w:rStyle w:val="Hyperlink"/>
                <w:noProof/>
              </w:rPr>
              <w:t>3.1</w:t>
            </w:r>
            <w:r w:rsidR="00B53D6A">
              <w:rPr>
                <w:noProof/>
                <w:lang w:eastAsia="en-US"/>
              </w:rPr>
              <w:tab/>
            </w:r>
            <w:r w:rsidR="00B53D6A" w:rsidRPr="00CD2544">
              <w:rPr>
                <w:rStyle w:val="Hyperlink"/>
                <w:noProof/>
              </w:rPr>
              <w:t>ODE Data</w:t>
            </w:r>
            <w:r w:rsidR="00B53D6A">
              <w:rPr>
                <w:noProof/>
                <w:webHidden/>
              </w:rPr>
              <w:tab/>
            </w:r>
            <w:r w:rsidR="00B53D6A">
              <w:rPr>
                <w:noProof/>
                <w:webHidden/>
              </w:rPr>
              <w:fldChar w:fldCharType="begin"/>
            </w:r>
            <w:r w:rsidR="00B53D6A">
              <w:rPr>
                <w:noProof/>
                <w:webHidden/>
              </w:rPr>
              <w:instrText xml:space="preserve"> PAGEREF _Toc513635015 \h </w:instrText>
            </w:r>
            <w:r w:rsidR="00B53D6A">
              <w:rPr>
                <w:noProof/>
                <w:webHidden/>
              </w:rPr>
            </w:r>
            <w:r w:rsidR="00B53D6A">
              <w:rPr>
                <w:noProof/>
                <w:webHidden/>
              </w:rPr>
              <w:fldChar w:fldCharType="separate"/>
            </w:r>
            <w:r w:rsidR="00B53D6A">
              <w:rPr>
                <w:noProof/>
                <w:webHidden/>
              </w:rPr>
              <w:t>8</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16" w:history="1">
            <w:r w:rsidR="00B53D6A" w:rsidRPr="00CD2544">
              <w:rPr>
                <w:rStyle w:val="Hyperlink"/>
                <w:noProof/>
              </w:rPr>
              <w:t>3.2</w:t>
            </w:r>
            <w:r w:rsidR="00B53D6A">
              <w:rPr>
                <w:noProof/>
                <w:lang w:eastAsia="en-US"/>
              </w:rPr>
              <w:tab/>
            </w:r>
            <w:r w:rsidR="00B53D6A" w:rsidRPr="00CD2544">
              <w:rPr>
                <w:rStyle w:val="Hyperlink"/>
                <w:noProof/>
              </w:rPr>
              <w:t>ODE Message Metadata</w:t>
            </w:r>
            <w:r w:rsidR="00B53D6A">
              <w:rPr>
                <w:noProof/>
                <w:webHidden/>
              </w:rPr>
              <w:tab/>
            </w:r>
            <w:r w:rsidR="00B53D6A">
              <w:rPr>
                <w:noProof/>
                <w:webHidden/>
              </w:rPr>
              <w:fldChar w:fldCharType="begin"/>
            </w:r>
            <w:r w:rsidR="00B53D6A">
              <w:rPr>
                <w:noProof/>
                <w:webHidden/>
              </w:rPr>
              <w:instrText xml:space="preserve"> PAGEREF _Toc513635016 \h </w:instrText>
            </w:r>
            <w:r w:rsidR="00B53D6A">
              <w:rPr>
                <w:noProof/>
                <w:webHidden/>
              </w:rPr>
            </w:r>
            <w:r w:rsidR="00B53D6A">
              <w:rPr>
                <w:noProof/>
                <w:webHidden/>
              </w:rPr>
              <w:fldChar w:fldCharType="separate"/>
            </w:r>
            <w:r w:rsidR="00B53D6A">
              <w:rPr>
                <w:noProof/>
                <w:webHidden/>
              </w:rPr>
              <w:t>9</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17" w:history="1">
            <w:r w:rsidR="00B53D6A" w:rsidRPr="00CD2544">
              <w:rPr>
                <w:rStyle w:val="Hyperlink"/>
                <w:noProof/>
              </w:rPr>
              <w:t>3.3</w:t>
            </w:r>
            <w:r w:rsidR="00B53D6A">
              <w:rPr>
                <w:noProof/>
                <w:lang w:eastAsia="en-US"/>
              </w:rPr>
              <w:tab/>
            </w:r>
            <w:r w:rsidR="00B53D6A" w:rsidRPr="00CD2544">
              <w:rPr>
                <w:rStyle w:val="Hyperlink"/>
                <w:noProof/>
              </w:rPr>
              <w:t>SerialId</w:t>
            </w:r>
            <w:r w:rsidR="00B53D6A">
              <w:rPr>
                <w:noProof/>
                <w:webHidden/>
              </w:rPr>
              <w:tab/>
            </w:r>
            <w:r w:rsidR="00B53D6A">
              <w:rPr>
                <w:noProof/>
                <w:webHidden/>
              </w:rPr>
              <w:fldChar w:fldCharType="begin"/>
            </w:r>
            <w:r w:rsidR="00B53D6A">
              <w:rPr>
                <w:noProof/>
                <w:webHidden/>
              </w:rPr>
              <w:instrText xml:space="preserve"> PAGEREF _Toc513635017 \h </w:instrText>
            </w:r>
            <w:r w:rsidR="00B53D6A">
              <w:rPr>
                <w:noProof/>
                <w:webHidden/>
              </w:rPr>
            </w:r>
            <w:r w:rsidR="00B53D6A">
              <w:rPr>
                <w:noProof/>
                <w:webHidden/>
              </w:rPr>
              <w:fldChar w:fldCharType="separate"/>
            </w:r>
            <w:r w:rsidR="00B53D6A">
              <w:rPr>
                <w:noProof/>
                <w:webHidden/>
              </w:rPr>
              <w:t>11</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18" w:history="1">
            <w:r w:rsidR="00B53D6A" w:rsidRPr="00CD2544">
              <w:rPr>
                <w:rStyle w:val="Hyperlink"/>
                <w:noProof/>
              </w:rPr>
              <w:t>3.4</w:t>
            </w:r>
            <w:r w:rsidR="00B53D6A">
              <w:rPr>
                <w:noProof/>
                <w:lang w:eastAsia="en-US"/>
              </w:rPr>
              <w:tab/>
            </w:r>
            <w:r w:rsidR="00B53D6A" w:rsidRPr="00CD2544">
              <w:rPr>
                <w:rStyle w:val="Hyperlink"/>
                <w:noProof/>
              </w:rPr>
              <w:t>Encodings</w:t>
            </w:r>
            <w:r w:rsidR="00B53D6A">
              <w:rPr>
                <w:noProof/>
                <w:webHidden/>
              </w:rPr>
              <w:tab/>
            </w:r>
            <w:r w:rsidR="00B53D6A">
              <w:rPr>
                <w:noProof/>
                <w:webHidden/>
              </w:rPr>
              <w:fldChar w:fldCharType="begin"/>
            </w:r>
            <w:r w:rsidR="00B53D6A">
              <w:rPr>
                <w:noProof/>
                <w:webHidden/>
              </w:rPr>
              <w:instrText xml:space="preserve"> PAGEREF _Toc513635018 \h </w:instrText>
            </w:r>
            <w:r w:rsidR="00B53D6A">
              <w:rPr>
                <w:noProof/>
                <w:webHidden/>
              </w:rPr>
            </w:r>
            <w:r w:rsidR="00B53D6A">
              <w:rPr>
                <w:noProof/>
                <w:webHidden/>
              </w:rPr>
              <w:fldChar w:fldCharType="separate"/>
            </w:r>
            <w:r w:rsidR="00B53D6A">
              <w:rPr>
                <w:noProof/>
                <w:webHidden/>
              </w:rPr>
              <w:t>11</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19" w:history="1">
            <w:r w:rsidR="00B53D6A" w:rsidRPr="00CD2544">
              <w:rPr>
                <w:rStyle w:val="Hyperlink"/>
                <w:noProof/>
              </w:rPr>
              <w:t>3.5</w:t>
            </w:r>
            <w:r w:rsidR="00B53D6A">
              <w:rPr>
                <w:noProof/>
                <w:lang w:eastAsia="en-US"/>
              </w:rPr>
              <w:tab/>
            </w:r>
            <w:r w:rsidR="00B53D6A" w:rsidRPr="00CD2544">
              <w:rPr>
                <w:rStyle w:val="Hyperlink"/>
                <w:noProof/>
              </w:rPr>
              <w:t>ReceivedMessageDetails</w:t>
            </w:r>
            <w:r w:rsidR="00B53D6A">
              <w:rPr>
                <w:noProof/>
                <w:webHidden/>
              </w:rPr>
              <w:tab/>
            </w:r>
            <w:r w:rsidR="00B53D6A">
              <w:rPr>
                <w:noProof/>
                <w:webHidden/>
              </w:rPr>
              <w:fldChar w:fldCharType="begin"/>
            </w:r>
            <w:r w:rsidR="00B53D6A">
              <w:rPr>
                <w:noProof/>
                <w:webHidden/>
              </w:rPr>
              <w:instrText xml:space="preserve"> PAGEREF _Toc513635019 \h </w:instrText>
            </w:r>
            <w:r w:rsidR="00B53D6A">
              <w:rPr>
                <w:noProof/>
                <w:webHidden/>
              </w:rPr>
            </w:r>
            <w:r w:rsidR="00B53D6A">
              <w:rPr>
                <w:noProof/>
                <w:webHidden/>
              </w:rPr>
              <w:fldChar w:fldCharType="separate"/>
            </w:r>
            <w:r w:rsidR="00B53D6A">
              <w:rPr>
                <w:noProof/>
                <w:webHidden/>
              </w:rPr>
              <w:t>12</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20" w:history="1">
            <w:r w:rsidR="00B53D6A" w:rsidRPr="00CD2544">
              <w:rPr>
                <w:rStyle w:val="Hyperlink"/>
                <w:noProof/>
              </w:rPr>
              <w:t>3.6</w:t>
            </w:r>
            <w:r w:rsidR="00B53D6A">
              <w:rPr>
                <w:noProof/>
                <w:lang w:eastAsia="en-US"/>
              </w:rPr>
              <w:tab/>
            </w:r>
            <w:r w:rsidR="00B53D6A" w:rsidRPr="00CD2544">
              <w:rPr>
                <w:rStyle w:val="Hyperlink"/>
                <w:noProof/>
              </w:rPr>
              <w:t>OdeMessagePayload</w:t>
            </w:r>
            <w:r w:rsidR="00B53D6A">
              <w:rPr>
                <w:noProof/>
                <w:webHidden/>
              </w:rPr>
              <w:tab/>
            </w:r>
            <w:r w:rsidR="00B53D6A">
              <w:rPr>
                <w:noProof/>
                <w:webHidden/>
              </w:rPr>
              <w:fldChar w:fldCharType="begin"/>
            </w:r>
            <w:r w:rsidR="00B53D6A">
              <w:rPr>
                <w:noProof/>
                <w:webHidden/>
              </w:rPr>
              <w:instrText xml:space="preserve"> PAGEREF _Toc513635020 \h </w:instrText>
            </w:r>
            <w:r w:rsidR="00B53D6A">
              <w:rPr>
                <w:noProof/>
                <w:webHidden/>
              </w:rPr>
            </w:r>
            <w:r w:rsidR="00B53D6A">
              <w:rPr>
                <w:noProof/>
                <w:webHidden/>
              </w:rPr>
              <w:fldChar w:fldCharType="separate"/>
            </w:r>
            <w:r w:rsidR="00B53D6A">
              <w:rPr>
                <w:noProof/>
                <w:webHidden/>
              </w:rPr>
              <w:t>12</w:t>
            </w:r>
            <w:r w:rsidR="00B53D6A">
              <w:rPr>
                <w:noProof/>
                <w:webHidden/>
              </w:rPr>
              <w:fldChar w:fldCharType="end"/>
            </w:r>
          </w:hyperlink>
        </w:p>
        <w:p w:rsidR="00B53D6A" w:rsidRDefault="003128AE">
          <w:pPr>
            <w:pStyle w:val="TOC1"/>
            <w:tabs>
              <w:tab w:val="left" w:pos="480"/>
              <w:tab w:val="right" w:leader="dot" w:pos="9350"/>
            </w:tabs>
            <w:rPr>
              <w:noProof/>
              <w:lang w:eastAsia="en-US"/>
            </w:rPr>
          </w:pPr>
          <w:hyperlink w:anchor="_Toc513635021" w:history="1">
            <w:r w:rsidR="00B53D6A" w:rsidRPr="00CD2544">
              <w:rPr>
                <w:rStyle w:val="Hyperlink"/>
                <w:noProof/>
              </w:rPr>
              <w:t>4</w:t>
            </w:r>
            <w:r w:rsidR="00B53D6A">
              <w:rPr>
                <w:noProof/>
                <w:lang w:eastAsia="en-US"/>
              </w:rPr>
              <w:tab/>
            </w:r>
            <w:r w:rsidR="00B53D6A" w:rsidRPr="00CD2544">
              <w:rPr>
                <w:rStyle w:val="Hyperlink"/>
                <w:noProof/>
              </w:rPr>
              <w:t>OdeTimPayload</w:t>
            </w:r>
            <w:r w:rsidR="00B53D6A">
              <w:rPr>
                <w:noProof/>
                <w:webHidden/>
              </w:rPr>
              <w:tab/>
            </w:r>
            <w:r w:rsidR="00B53D6A">
              <w:rPr>
                <w:noProof/>
                <w:webHidden/>
              </w:rPr>
              <w:fldChar w:fldCharType="begin"/>
            </w:r>
            <w:r w:rsidR="00B53D6A">
              <w:rPr>
                <w:noProof/>
                <w:webHidden/>
              </w:rPr>
              <w:instrText xml:space="preserve"> PAGEREF _Toc513635021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22" w:history="1">
            <w:r w:rsidR="00B53D6A" w:rsidRPr="00CD2544">
              <w:rPr>
                <w:rStyle w:val="Hyperlink"/>
                <w:noProof/>
              </w:rPr>
              <w:t>4.1</w:t>
            </w:r>
            <w:r w:rsidR="00B53D6A">
              <w:rPr>
                <w:noProof/>
                <w:lang w:eastAsia="en-US"/>
              </w:rPr>
              <w:tab/>
            </w:r>
            <w:r w:rsidR="00B53D6A" w:rsidRPr="00CD2544">
              <w:rPr>
                <w:rStyle w:val="Hyperlink"/>
                <w:noProof/>
              </w:rPr>
              <w:t>OdeTravelerInformationMessage</w:t>
            </w:r>
            <w:r w:rsidR="00B53D6A">
              <w:rPr>
                <w:noProof/>
                <w:webHidden/>
              </w:rPr>
              <w:tab/>
            </w:r>
            <w:r w:rsidR="00B53D6A">
              <w:rPr>
                <w:noProof/>
                <w:webHidden/>
              </w:rPr>
              <w:fldChar w:fldCharType="begin"/>
            </w:r>
            <w:r w:rsidR="00B53D6A">
              <w:rPr>
                <w:noProof/>
                <w:webHidden/>
              </w:rPr>
              <w:instrText xml:space="preserve"> PAGEREF _Toc513635022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23" w:history="1">
            <w:r w:rsidR="00B53D6A" w:rsidRPr="00CD2544">
              <w:rPr>
                <w:rStyle w:val="Hyperlink"/>
                <w:noProof/>
              </w:rPr>
              <w:t>4.2</w:t>
            </w:r>
            <w:r w:rsidR="00B53D6A">
              <w:rPr>
                <w:noProof/>
                <w:lang w:eastAsia="en-US"/>
              </w:rPr>
              <w:tab/>
            </w:r>
            <w:r w:rsidR="00B53D6A" w:rsidRPr="00CD2544">
              <w:rPr>
                <w:rStyle w:val="Hyperlink"/>
                <w:noProof/>
              </w:rPr>
              <w:t>J2735 TravelerInformation</w:t>
            </w:r>
            <w:r w:rsidR="00B53D6A">
              <w:rPr>
                <w:noProof/>
                <w:webHidden/>
              </w:rPr>
              <w:tab/>
            </w:r>
            <w:r w:rsidR="00B53D6A">
              <w:rPr>
                <w:noProof/>
                <w:webHidden/>
              </w:rPr>
              <w:fldChar w:fldCharType="begin"/>
            </w:r>
            <w:r w:rsidR="00B53D6A">
              <w:rPr>
                <w:noProof/>
                <w:webHidden/>
              </w:rPr>
              <w:instrText xml:space="preserve"> PAGEREF _Toc513635023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3128AE">
          <w:pPr>
            <w:pStyle w:val="TOC1"/>
            <w:tabs>
              <w:tab w:val="left" w:pos="480"/>
              <w:tab w:val="right" w:leader="dot" w:pos="9350"/>
            </w:tabs>
            <w:rPr>
              <w:noProof/>
              <w:lang w:eastAsia="en-US"/>
            </w:rPr>
          </w:pPr>
          <w:hyperlink w:anchor="_Toc513635024" w:history="1">
            <w:r w:rsidR="00B53D6A" w:rsidRPr="00CD2544">
              <w:rPr>
                <w:rStyle w:val="Hyperlink"/>
                <w:noProof/>
              </w:rPr>
              <w:t>5</w:t>
            </w:r>
            <w:r w:rsidR="00B53D6A">
              <w:rPr>
                <w:noProof/>
                <w:lang w:eastAsia="en-US"/>
              </w:rPr>
              <w:tab/>
            </w:r>
            <w:r w:rsidR="00B53D6A" w:rsidRPr="00CD2544">
              <w:rPr>
                <w:rStyle w:val="Hyperlink"/>
                <w:noProof/>
              </w:rPr>
              <w:t>OdeDriverAlertPayload</w:t>
            </w:r>
            <w:r w:rsidR="00B53D6A">
              <w:rPr>
                <w:noProof/>
                <w:webHidden/>
              </w:rPr>
              <w:tab/>
            </w:r>
            <w:r w:rsidR="00B53D6A">
              <w:rPr>
                <w:noProof/>
                <w:webHidden/>
              </w:rPr>
              <w:fldChar w:fldCharType="begin"/>
            </w:r>
            <w:r w:rsidR="00B53D6A">
              <w:rPr>
                <w:noProof/>
                <w:webHidden/>
              </w:rPr>
              <w:instrText xml:space="preserve"> PAGEREF _Toc513635024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3128AE">
          <w:pPr>
            <w:pStyle w:val="TOC1"/>
            <w:tabs>
              <w:tab w:val="left" w:pos="480"/>
              <w:tab w:val="right" w:leader="dot" w:pos="9350"/>
            </w:tabs>
            <w:rPr>
              <w:noProof/>
              <w:lang w:eastAsia="en-US"/>
            </w:rPr>
          </w:pPr>
          <w:hyperlink w:anchor="_Toc513635025" w:history="1">
            <w:r w:rsidR="00B53D6A" w:rsidRPr="00CD2544">
              <w:rPr>
                <w:rStyle w:val="Hyperlink"/>
                <w:noProof/>
              </w:rPr>
              <w:t>6</w:t>
            </w:r>
            <w:r w:rsidR="00B53D6A">
              <w:rPr>
                <w:noProof/>
                <w:lang w:eastAsia="en-US"/>
              </w:rPr>
              <w:tab/>
            </w:r>
            <w:r w:rsidR="00B53D6A" w:rsidRPr="00CD2544">
              <w:rPr>
                <w:rStyle w:val="Hyperlink"/>
                <w:noProof/>
              </w:rPr>
              <w:t>OdeBsmPayload</w:t>
            </w:r>
            <w:r w:rsidR="00B53D6A">
              <w:rPr>
                <w:noProof/>
                <w:webHidden/>
              </w:rPr>
              <w:tab/>
            </w:r>
            <w:r w:rsidR="00B53D6A">
              <w:rPr>
                <w:noProof/>
                <w:webHidden/>
              </w:rPr>
              <w:fldChar w:fldCharType="begin"/>
            </w:r>
            <w:r w:rsidR="00B53D6A">
              <w:rPr>
                <w:noProof/>
                <w:webHidden/>
              </w:rPr>
              <w:instrText xml:space="preserve"> PAGEREF _Toc513635025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26" w:history="1">
            <w:r w:rsidR="00B53D6A" w:rsidRPr="00CD2544">
              <w:rPr>
                <w:rStyle w:val="Hyperlink"/>
                <w:noProof/>
              </w:rPr>
              <w:t>6.1</w:t>
            </w:r>
            <w:r w:rsidR="00B53D6A">
              <w:rPr>
                <w:noProof/>
                <w:lang w:eastAsia="en-US"/>
              </w:rPr>
              <w:tab/>
            </w:r>
            <w:r w:rsidR="00B53D6A" w:rsidRPr="00CD2544">
              <w:rPr>
                <w:rStyle w:val="Hyperlink"/>
                <w:noProof/>
              </w:rPr>
              <w:t>J2735BsmCoreData</w:t>
            </w:r>
            <w:r w:rsidR="00B53D6A">
              <w:rPr>
                <w:noProof/>
                <w:webHidden/>
              </w:rPr>
              <w:tab/>
            </w:r>
            <w:r w:rsidR="00B53D6A">
              <w:rPr>
                <w:noProof/>
                <w:webHidden/>
              </w:rPr>
              <w:fldChar w:fldCharType="begin"/>
            </w:r>
            <w:r w:rsidR="00B53D6A">
              <w:rPr>
                <w:noProof/>
                <w:webHidden/>
              </w:rPr>
              <w:instrText xml:space="preserve"> PAGEREF _Toc513635026 \h </w:instrText>
            </w:r>
            <w:r w:rsidR="00B53D6A">
              <w:rPr>
                <w:noProof/>
                <w:webHidden/>
              </w:rPr>
            </w:r>
            <w:r w:rsidR="00B53D6A">
              <w:rPr>
                <w:noProof/>
                <w:webHidden/>
              </w:rPr>
              <w:fldChar w:fldCharType="separate"/>
            </w:r>
            <w:r w:rsidR="00B53D6A">
              <w:rPr>
                <w:noProof/>
                <w:webHidden/>
              </w:rPr>
              <w:t>14</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27" w:history="1">
            <w:r w:rsidR="00B53D6A" w:rsidRPr="00CD2544">
              <w:rPr>
                <w:rStyle w:val="Hyperlink"/>
                <w:noProof/>
              </w:rPr>
              <w:t>6.2</w:t>
            </w:r>
            <w:r w:rsidR="00B53D6A">
              <w:rPr>
                <w:noProof/>
                <w:lang w:eastAsia="en-US"/>
              </w:rPr>
              <w:tab/>
            </w:r>
            <w:r w:rsidR="00B53D6A" w:rsidRPr="00CD2544">
              <w:rPr>
                <w:rStyle w:val="Hyperlink"/>
                <w:noProof/>
              </w:rPr>
              <w:t>J2735BsmPart2Content</w:t>
            </w:r>
            <w:r w:rsidR="00B53D6A">
              <w:rPr>
                <w:noProof/>
                <w:webHidden/>
              </w:rPr>
              <w:tab/>
            </w:r>
            <w:r w:rsidR="00B53D6A">
              <w:rPr>
                <w:noProof/>
                <w:webHidden/>
              </w:rPr>
              <w:fldChar w:fldCharType="begin"/>
            </w:r>
            <w:r w:rsidR="00B53D6A">
              <w:rPr>
                <w:noProof/>
                <w:webHidden/>
              </w:rPr>
              <w:instrText xml:space="preserve"> PAGEREF _Toc513635027 \h </w:instrText>
            </w:r>
            <w:r w:rsidR="00B53D6A">
              <w:rPr>
                <w:noProof/>
                <w:webHidden/>
              </w:rPr>
            </w:r>
            <w:r w:rsidR="00B53D6A">
              <w:rPr>
                <w:noProof/>
                <w:webHidden/>
              </w:rPr>
              <w:fldChar w:fldCharType="separate"/>
            </w:r>
            <w:r w:rsidR="00B53D6A">
              <w:rPr>
                <w:noProof/>
                <w:webHidden/>
              </w:rPr>
              <w:t>16</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28" w:history="1">
            <w:r w:rsidR="00B53D6A" w:rsidRPr="00CD2544">
              <w:rPr>
                <w:rStyle w:val="Hyperlink"/>
                <w:noProof/>
              </w:rPr>
              <w:t>6.3</w:t>
            </w:r>
            <w:r w:rsidR="00B53D6A">
              <w:rPr>
                <w:noProof/>
                <w:lang w:eastAsia="en-US"/>
              </w:rPr>
              <w:tab/>
            </w:r>
            <w:r w:rsidR="00B53D6A" w:rsidRPr="00CD2544">
              <w:rPr>
                <w:rStyle w:val="Hyperlink"/>
                <w:noProof/>
              </w:rPr>
              <w:t>OdePosition3D</w:t>
            </w:r>
            <w:r w:rsidR="00B53D6A">
              <w:rPr>
                <w:noProof/>
                <w:webHidden/>
              </w:rPr>
              <w:tab/>
            </w:r>
            <w:r w:rsidR="00B53D6A">
              <w:rPr>
                <w:noProof/>
                <w:webHidden/>
              </w:rPr>
              <w:fldChar w:fldCharType="begin"/>
            </w:r>
            <w:r w:rsidR="00B53D6A">
              <w:rPr>
                <w:noProof/>
                <w:webHidden/>
              </w:rPr>
              <w:instrText xml:space="preserve"> PAGEREF _Toc513635028 \h </w:instrText>
            </w:r>
            <w:r w:rsidR="00B53D6A">
              <w:rPr>
                <w:noProof/>
                <w:webHidden/>
              </w:rPr>
            </w:r>
            <w:r w:rsidR="00B53D6A">
              <w:rPr>
                <w:noProof/>
                <w:webHidden/>
              </w:rPr>
              <w:fldChar w:fldCharType="separate"/>
            </w:r>
            <w:r w:rsidR="00B53D6A">
              <w:rPr>
                <w:noProof/>
                <w:webHidden/>
              </w:rPr>
              <w:t>16</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29" w:history="1">
            <w:r w:rsidR="00B53D6A" w:rsidRPr="00CD2544">
              <w:rPr>
                <w:rStyle w:val="Hyperlink"/>
                <w:noProof/>
              </w:rPr>
              <w:t>6.4</w:t>
            </w:r>
            <w:r w:rsidR="00B53D6A">
              <w:rPr>
                <w:noProof/>
                <w:lang w:eastAsia="en-US"/>
              </w:rPr>
              <w:tab/>
            </w:r>
            <w:r w:rsidR="00B53D6A" w:rsidRPr="00CD2544">
              <w:rPr>
                <w:rStyle w:val="Hyperlink"/>
                <w:noProof/>
              </w:rPr>
              <w:t>J2735AccelerationSet4Way</w:t>
            </w:r>
            <w:r w:rsidR="00B53D6A">
              <w:rPr>
                <w:noProof/>
                <w:webHidden/>
              </w:rPr>
              <w:tab/>
            </w:r>
            <w:r w:rsidR="00B53D6A">
              <w:rPr>
                <w:noProof/>
                <w:webHidden/>
              </w:rPr>
              <w:fldChar w:fldCharType="begin"/>
            </w:r>
            <w:r w:rsidR="00B53D6A">
              <w:rPr>
                <w:noProof/>
                <w:webHidden/>
              </w:rPr>
              <w:instrText xml:space="preserve"> PAGEREF _Toc513635029 \h </w:instrText>
            </w:r>
            <w:r w:rsidR="00B53D6A">
              <w:rPr>
                <w:noProof/>
                <w:webHidden/>
              </w:rPr>
            </w:r>
            <w:r w:rsidR="00B53D6A">
              <w:rPr>
                <w:noProof/>
                <w:webHidden/>
              </w:rPr>
              <w:fldChar w:fldCharType="separate"/>
            </w:r>
            <w:r w:rsidR="00B53D6A">
              <w:rPr>
                <w:noProof/>
                <w:webHidden/>
              </w:rPr>
              <w:t>16</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0" w:history="1">
            <w:r w:rsidR="00B53D6A" w:rsidRPr="00CD2544">
              <w:rPr>
                <w:rStyle w:val="Hyperlink"/>
                <w:noProof/>
              </w:rPr>
              <w:t>6.5</w:t>
            </w:r>
            <w:r w:rsidR="00B53D6A">
              <w:rPr>
                <w:noProof/>
                <w:lang w:eastAsia="en-US"/>
              </w:rPr>
              <w:tab/>
            </w:r>
            <w:r w:rsidR="00B53D6A" w:rsidRPr="00CD2544">
              <w:rPr>
                <w:rStyle w:val="Hyperlink"/>
                <w:noProof/>
              </w:rPr>
              <w:t>J2735PositionalAccuracy</w:t>
            </w:r>
            <w:r w:rsidR="00B53D6A">
              <w:rPr>
                <w:noProof/>
                <w:webHidden/>
              </w:rPr>
              <w:tab/>
            </w:r>
            <w:r w:rsidR="00B53D6A">
              <w:rPr>
                <w:noProof/>
                <w:webHidden/>
              </w:rPr>
              <w:fldChar w:fldCharType="begin"/>
            </w:r>
            <w:r w:rsidR="00B53D6A">
              <w:rPr>
                <w:noProof/>
                <w:webHidden/>
              </w:rPr>
              <w:instrText xml:space="preserve"> PAGEREF _Toc513635030 \h </w:instrText>
            </w:r>
            <w:r w:rsidR="00B53D6A">
              <w:rPr>
                <w:noProof/>
                <w:webHidden/>
              </w:rPr>
            </w:r>
            <w:r w:rsidR="00B53D6A">
              <w:rPr>
                <w:noProof/>
                <w:webHidden/>
              </w:rPr>
              <w:fldChar w:fldCharType="separate"/>
            </w:r>
            <w:r w:rsidR="00B53D6A">
              <w:rPr>
                <w:noProof/>
                <w:webHidden/>
              </w:rPr>
              <w:t>17</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1" w:history="1">
            <w:r w:rsidR="00B53D6A" w:rsidRPr="00CD2544">
              <w:rPr>
                <w:rStyle w:val="Hyperlink"/>
                <w:noProof/>
              </w:rPr>
              <w:t>6.6</w:t>
            </w:r>
            <w:r w:rsidR="00B53D6A">
              <w:rPr>
                <w:noProof/>
                <w:lang w:eastAsia="en-US"/>
              </w:rPr>
              <w:tab/>
            </w:r>
            <w:r w:rsidR="00B53D6A" w:rsidRPr="00CD2544">
              <w:rPr>
                <w:rStyle w:val="Hyperlink"/>
                <w:noProof/>
              </w:rPr>
              <w:t>J2735BrakeSystemStatus</w:t>
            </w:r>
            <w:r w:rsidR="00B53D6A">
              <w:rPr>
                <w:noProof/>
                <w:webHidden/>
              </w:rPr>
              <w:tab/>
            </w:r>
            <w:r w:rsidR="00B53D6A">
              <w:rPr>
                <w:noProof/>
                <w:webHidden/>
              </w:rPr>
              <w:fldChar w:fldCharType="begin"/>
            </w:r>
            <w:r w:rsidR="00B53D6A">
              <w:rPr>
                <w:noProof/>
                <w:webHidden/>
              </w:rPr>
              <w:instrText xml:space="preserve"> PAGEREF _Toc513635031 \h </w:instrText>
            </w:r>
            <w:r w:rsidR="00B53D6A">
              <w:rPr>
                <w:noProof/>
                <w:webHidden/>
              </w:rPr>
            </w:r>
            <w:r w:rsidR="00B53D6A">
              <w:rPr>
                <w:noProof/>
                <w:webHidden/>
              </w:rPr>
              <w:fldChar w:fldCharType="separate"/>
            </w:r>
            <w:r w:rsidR="00B53D6A">
              <w:rPr>
                <w:noProof/>
                <w:webHidden/>
              </w:rPr>
              <w:t>17</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2" w:history="1">
            <w:r w:rsidR="00B53D6A" w:rsidRPr="00CD2544">
              <w:rPr>
                <w:rStyle w:val="Hyperlink"/>
                <w:noProof/>
              </w:rPr>
              <w:t>6.7</w:t>
            </w:r>
            <w:r w:rsidR="00B53D6A">
              <w:rPr>
                <w:noProof/>
                <w:lang w:eastAsia="en-US"/>
              </w:rPr>
              <w:tab/>
            </w:r>
            <w:r w:rsidR="00B53D6A" w:rsidRPr="00CD2544">
              <w:rPr>
                <w:rStyle w:val="Hyperlink"/>
                <w:noProof/>
              </w:rPr>
              <w:t>J2735VehicleSize</w:t>
            </w:r>
            <w:r w:rsidR="00B53D6A">
              <w:rPr>
                <w:noProof/>
                <w:webHidden/>
              </w:rPr>
              <w:tab/>
            </w:r>
            <w:r w:rsidR="00B53D6A">
              <w:rPr>
                <w:noProof/>
                <w:webHidden/>
              </w:rPr>
              <w:fldChar w:fldCharType="begin"/>
            </w:r>
            <w:r w:rsidR="00B53D6A">
              <w:rPr>
                <w:noProof/>
                <w:webHidden/>
              </w:rPr>
              <w:instrText xml:space="preserve"> PAGEREF _Toc513635032 \h </w:instrText>
            </w:r>
            <w:r w:rsidR="00B53D6A">
              <w:rPr>
                <w:noProof/>
                <w:webHidden/>
              </w:rPr>
            </w:r>
            <w:r w:rsidR="00B53D6A">
              <w:rPr>
                <w:noProof/>
                <w:webHidden/>
              </w:rPr>
              <w:fldChar w:fldCharType="separate"/>
            </w:r>
            <w:r w:rsidR="00B53D6A">
              <w:rPr>
                <w:noProof/>
                <w:webHidden/>
              </w:rPr>
              <w:t>19</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3" w:history="1">
            <w:r w:rsidR="00B53D6A" w:rsidRPr="00CD2544">
              <w:rPr>
                <w:rStyle w:val="Hyperlink"/>
                <w:noProof/>
              </w:rPr>
              <w:t>6.8</w:t>
            </w:r>
            <w:r w:rsidR="00B53D6A">
              <w:rPr>
                <w:noProof/>
                <w:lang w:eastAsia="en-US"/>
              </w:rPr>
              <w:tab/>
            </w:r>
            <w:r w:rsidR="00B53D6A" w:rsidRPr="00CD2544">
              <w:rPr>
                <w:rStyle w:val="Hyperlink"/>
                <w:noProof/>
              </w:rPr>
              <w:t>J2735BitString</w:t>
            </w:r>
            <w:r w:rsidR="00B53D6A">
              <w:rPr>
                <w:noProof/>
                <w:webHidden/>
              </w:rPr>
              <w:tab/>
            </w:r>
            <w:r w:rsidR="00B53D6A">
              <w:rPr>
                <w:noProof/>
                <w:webHidden/>
              </w:rPr>
              <w:fldChar w:fldCharType="begin"/>
            </w:r>
            <w:r w:rsidR="00B53D6A">
              <w:rPr>
                <w:noProof/>
                <w:webHidden/>
              </w:rPr>
              <w:instrText xml:space="preserve"> PAGEREF _Toc513635033 \h </w:instrText>
            </w:r>
            <w:r w:rsidR="00B53D6A">
              <w:rPr>
                <w:noProof/>
                <w:webHidden/>
              </w:rPr>
            </w:r>
            <w:r w:rsidR="00B53D6A">
              <w:rPr>
                <w:noProof/>
                <w:webHidden/>
              </w:rPr>
              <w:fldChar w:fldCharType="separate"/>
            </w:r>
            <w:r w:rsidR="00B53D6A">
              <w:rPr>
                <w:noProof/>
                <w:webHidden/>
              </w:rPr>
              <w:t>19</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4" w:history="1">
            <w:r w:rsidR="00B53D6A" w:rsidRPr="00CD2544">
              <w:rPr>
                <w:rStyle w:val="Hyperlink"/>
                <w:noProof/>
              </w:rPr>
              <w:t>6.9</w:t>
            </w:r>
            <w:r w:rsidR="00B53D6A">
              <w:rPr>
                <w:noProof/>
                <w:lang w:eastAsia="en-US"/>
              </w:rPr>
              <w:tab/>
            </w:r>
            <w:r w:rsidR="00B53D6A" w:rsidRPr="00CD2544">
              <w:rPr>
                <w:rStyle w:val="Hyperlink"/>
                <w:noProof/>
              </w:rPr>
              <w:t>J2735VehicleSafetyExtensions</w:t>
            </w:r>
            <w:r w:rsidR="00B53D6A">
              <w:rPr>
                <w:noProof/>
                <w:webHidden/>
              </w:rPr>
              <w:tab/>
            </w:r>
            <w:r w:rsidR="00B53D6A">
              <w:rPr>
                <w:noProof/>
                <w:webHidden/>
              </w:rPr>
              <w:fldChar w:fldCharType="begin"/>
            </w:r>
            <w:r w:rsidR="00B53D6A">
              <w:rPr>
                <w:noProof/>
                <w:webHidden/>
              </w:rPr>
              <w:instrText xml:space="preserve"> PAGEREF _Toc513635034 \h </w:instrText>
            </w:r>
            <w:r w:rsidR="00B53D6A">
              <w:rPr>
                <w:noProof/>
                <w:webHidden/>
              </w:rPr>
            </w:r>
            <w:r w:rsidR="00B53D6A">
              <w:rPr>
                <w:noProof/>
                <w:webHidden/>
              </w:rPr>
              <w:fldChar w:fldCharType="separate"/>
            </w:r>
            <w:r w:rsidR="00B53D6A">
              <w:rPr>
                <w:noProof/>
                <w:webHidden/>
              </w:rPr>
              <w:t>19</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5" w:history="1">
            <w:r w:rsidR="00B53D6A" w:rsidRPr="00CD2544">
              <w:rPr>
                <w:rStyle w:val="Hyperlink"/>
                <w:noProof/>
              </w:rPr>
              <w:t>6.10</w:t>
            </w:r>
            <w:r w:rsidR="00B53D6A">
              <w:rPr>
                <w:noProof/>
                <w:lang w:eastAsia="en-US"/>
              </w:rPr>
              <w:tab/>
            </w:r>
            <w:r w:rsidR="00B53D6A" w:rsidRPr="00CD2544">
              <w:rPr>
                <w:rStyle w:val="Hyperlink"/>
                <w:noProof/>
              </w:rPr>
              <w:t>J2735SpecialVehicleExtensions</w:t>
            </w:r>
            <w:r w:rsidR="00B53D6A">
              <w:rPr>
                <w:noProof/>
                <w:webHidden/>
              </w:rPr>
              <w:tab/>
            </w:r>
            <w:r w:rsidR="00B53D6A">
              <w:rPr>
                <w:noProof/>
                <w:webHidden/>
              </w:rPr>
              <w:fldChar w:fldCharType="begin"/>
            </w:r>
            <w:r w:rsidR="00B53D6A">
              <w:rPr>
                <w:noProof/>
                <w:webHidden/>
              </w:rPr>
              <w:instrText xml:space="preserve"> PAGEREF _Toc513635035 \h </w:instrText>
            </w:r>
            <w:r w:rsidR="00B53D6A">
              <w:rPr>
                <w:noProof/>
                <w:webHidden/>
              </w:rPr>
            </w:r>
            <w:r w:rsidR="00B53D6A">
              <w:rPr>
                <w:noProof/>
                <w:webHidden/>
              </w:rPr>
              <w:fldChar w:fldCharType="separate"/>
            </w:r>
            <w:r w:rsidR="00B53D6A">
              <w:rPr>
                <w:noProof/>
                <w:webHidden/>
              </w:rPr>
              <w:t>20</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6" w:history="1">
            <w:r w:rsidR="00B53D6A" w:rsidRPr="00CD2544">
              <w:rPr>
                <w:rStyle w:val="Hyperlink"/>
                <w:noProof/>
              </w:rPr>
              <w:t>6.11</w:t>
            </w:r>
            <w:r w:rsidR="00B53D6A">
              <w:rPr>
                <w:noProof/>
                <w:lang w:eastAsia="en-US"/>
              </w:rPr>
              <w:tab/>
            </w:r>
            <w:r w:rsidR="00B53D6A" w:rsidRPr="00CD2544">
              <w:rPr>
                <w:rStyle w:val="Hyperlink"/>
                <w:noProof/>
              </w:rPr>
              <w:t>J2735SupplementalVehicleExtensions</w:t>
            </w:r>
            <w:r w:rsidR="00B53D6A">
              <w:rPr>
                <w:noProof/>
                <w:webHidden/>
              </w:rPr>
              <w:tab/>
            </w:r>
            <w:r w:rsidR="00B53D6A">
              <w:rPr>
                <w:noProof/>
                <w:webHidden/>
              </w:rPr>
              <w:fldChar w:fldCharType="begin"/>
            </w:r>
            <w:r w:rsidR="00B53D6A">
              <w:rPr>
                <w:noProof/>
                <w:webHidden/>
              </w:rPr>
              <w:instrText xml:space="preserve"> PAGEREF _Toc513635036 \h </w:instrText>
            </w:r>
            <w:r w:rsidR="00B53D6A">
              <w:rPr>
                <w:noProof/>
                <w:webHidden/>
              </w:rPr>
            </w:r>
            <w:r w:rsidR="00B53D6A">
              <w:rPr>
                <w:noProof/>
                <w:webHidden/>
              </w:rPr>
              <w:fldChar w:fldCharType="separate"/>
            </w:r>
            <w:r w:rsidR="00B53D6A">
              <w:rPr>
                <w:noProof/>
                <w:webHidden/>
              </w:rPr>
              <w:t>21</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7" w:history="1">
            <w:r w:rsidR="00B53D6A" w:rsidRPr="00CD2544">
              <w:rPr>
                <w:rStyle w:val="Hyperlink"/>
                <w:noProof/>
              </w:rPr>
              <w:t>6.12</w:t>
            </w:r>
            <w:r w:rsidR="00B53D6A">
              <w:rPr>
                <w:noProof/>
                <w:lang w:eastAsia="en-US"/>
              </w:rPr>
              <w:tab/>
            </w:r>
            <w:r w:rsidR="00B53D6A" w:rsidRPr="00CD2544">
              <w:rPr>
                <w:rStyle w:val="Hyperlink"/>
                <w:noProof/>
              </w:rPr>
              <w:t>J2735PathHistory</w:t>
            </w:r>
            <w:r w:rsidR="00B53D6A">
              <w:rPr>
                <w:noProof/>
                <w:webHidden/>
              </w:rPr>
              <w:tab/>
            </w:r>
            <w:r w:rsidR="00B53D6A">
              <w:rPr>
                <w:noProof/>
                <w:webHidden/>
              </w:rPr>
              <w:fldChar w:fldCharType="begin"/>
            </w:r>
            <w:r w:rsidR="00B53D6A">
              <w:rPr>
                <w:noProof/>
                <w:webHidden/>
              </w:rPr>
              <w:instrText xml:space="preserve"> PAGEREF _Toc513635037 \h </w:instrText>
            </w:r>
            <w:r w:rsidR="00B53D6A">
              <w:rPr>
                <w:noProof/>
                <w:webHidden/>
              </w:rPr>
            </w:r>
            <w:r w:rsidR="00B53D6A">
              <w:rPr>
                <w:noProof/>
                <w:webHidden/>
              </w:rPr>
              <w:fldChar w:fldCharType="separate"/>
            </w:r>
            <w:r w:rsidR="00B53D6A">
              <w:rPr>
                <w:noProof/>
                <w:webHidden/>
              </w:rPr>
              <w:t>22</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8" w:history="1">
            <w:r w:rsidR="00B53D6A" w:rsidRPr="00CD2544">
              <w:rPr>
                <w:rStyle w:val="Hyperlink"/>
                <w:noProof/>
              </w:rPr>
              <w:t>6.13</w:t>
            </w:r>
            <w:r w:rsidR="00B53D6A">
              <w:rPr>
                <w:noProof/>
                <w:lang w:eastAsia="en-US"/>
              </w:rPr>
              <w:tab/>
            </w:r>
            <w:r w:rsidR="00B53D6A" w:rsidRPr="00CD2544">
              <w:rPr>
                <w:rStyle w:val="Hyperlink"/>
                <w:noProof/>
              </w:rPr>
              <w:t>J2735PathPrediction</w:t>
            </w:r>
            <w:r w:rsidR="00B53D6A">
              <w:rPr>
                <w:noProof/>
                <w:webHidden/>
              </w:rPr>
              <w:tab/>
            </w:r>
            <w:r w:rsidR="00B53D6A">
              <w:rPr>
                <w:noProof/>
                <w:webHidden/>
              </w:rPr>
              <w:fldChar w:fldCharType="begin"/>
            </w:r>
            <w:r w:rsidR="00B53D6A">
              <w:rPr>
                <w:noProof/>
                <w:webHidden/>
              </w:rPr>
              <w:instrText xml:space="preserve"> PAGEREF _Toc513635038 \h </w:instrText>
            </w:r>
            <w:r w:rsidR="00B53D6A">
              <w:rPr>
                <w:noProof/>
                <w:webHidden/>
              </w:rPr>
            </w:r>
            <w:r w:rsidR="00B53D6A">
              <w:rPr>
                <w:noProof/>
                <w:webHidden/>
              </w:rPr>
              <w:fldChar w:fldCharType="separate"/>
            </w:r>
            <w:r w:rsidR="00B53D6A">
              <w:rPr>
                <w:noProof/>
                <w:webHidden/>
              </w:rPr>
              <w:t>23</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39" w:history="1">
            <w:r w:rsidR="00B53D6A" w:rsidRPr="00CD2544">
              <w:rPr>
                <w:rStyle w:val="Hyperlink"/>
                <w:noProof/>
              </w:rPr>
              <w:t>6.14</w:t>
            </w:r>
            <w:r w:rsidR="00B53D6A">
              <w:rPr>
                <w:noProof/>
                <w:lang w:eastAsia="en-US"/>
              </w:rPr>
              <w:tab/>
            </w:r>
            <w:r w:rsidR="00B53D6A" w:rsidRPr="00CD2544">
              <w:rPr>
                <w:rStyle w:val="Hyperlink"/>
                <w:noProof/>
              </w:rPr>
              <w:t>J2735EmergencyDetails</w:t>
            </w:r>
            <w:r w:rsidR="00B53D6A">
              <w:rPr>
                <w:noProof/>
                <w:webHidden/>
              </w:rPr>
              <w:tab/>
            </w:r>
            <w:r w:rsidR="00B53D6A">
              <w:rPr>
                <w:noProof/>
                <w:webHidden/>
              </w:rPr>
              <w:fldChar w:fldCharType="begin"/>
            </w:r>
            <w:r w:rsidR="00B53D6A">
              <w:rPr>
                <w:noProof/>
                <w:webHidden/>
              </w:rPr>
              <w:instrText xml:space="preserve"> PAGEREF _Toc513635039 \h </w:instrText>
            </w:r>
            <w:r w:rsidR="00B53D6A">
              <w:rPr>
                <w:noProof/>
                <w:webHidden/>
              </w:rPr>
            </w:r>
            <w:r w:rsidR="00B53D6A">
              <w:rPr>
                <w:noProof/>
                <w:webHidden/>
              </w:rPr>
              <w:fldChar w:fldCharType="separate"/>
            </w:r>
            <w:r w:rsidR="00B53D6A">
              <w:rPr>
                <w:noProof/>
                <w:webHidden/>
              </w:rPr>
              <w:t>23</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0" w:history="1">
            <w:r w:rsidR="00B53D6A" w:rsidRPr="00CD2544">
              <w:rPr>
                <w:rStyle w:val="Hyperlink"/>
                <w:noProof/>
              </w:rPr>
              <w:t>6.15</w:t>
            </w:r>
            <w:r w:rsidR="00B53D6A">
              <w:rPr>
                <w:noProof/>
                <w:lang w:eastAsia="en-US"/>
              </w:rPr>
              <w:tab/>
            </w:r>
            <w:r w:rsidR="00B53D6A" w:rsidRPr="00CD2544">
              <w:rPr>
                <w:rStyle w:val="Hyperlink"/>
                <w:noProof/>
              </w:rPr>
              <w:t>J2735EventDescription</w:t>
            </w:r>
            <w:r w:rsidR="00B53D6A">
              <w:rPr>
                <w:noProof/>
                <w:webHidden/>
              </w:rPr>
              <w:tab/>
            </w:r>
            <w:r w:rsidR="00B53D6A">
              <w:rPr>
                <w:noProof/>
                <w:webHidden/>
              </w:rPr>
              <w:fldChar w:fldCharType="begin"/>
            </w:r>
            <w:r w:rsidR="00B53D6A">
              <w:rPr>
                <w:noProof/>
                <w:webHidden/>
              </w:rPr>
              <w:instrText xml:space="preserve"> PAGEREF _Toc513635040 \h </w:instrText>
            </w:r>
            <w:r w:rsidR="00B53D6A">
              <w:rPr>
                <w:noProof/>
                <w:webHidden/>
              </w:rPr>
            </w:r>
            <w:r w:rsidR="00B53D6A">
              <w:rPr>
                <w:noProof/>
                <w:webHidden/>
              </w:rPr>
              <w:fldChar w:fldCharType="separate"/>
            </w:r>
            <w:r w:rsidR="00B53D6A">
              <w:rPr>
                <w:noProof/>
                <w:webHidden/>
              </w:rPr>
              <w:t>24</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1" w:history="1">
            <w:r w:rsidR="00B53D6A" w:rsidRPr="00CD2544">
              <w:rPr>
                <w:rStyle w:val="Hyperlink"/>
                <w:noProof/>
              </w:rPr>
              <w:t>6.16</w:t>
            </w:r>
            <w:r w:rsidR="00B53D6A">
              <w:rPr>
                <w:noProof/>
                <w:lang w:eastAsia="en-US"/>
              </w:rPr>
              <w:tab/>
            </w:r>
            <w:r w:rsidR="00B53D6A" w:rsidRPr="00CD2544">
              <w:rPr>
                <w:rStyle w:val="Hyperlink"/>
                <w:noProof/>
              </w:rPr>
              <w:t>J2735TrailerData</w:t>
            </w:r>
            <w:r w:rsidR="00B53D6A">
              <w:rPr>
                <w:noProof/>
                <w:webHidden/>
              </w:rPr>
              <w:tab/>
            </w:r>
            <w:r w:rsidR="00B53D6A">
              <w:rPr>
                <w:noProof/>
                <w:webHidden/>
              </w:rPr>
              <w:fldChar w:fldCharType="begin"/>
            </w:r>
            <w:r w:rsidR="00B53D6A">
              <w:rPr>
                <w:noProof/>
                <w:webHidden/>
              </w:rPr>
              <w:instrText xml:space="preserve"> PAGEREF _Toc513635041 \h </w:instrText>
            </w:r>
            <w:r w:rsidR="00B53D6A">
              <w:rPr>
                <w:noProof/>
                <w:webHidden/>
              </w:rPr>
            </w:r>
            <w:r w:rsidR="00B53D6A">
              <w:rPr>
                <w:noProof/>
                <w:webHidden/>
              </w:rPr>
              <w:fldChar w:fldCharType="separate"/>
            </w:r>
            <w:r w:rsidR="00B53D6A">
              <w:rPr>
                <w:noProof/>
                <w:webHidden/>
              </w:rPr>
              <w:t>25</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2" w:history="1">
            <w:r w:rsidR="00B53D6A" w:rsidRPr="00CD2544">
              <w:rPr>
                <w:rStyle w:val="Hyperlink"/>
                <w:noProof/>
              </w:rPr>
              <w:t>6.17</w:t>
            </w:r>
            <w:r w:rsidR="00B53D6A">
              <w:rPr>
                <w:noProof/>
                <w:lang w:eastAsia="en-US"/>
              </w:rPr>
              <w:tab/>
            </w:r>
            <w:r w:rsidR="00B53D6A" w:rsidRPr="00CD2544">
              <w:rPr>
                <w:rStyle w:val="Hyperlink"/>
                <w:noProof/>
              </w:rPr>
              <w:t>J2735VehicleClassification</w:t>
            </w:r>
            <w:r w:rsidR="00B53D6A">
              <w:rPr>
                <w:noProof/>
                <w:webHidden/>
              </w:rPr>
              <w:tab/>
            </w:r>
            <w:r w:rsidR="00B53D6A">
              <w:rPr>
                <w:noProof/>
                <w:webHidden/>
              </w:rPr>
              <w:fldChar w:fldCharType="begin"/>
            </w:r>
            <w:r w:rsidR="00B53D6A">
              <w:rPr>
                <w:noProof/>
                <w:webHidden/>
              </w:rPr>
              <w:instrText xml:space="preserve"> PAGEREF _Toc513635042 \h </w:instrText>
            </w:r>
            <w:r w:rsidR="00B53D6A">
              <w:rPr>
                <w:noProof/>
                <w:webHidden/>
              </w:rPr>
            </w:r>
            <w:r w:rsidR="00B53D6A">
              <w:rPr>
                <w:noProof/>
                <w:webHidden/>
              </w:rPr>
              <w:fldChar w:fldCharType="separate"/>
            </w:r>
            <w:r w:rsidR="00B53D6A">
              <w:rPr>
                <w:noProof/>
                <w:webHidden/>
              </w:rPr>
              <w:t>26</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3" w:history="1">
            <w:r w:rsidR="00B53D6A" w:rsidRPr="00CD2544">
              <w:rPr>
                <w:rStyle w:val="Hyperlink"/>
                <w:noProof/>
              </w:rPr>
              <w:t>6.18</w:t>
            </w:r>
            <w:r w:rsidR="00B53D6A">
              <w:rPr>
                <w:noProof/>
                <w:lang w:eastAsia="en-US"/>
              </w:rPr>
              <w:tab/>
            </w:r>
            <w:r w:rsidR="00B53D6A" w:rsidRPr="00CD2544">
              <w:rPr>
                <w:rStyle w:val="Hyperlink"/>
                <w:noProof/>
              </w:rPr>
              <w:t>J2735VehicleData</w:t>
            </w:r>
            <w:r w:rsidR="00B53D6A">
              <w:rPr>
                <w:noProof/>
                <w:webHidden/>
              </w:rPr>
              <w:tab/>
            </w:r>
            <w:r w:rsidR="00B53D6A">
              <w:rPr>
                <w:noProof/>
                <w:webHidden/>
              </w:rPr>
              <w:fldChar w:fldCharType="begin"/>
            </w:r>
            <w:r w:rsidR="00B53D6A">
              <w:rPr>
                <w:noProof/>
                <w:webHidden/>
              </w:rPr>
              <w:instrText xml:space="preserve"> PAGEREF _Toc513635043 \h </w:instrText>
            </w:r>
            <w:r w:rsidR="00B53D6A">
              <w:rPr>
                <w:noProof/>
                <w:webHidden/>
              </w:rPr>
            </w:r>
            <w:r w:rsidR="00B53D6A">
              <w:rPr>
                <w:noProof/>
                <w:webHidden/>
              </w:rPr>
              <w:fldChar w:fldCharType="separate"/>
            </w:r>
            <w:r w:rsidR="00B53D6A">
              <w:rPr>
                <w:noProof/>
                <w:webHidden/>
              </w:rPr>
              <w:t>28</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4" w:history="1">
            <w:r w:rsidR="00B53D6A" w:rsidRPr="00CD2544">
              <w:rPr>
                <w:rStyle w:val="Hyperlink"/>
                <w:noProof/>
              </w:rPr>
              <w:t>6.19</w:t>
            </w:r>
            <w:r w:rsidR="00B53D6A">
              <w:rPr>
                <w:noProof/>
                <w:lang w:eastAsia="en-US"/>
              </w:rPr>
              <w:tab/>
            </w:r>
            <w:r w:rsidR="00B53D6A" w:rsidRPr="00CD2544">
              <w:rPr>
                <w:rStyle w:val="Hyperlink"/>
                <w:noProof/>
              </w:rPr>
              <w:t>J2735WeatherReport</w:t>
            </w:r>
            <w:r w:rsidR="00B53D6A">
              <w:rPr>
                <w:noProof/>
                <w:webHidden/>
              </w:rPr>
              <w:tab/>
            </w:r>
            <w:r w:rsidR="00B53D6A">
              <w:rPr>
                <w:noProof/>
                <w:webHidden/>
              </w:rPr>
              <w:fldChar w:fldCharType="begin"/>
            </w:r>
            <w:r w:rsidR="00B53D6A">
              <w:rPr>
                <w:noProof/>
                <w:webHidden/>
              </w:rPr>
              <w:instrText xml:space="preserve"> PAGEREF _Toc513635044 \h </w:instrText>
            </w:r>
            <w:r w:rsidR="00B53D6A">
              <w:rPr>
                <w:noProof/>
                <w:webHidden/>
              </w:rPr>
            </w:r>
            <w:r w:rsidR="00B53D6A">
              <w:rPr>
                <w:noProof/>
                <w:webHidden/>
              </w:rPr>
              <w:fldChar w:fldCharType="separate"/>
            </w:r>
            <w:r w:rsidR="00B53D6A">
              <w:rPr>
                <w:noProof/>
                <w:webHidden/>
              </w:rPr>
              <w:t>29</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5" w:history="1">
            <w:r w:rsidR="00B53D6A" w:rsidRPr="00CD2544">
              <w:rPr>
                <w:rStyle w:val="Hyperlink"/>
                <w:noProof/>
              </w:rPr>
              <w:t>6.20</w:t>
            </w:r>
            <w:r w:rsidR="00B53D6A">
              <w:rPr>
                <w:noProof/>
                <w:lang w:eastAsia="en-US"/>
              </w:rPr>
              <w:tab/>
            </w:r>
            <w:r w:rsidR="00B53D6A" w:rsidRPr="00CD2544">
              <w:rPr>
                <w:rStyle w:val="Hyperlink"/>
                <w:noProof/>
              </w:rPr>
              <w:t>J2735WeatherProbe</w:t>
            </w:r>
            <w:r w:rsidR="00B53D6A">
              <w:rPr>
                <w:noProof/>
                <w:webHidden/>
              </w:rPr>
              <w:tab/>
            </w:r>
            <w:r w:rsidR="00B53D6A">
              <w:rPr>
                <w:noProof/>
                <w:webHidden/>
              </w:rPr>
              <w:fldChar w:fldCharType="begin"/>
            </w:r>
            <w:r w:rsidR="00B53D6A">
              <w:rPr>
                <w:noProof/>
                <w:webHidden/>
              </w:rPr>
              <w:instrText xml:space="preserve"> PAGEREF _Toc513635045 \h </w:instrText>
            </w:r>
            <w:r w:rsidR="00B53D6A">
              <w:rPr>
                <w:noProof/>
                <w:webHidden/>
              </w:rPr>
            </w:r>
            <w:r w:rsidR="00B53D6A">
              <w:rPr>
                <w:noProof/>
                <w:webHidden/>
              </w:rPr>
              <w:fldChar w:fldCharType="separate"/>
            </w:r>
            <w:r w:rsidR="00B53D6A">
              <w:rPr>
                <w:noProof/>
                <w:webHidden/>
              </w:rPr>
              <w:t>30</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6" w:history="1">
            <w:r w:rsidR="00B53D6A" w:rsidRPr="00CD2544">
              <w:rPr>
                <w:rStyle w:val="Hyperlink"/>
                <w:noProof/>
              </w:rPr>
              <w:t>6.21</w:t>
            </w:r>
            <w:r w:rsidR="00B53D6A">
              <w:rPr>
                <w:noProof/>
                <w:lang w:eastAsia="en-US"/>
              </w:rPr>
              <w:tab/>
            </w:r>
            <w:r w:rsidR="00B53D6A" w:rsidRPr="00CD2544">
              <w:rPr>
                <w:rStyle w:val="Hyperlink"/>
                <w:noProof/>
              </w:rPr>
              <w:t>J2735WiperSet</w:t>
            </w:r>
            <w:r w:rsidR="00B53D6A">
              <w:rPr>
                <w:noProof/>
                <w:webHidden/>
              </w:rPr>
              <w:tab/>
            </w:r>
            <w:r w:rsidR="00B53D6A">
              <w:rPr>
                <w:noProof/>
                <w:webHidden/>
              </w:rPr>
              <w:fldChar w:fldCharType="begin"/>
            </w:r>
            <w:r w:rsidR="00B53D6A">
              <w:rPr>
                <w:noProof/>
                <w:webHidden/>
              </w:rPr>
              <w:instrText xml:space="preserve"> PAGEREF _Toc513635046 \h </w:instrText>
            </w:r>
            <w:r w:rsidR="00B53D6A">
              <w:rPr>
                <w:noProof/>
                <w:webHidden/>
              </w:rPr>
            </w:r>
            <w:r w:rsidR="00B53D6A">
              <w:rPr>
                <w:noProof/>
                <w:webHidden/>
              </w:rPr>
              <w:fldChar w:fldCharType="separate"/>
            </w:r>
            <w:r w:rsidR="00B53D6A">
              <w:rPr>
                <w:noProof/>
                <w:webHidden/>
              </w:rPr>
              <w:t>31</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7" w:history="1">
            <w:r w:rsidR="00B53D6A" w:rsidRPr="00CD2544">
              <w:rPr>
                <w:rStyle w:val="Hyperlink"/>
                <w:noProof/>
              </w:rPr>
              <w:t>6.22</w:t>
            </w:r>
            <w:r w:rsidR="00B53D6A">
              <w:rPr>
                <w:noProof/>
                <w:lang w:eastAsia="en-US"/>
              </w:rPr>
              <w:tab/>
            </w:r>
            <w:r w:rsidR="00B53D6A" w:rsidRPr="00CD2544">
              <w:rPr>
                <w:rStyle w:val="Hyperlink"/>
                <w:noProof/>
              </w:rPr>
              <w:t>J2735ObstacleDetection</w:t>
            </w:r>
            <w:r w:rsidR="00B53D6A">
              <w:rPr>
                <w:noProof/>
                <w:webHidden/>
              </w:rPr>
              <w:tab/>
            </w:r>
            <w:r w:rsidR="00B53D6A">
              <w:rPr>
                <w:noProof/>
                <w:webHidden/>
              </w:rPr>
              <w:fldChar w:fldCharType="begin"/>
            </w:r>
            <w:r w:rsidR="00B53D6A">
              <w:rPr>
                <w:noProof/>
                <w:webHidden/>
              </w:rPr>
              <w:instrText xml:space="preserve"> PAGEREF _Toc513635047 \h </w:instrText>
            </w:r>
            <w:r w:rsidR="00B53D6A">
              <w:rPr>
                <w:noProof/>
                <w:webHidden/>
              </w:rPr>
            </w:r>
            <w:r w:rsidR="00B53D6A">
              <w:rPr>
                <w:noProof/>
                <w:webHidden/>
              </w:rPr>
              <w:fldChar w:fldCharType="separate"/>
            </w:r>
            <w:r w:rsidR="00B53D6A">
              <w:rPr>
                <w:noProof/>
                <w:webHidden/>
              </w:rPr>
              <w:t>31</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8" w:history="1">
            <w:r w:rsidR="00B53D6A" w:rsidRPr="00CD2544">
              <w:rPr>
                <w:rStyle w:val="Hyperlink"/>
                <w:noProof/>
              </w:rPr>
              <w:t>6.23</w:t>
            </w:r>
            <w:r w:rsidR="00B53D6A">
              <w:rPr>
                <w:noProof/>
                <w:lang w:eastAsia="en-US"/>
              </w:rPr>
              <w:tab/>
            </w:r>
            <w:r w:rsidR="00B53D6A" w:rsidRPr="00CD2544">
              <w:rPr>
                <w:rStyle w:val="Hyperlink"/>
                <w:noProof/>
              </w:rPr>
              <w:t>J2735DDateTime</w:t>
            </w:r>
            <w:r w:rsidR="00B53D6A">
              <w:rPr>
                <w:noProof/>
                <w:webHidden/>
              </w:rPr>
              <w:tab/>
            </w:r>
            <w:r w:rsidR="00B53D6A">
              <w:rPr>
                <w:noProof/>
                <w:webHidden/>
              </w:rPr>
              <w:fldChar w:fldCharType="begin"/>
            </w:r>
            <w:r w:rsidR="00B53D6A">
              <w:rPr>
                <w:noProof/>
                <w:webHidden/>
              </w:rPr>
              <w:instrText xml:space="preserve"> PAGEREF _Toc513635048 \h </w:instrText>
            </w:r>
            <w:r w:rsidR="00B53D6A">
              <w:rPr>
                <w:noProof/>
                <w:webHidden/>
              </w:rPr>
            </w:r>
            <w:r w:rsidR="00B53D6A">
              <w:rPr>
                <w:noProof/>
                <w:webHidden/>
              </w:rPr>
              <w:fldChar w:fldCharType="separate"/>
            </w:r>
            <w:r w:rsidR="00B53D6A">
              <w:rPr>
                <w:noProof/>
                <w:webHidden/>
              </w:rPr>
              <w:t>32</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49" w:history="1">
            <w:r w:rsidR="00B53D6A" w:rsidRPr="00CD2544">
              <w:rPr>
                <w:rStyle w:val="Hyperlink"/>
                <w:noProof/>
              </w:rPr>
              <w:t>6.24</w:t>
            </w:r>
            <w:r w:rsidR="00B53D6A">
              <w:rPr>
                <w:noProof/>
                <w:lang w:eastAsia="en-US"/>
              </w:rPr>
              <w:tab/>
            </w:r>
            <w:r w:rsidR="00B53D6A" w:rsidRPr="00CD2544">
              <w:rPr>
                <w:rStyle w:val="Hyperlink"/>
                <w:noProof/>
              </w:rPr>
              <w:t>J2735DisabledVehicle</w:t>
            </w:r>
            <w:r w:rsidR="00B53D6A">
              <w:rPr>
                <w:noProof/>
                <w:webHidden/>
              </w:rPr>
              <w:tab/>
            </w:r>
            <w:r w:rsidR="00B53D6A">
              <w:rPr>
                <w:noProof/>
                <w:webHidden/>
              </w:rPr>
              <w:fldChar w:fldCharType="begin"/>
            </w:r>
            <w:r w:rsidR="00B53D6A">
              <w:rPr>
                <w:noProof/>
                <w:webHidden/>
              </w:rPr>
              <w:instrText xml:space="preserve"> PAGEREF _Toc513635049 \h </w:instrText>
            </w:r>
            <w:r w:rsidR="00B53D6A">
              <w:rPr>
                <w:noProof/>
                <w:webHidden/>
              </w:rPr>
            </w:r>
            <w:r w:rsidR="00B53D6A">
              <w:rPr>
                <w:noProof/>
                <w:webHidden/>
              </w:rPr>
              <w:fldChar w:fldCharType="separate"/>
            </w:r>
            <w:r w:rsidR="00B53D6A">
              <w:rPr>
                <w:noProof/>
                <w:webHidden/>
              </w:rPr>
              <w:t>34</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0" w:history="1">
            <w:r w:rsidR="00B53D6A" w:rsidRPr="00CD2544">
              <w:rPr>
                <w:rStyle w:val="Hyperlink"/>
                <w:noProof/>
              </w:rPr>
              <w:t>6.25</w:t>
            </w:r>
            <w:r w:rsidR="00B53D6A">
              <w:rPr>
                <w:noProof/>
                <w:lang w:eastAsia="en-US"/>
              </w:rPr>
              <w:tab/>
            </w:r>
            <w:r w:rsidR="00B53D6A" w:rsidRPr="00CD2544">
              <w:rPr>
                <w:rStyle w:val="Hyperlink"/>
                <w:noProof/>
              </w:rPr>
              <w:t>J2735SpeedProfile</w:t>
            </w:r>
            <w:r w:rsidR="00B53D6A">
              <w:rPr>
                <w:noProof/>
                <w:webHidden/>
              </w:rPr>
              <w:tab/>
            </w:r>
            <w:r w:rsidR="00B53D6A">
              <w:rPr>
                <w:noProof/>
                <w:webHidden/>
              </w:rPr>
              <w:fldChar w:fldCharType="begin"/>
            </w:r>
            <w:r w:rsidR="00B53D6A">
              <w:rPr>
                <w:noProof/>
                <w:webHidden/>
              </w:rPr>
              <w:instrText xml:space="preserve"> PAGEREF _Toc513635050 \h </w:instrText>
            </w:r>
            <w:r w:rsidR="00B53D6A">
              <w:rPr>
                <w:noProof/>
                <w:webHidden/>
              </w:rPr>
            </w:r>
            <w:r w:rsidR="00B53D6A">
              <w:rPr>
                <w:noProof/>
                <w:webHidden/>
              </w:rPr>
              <w:fldChar w:fldCharType="separate"/>
            </w:r>
            <w:r w:rsidR="00B53D6A">
              <w:rPr>
                <w:noProof/>
                <w:webHidden/>
              </w:rPr>
              <w:t>34</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1" w:history="1">
            <w:r w:rsidR="00B53D6A" w:rsidRPr="00CD2544">
              <w:rPr>
                <w:rStyle w:val="Hyperlink"/>
                <w:noProof/>
              </w:rPr>
              <w:t>6.26</w:t>
            </w:r>
            <w:r w:rsidR="00B53D6A">
              <w:rPr>
                <w:noProof/>
                <w:lang w:eastAsia="en-US"/>
              </w:rPr>
              <w:tab/>
            </w:r>
            <w:r w:rsidR="00B53D6A" w:rsidRPr="00CD2544">
              <w:rPr>
                <w:rStyle w:val="Hyperlink"/>
                <w:noProof/>
              </w:rPr>
              <w:t>J2735RTCMPackage</w:t>
            </w:r>
            <w:r w:rsidR="00B53D6A">
              <w:rPr>
                <w:noProof/>
                <w:webHidden/>
              </w:rPr>
              <w:tab/>
            </w:r>
            <w:r w:rsidR="00B53D6A">
              <w:rPr>
                <w:noProof/>
                <w:webHidden/>
              </w:rPr>
              <w:fldChar w:fldCharType="begin"/>
            </w:r>
            <w:r w:rsidR="00B53D6A">
              <w:rPr>
                <w:noProof/>
                <w:webHidden/>
              </w:rPr>
              <w:instrText xml:space="preserve"> PAGEREF _Toc513635051 \h </w:instrText>
            </w:r>
            <w:r w:rsidR="00B53D6A">
              <w:rPr>
                <w:noProof/>
                <w:webHidden/>
              </w:rPr>
            </w:r>
            <w:r w:rsidR="00B53D6A">
              <w:rPr>
                <w:noProof/>
                <w:webHidden/>
              </w:rPr>
              <w:fldChar w:fldCharType="separate"/>
            </w:r>
            <w:r w:rsidR="00B53D6A">
              <w:rPr>
                <w:noProof/>
                <w:webHidden/>
              </w:rPr>
              <w:t>35</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2" w:history="1">
            <w:r w:rsidR="00B53D6A" w:rsidRPr="00CD2544">
              <w:rPr>
                <w:rStyle w:val="Hyperlink"/>
                <w:noProof/>
              </w:rPr>
              <w:t>6.27</w:t>
            </w:r>
            <w:r w:rsidR="00B53D6A">
              <w:rPr>
                <w:noProof/>
                <w:lang w:eastAsia="en-US"/>
              </w:rPr>
              <w:tab/>
            </w:r>
            <w:r w:rsidR="00B53D6A" w:rsidRPr="00CD2544">
              <w:rPr>
                <w:rStyle w:val="Hyperlink"/>
                <w:noProof/>
              </w:rPr>
              <w:t>J2735RTCMheader</w:t>
            </w:r>
            <w:r w:rsidR="00B53D6A">
              <w:rPr>
                <w:noProof/>
                <w:webHidden/>
              </w:rPr>
              <w:tab/>
            </w:r>
            <w:r w:rsidR="00B53D6A">
              <w:rPr>
                <w:noProof/>
                <w:webHidden/>
              </w:rPr>
              <w:fldChar w:fldCharType="begin"/>
            </w:r>
            <w:r w:rsidR="00B53D6A">
              <w:rPr>
                <w:noProof/>
                <w:webHidden/>
              </w:rPr>
              <w:instrText xml:space="preserve"> PAGEREF _Toc513635052 \h </w:instrText>
            </w:r>
            <w:r w:rsidR="00B53D6A">
              <w:rPr>
                <w:noProof/>
                <w:webHidden/>
              </w:rPr>
            </w:r>
            <w:r w:rsidR="00B53D6A">
              <w:rPr>
                <w:noProof/>
                <w:webHidden/>
              </w:rPr>
              <w:fldChar w:fldCharType="separate"/>
            </w:r>
            <w:r w:rsidR="00B53D6A">
              <w:rPr>
                <w:noProof/>
                <w:webHidden/>
              </w:rPr>
              <w:t>35</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3" w:history="1">
            <w:r w:rsidR="00B53D6A" w:rsidRPr="00CD2544">
              <w:rPr>
                <w:rStyle w:val="Hyperlink"/>
                <w:noProof/>
              </w:rPr>
              <w:t>6.28</w:t>
            </w:r>
            <w:r w:rsidR="00B53D6A">
              <w:rPr>
                <w:noProof/>
                <w:lang w:eastAsia="en-US"/>
              </w:rPr>
              <w:tab/>
            </w:r>
            <w:r w:rsidR="00B53D6A" w:rsidRPr="00CD2544">
              <w:rPr>
                <w:rStyle w:val="Hyperlink"/>
                <w:noProof/>
              </w:rPr>
              <w:t>J2735AntennaOffsetSet</w:t>
            </w:r>
            <w:r w:rsidR="00B53D6A">
              <w:rPr>
                <w:noProof/>
                <w:webHidden/>
              </w:rPr>
              <w:tab/>
            </w:r>
            <w:r w:rsidR="00B53D6A">
              <w:rPr>
                <w:noProof/>
                <w:webHidden/>
              </w:rPr>
              <w:fldChar w:fldCharType="begin"/>
            </w:r>
            <w:r w:rsidR="00B53D6A">
              <w:rPr>
                <w:noProof/>
                <w:webHidden/>
              </w:rPr>
              <w:instrText xml:space="preserve"> PAGEREF _Toc513635053 \h </w:instrText>
            </w:r>
            <w:r w:rsidR="00B53D6A">
              <w:rPr>
                <w:noProof/>
                <w:webHidden/>
              </w:rPr>
            </w:r>
            <w:r w:rsidR="00B53D6A">
              <w:rPr>
                <w:noProof/>
                <w:webHidden/>
              </w:rPr>
              <w:fldChar w:fldCharType="separate"/>
            </w:r>
            <w:r w:rsidR="00B53D6A">
              <w:rPr>
                <w:noProof/>
                <w:webHidden/>
              </w:rPr>
              <w:t>36</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4" w:history="1">
            <w:r w:rsidR="00B53D6A" w:rsidRPr="00CD2544">
              <w:rPr>
                <w:rStyle w:val="Hyperlink"/>
                <w:noProof/>
              </w:rPr>
              <w:t>6.29</w:t>
            </w:r>
            <w:r w:rsidR="00B53D6A">
              <w:rPr>
                <w:noProof/>
                <w:lang w:eastAsia="en-US"/>
              </w:rPr>
              <w:tab/>
            </w:r>
            <w:r w:rsidR="00B53D6A" w:rsidRPr="00CD2544">
              <w:rPr>
                <w:rStyle w:val="Hyperlink"/>
                <w:noProof/>
              </w:rPr>
              <w:t>J2735FullPositionVector</w:t>
            </w:r>
            <w:r w:rsidR="00B53D6A">
              <w:rPr>
                <w:noProof/>
                <w:webHidden/>
              </w:rPr>
              <w:tab/>
            </w:r>
            <w:r w:rsidR="00B53D6A">
              <w:rPr>
                <w:noProof/>
                <w:webHidden/>
              </w:rPr>
              <w:fldChar w:fldCharType="begin"/>
            </w:r>
            <w:r w:rsidR="00B53D6A">
              <w:rPr>
                <w:noProof/>
                <w:webHidden/>
              </w:rPr>
              <w:instrText xml:space="preserve"> PAGEREF _Toc513635054 \h </w:instrText>
            </w:r>
            <w:r w:rsidR="00B53D6A">
              <w:rPr>
                <w:noProof/>
                <w:webHidden/>
              </w:rPr>
            </w:r>
            <w:r w:rsidR="00B53D6A">
              <w:rPr>
                <w:noProof/>
                <w:webHidden/>
              </w:rPr>
              <w:fldChar w:fldCharType="separate"/>
            </w:r>
            <w:r w:rsidR="00B53D6A">
              <w:rPr>
                <w:noProof/>
                <w:webHidden/>
              </w:rPr>
              <w:t>38</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5" w:history="1">
            <w:r w:rsidR="00B53D6A" w:rsidRPr="00CD2544">
              <w:rPr>
                <w:rStyle w:val="Hyperlink"/>
                <w:noProof/>
              </w:rPr>
              <w:t>6.30</w:t>
            </w:r>
            <w:r w:rsidR="00B53D6A">
              <w:rPr>
                <w:noProof/>
                <w:lang w:eastAsia="en-US"/>
              </w:rPr>
              <w:tab/>
            </w:r>
            <w:r w:rsidR="00B53D6A" w:rsidRPr="00CD2544">
              <w:rPr>
                <w:rStyle w:val="Hyperlink"/>
                <w:noProof/>
              </w:rPr>
              <w:t>J2735TransmissionAndSpeed</w:t>
            </w:r>
            <w:r w:rsidR="00B53D6A">
              <w:rPr>
                <w:noProof/>
                <w:webHidden/>
              </w:rPr>
              <w:tab/>
            </w:r>
            <w:r w:rsidR="00B53D6A">
              <w:rPr>
                <w:noProof/>
                <w:webHidden/>
              </w:rPr>
              <w:fldChar w:fldCharType="begin"/>
            </w:r>
            <w:r w:rsidR="00B53D6A">
              <w:rPr>
                <w:noProof/>
                <w:webHidden/>
              </w:rPr>
              <w:instrText xml:space="preserve"> PAGEREF _Toc513635055 \h </w:instrText>
            </w:r>
            <w:r w:rsidR="00B53D6A">
              <w:rPr>
                <w:noProof/>
                <w:webHidden/>
              </w:rPr>
            </w:r>
            <w:r w:rsidR="00B53D6A">
              <w:rPr>
                <w:noProof/>
                <w:webHidden/>
              </w:rPr>
              <w:fldChar w:fldCharType="separate"/>
            </w:r>
            <w:r w:rsidR="00B53D6A">
              <w:rPr>
                <w:noProof/>
                <w:webHidden/>
              </w:rPr>
              <w:t>39</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6" w:history="1">
            <w:r w:rsidR="00B53D6A" w:rsidRPr="00CD2544">
              <w:rPr>
                <w:rStyle w:val="Hyperlink"/>
                <w:noProof/>
              </w:rPr>
              <w:t>6.31</w:t>
            </w:r>
            <w:r w:rsidR="00B53D6A">
              <w:rPr>
                <w:noProof/>
                <w:lang w:eastAsia="en-US"/>
              </w:rPr>
              <w:tab/>
            </w:r>
            <w:r w:rsidR="00B53D6A" w:rsidRPr="00CD2544">
              <w:rPr>
                <w:rStyle w:val="Hyperlink"/>
                <w:noProof/>
              </w:rPr>
              <w:t>J2735PositionConfidenceSet</w:t>
            </w:r>
            <w:r w:rsidR="00B53D6A">
              <w:rPr>
                <w:noProof/>
                <w:webHidden/>
              </w:rPr>
              <w:tab/>
            </w:r>
            <w:r w:rsidR="00B53D6A">
              <w:rPr>
                <w:noProof/>
                <w:webHidden/>
              </w:rPr>
              <w:fldChar w:fldCharType="begin"/>
            </w:r>
            <w:r w:rsidR="00B53D6A">
              <w:rPr>
                <w:noProof/>
                <w:webHidden/>
              </w:rPr>
              <w:instrText xml:space="preserve"> PAGEREF _Toc513635056 \h </w:instrText>
            </w:r>
            <w:r w:rsidR="00B53D6A">
              <w:rPr>
                <w:noProof/>
                <w:webHidden/>
              </w:rPr>
            </w:r>
            <w:r w:rsidR="00B53D6A">
              <w:rPr>
                <w:noProof/>
                <w:webHidden/>
              </w:rPr>
              <w:fldChar w:fldCharType="separate"/>
            </w:r>
            <w:r w:rsidR="00B53D6A">
              <w:rPr>
                <w:noProof/>
                <w:webHidden/>
              </w:rPr>
              <w:t>40</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7" w:history="1">
            <w:r w:rsidR="00B53D6A" w:rsidRPr="00CD2544">
              <w:rPr>
                <w:rStyle w:val="Hyperlink"/>
                <w:noProof/>
              </w:rPr>
              <w:t>6.32</w:t>
            </w:r>
            <w:r w:rsidR="00B53D6A">
              <w:rPr>
                <w:noProof/>
                <w:lang w:eastAsia="en-US"/>
              </w:rPr>
              <w:tab/>
            </w:r>
            <w:r w:rsidR="00B53D6A" w:rsidRPr="00CD2544">
              <w:rPr>
                <w:rStyle w:val="Hyperlink"/>
                <w:noProof/>
              </w:rPr>
              <w:t>J2735SpeedandHeadingandThrottleConfidence</w:t>
            </w:r>
            <w:r w:rsidR="00B53D6A">
              <w:rPr>
                <w:noProof/>
                <w:webHidden/>
              </w:rPr>
              <w:tab/>
            </w:r>
            <w:r w:rsidR="00B53D6A">
              <w:rPr>
                <w:noProof/>
                <w:webHidden/>
              </w:rPr>
              <w:fldChar w:fldCharType="begin"/>
            </w:r>
            <w:r w:rsidR="00B53D6A">
              <w:rPr>
                <w:noProof/>
                <w:webHidden/>
              </w:rPr>
              <w:instrText xml:space="preserve"> PAGEREF _Toc513635057 \h </w:instrText>
            </w:r>
            <w:r w:rsidR="00B53D6A">
              <w:rPr>
                <w:noProof/>
                <w:webHidden/>
              </w:rPr>
            </w:r>
            <w:r w:rsidR="00B53D6A">
              <w:rPr>
                <w:noProof/>
                <w:webHidden/>
              </w:rPr>
              <w:fldChar w:fldCharType="separate"/>
            </w:r>
            <w:r w:rsidR="00B53D6A">
              <w:rPr>
                <w:noProof/>
                <w:webHidden/>
              </w:rPr>
              <w:t>41</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8" w:history="1">
            <w:r w:rsidR="00B53D6A" w:rsidRPr="00CD2544">
              <w:rPr>
                <w:rStyle w:val="Hyperlink"/>
                <w:noProof/>
              </w:rPr>
              <w:t>6.33</w:t>
            </w:r>
            <w:r w:rsidR="00B53D6A">
              <w:rPr>
                <w:noProof/>
                <w:lang w:eastAsia="en-US"/>
              </w:rPr>
              <w:tab/>
            </w:r>
            <w:r w:rsidR="00B53D6A" w:rsidRPr="00CD2544">
              <w:rPr>
                <w:rStyle w:val="Hyperlink"/>
                <w:noProof/>
              </w:rPr>
              <w:t>J2735PathHistoryPoint</w:t>
            </w:r>
            <w:r w:rsidR="00B53D6A">
              <w:rPr>
                <w:noProof/>
                <w:webHidden/>
              </w:rPr>
              <w:tab/>
            </w:r>
            <w:r w:rsidR="00B53D6A">
              <w:rPr>
                <w:noProof/>
                <w:webHidden/>
              </w:rPr>
              <w:fldChar w:fldCharType="begin"/>
            </w:r>
            <w:r w:rsidR="00B53D6A">
              <w:rPr>
                <w:noProof/>
                <w:webHidden/>
              </w:rPr>
              <w:instrText xml:space="preserve"> PAGEREF _Toc513635058 \h </w:instrText>
            </w:r>
            <w:r w:rsidR="00B53D6A">
              <w:rPr>
                <w:noProof/>
                <w:webHidden/>
              </w:rPr>
            </w:r>
            <w:r w:rsidR="00B53D6A">
              <w:rPr>
                <w:noProof/>
                <w:webHidden/>
              </w:rPr>
              <w:fldChar w:fldCharType="separate"/>
            </w:r>
            <w:r w:rsidR="00B53D6A">
              <w:rPr>
                <w:noProof/>
                <w:webHidden/>
              </w:rPr>
              <w:t>41</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59" w:history="1">
            <w:r w:rsidR="00B53D6A" w:rsidRPr="00CD2544">
              <w:rPr>
                <w:rStyle w:val="Hyperlink"/>
                <w:noProof/>
              </w:rPr>
              <w:t>6.34</w:t>
            </w:r>
            <w:r w:rsidR="00B53D6A">
              <w:rPr>
                <w:noProof/>
                <w:lang w:eastAsia="en-US"/>
              </w:rPr>
              <w:tab/>
            </w:r>
            <w:r w:rsidR="00B53D6A" w:rsidRPr="00CD2544">
              <w:rPr>
                <w:rStyle w:val="Hyperlink"/>
                <w:noProof/>
              </w:rPr>
              <w:t>J2735PrivilegedEvents</w:t>
            </w:r>
            <w:r w:rsidR="00B53D6A">
              <w:rPr>
                <w:noProof/>
                <w:webHidden/>
              </w:rPr>
              <w:tab/>
            </w:r>
            <w:r w:rsidR="00B53D6A">
              <w:rPr>
                <w:noProof/>
                <w:webHidden/>
              </w:rPr>
              <w:fldChar w:fldCharType="begin"/>
            </w:r>
            <w:r w:rsidR="00B53D6A">
              <w:rPr>
                <w:noProof/>
                <w:webHidden/>
              </w:rPr>
              <w:instrText xml:space="preserve"> PAGEREF _Toc513635059 \h </w:instrText>
            </w:r>
            <w:r w:rsidR="00B53D6A">
              <w:rPr>
                <w:noProof/>
                <w:webHidden/>
              </w:rPr>
            </w:r>
            <w:r w:rsidR="00B53D6A">
              <w:rPr>
                <w:noProof/>
                <w:webHidden/>
              </w:rPr>
              <w:fldChar w:fldCharType="separate"/>
            </w:r>
            <w:r w:rsidR="00B53D6A">
              <w:rPr>
                <w:noProof/>
                <w:webHidden/>
              </w:rPr>
              <w:t>42</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60" w:history="1">
            <w:r w:rsidR="00B53D6A" w:rsidRPr="00CD2544">
              <w:rPr>
                <w:rStyle w:val="Hyperlink"/>
                <w:noProof/>
              </w:rPr>
              <w:t>6.35</w:t>
            </w:r>
            <w:r w:rsidR="00B53D6A">
              <w:rPr>
                <w:noProof/>
                <w:lang w:eastAsia="en-US"/>
              </w:rPr>
              <w:tab/>
            </w:r>
            <w:r w:rsidR="00B53D6A" w:rsidRPr="00CD2544">
              <w:rPr>
                <w:rStyle w:val="Hyperlink"/>
                <w:noProof/>
              </w:rPr>
              <w:t>J2735PivotPointDescription</w:t>
            </w:r>
            <w:r w:rsidR="00B53D6A">
              <w:rPr>
                <w:noProof/>
                <w:webHidden/>
              </w:rPr>
              <w:tab/>
            </w:r>
            <w:r w:rsidR="00B53D6A">
              <w:rPr>
                <w:noProof/>
                <w:webHidden/>
              </w:rPr>
              <w:fldChar w:fldCharType="begin"/>
            </w:r>
            <w:r w:rsidR="00B53D6A">
              <w:rPr>
                <w:noProof/>
                <w:webHidden/>
              </w:rPr>
              <w:instrText xml:space="preserve"> PAGEREF _Toc513635060 \h </w:instrText>
            </w:r>
            <w:r w:rsidR="00B53D6A">
              <w:rPr>
                <w:noProof/>
                <w:webHidden/>
              </w:rPr>
            </w:r>
            <w:r w:rsidR="00B53D6A">
              <w:rPr>
                <w:noProof/>
                <w:webHidden/>
              </w:rPr>
              <w:fldChar w:fldCharType="separate"/>
            </w:r>
            <w:r w:rsidR="00B53D6A">
              <w:rPr>
                <w:noProof/>
                <w:webHidden/>
              </w:rPr>
              <w:t>43</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61" w:history="1">
            <w:r w:rsidR="00B53D6A" w:rsidRPr="00CD2544">
              <w:rPr>
                <w:rStyle w:val="Hyperlink"/>
                <w:noProof/>
              </w:rPr>
              <w:t>6.36</w:t>
            </w:r>
            <w:r w:rsidR="00B53D6A">
              <w:rPr>
                <w:noProof/>
                <w:lang w:eastAsia="en-US"/>
              </w:rPr>
              <w:tab/>
            </w:r>
            <w:r w:rsidR="00B53D6A" w:rsidRPr="00CD2544">
              <w:rPr>
                <w:rStyle w:val="Hyperlink"/>
                <w:noProof/>
              </w:rPr>
              <w:t>J2735TrailerUnitDescription</w:t>
            </w:r>
            <w:r w:rsidR="00B53D6A">
              <w:rPr>
                <w:noProof/>
                <w:webHidden/>
              </w:rPr>
              <w:tab/>
            </w:r>
            <w:r w:rsidR="00B53D6A">
              <w:rPr>
                <w:noProof/>
                <w:webHidden/>
              </w:rPr>
              <w:fldChar w:fldCharType="begin"/>
            </w:r>
            <w:r w:rsidR="00B53D6A">
              <w:rPr>
                <w:noProof/>
                <w:webHidden/>
              </w:rPr>
              <w:instrText xml:space="preserve"> PAGEREF _Toc513635061 \h </w:instrText>
            </w:r>
            <w:r w:rsidR="00B53D6A">
              <w:rPr>
                <w:noProof/>
                <w:webHidden/>
              </w:rPr>
            </w:r>
            <w:r w:rsidR="00B53D6A">
              <w:rPr>
                <w:noProof/>
                <w:webHidden/>
              </w:rPr>
              <w:fldChar w:fldCharType="separate"/>
            </w:r>
            <w:r w:rsidR="00B53D6A">
              <w:rPr>
                <w:noProof/>
                <w:webHidden/>
              </w:rPr>
              <w:t>44</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62" w:history="1">
            <w:r w:rsidR="00B53D6A" w:rsidRPr="00CD2544">
              <w:rPr>
                <w:rStyle w:val="Hyperlink"/>
                <w:noProof/>
              </w:rPr>
              <w:t>6.37</w:t>
            </w:r>
            <w:r w:rsidR="00B53D6A">
              <w:rPr>
                <w:noProof/>
                <w:lang w:eastAsia="en-US"/>
              </w:rPr>
              <w:tab/>
            </w:r>
            <w:r w:rsidR="00B53D6A" w:rsidRPr="00CD2544">
              <w:rPr>
                <w:rStyle w:val="Hyperlink"/>
                <w:noProof/>
              </w:rPr>
              <w:t>J2735BumperHeights</w:t>
            </w:r>
            <w:r w:rsidR="00B53D6A">
              <w:rPr>
                <w:noProof/>
                <w:webHidden/>
              </w:rPr>
              <w:tab/>
            </w:r>
            <w:r w:rsidR="00B53D6A">
              <w:rPr>
                <w:noProof/>
                <w:webHidden/>
              </w:rPr>
              <w:fldChar w:fldCharType="begin"/>
            </w:r>
            <w:r w:rsidR="00B53D6A">
              <w:rPr>
                <w:noProof/>
                <w:webHidden/>
              </w:rPr>
              <w:instrText xml:space="preserve"> PAGEREF _Toc513635062 \h </w:instrText>
            </w:r>
            <w:r w:rsidR="00B53D6A">
              <w:rPr>
                <w:noProof/>
                <w:webHidden/>
              </w:rPr>
            </w:r>
            <w:r w:rsidR="00B53D6A">
              <w:rPr>
                <w:noProof/>
                <w:webHidden/>
              </w:rPr>
              <w:fldChar w:fldCharType="separate"/>
            </w:r>
            <w:r w:rsidR="00B53D6A">
              <w:rPr>
                <w:noProof/>
                <w:webHidden/>
              </w:rPr>
              <w:t>45</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63" w:history="1">
            <w:r w:rsidR="00B53D6A" w:rsidRPr="00CD2544">
              <w:rPr>
                <w:rStyle w:val="Hyperlink"/>
                <w:noProof/>
              </w:rPr>
              <w:t>6.38</w:t>
            </w:r>
            <w:r w:rsidR="00B53D6A">
              <w:rPr>
                <w:noProof/>
                <w:lang w:eastAsia="en-US"/>
              </w:rPr>
              <w:tab/>
            </w:r>
            <w:r w:rsidR="00B53D6A" w:rsidRPr="00CD2544">
              <w:rPr>
                <w:rStyle w:val="Hyperlink"/>
                <w:noProof/>
              </w:rPr>
              <w:t>J2735TrailerHistoryPoint</w:t>
            </w:r>
            <w:r w:rsidR="00B53D6A">
              <w:rPr>
                <w:noProof/>
                <w:webHidden/>
              </w:rPr>
              <w:tab/>
            </w:r>
            <w:r w:rsidR="00B53D6A">
              <w:rPr>
                <w:noProof/>
                <w:webHidden/>
              </w:rPr>
              <w:fldChar w:fldCharType="begin"/>
            </w:r>
            <w:r w:rsidR="00B53D6A">
              <w:rPr>
                <w:noProof/>
                <w:webHidden/>
              </w:rPr>
              <w:instrText xml:space="preserve"> PAGEREF _Toc513635063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64" w:history="1">
            <w:r w:rsidR="00B53D6A" w:rsidRPr="00CD2544">
              <w:rPr>
                <w:rStyle w:val="Hyperlink"/>
                <w:noProof/>
              </w:rPr>
              <w:t>6.39</w:t>
            </w:r>
            <w:r w:rsidR="00B53D6A">
              <w:rPr>
                <w:noProof/>
                <w:lang w:eastAsia="en-US"/>
              </w:rPr>
              <w:tab/>
            </w:r>
            <w:r w:rsidR="00B53D6A" w:rsidRPr="00CD2544">
              <w:rPr>
                <w:rStyle w:val="Hyperlink"/>
                <w:noProof/>
              </w:rPr>
              <w:t>J2735Node_XY</w:t>
            </w:r>
            <w:r w:rsidR="00B53D6A">
              <w:rPr>
                <w:noProof/>
                <w:webHidden/>
              </w:rPr>
              <w:tab/>
            </w:r>
            <w:r w:rsidR="00B53D6A">
              <w:rPr>
                <w:noProof/>
                <w:webHidden/>
              </w:rPr>
              <w:fldChar w:fldCharType="begin"/>
            </w:r>
            <w:r w:rsidR="00B53D6A">
              <w:rPr>
                <w:noProof/>
                <w:webHidden/>
              </w:rPr>
              <w:instrText xml:space="preserve"> PAGEREF _Toc513635064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3128AE">
          <w:pPr>
            <w:pStyle w:val="TOC1"/>
            <w:tabs>
              <w:tab w:val="left" w:pos="480"/>
              <w:tab w:val="right" w:leader="dot" w:pos="9350"/>
            </w:tabs>
            <w:rPr>
              <w:noProof/>
              <w:lang w:eastAsia="en-US"/>
            </w:rPr>
          </w:pPr>
          <w:hyperlink w:anchor="_Toc513635065" w:history="1">
            <w:r w:rsidR="00B53D6A" w:rsidRPr="00CD2544">
              <w:rPr>
                <w:rStyle w:val="Hyperlink"/>
                <w:noProof/>
              </w:rPr>
              <w:t>7</w:t>
            </w:r>
            <w:r w:rsidR="00B53D6A">
              <w:rPr>
                <w:noProof/>
                <w:lang w:eastAsia="en-US"/>
              </w:rPr>
              <w:tab/>
            </w:r>
            <w:r w:rsidR="00B53D6A" w:rsidRPr="00CD2544">
              <w:rPr>
                <w:rStyle w:val="Hyperlink"/>
                <w:noProof/>
              </w:rPr>
              <w:t>Sample Data</w:t>
            </w:r>
            <w:r w:rsidR="00B53D6A">
              <w:rPr>
                <w:noProof/>
                <w:webHidden/>
              </w:rPr>
              <w:tab/>
            </w:r>
            <w:r w:rsidR="00B53D6A">
              <w:rPr>
                <w:noProof/>
                <w:webHidden/>
              </w:rPr>
              <w:fldChar w:fldCharType="begin"/>
            </w:r>
            <w:r w:rsidR="00B53D6A">
              <w:rPr>
                <w:noProof/>
                <w:webHidden/>
              </w:rPr>
              <w:instrText xml:space="preserve"> PAGEREF _Toc513635065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66" w:history="1">
            <w:r w:rsidR="00B53D6A" w:rsidRPr="00CD2544">
              <w:rPr>
                <w:rStyle w:val="Hyperlink"/>
                <w:noProof/>
              </w:rPr>
              <w:t>7.1</w:t>
            </w:r>
            <w:r w:rsidR="00B53D6A">
              <w:rPr>
                <w:noProof/>
                <w:lang w:eastAsia="en-US"/>
              </w:rPr>
              <w:tab/>
            </w:r>
            <w:r w:rsidR="00B53D6A" w:rsidRPr="00CD2544">
              <w:rPr>
                <w:rStyle w:val="Hyperlink"/>
                <w:noProof/>
              </w:rPr>
              <w:t>Sample TIM Data</w:t>
            </w:r>
            <w:r w:rsidR="00B53D6A">
              <w:rPr>
                <w:noProof/>
                <w:webHidden/>
              </w:rPr>
              <w:tab/>
            </w:r>
            <w:r w:rsidR="00B53D6A">
              <w:rPr>
                <w:noProof/>
                <w:webHidden/>
              </w:rPr>
              <w:fldChar w:fldCharType="begin"/>
            </w:r>
            <w:r w:rsidR="00B53D6A">
              <w:rPr>
                <w:noProof/>
                <w:webHidden/>
              </w:rPr>
              <w:instrText xml:space="preserve"> PAGEREF _Toc513635066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3128AE">
          <w:pPr>
            <w:pStyle w:val="TOC3"/>
            <w:tabs>
              <w:tab w:val="left" w:pos="1440"/>
              <w:tab w:val="right" w:leader="dot" w:pos="9350"/>
            </w:tabs>
            <w:rPr>
              <w:rFonts w:asciiTheme="minorHAnsi" w:eastAsiaTheme="minorEastAsia" w:hAnsiTheme="minorHAnsi" w:cstheme="minorBidi"/>
              <w:noProof/>
              <w:sz w:val="22"/>
              <w:szCs w:val="22"/>
            </w:rPr>
          </w:pPr>
          <w:hyperlink w:anchor="_Toc513635067" w:history="1">
            <w:r w:rsidR="00B53D6A" w:rsidRPr="00CD2544">
              <w:rPr>
                <w:rStyle w:val="Hyperlink"/>
                <w:rFonts w:eastAsiaTheme="majorEastAsia"/>
                <w:noProof/>
              </w:rPr>
              <w:t>7.1.1</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Broadcast TIM</w:t>
            </w:r>
            <w:r w:rsidR="00B53D6A">
              <w:rPr>
                <w:noProof/>
                <w:webHidden/>
              </w:rPr>
              <w:tab/>
            </w:r>
            <w:r w:rsidR="00B53D6A">
              <w:rPr>
                <w:noProof/>
                <w:webHidden/>
              </w:rPr>
              <w:fldChar w:fldCharType="begin"/>
            </w:r>
            <w:r w:rsidR="00B53D6A">
              <w:rPr>
                <w:noProof/>
                <w:webHidden/>
              </w:rPr>
              <w:instrText xml:space="preserve"> PAGEREF _Toc513635067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3128AE">
          <w:pPr>
            <w:pStyle w:val="TOC3"/>
            <w:tabs>
              <w:tab w:val="left" w:pos="1440"/>
              <w:tab w:val="right" w:leader="dot" w:pos="9350"/>
            </w:tabs>
            <w:rPr>
              <w:rFonts w:asciiTheme="minorHAnsi" w:eastAsiaTheme="minorEastAsia" w:hAnsiTheme="minorHAnsi" w:cstheme="minorBidi"/>
              <w:noProof/>
              <w:sz w:val="22"/>
              <w:szCs w:val="22"/>
            </w:rPr>
          </w:pPr>
          <w:hyperlink w:anchor="_Toc513635068" w:history="1">
            <w:r w:rsidR="00B53D6A" w:rsidRPr="00CD2544">
              <w:rPr>
                <w:rStyle w:val="Hyperlink"/>
                <w:rFonts w:eastAsiaTheme="majorEastAsia"/>
                <w:noProof/>
              </w:rPr>
              <w:t>7.1.2</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Received TIM from rxMsg</w:t>
            </w:r>
            <w:r w:rsidR="00B53D6A">
              <w:rPr>
                <w:noProof/>
                <w:webHidden/>
              </w:rPr>
              <w:tab/>
            </w:r>
            <w:r w:rsidR="00B53D6A">
              <w:rPr>
                <w:noProof/>
                <w:webHidden/>
              </w:rPr>
              <w:fldChar w:fldCharType="begin"/>
            </w:r>
            <w:r w:rsidR="00B53D6A">
              <w:rPr>
                <w:noProof/>
                <w:webHidden/>
              </w:rPr>
              <w:instrText xml:space="preserve"> PAGEREF _Toc513635068 \h </w:instrText>
            </w:r>
            <w:r w:rsidR="00B53D6A">
              <w:rPr>
                <w:noProof/>
                <w:webHidden/>
              </w:rPr>
            </w:r>
            <w:r w:rsidR="00B53D6A">
              <w:rPr>
                <w:noProof/>
                <w:webHidden/>
              </w:rPr>
              <w:fldChar w:fldCharType="separate"/>
            </w:r>
            <w:r w:rsidR="00B53D6A">
              <w:rPr>
                <w:noProof/>
                <w:webHidden/>
              </w:rPr>
              <w:t>49</w:t>
            </w:r>
            <w:r w:rsidR="00B53D6A">
              <w:rPr>
                <w:noProof/>
                <w:webHidden/>
              </w:rPr>
              <w:fldChar w:fldCharType="end"/>
            </w:r>
          </w:hyperlink>
        </w:p>
        <w:p w:rsidR="00B53D6A" w:rsidRDefault="003128AE">
          <w:pPr>
            <w:pStyle w:val="TOC3"/>
            <w:tabs>
              <w:tab w:val="left" w:pos="1440"/>
              <w:tab w:val="right" w:leader="dot" w:pos="9350"/>
            </w:tabs>
            <w:rPr>
              <w:rFonts w:asciiTheme="minorHAnsi" w:eastAsiaTheme="minorEastAsia" w:hAnsiTheme="minorHAnsi" w:cstheme="minorBidi"/>
              <w:noProof/>
              <w:sz w:val="22"/>
              <w:szCs w:val="22"/>
            </w:rPr>
          </w:pPr>
          <w:hyperlink w:anchor="_Toc513635069" w:history="1">
            <w:r w:rsidR="00B53D6A" w:rsidRPr="00CD2544">
              <w:rPr>
                <w:rStyle w:val="Hyperlink"/>
                <w:rFonts w:eastAsiaTheme="majorEastAsia"/>
                <w:noProof/>
              </w:rPr>
              <w:t>7.1.3</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Sample Distress Notification Message (dnMsg)</w:t>
            </w:r>
            <w:r w:rsidR="00B53D6A">
              <w:rPr>
                <w:noProof/>
                <w:webHidden/>
              </w:rPr>
              <w:tab/>
            </w:r>
            <w:r w:rsidR="00B53D6A">
              <w:rPr>
                <w:noProof/>
                <w:webHidden/>
              </w:rPr>
              <w:fldChar w:fldCharType="begin"/>
            </w:r>
            <w:r w:rsidR="00B53D6A">
              <w:rPr>
                <w:noProof/>
                <w:webHidden/>
              </w:rPr>
              <w:instrText xml:space="preserve"> PAGEREF _Toc513635069 \h </w:instrText>
            </w:r>
            <w:r w:rsidR="00B53D6A">
              <w:rPr>
                <w:noProof/>
                <w:webHidden/>
              </w:rPr>
            </w:r>
            <w:r w:rsidR="00B53D6A">
              <w:rPr>
                <w:noProof/>
                <w:webHidden/>
              </w:rPr>
              <w:fldChar w:fldCharType="separate"/>
            </w:r>
            <w:r w:rsidR="00B53D6A">
              <w:rPr>
                <w:noProof/>
                <w:webHidden/>
              </w:rPr>
              <w:t>53</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70" w:history="1">
            <w:r w:rsidR="00B53D6A" w:rsidRPr="00CD2544">
              <w:rPr>
                <w:rStyle w:val="Hyperlink"/>
                <w:noProof/>
              </w:rPr>
              <w:t>7.2</w:t>
            </w:r>
            <w:r w:rsidR="00B53D6A">
              <w:rPr>
                <w:noProof/>
                <w:lang w:eastAsia="en-US"/>
              </w:rPr>
              <w:tab/>
            </w:r>
            <w:r w:rsidR="00B53D6A" w:rsidRPr="00CD2544">
              <w:rPr>
                <w:rStyle w:val="Hyperlink"/>
                <w:noProof/>
              </w:rPr>
              <w:t>Sample Driver Alert</w:t>
            </w:r>
            <w:r w:rsidR="00B53D6A">
              <w:rPr>
                <w:noProof/>
                <w:webHidden/>
              </w:rPr>
              <w:tab/>
            </w:r>
            <w:r w:rsidR="00B53D6A">
              <w:rPr>
                <w:noProof/>
                <w:webHidden/>
              </w:rPr>
              <w:fldChar w:fldCharType="begin"/>
            </w:r>
            <w:r w:rsidR="00B53D6A">
              <w:rPr>
                <w:noProof/>
                <w:webHidden/>
              </w:rPr>
              <w:instrText xml:space="preserve"> PAGEREF _Toc513635070 \h </w:instrText>
            </w:r>
            <w:r w:rsidR="00B53D6A">
              <w:rPr>
                <w:noProof/>
                <w:webHidden/>
              </w:rPr>
            </w:r>
            <w:r w:rsidR="00B53D6A">
              <w:rPr>
                <w:noProof/>
                <w:webHidden/>
              </w:rPr>
              <w:fldChar w:fldCharType="separate"/>
            </w:r>
            <w:r w:rsidR="00B53D6A">
              <w:rPr>
                <w:noProof/>
                <w:webHidden/>
              </w:rPr>
              <w:t>57</w:t>
            </w:r>
            <w:r w:rsidR="00B53D6A">
              <w:rPr>
                <w:noProof/>
                <w:webHidden/>
              </w:rPr>
              <w:fldChar w:fldCharType="end"/>
            </w:r>
          </w:hyperlink>
        </w:p>
        <w:p w:rsidR="00B53D6A" w:rsidRDefault="003128AE">
          <w:pPr>
            <w:pStyle w:val="TOC2"/>
            <w:tabs>
              <w:tab w:val="left" w:pos="1080"/>
              <w:tab w:val="right" w:leader="dot" w:pos="9350"/>
            </w:tabs>
            <w:rPr>
              <w:noProof/>
              <w:lang w:eastAsia="en-US"/>
            </w:rPr>
          </w:pPr>
          <w:hyperlink w:anchor="_Toc513635071" w:history="1">
            <w:r w:rsidR="00B53D6A" w:rsidRPr="00CD2544">
              <w:rPr>
                <w:rStyle w:val="Hyperlink"/>
                <w:noProof/>
              </w:rPr>
              <w:t>7.3</w:t>
            </w:r>
            <w:r w:rsidR="00B53D6A">
              <w:rPr>
                <w:noProof/>
                <w:lang w:eastAsia="en-US"/>
              </w:rPr>
              <w:tab/>
            </w:r>
            <w:r w:rsidR="00B53D6A" w:rsidRPr="00CD2544">
              <w:rPr>
                <w:rStyle w:val="Hyperlink"/>
                <w:noProof/>
              </w:rPr>
              <w:t>Sample BSM Data</w:t>
            </w:r>
            <w:r w:rsidR="00B53D6A">
              <w:rPr>
                <w:noProof/>
                <w:webHidden/>
              </w:rPr>
              <w:tab/>
            </w:r>
            <w:r w:rsidR="00B53D6A">
              <w:rPr>
                <w:noProof/>
                <w:webHidden/>
              </w:rPr>
              <w:fldChar w:fldCharType="begin"/>
            </w:r>
            <w:r w:rsidR="00B53D6A">
              <w:rPr>
                <w:noProof/>
                <w:webHidden/>
              </w:rPr>
              <w:instrText xml:space="preserve"> PAGEREF _Toc513635071 \h </w:instrText>
            </w:r>
            <w:r w:rsidR="00B53D6A">
              <w:rPr>
                <w:noProof/>
                <w:webHidden/>
              </w:rPr>
            </w:r>
            <w:r w:rsidR="00B53D6A">
              <w:rPr>
                <w:noProof/>
                <w:webHidden/>
              </w:rPr>
              <w:fldChar w:fldCharType="separate"/>
            </w:r>
            <w:r w:rsidR="00B53D6A">
              <w:rPr>
                <w:noProof/>
                <w:webHidden/>
              </w:rPr>
              <w:t>58</w:t>
            </w:r>
            <w:r w:rsidR="00B53D6A">
              <w:rPr>
                <w:noProof/>
                <w:webHidden/>
              </w:rPr>
              <w:fldChar w:fldCharType="end"/>
            </w:r>
          </w:hyperlink>
        </w:p>
        <w:p w:rsidR="00B53D6A" w:rsidRDefault="003128AE">
          <w:pPr>
            <w:pStyle w:val="TOC3"/>
            <w:tabs>
              <w:tab w:val="left" w:pos="1440"/>
              <w:tab w:val="right" w:leader="dot" w:pos="9350"/>
            </w:tabs>
            <w:rPr>
              <w:rFonts w:asciiTheme="minorHAnsi" w:eastAsiaTheme="minorEastAsia" w:hAnsiTheme="minorHAnsi" w:cstheme="minorBidi"/>
              <w:noProof/>
              <w:sz w:val="22"/>
              <w:szCs w:val="22"/>
            </w:rPr>
          </w:pPr>
          <w:hyperlink w:anchor="_Toc513635072" w:history="1">
            <w:r w:rsidR="00B53D6A" w:rsidRPr="00CD2544">
              <w:rPr>
                <w:rStyle w:val="Hyperlink"/>
                <w:rFonts w:eastAsiaTheme="majorEastAsia"/>
                <w:noProof/>
              </w:rPr>
              <w:t>7.3.1</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BSM from bsmTx</w:t>
            </w:r>
            <w:r w:rsidR="00B53D6A">
              <w:rPr>
                <w:noProof/>
                <w:webHidden/>
              </w:rPr>
              <w:tab/>
            </w:r>
            <w:r w:rsidR="00B53D6A">
              <w:rPr>
                <w:noProof/>
                <w:webHidden/>
              </w:rPr>
              <w:fldChar w:fldCharType="begin"/>
            </w:r>
            <w:r w:rsidR="00B53D6A">
              <w:rPr>
                <w:noProof/>
                <w:webHidden/>
              </w:rPr>
              <w:instrText xml:space="preserve"> PAGEREF _Toc513635072 \h </w:instrText>
            </w:r>
            <w:r w:rsidR="00B53D6A">
              <w:rPr>
                <w:noProof/>
                <w:webHidden/>
              </w:rPr>
            </w:r>
            <w:r w:rsidR="00B53D6A">
              <w:rPr>
                <w:noProof/>
                <w:webHidden/>
              </w:rPr>
              <w:fldChar w:fldCharType="separate"/>
            </w:r>
            <w:r w:rsidR="00B53D6A">
              <w:rPr>
                <w:noProof/>
                <w:webHidden/>
              </w:rPr>
              <w:t>58</w:t>
            </w:r>
            <w:r w:rsidR="00B53D6A">
              <w:rPr>
                <w:noProof/>
                <w:webHidden/>
              </w:rPr>
              <w:fldChar w:fldCharType="end"/>
            </w:r>
          </w:hyperlink>
        </w:p>
        <w:p w:rsidR="00B53D6A" w:rsidRDefault="003128AE">
          <w:pPr>
            <w:pStyle w:val="TOC3"/>
            <w:tabs>
              <w:tab w:val="left" w:pos="1440"/>
              <w:tab w:val="right" w:leader="dot" w:pos="9350"/>
            </w:tabs>
            <w:rPr>
              <w:rFonts w:asciiTheme="minorHAnsi" w:eastAsiaTheme="minorEastAsia" w:hAnsiTheme="minorHAnsi" w:cstheme="minorBidi"/>
              <w:noProof/>
              <w:sz w:val="22"/>
              <w:szCs w:val="22"/>
            </w:rPr>
          </w:pPr>
          <w:hyperlink w:anchor="_Toc513635073" w:history="1">
            <w:r w:rsidR="00B53D6A" w:rsidRPr="00CD2544">
              <w:rPr>
                <w:rStyle w:val="Hyperlink"/>
                <w:rFonts w:eastAsiaTheme="majorEastAsia"/>
                <w:noProof/>
              </w:rPr>
              <w:t>7.3.2</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BSM from bsmLogDuringEvent</w:t>
            </w:r>
            <w:r w:rsidR="00B53D6A">
              <w:rPr>
                <w:noProof/>
                <w:webHidden/>
              </w:rPr>
              <w:tab/>
            </w:r>
            <w:r w:rsidR="00B53D6A">
              <w:rPr>
                <w:noProof/>
                <w:webHidden/>
              </w:rPr>
              <w:fldChar w:fldCharType="begin"/>
            </w:r>
            <w:r w:rsidR="00B53D6A">
              <w:rPr>
                <w:noProof/>
                <w:webHidden/>
              </w:rPr>
              <w:instrText xml:space="preserve"> PAGEREF _Toc513635073 \h </w:instrText>
            </w:r>
            <w:r w:rsidR="00B53D6A">
              <w:rPr>
                <w:noProof/>
                <w:webHidden/>
              </w:rPr>
            </w:r>
            <w:r w:rsidR="00B53D6A">
              <w:rPr>
                <w:noProof/>
                <w:webHidden/>
              </w:rPr>
              <w:fldChar w:fldCharType="separate"/>
            </w:r>
            <w:r w:rsidR="00B53D6A">
              <w:rPr>
                <w:noProof/>
                <w:webHidden/>
              </w:rPr>
              <w:t>62</w:t>
            </w:r>
            <w:r w:rsidR="00B53D6A">
              <w:rPr>
                <w:noProof/>
                <w:webHidden/>
              </w:rPr>
              <w:fldChar w:fldCharType="end"/>
            </w:r>
          </w:hyperlink>
        </w:p>
        <w:p w:rsidR="00B53D6A" w:rsidRDefault="003128AE">
          <w:pPr>
            <w:pStyle w:val="TOC1"/>
            <w:tabs>
              <w:tab w:val="left" w:pos="480"/>
              <w:tab w:val="right" w:leader="dot" w:pos="9350"/>
            </w:tabs>
            <w:rPr>
              <w:noProof/>
              <w:lang w:eastAsia="en-US"/>
            </w:rPr>
          </w:pPr>
          <w:hyperlink w:anchor="_Toc513635074" w:history="1">
            <w:r w:rsidR="00B53D6A" w:rsidRPr="00CD2544">
              <w:rPr>
                <w:rStyle w:val="Hyperlink"/>
                <w:noProof/>
              </w:rPr>
              <w:t>8</w:t>
            </w:r>
            <w:r w:rsidR="00B53D6A">
              <w:rPr>
                <w:noProof/>
                <w:lang w:eastAsia="en-US"/>
              </w:rPr>
              <w:tab/>
            </w:r>
            <w:r w:rsidR="00B53D6A" w:rsidRPr="00CD2544">
              <w:rPr>
                <w:rStyle w:val="Hyperlink"/>
                <w:noProof/>
              </w:rPr>
              <w:t>References</w:t>
            </w:r>
            <w:r w:rsidR="00B53D6A">
              <w:rPr>
                <w:noProof/>
                <w:webHidden/>
              </w:rPr>
              <w:tab/>
            </w:r>
            <w:r w:rsidR="00B53D6A">
              <w:rPr>
                <w:noProof/>
                <w:webHidden/>
              </w:rPr>
              <w:fldChar w:fldCharType="begin"/>
            </w:r>
            <w:r w:rsidR="00B53D6A">
              <w:rPr>
                <w:noProof/>
                <w:webHidden/>
              </w:rPr>
              <w:instrText xml:space="preserve"> PAGEREF _Toc513635074 \h </w:instrText>
            </w:r>
            <w:r w:rsidR="00B53D6A">
              <w:rPr>
                <w:noProof/>
                <w:webHidden/>
              </w:rPr>
            </w:r>
            <w:r w:rsidR="00B53D6A">
              <w:rPr>
                <w:noProof/>
                <w:webHidden/>
              </w:rPr>
              <w:fldChar w:fldCharType="separate"/>
            </w:r>
            <w:r w:rsidR="00B53D6A">
              <w:rPr>
                <w:noProof/>
                <w:webHidden/>
              </w:rPr>
              <w:t>65</w:t>
            </w:r>
            <w:r w:rsidR="00B53D6A">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ins w:id="2" w:author="Musavi, Hamid [USA]" w:date="2018-05-09T13:13:00Z"/>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ins w:id="3" w:author="Musavi, Hamid [USA]" w:date="2018-05-09T13:13:00Z"/>
                <w:sz w:val="20"/>
                <w:szCs w:val="20"/>
              </w:rPr>
            </w:pPr>
            <w:ins w:id="4" w:author="Musavi, Hamid [USA]" w:date="2018-05-09T13:13:00Z">
              <w:r>
                <w:rPr>
                  <w:sz w:val="20"/>
                  <w:szCs w:val="20"/>
                </w:rPr>
                <w:t>0.5</w:t>
              </w:r>
            </w:ins>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ins w:id="5" w:author="Musavi, Hamid [USA]" w:date="2018-05-09T13:13:00Z"/>
                <w:sz w:val="20"/>
                <w:szCs w:val="20"/>
              </w:rPr>
            </w:pPr>
            <w:ins w:id="6" w:author="Musavi, Hamid [USA]" w:date="2018-05-09T13:13:00Z">
              <w:r>
                <w:rPr>
                  <w:sz w:val="20"/>
                  <w:szCs w:val="20"/>
                </w:rPr>
                <w:t>Hamid Musavi</w:t>
              </w:r>
            </w:ins>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ins w:id="7" w:author="Musavi, Hamid [USA]" w:date="2018-05-09T13:13:00Z"/>
                <w:sz w:val="20"/>
                <w:szCs w:val="20"/>
              </w:rPr>
            </w:pPr>
            <w:ins w:id="8" w:author="Musavi, Hamid [USA]" w:date="2018-05-09T13:14:00Z">
              <w:r>
                <w:rPr>
                  <w:sz w:val="20"/>
                  <w:szCs w:val="20"/>
                </w:rPr>
                <w:t>5/9/2018</w:t>
              </w:r>
            </w:ins>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ins w:id="9" w:author="Musavi, Hamid [USA]" w:date="2018-05-09T13:13:00Z"/>
                <w:sz w:val="20"/>
                <w:szCs w:val="20"/>
              </w:rPr>
            </w:pPr>
            <w:ins w:id="10" w:author="Musavi, Hamid [USA]" w:date="2018-05-09T13:14:00Z">
              <w:r>
                <w:rPr>
                  <w:sz w:val="20"/>
                  <w:szCs w:val="20"/>
                </w:rPr>
                <w:t>Documented changes related to schemaVersion 5</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1" w:name="_Toc464836202"/>
      <w:bookmarkStart w:id="12" w:name="_Toc483908130"/>
      <w:bookmarkStart w:id="13" w:name="_Toc512256589"/>
      <w:bookmarkStart w:id="14" w:name="_Toc513635012"/>
      <w:r w:rsidRPr="00314B85">
        <w:lastRenderedPageBreak/>
        <w:t>Introduction</w:t>
      </w:r>
      <w:bookmarkEnd w:id="11"/>
      <w:bookmarkEnd w:id="12"/>
      <w:bookmarkEnd w:id="13"/>
      <w:bookmarkEnd w:id="1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15" w:name="_Toc513635013"/>
      <w:r>
        <w:t>Published Topics</w:t>
      </w:r>
      <w:bookmarkEnd w:id="1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16" w:name="_Toc513635014"/>
      <w:r>
        <w:t>Common</w:t>
      </w:r>
      <w:r w:rsidR="00D23963">
        <w:t xml:space="preserve"> Data Schemas</w:t>
      </w:r>
      <w:bookmarkEnd w:id="1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17" w:name="_Toc462052304"/>
      <w:bookmarkStart w:id="18" w:name="_Toc483908188"/>
      <w:bookmarkStart w:id="19" w:name="_Toc513635015"/>
      <w:r w:rsidRPr="00145701">
        <w:t>ODE Data</w:t>
      </w:r>
      <w:bookmarkEnd w:id="17"/>
      <w:bookmarkEnd w:id="18"/>
      <w:bookmarkEnd w:id="1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0" w:name="_Ref504554250"/>
      <w:bookmarkStart w:id="21" w:name="_Toc441572980"/>
      <w:bookmarkStart w:id="22" w:name="_Toc456253308"/>
      <w:r>
        <w:t xml:space="preserve">Table </w:t>
      </w:r>
      <w:fldSimple w:instr=" SEQ Table \* ARABIC ">
        <w:r w:rsidR="00B9778E">
          <w:rPr>
            <w:noProof/>
          </w:rPr>
          <w:t>2</w:t>
        </w:r>
      </w:fldSimple>
      <w:bookmarkEnd w:id="20"/>
      <w:r>
        <w:t xml:space="preserve"> – OdeData</w:t>
      </w:r>
      <w:bookmarkEnd w:id="21"/>
      <w:bookmarkEnd w:id="22"/>
    </w:p>
    <w:p w:rsidR="00D23963" w:rsidRDefault="00D23963" w:rsidP="008268A7">
      <w:pPr>
        <w:pStyle w:val="Heading2"/>
      </w:pPr>
      <w:bookmarkStart w:id="23" w:name="_ODE_Message_Metadata"/>
      <w:bookmarkStart w:id="24" w:name="_Toc462052305"/>
      <w:bookmarkStart w:id="25" w:name="_Ref471813394"/>
      <w:bookmarkStart w:id="26" w:name="_Toc483908189"/>
      <w:bookmarkStart w:id="27" w:name="_Toc513635016"/>
      <w:bookmarkEnd w:id="23"/>
      <w:r w:rsidRPr="00284BEB">
        <w:t>ODE Message Metadata</w:t>
      </w:r>
      <w:bookmarkEnd w:id="24"/>
      <w:bookmarkEnd w:id="25"/>
      <w:bookmarkEnd w:id="26"/>
      <w:bookmarkEnd w:id="2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del w:id="29" w:author="Musavi, Hamid [USA]" w:date="2018-05-09T12:52:00Z">
              <w:r w:rsidR="000B4546" w:rsidDel="00103415">
                <w:delText>4</w:delText>
              </w:r>
            </w:del>
            <w:ins w:id="30" w:author="Musavi, Hamid [USA]" w:date="2018-05-09T12:52:00Z">
              <w:r w:rsidR="00103415">
                <w:t>5</w:t>
              </w:r>
            </w:ins>
            <w:r w:rsidR="000B4546">
              <w:t>.</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31" w:name="_Ref512500396"/>
            <w:r w:rsidR="000B4546">
              <w:rPr>
                <w:rStyle w:val="FootnoteReference"/>
                <w:rFonts w:ascii="Courier New" w:hAnsi="Courier New" w:cs="Courier New"/>
              </w:rPr>
              <w:footnoteReference w:id="3"/>
            </w:r>
            <w:bookmarkEnd w:id="31"/>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r>
              <w:rPr>
                <w:rFonts w:ascii="Courier New" w:hAnsi="Courier New" w:cs="Courier New"/>
              </w:rPr>
              <w:lastRenderedPageBreak/>
              <w:t>validSignature</w:t>
            </w:r>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ins w:id="32" w:author="Musavi, Hamid [USA]" w:date="2018-05-09T12:56:00Z">
              <w:r w:rsidR="00103415">
                <w:rPr>
                  <w:rStyle w:val="FootnoteReference"/>
                  <w:rFonts w:ascii="Courier New" w:hAnsi="Courier New" w:cs="Courier New"/>
                </w:rPr>
                <w:footnoteReference w:id="8"/>
              </w:r>
            </w:ins>
          </w:p>
        </w:tc>
        <w:tc>
          <w:tcPr>
            <w:tcW w:w="3150" w:type="dxa"/>
          </w:tcPr>
          <w:p w:rsidR="0089135F" w:rsidRPr="006A024C" w:rsidRDefault="003128AE"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36" w:name="_Ref512003542"/>
      <w:bookmarkStart w:id="37" w:name="_Toc441572981"/>
      <w:bookmarkStart w:id="38" w:name="_Toc456253309"/>
      <w:bookmarkStart w:id="39" w:name="_Ref504554190"/>
      <w:r>
        <w:t xml:space="preserve">Table </w:t>
      </w:r>
      <w:fldSimple w:instr=" SEQ Table \* ARABIC ">
        <w:r w:rsidR="00B9778E">
          <w:rPr>
            <w:noProof/>
          </w:rPr>
          <w:t>3</w:t>
        </w:r>
      </w:fldSimple>
      <w:bookmarkEnd w:id="36"/>
      <w:r w:rsidR="0089135F">
        <w:t xml:space="preserve"> - OdeMsgMetadata</w:t>
      </w:r>
    </w:p>
    <w:p w:rsidR="006F7E07" w:rsidRDefault="006F7E07" w:rsidP="008268A7">
      <w:pPr>
        <w:pStyle w:val="Heading2"/>
        <w:rPr>
          <w:lang w:eastAsia="ja-JP"/>
        </w:rPr>
      </w:pPr>
      <w:bookmarkStart w:id="40" w:name="_SerialId"/>
      <w:bookmarkStart w:id="41" w:name="_Toc513635017"/>
      <w:bookmarkEnd w:id="37"/>
      <w:bookmarkEnd w:id="38"/>
      <w:bookmarkEnd w:id="39"/>
      <w:bookmarkEnd w:id="40"/>
      <w:r>
        <w:rPr>
          <w:lang w:eastAsia="ja-JP"/>
        </w:rPr>
        <w:t>SerialId</w:t>
      </w:r>
      <w:bookmarkEnd w:id="41"/>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SerialId</w:t>
      </w:r>
    </w:p>
    <w:p w:rsidR="006F7E07" w:rsidRDefault="00064973" w:rsidP="008268A7">
      <w:pPr>
        <w:pStyle w:val="Heading2"/>
        <w:rPr>
          <w:lang w:eastAsia="ja-JP"/>
        </w:rPr>
      </w:pPr>
      <w:bookmarkStart w:id="42" w:name="_Encodings"/>
      <w:bookmarkStart w:id="43" w:name="_Ref511810641"/>
      <w:bookmarkStart w:id="44" w:name="_Toc513635018"/>
      <w:bookmarkEnd w:id="42"/>
      <w:r>
        <w:rPr>
          <w:lang w:eastAsia="ja-JP"/>
        </w:rPr>
        <w:t>Encodings</w:t>
      </w:r>
      <w:bookmarkEnd w:id="43"/>
      <w:bookmarkEnd w:id="44"/>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lastRenderedPageBreak/>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45" w:name="_ReceivedMessageDetails"/>
      <w:bookmarkStart w:id="46" w:name="_Ref511810761"/>
      <w:bookmarkStart w:id="47" w:name="_Toc513635019"/>
      <w:bookmarkEnd w:id="45"/>
      <w:r>
        <w:rPr>
          <w:lang w:eastAsia="ja-JP"/>
        </w:rPr>
        <w:t>ReceivedMessageDetails</w:t>
      </w:r>
      <w:bookmarkEnd w:id="46"/>
      <w:bookmarkEnd w:id="47"/>
    </w:p>
    <w:p w:rsidR="00FA06F2" w:rsidRDefault="00C117BA" w:rsidP="008268A7">
      <w:pPr>
        <w:rPr>
          <w:ins w:id="48" w:author="Musavi, Hamid [USA]" w:date="2018-05-09T13:07:00Z"/>
          <w:lang w:eastAsia="ja-JP"/>
        </w:rPr>
      </w:pPr>
      <w:r>
        <w:rPr>
          <w:lang w:eastAsia="ja-JP"/>
        </w:rPr>
        <w:t>This data structure contains the location of the vehicle when this data record was logged and the source of the data.</w:t>
      </w:r>
      <w:ins w:id="49" w:author="Musavi, Hamid [USA]" w:date="2018-05-09T12:54:00Z">
        <w:r w:rsidR="00103415">
          <w:rPr>
            <w:lang w:eastAsia="ja-JP"/>
          </w:rPr>
          <w:t xml:space="preserve"> This object is present on all record types </w:t>
        </w:r>
      </w:ins>
      <w:ins w:id="50" w:author="Musavi, Hamid [USA]" w:date="2018-05-09T12:55:00Z">
        <w:r w:rsidR="00103415">
          <w:rPr>
            <w:lang w:eastAsia="ja-JP"/>
          </w:rPr>
          <w:t xml:space="preserve">as of </w:t>
        </w:r>
        <w:r w:rsidR="00103415" w:rsidRPr="00B53D6A">
          <w:rPr>
            <w:rFonts w:ascii="Courier New" w:hAnsi="Courier New" w:cs="Courier New"/>
            <w:lang w:eastAsia="ja-JP"/>
          </w:rPr>
          <w:t>schemaVersion</w:t>
        </w:r>
        <w:r w:rsidR="00103415">
          <w:rPr>
            <w:lang w:eastAsia="ja-JP"/>
          </w:rPr>
          <w:t xml:space="preserve"> 5.</w:t>
        </w:r>
      </w:ins>
      <w:ins w:id="51" w:author="Musavi, Hamid [USA]" w:date="2018-05-09T12:58:00Z">
        <w:r w:rsidR="00103415">
          <w:rPr>
            <w:lang w:eastAsia="ja-JP"/>
          </w:rPr>
          <w:t xml:space="preserve"> </w:t>
        </w:r>
      </w:ins>
      <w:ins w:id="52" w:author="Musavi, Hamid [USA]" w:date="2018-05-09T13:07:00Z">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ins>
    </w:p>
    <w:p w:rsidR="00FA06F2" w:rsidRDefault="00FA06F2" w:rsidP="008268A7">
      <w:pPr>
        <w:rPr>
          <w:ins w:id="53" w:author="Musavi, Hamid [USA]" w:date="2018-05-09T13:07:00Z"/>
          <w:lang w:eastAsia="ja-JP"/>
        </w:rPr>
      </w:pPr>
      <w:ins w:id="54" w:author="Musavi, Hamid [USA]" w:date="2018-05-09T13:08:00Z">
        <w:r>
          <w:rPr>
            <w:lang w:eastAsia="ja-JP"/>
          </w:rPr>
          <w:t>For BSM records</w:t>
        </w:r>
      </w:ins>
      <w:ins w:id="55" w:author="Musavi, Hamid [USA]" w:date="2018-05-09T13:02:00Z">
        <w:r>
          <w:rPr>
            <w:lang w:eastAsia="ja-JP"/>
          </w:rPr>
          <w:t xml:space="preserve"> </w:t>
        </w:r>
      </w:ins>
      <w:ins w:id="56" w:author="Musavi, Hamid [USA]" w:date="2018-05-09T13:12:00Z">
        <w:r w:rsidR="00A9504E" w:rsidRPr="00B53D6A">
          <w:rPr>
            <w:lang w:eastAsia="ja-JP"/>
          </w:rPr>
          <w:t>with</w:t>
        </w:r>
        <w:r w:rsidR="00A9504E">
          <w:rPr>
            <w:rFonts w:ascii="Courier New" w:hAnsi="Courier New" w:cs="Courier New"/>
            <w:lang w:eastAsia="ja-JP"/>
          </w:rPr>
          <w:t xml:space="preserve"> bsmSource=RV</w:t>
        </w:r>
      </w:ins>
      <w:ins w:id="57" w:author="Musavi, Hamid [USA]" w:date="2018-05-09T13:01:00Z">
        <w:r>
          <w:rPr>
            <w:lang w:eastAsia="ja-JP"/>
          </w:rPr>
          <w:t>,</w:t>
        </w:r>
      </w:ins>
      <w:ins w:id="58" w:author="Musavi, Hamid [USA]" w:date="2018-05-09T12:58:00Z">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w:t>
        </w:r>
      </w:ins>
      <w:ins w:id="59" w:author="Musavi, Hamid [USA]" w:date="2018-05-09T12:59:00Z">
        <w:r w:rsidR="00103415">
          <w:rPr>
            <w:lang w:eastAsia="ja-JP"/>
          </w:rPr>
          <w:t>represent the location of the E</w:t>
        </w:r>
      </w:ins>
      <w:ins w:id="60" w:author="Musavi, Hamid [USA]" w:date="2018-05-09T15:03:00Z">
        <w:r w:rsidR="00F92CCB">
          <w:rPr>
            <w:lang w:eastAsia="ja-JP"/>
          </w:rPr>
          <w:t>go Vehicle (E</w:t>
        </w:r>
      </w:ins>
      <w:ins w:id="61" w:author="Musavi, Hamid [USA]" w:date="2018-05-09T12:59:00Z">
        <w:r w:rsidR="00103415">
          <w:rPr>
            <w:lang w:eastAsia="ja-JP"/>
          </w:rPr>
          <w:t>V</w:t>
        </w:r>
      </w:ins>
      <w:ins w:id="62" w:author="Musavi, Hamid [USA]" w:date="2018-05-09T15:03:00Z">
        <w:r w:rsidR="00F92CCB">
          <w:rPr>
            <w:lang w:eastAsia="ja-JP"/>
          </w:rPr>
          <w:t>)</w:t>
        </w:r>
      </w:ins>
      <w:ins w:id="63" w:author="Musavi, Hamid [USA]" w:date="2018-05-09T12:59:00Z">
        <w:r w:rsidR="00103415">
          <w:rPr>
            <w:lang w:eastAsia="ja-JP"/>
          </w:rPr>
          <w:t xml:space="preserve"> </w:t>
        </w:r>
      </w:ins>
      <w:ins w:id="64" w:author="Musavi, Hamid [USA]" w:date="2018-05-09T13:09:00Z">
        <w:r>
          <w:rPr>
            <w:lang w:eastAsia="ja-JP"/>
          </w:rPr>
          <w:t xml:space="preserve">that </w:t>
        </w:r>
      </w:ins>
      <w:ins w:id="65" w:author="Musavi, Hamid [USA]" w:date="2018-05-09T12:59:00Z">
        <w:r w:rsidR="00103415">
          <w:rPr>
            <w:lang w:eastAsia="ja-JP"/>
          </w:rPr>
          <w:t>receiv</w:t>
        </w:r>
      </w:ins>
      <w:ins w:id="66" w:author="Musavi, Hamid [USA]" w:date="2018-05-09T13:09:00Z">
        <w:r>
          <w:rPr>
            <w:lang w:eastAsia="ja-JP"/>
          </w:rPr>
          <w:t>ed</w:t>
        </w:r>
      </w:ins>
      <w:ins w:id="67" w:author="Musavi, Hamid [USA]" w:date="2018-05-09T12:59:00Z">
        <w:r w:rsidR="00F92CCB">
          <w:rPr>
            <w:lang w:eastAsia="ja-JP"/>
          </w:rPr>
          <w:t xml:space="preserve"> the BSM from a R</w:t>
        </w:r>
        <w:r>
          <w:rPr>
            <w:lang w:eastAsia="ja-JP"/>
          </w:rPr>
          <w:t>emot</w:t>
        </w:r>
        <w:r w:rsidR="00F92CCB">
          <w:rPr>
            <w:lang w:eastAsia="ja-JP"/>
          </w:rPr>
          <w:t>e V</w:t>
        </w:r>
        <w:r w:rsidR="00103415">
          <w:rPr>
            <w:lang w:eastAsia="ja-JP"/>
          </w:rPr>
          <w:t>ehicle</w:t>
        </w:r>
      </w:ins>
      <w:ins w:id="68" w:author="Musavi, Hamid [USA]" w:date="2018-05-09T13:00:00Z">
        <w:r w:rsidR="00103415">
          <w:rPr>
            <w:lang w:eastAsia="ja-JP"/>
          </w:rPr>
          <w:t xml:space="preserve"> (RV)</w:t>
        </w:r>
      </w:ins>
      <w:ins w:id="69" w:author="Musavi, Hamid [USA]" w:date="2018-05-09T13:02:00Z">
        <w:r>
          <w:rPr>
            <w:lang w:eastAsia="ja-JP"/>
          </w:rPr>
          <w:t xml:space="preserve"> while the location data inside the BSM payload will represe</w:t>
        </w:r>
        <w:r w:rsidR="00F92CCB">
          <w:rPr>
            <w:lang w:eastAsia="ja-JP"/>
          </w:rPr>
          <w:t>nt the location of the RV</w:t>
        </w:r>
        <w:r>
          <w:rPr>
            <w:lang w:eastAsia="ja-JP"/>
          </w:rPr>
          <w:t>.</w:t>
        </w:r>
      </w:ins>
      <w:ins w:id="70" w:author="Musavi, Hamid [USA]" w:date="2018-05-09T12:59:00Z">
        <w:r w:rsidR="00103415">
          <w:rPr>
            <w:lang w:eastAsia="ja-JP"/>
          </w:rPr>
          <w:t xml:space="preserve"> </w:t>
        </w:r>
      </w:ins>
      <w:ins w:id="71" w:author="Musavi, Hamid [USA]" w:date="2018-05-09T15:08:00Z">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ins>
      <w:ins w:id="72" w:author="Musavi, Hamid [USA]" w:date="2018-05-09T13:00:00Z">
        <w:r w:rsidR="00103415">
          <w:rPr>
            <w:lang w:eastAsia="ja-JP"/>
          </w:rPr>
          <w:t xml:space="preserve"> </w:t>
        </w:r>
      </w:ins>
    </w:p>
    <w:p w:rsidR="00F70BA7" w:rsidRDefault="00103415" w:rsidP="008268A7">
      <w:pPr>
        <w:rPr>
          <w:ins w:id="73" w:author="Musavi, Hamid [USA]" w:date="2018-05-09T13:13:00Z"/>
          <w:lang w:eastAsia="ja-JP"/>
        </w:rPr>
      </w:pPr>
      <w:ins w:id="74" w:author="Musavi, Hamid [USA]" w:date="2018-05-09T13:00:00Z">
        <w:r>
          <w:rPr>
            <w:lang w:eastAsia="ja-JP"/>
          </w:rPr>
          <w:t>For</w:t>
        </w:r>
      </w:ins>
      <w:ins w:id="75" w:author="Musavi, Hamid [USA]" w:date="2018-05-09T13:01:00Z">
        <w:r w:rsidR="00FA06F2">
          <w:rPr>
            <w:lang w:eastAsia="ja-JP"/>
          </w:rPr>
          <w:t xml:space="preserve"> </w:t>
        </w:r>
      </w:ins>
      <w:ins w:id="76" w:author="Musavi, Hamid [USA]" w:date="2018-05-09T13:13:00Z">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w:t>
        </w:r>
      </w:ins>
      <w:ins w:id="77" w:author="Musavi, Hamid [USA]" w:date="2018-05-09T13:12:00Z">
        <w:r w:rsidR="00A9504E">
          <w:rPr>
            <w:rFonts w:ascii="Courier New" w:hAnsi="Courier New" w:cs="Courier New"/>
            <w:lang w:eastAsia="ja-JP"/>
          </w:rPr>
          <w:t>bsmSource=EV</w:t>
        </w:r>
      </w:ins>
      <w:ins w:id="78" w:author="Musavi, Hamid [USA]" w:date="2018-05-09T13:01:00Z">
        <w:r w:rsidR="00FA06F2">
          <w:rPr>
            <w:lang w:eastAsia="ja-JP"/>
          </w:rPr>
          <w:t xml:space="preserve">, the </w:t>
        </w:r>
        <w:r w:rsidR="00FA06F2" w:rsidRPr="00B53D6A">
          <w:rPr>
            <w:rFonts w:ascii="Courier New" w:hAnsi="Courier New" w:cs="Courier New"/>
            <w:lang w:eastAsia="ja-JP"/>
          </w:rPr>
          <w:t>location</w:t>
        </w:r>
      </w:ins>
      <w:ins w:id="79" w:author="Musavi, Hamid [USA]" w:date="2018-05-09T13:04:00Z">
        <w:r w:rsidR="00FA06F2" w:rsidRPr="00B53D6A">
          <w:rPr>
            <w:rFonts w:ascii="Courier New" w:hAnsi="Courier New" w:cs="Courier New"/>
            <w:lang w:eastAsia="ja-JP"/>
          </w:rPr>
          <w:t>Data</w:t>
        </w:r>
      </w:ins>
      <w:ins w:id="80" w:author="Musavi, Hamid [USA]" w:date="2018-05-09T13:01:00Z">
        <w:r w:rsidR="00FA06F2">
          <w:rPr>
            <w:lang w:eastAsia="ja-JP"/>
          </w:rPr>
          <w:t xml:space="preserve"> should be </w:t>
        </w:r>
      </w:ins>
      <w:ins w:id="81" w:author="Musavi, Hamid [USA]" w:date="2018-05-09T13:05:00Z">
        <w:r w:rsidR="00FA06F2">
          <w:rPr>
            <w:lang w:eastAsia="ja-JP"/>
          </w:rPr>
          <w:t>very close</w:t>
        </w:r>
      </w:ins>
      <w:ins w:id="82" w:author="Musavi, Hamid [USA]" w:date="2018-05-09T13:01:00Z">
        <w:r w:rsidR="00FA06F2">
          <w:rPr>
            <w:lang w:eastAsia="ja-JP"/>
          </w:rPr>
          <w:t xml:space="preserve"> or identical to </w:t>
        </w:r>
      </w:ins>
      <w:ins w:id="83" w:author="Musavi, Hamid [USA]" w:date="2018-05-09T13:04:00Z">
        <w:r w:rsidR="00FA06F2">
          <w:rPr>
            <w:lang w:eastAsia="ja-JP"/>
          </w:rPr>
          <w:t xml:space="preserve">the location data within </w:t>
        </w:r>
      </w:ins>
      <w:ins w:id="84" w:author="Musavi, Hamid [USA]" w:date="2018-05-09T13:05:00Z">
        <w:r w:rsidR="00FA06F2">
          <w:rPr>
            <w:lang w:eastAsia="ja-JP"/>
          </w:rPr>
          <w:t xml:space="preserve">the </w:t>
        </w:r>
      </w:ins>
      <w:ins w:id="85" w:author="Musavi, Hamid [USA]" w:date="2018-05-09T13:04:00Z">
        <w:r w:rsidR="00A9504E">
          <w:rPr>
            <w:lang w:eastAsia="ja-JP"/>
          </w:rPr>
          <w:t>BSM payload</w:t>
        </w:r>
        <w:r w:rsidR="00FA06F2">
          <w:rPr>
            <w:lang w:eastAsia="ja-JP"/>
          </w:rPr>
          <w:t xml:space="preserve">. </w:t>
        </w:r>
      </w:ins>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ins w:id="86" w:author="Musavi, Hamid [USA]" w:date="2018-05-09T14:44:00Z">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ins>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87" w:name="_ODE_Payload_Violation"/>
      <w:bookmarkStart w:id="88" w:name="_ODE_Data_Message"/>
      <w:bookmarkStart w:id="89" w:name="_ODE_Data_Message_1"/>
      <w:bookmarkStart w:id="90" w:name="_Toc462052307"/>
      <w:bookmarkStart w:id="91" w:name="_Ref471813434"/>
      <w:bookmarkStart w:id="92" w:name="_Toc483908194"/>
      <w:bookmarkStart w:id="93" w:name="_Toc513635020"/>
      <w:bookmarkStart w:id="94" w:name="_Toc462052316"/>
      <w:bookmarkEnd w:id="87"/>
      <w:bookmarkEnd w:id="88"/>
      <w:bookmarkEnd w:id="89"/>
      <w:r>
        <w:t>Ode</w:t>
      </w:r>
      <w:r w:rsidR="00D23963" w:rsidRPr="00284BEB">
        <w:t>MessagePayload</w:t>
      </w:r>
      <w:bookmarkEnd w:id="90"/>
      <w:bookmarkEnd w:id="91"/>
      <w:bookmarkEnd w:id="92"/>
      <w:bookmarkEnd w:id="93"/>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lastRenderedPageBreak/>
        <w:t>The following subsection</w:t>
      </w:r>
      <w:r w:rsidR="008C5899">
        <w:t>s</w:t>
      </w:r>
      <w:r>
        <w:t xml:space="preserve"> describe the child schemas of </w:t>
      </w:r>
      <w:hyperlink w:anchor="_ODE_Data_Message_1" w:history="1">
        <w:r w:rsidRPr="000A3293">
          <w:rPr>
            <w:rStyle w:val="Hyperlink"/>
          </w:rPr>
          <w:t>OdeMsgPayload</w:t>
        </w:r>
      </w:hyperlink>
      <w:r>
        <w:t>.</w:t>
      </w:r>
      <w:bookmarkEnd w:id="94"/>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95" w:name="_Toc513635021"/>
      <w:r>
        <w:t>OdeTimPayload</w:t>
      </w:r>
      <w:bookmarkEnd w:id="95"/>
    </w:p>
    <w:p w:rsidR="007367E1" w:rsidRDefault="007367E1" w:rsidP="007367E1">
      <w:r>
        <w:t>Traveler Information Messages (TIM) published by the ODE are of two categories: Broadcast TIM and Received TIM.</w:t>
      </w:r>
    </w:p>
    <w:p w:rsidR="007367E1" w:rsidRDefault="007367E1" w:rsidP="00B9778E">
      <w:pPr>
        <w:pStyle w:val="ListParagraph"/>
        <w:numPr>
          <w:ilvl w:val="0"/>
          <w:numId w:val="41"/>
        </w:numPr>
      </w:pPr>
      <w:r>
        <w:t>Broadcast TIM</w:t>
      </w:r>
      <w:r w:rsidR="005F000A">
        <w:t>s</w:t>
      </w:r>
      <w:r>
        <w:t xml:space="preserve"> are those messages received from the TMC and broadcast to the RSUs and/or SDW (C2I). The payload of broadcast TIM</w:t>
      </w:r>
      <w:r w:rsidR="005F000A">
        <w:t>s</w:t>
      </w:r>
      <w:r>
        <w:t xml:space="preserve"> are of the </w:t>
      </w:r>
      <w:r w:rsidRPr="00B9778E">
        <w:rPr>
          <w:i/>
        </w:rPr>
        <w:t>OdeTravelerInformationMessage</w:t>
      </w:r>
      <w:r>
        <w:t xml:space="preserve"> type.</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96" w:name="_Toc513635022"/>
      <w:r w:rsidRPr="007367E1">
        <w:t>OdeTravelerInformationMessage</w:t>
      </w:r>
      <w:bookmarkEnd w:id="96"/>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97" w:name="_Toc513635023"/>
      <w:r>
        <w:t xml:space="preserve">J2735 </w:t>
      </w:r>
      <w:r w:rsidRPr="007367E1">
        <w:t>TravelerInformation</w:t>
      </w:r>
      <w:bookmarkEnd w:id="97"/>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98" w:name="_Toc513635024"/>
      <w:r>
        <w:t>OdeDriverAlertPayload</w:t>
      </w:r>
      <w:bookmarkEnd w:id="98"/>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99" w:name="_Toc513635025"/>
      <w:r>
        <w:t>OdeBsmPayload</w:t>
      </w:r>
      <w:bookmarkEnd w:id="99"/>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3128AE"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 xml:space="preserve">Part II data items are optional for a given BSM and are included as needed according to policies that </w:t>
            </w:r>
            <w:r w:rsidRPr="00584B08">
              <w:lastRenderedPageBreak/>
              <w:t>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lastRenderedPageBreak/>
        <w:t xml:space="preserve">Table </w:t>
      </w:r>
      <w:fldSimple w:instr=" SEQ Table \* ARABIC ">
        <w:r w:rsidR="00B9778E">
          <w:rPr>
            <w:noProof/>
          </w:rPr>
          <w:t>8</w:t>
        </w:r>
      </w:fldSimple>
      <w:r>
        <w:t xml:space="preserve"> - OdeBsmPayload</w:t>
      </w:r>
    </w:p>
    <w:p w:rsidR="00D23963" w:rsidRDefault="00D23963" w:rsidP="008268A7">
      <w:pPr>
        <w:pStyle w:val="Heading2"/>
      </w:pPr>
      <w:bookmarkStart w:id="100" w:name="_J2735BsmCoreData"/>
      <w:bookmarkStart w:id="101" w:name="_Ref471884029"/>
      <w:bookmarkStart w:id="102" w:name="_Toc513635026"/>
      <w:bookmarkEnd w:id="100"/>
      <w:r w:rsidRPr="006D1B36">
        <w:t>J2735BsmCoreData</w:t>
      </w:r>
      <w:bookmarkEnd w:id="101"/>
      <w:bookmarkEnd w:id="102"/>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w:t>
            </w:r>
            <w:r w:rsidRPr="0082174B">
              <w:lastRenderedPageBreak/>
              <w:t>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103" w:name="_Ref511750746"/>
            <w:r w:rsidRPr="00AE71BC">
              <w:rPr>
                <w:rStyle w:val="EndnoteReference"/>
                <w:rFonts w:ascii="Courier New" w:hAnsi="Courier New" w:cs="Courier New"/>
                <w:vertAlign w:val="baseline"/>
              </w:rPr>
              <w:endnoteReference w:id="2"/>
            </w:r>
            <w:bookmarkEnd w:id="103"/>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3128AE"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3128AE"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3128AE"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lastRenderedPageBreak/>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3128AE"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3128AE"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104" w:name="_J2735BsmPart2Content"/>
      <w:bookmarkStart w:id="105" w:name="_Ref471884050"/>
      <w:bookmarkStart w:id="106" w:name="_Toc513635027"/>
      <w:bookmarkEnd w:id="104"/>
      <w:r w:rsidRPr="006D1B36">
        <w:t>J2735BsmPart2Content</w:t>
      </w:r>
      <w:bookmarkEnd w:id="105"/>
      <w:bookmarkEnd w:id="106"/>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3128AE"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107" w:name="_5J2735Position3D"/>
      <w:bookmarkStart w:id="108" w:name="_J2735Position3D"/>
      <w:bookmarkStart w:id="109" w:name="_OdePosition3D"/>
      <w:bookmarkStart w:id="110" w:name="_Toc462052335"/>
      <w:bookmarkStart w:id="111" w:name="_Ref511749931"/>
      <w:bookmarkStart w:id="112" w:name="_Toc513635028"/>
      <w:bookmarkEnd w:id="107"/>
      <w:bookmarkEnd w:id="108"/>
      <w:bookmarkEnd w:id="109"/>
      <w:r>
        <w:t>Ode</w:t>
      </w:r>
      <w:r w:rsidR="00D23963" w:rsidRPr="006719D6">
        <w:t>Position3D</w:t>
      </w:r>
      <w:bookmarkEnd w:id="110"/>
      <w:bookmarkEnd w:id="111"/>
      <w:bookmarkEnd w:id="112"/>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113" w:name="_Toc456253340"/>
      <w:r>
        <w:t xml:space="preserve">Table </w:t>
      </w:r>
      <w:fldSimple w:instr=" SEQ Table \* ARABIC ">
        <w:r w:rsidR="00B9778E">
          <w:rPr>
            <w:noProof/>
          </w:rPr>
          <w:t>12</w:t>
        </w:r>
      </w:fldSimple>
      <w:r>
        <w:t xml:space="preserve"> - </w:t>
      </w:r>
      <w:r w:rsidRPr="00633532">
        <w:t>OdePosition3D</w:t>
      </w:r>
      <w:bookmarkEnd w:id="113"/>
    </w:p>
    <w:p w:rsidR="00D23963" w:rsidRDefault="00D23963" w:rsidP="008268A7">
      <w:pPr>
        <w:pStyle w:val="Heading2"/>
      </w:pPr>
      <w:bookmarkStart w:id="114" w:name="_J2735AccelerationSet4Way"/>
      <w:bookmarkStart w:id="115" w:name="_Ref511749985"/>
      <w:bookmarkStart w:id="116" w:name="_Toc513635029"/>
      <w:bookmarkEnd w:id="114"/>
      <w:r w:rsidRPr="00BA3CFB">
        <w:lastRenderedPageBreak/>
        <w:t>J2735AccelerationSet4Way</w:t>
      </w:r>
      <w:bookmarkEnd w:id="115"/>
      <w:bookmarkEnd w:id="116"/>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117" w:name="_J2735PositionalAccuracy"/>
      <w:bookmarkStart w:id="118" w:name="_Ref511749998"/>
      <w:bookmarkStart w:id="119" w:name="_Toc513635030"/>
      <w:bookmarkEnd w:id="117"/>
      <w:r w:rsidRPr="00BA3CFB">
        <w:t>J2735PositionalAccuracy</w:t>
      </w:r>
      <w:bookmarkEnd w:id="118"/>
      <w:bookmarkEnd w:id="119"/>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120" w:name="_J2735TransmissionState"/>
      <w:bookmarkStart w:id="121" w:name="_J2735BrakeSystemStatus"/>
      <w:bookmarkStart w:id="122" w:name="_Ref511810037"/>
      <w:bookmarkStart w:id="123" w:name="_Toc513635031"/>
      <w:bookmarkEnd w:id="120"/>
      <w:bookmarkEnd w:id="121"/>
      <w:r w:rsidRPr="00BA3CFB">
        <w:lastRenderedPageBreak/>
        <w:t>J2735BrakeSystemStatus</w:t>
      </w:r>
      <w:bookmarkEnd w:id="122"/>
      <w:bookmarkEnd w:id="123"/>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3128A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124" w:name="_J2735VehicleSize"/>
      <w:bookmarkStart w:id="125" w:name="_Ref511810128"/>
      <w:bookmarkStart w:id="126" w:name="_Toc513635032"/>
      <w:bookmarkEnd w:id="124"/>
      <w:r w:rsidRPr="0068352B">
        <w:t>J2735VehicleSize</w:t>
      </w:r>
      <w:bookmarkEnd w:id="125"/>
      <w:bookmarkEnd w:id="126"/>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127" w:name="_J2735BitString"/>
      <w:bookmarkStart w:id="128" w:name="_Toc513635033"/>
      <w:bookmarkEnd w:id="127"/>
      <w:r w:rsidRPr="0068352B">
        <w:t>J2735BitString</w:t>
      </w:r>
      <w:bookmarkEnd w:id="128"/>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29" w:name="_J2735VehicleSafetyExtensions"/>
      <w:bookmarkStart w:id="130" w:name="_Toc513635034"/>
      <w:bookmarkEnd w:id="129"/>
      <w:r w:rsidRPr="0068352B">
        <w:t>J2735VehicleSafetyExtensions</w:t>
      </w:r>
      <w:bookmarkEnd w:id="130"/>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3128A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3128AE"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3128AE"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3128A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131" w:name="_J2735SpecialVehicleExtensions"/>
      <w:bookmarkStart w:id="132" w:name="_Toc513635035"/>
      <w:bookmarkEnd w:id="131"/>
      <w:r w:rsidRPr="008F46C9">
        <w:t>J2735SpecialVehicleExtensions</w:t>
      </w:r>
      <w:bookmarkEnd w:id="132"/>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3128AE"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3128AE"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w:t>
            </w:r>
            <w:r w:rsidRPr="00792834">
              <w:lastRenderedPageBreak/>
              <w:t xml:space="preserve">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lastRenderedPageBreak/>
              <w:t>trailers</w:t>
            </w:r>
          </w:p>
        </w:tc>
        <w:tc>
          <w:tcPr>
            <w:tcW w:w="3259" w:type="dxa"/>
          </w:tcPr>
          <w:p w:rsidR="00792834" w:rsidRDefault="003128AE"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133" w:name="_J2735SupplementalVehicleExtensions"/>
      <w:bookmarkStart w:id="134" w:name="_Toc513635036"/>
      <w:bookmarkEnd w:id="133"/>
      <w:r w:rsidRPr="00C644FE">
        <w:t>J2735SupplementalVehicleExtensions</w:t>
      </w:r>
      <w:bookmarkEnd w:id="134"/>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3128AE"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3128AE"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3128AE"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3128AE"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3128AE"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lastRenderedPageBreak/>
              <w:t>status</w:t>
            </w:r>
          </w:p>
        </w:tc>
        <w:tc>
          <w:tcPr>
            <w:tcW w:w="3649" w:type="dxa"/>
          </w:tcPr>
          <w:p w:rsidR="002C43AC" w:rsidRDefault="003128AE"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3128AE"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3128AE"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135" w:name="_J2735PathHistory"/>
      <w:bookmarkStart w:id="136" w:name="_Toc513635037"/>
      <w:bookmarkEnd w:id="135"/>
      <w:r w:rsidRPr="008A4FC6">
        <w:t>J2735PathHistory</w:t>
      </w:r>
      <w:bookmarkEnd w:id="136"/>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3128AE"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3128A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137" w:name="_J2735PathPrediction"/>
      <w:bookmarkStart w:id="138" w:name="_Toc513635038"/>
      <w:bookmarkEnd w:id="137"/>
      <w:r w:rsidRPr="008A4FC6">
        <w:t>J2735PathPrediction</w:t>
      </w:r>
      <w:bookmarkEnd w:id="138"/>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39" w:name="_J2735EmergencyDetails"/>
      <w:bookmarkStart w:id="140" w:name="_Ref511816853"/>
      <w:bookmarkStart w:id="141" w:name="_Toc513635039"/>
      <w:bookmarkEnd w:id="139"/>
      <w:r w:rsidRPr="008A4FC6">
        <w:t>J2735EmergencyDetails</w:t>
      </w:r>
      <w:bookmarkEnd w:id="140"/>
      <w:bookmarkEnd w:id="141"/>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lastRenderedPageBreak/>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3128AE"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42" w:name="_J2735EventDescription"/>
      <w:bookmarkStart w:id="143" w:name="_Toc513635040"/>
      <w:bookmarkEnd w:id="142"/>
      <w:r w:rsidRPr="00C219BA">
        <w:t>J2735EventDescription</w:t>
      </w:r>
      <w:bookmarkEnd w:id="143"/>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3128A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144" w:name="_J2735TrailerData"/>
      <w:bookmarkStart w:id="145" w:name="_Toc513635041"/>
      <w:bookmarkEnd w:id="144"/>
      <w:r w:rsidRPr="00C219BA">
        <w:t>J2735TrailerData</w:t>
      </w:r>
      <w:bookmarkEnd w:id="145"/>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3128AE"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146" w:name="_J2735VehicleClassification"/>
      <w:bookmarkStart w:id="147" w:name="_Ref511817467"/>
      <w:bookmarkStart w:id="148" w:name="_Toc513635042"/>
      <w:bookmarkEnd w:id="146"/>
      <w:r w:rsidRPr="008A2877">
        <w:t>J2735VehicleClassification</w:t>
      </w:r>
      <w:bookmarkEnd w:id="147"/>
      <w:bookmarkEnd w:id="148"/>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lastRenderedPageBreak/>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w:t>
            </w:r>
            <w:r w:rsidRPr="000A243D">
              <w:lastRenderedPageBreak/>
              <w:t>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49" w:name="_J2735VehicleData"/>
      <w:bookmarkStart w:id="150" w:name="_Toc513635043"/>
      <w:bookmarkEnd w:id="149"/>
      <w:r w:rsidRPr="0030246B">
        <w:t>J2735VehicleData</w:t>
      </w:r>
      <w:bookmarkEnd w:id="150"/>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w:t>
            </w:r>
            <w:r>
              <w:lastRenderedPageBreak/>
              <w:t>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3128AE"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151" w:name="_J2735WeatherReport"/>
      <w:bookmarkStart w:id="152" w:name="_Toc513635044"/>
      <w:bookmarkEnd w:id="151"/>
      <w:r w:rsidRPr="008E57CC">
        <w:t>J2735WeatherReport</w:t>
      </w:r>
      <w:bookmarkEnd w:id="152"/>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lastRenderedPageBreak/>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53" w:name="_J2735WeatherProbe"/>
      <w:bookmarkStart w:id="154" w:name="_Toc513635045"/>
      <w:bookmarkEnd w:id="153"/>
      <w:r w:rsidRPr="00D13329">
        <w:t>J2735WeatherProbe</w:t>
      </w:r>
      <w:bookmarkEnd w:id="154"/>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3128AE"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of the wiper systems on the subject vehicle, including </w:t>
            </w:r>
            <w:r w:rsidRPr="000A243D">
              <w:lastRenderedPageBreak/>
              <w:t>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155" w:name="_J2735WiperSet"/>
      <w:bookmarkStart w:id="156" w:name="_Ref511899307"/>
      <w:bookmarkStart w:id="157" w:name="_Toc513635046"/>
      <w:bookmarkEnd w:id="155"/>
      <w:r w:rsidRPr="009C514A">
        <w:t>J2735WiperSet</w:t>
      </w:r>
      <w:bookmarkEnd w:id="156"/>
      <w:bookmarkEnd w:id="157"/>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58" w:name="_J2735ObstacleDetection"/>
      <w:bookmarkStart w:id="159" w:name="_Toc513635047"/>
      <w:bookmarkEnd w:id="158"/>
      <w:r w:rsidRPr="00E274B6">
        <w:t>J2735ObstacleDetection</w:t>
      </w:r>
      <w:bookmarkEnd w:id="159"/>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lastRenderedPageBreak/>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3128AE"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3128AE"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160" w:name="_J2735DDateTime"/>
      <w:bookmarkStart w:id="161" w:name="_Toc513635048"/>
      <w:bookmarkEnd w:id="160"/>
      <w:r w:rsidRPr="005056CD">
        <w:t>J2735DDateTime</w:t>
      </w:r>
      <w:bookmarkEnd w:id="161"/>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to +14:00, representing all the world’s </w:t>
            </w:r>
            <w:r w:rsidRPr="00F27C43">
              <w:lastRenderedPageBreak/>
              <w:t>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162" w:name="_J2735DisabledVehicle"/>
      <w:bookmarkStart w:id="163" w:name="_Toc513635049"/>
      <w:bookmarkEnd w:id="162"/>
      <w:r w:rsidRPr="00E45AA5">
        <w:t>J2735DisabledVehicle</w:t>
      </w:r>
      <w:bookmarkEnd w:id="163"/>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164" w:name="_J2735SpeedProfile"/>
      <w:bookmarkStart w:id="165" w:name="_Toc513635050"/>
      <w:bookmarkEnd w:id="164"/>
      <w:r w:rsidRPr="006D1AAC">
        <w:t>J2735SpeedProfile</w:t>
      </w:r>
      <w:bookmarkEnd w:id="165"/>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w:t>
      </w:r>
      <w:r w:rsidRPr="00E32F45">
        <w:lastRenderedPageBreak/>
        <w:t>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66" w:name="_J2735RTCMPackage"/>
      <w:bookmarkStart w:id="167" w:name="_Toc513635051"/>
      <w:bookmarkEnd w:id="166"/>
      <w:r w:rsidRPr="007251EE">
        <w:t>J2735RTCMPackage</w:t>
      </w:r>
      <w:bookmarkEnd w:id="167"/>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3128AE"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68" w:name="_J2735RegionalContent"/>
      <w:bookmarkEnd w:id="168"/>
      <w:r>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169" w:name="_J2735RTCMheader"/>
      <w:bookmarkStart w:id="170" w:name="_Toc513635052"/>
      <w:bookmarkEnd w:id="169"/>
      <w:r w:rsidRPr="00DC1FE7">
        <w:lastRenderedPageBreak/>
        <w:t>J2735RTCMheader</w:t>
      </w:r>
      <w:bookmarkEnd w:id="170"/>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3128AE"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3128AE"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171" w:name="_J2735AntennaOffsetSet"/>
      <w:bookmarkStart w:id="172" w:name="_Toc513635053"/>
      <w:bookmarkEnd w:id="171"/>
      <w:r w:rsidRPr="00743995">
        <w:lastRenderedPageBreak/>
        <w:t>J2735AntennaOffsetSet</w:t>
      </w:r>
      <w:bookmarkEnd w:id="172"/>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173" w:name="_J2735FullPositionVector"/>
      <w:bookmarkStart w:id="174" w:name="_Toc513635054"/>
      <w:bookmarkEnd w:id="173"/>
      <w:r w:rsidRPr="00DC57ED">
        <w:t>J2735FullPositionVector</w:t>
      </w:r>
      <w:bookmarkEnd w:id="174"/>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3128AE"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3128AE"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3128AE"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3128AE"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3128AE"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3128AE"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175" w:name="_J2735TransmissionAndSpeed"/>
      <w:bookmarkStart w:id="176" w:name="_Toc513635055"/>
      <w:bookmarkEnd w:id="175"/>
      <w:r w:rsidRPr="00BA23A7">
        <w:t>J2735TransmissionAndSpeed</w:t>
      </w:r>
      <w:bookmarkEnd w:id="176"/>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77" w:name="_J2735TransmissionState_1"/>
      <w:bookmarkEnd w:id="177"/>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178" w:name="_J2735PositionConfidenceSet"/>
      <w:bookmarkStart w:id="179" w:name="_Toc513635056"/>
      <w:bookmarkEnd w:id="178"/>
      <w:r w:rsidRPr="00BA23A7">
        <w:t>J2735PositionConfidenceSet</w:t>
      </w:r>
      <w:bookmarkEnd w:id="179"/>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180" w:name="_J2735SpeedandHeadingandThrottleConf"/>
      <w:bookmarkStart w:id="181" w:name="_Toc513635057"/>
      <w:bookmarkEnd w:id="180"/>
      <w:r w:rsidRPr="00BA23A7">
        <w:t>J2735SpeedandHeadingandThrottleConfidence</w:t>
      </w:r>
      <w:bookmarkEnd w:id="181"/>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82" w:name="_J2735PathHistoryPoint"/>
      <w:bookmarkStart w:id="183" w:name="_Toc513635058"/>
      <w:bookmarkEnd w:id="182"/>
      <w:r w:rsidRPr="00750EEC">
        <w:t>J2735PathHistoryPoint</w:t>
      </w:r>
      <w:bookmarkEnd w:id="183"/>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3128AE"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184" w:name="_J2735PrivilegedEvents"/>
      <w:bookmarkStart w:id="185" w:name="_Toc513635059"/>
      <w:bookmarkEnd w:id="184"/>
      <w:r w:rsidRPr="00EA5684">
        <w:t>J2735PrivilegedEvents</w:t>
      </w:r>
      <w:bookmarkEnd w:id="185"/>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3128AE"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86" w:name="_J2735Extent"/>
      <w:bookmarkStart w:id="187" w:name="_J2735PivotPointDescription"/>
      <w:bookmarkStart w:id="188" w:name="_Toc513635060"/>
      <w:bookmarkEnd w:id="186"/>
      <w:bookmarkEnd w:id="187"/>
      <w:r w:rsidRPr="00D359EF">
        <w:t>J2735PivotPointDescription</w:t>
      </w:r>
      <w:bookmarkEnd w:id="188"/>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189" w:name="_J2735TrailerUnitDescription"/>
      <w:bookmarkStart w:id="190" w:name="_Toc513635061"/>
      <w:bookmarkEnd w:id="189"/>
      <w:r w:rsidRPr="00623372">
        <w:t>J2735TrailerUnitDescription</w:t>
      </w:r>
      <w:bookmarkEnd w:id="190"/>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3128AE"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3128AE"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3128AE"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3128AE"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191" w:name="_J2735BumperHeights"/>
      <w:bookmarkStart w:id="192" w:name="_Toc513635062"/>
      <w:bookmarkEnd w:id="191"/>
      <w:r w:rsidRPr="00DD77A1">
        <w:t>J2735BumperHeights</w:t>
      </w:r>
      <w:bookmarkEnd w:id="192"/>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93" w:name="_J2735TrailerHistoryPoint"/>
      <w:bookmarkStart w:id="194" w:name="_Toc513635063"/>
      <w:bookmarkEnd w:id="193"/>
      <w:r w:rsidRPr="002026AB">
        <w:t>J2735TrailerHistoryPoint</w:t>
      </w:r>
      <w:bookmarkEnd w:id="194"/>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3128AE"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195" w:name="_J2735Node_XY"/>
      <w:bookmarkStart w:id="196" w:name="_Toc513635064"/>
      <w:bookmarkEnd w:id="195"/>
      <w:r w:rsidRPr="000E6669">
        <w:t>J2735Node_XY</w:t>
      </w:r>
      <w:bookmarkEnd w:id="196"/>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197" w:name="_Toc513635065"/>
      <w:r>
        <w:rPr>
          <w:lang w:eastAsia="ja-JP"/>
        </w:rPr>
        <w:lastRenderedPageBreak/>
        <w:t>Sample Data</w:t>
      </w:r>
      <w:bookmarkEnd w:id="197"/>
    </w:p>
    <w:p w:rsidR="00A1173A" w:rsidRDefault="00A1173A" w:rsidP="00A1173A">
      <w:pPr>
        <w:pStyle w:val="Heading2"/>
      </w:pPr>
      <w:bookmarkStart w:id="198" w:name="_Toc513635066"/>
      <w:r>
        <w:t>Sample TIM Data</w:t>
      </w:r>
      <w:bookmarkEnd w:id="198"/>
    </w:p>
    <w:p w:rsidR="00A1173A" w:rsidRDefault="00A1173A" w:rsidP="00A1173A">
      <w:pPr>
        <w:pStyle w:val="Heading3"/>
      </w:pPr>
      <w:bookmarkStart w:id="199" w:name="_Toc513635067"/>
      <w:r>
        <w:t>Broadcast TIM</w:t>
      </w:r>
      <w:bookmarkEnd w:id="199"/>
    </w:p>
    <w:p w:rsidR="00A1173A" w:rsidRPr="008B1559" w:rsidRDefault="00A1173A" w:rsidP="00A1173A">
      <w:r>
        <w:t>This is sample TIM broadcast request message by received from TMC. A TIM broadcast request is translated into a J2735 XER encoded TravelerInformation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w:t>
      </w:r>
      <w:del w:id="200" w:author="Musavi, Hamid [USA]" w:date="2018-05-18T11:48:00Z">
        <w:r w:rsidRPr="008B1559" w:rsidDel="007C24BB">
          <w:rPr>
            <w:rFonts w:ascii="Courier New" w:hAnsi="Courier New" w:cs="Courier New"/>
            <w:sz w:val="20"/>
            <w:szCs w:val="20"/>
          </w:rPr>
          <w:delText>4</w:delText>
        </w:r>
      </w:del>
      <w:ins w:id="201" w:author="Musavi, Hamid [USA]" w:date="2018-05-18T11:48:00Z">
        <w:r w:rsidR="007C24BB">
          <w:rPr>
            <w:rFonts w:ascii="Courier New" w:hAnsi="Courier New" w:cs="Courier New"/>
            <w:sz w:val="20"/>
            <w:szCs w:val="20"/>
          </w:rPr>
          <w:t>5</w:t>
        </w:r>
      </w:ins>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202" w:name="_Toc513635068"/>
      <w:r>
        <w:t xml:space="preserve">Received TIM </w:t>
      </w:r>
      <w:r w:rsidR="00D93DEF">
        <w:t>from rxMsg</w:t>
      </w:r>
      <w:bookmarkEnd w:id="202"/>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203" w:author="Musavi, Hamid [USA]" w:date="2018-05-18T11:48:00Z">
        <w:r w:rsidRPr="000866CB" w:rsidDel="007C24BB">
          <w:rPr>
            <w:rFonts w:ascii="Courier New" w:hAnsi="Courier New" w:cs="Courier New"/>
            <w:sz w:val="20"/>
            <w:szCs w:val="20"/>
          </w:rPr>
          <w:delText>4</w:delText>
        </w:r>
      </w:del>
      <w:ins w:id="204" w:author="Musavi, Hamid [USA]" w:date="2018-05-18T11:48:00Z">
        <w:r w:rsidR="007C24BB">
          <w:rPr>
            <w:rFonts w:ascii="Courier New" w:hAnsi="Courier New" w:cs="Courier New"/>
            <w:sz w:val="20"/>
            <w:szCs w:val="20"/>
          </w:rPr>
          <w:t>5</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205" w:name="_Toc513635069"/>
      <w:r>
        <w:t>Sample Distress Notification Message (dnMsg)</w:t>
      </w:r>
      <w:bookmarkEnd w:id="205"/>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del w:id="206" w:author="Musavi, Hamid [USA]" w:date="2018-05-18T11:49:00Z">
        <w:r w:rsidRPr="00DE00B4" w:rsidDel="007C24BB">
          <w:rPr>
            <w:rFonts w:ascii="Courier New" w:hAnsi="Courier New" w:cs="Courier New"/>
          </w:rPr>
          <w:delText>4</w:delText>
        </w:r>
      </w:del>
      <w:ins w:id="207" w:author="Musavi, Hamid [USA]" w:date="2018-05-18T11:49:00Z">
        <w:r w:rsidR="007C24BB">
          <w:rPr>
            <w:rFonts w:ascii="Courier New" w:hAnsi="Courier New" w:cs="Courier New"/>
          </w:rPr>
          <w:t>5</w:t>
        </w:r>
      </w:ins>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 w:rsidR="00A1173A" w:rsidRDefault="00A1173A" w:rsidP="00A1173A">
      <w:pPr>
        <w:pStyle w:val="Heading2"/>
      </w:pPr>
      <w:bookmarkStart w:id="208" w:name="_Toc513635070"/>
      <w:r>
        <w:t>Sample Driver Alert</w:t>
      </w:r>
      <w:bookmarkEnd w:id="208"/>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209" w:author="Musavi, Hamid [USA]" w:date="2018-05-18T11:49:00Z">
        <w:r w:rsidRPr="000866CB" w:rsidDel="007C24BB">
          <w:rPr>
            <w:rFonts w:ascii="Courier New" w:hAnsi="Courier New" w:cs="Courier New"/>
            <w:sz w:val="20"/>
            <w:szCs w:val="20"/>
          </w:rPr>
          <w:delText>4</w:delText>
        </w:r>
      </w:del>
      <w:ins w:id="210" w:author="Musavi, Hamid [USA]" w:date="2018-05-18T11:49:00Z">
        <w:r w:rsidR="007C24BB">
          <w:rPr>
            <w:rFonts w:ascii="Courier New" w:hAnsi="Courier New" w:cs="Courier New"/>
            <w:sz w:val="20"/>
            <w:szCs w:val="20"/>
          </w:rPr>
          <w:t>5</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11" w:name="_Toc513635071"/>
      <w:r>
        <w:t>Sample BSM Data</w:t>
      </w:r>
      <w:bookmarkEnd w:id="211"/>
    </w:p>
    <w:p w:rsidR="008B1559" w:rsidRDefault="00D93DEF" w:rsidP="008B1559">
      <w:pPr>
        <w:pStyle w:val="Heading3"/>
      </w:pPr>
      <w:bookmarkStart w:id="212" w:name="_Toc513635072"/>
      <w:r>
        <w:t>BSM from bsmTx</w:t>
      </w:r>
      <w:bookmarkEnd w:id="212"/>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ins w:id="213" w:author="Musavi, Hamid [USA]" w:date="2018-05-09T14:43:00Z"/>
          <w:rFonts w:ascii="Courier New" w:hAnsi="Courier New" w:cs="Courier New"/>
          <w:sz w:val="20"/>
          <w:szCs w:val="20"/>
        </w:rPr>
      </w:pPr>
      <w:ins w:id="214" w:author="Musavi, Hamid [USA]" w:date="2018-05-09T14:43:00Z">
        <w:r w:rsidRPr="000866CB">
          <w:rPr>
            <w:rFonts w:ascii="Courier New" w:hAnsi="Courier New" w:cs="Courier New"/>
            <w:sz w:val="20"/>
            <w:szCs w:val="20"/>
          </w:rPr>
          <w:t xml:space="preserve">    "receivedMessageDetails": {</w:t>
        </w:r>
      </w:ins>
    </w:p>
    <w:p w:rsidR="00384C3A" w:rsidRPr="000866CB" w:rsidRDefault="00384C3A" w:rsidP="00384C3A">
      <w:pPr>
        <w:shd w:val="clear" w:color="auto" w:fill="D9D9D9" w:themeFill="background1" w:themeFillShade="D9"/>
        <w:spacing w:after="0"/>
        <w:rPr>
          <w:ins w:id="215" w:author="Musavi, Hamid [USA]" w:date="2018-05-09T14:43:00Z"/>
          <w:rFonts w:ascii="Courier New" w:hAnsi="Courier New" w:cs="Courier New"/>
          <w:sz w:val="20"/>
          <w:szCs w:val="20"/>
        </w:rPr>
      </w:pPr>
      <w:ins w:id="216" w:author="Musavi, Hamid [USA]" w:date="2018-05-09T14:43:00Z">
        <w:r w:rsidRPr="000866CB">
          <w:rPr>
            <w:rFonts w:ascii="Courier New" w:hAnsi="Courier New" w:cs="Courier New"/>
            <w:sz w:val="20"/>
            <w:szCs w:val="20"/>
          </w:rPr>
          <w:t xml:space="preserve">      "locationData": {</w:t>
        </w:r>
      </w:ins>
    </w:p>
    <w:p w:rsidR="00384C3A" w:rsidRPr="000866CB" w:rsidRDefault="00384C3A" w:rsidP="00384C3A">
      <w:pPr>
        <w:shd w:val="clear" w:color="auto" w:fill="D9D9D9" w:themeFill="background1" w:themeFillShade="D9"/>
        <w:spacing w:after="0"/>
        <w:rPr>
          <w:ins w:id="217" w:author="Musavi, Hamid [USA]" w:date="2018-05-09T14:43:00Z"/>
          <w:rFonts w:ascii="Courier New" w:hAnsi="Courier New" w:cs="Courier New"/>
          <w:sz w:val="20"/>
          <w:szCs w:val="20"/>
        </w:rPr>
      </w:pPr>
      <w:ins w:id="218" w:author="Musavi, Hamid [USA]" w:date="2018-05-09T14:43:00Z">
        <w:r w:rsidRPr="000866CB">
          <w:rPr>
            <w:rFonts w:ascii="Courier New" w:hAnsi="Courier New" w:cs="Courier New"/>
            <w:sz w:val="20"/>
            <w:szCs w:val="20"/>
          </w:rPr>
          <w:t xml:space="preserve">        "latitude": "40.565758",</w:t>
        </w:r>
      </w:ins>
    </w:p>
    <w:p w:rsidR="00384C3A" w:rsidRPr="000866CB" w:rsidRDefault="00384C3A" w:rsidP="00384C3A">
      <w:pPr>
        <w:shd w:val="clear" w:color="auto" w:fill="D9D9D9" w:themeFill="background1" w:themeFillShade="D9"/>
        <w:spacing w:after="0"/>
        <w:rPr>
          <w:ins w:id="219" w:author="Musavi, Hamid [USA]" w:date="2018-05-09T14:43:00Z"/>
          <w:rFonts w:ascii="Courier New" w:hAnsi="Courier New" w:cs="Courier New"/>
          <w:sz w:val="20"/>
          <w:szCs w:val="20"/>
        </w:rPr>
      </w:pPr>
      <w:ins w:id="220" w:author="Musavi, Hamid [USA]" w:date="2018-05-09T14:43:00Z">
        <w:r w:rsidRPr="000866CB">
          <w:rPr>
            <w:rFonts w:ascii="Courier New" w:hAnsi="Courier New" w:cs="Courier New"/>
            <w:sz w:val="20"/>
            <w:szCs w:val="20"/>
          </w:rPr>
          <w:t xml:space="preserve">        "longitude": "-105.0317939",</w:t>
        </w:r>
      </w:ins>
    </w:p>
    <w:p w:rsidR="00384C3A" w:rsidRPr="000866CB" w:rsidRDefault="00384C3A" w:rsidP="00384C3A">
      <w:pPr>
        <w:shd w:val="clear" w:color="auto" w:fill="D9D9D9" w:themeFill="background1" w:themeFillShade="D9"/>
        <w:spacing w:after="0"/>
        <w:rPr>
          <w:ins w:id="221" w:author="Musavi, Hamid [USA]" w:date="2018-05-09T14:43:00Z"/>
          <w:rFonts w:ascii="Courier New" w:hAnsi="Courier New" w:cs="Courier New"/>
          <w:sz w:val="20"/>
          <w:szCs w:val="20"/>
        </w:rPr>
      </w:pPr>
      <w:ins w:id="222" w:author="Musavi, Hamid [USA]" w:date="2018-05-09T14:43:00Z">
        <w:r w:rsidRPr="000866CB">
          <w:rPr>
            <w:rFonts w:ascii="Courier New" w:hAnsi="Courier New" w:cs="Courier New"/>
            <w:sz w:val="20"/>
            <w:szCs w:val="20"/>
          </w:rPr>
          <w:t xml:space="preserve">        "elevation": "1477.9",</w:t>
        </w:r>
      </w:ins>
    </w:p>
    <w:p w:rsidR="00384C3A" w:rsidRPr="000866CB" w:rsidRDefault="00384C3A" w:rsidP="00384C3A">
      <w:pPr>
        <w:shd w:val="clear" w:color="auto" w:fill="D9D9D9" w:themeFill="background1" w:themeFillShade="D9"/>
        <w:spacing w:after="0"/>
        <w:rPr>
          <w:ins w:id="223" w:author="Musavi, Hamid [USA]" w:date="2018-05-09T14:43:00Z"/>
          <w:rFonts w:ascii="Courier New" w:hAnsi="Courier New" w:cs="Courier New"/>
          <w:sz w:val="20"/>
          <w:szCs w:val="20"/>
        </w:rPr>
      </w:pPr>
      <w:ins w:id="224" w:author="Musavi, Hamid [USA]" w:date="2018-05-09T14:43:00Z">
        <w:r w:rsidRPr="000866CB">
          <w:rPr>
            <w:rFonts w:ascii="Courier New" w:hAnsi="Courier New" w:cs="Courier New"/>
            <w:sz w:val="20"/>
            <w:szCs w:val="20"/>
          </w:rPr>
          <w:t xml:space="preserve">        "speed": "0.58",</w:t>
        </w:r>
      </w:ins>
    </w:p>
    <w:p w:rsidR="00384C3A" w:rsidRPr="000866CB" w:rsidRDefault="00384C3A" w:rsidP="00384C3A">
      <w:pPr>
        <w:shd w:val="clear" w:color="auto" w:fill="D9D9D9" w:themeFill="background1" w:themeFillShade="D9"/>
        <w:spacing w:after="0"/>
        <w:rPr>
          <w:ins w:id="225" w:author="Musavi, Hamid [USA]" w:date="2018-05-09T14:43:00Z"/>
          <w:rFonts w:ascii="Courier New" w:hAnsi="Courier New" w:cs="Courier New"/>
          <w:sz w:val="20"/>
          <w:szCs w:val="20"/>
        </w:rPr>
      </w:pPr>
      <w:ins w:id="226" w:author="Musavi, Hamid [USA]" w:date="2018-05-09T14:43:00Z">
        <w:r w:rsidRPr="000866CB">
          <w:rPr>
            <w:rFonts w:ascii="Courier New" w:hAnsi="Courier New" w:cs="Courier New"/>
            <w:sz w:val="20"/>
            <w:szCs w:val="20"/>
          </w:rPr>
          <w:t xml:space="preserve">        "heading": "267.4"</w:t>
        </w:r>
      </w:ins>
    </w:p>
    <w:p w:rsidR="00384C3A" w:rsidRPr="000866CB" w:rsidRDefault="00384C3A" w:rsidP="00384C3A">
      <w:pPr>
        <w:shd w:val="clear" w:color="auto" w:fill="D9D9D9" w:themeFill="background1" w:themeFillShade="D9"/>
        <w:spacing w:after="0"/>
        <w:rPr>
          <w:ins w:id="227" w:author="Musavi, Hamid [USA]" w:date="2018-05-09T14:43:00Z"/>
          <w:rFonts w:ascii="Courier New" w:hAnsi="Courier New" w:cs="Courier New"/>
          <w:sz w:val="20"/>
          <w:szCs w:val="20"/>
        </w:rPr>
      </w:pPr>
      <w:ins w:id="228" w:author="Musavi, Hamid [USA]" w:date="2018-05-09T14:43:00Z">
        <w:r w:rsidRPr="000866CB">
          <w:rPr>
            <w:rFonts w:ascii="Courier New" w:hAnsi="Courier New" w:cs="Courier New"/>
            <w:sz w:val="20"/>
            <w:szCs w:val="20"/>
          </w:rPr>
          <w:t xml:space="preserve">      }</w:t>
        </w:r>
      </w:ins>
    </w:p>
    <w:p w:rsidR="00384C3A" w:rsidRPr="000866CB" w:rsidRDefault="00384C3A" w:rsidP="00384C3A">
      <w:pPr>
        <w:shd w:val="clear" w:color="auto" w:fill="D9D9D9" w:themeFill="background1" w:themeFillShade="D9"/>
        <w:spacing w:after="0"/>
        <w:rPr>
          <w:ins w:id="229" w:author="Musavi, Hamid [USA]" w:date="2018-05-09T14:43:00Z"/>
          <w:rFonts w:ascii="Courier New" w:hAnsi="Courier New" w:cs="Courier New"/>
          <w:sz w:val="20"/>
          <w:szCs w:val="20"/>
        </w:rPr>
      </w:pPr>
      <w:ins w:id="230" w:author="Musavi, Hamid [USA]" w:date="2018-05-09T14:43:00Z">
        <w:r w:rsidRPr="000866CB">
          <w:rPr>
            <w:rFonts w:ascii="Courier New" w:hAnsi="Courier New" w:cs="Courier New"/>
            <w:sz w:val="20"/>
            <w:szCs w:val="20"/>
          </w:rPr>
          <w:t xml:space="preserve">    },</w:t>
        </w:r>
      </w:ins>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231" w:author="Musavi, Hamid [USA]" w:date="2018-05-17T09:09:00Z">
        <w:r w:rsidRPr="000866CB" w:rsidDel="003B603E">
          <w:rPr>
            <w:rFonts w:ascii="Courier New" w:hAnsi="Courier New" w:cs="Courier New"/>
            <w:sz w:val="20"/>
            <w:szCs w:val="20"/>
          </w:rPr>
          <w:delText>4</w:delText>
        </w:r>
      </w:del>
      <w:ins w:id="232" w:author="Musavi, Hamid [USA]" w:date="2018-05-17T09:09:00Z">
        <w:r w:rsidR="003B603E">
          <w:rPr>
            <w:rFonts w:ascii="Courier New" w:hAnsi="Courier New" w:cs="Courier New"/>
            <w:sz w:val="20"/>
            <w:szCs w:val="20"/>
          </w:rPr>
          <w:t>5</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233" w:name="_Toc513635073"/>
      <w:r>
        <w:t xml:space="preserve">BSM </w:t>
      </w:r>
      <w:r w:rsidR="00D93DEF">
        <w:t xml:space="preserve">from </w:t>
      </w:r>
      <w:r w:rsidR="003B7407">
        <w:t>bsmLogDuringEvent</w:t>
      </w:r>
      <w:bookmarkEnd w:id="233"/>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ins w:id="234" w:author="Musavi, Hamid [USA]" w:date="2018-05-09T14:44:00Z"/>
          <w:rFonts w:ascii="Courier New" w:hAnsi="Courier New" w:cs="Courier New"/>
          <w:sz w:val="20"/>
          <w:szCs w:val="20"/>
        </w:rPr>
      </w:pPr>
      <w:ins w:id="235" w:author="Musavi, Hamid [USA]" w:date="2018-05-09T14:44:00Z">
        <w:r w:rsidRPr="000866CB">
          <w:rPr>
            <w:rFonts w:ascii="Courier New" w:hAnsi="Courier New" w:cs="Courier New"/>
            <w:sz w:val="20"/>
            <w:szCs w:val="20"/>
          </w:rPr>
          <w:t xml:space="preserve">    "receivedMessageDetails": {</w:t>
        </w:r>
      </w:ins>
    </w:p>
    <w:p w:rsidR="00384C3A" w:rsidRPr="000866CB" w:rsidRDefault="00384C3A" w:rsidP="00384C3A">
      <w:pPr>
        <w:shd w:val="clear" w:color="auto" w:fill="D9D9D9" w:themeFill="background1" w:themeFillShade="D9"/>
        <w:spacing w:after="0"/>
        <w:rPr>
          <w:ins w:id="236" w:author="Musavi, Hamid [USA]" w:date="2018-05-09T14:44:00Z"/>
          <w:rFonts w:ascii="Courier New" w:hAnsi="Courier New" w:cs="Courier New"/>
          <w:sz w:val="20"/>
          <w:szCs w:val="20"/>
        </w:rPr>
      </w:pPr>
      <w:ins w:id="237" w:author="Musavi, Hamid [USA]" w:date="2018-05-09T14:44:00Z">
        <w:r w:rsidRPr="000866CB">
          <w:rPr>
            <w:rFonts w:ascii="Courier New" w:hAnsi="Courier New" w:cs="Courier New"/>
            <w:sz w:val="20"/>
            <w:szCs w:val="20"/>
          </w:rPr>
          <w:t xml:space="preserve">      "locationData": {</w:t>
        </w:r>
      </w:ins>
    </w:p>
    <w:p w:rsidR="00384C3A" w:rsidRPr="000866CB" w:rsidRDefault="00384C3A" w:rsidP="00384C3A">
      <w:pPr>
        <w:shd w:val="clear" w:color="auto" w:fill="D9D9D9" w:themeFill="background1" w:themeFillShade="D9"/>
        <w:spacing w:after="0"/>
        <w:rPr>
          <w:ins w:id="238" w:author="Musavi, Hamid [USA]" w:date="2018-05-09T14:44:00Z"/>
          <w:rFonts w:ascii="Courier New" w:hAnsi="Courier New" w:cs="Courier New"/>
          <w:sz w:val="20"/>
          <w:szCs w:val="20"/>
        </w:rPr>
      </w:pPr>
      <w:ins w:id="239" w:author="Musavi, Hamid [USA]" w:date="2018-05-09T14:44:00Z">
        <w:r w:rsidRPr="000866CB">
          <w:rPr>
            <w:rFonts w:ascii="Courier New" w:hAnsi="Courier New" w:cs="Courier New"/>
            <w:sz w:val="20"/>
            <w:szCs w:val="20"/>
          </w:rPr>
          <w:t xml:space="preserve">        "latitude": "40.565771",</w:t>
        </w:r>
      </w:ins>
    </w:p>
    <w:p w:rsidR="00384C3A" w:rsidRPr="000866CB" w:rsidRDefault="00384C3A" w:rsidP="00384C3A">
      <w:pPr>
        <w:shd w:val="clear" w:color="auto" w:fill="D9D9D9" w:themeFill="background1" w:themeFillShade="D9"/>
        <w:spacing w:after="0"/>
        <w:rPr>
          <w:ins w:id="240" w:author="Musavi, Hamid [USA]" w:date="2018-05-09T14:44:00Z"/>
          <w:rFonts w:ascii="Courier New" w:hAnsi="Courier New" w:cs="Courier New"/>
          <w:sz w:val="20"/>
          <w:szCs w:val="20"/>
        </w:rPr>
      </w:pPr>
      <w:ins w:id="241" w:author="Musavi, Hamid [USA]" w:date="2018-05-09T14:44:00Z">
        <w:r w:rsidRPr="000866CB">
          <w:rPr>
            <w:rFonts w:ascii="Courier New" w:hAnsi="Courier New" w:cs="Courier New"/>
            <w:sz w:val="20"/>
            <w:szCs w:val="20"/>
          </w:rPr>
          <w:t xml:space="preserve">        "longitude": "-105.0318108",</w:t>
        </w:r>
      </w:ins>
    </w:p>
    <w:p w:rsidR="00384C3A" w:rsidRPr="000866CB" w:rsidRDefault="00384C3A" w:rsidP="00384C3A">
      <w:pPr>
        <w:shd w:val="clear" w:color="auto" w:fill="D9D9D9" w:themeFill="background1" w:themeFillShade="D9"/>
        <w:spacing w:after="0"/>
        <w:rPr>
          <w:ins w:id="242" w:author="Musavi, Hamid [USA]" w:date="2018-05-09T14:44:00Z"/>
          <w:rFonts w:ascii="Courier New" w:hAnsi="Courier New" w:cs="Courier New"/>
          <w:sz w:val="20"/>
          <w:szCs w:val="20"/>
        </w:rPr>
      </w:pPr>
      <w:ins w:id="243" w:author="Musavi, Hamid [USA]" w:date="2018-05-09T14:44:00Z">
        <w:r w:rsidRPr="000866CB">
          <w:rPr>
            <w:rFonts w:ascii="Courier New" w:hAnsi="Courier New" w:cs="Courier New"/>
            <w:sz w:val="20"/>
            <w:szCs w:val="20"/>
          </w:rPr>
          <w:t xml:space="preserve">        "elevation": "1487",</w:t>
        </w:r>
      </w:ins>
    </w:p>
    <w:p w:rsidR="00384C3A" w:rsidRPr="000866CB" w:rsidRDefault="00384C3A" w:rsidP="00384C3A">
      <w:pPr>
        <w:shd w:val="clear" w:color="auto" w:fill="D9D9D9" w:themeFill="background1" w:themeFillShade="D9"/>
        <w:spacing w:after="0"/>
        <w:rPr>
          <w:ins w:id="244" w:author="Musavi, Hamid [USA]" w:date="2018-05-09T14:44:00Z"/>
          <w:rFonts w:ascii="Courier New" w:hAnsi="Courier New" w:cs="Courier New"/>
          <w:sz w:val="20"/>
          <w:szCs w:val="20"/>
        </w:rPr>
      </w:pPr>
      <w:ins w:id="245" w:author="Musavi, Hamid [USA]" w:date="2018-05-09T14:44:00Z">
        <w:r w:rsidRPr="000866CB">
          <w:rPr>
            <w:rFonts w:ascii="Courier New" w:hAnsi="Courier New" w:cs="Courier New"/>
            <w:sz w:val="20"/>
            <w:szCs w:val="20"/>
          </w:rPr>
          <w:t xml:space="preserve">        "speed": "0.14",</w:t>
        </w:r>
      </w:ins>
    </w:p>
    <w:p w:rsidR="00384C3A" w:rsidRPr="000866CB" w:rsidRDefault="00384C3A" w:rsidP="00384C3A">
      <w:pPr>
        <w:shd w:val="clear" w:color="auto" w:fill="D9D9D9" w:themeFill="background1" w:themeFillShade="D9"/>
        <w:spacing w:after="0"/>
        <w:rPr>
          <w:ins w:id="246" w:author="Musavi, Hamid [USA]" w:date="2018-05-09T14:44:00Z"/>
          <w:rFonts w:ascii="Courier New" w:hAnsi="Courier New" w:cs="Courier New"/>
          <w:sz w:val="20"/>
          <w:szCs w:val="20"/>
        </w:rPr>
      </w:pPr>
      <w:ins w:id="247" w:author="Musavi, Hamid [USA]" w:date="2018-05-09T14:44:00Z">
        <w:r w:rsidRPr="000866CB">
          <w:rPr>
            <w:rFonts w:ascii="Courier New" w:hAnsi="Courier New" w:cs="Courier New"/>
            <w:sz w:val="20"/>
            <w:szCs w:val="20"/>
          </w:rPr>
          <w:t xml:space="preserve">        "heading": "205.975"</w:t>
        </w:r>
      </w:ins>
    </w:p>
    <w:p w:rsidR="00384C3A" w:rsidRPr="000866CB" w:rsidRDefault="00384C3A" w:rsidP="00384C3A">
      <w:pPr>
        <w:shd w:val="clear" w:color="auto" w:fill="D9D9D9" w:themeFill="background1" w:themeFillShade="D9"/>
        <w:spacing w:after="0"/>
        <w:rPr>
          <w:ins w:id="248" w:author="Musavi, Hamid [USA]" w:date="2018-05-09T14:44:00Z"/>
          <w:rFonts w:ascii="Courier New" w:hAnsi="Courier New" w:cs="Courier New"/>
          <w:sz w:val="20"/>
          <w:szCs w:val="20"/>
        </w:rPr>
      </w:pPr>
      <w:ins w:id="249" w:author="Musavi, Hamid [USA]" w:date="2018-05-09T14:44:00Z">
        <w:r w:rsidRPr="000866CB">
          <w:rPr>
            <w:rFonts w:ascii="Courier New" w:hAnsi="Courier New" w:cs="Courier New"/>
            <w:sz w:val="20"/>
            <w:szCs w:val="20"/>
          </w:rPr>
          <w:t xml:space="preserve">      }</w:t>
        </w:r>
      </w:ins>
    </w:p>
    <w:p w:rsidR="00384C3A" w:rsidRPr="000866CB" w:rsidRDefault="00384C3A" w:rsidP="00384C3A">
      <w:pPr>
        <w:shd w:val="clear" w:color="auto" w:fill="D9D9D9" w:themeFill="background1" w:themeFillShade="D9"/>
        <w:spacing w:after="0"/>
        <w:rPr>
          <w:ins w:id="250" w:author="Musavi, Hamid [USA]" w:date="2018-05-09T14:44:00Z"/>
          <w:rFonts w:ascii="Courier New" w:hAnsi="Courier New" w:cs="Courier New"/>
          <w:sz w:val="20"/>
          <w:szCs w:val="20"/>
        </w:rPr>
      </w:pPr>
      <w:ins w:id="251" w:author="Musavi, Hamid [USA]" w:date="2018-05-09T14:44:00Z">
        <w:r w:rsidRPr="000866CB">
          <w:rPr>
            <w:rFonts w:ascii="Courier New" w:hAnsi="Courier New" w:cs="Courier New"/>
            <w:sz w:val="20"/>
            <w:szCs w:val="20"/>
          </w:rPr>
          <w:t xml:space="preserve">    },</w:t>
        </w:r>
      </w:ins>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252" w:author="Musavi, Hamid [USA]" w:date="2018-05-17T09:09:00Z">
        <w:r w:rsidRPr="000866CB" w:rsidDel="003B603E">
          <w:rPr>
            <w:rFonts w:ascii="Courier New" w:hAnsi="Courier New" w:cs="Courier New"/>
            <w:sz w:val="20"/>
            <w:szCs w:val="20"/>
          </w:rPr>
          <w:delText>4</w:delText>
        </w:r>
      </w:del>
      <w:ins w:id="253" w:author="Musavi, Hamid [USA]" w:date="2018-05-17T09:09:00Z">
        <w:r w:rsidR="003B603E">
          <w:rPr>
            <w:rFonts w:ascii="Courier New" w:hAnsi="Courier New" w:cs="Courier New"/>
            <w:sz w:val="20"/>
            <w:szCs w:val="20"/>
          </w:rPr>
          <w:t>5</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w:t>
      </w:r>
    </w:p>
    <w:p w:rsidR="008B1559" w:rsidRDefault="008B1559" w:rsidP="008B1559">
      <w:pPr>
        <w:rPr>
          <w:ins w:id="254" w:author="Musavi, Hamid [USA]" w:date="2018-05-09T14:39:00Z"/>
        </w:rPr>
      </w:pPr>
    </w:p>
    <w:p w:rsidR="00556139" w:rsidRDefault="00556139" w:rsidP="00556139">
      <w:pPr>
        <w:pStyle w:val="Heading3"/>
        <w:rPr>
          <w:ins w:id="255" w:author="Musavi, Hamid [USA]" w:date="2018-05-09T14:39:00Z"/>
        </w:rPr>
      </w:pPr>
      <w:ins w:id="256" w:author="Musavi, Hamid [USA]" w:date="2018-05-09T14:39:00Z">
        <w:r>
          <w:t>BSM from rxMsg</w:t>
        </w:r>
      </w:ins>
    </w:p>
    <w:p w:rsidR="00556139" w:rsidRDefault="00556139" w:rsidP="00556139">
      <w:pPr>
        <w:rPr>
          <w:ins w:id="257" w:author="Musavi, Hamid [USA]" w:date="2018-05-09T14:39:00Z"/>
        </w:rPr>
      </w:pPr>
      <w:ins w:id="258" w:author="Musavi, Hamid [USA]" w:date="2018-05-09T14:39:00Z">
        <w:r>
          <w:t xml:space="preserve">ODE receives BSM messages from OBU via RSU in binary ANS.1 UPER encoded format. ODE decodes, transforms, converts it to JSON and publishes it to the relevant topics for consumption by client applications. Below is a sample JSON decoded BSM message </w:t>
        </w:r>
      </w:ins>
      <w:ins w:id="259" w:author="Musavi, Hamid [USA]" w:date="2018-05-09T14:41:00Z">
        <w:r w:rsidR="00384C3A">
          <w:t>received</w:t>
        </w:r>
      </w:ins>
      <w:ins w:id="260" w:author="Musavi, Hamid [USA]" w:date="2018-05-09T14:40:00Z">
        <w:r w:rsidR="00384C3A">
          <w:t xml:space="preserve"> </w:t>
        </w:r>
      </w:ins>
      <w:ins w:id="261" w:author="Musavi, Hamid [USA]" w:date="2018-05-09T14:39:00Z">
        <w:r w:rsidR="00384C3A">
          <w:t>by the Ego Vehicle (EV)</w:t>
        </w:r>
      </w:ins>
      <w:ins w:id="262" w:author="Musavi, Hamid [USA]" w:date="2018-05-09T14:40:00Z">
        <w:r w:rsidR="00384C3A">
          <w:t xml:space="preserve"> from a Remove Vehicle (RV)</w:t>
        </w:r>
      </w:ins>
      <w:ins w:id="263" w:author="Musavi, Hamid [USA]" w:date="2018-05-09T14:39:00Z">
        <w:r>
          <w:t xml:space="preserve"> and </w:t>
        </w:r>
      </w:ins>
      <w:ins w:id="264" w:author="Musavi, Hamid [USA]" w:date="2018-05-09T14:41:00Z">
        <w:r w:rsidR="00384C3A">
          <w:t>reported to ODE. Ode has</w:t>
        </w:r>
      </w:ins>
      <w:ins w:id="265" w:author="Musavi, Hamid [USA]" w:date="2018-05-09T14:39:00Z">
        <w:r>
          <w:t xml:space="preserve"> decoded, transformed and published </w:t>
        </w:r>
      </w:ins>
      <w:ins w:id="266" w:author="Musavi, Hamid [USA]" w:date="2018-05-09T14:41:00Z">
        <w:r w:rsidR="00384C3A">
          <w:t>the BSM</w:t>
        </w:r>
      </w:ins>
      <w:ins w:id="267" w:author="Musavi, Hamid [USA]" w:date="2018-05-09T14:39:00Z">
        <w:r>
          <w:t>.</w:t>
        </w:r>
      </w:ins>
    </w:p>
    <w:p w:rsidR="00384C3A" w:rsidRPr="00384C3A" w:rsidRDefault="00384C3A" w:rsidP="00384C3A">
      <w:pPr>
        <w:shd w:val="clear" w:color="auto" w:fill="D9D9D9" w:themeFill="background1" w:themeFillShade="D9"/>
        <w:spacing w:after="0"/>
        <w:rPr>
          <w:ins w:id="268" w:author="Musavi, Hamid [USA]" w:date="2018-05-09T14:42:00Z"/>
          <w:rFonts w:ascii="Courier New" w:hAnsi="Courier New" w:cs="Courier New"/>
          <w:sz w:val="20"/>
          <w:szCs w:val="20"/>
        </w:rPr>
      </w:pPr>
      <w:ins w:id="269" w:author="Musavi, Hamid [USA]" w:date="2018-05-09T14:42:00Z">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270" w:author="Musavi, Hamid [USA]" w:date="2018-05-09T14:42:00Z"/>
          <w:rFonts w:ascii="Courier New" w:hAnsi="Courier New" w:cs="Courier New"/>
          <w:sz w:val="20"/>
          <w:szCs w:val="20"/>
        </w:rPr>
      </w:pPr>
      <w:ins w:id="271" w:author="Musavi, Hamid [USA]" w:date="2018-05-09T14:42:00Z">
        <w:r w:rsidRPr="00384C3A">
          <w:rPr>
            <w:rFonts w:ascii="Courier New" w:hAnsi="Courier New" w:cs="Courier New"/>
            <w:sz w:val="20"/>
            <w:szCs w:val="20"/>
          </w:rPr>
          <w:t xml:space="preserve">  "metadata": {</w:t>
        </w:r>
      </w:ins>
    </w:p>
    <w:p w:rsidR="00384C3A" w:rsidRPr="00384C3A" w:rsidRDefault="00384C3A" w:rsidP="00384C3A">
      <w:pPr>
        <w:shd w:val="clear" w:color="auto" w:fill="D9D9D9" w:themeFill="background1" w:themeFillShade="D9"/>
        <w:spacing w:after="0"/>
        <w:rPr>
          <w:ins w:id="272" w:author="Musavi, Hamid [USA]" w:date="2018-05-09T14:42:00Z"/>
          <w:rFonts w:ascii="Courier New" w:hAnsi="Courier New" w:cs="Courier New"/>
          <w:sz w:val="20"/>
          <w:szCs w:val="20"/>
        </w:rPr>
      </w:pPr>
      <w:ins w:id="273" w:author="Musavi, Hamid [USA]" w:date="2018-05-09T14:42:00Z">
        <w:r w:rsidRPr="00384C3A">
          <w:rPr>
            <w:rFonts w:ascii="Courier New" w:hAnsi="Courier New" w:cs="Courier New"/>
            <w:sz w:val="20"/>
            <w:szCs w:val="20"/>
          </w:rPr>
          <w:t xml:space="preserve">    "bsmSource": "RV",</w:t>
        </w:r>
      </w:ins>
    </w:p>
    <w:p w:rsidR="00384C3A" w:rsidRPr="00384C3A" w:rsidRDefault="00384C3A" w:rsidP="00384C3A">
      <w:pPr>
        <w:shd w:val="clear" w:color="auto" w:fill="D9D9D9" w:themeFill="background1" w:themeFillShade="D9"/>
        <w:spacing w:after="0"/>
        <w:rPr>
          <w:ins w:id="274" w:author="Musavi, Hamid [USA]" w:date="2018-05-09T14:42:00Z"/>
          <w:rFonts w:ascii="Courier New" w:hAnsi="Courier New" w:cs="Courier New"/>
          <w:sz w:val="20"/>
          <w:szCs w:val="20"/>
        </w:rPr>
      </w:pPr>
      <w:ins w:id="275" w:author="Musavi, Hamid [USA]" w:date="2018-05-09T14:42:00Z">
        <w:r w:rsidRPr="00384C3A">
          <w:rPr>
            <w:rFonts w:ascii="Courier New" w:hAnsi="Courier New" w:cs="Courier New"/>
            <w:sz w:val="20"/>
            <w:szCs w:val="20"/>
          </w:rPr>
          <w:t xml:space="preserve">    "logFileName": "rxMsg_1525638388_2620%3A31%3A40e0%3A802%3A%3A1.csv",</w:t>
        </w:r>
      </w:ins>
    </w:p>
    <w:p w:rsidR="00384C3A" w:rsidRPr="00384C3A" w:rsidRDefault="00384C3A" w:rsidP="00384C3A">
      <w:pPr>
        <w:shd w:val="clear" w:color="auto" w:fill="D9D9D9" w:themeFill="background1" w:themeFillShade="D9"/>
        <w:spacing w:after="0"/>
        <w:rPr>
          <w:ins w:id="276" w:author="Musavi, Hamid [USA]" w:date="2018-05-09T14:42:00Z"/>
          <w:rFonts w:ascii="Courier New" w:hAnsi="Courier New" w:cs="Courier New"/>
          <w:sz w:val="20"/>
          <w:szCs w:val="20"/>
        </w:rPr>
      </w:pPr>
      <w:ins w:id="277" w:author="Musavi, Hamid [USA]" w:date="2018-05-09T14:42:00Z">
        <w:r w:rsidRPr="00384C3A">
          <w:rPr>
            <w:rFonts w:ascii="Courier New" w:hAnsi="Courier New" w:cs="Courier New"/>
            <w:sz w:val="20"/>
            <w:szCs w:val="20"/>
          </w:rPr>
          <w:t xml:space="preserve">    "recordType": "rxMsg",</w:t>
        </w:r>
      </w:ins>
    </w:p>
    <w:p w:rsidR="00384C3A" w:rsidRPr="00384C3A" w:rsidRDefault="00384C3A" w:rsidP="00384C3A">
      <w:pPr>
        <w:shd w:val="clear" w:color="auto" w:fill="D9D9D9" w:themeFill="background1" w:themeFillShade="D9"/>
        <w:spacing w:after="0"/>
        <w:rPr>
          <w:ins w:id="278" w:author="Musavi, Hamid [USA]" w:date="2018-05-09T14:42:00Z"/>
          <w:rFonts w:ascii="Courier New" w:hAnsi="Courier New" w:cs="Courier New"/>
          <w:sz w:val="20"/>
          <w:szCs w:val="20"/>
        </w:rPr>
      </w:pPr>
      <w:ins w:id="279" w:author="Musavi, Hamid [USA]" w:date="2018-05-09T14:42:00Z">
        <w:r w:rsidRPr="00384C3A">
          <w:rPr>
            <w:rFonts w:ascii="Courier New" w:hAnsi="Courier New" w:cs="Courier New"/>
            <w:sz w:val="20"/>
            <w:szCs w:val="20"/>
          </w:rPr>
          <w:t xml:space="preserve">    "securityResultCode": "inconsistentInputParameters",</w:t>
        </w:r>
      </w:ins>
    </w:p>
    <w:p w:rsidR="00384C3A" w:rsidRPr="00384C3A" w:rsidRDefault="00384C3A" w:rsidP="00384C3A">
      <w:pPr>
        <w:shd w:val="clear" w:color="auto" w:fill="D9D9D9" w:themeFill="background1" w:themeFillShade="D9"/>
        <w:spacing w:after="0"/>
        <w:rPr>
          <w:ins w:id="280" w:author="Musavi, Hamid [USA]" w:date="2018-05-09T14:42:00Z"/>
          <w:rFonts w:ascii="Courier New" w:hAnsi="Courier New" w:cs="Courier New"/>
          <w:sz w:val="20"/>
          <w:szCs w:val="20"/>
        </w:rPr>
      </w:pPr>
      <w:ins w:id="281" w:author="Musavi, Hamid [USA]" w:date="2018-05-09T14:42:00Z">
        <w:r w:rsidRPr="00384C3A">
          <w:rPr>
            <w:rFonts w:ascii="Courier New" w:hAnsi="Courier New" w:cs="Courier New"/>
            <w:sz w:val="20"/>
            <w:szCs w:val="20"/>
          </w:rPr>
          <w:t xml:space="preserve">    "receivedMessageDetails": {</w:t>
        </w:r>
      </w:ins>
    </w:p>
    <w:p w:rsidR="00384C3A" w:rsidRPr="00384C3A" w:rsidRDefault="00384C3A" w:rsidP="00384C3A">
      <w:pPr>
        <w:shd w:val="clear" w:color="auto" w:fill="D9D9D9" w:themeFill="background1" w:themeFillShade="D9"/>
        <w:spacing w:after="0"/>
        <w:rPr>
          <w:ins w:id="282" w:author="Musavi, Hamid [USA]" w:date="2018-05-09T14:42:00Z"/>
          <w:rFonts w:ascii="Courier New" w:hAnsi="Courier New" w:cs="Courier New"/>
          <w:sz w:val="20"/>
          <w:szCs w:val="20"/>
        </w:rPr>
      </w:pPr>
      <w:ins w:id="283" w:author="Musavi, Hamid [USA]" w:date="2018-05-09T14:42:00Z">
        <w:r w:rsidRPr="00384C3A">
          <w:rPr>
            <w:rFonts w:ascii="Courier New" w:hAnsi="Courier New" w:cs="Courier New"/>
            <w:sz w:val="20"/>
            <w:szCs w:val="20"/>
          </w:rPr>
          <w:t xml:space="preserve">      "locationData": {</w:t>
        </w:r>
      </w:ins>
    </w:p>
    <w:p w:rsidR="00384C3A" w:rsidRPr="00384C3A" w:rsidRDefault="00384C3A" w:rsidP="00384C3A">
      <w:pPr>
        <w:shd w:val="clear" w:color="auto" w:fill="D9D9D9" w:themeFill="background1" w:themeFillShade="D9"/>
        <w:spacing w:after="0"/>
        <w:rPr>
          <w:ins w:id="284" w:author="Musavi, Hamid [USA]" w:date="2018-05-09T14:42:00Z"/>
          <w:rFonts w:ascii="Courier New" w:hAnsi="Courier New" w:cs="Courier New"/>
          <w:sz w:val="20"/>
          <w:szCs w:val="20"/>
        </w:rPr>
      </w:pPr>
      <w:ins w:id="285" w:author="Musavi, Hamid [USA]" w:date="2018-05-09T14:42:00Z">
        <w:r w:rsidRPr="00384C3A">
          <w:rPr>
            <w:rFonts w:ascii="Courier New" w:hAnsi="Courier New" w:cs="Courier New"/>
            <w:sz w:val="20"/>
            <w:szCs w:val="20"/>
          </w:rPr>
          <w:t xml:space="preserve">        "latitude": "0",</w:t>
        </w:r>
      </w:ins>
    </w:p>
    <w:p w:rsidR="00384C3A" w:rsidRPr="00384C3A" w:rsidRDefault="00384C3A" w:rsidP="00384C3A">
      <w:pPr>
        <w:shd w:val="clear" w:color="auto" w:fill="D9D9D9" w:themeFill="background1" w:themeFillShade="D9"/>
        <w:spacing w:after="0"/>
        <w:rPr>
          <w:ins w:id="286" w:author="Musavi, Hamid [USA]" w:date="2018-05-09T14:42:00Z"/>
          <w:rFonts w:ascii="Courier New" w:hAnsi="Courier New" w:cs="Courier New"/>
          <w:sz w:val="20"/>
          <w:szCs w:val="20"/>
        </w:rPr>
      </w:pPr>
      <w:ins w:id="287" w:author="Musavi, Hamid [USA]" w:date="2018-05-09T14:42:00Z">
        <w:r w:rsidRPr="00384C3A">
          <w:rPr>
            <w:rFonts w:ascii="Courier New" w:hAnsi="Courier New" w:cs="Courier New"/>
            <w:sz w:val="20"/>
            <w:szCs w:val="20"/>
          </w:rPr>
          <w:t xml:space="preserve">        "longitude": "0",</w:t>
        </w:r>
      </w:ins>
    </w:p>
    <w:p w:rsidR="00384C3A" w:rsidRPr="00384C3A" w:rsidRDefault="00384C3A" w:rsidP="00384C3A">
      <w:pPr>
        <w:shd w:val="clear" w:color="auto" w:fill="D9D9D9" w:themeFill="background1" w:themeFillShade="D9"/>
        <w:spacing w:after="0"/>
        <w:rPr>
          <w:ins w:id="288" w:author="Musavi, Hamid [USA]" w:date="2018-05-09T14:42:00Z"/>
          <w:rFonts w:ascii="Courier New" w:hAnsi="Courier New" w:cs="Courier New"/>
          <w:sz w:val="20"/>
          <w:szCs w:val="20"/>
        </w:rPr>
      </w:pPr>
      <w:ins w:id="289" w:author="Musavi, Hamid [USA]" w:date="2018-05-09T14:42:00Z">
        <w:r w:rsidRPr="00384C3A">
          <w:rPr>
            <w:rFonts w:ascii="Courier New" w:hAnsi="Courier New" w:cs="Courier New"/>
            <w:sz w:val="20"/>
            <w:szCs w:val="20"/>
          </w:rPr>
          <w:t xml:space="preserve">        "elevation": "0",</w:t>
        </w:r>
      </w:ins>
    </w:p>
    <w:p w:rsidR="00384C3A" w:rsidRPr="00384C3A" w:rsidRDefault="00384C3A" w:rsidP="00384C3A">
      <w:pPr>
        <w:shd w:val="clear" w:color="auto" w:fill="D9D9D9" w:themeFill="background1" w:themeFillShade="D9"/>
        <w:spacing w:after="0"/>
        <w:rPr>
          <w:ins w:id="290" w:author="Musavi, Hamid [USA]" w:date="2018-05-09T14:42:00Z"/>
          <w:rFonts w:ascii="Courier New" w:hAnsi="Courier New" w:cs="Courier New"/>
          <w:sz w:val="20"/>
          <w:szCs w:val="20"/>
        </w:rPr>
      </w:pPr>
      <w:ins w:id="291" w:author="Musavi, Hamid [USA]" w:date="2018-05-09T14:42:00Z">
        <w:r w:rsidRPr="00384C3A">
          <w:rPr>
            <w:rFonts w:ascii="Courier New" w:hAnsi="Courier New" w:cs="Courier New"/>
            <w:sz w:val="20"/>
            <w:szCs w:val="20"/>
          </w:rPr>
          <w:t xml:space="preserve">        "speed": "0",</w:t>
        </w:r>
      </w:ins>
    </w:p>
    <w:p w:rsidR="00384C3A" w:rsidRPr="00384C3A" w:rsidRDefault="00384C3A" w:rsidP="00384C3A">
      <w:pPr>
        <w:shd w:val="clear" w:color="auto" w:fill="D9D9D9" w:themeFill="background1" w:themeFillShade="D9"/>
        <w:spacing w:after="0"/>
        <w:rPr>
          <w:ins w:id="292" w:author="Musavi, Hamid [USA]" w:date="2018-05-09T14:42:00Z"/>
          <w:rFonts w:ascii="Courier New" w:hAnsi="Courier New" w:cs="Courier New"/>
          <w:sz w:val="20"/>
          <w:szCs w:val="20"/>
        </w:rPr>
      </w:pPr>
      <w:ins w:id="293" w:author="Musavi, Hamid [USA]" w:date="2018-05-09T14:42:00Z">
        <w:r w:rsidRPr="00384C3A">
          <w:rPr>
            <w:rFonts w:ascii="Courier New" w:hAnsi="Courier New" w:cs="Courier New"/>
            <w:sz w:val="20"/>
            <w:szCs w:val="20"/>
          </w:rPr>
          <w:t xml:space="preserve">        "heading": "0"</w:t>
        </w:r>
      </w:ins>
    </w:p>
    <w:p w:rsidR="00384C3A" w:rsidRPr="00384C3A" w:rsidRDefault="00384C3A" w:rsidP="00384C3A">
      <w:pPr>
        <w:shd w:val="clear" w:color="auto" w:fill="D9D9D9" w:themeFill="background1" w:themeFillShade="D9"/>
        <w:spacing w:after="0"/>
        <w:rPr>
          <w:ins w:id="294" w:author="Musavi, Hamid [USA]" w:date="2018-05-09T14:42:00Z"/>
          <w:rFonts w:ascii="Courier New" w:hAnsi="Courier New" w:cs="Courier New"/>
          <w:sz w:val="20"/>
          <w:szCs w:val="20"/>
        </w:rPr>
      </w:pPr>
      <w:ins w:id="29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296" w:author="Musavi, Hamid [USA]" w:date="2018-05-09T14:42:00Z"/>
          <w:rFonts w:ascii="Courier New" w:hAnsi="Courier New" w:cs="Courier New"/>
          <w:sz w:val="20"/>
          <w:szCs w:val="20"/>
        </w:rPr>
      </w:pPr>
      <w:ins w:id="297" w:author="Musavi, Hamid [USA]" w:date="2018-05-09T14:42:00Z">
        <w:r w:rsidRPr="00384C3A">
          <w:rPr>
            <w:rFonts w:ascii="Courier New" w:hAnsi="Courier New" w:cs="Courier New"/>
            <w:sz w:val="20"/>
            <w:szCs w:val="20"/>
          </w:rPr>
          <w:t xml:space="preserve">      "rxSource": "RV"</w:t>
        </w:r>
      </w:ins>
    </w:p>
    <w:p w:rsidR="00384C3A" w:rsidRPr="00384C3A" w:rsidRDefault="00384C3A" w:rsidP="00384C3A">
      <w:pPr>
        <w:shd w:val="clear" w:color="auto" w:fill="D9D9D9" w:themeFill="background1" w:themeFillShade="D9"/>
        <w:spacing w:after="0"/>
        <w:rPr>
          <w:ins w:id="298" w:author="Musavi, Hamid [USA]" w:date="2018-05-09T14:42:00Z"/>
          <w:rFonts w:ascii="Courier New" w:hAnsi="Courier New" w:cs="Courier New"/>
          <w:sz w:val="20"/>
          <w:szCs w:val="20"/>
        </w:rPr>
      </w:pPr>
      <w:ins w:id="29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00" w:author="Musavi, Hamid [USA]" w:date="2018-05-09T14:42:00Z"/>
          <w:rFonts w:ascii="Courier New" w:hAnsi="Courier New" w:cs="Courier New"/>
          <w:sz w:val="20"/>
          <w:szCs w:val="20"/>
        </w:rPr>
      </w:pPr>
      <w:ins w:id="301" w:author="Musavi, Hamid [USA]" w:date="2018-05-09T14:42:00Z">
        <w:r w:rsidRPr="00384C3A">
          <w:rPr>
            <w:rFonts w:ascii="Courier New" w:hAnsi="Courier New" w:cs="Courier New"/>
            <w:sz w:val="20"/>
            <w:szCs w:val="20"/>
          </w:rPr>
          <w:t xml:space="preserve">    "payloadType": "us.dot.its.jpo.ode.model.OdeBsmPayload",</w:t>
        </w:r>
      </w:ins>
    </w:p>
    <w:p w:rsidR="00384C3A" w:rsidRPr="00384C3A" w:rsidRDefault="00384C3A" w:rsidP="00384C3A">
      <w:pPr>
        <w:shd w:val="clear" w:color="auto" w:fill="D9D9D9" w:themeFill="background1" w:themeFillShade="D9"/>
        <w:spacing w:after="0"/>
        <w:rPr>
          <w:ins w:id="302" w:author="Musavi, Hamid [USA]" w:date="2018-05-09T14:42:00Z"/>
          <w:rFonts w:ascii="Courier New" w:hAnsi="Courier New" w:cs="Courier New"/>
          <w:sz w:val="20"/>
          <w:szCs w:val="20"/>
        </w:rPr>
      </w:pPr>
      <w:ins w:id="303" w:author="Musavi, Hamid [USA]" w:date="2018-05-09T14:42:00Z">
        <w:r w:rsidRPr="00384C3A">
          <w:rPr>
            <w:rFonts w:ascii="Courier New" w:hAnsi="Courier New" w:cs="Courier New"/>
            <w:sz w:val="20"/>
            <w:szCs w:val="20"/>
          </w:rPr>
          <w:t xml:space="preserve">    "serialId": {</w:t>
        </w:r>
      </w:ins>
    </w:p>
    <w:p w:rsidR="00384C3A" w:rsidRPr="00384C3A" w:rsidRDefault="00384C3A" w:rsidP="00384C3A">
      <w:pPr>
        <w:shd w:val="clear" w:color="auto" w:fill="D9D9D9" w:themeFill="background1" w:themeFillShade="D9"/>
        <w:spacing w:after="0"/>
        <w:rPr>
          <w:ins w:id="304" w:author="Musavi, Hamid [USA]" w:date="2018-05-09T14:42:00Z"/>
          <w:rFonts w:ascii="Courier New" w:hAnsi="Courier New" w:cs="Courier New"/>
          <w:sz w:val="20"/>
          <w:szCs w:val="20"/>
        </w:rPr>
      </w:pPr>
      <w:ins w:id="305" w:author="Musavi, Hamid [USA]" w:date="2018-05-09T14:42:00Z">
        <w:r w:rsidRPr="00384C3A">
          <w:rPr>
            <w:rFonts w:ascii="Courier New" w:hAnsi="Courier New" w:cs="Courier New"/>
            <w:sz w:val="20"/>
            <w:szCs w:val="20"/>
          </w:rPr>
          <w:t xml:space="preserve">      "streamId": "2ef1bea6-804e-4646-9b18-658425bb8a14",</w:t>
        </w:r>
      </w:ins>
    </w:p>
    <w:p w:rsidR="00384C3A" w:rsidRPr="00384C3A" w:rsidRDefault="00384C3A" w:rsidP="00384C3A">
      <w:pPr>
        <w:shd w:val="clear" w:color="auto" w:fill="D9D9D9" w:themeFill="background1" w:themeFillShade="D9"/>
        <w:spacing w:after="0"/>
        <w:rPr>
          <w:ins w:id="306" w:author="Musavi, Hamid [USA]" w:date="2018-05-09T14:42:00Z"/>
          <w:rFonts w:ascii="Courier New" w:hAnsi="Courier New" w:cs="Courier New"/>
          <w:sz w:val="20"/>
          <w:szCs w:val="20"/>
        </w:rPr>
      </w:pPr>
      <w:ins w:id="307" w:author="Musavi, Hamid [USA]" w:date="2018-05-09T14:42:00Z">
        <w:r w:rsidRPr="00384C3A">
          <w:rPr>
            <w:rFonts w:ascii="Courier New" w:hAnsi="Courier New" w:cs="Courier New"/>
            <w:sz w:val="20"/>
            <w:szCs w:val="20"/>
          </w:rPr>
          <w:t xml:space="preserve">      "bundleSize": 1,</w:t>
        </w:r>
      </w:ins>
    </w:p>
    <w:p w:rsidR="00384C3A" w:rsidRPr="00384C3A" w:rsidRDefault="00384C3A" w:rsidP="00384C3A">
      <w:pPr>
        <w:shd w:val="clear" w:color="auto" w:fill="D9D9D9" w:themeFill="background1" w:themeFillShade="D9"/>
        <w:spacing w:after="0"/>
        <w:rPr>
          <w:ins w:id="308" w:author="Musavi, Hamid [USA]" w:date="2018-05-09T14:42:00Z"/>
          <w:rFonts w:ascii="Courier New" w:hAnsi="Courier New" w:cs="Courier New"/>
          <w:sz w:val="20"/>
          <w:szCs w:val="20"/>
        </w:rPr>
      </w:pPr>
      <w:ins w:id="309" w:author="Musavi, Hamid [USA]" w:date="2018-05-09T14:42:00Z">
        <w:r w:rsidRPr="00384C3A">
          <w:rPr>
            <w:rFonts w:ascii="Courier New" w:hAnsi="Courier New" w:cs="Courier New"/>
            <w:sz w:val="20"/>
            <w:szCs w:val="20"/>
          </w:rPr>
          <w:t xml:space="preserve">      "bundleId": 4,</w:t>
        </w:r>
      </w:ins>
    </w:p>
    <w:p w:rsidR="00384C3A" w:rsidRPr="00384C3A" w:rsidRDefault="00384C3A" w:rsidP="00384C3A">
      <w:pPr>
        <w:shd w:val="clear" w:color="auto" w:fill="D9D9D9" w:themeFill="background1" w:themeFillShade="D9"/>
        <w:spacing w:after="0"/>
        <w:rPr>
          <w:ins w:id="310" w:author="Musavi, Hamid [USA]" w:date="2018-05-09T14:42:00Z"/>
          <w:rFonts w:ascii="Courier New" w:hAnsi="Courier New" w:cs="Courier New"/>
          <w:sz w:val="20"/>
          <w:szCs w:val="20"/>
        </w:rPr>
      </w:pPr>
      <w:ins w:id="311" w:author="Musavi, Hamid [USA]" w:date="2018-05-09T14:42:00Z">
        <w:r w:rsidRPr="00384C3A">
          <w:rPr>
            <w:rFonts w:ascii="Courier New" w:hAnsi="Courier New" w:cs="Courier New"/>
            <w:sz w:val="20"/>
            <w:szCs w:val="20"/>
          </w:rPr>
          <w:t xml:space="preserve">      "recordId": 2,</w:t>
        </w:r>
      </w:ins>
    </w:p>
    <w:p w:rsidR="00384C3A" w:rsidRPr="00384C3A" w:rsidRDefault="00384C3A" w:rsidP="00384C3A">
      <w:pPr>
        <w:shd w:val="clear" w:color="auto" w:fill="D9D9D9" w:themeFill="background1" w:themeFillShade="D9"/>
        <w:spacing w:after="0"/>
        <w:rPr>
          <w:ins w:id="312" w:author="Musavi, Hamid [USA]" w:date="2018-05-09T14:42:00Z"/>
          <w:rFonts w:ascii="Courier New" w:hAnsi="Courier New" w:cs="Courier New"/>
          <w:sz w:val="20"/>
          <w:szCs w:val="20"/>
        </w:rPr>
      </w:pPr>
      <w:ins w:id="313" w:author="Musavi, Hamid [USA]" w:date="2018-05-09T14:42:00Z">
        <w:r w:rsidRPr="00384C3A">
          <w:rPr>
            <w:rFonts w:ascii="Courier New" w:hAnsi="Courier New" w:cs="Courier New"/>
            <w:sz w:val="20"/>
            <w:szCs w:val="20"/>
          </w:rPr>
          <w:t xml:space="preserve">      "serialNumber": 0</w:t>
        </w:r>
      </w:ins>
    </w:p>
    <w:p w:rsidR="00384C3A" w:rsidRPr="00384C3A" w:rsidRDefault="00384C3A" w:rsidP="00384C3A">
      <w:pPr>
        <w:shd w:val="clear" w:color="auto" w:fill="D9D9D9" w:themeFill="background1" w:themeFillShade="D9"/>
        <w:spacing w:after="0"/>
        <w:rPr>
          <w:ins w:id="314" w:author="Musavi, Hamid [USA]" w:date="2018-05-09T14:42:00Z"/>
          <w:rFonts w:ascii="Courier New" w:hAnsi="Courier New" w:cs="Courier New"/>
          <w:sz w:val="20"/>
          <w:szCs w:val="20"/>
        </w:rPr>
      </w:pPr>
      <w:ins w:id="31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16" w:author="Musavi, Hamid [USA]" w:date="2018-05-09T14:42:00Z"/>
          <w:rFonts w:ascii="Courier New" w:hAnsi="Courier New" w:cs="Courier New"/>
          <w:sz w:val="20"/>
          <w:szCs w:val="20"/>
        </w:rPr>
      </w:pPr>
      <w:ins w:id="317" w:author="Musavi, Hamid [USA]" w:date="2018-05-09T14:42:00Z">
        <w:r w:rsidRPr="00384C3A">
          <w:rPr>
            <w:rFonts w:ascii="Courier New" w:hAnsi="Courier New" w:cs="Courier New"/>
            <w:sz w:val="20"/>
            <w:szCs w:val="20"/>
          </w:rPr>
          <w:t xml:space="preserve">    "odeReceivedAt": "2018-05-09T16:29:30.349Z[UTC]",</w:t>
        </w:r>
      </w:ins>
    </w:p>
    <w:p w:rsidR="003B603E" w:rsidRPr="000866CB" w:rsidRDefault="003B603E" w:rsidP="003B603E">
      <w:pPr>
        <w:shd w:val="clear" w:color="auto" w:fill="D9D9D9" w:themeFill="background1" w:themeFillShade="D9"/>
        <w:spacing w:after="0"/>
        <w:rPr>
          <w:ins w:id="318" w:author="Musavi, Hamid [USA]" w:date="2018-05-17T09:10:00Z"/>
          <w:rFonts w:ascii="Courier New" w:hAnsi="Courier New" w:cs="Courier New"/>
          <w:sz w:val="20"/>
          <w:szCs w:val="20"/>
        </w:rPr>
      </w:pPr>
      <w:ins w:id="319" w:author="Musavi, Hamid [USA]" w:date="2018-05-17T09:10:00Z">
        <w:r w:rsidRPr="000866CB">
          <w:rPr>
            <w:rFonts w:ascii="Courier New" w:hAnsi="Courier New" w:cs="Courier New"/>
            <w:sz w:val="20"/>
            <w:szCs w:val="20"/>
          </w:rPr>
          <w:t xml:space="preserve">    "schemaVersion": </w:t>
        </w:r>
        <w:r>
          <w:rPr>
            <w:rFonts w:ascii="Courier New" w:hAnsi="Courier New" w:cs="Courier New"/>
            <w:sz w:val="20"/>
            <w:szCs w:val="20"/>
          </w:rPr>
          <w:t>5</w:t>
        </w:r>
        <w:r w:rsidRPr="000866CB">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320" w:author="Musavi, Hamid [USA]" w:date="2018-05-09T14:42:00Z"/>
          <w:rFonts w:ascii="Courier New" w:hAnsi="Courier New" w:cs="Courier New"/>
          <w:sz w:val="20"/>
          <w:szCs w:val="20"/>
        </w:rPr>
      </w:pPr>
      <w:ins w:id="321" w:author="Musavi, Hamid [USA]" w:date="2018-05-09T14:42:00Z">
        <w:r w:rsidRPr="00384C3A">
          <w:rPr>
            <w:rFonts w:ascii="Courier New" w:hAnsi="Courier New" w:cs="Courier New"/>
            <w:sz w:val="20"/>
            <w:szCs w:val="20"/>
          </w:rPr>
          <w:t xml:space="preserve">    "recordGeneratedAt": "2018-05-06T20:26:28.690Z[UTC]",</w:t>
        </w:r>
      </w:ins>
    </w:p>
    <w:p w:rsidR="00384C3A" w:rsidRPr="00384C3A" w:rsidRDefault="00384C3A" w:rsidP="00384C3A">
      <w:pPr>
        <w:shd w:val="clear" w:color="auto" w:fill="D9D9D9" w:themeFill="background1" w:themeFillShade="D9"/>
        <w:spacing w:after="0"/>
        <w:rPr>
          <w:ins w:id="322" w:author="Musavi, Hamid [USA]" w:date="2018-05-09T14:42:00Z"/>
          <w:rFonts w:ascii="Courier New" w:hAnsi="Courier New" w:cs="Courier New"/>
          <w:sz w:val="20"/>
          <w:szCs w:val="20"/>
        </w:rPr>
      </w:pPr>
      <w:ins w:id="323" w:author="Musavi, Hamid [USA]" w:date="2018-05-09T14:42:00Z">
        <w:r w:rsidRPr="00384C3A">
          <w:rPr>
            <w:rFonts w:ascii="Courier New" w:hAnsi="Courier New" w:cs="Courier New"/>
            <w:sz w:val="20"/>
            <w:szCs w:val="20"/>
          </w:rPr>
          <w:t xml:space="preserve">    "recordGeneratedBy": "OBU",</w:t>
        </w:r>
      </w:ins>
    </w:p>
    <w:p w:rsidR="00384C3A" w:rsidRPr="00384C3A" w:rsidRDefault="00384C3A" w:rsidP="00384C3A">
      <w:pPr>
        <w:shd w:val="clear" w:color="auto" w:fill="D9D9D9" w:themeFill="background1" w:themeFillShade="D9"/>
        <w:spacing w:after="0"/>
        <w:rPr>
          <w:ins w:id="324" w:author="Musavi, Hamid [USA]" w:date="2018-05-09T14:42:00Z"/>
          <w:rFonts w:ascii="Courier New" w:hAnsi="Courier New" w:cs="Courier New"/>
          <w:sz w:val="20"/>
          <w:szCs w:val="20"/>
        </w:rPr>
      </w:pPr>
      <w:ins w:id="325" w:author="Musavi, Hamid [USA]" w:date="2018-05-09T14:42:00Z">
        <w:r w:rsidRPr="00384C3A">
          <w:rPr>
            <w:rFonts w:ascii="Courier New" w:hAnsi="Courier New" w:cs="Courier New"/>
            <w:sz w:val="20"/>
            <w:szCs w:val="20"/>
          </w:rPr>
          <w:t xml:space="preserve">    "sanitized": false</w:t>
        </w:r>
      </w:ins>
    </w:p>
    <w:p w:rsidR="00384C3A" w:rsidRPr="00384C3A" w:rsidRDefault="00384C3A" w:rsidP="00384C3A">
      <w:pPr>
        <w:shd w:val="clear" w:color="auto" w:fill="D9D9D9" w:themeFill="background1" w:themeFillShade="D9"/>
        <w:spacing w:after="0"/>
        <w:rPr>
          <w:ins w:id="326" w:author="Musavi, Hamid [USA]" w:date="2018-05-09T14:42:00Z"/>
          <w:rFonts w:ascii="Courier New" w:hAnsi="Courier New" w:cs="Courier New"/>
          <w:sz w:val="20"/>
          <w:szCs w:val="20"/>
        </w:rPr>
      </w:pPr>
      <w:ins w:id="32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28" w:author="Musavi, Hamid [USA]" w:date="2018-05-09T14:42:00Z"/>
          <w:rFonts w:ascii="Courier New" w:hAnsi="Courier New" w:cs="Courier New"/>
          <w:sz w:val="20"/>
          <w:szCs w:val="20"/>
        </w:rPr>
      </w:pPr>
      <w:ins w:id="329" w:author="Musavi, Hamid [USA]" w:date="2018-05-09T14:42:00Z">
        <w:r w:rsidRPr="00384C3A">
          <w:rPr>
            <w:rFonts w:ascii="Courier New" w:hAnsi="Courier New" w:cs="Courier New"/>
            <w:sz w:val="20"/>
            <w:szCs w:val="20"/>
          </w:rPr>
          <w:t xml:space="preserve">  "payload": {</w:t>
        </w:r>
      </w:ins>
    </w:p>
    <w:p w:rsidR="00384C3A" w:rsidRPr="00384C3A" w:rsidRDefault="00384C3A" w:rsidP="00384C3A">
      <w:pPr>
        <w:shd w:val="clear" w:color="auto" w:fill="D9D9D9" w:themeFill="background1" w:themeFillShade="D9"/>
        <w:spacing w:after="0"/>
        <w:rPr>
          <w:ins w:id="330" w:author="Musavi, Hamid [USA]" w:date="2018-05-09T14:42:00Z"/>
          <w:rFonts w:ascii="Courier New" w:hAnsi="Courier New" w:cs="Courier New"/>
          <w:sz w:val="20"/>
          <w:szCs w:val="20"/>
        </w:rPr>
      </w:pPr>
      <w:ins w:id="331" w:author="Musavi, Hamid [USA]" w:date="2018-05-09T14:42:00Z">
        <w:r w:rsidRPr="00384C3A">
          <w:rPr>
            <w:rFonts w:ascii="Courier New" w:hAnsi="Courier New" w:cs="Courier New"/>
            <w:sz w:val="20"/>
            <w:szCs w:val="20"/>
          </w:rPr>
          <w:t xml:space="preserve">    "dataType": "us.dot.its.jpo.ode.plugin.j2735.J2735Bsm",</w:t>
        </w:r>
      </w:ins>
    </w:p>
    <w:p w:rsidR="00384C3A" w:rsidRPr="00384C3A" w:rsidRDefault="00384C3A" w:rsidP="00384C3A">
      <w:pPr>
        <w:shd w:val="clear" w:color="auto" w:fill="D9D9D9" w:themeFill="background1" w:themeFillShade="D9"/>
        <w:spacing w:after="0"/>
        <w:rPr>
          <w:ins w:id="332" w:author="Musavi, Hamid [USA]" w:date="2018-05-09T14:42:00Z"/>
          <w:rFonts w:ascii="Courier New" w:hAnsi="Courier New" w:cs="Courier New"/>
          <w:sz w:val="20"/>
          <w:szCs w:val="20"/>
        </w:rPr>
      </w:pPr>
      <w:ins w:id="333" w:author="Musavi, Hamid [USA]" w:date="2018-05-09T14:42:00Z">
        <w:r w:rsidRPr="00384C3A">
          <w:rPr>
            <w:rFonts w:ascii="Courier New" w:hAnsi="Courier New" w:cs="Courier New"/>
            <w:sz w:val="20"/>
            <w:szCs w:val="20"/>
          </w:rPr>
          <w:t xml:space="preserve">    "data": {</w:t>
        </w:r>
      </w:ins>
    </w:p>
    <w:p w:rsidR="00384C3A" w:rsidRPr="00384C3A" w:rsidRDefault="00384C3A" w:rsidP="00384C3A">
      <w:pPr>
        <w:shd w:val="clear" w:color="auto" w:fill="D9D9D9" w:themeFill="background1" w:themeFillShade="D9"/>
        <w:spacing w:after="0"/>
        <w:rPr>
          <w:ins w:id="334" w:author="Musavi, Hamid [USA]" w:date="2018-05-09T14:42:00Z"/>
          <w:rFonts w:ascii="Courier New" w:hAnsi="Courier New" w:cs="Courier New"/>
          <w:sz w:val="20"/>
          <w:szCs w:val="20"/>
        </w:rPr>
      </w:pPr>
      <w:ins w:id="335" w:author="Musavi, Hamid [USA]" w:date="2018-05-09T14:42:00Z">
        <w:r w:rsidRPr="00384C3A">
          <w:rPr>
            <w:rFonts w:ascii="Courier New" w:hAnsi="Courier New" w:cs="Courier New"/>
            <w:sz w:val="20"/>
            <w:szCs w:val="20"/>
          </w:rPr>
          <w:t xml:space="preserve">      "coreData": {</w:t>
        </w:r>
      </w:ins>
    </w:p>
    <w:p w:rsidR="00384C3A" w:rsidRPr="00384C3A" w:rsidRDefault="00384C3A" w:rsidP="00384C3A">
      <w:pPr>
        <w:shd w:val="clear" w:color="auto" w:fill="D9D9D9" w:themeFill="background1" w:themeFillShade="D9"/>
        <w:spacing w:after="0"/>
        <w:rPr>
          <w:ins w:id="336" w:author="Musavi, Hamid [USA]" w:date="2018-05-09T14:42:00Z"/>
          <w:rFonts w:ascii="Courier New" w:hAnsi="Courier New" w:cs="Courier New"/>
          <w:sz w:val="20"/>
          <w:szCs w:val="20"/>
        </w:rPr>
      </w:pPr>
      <w:ins w:id="337" w:author="Musavi, Hamid [USA]" w:date="2018-05-09T14:42:00Z">
        <w:r w:rsidRPr="00384C3A">
          <w:rPr>
            <w:rFonts w:ascii="Courier New" w:hAnsi="Courier New" w:cs="Courier New"/>
            <w:sz w:val="20"/>
            <w:szCs w:val="20"/>
          </w:rPr>
          <w:t xml:space="preserve">        "msgCnt": 127,</w:t>
        </w:r>
      </w:ins>
    </w:p>
    <w:p w:rsidR="00384C3A" w:rsidRPr="00384C3A" w:rsidRDefault="00384C3A" w:rsidP="00384C3A">
      <w:pPr>
        <w:shd w:val="clear" w:color="auto" w:fill="D9D9D9" w:themeFill="background1" w:themeFillShade="D9"/>
        <w:spacing w:after="0"/>
        <w:rPr>
          <w:ins w:id="338" w:author="Musavi, Hamid [USA]" w:date="2018-05-09T14:42:00Z"/>
          <w:rFonts w:ascii="Courier New" w:hAnsi="Courier New" w:cs="Courier New"/>
          <w:sz w:val="20"/>
          <w:szCs w:val="20"/>
        </w:rPr>
      </w:pPr>
      <w:ins w:id="339" w:author="Musavi, Hamid [USA]" w:date="2018-05-09T14:42:00Z">
        <w:r w:rsidRPr="00384C3A">
          <w:rPr>
            <w:rFonts w:ascii="Courier New" w:hAnsi="Courier New" w:cs="Courier New"/>
            <w:sz w:val="20"/>
            <w:szCs w:val="20"/>
          </w:rPr>
          <w:t xml:space="preserve">        "id": "CB950124",</w:t>
        </w:r>
      </w:ins>
    </w:p>
    <w:p w:rsidR="00384C3A" w:rsidRPr="00384C3A" w:rsidRDefault="00384C3A" w:rsidP="00384C3A">
      <w:pPr>
        <w:shd w:val="clear" w:color="auto" w:fill="D9D9D9" w:themeFill="background1" w:themeFillShade="D9"/>
        <w:spacing w:after="0"/>
        <w:rPr>
          <w:ins w:id="340" w:author="Musavi, Hamid [USA]" w:date="2018-05-09T14:42:00Z"/>
          <w:rFonts w:ascii="Courier New" w:hAnsi="Courier New" w:cs="Courier New"/>
          <w:sz w:val="20"/>
          <w:szCs w:val="20"/>
        </w:rPr>
      </w:pPr>
      <w:ins w:id="341" w:author="Musavi, Hamid [USA]" w:date="2018-05-09T14:42:00Z">
        <w:r w:rsidRPr="00384C3A">
          <w:rPr>
            <w:rFonts w:ascii="Courier New" w:hAnsi="Courier New" w:cs="Courier New"/>
            <w:sz w:val="20"/>
            <w:szCs w:val="20"/>
          </w:rPr>
          <w:t xml:space="preserve">        "secMark": 28589,</w:t>
        </w:r>
      </w:ins>
    </w:p>
    <w:p w:rsidR="00384C3A" w:rsidRPr="00384C3A" w:rsidRDefault="00384C3A" w:rsidP="00384C3A">
      <w:pPr>
        <w:shd w:val="clear" w:color="auto" w:fill="D9D9D9" w:themeFill="background1" w:themeFillShade="D9"/>
        <w:spacing w:after="0"/>
        <w:rPr>
          <w:ins w:id="342" w:author="Musavi, Hamid [USA]" w:date="2018-05-09T14:42:00Z"/>
          <w:rFonts w:ascii="Courier New" w:hAnsi="Courier New" w:cs="Courier New"/>
          <w:sz w:val="20"/>
          <w:szCs w:val="20"/>
        </w:rPr>
      </w:pPr>
      <w:ins w:id="343" w:author="Musavi, Hamid [USA]" w:date="2018-05-09T14:42:00Z">
        <w:r w:rsidRPr="00384C3A">
          <w:rPr>
            <w:rFonts w:ascii="Courier New" w:hAnsi="Courier New" w:cs="Courier New"/>
            <w:sz w:val="20"/>
            <w:szCs w:val="20"/>
          </w:rPr>
          <w:t xml:space="preserve">        "position": {</w:t>
        </w:r>
      </w:ins>
    </w:p>
    <w:p w:rsidR="00384C3A" w:rsidRPr="00384C3A" w:rsidRDefault="00384C3A" w:rsidP="00384C3A">
      <w:pPr>
        <w:shd w:val="clear" w:color="auto" w:fill="D9D9D9" w:themeFill="background1" w:themeFillShade="D9"/>
        <w:spacing w:after="0"/>
        <w:rPr>
          <w:ins w:id="344" w:author="Musavi, Hamid [USA]" w:date="2018-05-09T14:42:00Z"/>
          <w:rFonts w:ascii="Courier New" w:hAnsi="Courier New" w:cs="Courier New"/>
          <w:sz w:val="20"/>
          <w:szCs w:val="20"/>
        </w:rPr>
      </w:pPr>
      <w:ins w:id="345" w:author="Musavi, Hamid [USA]" w:date="2018-05-09T14:42:00Z">
        <w:r w:rsidRPr="00384C3A">
          <w:rPr>
            <w:rFonts w:ascii="Courier New" w:hAnsi="Courier New" w:cs="Courier New"/>
            <w:sz w:val="20"/>
            <w:szCs w:val="20"/>
          </w:rPr>
          <w:t xml:space="preserve">          "latitude": 41.2827318,</w:t>
        </w:r>
      </w:ins>
    </w:p>
    <w:p w:rsidR="00384C3A" w:rsidRPr="00384C3A" w:rsidRDefault="00384C3A" w:rsidP="00384C3A">
      <w:pPr>
        <w:shd w:val="clear" w:color="auto" w:fill="D9D9D9" w:themeFill="background1" w:themeFillShade="D9"/>
        <w:spacing w:after="0"/>
        <w:rPr>
          <w:ins w:id="346" w:author="Musavi, Hamid [USA]" w:date="2018-05-09T14:42:00Z"/>
          <w:rFonts w:ascii="Courier New" w:hAnsi="Courier New" w:cs="Courier New"/>
          <w:sz w:val="20"/>
          <w:szCs w:val="20"/>
        </w:rPr>
      </w:pPr>
      <w:ins w:id="347" w:author="Musavi, Hamid [USA]" w:date="2018-05-09T14:42:00Z">
        <w:r w:rsidRPr="00384C3A">
          <w:rPr>
            <w:rFonts w:ascii="Courier New" w:hAnsi="Courier New" w:cs="Courier New"/>
            <w:sz w:val="20"/>
            <w:szCs w:val="20"/>
          </w:rPr>
          <w:t xml:space="preserve">          "longitude": -105.5912184,</w:t>
        </w:r>
      </w:ins>
    </w:p>
    <w:p w:rsidR="00384C3A" w:rsidRPr="00384C3A" w:rsidRDefault="00384C3A" w:rsidP="00384C3A">
      <w:pPr>
        <w:shd w:val="clear" w:color="auto" w:fill="D9D9D9" w:themeFill="background1" w:themeFillShade="D9"/>
        <w:spacing w:after="0"/>
        <w:rPr>
          <w:ins w:id="348" w:author="Musavi, Hamid [USA]" w:date="2018-05-09T14:42:00Z"/>
          <w:rFonts w:ascii="Courier New" w:hAnsi="Courier New" w:cs="Courier New"/>
          <w:sz w:val="20"/>
          <w:szCs w:val="20"/>
        </w:rPr>
      </w:pPr>
      <w:ins w:id="349" w:author="Musavi, Hamid [USA]" w:date="2018-05-09T14:42:00Z">
        <w:r w:rsidRPr="00384C3A">
          <w:rPr>
            <w:rFonts w:ascii="Courier New" w:hAnsi="Courier New" w:cs="Courier New"/>
            <w:sz w:val="20"/>
            <w:szCs w:val="20"/>
          </w:rPr>
          <w:t xml:space="preserve">          "elevation": 2179.1</w:t>
        </w:r>
      </w:ins>
    </w:p>
    <w:p w:rsidR="00384C3A" w:rsidRPr="00384C3A" w:rsidRDefault="00384C3A" w:rsidP="00384C3A">
      <w:pPr>
        <w:shd w:val="clear" w:color="auto" w:fill="D9D9D9" w:themeFill="background1" w:themeFillShade="D9"/>
        <w:spacing w:after="0"/>
        <w:rPr>
          <w:ins w:id="350" w:author="Musavi, Hamid [USA]" w:date="2018-05-09T14:42:00Z"/>
          <w:rFonts w:ascii="Courier New" w:hAnsi="Courier New" w:cs="Courier New"/>
          <w:sz w:val="20"/>
          <w:szCs w:val="20"/>
        </w:rPr>
      </w:pPr>
      <w:ins w:id="35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52" w:author="Musavi, Hamid [USA]" w:date="2018-05-09T14:42:00Z"/>
          <w:rFonts w:ascii="Courier New" w:hAnsi="Courier New" w:cs="Courier New"/>
          <w:sz w:val="20"/>
          <w:szCs w:val="20"/>
        </w:rPr>
      </w:pPr>
      <w:ins w:id="353" w:author="Musavi, Hamid [USA]" w:date="2018-05-09T14:42:00Z">
        <w:r w:rsidRPr="00384C3A">
          <w:rPr>
            <w:rFonts w:ascii="Courier New" w:hAnsi="Courier New" w:cs="Courier New"/>
            <w:sz w:val="20"/>
            <w:szCs w:val="20"/>
          </w:rPr>
          <w:t xml:space="preserve">        "accelSet": {</w:t>
        </w:r>
      </w:ins>
    </w:p>
    <w:p w:rsidR="00384C3A" w:rsidRPr="00384C3A" w:rsidRDefault="00384C3A" w:rsidP="00384C3A">
      <w:pPr>
        <w:shd w:val="clear" w:color="auto" w:fill="D9D9D9" w:themeFill="background1" w:themeFillShade="D9"/>
        <w:spacing w:after="0"/>
        <w:rPr>
          <w:ins w:id="354" w:author="Musavi, Hamid [USA]" w:date="2018-05-09T14:42:00Z"/>
          <w:rFonts w:ascii="Courier New" w:hAnsi="Courier New" w:cs="Courier New"/>
          <w:sz w:val="20"/>
          <w:szCs w:val="20"/>
        </w:rPr>
      </w:pPr>
      <w:ins w:id="355" w:author="Musavi, Hamid [USA]" w:date="2018-05-09T14:42:00Z">
        <w:r w:rsidRPr="00384C3A">
          <w:rPr>
            <w:rFonts w:ascii="Courier New" w:hAnsi="Courier New" w:cs="Courier New"/>
            <w:sz w:val="20"/>
            <w:szCs w:val="20"/>
          </w:rPr>
          <w:lastRenderedPageBreak/>
          <w:t xml:space="preserve">          "accelLat": 0,</w:t>
        </w:r>
      </w:ins>
    </w:p>
    <w:p w:rsidR="00384C3A" w:rsidRPr="00384C3A" w:rsidRDefault="00384C3A" w:rsidP="00384C3A">
      <w:pPr>
        <w:shd w:val="clear" w:color="auto" w:fill="D9D9D9" w:themeFill="background1" w:themeFillShade="D9"/>
        <w:spacing w:after="0"/>
        <w:rPr>
          <w:ins w:id="356" w:author="Musavi, Hamid [USA]" w:date="2018-05-09T14:42:00Z"/>
          <w:rFonts w:ascii="Courier New" w:hAnsi="Courier New" w:cs="Courier New"/>
          <w:sz w:val="20"/>
          <w:szCs w:val="20"/>
        </w:rPr>
      </w:pPr>
      <w:ins w:id="357" w:author="Musavi, Hamid [USA]" w:date="2018-05-09T14:42:00Z">
        <w:r w:rsidRPr="00384C3A">
          <w:rPr>
            <w:rFonts w:ascii="Courier New" w:hAnsi="Courier New" w:cs="Courier New"/>
            <w:sz w:val="20"/>
            <w:szCs w:val="20"/>
          </w:rPr>
          <w:t xml:space="preserve">          "accelLong": -0.6,</w:t>
        </w:r>
      </w:ins>
    </w:p>
    <w:p w:rsidR="00384C3A" w:rsidRPr="00384C3A" w:rsidRDefault="00384C3A" w:rsidP="00384C3A">
      <w:pPr>
        <w:shd w:val="clear" w:color="auto" w:fill="D9D9D9" w:themeFill="background1" w:themeFillShade="D9"/>
        <w:spacing w:after="0"/>
        <w:rPr>
          <w:ins w:id="358" w:author="Musavi, Hamid [USA]" w:date="2018-05-09T14:42:00Z"/>
          <w:rFonts w:ascii="Courier New" w:hAnsi="Courier New" w:cs="Courier New"/>
          <w:sz w:val="20"/>
          <w:szCs w:val="20"/>
        </w:rPr>
      </w:pPr>
      <w:ins w:id="359" w:author="Musavi, Hamid [USA]" w:date="2018-05-09T14:42:00Z">
        <w:r w:rsidRPr="00384C3A">
          <w:rPr>
            <w:rFonts w:ascii="Courier New" w:hAnsi="Courier New" w:cs="Courier New"/>
            <w:sz w:val="20"/>
            <w:szCs w:val="20"/>
          </w:rPr>
          <w:t xml:space="preserve">          "accelVert": 0,</w:t>
        </w:r>
      </w:ins>
    </w:p>
    <w:p w:rsidR="00384C3A" w:rsidRPr="00384C3A" w:rsidRDefault="00384C3A" w:rsidP="00384C3A">
      <w:pPr>
        <w:shd w:val="clear" w:color="auto" w:fill="D9D9D9" w:themeFill="background1" w:themeFillShade="D9"/>
        <w:spacing w:after="0"/>
        <w:rPr>
          <w:ins w:id="360" w:author="Musavi, Hamid [USA]" w:date="2018-05-09T14:42:00Z"/>
          <w:rFonts w:ascii="Courier New" w:hAnsi="Courier New" w:cs="Courier New"/>
          <w:sz w:val="20"/>
          <w:szCs w:val="20"/>
        </w:rPr>
      </w:pPr>
      <w:ins w:id="361" w:author="Musavi, Hamid [USA]" w:date="2018-05-09T14:42:00Z">
        <w:r w:rsidRPr="00384C3A">
          <w:rPr>
            <w:rFonts w:ascii="Courier New" w:hAnsi="Courier New" w:cs="Courier New"/>
            <w:sz w:val="20"/>
            <w:szCs w:val="20"/>
          </w:rPr>
          <w:t xml:space="preserve">          "accelYaw": 2.29</w:t>
        </w:r>
      </w:ins>
    </w:p>
    <w:p w:rsidR="00384C3A" w:rsidRPr="00384C3A" w:rsidRDefault="00384C3A" w:rsidP="00384C3A">
      <w:pPr>
        <w:shd w:val="clear" w:color="auto" w:fill="D9D9D9" w:themeFill="background1" w:themeFillShade="D9"/>
        <w:spacing w:after="0"/>
        <w:rPr>
          <w:ins w:id="362" w:author="Musavi, Hamid [USA]" w:date="2018-05-09T14:42:00Z"/>
          <w:rFonts w:ascii="Courier New" w:hAnsi="Courier New" w:cs="Courier New"/>
          <w:sz w:val="20"/>
          <w:szCs w:val="20"/>
        </w:rPr>
      </w:pPr>
      <w:ins w:id="36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64" w:author="Musavi, Hamid [USA]" w:date="2018-05-09T14:42:00Z"/>
          <w:rFonts w:ascii="Courier New" w:hAnsi="Courier New" w:cs="Courier New"/>
          <w:sz w:val="20"/>
          <w:szCs w:val="20"/>
        </w:rPr>
      </w:pPr>
      <w:ins w:id="365" w:author="Musavi, Hamid [USA]" w:date="2018-05-09T14:42:00Z">
        <w:r w:rsidRPr="00384C3A">
          <w:rPr>
            <w:rFonts w:ascii="Courier New" w:hAnsi="Courier New" w:cs="Courier New"/>
            <w:sz w:val="20"/>
            <w:szCs w:val="20"/>
          </w:rPr>
          <w:t xml:space="preserve">        "accuracy": {</w:t>
        </w:r>
      </w:ins>
    </w:p>
    <w:p w:rsidR="00384C3A" w:rsidRPr="00384C3A" w:rsidRDefault="00384C3A" w:rsidP="00384C3A">
      <w:pPr>
        <w:shd w:val="clear" w:color="auto" w:fill="D9D9D9" w:themeFill="background1" w:themeFillShade="D9"/>
        <w:spacing w:after="0"/>
        <w:rPr>
          <w:ins w:id="366" w:author="Musavi, Hamid [USA]" w:date="2018-05-09T14:42:00Z"/>
          <w:rFonts w:ascii="Courier New" w:hAnsi="Courier New" w:cs="Courier New"/>
          <w:sz w:val="20"/>
          <w:szCs w:val="20"/>
        </w:rPr>
      </w:pPr>
      <w:ins w:id="367" w:author="Musavi, Hamid [USA]" w:date="2018-05-09T14:42:00Z">
        <w:r w:rsidRPr="00384C3A">
          <w:rPr>
            <w:rFonts w:ascii="Courier New" w:hAnsi="Courier New" w:cs="Courier New"/>
            <w:sz w:val="20"/>
            <w:szCs w:val="20"/>
          </w:rPr>
          <w:t xml:space="preserve">          "semiMajor": 2.45,</w:t>
        </w:r>
      </w:ins>
    </w:p>
    <w:p w:rsidR="00384C3A" w:rsidRPr="00384C3A" w:rsidRDefault="00384C3A" w:rsidP="00384C3A">
      <w:pPr>
        <w:shd w:val="clear" w:color="auto" w:fill="D9D9D9" w:themeFill="background1" w:themeFillShade="D9"/>
        <w:spacing w:after="0"/>
        <w:rPr>
          <w:ins w:id="368" w:author="Musavi, Hamid [USA]" w:date="2018-05-09T14:42:00Z"/>
          <w:rFonts w:ascii="Courier New" w:hAnsi="Courier New" w:cs="Courier New"/>
          <w:sz w:val="20"/>
          <w:szCs w:val="20"/>
        </w:rPr>
      </w:pPr>
      <w:ins w:id="369" w:author="Musavi, Hamid [USA]" w:date="2018-05-09T14:42:00Z">
        <w:r w:rsidRPr="00384C3A">
          <w:rPr>
            <w:rFonts w:ascii="Courier New" w:hAnsi="Courier New" w:cs="Courier New"/>
            <w:sz w:val="20"/>
            <w:szCs w:val="20"/>
          </w:rPr>
          <w:t xml:space="preserve">          "semiMinor": 3.1</w:t>
        </w:r>
      </w:ins>
    </w:p>
    <w:p w:rsidR="00384C3A" w:rsidRPr="00384C3A" w:rsidRDefault="00384C3A" w:rsidP="00384C3A">
      <w:pPr>
        <w:shd w:val="clear" w:color="auto" w:fill="D9D9D9" w:themeFill="background1" w:themeFillShade="D9"/>
        <w:spacing w:after="0"/>
        <w:rPr>
          <w:ins w:id="370" w:author="Musavi, Hamid [USA]" w:date="2018-05-09T14:42:00Z"/>
          <w:rFonts w:ascii="Courier New" w:hAnsi="Courier New" w:cs="Courier New"/>
          <w:sz w:val="20"/>
          <w:szCs w:val="20"/>
        </w:rPr>
      </w:pPr>
      <w:ins w:id="37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72" w:author="Musavi, Hamid [USA]" w:date="2018-05-09T14:42:00Z"/>
          <w:rFonts w:ascii="Courier New" w:hAnsi="Courier New" w:cs="Courier New"/>
          <w:sz w:val="20"/>
          <w:szCs w:val="20"/>
        </w:rPr>
      </w:pPr>
      <w:ins w:id="373" w:author="Musavi, Hamid [USA]" w:date="2018-05-09T14:42:00Z">
        <w:r w:rsidRPr="00384C3A">
          <w:rPr>
            <w:rFonts w:ascii="Courier New" w:hAnsi="Courier New" w:cs="Courier New"/>
            <w:sz w:val="20"/>
            <w:szCs w:val="20"/>
          </w:rPr>
          <w:t xml:space="preserve">        "transmission": "NEUTRAL",</w:t>
        </w:r>
      </w:ins>
    </w:p>
    <w:p w:rsidR="00384C3A" w:rsidRPr="00384C3A" w:rsidRDefault="00384C3A" w:rsidP="00384C3A">
      <w:pPr>
        <w:shd w:val="clear" w:color="auto" w:fill="D9D9D9" w:themeFill="background1" w:themeFillShade="D9"/>
        <w:spacing w:after="0"/>
        <w:rPr>
          <w:ins w:id="374" w:author="Musavi, Hamid [USA]" w:date="2018-05-09T14:42:00Z"/>
          <w:rFonts w:ascii="Courier New" w:hAnsi="Courier New" w:cs="Courier New"/>
          <w:sz w:val="20"/>
          <w:szCs w:val="20"/>
        </w:rPr>
      </w:pPr>
      <w:ins w:id="375" w:author="Musavi, Hamid [USA]" w:date="2018-05-09T14:42:00Z">
        <w:r w:rsidRPr="00384C3A">
          <w:rPr>
            <w:rFonts w:ascii="Courier New" w:hAnsi="Courier New" w:cs="Courier New"/>
            <w:sz w:val="20"/>
            <w:szCs w:val="20"/>
          </w:rPr>
          <w:t xml:space="preserve">        "speed": 7.52,</w:t>
        </w:r>
      </w:ins>
    </w:p>
    <w:p w:rsidR="00384C3A" w:rsidRPr="00384C3A" w:rsidRDefault="00384C3A" w:rsidP="00384C3A">
      <w:pPr>
        <w:shd w:val="clear" w:color="auto" w:fill="D9D9D9" w:themeFill="background1" w:themeFillShade="D9"/>
        <w:spacing w:after="0"/>
        <w:rPr>
          <w:ins w:id="376" w:author="Musavi, Hamid [USA]" w:date="2018-05-09T14:42:00Z"/>
          <w:rFonts w:ascii="Courier New" w:hAnsi="Courier New" w:cs="Courier New"/>
          <w:sz w:val="20"/>
          <w:szCs w:val="20"/>
        </w:rPr>
      </w:pPr>
      <w:ins w:id="377" w:author="Musavi, Hamid [USA]" w:date="2018-05-09T14:42:00Z">
        <w:r w:rsidRPr="00384C3A">
          <w:rPr>
            <w:rFonts w:ascii="Courier New" w:hAnsi="Courier New" w:cs="Courier New"/>
            <w:sz w:val="20"/>
            <w:szCs w:val="20"/>
          </w:rPr>
          <w:t xml:space="preserve">        "heading": 82.4375,</w:t>
        </w:r>
      </w:ins>
    </w:p>
    <w:p w:rsidR="00384C3A" w:rsidRPr="00384C3A" w:rsidRDefault="00384C3A" w:rsidP="00384C3A">
      <w:pPr>
        <w:shd w:val="clear" w:color="auto" w:fill="D9D9D9" w:themeFill="background1" w:themeFillShade="D9"/>
        <w:spacing w:after="0"/>
        <w:rPr>
          <w:ins w:id="378" w:author="Musavi, Hamid [USA]" w:date="2018-05-09T14:42:00Z"/>
          <w:rFonts w:ascii="Courier New" w:hAnsi="Courier New" w:cs="Courier New"/>
          <w:sz w:val="20"/>
          <w:szCs w:val="20"/>
        </w:rPr>
      </w:pPr>
      <w:ins w:id="379" w:author="Musavi, Hamid [USA]" w:date="2018-05-09T14:42:00Z">
        <w:r w:rsidRPr="00384C3A">
          <w:rPr>
            <w:rFonts w:ascii="Courier New" w:hAnsi="Courier New" w:cs="Courier New"/>
            <w:sz w:val="20"/>
            <w:szCs w:val="20"/>
          </w:rPr>
          <w:t xml:space="preserve">        "brakes": {</w:t>
        </w:r>
      </w:ins>
    </w:p>
    <w:p w:rsidR="00384C3A" w:rsidRPr="00384C3A" w:rsidRDefault="00384C3A" w:rsidP="00384C3A">
      <w:pPr>
        <w:shd w:val="clear" w:color="auto" w:fill="D9D9D9" w:themeFill="background1" w:themeFillShade="D9"/>
        <w:spacing w:after="0"/>
        <w:rPr>
          <w:ins w:id="380" w:author="Musavi, Hamid [USA]" w:date="2018-05-09T14:42:00Z"/>
          <w:rFonts w:ascii="Courier New" w:hAnsi="Courier New" w:cs="Courier New"/>
          <w:sz w:val="20"/>
          <w:szCs w:val="20"/>
        </w:rPr>
      </w:pPr>
      <w:ins w:id="381" w:author="Musavi, Hamid [USA]" w:date="2018-05-09T14:42:00Z">
        <w:r w:rsidRPr="00384C3A">
          <w:rPr>
            <w:rFonts w:ascii="Courier New" w:hAnsi="Courier New" w:cs="Courier New"/>
            <w:sz w:val="20"/>
            <w:szCs w:val="20"/>
          </w:rPr>
          <w:t xml:space="preserve">          "wheelBrakes": {</w:t>
        </w:r>
      </w:ins>
    </w:p>
    <w:p w:rsidR="00384C3A" w:rsidRPr="00384C3A" w:rsidRDefault="00384C3A" w:rsidP="00384C3A">
      <w:pPr>
        <w:shd w:val="clear" w:color="auto" w:fill="D9D9D9" w:themeFill="background1" w:themeFillShade="D9"/>
        <w:spacing w:after="0"/>
        <w:rPr>
          <w:ins w:id="382" w:author="Musavi, Hamid [USA]" w:date="2018-05-09T14:42:00Z"/>
          <w:rFonts w:ascii="Courier New" w:hAnsi="Courier New" w:cs="Courier New"/>
          <w:sz w:val="20"/>
          <w:szCs w:val="20"/>
        </w:rPr>
      </w:pPr>
      <w:ins w:id="383" w:author="Musavi, Hamid [USA]" w:date="2018-05-09T14:42:00Z">
        <w:r w:rsidRPr="00384C3A">
          <w:rPr>
            <w:rFonts w:ascii="Courier New" w:hAnsi="Courier New" w:cs="Courier New"/>
            <w:sz w:val="20"/>
            <w:szCs w:val="20"/>
          </w:rPr>
          <w:t xml:space="preserve">            "leftFront": false,</w:t>
        </w:r>
      </w:ins>
    </w:p>
    <w:p w:rsidR="00384C3A" w:rsidRPr="00384C3A" w:rsidRDefault="00384C3A" w:rsidP="00384C3A">
      <w:pPr>
        <w:shd w:val="clear" w:color="auto" w:fill="D9D9D9" w:themeFill="background1" w:themeFillShade="D9"/>
        <w:spacing w:after="0"/>
        <w:rPr>
          <w:ins w:id="384" w:author="Musavi, Hamid [USA]" w:date="2018-05-09T14:42:00Z"/>
          <w:rFonts w:ascii="Courier New" w:hAnsi="Courier New" w:cs="Courier New"/>
          <w:sz w:val="20"/>
          <w:szCs w:val="20"/>
        </w:rPr>
      </w:pPr>
      <w:ins w:id="385" w:author="Musavi, Hamid [USA]" w:date="2018-05-09T14:42:00Z">
        <w:r w:rsidRPr="00384C3A">
          <w:rPr>
            <w:rFonts w:ascii="Courier New" w:hAnsi="Courier New" w:cs="Courier New"/>
            <w:sz w:val="20"/>
            <w:szCs w:val="20"/>
          </w:rPr>
          <w:t xml:space="preserve">            "rightFront": false,</w:t>
        </w:r>
      </w:ins>
    </w:p>
    <w:p w:rsidR="00384C3A" w:rsidRPr="00384C3A" w:rsidRDefault="00384C3A" w:rsidP="00384C3A">
      <w:pPr>
        <w:shd w:val="clear" w:color="auto" w:fill="D9D9D9" w:themeFill="background1" w:themeFillShade="D9"/>
        <w:spacing w:after="0"/>
        <w:rPr>
          <w:ins w:id="386" w:author="Musavi, Hamid [USA]" w:date="2018-05-09T14:42:00Z"/>
          <w:rFonts w:ascii="Courier New" w:hAnsi="Courier New" w:cs="Courier New"/>
          <w:sz w:val="20"/>
          <w:szCs w:val="20"/>
        </w:rPr>
      </w:pPr>
      <w:ins w:id="387" w:author="Musavi, Hamid [USA]" w:date="2018-05-09T14:42:00Z">
        <w:r w:rsidRPr="00384C3A">
          <w:rPr>
            <w:rFonts w:ascii="Courier New" w:hAnsi="Courier New" w:cs="Courier New"/>
            <w:sz w:val="20"/>
            <w:szCs w:val="20"/>
          </w:rPr>
          <w:t xml:space="preserve">            "unavailable": true,</w:t>
        </w:r>
      </w:ins>
    </w:p>
    <w:p w:rsidR="00384C3A" w:rsidRPr="00384C3A" w:rsidRDefault="00384C3A" w:rsidP="00384C3A">
      <w:pPr>
        <w:shd w:val="clear" w:color="auto" w:fill="D9D9D9" w:themeFill="background1" w:themeFillShade="D9"/>
        <w:spacing w:after="0"/>
        <w:rPr>
          <w:ins w:id="388" w:author="Musavi, Hamid [USA]" w:date="2018-05-09T14:42:00Z"/>
          <w:rFonts w:ascii="Courier New" w:hAnsi="Courier New" w:cs="Courier New"/>
          <w:sz w:val="20"/>
          <w:szCs w:val="20"/>
        </w:rPr>
      </w:pPr>
      <w:ins w:id="389" w:author="Musavi, Hamid [USA]" w:date="2018-05-09T14:42:00Z">
        <w:r w:rsidRPr="00384C3A">
          <w:rPr>
            <w:rFonts w:ascii="Courier New" w:hAnsi="Courier New" w:cs="Courier New"/>
            <w:sz w:val="20"/>
            <w:szCs w:val="20"/>
          </w:rPr>
          <w:t xml:space="preserve">            "leftRear": false,</w:t>
        </w:r>
      </w:ins>
    </w:p>
    <w:p w:rsidR="00384C3A" w:rsidRPr="00384C3A" w:rsidRDefault="00384C3A" w:rsidP="00384C3A">
      <w:pPr>
        <w:shd w:val="clear" w:color="auto" w:fill="D9D9D9" w:themeFill="background1" w:themeFillShade="D9"/>
        <w:spacing w:after="0"/>
        <w:rPr>
          <w:ins w:id="390" w:author="Musavi, Hamid [USA]" w:date="2018-05-09T14:42:00Z"/>
          <w:rFonts w:ascii="Courier New" w:hAnsi="Courier New" w:cs="Courier New"/>
          <w:sz w:val="20"/>
          <w:szCs w:val="20"/>
        </w:rPr>
      </w:pPr>
      <w:ins w:id="391" w:author="Musavi, Hamid [USA]" w:date="2018-05-09T14:42:00Z">
        <w:r w:rsidRPr="00384C3A">
          <w:rPr>
            <w:rFonts w:ascii="Courier New" w:hAnsi="Courier New" w:cs="Courier New"/>
            <w:sz w:val="20"/>
            <w:szCs w:val="20"/>
          </w:rPr>
          <w:t xml:space="preserve">            "rightRear": false</w:t>
        </w:r>
      </w:ins>
    </w:p>
    <w:p w:rsidR="00384C3A" w:rsidRPr="00384C3A" w:rsidRDefault="00384C3A" w:rsidP="00384C3A">
      <w:pPr>
        <w:shd w:val="clear" w:color="auto" w:fill="D9D9D9" w:themeFill="background1" w:themeFillShade="D9"/>
        <w:spacing w:after="0"/>
        <w:rPr>
          <w:ins w:id="392" w:author="Musavi, Hamid [USA]" w:date="2018-05-09T14:42:00Z"/>
          <w:rFonts w:ascii="Courier New" w:hAnsi="Courier New" w:cs="Courier New"/>
          <w:sz w:val="20"/>
          <w:szCs w:val="20"/>
        </w:rPr>
      </w:pPr>
      <w:ins w:id="39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94" w:author="Musavi, Hamid [USA]" w:date="2018-05-09T14:42:00Z"/>
          <w:rFonts w:ascii="Courier New" w:hAnsi="Courier New" w:cs="Courier New"/>
          <w:sz w:val="20"/>
          <w:szCs w:val="20"/>
        </w:rPr>
      </w:pPr>
      <w:ins w:id="395" w:author="Musavi, Hamid [USA]" w:date="2018-05-09T14:42:00Z">
        <w:r w:rsidRPr="00384C3A">
          <w:rPr>
            <w:rFonts w:ascii="Courier New" w:hAnsi="Courier New" w:cs="Courier New"/>
            <w:sz w:val="20"/>
            <w:szCs w:val="20"/>
          </w:rPr>
          <w:t xml:space="preserve">          "traction": "unavailable",</w:t>
        </w:r>
      </w:ins>
    </w:p>
    <w:p w:rsidR="00384C3A" w:rsidRPr="00384C3A" w:rsidRDefault="00384C3A" w:rsidP="00384C3A">
      <w:pPr>
        <w:shd w:val="clear" w:color="auto" w:fill="D9D9D9" w:themeFill="background1" w:themeFillShade="D9"/>
        <w:spacing w:after="0"/>
        <w:rPr>
          <w:ins w:id="396" w:author="Musavi, Hamid [USA]" w:date="2018-05-09T14:42:00Z"/>
          <w:rFonts w:ascii="Courier New" w:hAnsi="Courier New" w:cs="Courier New"/>
          <w:sz w:val="20"/>
          <w:szCs w:val="20"/>
        </w:rPr>
      </w:pPr>
      <w:ins w:id="397" w:author="Musavi, Hamid [USA]" w:date="2018-05-09T14:42:00Z">
        <w:r w:rsidRPr="00384C3A">
          <w:rPr>
            <w:rFonts w:ascii="Courier New" w:hAnsi="Courier New" w:cs="Courier New"/>
            <w:sz w:val="20"/>
            <w:szCs w:val="20"/>
          </w:rPr>
          <w:t xml:space="preserve">          "abs": "unavailable",</w:t>
        </w:r>
      </w:ins>
    </w:p>
    <w:p w:rsidR="00384C3A" w:rsidRPr="00384C3A" w:rsidRDefault="00384C3A" w:rsidP="00384C3A">
      <w:pPr>
        <w:shd w:val="clear" w:color="auto" w:fill="D9D9D9" w:themeFill="background1" w:themeFillShade="D9"/>
        <w:spacing w:after="0"/>
        <w:rPr>
          <w:ins w:id="398" w:author="Musavi, Hamid [USA]" w:date="2018-05-09T14:42:00Z"/>
          <w:rFonts w:ascii="Courier New" w:hAnsi="Courier New" w:cs="Courier New"/>
          <w:sz w:val="20"/>
          <w:szCs w:val="20"/>
        </w:rPr>
      </w:pPr>
      <w:ins w:id="399" w:author="Musavi, Hamid [USA]" w:date="2018-05-09T14:42:00Z">
        <w:r w:rsidRPr="00384C3A">
          <w:rPr>
            <w:rFonts w:ascii="Courier New" w:hAnsi="Courier New" w:cs="Courier New"/>
            <w:sz w:val="20"/>
            <w:szCs w:val="20"/>
          </w:rPr>
          <w:t xml:space="preserve">          "scs": "unavailable",</w:t>
        </w:r>
      </w:ins>
    </w:p>
    <w:p w:rsidR="00384C3A" w:rsidRPr="00384C3A" w:rsidRDefault="00384C3A" w:rsidP="00384C3A">
      <w:pPr>
        <w:shd w:val="clear" w:color="auto" w:fill="D9D9D9" w:themeFill="background1" w:themeFillShade="D9"/>
        <w:spacing w:after="0"/>
        <w:rPr>
          <w:ins w:id="400" w:author="Musavi, Hamid [USA]" w:date="2018-05-09T14:42:00Z"/>
          <w:rFonts w:ascii="Courier New" w:hAnsi="Courier New" w:cs="Courier New"/>
          <w:sz w:val="20"/>
          <w:szCs w:val="20"/>
        </w:rPr>
      </w:pPr>
      <w:ins w:id="401" w:author="Musavi, Hamid [USA]" w:date="2018-05-09T14:42:00Z">
        <w:r w:rsidRPr="00384C3A">
          <w:rPr>
            <w:rFonts w:ascii="Courier New" w:hAnsi="Courier New" w:cs="Courier New"/>
            <w:sz w:val="20"/>
            <w:szCs w:val="20"/>
          </w:rPr>
          <w:t xml:space="preserve">          "brakeBoost": "unavailable",</w:t>
        </w:r>
      </w:ins>
    </w:p>
    <w:p w:rsidR="00384C3A" w:rsidRPr="00384C3A" w:rsidRDefault="00384C3A" w:rsidP="00384C3A">
      <w:pPr>
        <w:shd w:val="clear" w:color="auto" w:fill="D9D9D9" w:themeFill="background1" w:themeFillShade="D9"/>
        <w:spacing w:after="0"/>
        <w:rPr>
          <w:ins w:id="402" w:author="Musavi, Hamid [USA]" w:date="2018-05-09T14:42:00Z"/>
          <w:rFonts w:ascii="Courier New" w:hAnsi="Courier New" w:cs="Courier New"/>
          <w:sz w:val="20"/>
          <w:szCs w:val="20"/>
        </w:rPr>
      </w:pPr>
      <w:ins w:id="403" w:author="Musavi, Hamid [USA]" w:date="2018-05-09T14:42:00Z">
        <w:r w:rsidRPr="00384C3A">
          <w:rPr>
            <w:rFonts w:ascii="Courier New" w:hAnsi="Courier New" w:cs="Courier New"/>
            <w:sz w:val="20"/>
            <w:szCs w:val="20"/>
          </w:rPr>
          <w:t xml:space="preserve">          "auxBrakes": "unavailable"</w:t>
        </w:r>
      </w:ins>
    </w:p>
    <w:p w:rsidR="00384C3A" w:rsidRPr="00384C3A" w:rsidRDefault="00384C3A" w:rsidP="00384C3A">
      <w:pPr>
        <w:shd w:val="clear" w:color="auto" w:fill="D9D9D9" w:themeFill="background1" w:themeFillShade="D9"/>
        <w:spacing w:after="0"/>
        <w:rPr>
          <w:ins w:id="404" w:author="Musavi, Hamid [USA]" w:date="2018-05-09T14:42:00Z"/>
          <w:rFonts w:ascii="Courier New" w:hAnsi="Courier New" w:cs="Courier New"/>
          <w:sz w:val="20"/>
          <w:szCs w:val="20"/>
        </w:rPr>
      </w:pPr>
      <w:ins w:id="40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06" w:author="Musavi, Hamid [USA]" w:date="2018-05-09T14:42:00Z"/>
          <w:rFonts w:ascii="Courier New" w:hAnsi="Courier New" w:cs="Courier New"/>
          <w:sz w:val="20"/>
          <w:szCs w:val="20"/>
        </w:rPr>
      </w:pPr>
      <w:ins w:id="407" w:author="Musavi, Hamid [USA]" w:date="2018-05-09T14:42:00Z">
        <w:r w:rsidRPr="00384C3A">
          <w:rPr>
            <w:rFonts w:ascii="Courier New" w:hAnsi="Courier New" w:cs="Courier New"/>
            <w:sz w:val="20"/>
            <w:szCs w:val="20"/>
          </w:rPr>
          <w:t xml:space="preserve">        "size": {</w:t>
        </w:r>
      </w:ins>
    </w:p>
    <w:p w:rsidR="00384C3A" w:rsidRPr="00384C3A" w:rsidRDefault="00384C3A" w:rsidP="00384C3A">
      <w:pPr>
        <w:shd w:val="clear" w:color="auto" w:fill="D9D9D9" w:themeFill="background1" w:themeFillShade="D9"/>
        <w:spacing w:after="0"/>
        <w:rPr>
          <w:ins w:id="408" w:author="Musavi, Hamid [USA]" w:date="2018-05-09T14:42:00Z"/>
          <w:rFonts w:ascii="Courier New" w:hAnsi="Courier New" w:cs="Courier New"/>
          <w:sz w:val="20"/>
          <w:szCs w:val="20"/>
        </w:rPr>
      </w:pPr>
      <w:ins w:id="409" w:author="Musavi, Hamid [USA]" w:date="2018-05-09T14:42:00Z">
        <w:r w:rsidRPr="00384C3A">
          <w:rPr>
            <w:rFonts w:ascii="Courier New" w:hAnsi="Courier New" w:cs="Courier New"/>
            <w:sz w:val="20"/>
            <w:szCs w:val="20"/>
          </w:rPr>
          <w:t xml:space="preserve">          "width": 190,</w:t>
        </w:r>
      </w:ins>
    </w:p>
    <w:p w:rsidR="00384C3A" w:rsidRPr="00384C3A" w:rsidRDefault="00384C3A" w:rsidP="00384C3A">
      <w:pPr>
        <w:shd w:val="clear" w:color="auto" w:fill="D9D9D9" w:themeFill="background1" w:themeFillShade="D9"/>
        <w:spacing w:after="0"/>
        <w:rPr>
          <w:ins w:id="410" w:author="Musavi, Hamid [USA]" w:date="2018-05-09T14:42:00Z"/>
          <w:rFonts w:ascii="Courier New" w:hAnsi="Courier New" w:cs="Courier New"/>
          <w:sz w:val="20"/>
          <w:szCs w:val="20"/>
        </w:rPr>
      </w:pPr>
      <w:ins w:id="411" w:author="Musavi, Hamid [USA]" w:date="2018-05-09T14:42:00Z">
        <w:r w:rsidRPr="00384C3A">
          <w:rPr>
            <w:rFonts w:ascii="Courier New" w:hAnsi="Courier New" w:cs="Courier New"/>
            <w:sz w:val="20"/>
            <w:szCs w:val="20"/>
          </w:rPr>
          <w:t xml:space="preserve">          "length": 409</w:t>
        </w:r>
      </w:ins>
    </w:p>
    <w:p w:rsidR="00384C3A" w:rsidRPr="00384C3A" w:rsidRDefault="00384C3A" w:rsidP="00384C3A">
      <w:pPr>
        <w:shd w:val="clear" w:color="auto" w:fill="D9D9D9" w:themeFill="background1" w:themeFillShade="D9"/>
        <w:spacing w:after="0"/>
        <w:rPr>
          <w:ins w:id="412" w:author="Musavi, Hamid [USA]" w:date="2018-05-09T14:42:00Z"/>
          <w:rFonts w:ascii="Courier New" w:hAnsi="Courier New" w:cs="Courier New"/>
          <w:sz w:val="20"/>
          <w:szCs w:val="20"/>
        </w:rPr>
      </w:pPr>
      <w:ins w:id="41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14" w:author="Musavi, Hamid [USA]" w:date="2018-05-09T14:42:00Z"/>
          <w:rFonts w:ascii="Courier New" w:hAnsi="Courier New" w:cs="Courier New"/>
          <w:sz w:val="20"/>
          <w:szCs w:val="20"/>
        </w:rPr>
      </w:pPr>
      <w:ins w:id="41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16" w:author="Musavi, Hamid [USA]" w:date="2018-05-09T14:42:00Z"/>
          <w:rFonts w:ascii="Courier New" w:hAnsi="Courier New" w:cs="Courier New"/>
          <w:sz w:val="20"/>
          <w:szCs w:val="20"/>
        </w:rPr>
      </w:pPr>
      <w:ins w:id="417" w:author="Musavi, Hamid [USA]" w:date="2018-05-09T14:42:00Z">
        <w:r w:rsidRPr="00384C3A">
          <w:rPr>
            <w:rFonts w:ascii="Courier New" w:hAnsi="Courier New" w:cs="Courier New"/>
            <w:sz w:val="20"/>
            <w:szCs w:val="20"/>
          </w:rPr>
          <w:t xml:space="preserve">      "partII": [</w:t>
        </w:r>
      </w:ins>
    </w:p>
    <w:p w:rsidR="00384C3A" w:rsidRPr="00384C3A" w:rsidRDefault="00384C3A" w:rsidP="00384C3A">
      <w:pPr>
        <w:shd w:val="clear" w:color="auto" w:fill="D9D9D9" w:themeFill="background1" w:themeFillShade="D9"/>
        <w:spacing w:after="0"/>
        <w:rPr>
          <w:ins w:id="418" w:author="Musavi, Hamid [USA]" w:date="2018-05-09T14:42:00Z"/>
          <w:rFonts w:ascii="Courier New" w:hAnsi="Courier New" w:cs="Courier New"/>
          <w:sz w:val="20"/>
          <w:szCs w:val="20"/>
        </w:rPr>
      </w:pPr>
      <w:ins w:id="41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20" w:author="Musavi, Hamid [USA]" w:date="2018-05-09T14:42:00Z"/>
          <w:rFonts w:ascii="Courier New" w:hAnsi="Courier New" w:cs="Courier New"/>
          <w:sz w:val="20"/>
          <w:szCs w:val="20"/>
        </w:rPr>
      </w:pPr>
      <w:ins w:id="421" w:author="Musavi, Hamid [USA]" w:date="2018-05-09T14:42:00Z">
        <w:r w:rsidRPr="00384C3A">
          <w:rPr>
            <w:rFonts w:ascii="Courier New" w:hAnsi="Courier New" w:cs="Courier New"/>
            <w:sz w:val="20"/>
            <w:szCs w:val="20"/>
          </w:rPr>
          <w:t xml:space="preserve">          "id": "VehicleSafetyExtensions",</w:t>
        </w:r>
      </w:ins>
    </w:p>
    <w:p w:rsidR="00384C3A" w:rsidRPr="00384C3A" w:rsidRDefault="00384C3A" w:rsidP="00384C3A">
      <w:pPr>
        <w:shd w:val="clear" w:color="auto" w:fill="D9D9D9" w:themeFill="background1" w:themeFillShade="D9"/>
        <w:spacing w:after="0"/>
        <w:rPr>
          <w:ins w:id="422" w:author="Musavi, Hamid [USA]" w:date="2018-05-09T14:42:00Z"/>
          <w:rFonts w:ascii="Courier New" w:hAnsi="Courier New" w:cs="Courier New"/>
          <w:sz w:val="20"/>
          <w:szCs w:val="20"/>
        </w:rPr>
      </w:pPr>
      <w:ins w:id="423" w:author="Musavi, Hamid [USA]" w:date="2018-05-09T14:42:00Z">
        <w:r w:rsidRPr="00384C3A">
          <w:rPr>
            <w:rFonts w:ascii="Courier New" w:hAnsi="Courier New" w:cs="Courier New"/>
            <w:sz w:val="20"/>
            <w:szCs w:val="20"/>
          </w:rPr>
          <w:t xml:space="preserve">          "value": {</w:t>
        </w:r>
      </w:ins>
    </w:p>
    <w:p w:rsidR="00384C3A" w:rsidRPr="00384C3A" w:rsidRDefault="00384C3A" w:rsidP="00384C3A">
      <w:pPr>
        <w:shd w:val="clear" w:color="auto" w:fill="D9D9D9" w:themeFill="background1" w:themeFillShade="D9"/>
        <w:spacing w:after="0"/>
        <w:rPr>
          <w:ins w:id="424" w:author="Musavi, Hamid [USA]" w:date="2018-05-09T14:42:00Z"/>
          <w:rFonts w:ascii="Courier New" w:hAnsi="Courier New" w:cs="Courier New"/>
          <w:sz w:val="20"/>
          <w:szCs w:val="20"/>
        </w:rPr>
      </w:pPr>
      <w:ins w:id="425" w:author="Musavi, Hamid [USA]" w:date="2018-05-09T14:42:00Z">
        <w:r w:rsidRPr="00384C3A">
          <w:rPr>
            <w:rFonts w:ascii="Courier New" w:hAnsi="Courier New" w:cs="Courier New"/>
            <w:sz w:val="20"/>
            <w:szCs w:val="20"/>
          </w:rPr>
          <w:t xml:space="preserve">            "pathHistory": {</w:t>
        </w:r>
      </w:ins>
    </w:p>
    <w:p w:rsidR="00384C3A" w:rsidRPr="00384C3A" w:rsidRDefault="00384C3A" w:rsidP="00384C3A">
      <w:pPr>
        <w:shd w:val="clear" w:color="auto" w:fill="D9D9D9" w:themeFill="background1" w:themeFillShade="D9"/>
        <w:spacing w:after="0"/>
        <w:rPr>
          <w:ins w:id="426" w:author="Musavi, Hamid [USA]" w:date="2018-05-09T14:42:00Z"/>
          <w:rFonts w:ascii="Courier New" w:hAnsi="Courier New" w:cs="Courier New"/>
          <w:sz w:val="20"/>
          <w:szCs w:val="20"/>
        </w:rPr>
      </w:pPr>
      <w:ins w:id="427" w:author="Musavi, Hamid [USA]" w:date="2018-05-09T14:42:00Z">
        <w:r w:rsidRPr="00384C3A">
          <w:rPr>
            <w:rFonts w:ascii="Courier New" w:hAnsi="Courier New" w:cs="Courier New"/>
            <w:sz w:val="20"/>
            <w:szCs w:val="20"/>
          </w:rPr>
          <w:t xml:space="preserve">              "crumbData": [</w:t>
        </w:r>
      </w:ins>
    </w:p>
    <w:p w:rsidR="00384C3A" w:rsidRPr="00384C3A" w:rsidRDefault="00384C3A" w:rsidP="00384C3A">
      <w:pPr>
        <w:shd w:val="clear" w:color="auto" w:fill="D9D9D9" w:themeFill="background1" w:themeFillShade="D9"/>
        <w:spacing w:after="0"/>
        <w:rPr>
          <w:ins w:id="428" w:author="Musavi, Hamid [USA]" w:date="2018-05-09T14:42:00Z"/>
          <w:rFonts w:ascii="Courier New" w:hAnsi="Courier New" w:cs="Courier New"/>
          <w:sz w:val="20"/>
          <w:szCs w:val="20"/>
        </w:rPr>
      </w:pPr>
      <w:ins w:id="42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30" w:author="Musavi, Hamid [USA]" w:date="2018-05-09T14:42:00Z"/>
          <w:rFonts w:ascii="Courier New" w:hAnsi="Courier New" w:cs="Courier New"/>
          <w:sz w:val="20"/>
          <w:szCs w:val="20"/>
        </w:rPr>
      </w:pPr>
      <w:ins w:id="431" w:author="Musavi, Hamid [USA]" w:date="2018-05-09T14:42:00Z">
        <w:r w:rsidRPr="00384C3A">
          <w:rPr>
            <w:rFonts w:ascii="Courier New" w:hAnsi="Courier New" w:cs="Courier New"/>
            <w:sz w:val="20"/>
            <w:szCs w:val="20"/>
          </w:rPr>
          <w:t xml:space="preserve">                  "elevationOffset": 0,</w:t>
        </w:r>
      </w:ins>
    </w:p>
    <w:p w:rsidR="00384C3A" w:rsidRPr="00384C3A" w:rsidRDefault="00384C3A" w:rsidP="00384C3A">
      <w:pPr>
        <w:shd w:val="clear" w:color="auto" w:fill="D9D9D9" w:themeFill="background1" w:themeFillShade="D9"/>
        <w:spacing w:after="0"/>
        <w:rPr>
          <w:ins w:id="432" w:author="Musavi, Hamid [USA]" w:date="2018-05-09T14:42:00Z"/>
          <w:rFonts w:ascii="Courier New" w:hAnsi="Courier New" w:cs="Courier New"/>
          <w:sz w:val="20"/>
          <w:szCs w:val="20"/>
        </w:rPr>
      </w:pPr>
      <w:ins w:id="433" w:author="Musavi, Hamid [USA]" w:date="2018-05-09T14:42:00Z">
        <w:r w:rsidRPr="00384C3A">
          <w:rPr>
            <w:rFonts w:ascii="Courier New" w:hAnsi="Courier New" w:cs="Courier New"/>
            <w:sz w:val="20"/>
            <w:szCs w:val="20"/>
          </w:rPr>
          <w:t xml:space="preserve">                  "latOffset": 0.0000118,</w:t>
        </w:r>
      </w:ins>
    </w:p>
    <w:p w:rsidR="00384C3A" w:rsidRPr="00384C3A" w:rsidRDefault="00384C3A" w:rsidP="00384C3A">
      <w:pPr>
        <w:shd w:val="clear" w:color="auto" w:fill="D9D9D9" w:themeFill="background1" w:themeFillShade="D9"/>
        <w:spacing w:after="0"/>
        <w:rPr>
          <w:ins w:id="434" w:author="Musavi, Hamid [USA]" w:date="2018-05-09T14:42:00Z"/>
          <w:rFonts w:ascii="Courier New" w:hAnsi="Courier New" w:cs="Courier New"/>
          <w:sz w:val="20"/>
          <w:szCs w:val="20"/>
        </w:rPr>
      </w:pPr>
      <w:ins w:id="435" w:author="Musavi, Hamid [USA]" w:date="2018-05-09T14:42:00Z">
        <w:r w:rsidRPr="00384C3A">
          <w:rPr>
            <w:rFonts w:ascii="Courier New" w:hAnsi="Courier New" w:cs="Courier New"/>
            <w:sz w:val="20"/>
            <w:szCs w:val="20"/>
          </w:rPr>
          <w:t xml:space="preserve">                  "lonOffset": 0.0000937,</w:t>
        </w:r>
      </w:ins>
    </w:p>
    <w:p w:rsidR="00384C3A" w:rsidRPr="00384C3A" w:rsidRDefault="00384C3A" w:rsidP="00384C3A">
      <w:pPr>
        <w:shd w:val="clear" w:color="auto" w:fill="D9D9D9" w:themeFill="background1" w:themeFillShade="D9"/>
        <w:spacing w:after="0"/>
        <w:rPr>
          <w:ins w:id="436" w:author="Musavi, Hamid [USA]" w:date="2018-05-09T14:42:00Z"/>
          <w:rFonts w:ascii="Courier New" w:hAnsi="Courier New" w:cs="Courier New"/>
          <w:sz w:val="20"/>
          <w:szCs w:val="20"/>
        </w:rPr>
      </w:pPr>
      <w:ins w:id="437" w:author="Musavi, Hamid [USA]" w:date="2018-05-09T14:42:00Z">
        <w:r w:rsidRPr="00384C3A">
          <w:rPr>
            <w:rFonts w:ascii="Courier New" w:hAnsi="Courier New" w:cs="Courier New"/>
            <w:sz w:val="20"/>
            <w:szCs w:val="20"/>
          </w:rPr>
          <w:t xml:space="preserve">                  "timeOffset": 1</w:t>
        </w:r>
      </w:ins>
    </w:p>
    <w:p w:rsidR="00384C3A" w:rsidRPr="00384C3A" w:rsidRDefault="00384C3A" w:rsidP="00384C3A">
      <w:pPr>
        <w:shd w:val="clear" w:color="auto" w:fill="D9D9D9" w:themeFill="background1" w:themeFillShade="D9"/>
        <w:spacing w:after="0"/>
        <w:rPr>
          <w:ins w:id="438" w:author="Musavi, Hamid [USA]" w:date="2018-05-09T14:42:00Z"/>
          <w:rFonts w:ascii="Courier New" w:hAnsi="Courier New" w:cs="Courier New"/>
          <w:sz w:val="20"/>
          <w:szCs w:val="20"/>
        </w:rPr>
      </w:pPr>
      <w:ins w:id="43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40" w:author="Musavi, Hamid [USA]" w:date="2018-05-09T14:42:00Z"/>
          <w:rFonts w:ascii="Courier New" w:hAnsi="Courier New" w:cs="Courier New"/>
          <w:sz w:val="20"/>
          <w:szCs w:val="20"/>
        </w:rPr>
      </w:pPr>
      <w:ins w:id="44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42" w:author="Musavi, Hamid [USA]" w:date="2018-05-09T14:42:00Z"/>
          <w:rFonts w:ascii="Courier New" w:hAnsi="Courier New" w:cs="Courier New"/>
          <w:sz w:val="20"/>
          <w:szCs w:val="20"/>
        </w:rPr>
      </w:pPr>
      <w:ins w:id="443" w:author="Musavi, Hamid [USA]" w:date="2018-05-09T14:42:00Z">
        <w:r w:rsidRPr="00384C3A">
          <w:rPr>
            <w:rFonts w:ascii="Courier New" w:hAnsi="Courier New" w:cs="Courier New"/>
            <w:sz w:val="20"/>
            <w:szCs w:val="20"/>
          </w:rPr>
          <w:t xml:space="preserve">                  "elevationOffset": -0.1,</w:t>
        </w:r>
      </w:ins>
    </w:p>
    <w:p w:rsidR="00384C3A" w:rsidRPr="00384C3A" w:rsidRDefault="00384C3A" w:rsidP="00384C3A">
      <w:pPr>
        <w:shd w:val="clear" w:color="auto" w:fill="D9D9D9" w:themeFill="background1" w:themeFillShade="D9"/>
        <w:spacing w:after="0"/>
        <w:rPr>
          <w:ins w:id="444" w:author="Musavi, Hamid [USA]" w:date="2018-05-09T14:42:00Z"/>
          <w:rFonts w:ascii="Courier New" w:hAnsi="Courier New" w:cs="Courier New"/>
          <w:sz w:val="20"/>
          <w:szCs w:val="20"/>
        </w:rPr>
      </w:pPr>
      <w:ins w:id="445" w:author="Musavi, Hamid [USA]" w:date="2018-05-09T14:42:00Z">
        <w:r w:rsidRPr="00384C3A">
          <w:rPr>
            <w:rFonts w:ascii="Courier New" w:hAnsi="Courier New" w:cs="Courier New"/>
            <w:sz w:val="20"/>
            <w:szCs w:val="20"/>
          </w:rPr>
          <w:t xml:space="preserve">                  "latOffset": 0.0000692,</w:t>
        </w:r>
      </w:ins>
    </w:p>
    <w:p w:rsidR="00384C3A" w:rsidRPr="00384C3A" w:rsidRDefault="00384C3A" w:rsidP="00384C3A">
      <w:pPr>
        <w:shd w:val="clear" w:color="auto" w:fill="D9D9D9" w:themeFill="background1" w:themeFillShade="D9"/>
        <w:spacing w:after="0"/>
        <w:rPr>
          <w:ins w:id="446" w:author="Musavi, Hamid [USA]" w:date="2018-05-09T14:42:00Z"/>
          <w:rFonts w:ascii="Courier New" w:hAnsi="Courier New" w:cs="Courier New"/>
          <w:sz w:val="20"/>
          <w:szCs w:val="20"/>
        </w:rPr>
      </w:pPr>
      <w:ins w:id="447" w:author="Musavi, Hamid [USA]" w:date="2018-05-09T14:42:00Z">
        <w:r w:rsidRPr="00384C3A">
          <w:rPr>
            <w:rFonts w:ascii="Courier New" w:hAnsi="Courier New" w:cs="Courier New"/>
            <w:sz w:val="20"/>
            <w:szCs w:val="20"/>
          </w:rPr>
          <w:t xml:space="preserve">                  "lonOffset": 0.0002635,</w:t>
        </w:r>
      </w:ins>
    </w:p>
    <w:p w:rsidR="00384C3A" w:rsidRPr="00384C3A" w:rsidRDefault="00384C3A" w:rsidP="00384C3A">
      <w:pPr>
        <w:shd w:val="clear" w:color="auto" w:fill="D9D9D9" w:themeFill="background1" w:themeFillShade="D9"/>
        <w:spacing w:after="0"/>
        <w:rPr>
          <w:ins w:id="448" w:author="Musavi, Hamid [USA]" w:date="2018-05-09T14:42:00Z"/>
          <w:rFonts w:ascii="Courier New" w:hAnsi="Courier New" w:cs="Courier New"/>
          <w:sz w:val="20"/>
          <w:szCs w:val="20"/>
        </w:rPr>
      </w:pPr>
      <w:ins w:id="449" w:author="Musavi, Hamid [USA]" w:date="2018-05-09T14:42:00Z">
        <w:r w:rsidRPr="00384C3A">
          <w:rPr>
            <w:rFonts w:ascii="Courier New" w:hAnsi="Courier New" w:cs="Courier New"/>
            <w:sz w:val="20"/>
            <w:szCs w:val="20"/>
          </w:rPr>
          <w:t xml:space="preserve">                  "timeOffset": 2.79</w:t>
        </w:r>
      </w:ins>
    </w:p>
    <w:p w:rsidR="00384C3A" w:rsidRPr="00384C3A" w:rsidRDefault="00384C3A" w:rsidP="00384C3A">
      <w:pPr>
        <w:shd w:val="clear" w:color="auto" w:fill="D9D9D9" w:themeFill="background1" w:themeFillShade="D9"/>
        <w:spacing w:after="0"/>
        <w:rPr>
          <w:ins w:id="450" w:author="Musavi, Hamid [USA]" w:date="2018-05-09T14:42:00Z"/>
          <w:rFonts w:ascii="Courier New" w:hAnsi="Courier New" w:cs="Courier New"/>
          <w:sz w:val="20"/>
          <w:szCs w:val="20"/>
        </w:rPr>
      </w:pPr>
      <w:ins w:id="45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52" w:author="Musavi, Hamid [USA]" w:date="2018-05-09T14:42:00Z"/>
          <w:rFonts w:ascii="Courier New" w:hAnsi="Courier New" w:cs="Courier New"/>
          <w:sz w:val="20"/>
          <w:szCs w:val="20"/>
        </w:rPr>
      </w:pPr>
      <w:ins w:id="45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54" w:author="Musavi, Hamid [USA]" w:date="2018-05-09T14:42:00Z"/>
          <w:rFonts w:ascii="Courier New" w:hAnsi="Courier New" w:cs="Courier New"/>
          <w:sz w:val="20"/>
          <w:szCs w:val="20"/>
        </w:rPr>
      </w:pPr>
      <w:ins w:id="455" w:author="Musavi, Hamid [USA]" w:date="2018-05-09T14:42:00Z">
        <w:r w:rsidRPr="00384C3A">
          <w:rPr>
            <w:rFonts w:ascii="Courier New" w:hAnsi="Courier New" w:cs="Courier New"/>
            <w:sz w:val="20"/>
            <w:szCs w:val="20"/>
          </w:rPr>
          <w:t xml:space="preserve">                  "elevationOffset": -0.3,</w:t>
        </w:r>
      </w:ins>
    </w:p>
    <w:p w:rsidR="00384C3A" w:rsidRPr="00384C3A" w:rsidRDefault="00384C3A" w:rsidP="00384C3A">
      <w:pPr>
        <w:shd w:val="clear" w:color="auto" w:fill="D9D9D9" w:themeFill="background1" w:themeFillShade="D9"/>
        <w:spacing w:after="0"/>
        <w:rPr>
          <w:ins w:id="456" w:author="Musavi, Hamid [USA]" w:date="2018-05-09T14:42:00Z"/>
          <w:rFonts w:ascii="Courier New" w:hAnsi="Courier New" w:cs="Courier New"/>
          <w:sz w:val="20"/>
          <w:szCs w:val="20"/>
        </w:rPr>
      </w:pPr>
      <w:ins w:id="457" w:author="Musavi, Hamid [USA]" w:date="2018-05-09T14:42:00Z">
        <w:r w:rsidRPr="00384C3A">
          <w:rPr>
            <w:rFonts w:ascii="Courier New" w:hAnsi="Courier New" w:cs="Courier New"/>
            <w:sz w:val="20"/>
            <w:szCs w:val="20"/>
          </w:rPr>
          <w:t xml:space="preserve">                  "latOffset": 0.0001574,</w:t>
        </w:r>
      </w:ins>
    </w:p>
    <w:p w:rsidR="00384C3A" w:rsidRPr="00384C3A" w:rsidRDefault="00384C3A" w:rsidP="00384C3A">
      <w:pPr>
        <w:shd w:val="clear" w:color="auto" w:fill="D9D9D9" w:themeFill="background1" w:themeFillShade="D9"/>
        <w:spacing w:after="0"/>
        <w:rPr>
          <w:ins w:id="458" w:author="Musavi, Hamid [USA]" w:date="2018-05-09T14:42:00Z"/>
          <w:rFonts w:ascii="Courier New" w:hAnsi="Courier New" w:cs="Courier New"/>
          <w:sz w:val="20"/>
          <w:szCs w:val="20"/>
        </w:rPr>
      </w:pPr>
      <w:ins w:id="459" w:author="Musavi, Hamid [USA]" w:date="2018-05-09T14:42:00Z">
        <w:r w:rsidRPr="00384C3A">
          <w:rPr>
            <w:rFonts w:ascii="Courier New" w:hAnsi="Courier New" w:cs="Courier New"/>
            <w:sz w:val="20"/>
            <w:szCs w:val="20"/>
          </w:rPr>
          <w:t xml:space="preserve">                  "lonOffset": 0.0003623,</w:t>
        </w:r>
      </w:ins>
    </w:p>
    <w:p w:rsidR="00384C3A" w:rsidRPr="00384C3A" w:rsidRDefault="00384C3A" w:rsidP="00384C3A">
      <w:pPr>
        <w:shd w:val="clear" w:color="auto" w:fill="D9D9D9" w:themeFill="background1" w:themeFillShade="D9"/>
        <w:spacing w:after="0"/>
        <w:rPr>
          <w:ins w:id="460" w:author="Musavi, Hamid [USA]" w:date="2018-05-09T14:42:00Z"/>
          <w:rFonts w:ascii="Courier New" w:hAnsi="Courier New" w:cs="Courier New"/>
          <w:sz w:val="20"/>
          <w:szCs w:val="20"/>
        </w:rPr>
      </w:pPr>
      <w:ins w:id="461" w:author="Musavi, Hamid [USA]" w:date="2018-05-09T14:42:00Z">
        <w:r w:rsidRPr="00384C3A">
          <w:rPr>
            <w:rFonts w:ascii="Courier New" w:hAnsi="Courier New" w:cs="Courier New"/>
            <w:sz w:val="20"/>
            <w:szCs w:val="20"/>
          </w:rPr>
          <w:lastRenderedPageBreak/>
          <w:t xml:space="preserve">                  "timeOffset": 4.19</w:t>
        </w:r>
      </w:ins>
    </w:p>
    <w:p w:rsidR="00384C3A" w:rsidRPr="00384C3A" w:rsidRDefault="00384C3A" w:rsidP="00384C3A">
      <w:pPr>
        <w:shd w:val="clear" w:color="auto" w:fill="D9D9D9" w:themeFill="background1" w:themeFillShade="D9"/>
        <w:spacing w:after="0"/>
        <w:rPr>
          <w:ins w:id="462" w:author="Musavi, Hamid [USA]" w:date="2018-05-09T14:42:00Z"/>
          <w:rFonts w:ascii="Courier New" w:hAnsi="Courier New" w:cs="Courier New"/>
          <w:sz w:val="20"/>
          <w:szCs w:val="20"/>
        </w:rPr>
      </w:pPr>
      <w:ins w:id="46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64" w:author="Musavi, Hamid [USA]" w:date="2018-05-09T14:42:00Z"/>
          <w:rFonts w:ascii="Courier New" w:hAnsi="Courier New" w:cs="Courier New"/>
          <w:sz w:val="20"/>
          <w:szCs w:val="20"/>
        </w:rPr>
      </w:pPr>
      <w:ins w:id="46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66" w:author="Musavi, Hamid [USA]" w:date="2018-05-09T14:42:00Z"/>
          <w:rFonts w:ascii="Courier New" w:hAnsi="Courier New" w:cs="Courier New"/>
          <w:sz w:val="20"/>
          <w:szCs w:val="20"/>
        </w:rPr>
      </w:pPr>
      <w:ins w:id="467" w:author="Musavi, Hamid [USA]" w:date="2018-05-09T14:42:00Z">
        <w:r w:rsidRPr="00384C3A">
          <w:rPr>
            <w:rFonts w:ascii="Courier New" w:hAnsi="Courier New" w:cs="Courier New"/>
            <w:sz w:val="20"/>
            <w:szCs w:val="20"/>
          </w:rPr>
          <w:t xml:space="preserve">                  "elevationOffset": -0.4,</w:t>
        </w:r>
      </w:ins>
    </w:p>
    <w:p w:rsidR="00384C3A" w:rsidRPr="00384C3A" w:rsidRDefault="00384C3A" w:rsidP="00384C3A">
      <w:pPr>
        <w:shd w:val="clear" w:color="auto" w:fill="D9D9D9" w:themeFill="background1" w:themeFillShade="D9"/>
        <w:spacing w:after="0"/>
        <w:rPr>
          <w:ins w:id="468" w:author="Musavi, Hamid [USA]" w:date="2018-05-09T14:42:00Z"/>
          <w:rFonts w:ascii="Courier New" w:hAnsi="Courier New" w:cs="Courier New"/>
          <w:sz w:val="20"/>
          <w:szCs w:val="20"/>
        </w:rPr>
      </w:pPr>
      <w:ins w:id="469" w:author="Musavi, Hamid [USA]" w:date="2018-05-09T14:42:00Z">
        <w:r w:rsidRPr="00384C3A">
          <w:rPr>
            <w:rFonts w:ascii="Courier New" w:hAnsi="Courier New" w:cs="Courier New"/>
            <w:sz w:val="20"/>
            <w:szCs w:val="20"/>
          </w:rPr>
          <w:t xml:space="preserve">                  "latOffset": 0.0002872,</w:t>
        </w:r>
      </w:ins>
    </w:p>
    <w:p w:rsidR="00384C3A" w:rsidRPr="00384C3A" w:rsidRDefault="00384C3A" w:rsidP="00384C3A">
      <w:pPr>
        <w:shd w:val="clear" w:color="auto" w:fill="D9D9D9" w:themeFill="background1" w:themeFillShade="D9"/>
        <w:spacing w:after="0"/>
        <w:rPr>
          <w:ins w:id="470" w:author="Musavi, Hamid [USA]" w:date="2018-05-09T14:42:00Z"/>
          <w:rFonts w:ascii="Courier New" w:hAnsi="Courier New" w:cs="Courier New"/>
          <w:sz w:val="20"/>
          <w:szCs w:val="20"/>
        </w:rPr>
      </w:pPr>
      <w:ins w:id="471" w:author="Musavi, Hamid [USA]" w:date="2018-05-09T14:42:00Z">
        <w:r w:rsidRPr="00384C3A">
          <w:rPr>
            <w:rFonts w:ascii="Courier New" w:hAnsi="Courier New" w:cs="Courier New"/>
            <w:sz w:val="20"/>
            <w:szCs w:val="20"/>
          </w:rPr>
          <w:t xml:space="preserve">                  "lonOffset": 0.0004046,</w:t>
        </w:r>
      </w:ins>
    </w:p>
    <w:p w:rsidR="00384C3A" w:rsidRPr="00384C3A" w:rsidRDefault="00384C3A" w:rsidP="00384C3A">
      <w:pPr>
        <w:shd w:val="clear" w:color="auto" w:fill="D9D9D9" w:themeFill="background1" w:themeFillShade="D9"/>
        <w:spacing w:after="0"/>
        <w:rPr>
          <w:ins w:id="472" w:author="Musavi, Hamid [USA]" w:date="2018-05-09T14:42:00Z"/>
          <w:rFonts w:ascii="Courier New" w:hAnsi="Courier New" w:cs="Courier New"/>
          <w:sz w:val="20"/>
          <w:szCs w:val="20"/>
        </w:rPr>
      </w:pPr>
      <w:ins w:id="473" w:author="Musavi, Hamid [USA]" w:date="2018-05-09T14:42:00Z">
        <w:r w:rsidRPr="00384C3A">
          <w:rPr>
            <w:rFonts w:ascii="Courier New" w:hAnsi="Courier New" w:cs="Courier New"/>
            <w:sz w:val="20"/>
            <w:szCs w:val="20"/>
          </w:rPr>
          <w:t xml:space="preserve">                  "timeOffset": 5.7</w:t>
        </w:r>
      </w:ins>
    </w:p>
    <w:p w:rsidR="00384C3A" w:rsidRPr="00384C3A" w:rsidRDefault="00384C3A" w:rsidP="00384C3A">
      <w:pPr>
        <w:shd w:val="clear" w:color="auto" w:fill="D9D9D9" w:themeFill="background1" w:themeFillShade="D9"/>
        <w:spacing w:after="0"/>
        <w:rPr>
          <w:ins w:id="474" w:author="Musavi, Hamid [USA]" w:date="2018-05-09T14:42:00Z"/>
          <w:rFonts w:ascii="Courier New" w:hAnsi="Courier New" w:cs="Courier New"/>
          <w:sz w:val="20"/>
          <w:szCs w:val="20"/>
        </w:rPr>
      </w:pPr>
      <w:ins w:id="47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76" w:author="Musavi, Hamid [USA]" w:date="2018-05-09T14:42:00Z"/>
          <w:rFonts w:ascii="Courier New" w:hAnsi="Courier New" w:cs="Courier New"/>
          <w:sz w:val="20"/>
          <w:szCs w:val="20"/>
        </w:rPr>
      </w:pPr>
      <w:ins w:id="47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78" w:author="Musavi, Hamid [USA]" w:date="2018-05-09T14:42:00Z"/>
          <w:rFonts w:ascii="Courier New" w:hAnsi="Courier New" w:cs="Courier New"/>
          <w:sz w:val="20"/>
          <w:szCs w:val="20"/>
        </w:rPr>
      </w:pPr>
      <w:ins w:id="479" w:author="Musavi, Hamid [USA]" w:date="2018-05-09T14:42:00Z">
        <w:r w:rsidRPr="00384C3A">
          <w:rPr>
            <w:rFonts w:ascii="Courier New" w:hAnsi="Courier New" w:cs="Courier New"/>
            <w:sz w:val="20"/>
            <w:szCs w:val="20"/>
          </w:rPr>
          <w:t xml:space="preserve">                  "elevationOffset": -1.1,</w:t>
        </w:r>
      </w:ins>
    </w:p>
    <w:p w:rsidR="00384C3A" w:rsidRPr="00384C3A" w:rsidRDefault="00384C3A" w:rsidP="00384C3A">
      <w:pPr>
        <w:shd w:val="clear" w:color="auto" w:fill="D9D9D9" w:themeFill="background1" w:themeFillShade="D9"/>
        <w:spacing w:after="0"/>
        <w:rPr>
          <w:ins w:id="480" w:author="Musavi, Hamid [USA]" w:date="2018-05-09T14:42:00Z"/>
          <w:rFonts w:ascii="Courier New" w:hAnsi="Courier New" w:cs="Courier New"/>
          <w:sz w:val="20"/>
          <w:szCs w:val="20"/>
        </w:rPr>
      </w:pPr>
      <w:ins w:id="481" w:author="Musavi, Hamid [USA]" w:date="2018-05-09T14:42:00Z">
        <w:r w:rsidRPr="00384C3A">
          <w:rPr>
            <w:rFonts w:ascii="Courier New" w:hAnsi="Courier New" w:cs="Courier New"/>
            <w:sz w:val="20"/>
            <w:szCs w:val="20"/>
          </w:rPr>
          <w:t xml:space="preserve">                  "latOffset": 0.0008191,</w:t>
        </w:r>
      </w:ins>
    </w:p>
    <w:p w:rsidR="00384C3A" w:rsidRPr="00384C3A" w:rsidRDefault="00384C3A" w:rsidP="00384C3A">
      <w:pPr>
        <w:shd w:val="clear" w:color="auto" w:fill="D9D9D9" w:themeFill="background1" w:themeFillShade="D9"/>
        <w:spacing w:after="0"/>
        <w:rPr>
          <w:ins w:id="482" w:author="Musavi, Hamid [USA]" w:date="2018-05-09T14:42:00Z"/>
          <w:rFonts w:ascii="Courier New" w:hAnsi="Courier New" w:cs="Courier New"/>
          <w:sz w:val="20"/>
          <w:szCs w:val="20"/>
        </w:rPr>
      </w:pPr>
      <w:ins w:id="483" w:author="Musavi, Hamid [USA]" w:date="2018-05-09T14:42:00Z">
        <w:r w:rsidRPr="00384C3A">
          <w:rPr>
            <w:rFonts w:ascii="Courier New" w:hAnsi="Courier New" w:cs="Courier New"/>
            <w:sz w:val="20"/>
            <w:szCs w:val="20"/>
          </w:rPr>
          <w:t xml:space="preserve">                  "lonOffset": 0.0003202,</w:t>
        </w:r>
      </w:ins>
    </w:p>
    <w:p w:rsidR="00384C3A" w:rsidRPr="00384C3A" w:rsidRDefault="00384C3A" w:rsidP="00384C3A">
      <w:pPr>
        <w:shd w:val="clear" w:color="auto" w:fill="D9D9D9" w:themeFill="background1" w:themeFillShade="D9"/>
        <w:spacing w:after="0"/>
        <w:rPr>
          <w:ins w:id="484" w:author="Musavi, Hamid [USA]" w:date="2018-05-09T14:42:00Z"/>
          <w:rFonts w:ascii="Courier New" w:hAnsi="Courier New" w:cs="Courier New"/>
          <w:sz w:val="20"/>
          <w:szCs w:val="20"/>
        </w:rPr>
      </w:pPr>
      <w:ins w:id="485" w:author="Musavi, Hamid [USA]" w:date="2018-05-09T14:42:00Z">
        <w:r w:rsidRPr="00384C3A">
          <w:rPr>
            <w:rFonts w:ascii="Courier New" w:hAnsi="Courier New" w:cs="Courier New"/>
            <w:sz w:val="20"/>
            <w:szCs w:val="20"/>
          </w:rPr>
          <w:t xml:space="preserve">                  "timeOffset": 9.69</w:t>
        </w:r>
      </w:ins>
    </w:p>
    <w:p w:rsidR="00384C3A" w:rsidRPr="00384C3A" w:rsidRDefault="00384C3A" w:rsidP="00384C3A">
      <w:pPr>
        <w:shd w:val="clear" w:color="auto" w:fill="D9D9D9" w:themeFill="background1" w:themeFillShade="D9"/>
        <w:spacing w:after="0"/>
        <w:rPr>
          <w:ins w:id="486" w:author="Musavi, Hamid [USA]" w:date="2018-05-09T14:42:00Z"/>
          <w:rFonts w:ascii="Courier New" w:hAnsi="Courier New" w:cs="Courier New"/>
          <w:sz w:val="20"/>
          <w:szCs w:val="20"/>
        </w:rPr>
      </w:pPr>
      <w:ins w:id="48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88" w:author="Musavi, Hamid [USA]" w:date="2018-05-09T14:42:00Z"/>
          <w:rFonts w:ascii="Courier New" w:hAnsi="Courier New" w:cs="Courier New"/>
          <w:sz w:val="20"/>
          <w:szCs w:val="20"/>
        </w:rPr>
      </w:pPr>
      <w:ins w:id="48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90" w:author="Musavi, Hamid [USA]" w:date="2018-05-09T14:42:00Z"/>
          <w:rFonts w:ascii="Courier New" w:hAnsi="Courier New" w:cs="Courier New"/>
          <w:sz w:val="20"/>
          <w:szCs w:val="20"/>
        </w:rPr>
      </w:pPr>
      <w:ins w:id="491" w:author="Musavi, Hamid [USA]" w:date="2018-05-09T14:42:00Z">
        <w:r w:rsidRPr="00384C3A">
          <w:rPr>
            <w:rFonts w:ascii="Courier New" w:hAnsi="Courier New" w:cs="Courier New"/>
            <w:sz w:val="20"/>
            <w:szCs w:val="20"/>
          </w:rPr>
          <w:t xml:space="preserve">                  "elevationOffset": -1.8,</w:t>
        </w:r>
      </w:ins>
    </w:p>
    <w:p w:rsidR="00384C3A" w:rsidRPr="00384C3A" w:rsidRDefault="00384C3A" w:rsidP="00384C3A">
      <w:pPr>
        <w:shd w:val="clear" w:color="auto" w:fill="D9D9D9" w:themeFill="background1" w:themeFillShade="D9"/>
        <w:spacing w:after="0"/>
        <w:rPr>
          <w:ins w:id="492" w:author="Musavi, Hamid [USA]" w:date="2018-05-09T14:42:00Z"/>
          <w:rFonts w:ascii="Courier New" w:hAnsi="Courier New" w:cs="Courier New"/>
          <w:sz w:val="20"/>
          <w:szCs w:val="20"/>
        </w:rPr>
      </w:pPr>
      <w:ins w:id="493" w:author="Musavi, Hamid [USA]" w:date="2018-05-09T14:42:00Z">
        <w:r w:rsidRPr="00384C3A">
          <w:rPr>
            <w:rFonts w:ascii="Courier New" w:hAnsi="Courier New" w:cs="Courier New"/>
            <w:sz w:val="20"/>
            <w:szCs w:val="20"/>
          </w:rPr>
          <w:t xml:space="preserve">                  "latOffset": 0.0017064,</w:t>
        </w:r>
      </w:ins>
    </w:p>
    <w:p w:rsidR="00384C3A" w:rsidRPr="00384C3A" w:rsidRDefault="00384C3A" w:rsidP="00384C3A">
      <w:pPr>
        <w:shd w:val="clear" w:color="auto" w:fill="D9D9D9" w:themeFill="background1" w:themeFillShade="D9"/>
        <w:spacing w:after="0"/>
        <w:rPr>
          <w:ins w:id="494" w:author="Musavi, Hamid [USA]" w:date="2018-05-09T14:42:00Z"/>
          <w:rFonts w:ascii="Courier New" w:hAnsi="Courier New" w:cs="Courier New"/>
          <w:sz w:val="20"/>
          <w:szCs w:val="20"/>
        </w:rPr>
      </w:pPr>
      <w:ins w:id="495" w:author="Musavi, Hamid [USA]" w:date="2018-05-09T14:42:00Z">
        <w:r w:rsidRPr="00384C3A">
          <w:rPr>
            <w:rFonts w:ascii="Courier New" w:hAnsi="Courier New" w:cs="Courier New"/>
            <w:sz w:val="20"/>
            <w:szCs w:val="20"/>
          </w:rPr>
          <w:t xml:space="preserve">                  "lonOffset": 0.0001896,</w:t>
        </w:r>
      </w:ins>
    </w:p>
    <w:p w:rsidR="00384C3A" w:rsidRPr="00384C3A" w:rsidRDefault="00384C3A" w:rsidP="00384C3A">
      <w:pPr>
        <w:shd w:val="clear" w:color="auto" w:fill="D9D9D9" w:themeFill="background1" w:themeFillShade="D9"/>
        <w:spacing w:after="0"/>
        <w:rPr>
          <w:ins w:id="496" w:author="Musavi, Hamid [USA]" w:date="2018-05-09T14:42:00Z"/>
          <w:rFonts w:ascii="Courier New" w:hAnsi="Courier New" w:cs="Courier New"/>
          <w:sz w:val="20"/>
          <w:szCs w:val="20"/>
        </w:rPr>
      </w:pPr>
      <w:ins w:id="497" w:author="Musavi, Hamid [USA]" w:date="2018-05-09T14:42:00Z">
        <w:r w:rsidRPr="00384C3A">
          <w:rPr>
            <w:rFonts w:ascii="Courier New" w:hAnsi="Courier New" w:cs="Courier New"/>
            <w:sz w:val="20"/>
            <w:szCs w:val="20"/>
          </w:rPr>
          <w:t xml:space="preserve">                  "timeOffset": 14.2</w:t>
        </w:r>
      </w:ins>
    </w:p>
    <w:p w:rsidR="00384C3A" w:rsidRPr="00384C3A" w:rsidRDefault="00384C3A" w:rsidP="00384C3A">
      <w:pPr>
        <w:shd w:val="clear" w:color="auto" w:fill="D9D9D9" w:themeFill="background1" w:themeFillShade="D9"/>
        <w:spacing w:after="0"/>
        <w:rPr>
          <w:ins w:id="498" w:author="Musavi, Hamid [USA]" w:date="2018-05-09T14:42:00Z"/>
          <w:rFonts w:ascii="Courier New" w:hAnsi="Courier New" w:cs="Courier New"/>
          <w:sz w:val="20"/>
          <w:szCs w:val="20"/>
        </w:rPr>
      </w:pPr>
      <w:ins w:id="49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0" w:author="Musavi, Hamid [USA]" w:date="2018-05-09T14:42:00Z"/>
          <w:rFonts w:ascii="Courier New" w:hAnsi="Courier New" w:cs="Courier New"/>
          <w:sz w:val="20"/>
          <w:szCs w:val="20"/>
        </w:rPr>
      </w:pPr>
      <w:ins w:id="50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2" w:author="Musavi, Hamid [USA]" w:date="2018-05-09T14:42:00Z"/>
          <w:rFonts w:ascii="Courier New" w:hAnsi="Courier New" w:cs="Courier New"/>
          <w:sz w:val="20"/>
          <w:szCs w:val="20"/>
        </w:rPr>
      </w:pPr>
      <w:ins w:id="50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4" w:author="Musavi, Hamid [USA]" w:date="2018-05-09T14:42:00Z"/>
          <w:rFonts w:ascii="Courier New" w:hAnsi="Courier New" w:cs="Courier New"/>
          <w:sz w:val="20"/>
          <w:szCs w:val="20"/>
        </w:rPr>
      </w:pPr>
      <w:ins w:id="505" w:author="Musavi, Hamid [USA]" w:date="2018-05-09T14:42:00Z">
        <w:r w:rsidRPr="00384C3A">
          <w:rPr>
            <w:rFonts w:ascii="Courier New" w:hAnsi="Courier New" w:cs="Courier New"/>
            <w:sz w:val="20"/>
            <w:szCs w:val="20"/>
          </w:rPr>
          <w:t xml:space="preserve">            "pathPrediction": {</w:t>
        </w:r>
      </w:ins>
    </w:p>
    <w:p w:rsidR="00384C3A" w:rsidRPr="00384C3A" w:rsidRDefault="00384C3A" w:rsidP="00384C3A">
      <w:pPr>
        <w:shd w:val="clear" w:color="auto" w:fill="D9D9D9" w:themeFill="background1" w:themeFillShade="D9"/>
        <w:spacing w:after="0"/>
        <w:rPr>
          <w:ins w:id="506" w:author="Musavi, Hamid [USA]" w:date="2018-05-09T14:42:00Z"/>
          <w:rFonts w:ascii="Courier New" w:hAnsi="Courier New" w:cs="Courier New"/>
          <w:sz w:val="20"/>
          <w:szCs w:val="20"/>
        </w:rPr>
      </w:pPr>
      <w:ins w:id="507" w:author="Musavi, Hamid [USA]" w:date="2018-05-09T14:42:00Z">
        <w:r w:rsidRPr="00384C3A">
          <w:rPr>
            <w:rFonts w:ascii="Courier New" w:hAnsi="Courier New" w:cs="Courier New"/>
            <w:sz w:val="20"/>
            <w:szCs w:val="20"/>
          </w:rPr>
          <w:t xml:space="preserve">              "confidence": 10,</w:t>
        </w:r>
      </w:ins>
    </w:p>
    <w:p w:rsidR="00384C3A" w:rsidRPr="00384C3A" w:rsidRDefault="00384C3A" w:rsidP="00384C3A">
      <w:pPr>
        <w:shd w:val="clear" w:color="auto" w:fill="D9D9D9" w:themeFill="background1" w:themeFillShade="D9"/>
        <w:spacing w:after="0"/>
        <w:rPr>
          <w:ins w:id="508" w:author="Musavi, Hamid [USA]" w:date="2018-05-09T14:42:00Z"/>
          <w:rFonts w:ascii="Courier New" w:hAnsi="Courier New" w:cs="Courier New"/>
          <w:sz w:val="20"/>
          <w:szCs w:val="20"/>
        </w:rPr>
      </w:pPr>
      <w:ins w:id="509" w:author="Musavi, Hamid [USA]" w:date="2018-05-09T14:42:00Z">
        <w:r w:rsidRPr="00384C3A">
          <w:rPr>
            <w:rFonts w:ascii="Courier New" w:hAnsi="Courier New" w:cs="Courier New"/>
            <w:sz w:val="20"/>
            <w:szCs w:val="20"/>
          </w:rPr>
          <w:t xml:space="preserve">              "radiusOfCurve": 97.5</w:t>
        </w:r>
      </w:ins>
    </w:p>
    <w:p w:rsidR="00384C3A" w:rsidRPr="00384C3A" w:rsidRDefault="00384C3A" w:rsidP="00384C3A">
      <w:pPr>
        <w:shd w:val="clear" w:color="auto" w:fill="D9D9D9" w:themeFill="background1" w:themeFillShade="D9"/>
        <w:spacing w:after="0"/>
        <w:rPr>
          <w:ins w:id="510" w:author="Musavi, Hamid [USA]" w:date="2018-05-09T14:42:00Z"/>
          <w:rFonts w:ascii="Courier New" w:hAnsi="Courier New" w:cs="Courier New"/>
          <w:sz w:val="20"/>
          <w:szCs w:val="20"/>
        </w:rPr>
      </w:pPr>
      <w:ins w:id="51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12" w:author="Musavi, Hamid [USA]" w:date="2018-05-09T14:42:00Z"/>
          <w:rFonts w:ascii="Courier New" w:hAnsi="Courier New" w:cs="Courier New"/>
          <w:sz w:val="20"/>
          <w:szCs w:val="20"/>
        </w:rPr>
      </w:pPr>
      <w:ins w:id="51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14" w:author="Musavi, Hamid [USA]" w:date="2018-05-09T14:42:00Z"/>
          <w:rFonts w:ascii="Courier New" w:hAnsi="Courier New" w:cs="Courier New"/>
          <w:sz w:val="20"/>
          <w:szCs w:val="20"/>
        </w:rPr>
      </w:pPr>
      <w:ins w:id="51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16" w:author="Musavi, Hamid [USA]" w:date="2018-05-09T14:42:00Z"/>
          <w:rFonts w:ascii="Courier New" w:hAnsi="Courier New" w:cs="Courier New"/>
          <w:sz w:val="20"/>
          <w:szCs w:val="20"/>
        </w:rPr>
      </w:pPr>
      <w:ins w:id="51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18" w:author="Musavi, Hamid [USA]" w:date="2018-05-09T14:42:00Z"/>
          <w:rFonts w:ascii="Courier New" w:hAnsi="Courier New" w:cs="Courier New"/>
          <w:sz w:val="20"/>
          <w:szCs w:val="20"/>
        </w:rPr>
      </w:pPr>
      <w:ins w:id="519" w:author="Musavi, Hamid [USA]" w:date="2018-05-09T14:42:00Z">
        <w:r w:rsidRPr="00384C3A">
          <w:rPr>
            <w:rFonts w:ascii="Courier New" w:hAnsi="Courier New" w:cs="Courier New"/>
            <w:sz w:val="20"/>
            <w:szCs w:val="20"/>
          </w:rPr>
          <w:t xml:space="preserve">          "id": "SupplementalVehicleExtensions",</w:t>
        </w:r>
      </w:ins>
    </w:p>
    <w:p w:rsidR="00384C3A" w:rsidRPr="00384C3A" w:rsidRDefault="00384C3A" w:rsidP="00384C3A">
      <w:pPr>
        <w:shd w:val="clear" w:color="auto" w:fill="D9D9D9" w:themeFill="background1" w:themeFillShade="D9"/>
        <w:spacing w:after="0"/>
        <w:rPr>
          <w:ins w:id="520" w:author="Musavi, Hamid [USA]" w:date="2018-05-09T14:42:00Z"/>
          <w:rFonts w:ascii="Courier New" w:hAnsi="Courier New" w:cs="Courier New"/>
          <w:sz w:val="20"/>
          <w:szCs w:val="20"/>
        </w:rPr>
      </w:pPr>
      <w:ins w:id="521" w:author="Musavi, Hamid [USA]" w:date="2018-05-09T14:42:00Z">
        <w:r w:rsidRPr="00384C3A">
          <w:rPr>
            <w:rFonts w:ascii="Courier New" w:hAnsi="Courier New" w:cs="Courier New"/>
            <w:sz w:val="20"/>
            <w:szCs w:val="20"/>
          </w:rPr>
          <w:t xml:space="preserve">          "value": {</w:t>
        </w:r>
      </w:ins>
    </w:p>
    <w:p w:rsidR="00384C3A" w:rsidRPr="00384C3A" w:rsidRDefault="00384C3A" w:rsidP="00384C3A">
      <w:pPr>
        <w:shd w:val="clear" w:color="auto" w:fill="D9D9D9" w:themeFill="background1" w:themeFillShade="D9"/>
        <w:spacing w:after="0"/>
        <w:rPr>
          <w:ins w:id="522" w:author="Musavi, Hamid [USA]" w:date="2018-05-09T14:42:00Z"/>
          <w:rFonts w:ascii="Courier New" w:hAnsi="Courier New" w:cs="Courier New"/>
          <w:sz w:val="20"/>
          <w:szCs w:val="20"/>
        </w:rPr>
      </w:pPr>
      <w:ins w:id="523" w:author="Musavi, Hamid [USA]" w:date="2018-05-09T14:42:00Z">
        <w:r w:rsidRPr="00384C3A">
          <w:rPr>
            <w:rFonts w:ascii="Courier New" w:hAnsi="Courier New" w:cs="Courier New"/>
            <w:sz w:val="20"/>
            <w:szCs w:val="20"/>
          </w:rPr>
          <w:t xml:space="preserve">            "classDetails": {</w:t>
        </w:r>
      </w:ins>
    </w:p>
    <w:p w:rsidR="00384C3A" w:rsidRPr="00384C3A" w:rsidRDefault="00384C3A" w:rsidP="00384C3A">
      <w:pPr>
        <w:shd w:val="clear" w:color="auto" w:fill="D9D9D9" w:themeFill="background1" w:themeFillShade="D9"/>
        <w:spacing w:after="0"/>
        <w:rPr>
          <w:ins w:id="524" w:author="Musavi, Hamid [USA]" w:date="2018-05-09T14:42:00Z"/>
          <w:rFonts w:ascii="Courier New" w:hAnsi="Courier New" w:cs="Courier New"/>
          <w:sz w:val="20"/>
          <w:szCs w:val="20"/>
        </w:rPr>
      </w:pPr>
      <w:ins w:id="525" w:author="Musavi, Hamid [USA]" w:date="2018-05-09T14:42:00Z">
        <w:r w:rsidRPr="00384C3A">
          <w:rPr>
            <w:rFonts w:ascii="Courier New" w:hAnsi="Courier New" w:cs="Courier New"/>
            <w:sz w:val="20"/>
            <w:szCs w:val="20"/>
          </w:rPr>
          <w:t xml:space="preserve">              "fuelType": "unknownFuel",</w:t>
        </w:r>
      </w:ins>
    </w:p>
    <w:p w:rsidR="00384C3A" w:rsidRPr="00384C3A" w:rsidRDefault="00384C3A" w:rsidP="00384C3A">
      <w:pPr>
        <w:shd w:val="clear" w:color="auto" w:fill="D9D9D9" w:themeFill="background1" w:themeFillShade="D9"/>
        <w:spacing w:after="0"/>
        <w:rPr>
          <w:ins w:id="526" w:author="Musavi, Hamid [USA]" w:date="2018-05-09T14:42:00Z"/>
          <w:rFonts w:ascii="Courier New" w:hAnsi="Courier New" w:cs="Courier New"/>
          <w:sz w:val="20"/>
          <w:szCs w:val="20"/>
        </w:rPr>
      </w:pPr>
      <w:ins w:id="527" w:author="Musavi, Hamid [USA]" w:date="2018-05-09T14:42:00Z">
        <w:r w:rsidRPr="00384C3A">
          <w:rPr>
            <w:rFonts w:ascii="Courier New" w:hAnsi="Courier New" w:cs="Courier New"/>
            <w:sz w:val="20"/>
            <w:szCs w:val="20"/>
          </w:rPr>
          <w:t xml:space="preserve">              "hpmsType": "none",</w:t>
        </w:r>
      </w:ins>
    </w:p>
    <w:p w:rsidR="00384C3A" w:rsidRPr="00384C3A" w:rsidRDefault="00384C3A" w:rsidP="00384C3A">
      <w:pPr>
        <w:shd w:val="clear" w:color="auto" w:fill="D9D9D9" w:themeFill="background1" w:themeFillShade="D9"/>
        <w:spacing w:after="0"/>
        <w:rPr>
          <w:ins w:id="528" w:author="Musavi, Hamid [USA]" w:date="2018-05-09T14:42:00Z"/>
          <w:rFonts w:ascii="Courier New" w:hAnsi="Courier New" w:cs="Courier New"/>
          <w:sz w:val="20"/>
          <w:szCs w:val="20"/>
        </w:rPr>
      </w:pPr>
      <w:ins w:id="529" w:author="Musavi, Hamid [USA]" w:date="2018-05-09T14:42:00Z">
        <w:r w:rsidRPr="00384C3A">
          <w:rPr>
            <w:rFonts w:ascii="Courier New" w:hAnsi="Courier New" w:cs="Courier New"/>
            <w:sz w:val="20"/>
            <w:szCs w:val="20"/>
          </w:rPr>
          <w:t xml:space="preserve">              "keyType": 0,</w:t>
        </w:r>
      </w:ins>
    </w:p>
    <w:p w:rsidR="00384C3A" w:rsidRPr="00384C3A" w:rsidRDefault="00384C3A" w:rsidP="00384C3A">
      <w:pPr>
        <w:shd w:val="clear" w:color="auto" w:fill="D9D9D9" w:themeFill="background1" w:themeFillShade="D9"/>
        <w:spacing w:after="0"/>
        <w:rPr>
          <w:ins w:id="530" w:author="Musavi, Hamid [USA]" w:date="2018-05-09T14:42:00Z"/>
          <w:rFonts w:ascii="Courier New" w:hAnsi="Courier New" w:cs="Courier New"/>
          <w:sz w:val="20"/>
          <w:szCs w:val="20"/>
        </w:rPr>
      </w:pPr>
      <w:ins w:id="531" w:author="Musavi, Hamid [USA]" w:date="2018-05-09T14:42:00Z">
        <w:r w:rsidRPr="00384C3A">
          <w:rPr>
            <w:rFonts w:ascii="Courier New" w:hAnsi="Courier New" w:cs="Courier New"/>
            <w:sz w:val="20"/>
            <w:szCs w:val="20"/>
          </w:rPr>
          <w:t xml:space="preserve">              "regional": [],</w:t>
        </w:r>
      </w:ins>
    </w:p>
    <w:p w:rsidR="00384C3A" w:rsidRPr="00384C3A" w:rsidRDefault="00384C3A" w:rsidP="00384C3A">
      <w:pPr>
        <w:shd w:val="clear" w:color="auto" w:fill="D9D9D9" w:themeFill="background1" w:themeFillShade="D9"/>
        <w:spacing w:after="0"/>
        <w:rPr>
          <w:ins w:id="532" w:author="Musavi, Hamid [USA]" w:date="2018-05-09T14:42:00Z"/>
          <w:rFonts w:ascii="Courier New" w:hAnsi="Courier New" w:cs="Courier New"/>
          <w:sz w:val="20"/>
          <w:szCs w:val="20"/>
        </w:rPr>
      </w:pPr>
      <w:ins w:id="533" w:author="Musavi, Hamid [USA]" w:date="2018-05-09T14:42:00Z">
        <w:r w:rsidRPr="00384C3A">
          <w:rPr>
            <w:rFonts w:ascii="Courier New" w:hAnsi="Courier New" w:cs="Courier New"/>
            <w:sz w:val="20"/>
            <w:szCs w:val="20"/>
          </w:rPr>
          <w:t xml:space="preserve">              "role": "basicVehicle"</w:t>
        </w:r>
      </w:ins>
    </w:p>
    <w:p w:rsidR="00384C3A" w:rsidRPr="00384C3A" w:rsidRDefault="00384C3A" w:rsidP="00384C3A">
      <w:pPr>
        <w:shd w:val="clear" w:color="auto" w:fill="D9D9D9" w:themeFill="background1" w:themeFillShade="D9"/>
        <w:spacing w:after="0"/>
        <w:rPr>
          <w:ins w:id="534" w:author="Musavi, Hamid [USA]" w:date="2018-05-09T14:42:00Z"/>
          <w:rFonts w:ascii="Courier New" w:hAnsi="Courier New" w:cs="Courier New"/>
          <w:sz w:val="20"/>
          <w:szCs w:val="20"/>
        </w:rPr>
      </w:pPr>
      <w:ins w:id="53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36" w:author="Musavi, Hamid [USA]" w:date="2018-05-09T14:42:00Z"/>
          <w:rFonts w:ascii="Courier New" w:hAnsi="Courier New" w:cs="Courier New"/>
          <w:sz w:val="20"/>
          <w:szCs w:val="20"/>
        </w:rPr>
      </w:pPr>
      <w:ins w:id="537" w:author="Musavi, Hamid [USA]" w:date="2018-05-09T14:42:00Z">
        <w:r w:rsidRPr="00384C3A">
          <w:rPr>
            <w:rFonts w:ascii="Courier New" w:hAnsi="Courier New" w:cs="Courier New"/>
            <w:sz w:val="20"/>
            <w:szCs w:val="20"/>
          </w:rPr>
          <w:t xml:space="preserve">            "vehicleData": {</w:t>
        </w:r>
      </w:ins>
    </w:p>
    <w:p w:rsidR="00384C3A" w:rsidRPr="00384C3A" w:rsidRDefault="00384C3A" w:rsidP="00384C3A">
      <w:pPr>
        <w:shd w:val="clear" w:color="auto" w:fill="D9D9D9" w:themeFill="background1" w:themeFillShade="D9"/>
        <w:spacing w:after="0"/>
        <w:rPr>
          <w:ins w:id="538" w:author="Musavi, Hamid [USA]" w:date="2018-05-09T14:42:00Z"/>
          <w:rFonts w:ascii="Courier New" w:hAnsi="Courier New" w:cs="Courier New"/>
          <w:sz w:val="20"/>
          <w:szCs w:val="20"/>
        </w:rPr>
      </w:pPr>
      <w:ins w:id="539" w:author="Musavi, Hamid [USA]" w:date="2018-05-09T14:42:00Z">
        <w:r w:rsidRPr="00384C3A">
          <w:rPr>
            <w:rFonts w:ascii="Courier New" w:hAnsi="Courier New" w:cs="Courier New"/>
            <w:sz w:val="20"/>
            <w:szCs w:val="20"/>
          </w:rPr>
          <w:t xml:space="preserve">              "height": 1.5</w:t>
        </w:r>
      </w:ins>
    </w:p>
    <w:p w:rsidR="00384C3A" w:rsidRPr="00384C3A" w:rsidRDefault="00384C3A" w:rsidP="00384C3A">
      <w:pPr>
        <w:shd w:val="clear" w:color="auto" w:fill="D9D9D9" w:themeFill="background1" w:themeFillShade="D9"/>
        <w:spacing w:after="0"/>
        <w:rPr>
          <w:ins w:id="540" w:author="Musavi, Hamid [USA]" w:date="2018-05-09T14:42:00Z"/>
          <w:rFonts w:ascii="Courier New" w:hAnsi="Courier New" w:cs="Courier New"/>
          <w:sz w:val="20"/>
          <w:szCs w:val="20"/>
        </w:rPr>
      </w:pPr>
      <w:ins w:id="54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42" w:author="Musavi, Hamid [USA]" w:date="2018-05-09T14:42:00Z"/>
          <w:rFonts w:ascii="Courier New" w:hAnsi="Courier New" w:cs="Courier New"/>
          <w:sz w:val="20"/>
          <w:szCs w:val="20"/>
        </w:rPr>
      </w:pPr>
      <w:ins w:id="543" w:author="Musavi, Hamid [USA]" w:date="2018-05-09T14:42:00Z">
        <w:r w:rsidRPr="00384C3A">
          <w:rPr>
            <w:rFonts w:ascii="Courier New" w:hAnsi="Courier New" w:cs="Courier New"/>
            <w:sz w:val="20"/>
            <w:szCs w:val="20"/>
          </w:rPr>
          <w:t xml:space="preserve">            "weatherProbe": {},</w:t>
        </w:r>
      </w:ins>
    </w:p>
    <w:p w:rsidR="00384C3A" w:rsidRPr="00384C3A" w:rsidRDefault="00384C3A" w:rsidP="00384C3A">
      <w:pPr>
        <w:shd w:val="clear" w:color="auto" w:fill="D9D9D9" w:themeFill="background1" w:themeFillShade="D9"/>
        <w:spacing w:after="0"/>
        <w:rPr>
          <w:ins w:id="544" w:author="Musavi, Hamid [USA]" w:date="2018-05-09T14:42:00Z"/>
          <w:rFonts w:ascii="Courier New" w:hAnsi="Courier New" w:cs="Courier New"/>
          <w:sz w:val="20"/>
          <w:szCs w:val="20"/>
        </w:rPr>
      </w:pPr>
      <w:ins w:id="545" w:author="Musavi, Hamid [USA]" w:date="2018-05-09T14:42:00Z">
        <w:r w:rsidRPr="00384C3A">
          <w:rPr>
            <w:rFonts w:ascii="Courier New" w:hAnsi="Courier New" w:cs="Courier New"/>
            <w:sz w:val="20"/>
            <w:szCs w:val="20"/>
          </w:rPr>
          <w:t xml:space="preserve">            "regional": []</w:t>
        </w:r>
      </w:ins>
    </w:p>
    <w:p w:rsidR="00384C3A" w:rsidRPr="00384C3A" w:rsidRDefault="00384C3A" w:rsidP="00384C3A">
      <w:pPr>
        <w:shd w:val="clear" w:color="auto" w:fill="D9D9D9" w:themeFill="background1" w:themeFillShade="D9"/>
        <w:spacing w:after="0"/>
        <w:rPr>
          <w:ins w:id="546" w:author="Musavi, Hamid [USA]" w:date="2018-05-09T14:42:00Z"/>
          <w:rFonts w:ascii="Courier New" w:hAnsi="Courier New" w:cs="Courier New"/>
          <w:sz w:val="20"/>
          <w:szCs w:val="20"/>
        </w:rPr>
      </w:pPr>
      <w:ins w:id="54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48" w:author="Musavi, Hamid [USA]" w:date="2018-05-09T14:42:00Z"/>
          <w:rFonts w:ascii="Courier New" w:hAnsi="Courier New" w:cs="Courier New"/>
          <w:sz w:val="20"/>
          <w:szCs w:val="20"/>
        </w:rPr>
      </w:pPr>
      <w:ins w:id="54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50" w:author="Musavi, Hamid [USA]" w:date="2018-05-09T14:42:00Z"/>
          <w:rFonts w:ascii="Courier New" w:hAnsi="Courier New" w:cs="Courier New"/>
          <w:sz w:val="20"/>
          <w:szCs w:val="20"/>
        </w:rPr>
      </w:pPr>
      <w:ins w:id="55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52" w:author="Musavi, Hamid [USA]" w:date="2018-05-09T14:42:00Z"/>
          <w:rFonts w:ascii="Courier New" w:hAnsi="Courier New" w:cs="Courier New"/>
          <w:sz w:val="20"/>
          <w:szCs w:val="20"/>
        </w:rPr>
      </w:pPr>
      <w:ins w:id="55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54" w:author="Musavi, Hamid [USA]" w:date="2018-05-09T14:42:00Z"/>
          <w:rFonts w:ascii="Courier New" w:hAnsi="Courier New" w:cs="Courier New"/>
          <w:sz w:val="20"/>
          <w:szCs w:val="20"/>
        </w:rPr>
      </w:pPr>
      <w:ins w:id="555" w:author="Musavi, Hamid [USA]" w:date="2018-05-09T14:42:00Z">
        <w:r w:rsidRPr="00384C3A">
          <w:rPr>
            <w:rFonts w:ascii="Courier New" w:hAnsi="Courier New" w:cs="Courier New"/>
            <w:sz w:val="20"/>
            <w:szCs w:val="20"/>
          </w:rPr>
          <w:t xml:space="preserve">  }</w:t>
        </w:r>
      </w:ins>
    </w:p>
    <w:p w:rsidR="00556139" w:rsidRPr="008B1559" w:rsidRDefault="00384C3A" w:rsidP="00384C3A">
      <w:pPr>
        <w:shd w:val="clear" w:color="auto" w:fill="D9D9D9" w:themeFill="background1" w:themeFillShade="D9"/>
        <w:spacing w:after="0"/>
        <w:rPr>
          <w:ins w:id="556" w:author="Musavi, Hamid [USA]" w:date="2018-05-09T14:39:00Z"/>
          <w:rFonts w:ascii="Courier New" w:hAnsi="Courier New" w:cs="Courier New"/>
          <w:sz w:val="20"/>
          <w:szCs w:val="20"/>
        </w:rPr>
      </w:pPr>
      <w:ins w:id="557" w:author="Musavi, Hamid [USA]" w:date="2018-05-09T14:42:00Z">
        <w:r w:rsidRPr="00384C3A">
          <w:rPr>
            <w:rFonts w:ascii="Courier New" w:hAnsi="Courier New" w:cs="Courier New"/>
            <w:sz w:val="20"/>
            <w:szCs w:val="20"/>
          </w:rPr>
          <w:t>}</w:t>
        </w:r>
      </w:ins>
    </w:p>
    <w:p w:rsidR="00556139" w:rsidRDefault="00556139" w:rsidP="00556139">
      <w:pPr>
        <w:rPr>
          <w:ins w:id="558" w:author="Musavi, Hamid [USA]" w:date="2018-05-09T14:39:00Z"/>
        </w:rPr>
      </w:pPr>
    </w:p>
    <w:p w:rsidR="00556139" w:rsidRDefault="00556139" w:rsidP="008B1559"/>
    <w:bookmarkStart w:id="559" w:name="_Toc513635074"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559"/>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28AE" w:rsidRDefault="003128AE" w:rsidP="002F2B93">
      <w:pPr>
        <w:spacing w:after="0" w:line="240" w:lineRule="auto"/>
      </w:pPr>
      <w:r>
        <w:separator/>
      </w:r>
    </w:p>
  </w:endnote>
  <w:endnote w:type="continuationSeparator" w:id="0">
    <w:p w:rsidR="003128AE" w:rsidRDefault="003128AE" w:rsidP="002F2B93">
      <w:pPr>
        <w:spacing w:after="0" w:line="240" w:lineRule="auto"/>
      </w:pPr>
      <w:r>
        <w:continuationSeparator/>
      </w:r>
    </w:p>
  </w:endnote>
  <w:endnote w:id="1">
    <w:p w:rsidR="00556139" w:rsidRDefault="00556139">
      <w:pPr>
        <w:pStyle w:val="EndnoteText"/>
      </w:pPr>
      <w:r>
        <w:rPr>
          <w:rStyle w:val="EndnoteReference"/>
        </w:rPr>
        <w:endnoteRef/>
      </w:r>
      <w:r>
        <w:t xml:space="preserve"> </w:t>
      </w:r>
      <w:r w:rsidRPr="00F33F98">
        <w:t>Midnight will be represented as 0:00 for all time fields</w:t>
      </w:r>
    </w:p>
  </w:endnote>
  <w:endnote w:id="2">
    <w:p w:rsidR="00556139" w:rsidRDefault="00556139">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28AE" w:rsidRDefault="003128AE" w:rsidP="002F2B93">
      <w:pPr>
        <w:spacing w:after="0" w:line="240" w:lineRule="auto"/>
      </w:pPr>
      <w:r>
        <w:separator/>
      </w:r>
    </w:p>
  </w:footnote>
  <w:footnote w:type="continuationSeparator" w:id="0">
    <w:p w:rsidR="003128AE" w:rsidRDefault="003128AE" w:rsidP="002F2B93">
      <w:pPr>
        <w:spacing w:after="0" w:line="240" w:lineRule="auto"/>
      </w:pPr>
      <w:r>
        <w:continuationSeparator/>
      </w:r>
    </w:p>
  </w:footnote>
  <w:footnote w:id="1">
    <w:p w:rsidR="00556139" w:rsidRDefault="00556139"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w:t>
      </w:r>
      <w:bookmarkStart w:id="28" w:name="_GoBack"/>
      <w:r w:rsidRPr="000B4546">
        <w:t>schemaVersion</w:t>
      </w:r>
      <w:bookmarkEnd w:id="28"/>
      <w:r>
        <w:t xml:space="preserve"> starting with version 2.</w:t>
      </w:r>
    </w:p>
  </w:footnote>
  <w:footnote w:id="2">
    <w:p w:rsidR="00556139" w:rsidRDefault="00556139">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556139" w:rsidRDefault="00556139">
      <w:pPr>
        <w:pStyle w:val="FootnoteText"/>
      </w:pPr>
      <w:r>
        <w:rPr>
          <w:rStyle w:val="FootnoteReference"/>
        </w:rPr>
        <w:footnoteRef/>
      </w:r>
      <w:r>
        <w:t xml:space="preserve"> Available starting with schemaVersion 3</w:t>
      </w:r>
    </w:p>
  </w:footnote>
  <w:footnote w:id="4">
    <w:p w:rsidR="00556139" w:rsidRDefault="00556139">
      <w:pPr>
        <w:pStyle w:val="FootnoteText"/>
      </w:pPr>
      <w:r>
        <w:rPr>
          <w:rStyle w:val="FootnoteReference"/>
        </w:rPr>
        <w:footnoteRef/>
      </w:r>
      <w:r>
        <w:t xml:space="preserve"> Available starting with schemaVersion 4</w:t>
      </w:r>
    </w:p>
  </w:footnote>
  <w:footnote w:id="5">
    <w:p w:rsidR="00556139" w:rsidRDefault="00556139">
      <w:pPr>
        <w:pStyle w:val="FootnoteText"/>
      </w:pPr>
      <w:r>
        <w:rPr>
          <w:rStyle w:val="FootnoteReference"/>
        </w:rPr>
        <w:footnoteRef/>
      </w:r>
      <w:r>
        <w:t xml:space="preserve"> Only available in schemaVersion 3.</w:t>
      </w:r>
    </w:p>
  </w:footnote>
  <w:footnote w:id="6">
    <w:p w:rsidR="00556139" w:rsidRDefault="00556139">
      <w:pPr>
        <w:pStyle w:val="FootnoteText"/>
      </w:pPr>
      <w:r>
        <w:rPr>
          <w:rStyle w:val="FootnoteReference"/>
        </w:rPr>
        <w:footnoteRef/>
      </w:r>
      <w:r>
        <w:t xml:space="preserve"> Available starting with schemaVersion 4</w:t>
      </w:r>
    </w:p>
  </w:footnote>
  <w:footnote w:id="7">
    <w:p w:rsidR="00556139" w:rsidRDefault="00556139">
      <w:pPr>
        <w:pStyle w:val="FootnoteText"/>
      </w:pPr>
      <w:r>
        <w:rPr>
          <w:rStyle w:val="FootnoteReference"/>
        </w:rPr>
        <w:footnoteRef/>
      </w:r>
      <w:r>
        <w:t xml:space="preserve"> Available starting with schemaVersion 4</w:t>
      </w:r>
    </w:p>
  </w:footnote>
  <w:footnote w:id="8">
    <w:p w:rsidR="00556139" w:rsidRDefault="00556139">
      <w:pPr>
        <w:pStyle w:val="FootnoteText"/>
      </w:pPr>
      <w:ins w:id="33" w:author="Musavi, Hamid [USA]" w:date="2018-05-09T12:56:00Z">
        <w:r>
          <w:rPr>
            <w:rStyle w:val="FootnoteReference"/>
          </w:rPr>
          <w:footnoteRef/>
        </w:r>
        <w:r>
          <w:t xml:space="preserve"> This data element was not present for BSM </w:t>
        </w:r>
      </w:ins>
      <w:ins w:id="34" w:author="Musavi, Hamid [USA]" w:date="2018-05-09T12:57:00Z">
        <w:r>
          <w:t xml:space="preserve">payload </w:t>
        </w:r>
      </w:ins>
      <w:ins w:id="35" w:author="Musavi, Hamid [USA]" w:date="2018-05-09T12:56:00Z">
        <w:r>
          <w:t xml:space="preserve">data </w:t>
        </w:r>
        <w:r w:rsidRPr="00B53D6A">
          <w:rPr>
            <w:i/>
          </w:rPr>
          <w:t>prior to</w:t>
        </w:r>
        <w:r>
          <w:t xml:space="preserve"> </w:t>
        </w:r>
        <w:r w:rsidRPr="00B53D6A">
          <w:rPr>
            <w:rFonts w:ascii="Courier New" w:hAnsi="Courier New" w:cs="Courier New"/>
          </w:rPr>
          <w:t>schemaVersion</w:t>
        </w:r>
        <w:r>
          <w:t xml:space="preserve"> 5.</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139" w:rsidRPr="008C1C89" w:rsidRDefault="00556139"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866CB"/>
    <w:rsid w:val="0009569B"/>
    <w:rsid w:val="000A243D"/>
    <w:rsid w:val="000B4546"/>
    <w:rsid w:val="000B7728"/>
    <w:rsid w:val="000E45F7"/>
    <w:rsid w:val="000E73C3"/>
    <w:rsid w:val="000F0F08"/>
    <w:rsid w:val="00103415"/>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28AE"/>
    <w:rsid w:val="003148C0"/>
    <w:rsid w:val="00326696"/>
    <w:rsid w:val="00330EC7"/>
    <w:rsid w:val="00331B6B"/>
    <w:rsid w:val="0033406E"/>
    <w:rsid w:val="00342210"/>
    <w:rsid w:val="003658DB"/>
    <w:rsid w:val="00384A61"/>
    <w:rsid w:val="00384C3A"/>
    <w:rsid w:val="00384C92"/>
    <w:rsid w:val="003B603E"/>
    <w:rsid w:val="003B7407"/>
    <w:rsid w:val="003D037E"/>
    <w:rsid w:val="003F4352"/>
    <w:rsid w:val="00427236"/>
    <w:rsid w:val="00457364"/>
    <w:rsid w:val="004775FB"/>
    <w:rsid w:val="004A3194"/>
    <w:rsid w:val="004A585F"/>
    <w:rsid w:val="004D3F62"/>
    <w:rsid w:val="004D523A"/>
    <w:rsid w:val="004F2717"/>
    <w:rsid w:val="004F4BD6"/>
    <w:rsid w:val="004F613F"/>
    <w:rsid w:val="004F740D"/>
    <w:rsid w:val="005056CD"/>
    <w:rsid w:val="00517CF3"/>
    <w:rsid w:val="00532F35"/>
    <w:rsid w:val="005404E2"/>
    <w:rsid w:val="005423DE"/>
    <w:rsid w:val="00556139"/>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7367E1"/>
    <w:rsid w:val="00737EB1"/>
    <w:rsid w:val="00743995"/>
    <w:rsid w:val="007525DE"/>
    <w:rsid w:val="007562FF"/>
    <w:rsid w:val="007614B8"/>
    <w:rsid w:val="00763A9D"/>
    <w:rsid w:val="007715A7"/>
    <w:rsid w:val="00792834"/>
    <w:rsid w:val="007C24BB"/>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81E1B"/>
    <w:rsid w:val="009C4A87"/>
    <w:rsid w:val="009C514A"/>
    <w:rsid w:val="009D5560"/>
    <w:rsid w:val="00A0274F"/>
    <w:rsid w:val="00A036F1"/>
    <w:rsid w:val="00A1173A"/>
    <w:rsid w:val="00A2643F"/>
    <w:rsid w:val="00A27E77"/>
    <w:rsid w:val="00A6471D"/>
    <w:rsid w:val="00A9504E"/>
    <w:rsid w:val="00AE71BC"/>
    <w:rsid w:val="00AF2AED"/>
    <w:rsid w:val="00B0151E"/>
    <w:rsid w:val="00B12105"/>
    <w:rsid w:val="00B2200E"/>
    <w:rsid w:val="00B23298"/>
    <w:rsid w:val="00B31148"/>
    <w:rsid w:val="00B341D5"/>
    <w:rsid w:val="00B408A7"/>
    <w:rsid w:val="00B44111"/>
    <w:rsid w:val="00B53D6A"/>
    <w:rsid w:val="00B735DF"/>
    <w:rsid w:val="00B77060"/>
    <w:rsid w:val="00B920D3"/>
    <w:rsid w:val="00B96478"/>
    <w:rsid w:val="00B9778E"/>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00B4"/>
    <w:rsid w:val="00DE7376"/>
    <w:rsid w:val="00E221A5"/>
    <w:rsid w:val="00E245F8"/>
    <w:rsid w:val="00E26586"/>
    <w:rsid w:val="00E32F45"/>
    <w:rsid w:val="00E34550"/>
    <w:rsid w:val="00E70F09"/>
    <w:rsid w:val="00E75D80"/>
    <w:rsid w:val="00E80361"/>
    <w:rsid w:val="00E92FD7"/>
    <w:rsid w:val="00EA25DF"/>
    <w:rsid w:val="00ED77CC"/>
    <w:rsid w:val="00ED79F0"/>
    <w:rsid w:val="00EE0ED4"/>
    <w:rsid w:val="00EE21A8"/>
    <w:rsid w:val="00F13022"/>
    <w:rsid w:val="00F14205"/>
    <w:rsid w:val="00F27C43"/>
    <w:rsid w:val="00F3218D"/>
    <w:rsid w:val="00F33F98"/>
    <w:rsid w:val="00F42C77"/>
    <w:rsid w:val="00F541AD"/>
    <w:rsid w:val="00F56140"/>
    <w:rsid w:val="00F70BA7"/>
    <w:rsid w:val="00F9037A"/>
    <w:rsid w:val="00F92CCB"/>
    <w:rsid w:val="00FA06F2"/>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C4C90"/>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7A7E8FE8-00C6-42D7-AD16-C31BDFFD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69</Pages>
  <Words>15325</Words>
  <Characters>87356</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23</cp:revision>
  <dcterms:created xsi:type="dcterms:W3CDTF">2018-04-23T18:57:00Z</dcterms:created>
  <dcterms:modified xsi:type="dcterms:W3CDTF">2018-05-18T15:49:00Z</dcterms:modified>
</cp:coreProperties>
</file>