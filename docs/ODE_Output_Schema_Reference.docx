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8-09-09T15:28:00Z">
        <w:r w:rsidR="000613D0">
          <w:rPr>
            <w:b/>
            <w:noProof/>
            <w:color w:val="0070C0"/>
          </w:rPr>
          <w:t>September 9, 2018</w:t>
        </w:r>
      </w:ins>
      <w:del w:id="1" w:author="Musavi, Hamid [USA]" w:date="2018-09-09T15:28:00Z">
        <w:r w:rsidR="00312028" w:rsidDel="000613D0">
          <w:rPr>
            <w:b/>
            <w:noProof/>
            <w:color w:val="0070C0"/>
          </w:rPr>
          <w:delText>September 4, 2018</w:delText>
        </w:r>
      </w:del>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C81C0C"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14407701" w:history="1">
            <w:r w:rsidR="00C81C0C" w:rsidRPr="00745984">
              <w:rPr>
                <w:rStyle w:val="Hyperlink"/>
                <w:noProof/>
              </w:rPr>
              <w:t>1</w:t>
            </w:r>
            <w:r w:rsidR="00C81C0C">
              <w:rPr>
                <w:noProof/>
                <w:lang w:eastAsia="en-US"/>
              </w:rPr>
              <w:tab/>
            </w:r>
            <w:r w:rsidR="00C81C0C" w:rsidRPr="00745984">
              <w:rPr>
                <w:rStyle w:val="Hyperlink"/>
                <w:noProof/>
              </w:rPr>
              <w:t>Introduction</w:t>
            </w:r>
            <w:r w:rsidR="00C81C0C">
              <w:rPr>
                <w:noProof/>
                <w:webHidden/>
              </w:rPr>
              <w:tab/>
            </w:r>
            <w:r w:rsidR="00C81C0C">
              <w:rPr>
                <w:noProof/>
                <w:webHidden/>
              </w:rPr>
              <w:fldChar w:fldCharType="begin"/>
            </w:r>
            <w:r w:rsidR="00C81C0C">
              <w:rPr>
                <w:noProof/>
                <w:webHidden/>
              </w:rPr>
              <w:instrText xml:space="preserve"> PAGEREF _Toc514407701 \h </w:instrText>
            </w:r>
            <w:r w:rsidR="00C81C0C">
              <w:rPr>
                <w:noProof/>
                <w:webHidden/>
              </w:rPr>
            </w:r>
            <w:r w:rsidR="00C81C0C">
              <w:rPr>
                <w:noProof/>
                <w:webHidden/>
              </w:rPr>
              <w:fldChar w:fldCharType="separate"/>
            </w:r>
            <w:r w:rsidR="00C81C0C">
              <w:rPr>
                <w:noProof/>
                <w:webHidden/>
              </w:rPr>
              <w:t>7</w:t>
            </w:r>
            <w:r w:rsidR="00C81C0C">
              <w:rPr>
                <w:noProof/>
                <w:webHidden/>
              </w:rPr>
              <w:fldChar w:fldCharType="end"/>
            </w:r>
          </w:hyperlink>
        </w:p>
        <w:p w:rsidR="00C81C0C" w:rsidRDefault="004A71FA">
          <w:pPr>
            <w:pStyle w:val="TOC1"/>
            <w:tabs>
              <w:tab w:val="left" w:pos="480"/>
              <w:tab w:val="right" w:leader="dot" w:pos="9350"/>
            </w:tabs>
            <w:rPr>
              <w:noProof/>
              <w:lang w:eastAsia="en-US"/>
            </w:rPr>
          </w:pPr>
          <w:hyperlink w:anchor="_Toc514407702" w:history="1">
            <w:r w:rsidR="00C81C0C" w:rsidRPr="00745984">
              <w:rPr>
                <w:rStyle w:val="Hyperlink"/>
                <w:noProof/>
              </w:rPr>
              <w:t>2</w:t>
            </w:r>
            <w:r w:rsidR="00C81C0C">
              <w:rPr>
                <w:noProof/>
                <w:lang w:eastAsia="en-US"/>
              </w:rPr>
              <w:tab/>
            </w:r>
            <w:r w:rsidR="00C81C0C" w:rsidRPr="00745984">
              <w:rPr>
                <w:rStyle w:val="Hyperlink"/>
                <w:noProof/>
              </w:rPr>
              <w:t>Published Topics</w:t>
            </w:r>
            <w:r w:rsidR="00C81C0C">
              <w:rPr>
                <w:noProof/>
                <w:webHidden/>
              </w:rPr>
              <w:tab/>
            </w:r>
            <w:r w:rsidR="00C81C0C">
              <w:rPr>
                <w:noProof/>
                <w:webHidden/>
              </w:rPr>
              <w:fldChar w:fldCharType="begin"/>
            </w:r>
            <w:r w:rsidR="00C81C0C">
              <w:rPr>
                <w:noProof/>
                <w:webHidden/>
              </w:rPr>
              <w:instrText xml:space="preserve"> PAGEREF _Toc514407702 \h </w:instrText>
            </w:r>
            <w:r w:rsidR="00C81C0C">
              <w:rPr>
                <w:noProof/>
                <w:webHidden/>
              </w:rPr>
            </w:r>
            <w:r w:rsidR="00C81C0C">
              <w:rPr>
                <w:noProof/>
                <w:webHidden/>
              </w:rPr>
              <w:fldChar w:fldCharType="separate"/>
            </w:r>
            <w:r w:rsidR="00C81C0C">
              <w:rPr>
                <w:noProof/>
                <w:webHidden/>
              </w:rPr>
              <w:t>7</w:t>
            </w:r>
            <w:r w:rsidR="00C81C0C">
              <w:rPr>
                <w:noProof/>
                <w:webHidden/>
              </w:rPr>
              <w:fldChar w:fldCharType="end"/>
            </w:r>
          </w:hyperlink>
        </w:p>
        <w:p w:rsidR="00C81C0C" w:rsidRDefault="004A71FA">
          <w:pPr>
            <w:pStyle w:val="TOC1"/>
            <w:tabs>
              <w:tab w:val="left" w:pos="480"/>
              <w:tab w:val="right" w:leader="dot" w:pos="9350"/>
            </w:tabs>
            <w:rPr>
              <w:noProof/>
              <w:lang w:eastAsia="en-US"/>
            </w:rPr>
          </w:pPr>
          <w:hyperlink w:anchor="_Toc514407703" w:history="1">
            <w:r w:rsidR="00C81C0C" w:rsidRPr="00745984">
              <w:rPr>
                <w:rStyle w:val="Hyperlink"/>
                <w:noProof/>
              </w:rPr>
              <w:t>3</w:t>
            </w:r>
            <w:r w:rsidR="00C81C0C">
              <w:rPr>
                <w:noProof/>
                <w:lang w:eastAsia="en-US"/>
              </w:rPr>
              <w:tab/>
            </w:r>
            <w:r w:rsidR="00C81C0C" w:rsidRPr="00745984">
              <w:rPr>
                <w:rStyle w:val="Hyperlink"/>
                <w:noProof/>
              </w:rPr>
              <w:t>Common Data Schemas</w:t>
            </w:r>
            <w:r w:rsidR="00C81C0C">
              <w:rPr>
                <w:noProof/>
                <w:webHidden/>
              </w:rPr>
              <w:tab/>
            </w:r>
            <w:r w:rsidR="00C81C0C">
              <w:rPr>
                <w:noProof/>
                <w:webHidden/>
              </w:rPr>
              <w:fldChar w:fldCharType="begin"/>
            </w:r>
            <w:r w:rsidR="00C81C0C">
              <w:rPr>
                <w:noProof/>
                <w:webHidden/>
              </w:rPr>
              <w:instrText xml:space="preserve"> PAGEREF _Toc514407703 \h </w:instrText>
            </w:r>
            <w:r w:rsidR="00C81C0C">
              <w:rPr>
                <w:noProof/>
                <w:webHidden/>
              </w:rPr>
            </w:r>
            <w:r w:rsidR="00C81C0C">
              <w:rPr>
                <w:noProof/>
                <w:webHidden/>
              </w:rPr>
              <w:fldChar w:fldCharType="separate"/>
            </w:r>
            <w:r w:rsidR="00C81C0C">
              <w:rPr>
                <w:noProof/>
                <w:webHidden/>
              </w:rPr>
              <w:t>8</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04" w:history="1">
            <w:r w:rsidR="00C81C0C" w:rsidRPr="00745984">
              <w:rPr>
                <w:rStyle w:val="Hyperlink"/>
                <w:noProof/>
              </w:rPr>
              <w:t>3.1</w:t>
            </w:r>
            <w:r w:rsidR="00C81C0C">
              <w:rPr>
                <w:noProof/>
                <w:lang w:eastAsia="en-US"/>
              </w:rPr>
              <w:tab/>
            </w:r>
            <w:r w:rsidR="00C81C0C" w:rsidRPr="00745984">
              <w:rPr>
                <w:rStyle w:val="Hyperlink"/>
                <w:noProof/>
              </w:rPr>
              <w:t>ODE Data</w:t>
            </w:r>
            <w:r w:rsidR="00C81C0C">
              <w:rPr>
                <w:noProof/>
                <w:webHidden/>
              </w:rPr>
              <w:tab/>
            </w:r>
            <w:r w:rsidR="00C81C0C">
              <w:rPr>
                <w:noProof/>
                <w:webHidden/>
              </w:rPr>
              <w:fldChar w:fldCharType="begin"/>
            </w:r>
            <w:r w:rsidR="00C81C0C">
              <w:rPr>
                <w:noProof/>
                <w:webHidden/>
              </w:rPr>
              <w:instrText xml:space="preserve"> PAGEREF _Toc514407704 \h </w:instrText>
            </w:r>
            <w:r w:rsidR="00C81C0C">
              <w:rPr>
                <w:noProof/>
                <w:webHidden/>
              </w:rPr>
            </w:r>
            <w:r w:rsidR="00C81C0C">
              <w:rPr>
                <w:noProof/>
                <w:webHidden/>
              </w:rPr>
              <w:fldChar w:fldCharType="separate"/>
            </w:r>
            <w:r w:rsidR="00C81C0C">
              <w:rPr>
                <w:noProof/>
                <w:webHidden/>
              </w:rPr>
              <w:t>8</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05" w:history="1">
            <w:r w:rsidR="00C81C0C" w:rsidRPr="00745984">
              <w:rPr>
                <w:rStyle w:val="Hyperlink"/>
                <w:noProof/>
              </w:rPr>
              <w:t>3.2</w:t>
            </w:r>
            <w:r w:rsidR="00C81C0C">
              <w:rPr>
                <w:noProof/>
                <w:lang w:eastAsia="en-US"/>
              </w:rPr>
              <w:tab/>
            </w:r>
            <w:r w:rsidR="00C81C0C" w:rsidRPr="00745984">
              <w:rPr>
                <w:rStyle w:val="Hyperlink"/>
                <w:noProof/>
              </w:rPr>
              <w:t>ODE Message Metadata</w:t>
            </w:r>
            <w:r w:rsidR="00C81C0C">
              <w:rPr>
                <w:noProof/>
                <w:webHidden/>
              </w:rPr>
              <w:tab/>
            </w:r>
            <w:r w:rsidR="00C81C0C">
              <w:rPr>
                <w:noProof/>
                <w:webHidden/>
              </w:rPr>
              <w:fldChar w:fldCharType="begin"/>
            </w:r>
            <w:r w:rsidR="00C81C0C">
              <w:rPr>
                <w:noProof/>
                <w:webHidden/>
              </w:rPr>
              <w:instrText xml:space="preserve"> PAGEREF _Toc514407705 \h </w:instrText>
            </w:r>
            <w:r w:rsidR="00C81C0C">
              <w:rPr>
                <w:noProof/>
                <w:webHidden/>
              </w:rPr>
            </w:r>
            <w:r w:rsidR="00C81C0C">
              <w:rPr>
                <w:noProof/>
                <w:webHidden/>
              </w:rPr>
              <w:fldChar w:fldCharType="separate"/>
            </w:r>
            <w:r w:rsidR="00C81C0C">
              <w:rPr>
                <w:noProof/>
                <w:webHidden/>
              </w:rPr>
              <w:t>9</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06" w:history="1">
            <w:r w:rsidR="00C81C0C" w:rsidRPr="00745984">
              <w:rPr>
                <w:rStyle w:val="Hyperlink"/>
                <w:noProof/>
              </w:rPr>
              <w:t>3.3</w:t>
            </w:r>
            <w:r w:rsidR="00C81C0C">
              <w:rPr>
                <w:noProof/>
                <w:lang w:eastAsia="en-US"/>
              </w:rPr>
              <w:tab/>
            </w:r>
            <w:r w:rsidR="00C81C0C" w:rsidRPr="00745984">
              <w:rPr>
                <w:rStyle w:val="Hyperlink"/>
                <w:noProof/>
              </w:rPr>
              <w:t>SerialId</w:t>
            </w:r>
            <w:r w:rsidR="00C81C0C">
              <w:rPr>
                <w:noProof/>
                <w:webHidden/>
              </w:rPr>
              <w:tab/>
            </w:r>
            <w:r w:rsidR="00C81C0C">
              <w:rPr>
                <w:noProof/>
                <w:webHidden/>
              </w:rPr>
              <w:fldChar w:fldCharType="begin"/>
            </w:r>
            <w:r w:rsidR="00C81C0C">
              <w:rPr>
                <w:noProof/>
                <w:webHidden/>
              </w:rPr>
              <w:instrText xml:space="preserve"> PAGEREF _Toc514407706 \h </w:instrText>
            </w:r>
            <w:r w:rsidR="00C81C0C">
              <w:rPr>
                <w:noProof/>
                <w:webHidden/>
              </w:rPr>
            </w:r>
            <w:r w:rsidR="00C81C0C">
              <w:rPr>
                <w:noProof/>
                <w:webHidden/>
              </w:rPr>
              <w:fldChar w:fldCharType="separate"/>
            </w:r>
            <w:r w:rsidR="00C81C0C">
              <w:rPr>
                <w:noProof/>
                <w:webHidden/>
              </w:rPr>
              <w:t>11</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07" w:history="1">
            <w:r w:rsidR="00C81C0C" w:rsidRPr="00745984">
              <w:rPr>
                <w:rStyle w:val="Hyperlink"/>
                <w:noProof/>
              </w:rPr>
              <w:t>3.4</w:t>
            </w:r>
            <w:r w:rsidR="00C81C0C">
              <w:rPr>
                <w:noProof/>
                <w:lang w:eastAsia="en-US"/>
              </w:rPr>
              <w:tab/>
            </w:r>
            <w:r w:rsidR="00C81C0C" w:rsidRPr="00745984">
              <w:rPr>
                <w:rStyle w:val="Hyperlink"/>
                <w:noProof/>
              </w:rPr>
              <w:t>Encodings</w:t>
            </w:r>
            <w:r w:rsidR="00C81C0C">
              <w:rPr>
                <w:noProof/>
                <w:webHidden/>
              </w:rPr>
              <w:tab/>
            </w:r>
            <w:r w:rsidR="00C81C0C">
              <w:rPr>
                <w:noProof/>
                <w:webHidden/>
              </w:rPr>
              <w:fldChar w:fldCharType="begin"/>
            </w:r>
            <w:r w:rsidR="00C81C0C">
              <w:rPr>
                <w:noProof/>
                <w:webHidden/>
              </w:rPr>
              <w:instrText xml:space="preserve"> PAGEREF _Toc514407707 \h </w:instrText>
            </w:r>
            <w:r w:rsidR="00C81C0C">
              <w:rPr>
                <w:noProof/>
                <w:webHidden/>
              </w:rPr>
            </w:r>
            <w:r w:rsidR="00C81C0C">
              <w:rPr>
                <w:noProof/>
                <w:webHidden/>
              </w:rPr>
              <w:fldChar w:fldCharType="separate"/>
            </w:r>
            <w:r w:rsidR="00C81C0C">
              <w:rPr>
                <w:noProof/>
                <w:webHidden/>
              </w:rPr>
              <w:t>11</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08" w:history="1">
            <w:r w:rsidR="00C81C0C" w:rsidRPr="00745984">
              <w:rPr>
                <w:rStyle w:val="Hyperlink"/>
                <w:noProof/>
              </w:rPr>
              <w:t>3.5</w:t>
            </w:r>
            <w:r w:rsidR="00C81C0C">
              <w:rPr>
                <w:noProof/>
                <w:lang w:eastAsia="en-US"/>
              </w:rPr>
              <w:tab/>
            </w:r>
            <w:r w:rsidR="00C81C0C" w:rsidRPr="00745984">
              <w:rPr>
                <w:rStyle w:val="Hyperlink"/>
                <w:noProof/>
              </w:rPr>
              <w:t>ReceivedMessageDetails</w:t>
            </w:r>
            <w:r w:rsidR="00C81C0C">
              <w:rPr>
                <w:noProof/>
                <w:webHidden/>
              </w:rPr>
              <w:tab/>
            </w:r>
            <w:r w:rsidR="00C81C0C">
              <w:rPr>
                <w:noProof/>
                <w:webHidden/>
              </w:rPr>
              <w:fldChar w:fldCharType="begin"/>
            </w:r>
            <w:r w:rsidR="00C81C0C">
              <w:rPr>
                <w:noProof/>
                <w:webHidden/>
              </w:rPr>
              <w:instrText xml:space="preserve"> PAGEREF _Toc514407708 \h </w:instrText>
            </w:r>
            <w:r w:rsidR="00C81C0C">
              <w:rPr>
                <w:noProof/>
                <w:webHidden/>
              </w:rPr>
            </w:r>
            <w:r w:rsidR="00C81C0C">
              <w:rPr>
                <w:noProof/>
                <w:webHidden/>
              </w:rPr>
              <w:fldChar w:fldCharType="separate"/>
            </w:r>
            <w:r w:rsidR="00C81C0C">
              <w:rPr>
                <w:noProof/>
                <w:webHidden/>
              </w:rPr>
              <w:t>12</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09" w:history="1">
            <w:r w:rsidR="00C81C0C" w:rsidRPr="00745984">
              <w:rPr>
                <w:rStyle w:val="Hyperlink"/>
                <w:noProof/>
              </w:rPr>
              <w:t>3.6</w:t>
            </w:r>
            <w:r w:rsidR="00C81C0C">
              <w:rPr>
                <w:noProof/>
                <w:lang w:eastAsia="en-US"/>
              </w:rPr>
              <w:tab/>
            </w:r>
            <w:r w:rsidR="00C81C0C" w:rsidRPr="00745984">
              <w:rPr>
                <w:rStyle w:val="Hyperlink"/>
                <w:noProof/>
              </w:rPr>
              <w:t>OdeMessagePayload</w:t>
            </w:r>
            <w:r w:rsidR="00C81C0C">
              <w:rPr>
                <w:noProof/>
                <w:webHidden/>
              </w:rPr>
              <w:tab/>
            </w:r>
            <w:r w:rsidR="00C81C0C">
              <w:rPr>
                <w:noProof/>
                <w:webHidden/>
              </w:rPr>
              <w:fldChar w:fldCharType="begin"/>
            </w:r>
            <w:r w:rsidR="00C81C0C">
              <w:rPr>
                <w:noProof/>
                <w:webHidden/>
              </w:rPr>
              <w:instrText xml:space="preserve"> PAGEREF _Toc514407709 \h </w:instrText>
            </w:r>
            <w:r w:rsidR="00C81C0C">
              <w:rPr>
                <w:noProof/>
                <w:webHidden/>
              </w:rPr>
            </w:r>
            <w:r w:rsidR="00C81C0C">
              <w:rPr>
                <w:noProof/>
                <w:webHidden/>
              </w:rPr>
              <w:fldChar w:fldCharType="separate"/>
            </w:r>
            <w:r w:rsidR="00C81C0C">
              <w:rPr>
                <w:noProof/>
                <w:webHidden/>
              </w:rPr>
              <w:t>12</w:t>
            </w:r>
            <w:r w:rsidR="00C81C0C">
              <w:rPr>
                <w:noProof/>
                <w:webHidden/>
              </w:rPr>
              <w:fldChar w:fldCharType="end"/>
            </w:r>
          </w:hyperlink>
        </w:p>
        <w:p w:rsidR="00C81C0C" w:rsidRDefault="004A71FA">
          <w:pPr>
            <w:pStyle w:val="TOC1"/>
            <w:tabs>
              <w:tab w:val="left" w:pos="480"/>
              <w:tab w:val="right" w:leader="dot" w:pos="9350"/>
            </w:tabs>
            <w:rPr>
              <w:noProof/>
              <w:lang w:eastAsia="en-US"/>
            </w:rPr>
          </w:pPr>
          <w:hyperlink w:anchor="_Toc514407710" w:history="1">
            <w:r w:rsidR="00C81C0C" w:rsidRPr="00745984">
              <w:rPr>
                <w:rStyle w:val="Hyperlink"/>
                <w:noProof/>
              </w:rPr>
              <w:t>4</w:t>
            </w:r>
            <w:r w:rsidR="00C81C0C">
              <w:rPr>
                <w:noProof/>
                <w:lang w:eastAsia="en-US"/>
              </w:rPr>
              <w:tab/>
            </w:r>
            <w:r w:rsidR="00C81C0C" w:rsidRPr="00745984">
              <w:rPr>
                <w:rStyle w:val="Hyperlink"/>
                <w:noProof/>
              </w:rPr>
              <w:t>OdeTimPayload</w:t>
            </w:r>
            <w:r w:rsidR="00C81C0C">
              <w:rPr>
                <w:noProof/>
                <w:webHidden/>
              </w:rPr>
              <w:tab/>
            </w:r>
            <w:r w:rsidR="00C81C0C">
              <w:rPr>
                <w:noProof/>
                <w:webHidden/>
              </w:rPr>
              <w:fldChar w:fldCharType="begin"/>
            </w:r>
            <w:r w:rsidR="00C81C0C">
              <w:rPr>
                <w:noProof/>
                <w:webHidden/>
              </w:rPr>
              <w:instrText xml:space="preserve"> PAGEREF _Toc514407710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11" w:history="1">
            <w:r w:rsidR="00C81C0C" w:rsidRPr="00745984">
              <w:rPr>
                <w:rStyle w:val="Hyperlink"/>
                <w:noProof/>
              </w:rPr>
              <w:t>4.1</w:t>
            </w:r>
            <w:r w:rsidR="00C81C0C">
              <w:rPr>
                <w:noProof/>
                <w:lang w:eastAsia="en-US"/>
              </w:rPr>
              <w:tab/>
            </w:r>
            <w:r w:rsidR="00C81C0C" w:rsidRPr="00745984">
              <w:rPr>
                <w:rStyle w:val="Hyperlink"/>
                <w:noProof/>
              </w:rPr>
              <w:t>OdeTravelerInformationMessage</w:t>
            </w:r>
            <w:r w:rsidR="00C81C0C">
              <w:rPr>
                <w:noProof/>
                <w:webHidden/>
              </w:rPr>
              <w:tab/>
            </w:r>
            <w:r w:rsidR="00C81C0C">
              <w:rPr>
                <w:noProof/>
                <w:webHidden/>
              </w:rPr>
              <w:fldChar w:fldCharType="begin"/>
            </w:r>
            <w:r w:rsidR="00C81C0C">
              <w:rPr>
                <w:noProof/>
                <w:webHidden/>
              </w:rPr>
              <w:instrText xml:space="preserve"> PAGEREF _Toc514407711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12" w:history="1">
            <w:r w:rsidR="00C81C0C" w:rsidRPr="00745984">
              <w:rPr>
                <w:rStyle w:val="Hyperlink"/>
                <w:noProof/>
              </w:rPr>
              <w:t>4.2</w:t>
            </w:r>
            <w:r w:rsidR="00C81C0C">
              <w:rPr>
                <w:noProof/>
                <w:lang w:eastAsia="en-US"/>
              </w:rPr>
              <w:tab/>
            </w:r>
            <w:r w:rsidR="00C81C0C" w:rsidRPr="00745984">
              <w:rPr>
                <w:rStyle w:val="Hyperlink"/>
                <w:noProof/>
              </w:rPr>
              <w:t>J2735 TravelerInformation</w:t>
            </w:r>
            <w:r w:rsidR="00C81C0C">
              <w:rPr>
                <w:noProof/>
                <w:webHidden/>
              </w:rPr>
              <w:tab/>
            </w:r>
            <w:r w:rsidR="00C81C0C">
              <w:rPr>
                <w:noProof/>
                <w:webHidden/>
              </w:rPr>
              <w:fldChar w:fldCharType="begin"/>
            </w:r>
            <w:r w:rsidR="00C81C0C">
              <w:rPr>
                <w:noProof/>
                <w:webHidden/>
              </w:rPr>
              <w:instrText xml:space="preserve"> PAGEREF _Toc514407712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4A71FA">
          <w:pPr>
            <w:pStyle w:val="TOC1"/>
            <w:tabs>
              <w:tab w:val="left" w:pos="480"/>
              <w:tab w:val="right" w:leader="dot" w:pos="9350"/>
            </w:tabs>
            <w:rPr>
              <w:noProof/>
              <w:lang w:eastAsia="en-US"/>
            </w:rPr>
          </w:pPr>
          <w:hyperlink w:anchor="_Toc514407713" w:history="1">
            <w:r w:rsidR="00C81C0C" w:rsidRPr="00745984">
              <w:rPr>
                <w:rStyle w:val="Hyperlink"/>
                <w:noProof/>
              </w:rPr>
              <w:t>5</w:t>
            </w:r>
            <w:r w:rsidR="00C81C0C">
              <w:rPr>
                <w:noProof/>
                <w:lang w:eastAsia="en-US"/>
              </w:rPr>
              <w:tab/>
            </w:r>
            <w:r w:rsidR="00C81C0C" w:rsidRPr="00745984">
              <w:rPr>
                <w:rStyle w:val="Hyperlink"/>
                <w:noProof/>
              </w:rPr>
              <w:t>OdeDriverAlertPayload</w:t>
            </w:r>
            <w:r w:rsidR="00C81C0C">
              <w:rPr>
                <w:noProof/>
                <w:webHidden/>
              </w:rPr>
              <w:tab/>
            </w:r>
            <w:r w:rsidR="00C81C0C">
              <w:rPr>
                <w:noProof/>
                <w:webHidden/>
              </w:rPr>
              <w:fldChar w:fldCharType="begin"/>
            </w:r>
            <w:r w:rsidR="00C81C0C">
              <w:rPr>
                <w:noProof/>
                <w:webHidden/>
              </w:rPr>
              <w:instrText xml:space="preserve"> PAGEREF _Toc514407713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4A71FA">
          <w:pPr>
            <w:pStyle w:val="TOC1"/>
            <w:tabs>
              <w:tab w:val="left" w:pos="480"/>
              <w:tab w:val="right" w:leader="dot" w:pos="9350"/>
            </w:tabs>
            <w:rPr>
              <w:noProof/>
              <w:lang w:eastAsia="en-US"/>
            </w:rPr>
          </w:pPr>
          <w:hyperlink w:anchor="_Toc514407714" w:history="1">
            <w:r w:rsidR="00C81C0C" w:rsidRPr="00745984">
              <w:rPr>
                <w:rStyle w:val="Hyperlink"/>
                <w:noProof/>
              </w:rPr>
              <w:t>6</w:t>
            </w:r>
            <w:r w:rsidR="00C81C0C">
              <w:rPr>
                <w:noProof/>
                <w:lang w:eastAsia="en-US"/>
              </w:rPr>
              <w:tab/>
            </w:r>
            <w:r w:rsidR="00C81C0C" w:rsidRPr="00745984">
              <w:rPr>
                <w:rStyle w:val="Hyperlink"/>
                <w:noProof/>
              </w:rPr>
              <w:t>OdeBsmPayload</w:t>
            </w:r>
            <w:r w:rsidR="00C81C0C">
              <w:rPr>
                <w:noProof/>
                <w:webHidden/>
              </w:rPr>
              <w:tab/>
            </w:r>
            <w:r w:rsidR="00C81C0C">
              <w:rPr>
                <w:noProof/>
                <w:webHidden/>
              </w:rPr>
              <w:fldChar w:fldCharType="begin"/>
            </w:r>
            <w:r w:rsidR="00C81C0C">
              <w:rPr>
                <w:noProof/>
                <w:webHidden/>
              </w:rPr>
              <w:instrText xml:space="preserve"> PAGEREF _Toc514407714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15" w:history="1">
            <w:r w:rsidR="00C81C0C" w:rsidRPr="00745984">
              <w:rPr>
                <w:rStyle w:val="Hyperlink"/>
                <w:noProof/>
              </w:rPr>
              <w:t>6.1</w:t>
            </w:r>
            <w:r w:rsidR="00C81C0C">
              <w:rPr>
                <w:noProof/>
                <w:lang w:eastAsia="en-US"/>
              </w:rPr>
              <w:tab/>
            </w:r>
            <w:r w:rsidR="00C81C0C" w:rsidRPr="00745984">
              <w:rPr>
                <w:rStyle w:val="Hyperlink"/>
                <w:noProof/>
              </w:rPr>
              <w:t>J2735BsmCoreData</w:t>
            </w:r>
            <w:r w:rsidR="00C81C0C">
              <w:rPr>
                <w:noProof/>
                <w:webHidden/>
              </w:rPr>
              <w:tab/>
            </w:r>
            <w:r w:rsidR="00C81C0C">
              <w:rPr>
                <w:noProof/>
                <w:webHidden/>
              </w:rPr>
              <w:fldChar w:fldCharType="begin"/>
            </w:r>
            <w:r w:rsidR="00C81C0C">
              <w:rPr>
                <w:noProof/>
                <w:webHidden/>
              </w:rPr>
              <w:instrText xml:space="preserve"> PAGEREF _Toc514407715 \h </w:instrText>
            </w:r>
            <w:r w:rsidR="00C81C0C">
              <w:rPr>
                <w:noProof/>
                <w:webHidden/>
              </w:rPr>
            </w:r>
            <w:r w:rsidR="00C81C0C">
              <w:rPr>
                <w:noProof/>
                <w:webHidden/>
              </w:rPr>
              <w:fldChar w:fldCharType="separate"/>
            </w:r>
            <w:r w:rsidR="00C81C0C">
              <w:rPr>
                <w:noProof/>
                <w:webHidden/>
              </w:rPr>
              <w:t>14</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16" w:history="1">
            <w:r w:rsidR="00C81C0C" w:rsidRPr="00745984">
              <w:rPr>
                <w:rStyle w:val="Hyperlink"/>
                <w:noProof/>
              </w:rPr>
              <w:t>6.2</w:t>
            </w:r>
            <w:r w:rsidR="00C81C0C">
              <w:rPr>
                <w:noProof/>
                <w:lang w:eastAsia="en-US"/>
              </w:rPr>
              <w:tab/>
            </w:r>
            <w:r w:rsidR="00C81C0C" w:rsidRPr="00745984">
              <w:rPr>
                <w:rStyle w:val="Hyperlink"/>
                <w:noProof/>
              </w:rPr>
              <w:t>J2735BsmPart2Content</w:t>
            </w:r>
            <w:r w:rsidR="00C81C0C">
              <w:rPr>
                <w:noProof/>
                <w:webHidden/>
              </w:rPr>
              <w:tab/>
            </w:r>
            <w:r w:rsidR="00C81C0C">
              <w:rPr>
                <w:noProof/>
                <w:webHidden/>
              </w:rPr>
              <w:fldChar w:fldCharType="begin"/>
            </w:r>
            <w:r w:rsidR="00C81C0C">
              <w:rPr>
                <w:noProof/>
                <w:webHidden/>
              </w:rPr>
              <w:instrText xml:space="preserve"> PAGEREF _Toc514407716 \h </w:instrText>
            </w:r>
            <w:r w:rsidR="00C81C0C">
              <w:rPr>
                <w:noProof/>
                <w:webHidden/>
              </w:rPr>
            </w:r>
            <w:r w:rsidR="00C81C0C">
              <w:rPr>
                <w:noProof/>
                <w:webHidden/>
              </w:rPr>
              <w:fldChar w:fldCharType="separate"/>
            </w:r>
            <w:r w:rsidR="00C81C0C">
              <w:rPr>
                <w:noProof/>
                <w:webHidden/>
              </w:rPr>
              <w:t>16</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17" w:history="1">
            <w:r w:rsidR="00C81C0C" w:rsidRPr="00745984">
              <w:rPr>
                <w:rStyle w:val="Hyperlink"/>
                <w:noProof/>
              </w:rPr>
              <w:t>6.3</w:t>
            </w:r>
            <w:r w:rsidR="00C81C0C">
              <w:rPr>
                <w:noProof/>
                <w:lang w:eastAsia="en-US"/>
              </w:rPr>
              <w:tab/>
            </w:r>
            <w:r w:rsidR="00C81C0C" w:rsidRPr="00745984">
              <w:rPr>
                <w:rStyle w:val="Hyperlink"/>
                <w:noProof/>
              </w:rPr>
              <w:t>OdePosition3D</w:t>
            </w:r>
            <w:r w:rsidR="00C81C0C">
              <w:rPr>
                <w:noProof/>
                <w:webHidden/>
              </w:rPr>
              <w:tab/>
            </w:r>
            <w:r w:rsidR="00C81C0C">
              <w:rPr>
                <w:noProof/>
                <w:webHidden/>
              </w:rPr>
              <w:fldChar w:fldCharType="begin"/>
            </w:r>
            <w:r w:rsidR="00C81C0C">
              <w:rPr>
                <w:noProof/>
                <w:webHidden/>
              </w:rPr>
              <w:instrText xml:space="preserve"> PAGEREF _Toc514407717 \h </w:instrText>
            </w:r>
            <w:r w:rsidR="00C81C0C">
              <w:rPr>
                <w:noProof/>
                <w:webHidden/>
              </w:rPr>
            </w:r>
            <w:r w:rsidR="00C81C0C">
              <w:rPr>
                <w:noProof/>
                <w:webHidden/>
              </w:rPr>
              <w:fldChar w:fldCharType="separate"/>
            </w:r>
            <w:r w:rsidR="00C81C0C">
              <w:rPr>
                <w:noProof/>
                <w:webHidden/>
              </w:rPr>
              <w:t>16</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18" w:history="1">
            <w:r w:rsidR="00C81C0C" w:rsidRPr="00745984">
              <w:rPr>
                <w:rStyle w:val="Hyperlink"/>
                <w:noProof/>
              </w:rPr>
              <w:t>6.4</w:t>
            </w:r>
            <w:r w:rsidR="00C81C0C">
              <w:rPr>
                <w:noProof/>
                <w:lang w:eastAsia="en-US"/>
              </w:rPr>
              <w:tab/>
            </w:r>
            <w:r w:rsidR="00C81C0C" w:rsidRPr="00745984">
              <w:rPr>
                <w:rStyle w:val="Hyperlink"/>
                <w:noProof/>
              </w:rPr>
              <w:t>J2735AccelerationSet4Way</w:t>
            </w:r>
            <w:r w:rsidR="00C81C0C">
              <w:rPr>
                <w:noProof/>
                <w:webHidden/>
              </w:rPr>
              <w:tab/>
            </w:r>
            <w:r w:rsidR="00C81C0C">
              <w:rPr>
                <w:noProof/>
                <w:webHidden/>
              </w:rPr>
              <w:fldChar w:fldCharType="begin"/>
            </w:r>
            <w:r w:rsidR="00C81C0C">
              <w:rPr>
                <w:noProof/>
                <w:webHidden/>
              </w:rPr>
              <w:instrText xml:space="preserve"> PAGEREF _Toc514407718 \h </w:instrText>
            </w:r>
            <w:r w:rsidR="00C81C0C">
              <w:rPr>
                <w:noProof/>
                <w:webHidden/>
              </w:rPr>
            </w:r>
            <w:r w:rsidR="00C81C0C">
              <w:rPr>
                <w:noProof/>
                <w:webHidden/>
              </w:rPr>
              <w:fldChar w:fldCharType="separate"/>
            </w:r>
            <w:r w:rsidR="00C81C0C">
              <w:rPr>
                <w:noProof/>
                <w:webHidden/>
              </w:rPr>
              <w:t>17</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19" w:history="1">
            <w:r w:rsidR="00C81C0C" w:rsidRPr="00745984">
              <w:rPr>
                <w:rStyle w:val="Hyperlink"/>
                <w:noProof/>
              </w:rPr>
              <w:t>6.5</w:t>
            </w:r>
            <w:r w:rsidR="00C81C0C">
              <w:rPr>
                <w:noProof/>
                <w:lang w:eastAsia="en-US"/>
              </w:rPr>
              <w:tab/>
            </w:r>
            <w:r w:rsidR="00C81C0C" w:rsidRPr="00745984">
              <w:rPr>
                <w:rStyle w:val="Hyperlink"/>
                <w:noProof/>
              </w:rPr>
              <w:t>J2735PositionalAccuracy</w:t>
            </w:r>
            <w:r w:rsidR="00C81C0C">
              <w:rPr>
                <w:noProof/>
                <w:webHidden/>
              </w:rPr>
              <w:tab/>
            </w:r>
            <w:r w:rsidR="00C81C0C">
              <w:rPr>
                <w:noProof/>
                <w:webHidden/>
              </w:rPr>
              <w:fldChar w:fldCharType="begin"/>
            </w:r>
            <w:r w:rsidR="00C81C0C">
              <w:rPr>
                <w:noProof/>
                <w:webHidden/>
              </w:rPr>
              <w:instrText xml:space="preserve"> PAGEREF _Toc514407719 \h </w:instrText>
            </w:r>
            <w:r w:rsidR="00C81C0C">
              <w:rPr>
                <w:noProof/>
                <w:webHidden/>
              </w:rPr>
            </w:r>
            <w:r w:rsidR="00C81C0C">
              <w:rPr>
                <w:noProof/>
                <w:webHidden/>
              </w:rPr>
              <w:fldChar w:fldCharType="separate"/>
            </w:r>
            <w:r w:rsidR="00C81C0C">
              <w:rPr>
                <w:noProof/>
                <w:webHidden/>
              </w:rPr>
              <w:t>17</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20" w:history="1">
            <w:r w:rsidR="00C81C0C" w:rsidRPr="00745984">
              <w:rPr>
                <w:rStyle w:val="Hyperlink"/>
                <w:noProof/>
              </w:rPr>
              <w:t>6.6</w:t>
            </w:r>
            <w:r w:rsidR="00C81C0C">
              <w:rPr>
                <w:noProof/>
                <w:lang w:eastAsia="en-US"/>
              </w:rPr>
              <w:tab/>
            </w:r>
            <w:r w:rsidR="00C81C0C" w:rsidRPr="00745984">
              <w:rPr>
                <w:rStyle w:val="Hyperlink"/>
                <w:noProof/>
              </w:rPr>
              <w:t>J2735BrakeSystemStatus</w:t>
            </w:r>
            <w:r w:rsidR="00C81C0C">
              <w:rPr>
                <w:noProof/>
                <w:webHidden/>
              </w:rPr>
              <w:tab/>
            </w:r>
            <w:r w:rsidR="00C81C0C">
              <w:rPr>
                <w:noProof/>
                <w:webHidden/>
              </w:rPr>
              <w:fldChar w:fldCharType="begin"/>
            </w:r>
            <w:r w:rsidR="00C81C0C">
              <w:rPr>
                <w:noProof/>
                <w:webHidden/>
              </w:rPr>
              <w:instrText xml:space="preserve"> PAGEREF _Toc514407720 \h </w:instrText>
            </w:r>
            <w:r w:rsidR="00C81C0C">
              <w:rPr>
                <w:noProof/>
                <w:webHidden/>
              </w:rPr>
            </w:r>
            <w:r w:rsidR="00C81C0C">
              <w:rPr>
                <w:noProof/>
                <w:webHidden/>
              </w:rPr>
              <w:fldChar w:fldCharType="separate"/>
            </w:r>
            <w:r w:rsidR="00C81C0C">
              <w:rPr>
                <w:noProof/>
                <w:webHidden/>
              </w:rPr>
              <w:t>18</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21" w:history="1">
            <w:r w:rsidR="00C81C0C" w:rsidRPr="00745984">
              <w:rPr>
                <w:rStyle w:val="Hyperlink"/>
                <w:noProof/>
              </w:rPr>
              <w:t>6.7</w:t>
            </w:r>
            <w:r w:rsidR="00C81C0C">
              <w:rPr>
                <w:noProof/>
                <w:lang w:eastAsia="en-US"/>
              </w:rPr>
              <w:tab/>
            </w:r>
            <w:r w:rsidR="00C81C0C" w:rsidRPr="00745984">
              <w:rPr>
                <w:rStyle w:val="Hyperlink"/>
                <w:noProof/>
              </w:rPr>
              <w:t>J2735VehicleSize</w:t>
            </w:r>
            <w:r w:rsidR="00C81C0C">
              <w:rPr>
                <w:noProof/>
                <w:webHidden/>
              </w:rPr>
              <w:tab/>
            </w:r>
            <w:r w:rsidR="00C81C0C">
              <w:rPr>
                <w:noProof/>
                <w:webHidden/>
              </w:rPr>
              <w:fldChar w:fldCharType="begin"/>
            </w:r>
            <w:r w:rsidR="00C81C0C">
              <w:rPr>
                <w:noProof/>
                <w:webHidden/>
              </w:rPr>
              <w:instrText xml:space="preserve"> PAGEREF _Toc514407721 \h </w:instrText>
            </w:r>
            <w:r w:rsidR="00C81C0C">
              <w:rPr>
                <w:noProof/>
                <w:webHidden/>
              </w:rPr>
            </w:r>
            <w:r w:rsidR="00C81C0C">
              <w:rPr>
                <w:noProof/>
                <w:webHidden/>
              </w:rPr>
              <w:fldChar w:fldCharType="separate"/>
            </w:r>
            <w:r w:rsidR="00C81C0C">
              <w:rPr>
                <w:noProof/>
                <w:webHidden/>
              </w:rPr>
              <w:t>19</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22" w:history="1">
            <w:r w:rsidR="00C81C0C" w:rsidRPr="00745984">
              <w:rPr>
                <w:rStyle w:val="Hyperlink"/>
                <w:noProof/>
              </w:rPr>
              <w:t>6.8</w:t>
            </w:r>
            <w:r w:rsidR="00C81C0C">
              <w:rPr>
                <w:noProof/>
                <w:lang w:eastAsia="en-US"/>
              </w:rPr>
              <w:tab/>
            </w:r>
            <w:r w:rsidR="00C81C0C" w:rsidRPr="00745984">
              <w:rPr>
                <w:rStyle w:val="Hyperlink"/>
                <w:noProof/>
              </w:rPr>
              <w:t>J2735BitString</w:t>
            </w:r>
            <w:r w:rsidR="00C81C0C">
              <w:rPr>
                <w:noProof/>
                <w:webHidden/>
              </w:rPr>
              <w:tab/>
            </w:r>
            <w:r w:rsidR="00C81C0C">
              <w:rPr>
                <w:noProof/>
                <w:webHidden/>
              </w:rPr>
              <w:fldChar w:fldCharType="begin"/>
            </w:r>
            <w:r w:rsidR="00C81C0C">
              <w:rPr>
                <w:noProof/>
                <w:webHidden/>
              </w:rPr>
              <w:instrText xml:space="preserve"> PAGEREF _Toc514407722 \h </w:instrText>
            </w:r>
            <w:r w:rsidR="00C81C0C">
              <w:rPr>
                <w:noProof/>
                <w:webHidden/>
              </w:rPr>
            </w:r>
            <w:r w:rsidR="00C81C0C">
              <w:rPr>
                <w:noProof/>
                <w:webHidden/>
              </w:rPr>
              <w:fldChar w:fldCharType="separate"/>
            </w:r>
            <w:r w:rsidR="00C81C0C">
              <w:rPr>
                <w:noProof/>
                <w:webHidden/>
              </w:rPr>
              <w:t>19</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23" w:history="1">
            <w:r w:rsidR="00C81C0C" w:rsidRPr="00745984">
              <w:rPr>
                <w:rStyle w:val="Hyperlink"/>
                <w:noProof/>
              </w:rPr>
              <w:t>6.9</w:t>
            </w:r>
            <w:r w:rsidR="00C81C0C">
              <w:rPr>
                <w:noProof/>
                <w:lang w:eastAsia="en-US"/>
              </w:rPr>
              <w:tab/>
            </w:r>
            <w:r w:rsidR="00C81C0C" w:rsidRPr="00745984">
              <w:rPr>
                <w:rStyle w:val="Hyperlink"/>
                <w:noProof/>
              </w:rPr>
              <w:t>J2735VehicleSafetyExtensions</w:t>
            </w:r>
            <w:r w:rsidR="00C81C0C">
              <w:rPr>
                <w:noProof/>
                <w:webHidden/>
              </w:rPr>
              <w:tab/>
            </w:r>
            <w:r w:rsidR="00C81C0C">
              <w:rPr>
                <w:noProof/>
                <w:webHidden/>
              </w:rPr>
              <w:fldChar w:fldCharType="begin"/>
            </w:r>
            <w:r w:rsidR="00C81C0C">
              <w:rPr>
                <w:noProof/>
                <w:webHidden/>
              </w:rPr>
              <w:instrText xml:space="preserve"> PAGEREF _Toc514407723 \h </w:instrText>
            </w:r>
            <w:r w:rsidR="00C81C0C">
              <w:rPr>
                <w:noProof/>
                <w:webHidden/>
              </w:rPr>
            </w:r>
            <w:r w:rsidR="00C81C0C">
              <w:rPr>
                <w:noProof/>
                <w:webHidden/>
              </w:rPr>
              <w:fldChar w:fldCharType="separate"/>
            </w:r>
            <w:r w:rsidR="00C81C0C">
              <w:rPr>
                <w:noProof/>
                <w:webHidden/>
              </w:rPr>
              <w:t>19</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24" w:history="1">
            <w:r w:rsidR="00C81C0C" w:rsidRPr="00745984">
              <w:rPr>
                <w:rStyle w:val="Hyperlink"/>
                <w:noProof/>
              </w:rPr>
              <w:t>6.10</w:t>
            </w:r>
            <w:r w:rsidR="00C81C0C">
              <w:rPr>
                <w:noProof/>
                <w:lang w:eastAsia="en-US"/>
              </w:rPr>
              <w:tab/>
            </w:r>
            <w:r w:rsidR="00C81C0C" w:rsidRPr="00745984">
              <w:rPr>
                <w:rStyle w:val="Hyperlink"/>
                <w:noProof/>
              </w:rPr>
              <w:t>J2735SpecialVehicleExtensions</w:t>
            </w:r>
            <w:r w:rsidR="00C81C0C">
              <w:rPr>
                <w:noProof/>
                <w:webHidden/>
              </w:rPr>
              <w:tab/>
            </w:r>
            <w:r w:rsidR="00C81C0C">
              <w:rPr>
                <w:noProof/>
                <w:webHidden/>
              </w:rPr>
              <w:fldChar w:fldCharType="begin"/>
            </w:r>
            <w:r w:rsidR="00C81C0C">
              <w:rPr>
                <w:noProof/>
                <w:webHidden/>
              </w:rPr>
              <w:instrText xml:space="preserve"> PAGEREF _Toc514407724 \h </w:instrText>
            </w:r>
            <w:r w:rsidR="00C81C0C">
              <w:rPr>
                <w:noProof/>
                <w:webHidden/>
              </w:rPr>
            </w:r>
            <w:r w:rsidR="00C81C0C">
              <w:rPr>
                <w:noProof/>
                <w:webHidden/>
              </w:rPr>
              <w:fldChar w:fldCharType="separate"/>
            </w:r>
            <w:r w:rsidR="00C81C0C">
              <w:rPr>
                <w:noProof/>
                <w:webHidden/>
              </w:rPr>
              <w:t>20</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25" w:history="1">
            <w:r w:rsidR="00C81C0C" w:rsidRPr="00745984">
              <w:rPr>
                <w:rStyle w:val="Hyperlink"/>
                <w:noProof/>
              </w:rPr>
              <w:t>6.11</w:t>
            </w:r>
            <w:r w:rsidR="00C81C0C">
              <w:rPr>
                <w:noProof/>
                <w:lang w:eastAsia="en-US"/>
              </w:rPr>
              <w:tab/>
            </w:r>
            <w:r w:rsidR="00C81C0C" w:rsidRPr="00745984">
              <w:rPr>
                <w:rStyle w:val="Hyperlink"/>
                <w:noProof/>
              </w:rPr>
              <w:t>J2735SupplementalVehicleExtensions</w:t>
            </w:r>
            <w:r w:rsidR="00C81C0C">
              <w:rPr>
                <w:noProof/>
                <w:webHidden/>
              </w:rPr>
              <w:tab/>
            </w:r>
            <w:r w:rsidR="00C81C0C">
              <w:rPr>
                <w:noProof/>
                <w:webHidden/>
              </w:rPr>
              <w:fldChar w:fldCharType="begin"/>
            </w:r>
            <w:r w:rsidR="00C81C0C">
              <w:rPr>
                <w:noProof/>
                <w:webHidden/>
              </w:rPr>
              <w:instrText xml:space="preserve"> PAGEREF _Toc514407725 \h </w:instrText>
            </w:r>
            <w:r w:rsidR="00C81C0C">
              <w:rPr>
                <w:noProof/>
                <w:webHidden/>
              </w:rPr>
            </w:r>
            <w:r w:rsidR="00C81C0C">
              <w:rPr>
                <w:noProof/>
                <w:webHidden/>
              </w:rPr>
              <w:fldChar w:fldCharType="separate"/>
            </w:r>
            <w:r w:rsidR="00C81C0C">
              <w:rPr>
                <w:noProof/>
                <w:webHidden/>
              </w:rPr>
              <w:t>21</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26" w:history="1">
            <w:r w:rsidR="00C81C0C" w:rsidRPr="00745984">
              <w:rPr>
                <w:rStyle w:val="Hyperlink"/>
                <w:noProof/>
              </w:rPr>
              <w:t>6.12</w:t>
            </w:r>
            <w:r w:rsidR="00C81C0C">
              <w:rPr>
                <w:noProof/>
                <w:lang w:eastAsia="en-US"/>
              </w:rPr>
              <w:tab/>
            </w:r>
            <w:r w:rsidR="00C81C0C" w:rsidRPr="00745984">
              <w:rPr>
                <w:rStyle w:val="Hyperlink"/>
                <w:noProof/>
              </w:rPr>
              <w:t>J2735PathHistory</w:t>
            </w:r>
            <w:r w:rsidR="00C81C0C">
              <w:rPr>
                <w:noProof/>
                <w:webHidden/>
              </w:rPr>
              <w:tab/>
            </w:r>
            <w:r w:rsidR="00C81C0C">
              <w:rPr>
                <w:noProof/>
                <w:webHidden/>
              </w:rPr>
              <w:fldChar w:fldCharType="begin"/>
            </w:r>
            <w:r w:rsidR="00C81C0C">
              <w:rPr>
                <w:noProof/>
                <w:webHidden/>
              </w:rPr>
              <w:instrText xml:space="preserve"> PAGEREF _Toc514407726 \h </w:instrText>
            </w:r>
            <w:r w:rsidR="00C81C0C">
              <w:rPr>
                <w:noProof/>
                <w:webHidden/>
              </w:rPr>
            </w:r>
            <w:r w:rsidR="00C81C0C">
              <w:rPr>
                <w:noProof/>
                <w:webHidden/>
              </w:rPr>
              <w:fldChar w:fldCharType="separate"/>
            </w:r>
            <w:r w:rsidR="00C81C0C">
              <w:rPr>
                <w:noProof/>
                <w:webHidden/>
              </w:rPr>
              <w:t>22</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27" w:history="1">
            <w:r w:rsidR="00C81C0C" w:rsidRPr="00745984">
              <w:rPr>
                <w:rStyle w:val="Hyperlink"/>
                <w:noProof/>
              </w:rPr>
              <w:t>6.13</w:t>
            </w:r>
            <w:r w:rsidR="00C81C0C">
              <w:rPr>
                <w:noProof/>
                <w:lang w:eastAsia="en-US"/>
              </w:rPr>
              <w:tab/>
            </w:r>
            <w:r w:rsidR="00C81C0C" w:rsidRPr="00745984">
              <w:rPr>
                <w:rStyle w:val="Hyperlink"/>
                <w:noProof/>
              </w:rPr>
              <w:t>J2735PathPrediction</w:t>
            </w:r>
            <w:r w:rsidR="00C81C0C">
              <w:rPr>
                <w:noProof/>
                <w:webHidden/>
              </w:rPr>
              <w:tab/>
            </w:r>
            <w:r w:rsidR="00C81C0C">
              <w:rPr>
                <w:noProof/>
                <w:webHidden/>
              </w:rPr>
              <w:fldChar w:fldCharType="begin"/>
            </w:r>
            <w:r w:rsidR="00C81C0C">
              <w:rPr>
                <w:noProof/>
                <w:webHidden/>
              </w:rPr>
              <w:instrText xml:space="preserve"> PAGEREF _Toc514407727 \h </w:instrText>
            </w:r>
            <w:r w:rsidR="00C81C0C">
              <w:rPr>
                <w:noProof/>
                <w:webHidden/>
              </w:rPr>
            </w:r>
            <w:r w:rsidR="00C81C0C">
              <w:rPr>
                <w:noProof/>
                <w:webHidden/>
              </w:rPr>
              <w:fldChar w:fldCharType="separate"/>
            </w:r>
            <w:r w:rsidR="00C81C0C">
              <w:rPr>
                <w:noProof/>
                <w:webHidden/>
              </w:rPr>
              <w:t>23</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28" w:history="1">
            <w:r w:rsidR="00C81C0C" w:rsidRPr="00745984">
              <w:rPr>
                <w:rStyle w:val="Hyperlink"/>
                <w:noProof/>
              </w:rPr>
              <w:t>6.14</w:t>
            </w:r>
            <w:r w:rsidR="00C81C0C">
              <w:rPr>
                <w:noProof/>
                <w:lang w:eastAsia="en-US"/>
              </w:rPr>
              <w:tab/>
            </w:r>
            <w:r w:rsidR="00C81C0C" w:rsidRPr="00745984">
              <w:rPr>
                <w:rStyle w:val="Hyperlink"/>
                <w:noProof/>
              </w:rPr>
              <w:t>J2735EmergencyDetails</w:t>
            </w:r>
            <w:r w:rsidR="00C81C0C">
              <w:rPr>
                <w:noProof/>
                <w:webHidden/>
              </w:rPr>
              <w:tab/>
            </w:r>
            <w:r w:rsidR="00C81C0C">
              <w:rPr>
                <w:noProof/>
                <w:webHidden/>
              </w:rPr>
              <w:fldChar w:fldCharType="begin"/>
            </w:r>
            <w:r w:rsidR="00C81C0C">
              <w:rPr>
                <w:noProof/>
                <w:webHidden/>
              </w:rPr>
              <w:instrText xml:space="preserve"> PAGEREF _Toc514407728 \h </w:instrText>
            </w:r>
            <w:r w:rsidR="00C81C0C">
              <w:rPr>
                <w:noProof/>
                <w:webHidden/>
              </w:rPr>
            </w:r>
            <w:r w:rsidR="00C81C0C">
              <w:rPr>
                <w:noProof/>
                <w:webHidden/>
              </w:rPr>
              <w:fldChar w:fldCharType="separate"/>
            </w:r>
            <w:r w:rsidR="00C81C0C">
              <w:rPr>
                <w:noProof/>
                <w:webHidden/>
              </w:rPr>
              <w:t>23</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29" w:history="1">
            <w:r w:rsidR="00C81C0C" w:rsidRPr="00745984">
              <w:rPr>
                <w:rStyle w:val="Hyperlink"/>
                <w:noProof/>
              </w:rPr>
              <w:t>6.15</w:t>
            </w:r>
            <w:r w:rsidR="00C81C0C">
              <w:rPr>
                <w:noProof/>
                <w:lang w:eastAsia="en-US"/>
              </w:rPr>
              <w:tab/>
            </w:r>
            <w:r w:rsidR="00C81C0C" w:rsidRPr="00745984">
              <w:rPr>
                <w:rStyle w:val="Hyperlink"/>
                <w:noProof/>
              </w:rPr>
              <w:t>J2735EventDescription</w:t>
            </w:r>
            <w:r w:rsidR="00C81C0C">
              <w:rPr>
                <w:noProof/>
                <w:webHidden/>
              </w:rPr>
              <w:tab/>
            </w:r>
            <w:r w:rsidR="00C81C0C">
              <w:rPr>
                <w:noProof/>
                <w:webHidden/>
              </w:rPr>
              <w:fldChar w:fldCharType="begin"/>
            </w:r>
            <w:r w:rsidR="00C81C0C">
              <w:rPr>
                <w:noProof/>
                <w:webHidden/>
              </w:rPr>
              <w:instrText xml:space="preserve"> PAGEREF _Toc514407729 \h </w:instrText>
            </w:r>
            <w:r w:rsidR="00C81C0C">
              <w:rPr>
                <w:noProof/>
                <w:webHidden/>
              </w:rPr>
            </w:r>
            <w:r w:rsidR="00C81C0C">
              <w:rPr>
                <w:noProof/>
                <w:webHidden/>
              </w:rPr>
              <w:fldChar w:fldCharType="separate"/>
            </w:r>
            <w:r w:rsidR="00C81C0C">
              <w:rPr>
                <w:noProof/>
                <w:webHidden/>
              </w:rPr>
              <w:t>24</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30" w:history="1">
            <w:r w:rsidR="00C81C0C" w:rsidRPr="00745984">
              <w:rPr>
                <w:rStyle w:val="Hyperlink"/>
                <w:noProof/>
              </w:rPr>
              <w:t>6.16</w:t>
            </w:r>
            <w:r w:rsidR="00C81C0C">
              <w:rPr>
                <w:noProof/>
                <w:lang w:eastAsia="en-US"/>
              </w:rPr>
              <w:tab/>
            </w:r>
            <w:r w:rsidR="00C81C0C" w:rsidRPr="00745984">
              <w:rPr>
                <w:rStyle w:val="Hyperlink"/>
                <w:noProof/>
              </w:rPr>
              <w:t>J2735TrailerData</w:t>
            </w:r>
            <w:r w:rsidR="00C81C0C">
              <w:rPr>
                <w:noProof/>
                <w:webHidden/>
              </w:rPr>
              <w:tab/>
            </w:r>
            <w:r w:rsidR="00C81C0C">
              <w:rPr>
                <w:noProof/>
                <w:webHidden/>
              </w:rPr>
              <w:fldChar w:fldCharType="begin"/>
            </w:r>
            <w:r w:rsidR="00C81C0C">
              <w:rPr>
                <w:noProof/>
                <w:webHidden/>
              </w:rPr>
              <w:instrText xml:space="preserve"> PAGEREF _Toc514407730 \h </w:instrText>
            </w:r>
            <w:r w:rsidR="00C81C0C">
              <w:rPr>
                <w:noProof/>
                <w:webHidden/>
              </w:rPr>
            </w:r>
            <w:r w:rsidR="00C81C0C">
              <w:rPr>
                <w:noProof/>
                <w:webHidden/>
              </w:rPr>
              <w:fldChar w:fldCharType="separate"/>
            </w:r>
            <w:r w:rsidR="00C81C0C">
              <w:rPr>
                <w:noProof/>
                <w:webHidden/>
              </w:rPr>
              <w:t>26</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31" w:history="1">
            <w:r w:rsidR="00C81C0C" w:rsidRPr="00745984">
              <w:rPr>
                <w:rStyle w:val="Hyperlink"/>
                <w:noProof/>
              </w:rPr>
              <w:t>6.17</w:t>
            </w:r>
            <w:r w:rsidR="00C81C0C">
              <w:rPr>
                <w:noProof/>
                <w:lang w:eastAsia="en-US"/>
              </w:rPr>
              <w:tab/>
            </w:r>
            <w:r w:rsidR="00C81C0C" w:rsidRPr="00745984">
              <w:rPr>
                <w:rStyle w:val="Hyperlink"/>
                <w:noProof/>
              </w:rPr>
              <w:t>J2735VehicleClassification</w:t>
            </w:r>
            <w:r w:rsidR="00C81C0C">
              <w:rPr>
                <w:noProof/>
                <w:webHidden/>
              </w:rPr>
              <w:tab/>
            </w:r>
            <w:r w:rsidR="00C81C0C">
              <w:rPr>
                <w:noProof/>
                <w:webHidden/>
              </w:rPr>
              <w:fldChar w:fldCharType="begin"/>
            </w:r>
            <w:r w:rsidR="00C81C0C">
              <w:rPr>
                <w:noProof/>
                <w:webHidden/>
              </w:rPr>
              <w:instrText xml:space="preserve"> PAGEREF _Toc514407731 \h </w:instrText>
            </w:r>
            <w:r w:rsidR="00C81C0C">
              <w:rPr>
                <w:noProof/>
                <w:webHidden/>
              </w:rPr>
            </w:r>
            <w:r w:rsidR="00C81C0C">
              <w:rPr>
                <w:noProof/>
                <w:webHidden/>
              </w:rPr>
              <w:fldChar w:fldCharType="separate"/>
            </w:r>
            <w:r w:rsidR="00C81C0C">
              <w:rPr>
                <w:noProof/>
                <w:webHidden/>
              </w:rPr>
              <w:t>26</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32" w:history="1">
            <w:r w:rsidR="00C81C0C" w:rsidRPr="00745984">
              <w:rPr>
                <w:rStyle w:val="Hyperlink"/>
                <w:noProof/>
              </w:rPr>
              <w:t>6.18</w:t>
            </w:r>
            <w:r w:rsidR="00C81C0C">
              <w:rPr>
                <w:noProof/>
                <w:lang w:eastAsia="en-US"/>
              </w:rPr>
              <w:tab/>
            </w:r>
            <w:r w:rsidR="00C81C0C" w:rsidRPr="00745984">
              <w:rPr>
                <w:rStyle w:val="Hyperlink"/>
                <w:noProof/>
              </w:rPr>
              <w:t>J2735VehicleData</w:t>
            </w:r>
            <w:r w:rsidR="00C81C0C">
              <w:rPr>
                <w:noProof/>
                <w:webHidden/>
              </w:rPr>
              <w:tab/>
            </w:r>
            <w:r w:rsidR="00C81C0C">
              <w:rPr>
                <w:noProof/>
                <w:webHidden/>
              </w:rPr>
              <w:fldChar w:fldCharType="begin"/>
            </w:r>
            <w:r w:rsidR="00C81C0C">
              <w:rPr>
                <w:noProof/>
                <w:webHidden/>
              </w:rPr>
              <w:instrText xml:space="preserve"> PAGEREF _Toc514407732 \h </w:instrText>
            </w:r>
            <w:r w:rsidR="00C81C0C">
              <w:rPr>
                <w:noProof/>
                <w:webHidden/>
              </w:rPr>
            </w:r>
            <w:r w:rsidR="00C81C0C">
              <w:rPr>
                <w:noProof/>
                <w:webHidden/>
              </w:rPr>
              <w:fldChar w:fldCharType="separate"/>
            </w:r>
            <w:r w:rsidR="00C81C0C">
              <w:rPr>
                <w:noProof/>
                <w:webHidden/>
              </w:rPr>
              <w:t>28</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33" w:history="1">
            <w:r w:rsidR="00C81C0C" w:rsidRPr="00745984">
              <w:rPr>
                <w:rStyle w:val="Hyperlink"/>
                <w:noProof/>
              </w:rPr>
              <w:t>6.19</w:t>
            </w:r>
            <w:r w:rsidR="00C81C0C">
              <w:rPr>
                <w:noProof/>
                <w:lang w:eastAsia="en-US"/>
              </w:rPr>
              <w:tab/>
            </w:r>
            <w:r w:rsidR="00C81C0C" w:rsidRPr="00745984">
              <w:rPr>
                <w:rStyle w:val="Hyperlink"/>
                <w:noProof/>
              </w:rPr>
              <w:t>J2735WeatherReport</w:t>
            </w:r>
            <w:r w:rsidR="00C81C0C">
              <w:rPr>
                <w:noProof/>
                <w:webHidden/>
              </w:rPr>
              <w:tab/>
            </w:r>
            <w:r w:rsidR="00C81C0C">
              <w:rPr>
                <w:noProof/>
                <w:webHidden/>
              </w:rPr>
              <w:fldChar w:fldCharType="begin"/>
            </w:r>
            <w:r w:rsidR="00C81C0C">
              <w:rPr>
                <w:noProof/>
                <w:webHidden/>
              </w:rPr>
              <w:instrText xml:space="preserve"> PAGEREF _Toc514407733 \h </w:instrText>
            </w:r>
            <w:r w:rsidR="00C81C0C">
              <w:rPr>
                <w:noProof/>
                <w:webHidden/>
              </w:rPr>
            </w:r>
            <w:r w:rsidR="00C81C0C">
              <w:rPr>
                <w:noProof/>
                <w:webHidden/>
              </w:rPr>
              <w:fldChar w:fldCharType="separate"/>
            </w:r>
            <w:r w:rsidR="00C81C0C">
              <w:rPr>
                <w:noProof/>
                <w:webHidden/>
              </w:rPr>
              <w:t>29</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34" w:history="1">
            <w:r w:rsidR="00C81C0C" w:rsidRPr="00745984">
              <w:rPr>
                <w:rStyle w:val="Hyperlink"/>
                <w:noProof/>
              </w:rPr>
              <w:t>6.20</w:t>
            </w:r>
            <w:r w:rsidR="00C81C0C">
              <w:rPr>
                <w:noProof/>
                <w:lang w:eastAsia="en-US"/>
              </w:rPr>
              <w:tab/>
            </w:r>
            <w:r w:rsidR="00C81C0C" w:rsidRPr="00745984">
              <w:rPr>
                <w:rStyle w:val="Hyperlink"/>
                <w:noProof/>
              </w:rPr>
              <w:t>J2735WeatherProbe</w:t>
            </w:r>
            <w:r w:rsidR="00C81C0C">
              <w:rPr>
                <w:noProof/>
                <w:webHidden/>
              </w:rPr>
              <w:tab/>
            </w:r>
            <w:r w:rsidR="00C81C0C">
              <w:rPr>
                <w:noProof/>
                <w:webHidden/>
              </w:rPr>
              <w:fldChar w:fldCharType="begin"/>
            </w:r>
            <w:r w:rsidR="00C81C0C">
              <w:rPr>
                <w:noProof/>
                <w:webHidden/>
              </w:rPr>
              <w:instrText xml:space="preserve"> PAGEREF _Toc514407734 \h </w:instrText>
            </w:r>
            <w:r w:rsidR="00C81C0C">
              <w:rPr>
                <w:noProof/>
                <w:webHidden/>
              </w:rPr>
            </w:r>
            <w:r w:rsidR="00C81C0C">
              <w:rPr>
                <w:noProof/>
                <w:webHidden/>
              </w:rPr>
              <w:fldChar w:fldCharType="separate"/>
            </w:r>
            <w:r w:rsidR="00C81C0C">
              <w:rPr>
                <w:noProof/>
                <w:webHidden/>
              </w:rPr>
              <w:t>30</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35" w:history="1">
            <w:r w:rsidR="00C81C0C" w:rsidRPr="00745984">
              <w:rPr>
                <w:rStyle w:val="Hyperlink"/>
                <w:noProof/>
              </w:rPr>
              <w:t>6.21</w:t>
            </w:r>
            <w:r w:rsidR="00C81C0C">
              <w:rPr>
                <w:noProof/>
                <w:lang w:eastAsia="en-US"/>
              </w:rPr>
              <w:tab/>
            </w:r>
            <w:r w:rsidR="00C81C0C" w:rsidRPr="00745984">
              <w:rPr>
                <w:rStyle w:val="Hyperlink"/>
                <w:noProof/>
              </w:rPr>
              <w:t>J2735WiperSet</w:t>
            </w:r>
            <w:r w:rsidR="00C81C0C">
              <w:rPr>
                <w:noProof/>
                <w:webHidden/>
              </w:rPr>
              <w:tab/>
            </w:r>
            <w:r w:rsidR="00C81C0C">
              <w:rPr>
                <w:noProof/>
                <w:webHidden/>
              </w:rPr>
              <w:fldChar w:fldCharType="begin"/>
            </w:r>
            <w:r w:rsidR="00C81C0C">
              <w:rPr>
                <w:noProof/>
                <w:webHidden/>
              </w:rPr>
              <w:instrText xml:space="preserve"> PAGEREF _Toc514407735 \h </w:instrText>
            </w:r>
            <w:r w:rsidR="00C81C0C">
              <w:rPr>
                <w:noProof/>
                <w:webHidden/>
              </w:rPr>
            </w:r>
            <w:r w:rsidR="00C81C0C">
              <w:rPr>
                <w:noProof/>
                <w:webHidden/>
              </w:rPr>
              <w:fldChar w:fldCharType="separate"/>
            </w:r>
            <w:r w:rsidR="00C81C0C">
              <w:rPr>
                <w:noProof/>
                <w:webHidden/>
              </w:rPr>
              <w:t>31</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36" w:history="1">
            <w:r w:rsidR="00C81C0C" w:rsidRPr="00745984">
              <w:rPr>
                <w:rStyle w:val="Hyperlink"/>
                <w:noProof/>
              </w:rPr>
              <w:t>6.22</w:t>
            </w:r>
            <w:r w:rsidR="00C81C0C">
              <w:rPr>
                <w:noProof/>
                <w:lang w:eastAsia="en-US"/>
              </w:rPr>
              <w:tab/>
            </w:r>
            <w:r w:rsidR="00C81C0C" w:rsidRPr="00745984">
              <w:rPr>
                <w:rStyle w:val="Hyperlink"/>
                <w:noProof/>
              </w:rPr>
              <w:t>J2735ObstacleDetection</w:t>
            </w:r>
            <w:r w:rsidR="00C81C0C">
              <w:rPr>
                <w:noProof/>
                <w:webHidden/>
              </w:rPr>
              <w:tab/>
            </w:r>
            <w:r w:rsidR="00C81C0C">
              <w:rPr>
                <w:noProof/>
                <w:webHidden/>
              </w:rPr>
              <w:fldChar w:fldCharType="begin"/>
            </w:r>
            <w:r w:rsidR="00C81C0C">
              <w:rPr>
                <w:noProof/>
                <w:webHidden/>
              </w:rPr>
              <w:instrText xml:space="preserve"> PAGEREF _Toc514407736 \h </w:instrText>
            </w:r>
            <w:r w:rsidR="00C81C0C">
              <w:rPr>
                <w:noProof/>
                <w:webHidden/>
              </w:rPr>
            </w:r>
            <w:r w:rsidR="00C81C0C">
              <w:rPr>
                <w:noProof/>
                <w:webHidden/>
              </w:rPr>
              <w:fldChar w:fldCharType="separate"/>
            </w:r>
            <w:r w:rsidR="00C81C0C">
              <w:rPr>
                <w:noProof/>
                <w:webHidden/>
              </w:rPr>
              <w:t>31</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37" w:history="1">
            <w:r w:rsidR="00C81C0C" w:rsidRPr="00745984">
              <w:rPr>
                <w:rStyle w:val="Hyperlink"/>
                <w:noProof/>
              </w:rPr>
              <w:t>6.23</w:t>
            </w:r>
            <w:r w:rsidR="00C81C0C">
              <w:rPr>
                <w:noProof/>
                <w:lang w:eastAsia="en-US"/>
              </w:rPr>
              <w:tab/>
            </w:r>
            <w:r w:rsidR="00C81C0C" w:rsidRPr="00745984">
              <w:rPr>
                <w:rStyle w:val="Hyperlink"/>
                <w:noProof/>
              </w:rPr>
              <w:t>J2735DDateTime</w:t>
            </w:r>
            <w:r w:rsidR="00C81C0C">
              <w:rPr>
                <w:noProof/>
                <w:webHidden/>
              </w:rPr>
              <w:tab/>
            </w:r>
            <w:r w:rsidR="00C81C0C">
              <w:rPr>
                <w:noProof/>
                <w:webHidden/>
              </w:rPr>
              <w:fldChar w:fldCharType="begin"/>
            </w:r>
            <w:r w:rsidR="00C81C0C">
              <w:rPr>
                <w:noProof/>
                <w:webHidden/>
              </w:rPr>
              <w:instrText xml:space="preserve"> PAGEREF _Toc514407737 \h </w:instrText>
            </w:r>
            <w:r w:rsidR="00C81C0C">
              <w:rPr>
                <w:noProof/>
                <w:webHidden/>
              </w:rPr>
            </w:r>
            <w:r w:rsidR="00C81C0C">
              <w:rPr>
                <w:noProof/>
                <w:webHidden/>
              </w:rPr>
              <w:fldChar w:fldCharType="separate"/>
            </w:r>
            <w:r w:rsidR="00C81C0C">
              <w:rPr>
                <w:noProof/>
                <w:webHidden/>
              </w:rPr>
              <w:t>33</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38" w:history="1">
            <w:r w:rsidR="00C81C0C" w:rsidRPr="00745984">
              <w:rPr>
                <w:rStyle w:val="Hyperlink"/>
                <w:noProof/>
              </w:rPr>
              <w:t>6.24</w:t>
            </w:r>
            <w:r w:rsidR="00C81C0C">
              <w:rPr>
                <w:noProof/>
                <w:lang w:eastAsia="en-US"/>
              </w:rPr>
              <w:tab/>
            </w:r>
            <w:r w:rsidR="00C81C0C" w:rsidRPr="00745984">
              <w:rPr>
                <w:rStyle w:val="Hyperlink"/>
                <w:noProof/>
              </w:rPr>
              <w:t>J2735DisabledVehicle</w:t>
            </w:r>
            <w:r w:rsidR="00C81C0C">
              <w:rPr>
                <w:noProof/>
                <w:webHidden/>
              </w:rPr>
              <w:tab/>
            </w:r>
            <w:r w:rsidR="00C81C0C">
              <w:rPr>
                <w:noProof/>
                <w:webHidden/>
              </w:rPr>
              <w:fldChar w:fldCharType="begin"/>
            </w:r>
            <w:r w:rsidR="00C81C0C">
              <w:rPr>
                <w:noProof/>
                <w:webHidden/>
              </w:rPr>
              <w:instrText xml:space="preserve"> PAGEREF _Toc514407738 \h </w:instrText>
            </w:r>
            <w:r w:rsidR="00C81C0C">
              <w:rPr>
                <w:noProof/>
                <w:webHidden/>
              </w:rPr>
            </w:r>
            <w:r w:rsidR="00C81C0C">
              <w:rPr>
                <w:noProof/>
                <w:webHidden/>
              </w:rPr>
              <w:fldChar w:fldCharType="separate"/>
            </w:r>
            <w:r w:rsidR="00C81C0C">
              <w:rPr>
                <w:noProof/>
                <w:webHidden/>
              </w:rPr>
              <w:t>34</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39" w:history="1">
            <w:r w:rsidR="00C81C0C" w:rsidRPr="00745984">
              <w:rPr>
                <w:rStyle w:val="Hyperlink"/>
                <w:noProof/>
              </w:rPr>
              <w:t>6.25</w:t>
            </w:r>
            <w:r w:rsidR="00C81C0C">
              <w:rPr>
                <w:noProof/>
                <w:lang w:eastAsia="en-US"/>
              </w:rPr>
              <w:tab/>
            </w:r>
            <w:r w:rsidR="00C81C0C" w:rsidRPr="00745984">
              <w:rPr>
                <w:rStyle w:val="Hyperlink"/>
                <w:noProof/>
              </w:rPr>
              <w:t>J2735SpeedProfile</w:t>
            </w:r>
            <w:r w:rsidR="00C81C0C">
              <w:rPr>
                <w:noProof/>
                <w:webHidden/>
              </w:rPr>
              <w:tab/>
            </w:r>
            <w:r w:rsidR="00C81C0C">
              <w:rPr>
                <w:noProof/>
                <w:webHidden/>
              </w:rPr>
              <w:fldChar w:fldCharType="begin"/>
            </w:r>
            <w:r w:rsidR="00C81C0C">
              <w:rPr>
                <w:noProof/>
                <w:webHidden/>
              </w:rPr>
              <w:instrText xml:space="preserve"> PAGEREF _Toc514407739 \h </w:instrText>
            </w:r>
            <w:r w:rsidR="00C81C0C">
              <w:rPr>
                <w:noProof/>
                <w:webHidden/>
              </w:rPr>
            </w:r>
            <w:r w:rsidR="00C81C0C">
              <w:rPr>
                <w:noProof/>
                <w:webHidden/>
              </w:rPr>
              <w:fldChar w:fldCharType="separate"/>
            </w:r>
            <w:r w:rsidR="00C81C0C">
              <w:rPr>
                <w:noProof/>
                <w:webHidden/>
              </w:rPr>
              <w:t>34</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40" w:history="1">
            <w:r w:rsidR="00C81C0C" w:rsidRPr="00745984">
              <w:rPr>
                <w:rStyle w:val="Hyperlink"/>
                <w:noProof/>
              </w:rPr>
              <w:t>6.26</w:t>
            </w:r>
            <w:r w:rsidR="00C81C0C">
              <w:rPr>
                <w:noProof/>
                <w:lang w:eastAsia="en-US"/>
              </w:rPr>
              <w:tab/>
            </w:r>
            <w:r w:rsidR="00C81C0C" w:rsidRPr="00745984">
              <w:rPr>
                <w:rStyle w:val="Hyperlink"/>
                <w:noProof/>
              </w:rPr>
              <w:t>J2735RTCMPackage</w:t>
            </w:r>
            <w:r w:rsidR="00C81C0C">
              <w:rPr>
                <w:noProof/>
                <w:webHidden/>
              </w:rPr>
              <w:tab/>
            </w:r>
            <w:r w:rsidR="00C81C0C">
              <w:rPr>
                <w:noProof/>
                <w:webHidden/>
              </w:rPr>
              <w:fldChar w:fldCharType="begin"/>
            </w:r>
            <w:r w:rsidR="00C81C0C">
              <w:rPr>
                <w:noProof/>
                <w:webHidden/>
              </w:rPr>
              <w:instrText xml:space="preserve"> PAGEREF _Toc514407740 \h </w:instrText>
            </w:r>
            <w:r w:rsidR="00C81C0C">
              <w:rPr>
                <w:noProof/>
                <w:webHidden/>
              </w:rPr>
            </w:r>
            <w:r w:rsidR="00C81C0C">
              <w:rPr>
                <w:noProof/>
                <w:webHidden/>
              </w:rPr>
              <w:fldChar w:fldCharType="separate"/>
            </w:r>
            <w:r w:rsidR="00C81C0C">
              <w:rPr>
                <w:noProof/>
                <w:webHidden/>
              </w:rPr>
              <w:t>35</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41" w:history="1">
            <w:r w:rsidR="00C81C0C" w:rsidRPr="00745984">
              <w:rPr>
                <w:rStyle w:val="Hyperlink"/>
                <w:noProof/>
              </w:rPr>
              <w:t>6.27</w:t>
            </w:r>
            <w:r w:rsidR="00C81C0C">
              <w:rPr>
                <w:noProof/>
                <w:lang w:eastAsia="en-US"/>
              </w:rPr>
              <w:tab/>
            </w:r>
            <w:r w:rsidR="00C81C0C" w:rsidRPr="00745984">
              <w:rPr>
                <w:rStyle w:val="Hyperlink"/>
                <w:noProof/>
              </w:rPr>
              <w:t>J2735RTCMheader</w:t>
            </w:r>
            <w:r w:rsidR="00C81C0C">
              <w:rPr>
                <w:noProof/>
                <w:webHidden/>
              </w:rPr>
              <w:tab/>
            </w:r>
            <w:r w:rsidR="00C81C0C">
              <w:rPr>
                <w:noProof/>
                <w:webHidden/>
              </w:rPr>
              <w:fldChar w:fldCharType="begin"/>
            </w:r>
            <w:r w:rsidR="00C81C0C">
              <w:rPr>
                <w:noProof/>
                <w:webHidden/>
              </w:rPr>
              <w:instrText xml:space="preserve"> PAGEREF _Toc514407741 \h </w:instrText>
            </w:r>
            <w:r w:rsidR="00C81C0C">
              <w:rPr>
                <w:noProof/>
                <w:webHidden/>
              </w:rPr>
            </w:r>
            <w:r w:rsidR="00C81C0C">
              <w:rPr>
                <w:noProof/>
                <w:webHidden/>
              </w:rPr>
              <w:fldChar w:fldCharType="separate"/>
            </w:r>
            <w:r w:rsidR="00C81C0C">
              <w:rPr>
                <w:noProof/>
                <w:webHidden/>
              </w:rPr>
              <w:t>36</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42" w:history="1">
            <w:r w:rsidR="00C81C0C" w:rsidRPr="00745984">
              <w:rPr>
                <w:rStyle w:val="Hyperlink"/>
                <w:noProof/>
              </w:rPr>
              <w:t>6.28</w:t>
            </w:r>
            <w:r w:rsidR="00C81C0C">
              <w:rPr>
                <w:noProof/>
                <w:lang w:eastAsia="en-US"/>
              </w:rPr>
              <w:tab/>
            </w:r>
            <w:r w:rsidR="00C81C0C" w:rsidRPr="00745984">
              <w:rPr>
                <w:rStyle w:val="Hyperlink"/>
                <w:noProof/>
              </w:rPr>
              <w:t>J2735AntennaOffsetSet</w:t>
            </w:r>
            <w:r w:rsidR="00C81C0C">
              <w:rPr>
                <w:noProof/>
                <w:webHidden/>
              </w:rPr>
              <w:tab/>
            </w:r>
            <w:r w:rsidR="00C81C0C">
              <w:rPr>
                <w:noProof/>
                <w:webHidden/>
              </w:rPr>
              <w:fldChar w:fldCharType="begin"/>
            </w:r>
            <w:r w:rsidR="00C81C0C">
              <w:rPr>
                <w:noProof/>
                <w:webHidden/>
              </w:rPr>
              <w:instrText xml:space="preserve"> PAGEREF _Toc514407742 \h </w:instrText>
            </w:r>
            <w:r w:rsidR="00C81C0C">
              <w:rPr>
                <w:noProof/>
                <w:webHidden/>
              </w:rPr>
            </w:r>
            <w:r w:rsidR="00C81C0C">
              <w:rPr>
                <w:noProof/>
                <w:webHidden/>
              </w:rPr>
              <w:fldChar w:fldCharType="separate"/>
            </w:r>
            <w:r w:rsidR="00C81C0C">
              <w:rPr>
                <w:noProof/>
                <w:webHidden/>
              </w:rPr>
              <w:t>37</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43" w:history="1">
            <w:r w:rsidR="00C81C0C" w:rsidRPr="00745984">
              <w:rPr>
                <w:rStyle w:val="Hyperlink"/>
                <w:noProof/>
              </w:rPr>
              <w:t>6.29</w:t>
            </w:r>
            <w:r w:rsidR="00C81C0C">
              <w:rPr>
                <w:noProof/>
                <w:lang w:eastAsia="en-US"/>
              </w:rPr>
              <w:tab/>
            </w:r>
            <w:r w:rsidR="00C81C0C" w:rsidRPr="00745984">
              <w:rPr>
                <w:rStyle w:val="Hyperlink"/>
                <w:noProof/>
              </w:rPr>
              <w:t>J2735FullPositionVector</w:t>
            </w:r>
            <w:r w:rsidR="00C81C0C">
              <w:rPr>
                <w:noProof/>
                <w:webHidden/>
              </w:rPr>
              <w:tab/>
            </w:r>
            <w:r w:rsidR="00C81C0C">
              <w:rPr>
                <w:noProof/>
                <w:webHidden/>
              </w:rPr>
              <w:fldChar w:fldCharType="begin"/>
            </w:r>
            <w:r w:rsidR="00C81C0C">
              <w:rPr>
                <w:noProof/>
                <w:webHidden/>
              </w:rPr>
              <w:instrText xml:space="preserve"> PAGEREF _Toc514407743 \h </w:instrText>
            </w:r>
            <w:r w:rsidR="00C81C0C">
              <w:rPr>
                <w:noProof/>
                <w:webHidden/>
              </w:rPr>
            </w:r>
            <w:r w:rsidR="00C81C0C">
              <w:rPr>
                <w:noProof/>
                <w:webHidden/>
              </w:rPr>
              <w:fldChar w:fldCharType="separate"/>
            </w:r>
            <w:r w:rsidR="00C81C0C">
              <w:rPr>
                <w:noProof/>
                <w:webHidden/>
              </w:rPr>
              <w:t>38</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44" w:history="1">
            <w:r w:rsidR="00C81C0C" w:rsidRPr="00745984">
              <w:rPr>
                <w:rStyle w:val="Hyperlink"/>
                <w:noProof/>
              </w:rPr>
              <w:t>6.30</w:t>
            </w:r>
            <w:r w:rsidR="00C81C0C">
              <w:rPr>
                <w:noProof/>
                <w:lang w:eastAsia="en-US"/>
              </w:rPr>
              <w:tab/>
            </w:r>
            <w:r w:rsidR="00C81C0C" w:rsidRPr="00745984">
              <w:rPr>
                <w:rStyle w:val="Hyperlink"/>
                <w:noProof/>
              </w:rPr>
              <w:t>J2735TransmissionAndSpeed</w:t>
            </w:r>
            <w:r w:rsidR="00C81C0C">
              <w:rPr>
                <w:noProof/>
                <w:webHidden/>
              </w:rPr>
              <w:tab/>
            </w:r>
            <w:r w:rsidR="00C81C0C">
              <w:rPr>
                <w:noProof/>
                <w:webHidden/>
              </w:rPr>
              <w:fldChar w:fldCharType="begin"/>
            </w:r>
            <w:r w:rsidR="00C81C0C">
              <w:rPr>
                <w:noProof/>
                <w:webHidden/>
              </w:rPr>
              <w:instrText xml:space="preserve"> PAGEREF _Toc514407744 \h </w:instrText>
            </w:r>
            <w:r w:rsidR="00C81C0C">
              <w:rPr>
                <w:noProof/>
                <w:webHidden/>
              </w:rPr>
            </w:r>
            <w:r w:rsidR="00C81C0C">
              <w:rPr>
                <w:noProof/>
                <w:webHidden/>
              </w:rPr>
              <w:fldChar w:fldCharType="separate"/>
            </w:r>
            <w:r w:rsidR="00C81C0C">
              <w:rPr>
                <w:noProof/>
                <w:webHidden/>
              </w:rPr>
              <w:t>39</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45" w:history="1">
            <w:r w:rsidR="00C81C0C" w:rsidRPr="00745984">
              <w:rPr>
                <w:rStyle w:val="Hyperlink"/>
                <w:noProof/>
              </w:rPr>
              <w:t>6.31</w:t>
            </w:r>
            <w:r w:rsidR="00C81C0C">
              <w:rPr>
                <w:noProof/>
                <w:lang w:eastAsia="en-US"/>
              </w:rPr>
              <w:tab/>
            </w:r>
            <w:r w:rsidR="00C81C0C" w:rsidRPr="00745984">
              <w:rPr>
                <w:rStyle w:val="Hyperlink"/>
                <w:noProof/>
              </w:rPr>
              <w:t>J2735PositionConfidenceSet</w:t>
            </w:r>
            <w:r w:rsidR="00C81C0C">
              <w:rPr>
                <w:noProof/>
                <w:webHidden/>
              </w:rPr>
              <w:tab/>
            </w:r>
            <w:r w:rsidR="00C81C0C">
              <w:rPr>
                <w:noProof/>
                <w:webHidden/>
              </w:rPr>
              <w:fldChar w:fldCharType="begin"/>
            </w:r>
            <w:r w:rsidR="00C81C0C">
              <w:rPr>
                <w:noProof/>
                <w:webHidden/>
              </w:rPr>
              <w:instrText xml:space="preserve"> PAGEREF _Toc514407745 \h </w:instrText>
            </w:r>
            <w:r w:rsidR="00C81C0C">
              <w:rPr>
                <w:noProof/>
                <w:webHidden/>
              </w:rPr>
            </w:r>
            <w:r w:rsidR="00C81C0C">
              <w:rPr>
                <w:noProof/>
                <w:webHidden/>
              </w:rPr>
              <w:fldChar w:fldCharType="separate"/>
            </w:r>
            <w:r w:rsidR="00C81C0C">
              <w:rPr>
                <w:noProof/>
                <w:webHidden/>
              </w:rPr>
              <w:t>40</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46" w:history="1">
            <w:r w:rsidR="00C81C0C" w:rsidRPr="00745984">
              <w:rPr>
                <w:rStyle w:val="Hyperlink"/>
                <w:noProof/>
              </w:rPr>
              <w:t>6.32</w:t>
            </w:r>
            <w:r w:rsidR="00C81C0C">
              <w:rPr>
                <w:noProof/>
                <w:lang w:eastAsia="en-US"/>
              </w:rPr>
              <w:tab/>
            </w:r>
            <w:r w:rsidR="00C81C0C" w:rsidRPr="00745984">
              <w:rPr>
                <w:rStyle w:val="Hyperlink"/>
                <w:noProof/>
              </w:rPr>
              <w:t>J2735SpeedandHeadingandThrottleConfidence</w:t>
            </w:r>
            <w:r w:rsidR="00C81C0C">
              <w:rPr>
                <w:noProof/>
                <w:webHidden/>
              </w:rPr>
              <w:tab/>
            </w:r>
            <w:r w:rsidR="00C81C0C">
              <w:rPr>
                <w:noProof/>
                <w:webHidden/>
              </w:rPr>
              <w:fldChar w:fldCharType="begin"/>
            </w:r>
            <w:r w:rsidR="00C81C0C">
              <w:rPr>
                <w:noProof/>
                <w:webHidden/>
              </w:rPr>
              <w:instrText xml:space="preserve"> PAGEREF _Toc514407746 \h </w:instrText>
            </w:r>
            <w:r w:rsidR="00C81C0C">
              <w:rPr>
                <w:noProof/>
                <w:webHidden/>
              </w:rPr>
            </w:r>
            <w:r w:rsidR="00C81C0C">
              <w:rPr>
                <w:noProof/>
                <w:webHidden/>
              </w:rPr>
              <w:fldChar w:fldCharType="separate"/>
            </w:r>
            <w:r w:rsidR="00C81C0C">
              <w:rPr>
                <w:noProof/>
                <w:webHidden/>
              </w:rPr>
              <w:t>41</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47" w:history="1">
            <w:r w:rsidR="00C81C0C" w:rsidRPr="00745984">
              <w:rPr>
                <w:rStyle w:val="Hyperlink"/>
                <w:noProof/>
              </w:rPr>
              <w:t>6.33</w:t>
            </w:r>
            <w:r w:rsidR="00C81C0C">
              <w:rPr>
                <w:noProof/>
                <w:lang w:eastAsia="en-US"/>
              </w:rPr>
              <w:tab/>
            </w:r>
            <w:r w:rsidR="00C81C0C" w:rsidRPr="00745984">
              <w:rPr>
                <w:rStyle w:val="Hyperlink"/>
                <w:noProof/>
              </w:rPr>
              <w:t>J2735PathHistoryPoint</w:t>
            </w:r>
            <w:r w:rsidR="00C81C0C">
              <w:rPr>
                <w:noProof/>
                <w:webHidden/>
              </w:rPr>
              <w:tab/>
            </w:r>
            <w:r w:rsidR="00C81C0C">
              <w:rPr>
                <w:noProof/>
                <w:webHidden/>
              </w:rPr>
              <w:fldChar w:fldCharType="begin"/>
            </w:r>
            <w:r w:rsidR="00C81C0C">
              <w:rPr>
                <w:noProof/>
                <w:webHidden/>
              </w:rPr>
              <w:instrText xml:space="preserve"> PAGEREF _Toc514407747 \h </w:instrText>
            </w:r>
            <w:r w:rsidR="00C81C0C">
              <w:rPr>
                <w:noProof/>
                <w:webHidden/>
              </w:rPr>
            </w:r>
            <w:r w:rsidR="00C81C0C">
              <w:rPr>
                <w:noProof/>
                <w:webHidden/>
              </w:rPr>
              <w:fldChar w:fldCharType="separate"/>
            </w:r>
            <w:r w:rsidR="00C81C0C">
              <w:rPr>
                <w:noProof/>
                <w:webHidden/>
              </w:rPr>
              <w:t>41</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48" w:history="1">
            <w:r w:rsidR="00C81C0C" w:rsidRPr="00745984">
              <w:rPr>
                <w:rStyle w:val="Hyperlink"/>
                <w:noProof/>
              </w:rPr>
              <w:t>6.34</w:t>
            </w:r>
            <w:r w:rsidR="00C81C0C">
              <w:rPr>
                <w:noProof/>
                <w:lang w:eastAsia="en-US"/>
              </w:rPr>
              <w:tab/>
            </w:r>
            <w:r w:rsidR="00C81C0C" w:rsidRPr="00745984">
              <w:rPr>
                <w:rStyle w:val="Hyperlink"/>
                <w:noProof/>
              </w:rPr>
              <w:t>J2735PrivilegedEvents</w:t>
            </w:r>
            <w:r w:rsidR="00C81C0C">
              <w:rPr>
                <w:noProof/>
                <w:webHidden/>
              </w:rPr>
              <w:tab/>
            </w:r>
            <w:r w:rsidR="00C81C0C">
              <w:rPr>
                <w:noProof/>
                <w:webHidden/>
              </w:rPr>
              <w:fldChar w:fldCharType="begin"/>
            </w:r>
            <w:r w:rsidR="00C81C0C">
              <w:rPr>
                <w:noProof/>
                <w:webHidden/>
              </w:rPr>
              <w:instrText xml:space="preserve"> PAGEREF _Toc514407748 \h </w:instrText>
            </w:r>
            <w:r w:rsidR="00C81C0C">
              <w:rPr>
                <w:noProof/>
                <w:webHidden/>
              </w:rPr>
            </w:r>
            <w:r w:rsidR="00C81C0C">
              <w:rPr>
                <w:noProof/>
                <w:webHidden/>
              </w:rPr>
              <w:fldChar w:fldCharType="separate"/>
            </w:r>
            <w:r w:rsidR="00C81C0C">
              <w:rPr>
                <w:noProof/>
                <w:webHidden/>
              </w:rPr>
              <w:t>42</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49" w:history="1">
            <w:r w:rsidR="00C81C0C" w:rsidRPr="00745984">
              <w:rPr>
                <w:rStyle w:val="Hyperlink"/>
                <w:noProof/>
              </w:rPr>
              <w:t>6.35</w:t>
            </w:r>
            <w:r w:rsidR="00C81C0C">
              <w:rPr>
                <w:noProof/>
                <w:lang w:eastAsia="en-US"/>
              </w:rPr>
              <w:tab/>
            </w:r>
            <w:r w:rsidR="00C81C0C" w:rsidRPr="00745984">
              <w:rPr>
                <w:rStyle w:val="Hyperlink"/>
                <w:noProof/>
              </w:rPr>
              <w:t>J2735PivotPointDescription</w:t>
            </w:r>
            <w:r w:rsidR="00C81C0C">
              <w:rPr>
                <w:noProof/>
                <w:webHidden/>
              </w:rPr>
              <w:tab/>
            </w:r>
            <w:r w:rsidR="00C81C0C">
              <w:rPr>
                <w:noProof/>
                <w:webHidden/>
              </w:rPr>
              <w:fldChar w:fldCharType="begin"/>
            </w:r>
            <w:r w:rsidR="00C81C0C">
              <w:rPr>
                <w:noProof/>
                <w:webHidden/>
              </w:rPr>
              <w:instrText xml:space="preserve"> PAGEREF _Toc514407749 \h </w:instrText>
            </w:r>
            <w:r w:rsidR="00C81C0C">
              <w:rPr>
                <w:noProof/>
                <w:webHidden/>
              </w:rPr>
            </w:r>
            <w:r w:rsidR="00C81C0C">
              <w:rPr>
                <w:noProof/>
                <w:webHidden/>
              </w:rPr>
              <w:fldChar w:fldCharType="separate"/>
            </w:r>
            <w:r w:rsidR="00C81C0C">
              <w:rPr>
                <w:noProof/>
                <w:webHidden/>
              </w:rPr>
              <w:t>43</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50" w:history="1">
            <w:r w:rsidR="00C81C0C" w:rsidRPr="00745984">
              <w:rPr>
                <w:rStyle w:val="Hyperlink"/>
                <w:noProof/>
              </w:rPr>
              <w:t>6.36</w:t>
            </w:r>
            <w:r w:rsidR="00C81C0C">
              <w:rPr>
                <w:noProof/>
                <w:lang w:eastAsia="en-US"/>
              </w:rPr>
              <w:tab/>
            </w:r>
            <w:r w:rsidR="00C81C0C" w:rsidRPr="00745984">
              <w:rPr>
                <w:rStyle w:val="Hyperlink"/>
                <w:noProof/>
              </w:rPr>
              <w:t>J2735TrailerUnitDescription</w:t>
            </w:r>
            <w:r w:rsidR="00C81C0C">
              <w:rPr>
                <w:noProof/>
                <w:webHidden/>
              </w:rPr>
              <w:tab/>
            </w:r>
            <w:r w:rsidR="00C81C0C">
              <w:rPr>
                <w:noProof/>
                <w:webHidden/>
              </w:rPr>
              <w:fldChar w:fldCharType="begin"/>
            </w:r>
            <w:r w:rsidR="00C81C0C">
              <w:rPr>
                <w:noProof/>
                <w:webHidden/>
              </w:rPr>
              <w:instrText xml:space="preserve"> PAGEREF _Toc514407750 \h </w:instrText>
            </w:r>
            <w:r w:rsidR="00C81C0C">
              <w:rPr>
                <w:noProof/>
                <w:webHidden/>
              </w:rPr>
            </w:r>
            <w:r w:rsidR="00C81C0C">
              <w:rPr>
                <w:noProof/>
                <w:webHidden/>
              </w:rPr>
              <w:fldChar w:fldCharType="separate"/>
            </w:r>
            <w:r w:rsidR="00C81C0C">
              <w:rPr>
                <w:noProof/>
                <w:webHidden/>
              </w:rPr>
              <w:t>44</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51" w:history="1">
            <w:r w:rsidR="00C81C0C" w:rsidRPr="00745984">
              <w:rPr>
                <w:rStyle w:val="Hyperlink"/>
                <w:noProof/>
              </w:rPr>
              <w:t>6.37</w:t>
            </w:r>
            <w:r w:rsidR="00C81C0C">
              <w:rPr>
                <w:noProof/>
                <w:lang w:eastAsia="en-US"/>
              </w:rPr>
              <w:tab/>
            </w:r>
            <w:r w:rsidR="00C81C0C" w:rsidRPr="00745984">
              <w:rPr>
                <w:rStyle w:val="Hyperlink"/>
                <w:noProof/>
              </w:rPr>
              <w:t>J2735BumperHeights</w:t>
            </w:r>
            <w:r w:rsidR="00C81C0C">
              <w:rPr>
                <w:noProof/>
                <w:webHidden/>
              </w:rPr>
              <w:tab/>
            </w:r>
            <w:r w:rsidR="00C81C0C">
              <w:rPr>
                <w:noProof/>
                <w:webHidden/>
              </w:rPr>
              <w:fldChar w:fldCharType="begin"/>
            </w:r>
            <w:r w:rsidR="00C81C0C">
              <w:rPr>
                <w:noProof/>
                <w:webHidden/>
              </w:rPr>
              <w:instrText xml:space="preserve"> PAGEREF _Toc514407751 \h </w:instrText>
            </w:r>
            <w:r w:rsidR="00C81C0C">
              <w:rPr>
                <w:noProof/>
                <w:webHidden/>
              </w:rPr>
            </w:r>
            <w:r w:rsidR="00C81C0C">
              <w:rPr>
                <w:noProof/>
                <w:webHidden/>
              </w:rPr>
              <w:fldChar w:fldCharType="separate"/>
            </w:r>
            <w:r w:rsidR="00C81C0C">
              <w:rPr>
                <w:noProof/>
                <w:webHidden/>
              </w:rPr>
              <w:t>45</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52" w:history="1">
            <w:r w:rsidR="00C81C0C" w:rsidRPr="00745984">
              <w:rPr>
                <w:rStyle w:val="Hyperlink"/>
                <w:noProof/>
              </w:rPr>
              <w:t>6.38</w:t>
            </w:r>
            <w:r w:rsidR="00C81C0C">
              <w:rPr>
                <w:noProof/>
                <w:lang w:eastAsia="en-US"/>
              </w:rPr>
              <w:tab/>
            </w:r>
            <w:r w:rsidR="00C81C0C" w:rsidRPr="00745984">
              <w:rPr>
                <w:rStyle w:val="Hyperlink"/>
                <w:noProof/>
              </w:rPr>
              <w:t>J2735TrailerHistoryPoint</w:t>
            </w:r>
            <w:r w:rsidR="00C81C0C">
              <w:rPr>
                <w:noProof/>
                <w:webHidden/>
              </w:rPr>
              <w:tab/>
            </w:r>
            <w:r w:rsidR="00C81C0C">
              <w:rPr>
                <w:noProof/>
                <w:webHidden/>
              </w:rPr>
              <w:fldChar w:fldCharType="begin"/>
            </w:r>
            <w:r w:rsidR="00C81C0C">
              <w:rPr>
                <w:noProof/>
                <w:webHidden/>
              </w:rPr>
              <w:instrText xml:space="preserve"> PAGEREF _Toc514407752 \h </w:instrText>
            </w:r>
            <w:r w:rsidR="00C81C0C">
              <w:rPr>
                <w:noProof/>
                <w:webHidden/>
              </w:rPr>
            </w:r>
            <w:r w:rsidR="00C81C0C">
              <w:rPr>
                <w:noProof/>
                <w:webHidden/>
              </w:rPr>
              <w:fldChar w:fldCharType="separate"/>
            </w:r>
            <w:r w:rsidR="00C81C0C">
              <w:rPr>
                <w:noProof/>
                <w:webHidden/>
              </w:rPr>
              <w:t>46</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53" w:history="1">
            <w:r w:rsidR="00C81C0C" w:rsidRPr="00745984">
              <w:rPr>
                <w:rStyle w:val="Hyperlink"/>
                <w:noProof/>
              </w:rPr>
              <w:t>6.39</w:t>
            </w:r>
            <w:r w:rsidR="00C81C0C">
              <w:rPr>
                <w:noProof/>
                <w:lang w:eastAsia="en-US"/>
              </w:rPr>
              <w:tab/>
            </w:r>
            <w:r w:rsidR="00C81C0C" w:rsidRPr="00745984">
              <w:rPr>
                <w:rStyle w:val="Hyperlink"/>
                <w:noProof/>
              </w:rPr>
              <w:t>J2735Node_XY</w:t>
            </w:r>
            <w:r w:rsidR="00C81C0C">
              <w:rPr>
                <w:noProof/>
                <w:webHidden/>
              </w:rPr>
              <w:tab/>
            </w:r>
            <w:r w:rsidR="00C81C0C">
              <w:rPr>
                <w:noProof/>
                <w:webHidden/>
              </w:rPr>
              <w:fldChar w:fldCharType="begin"/>
            </w:r>
            <w:r w:rsidR="00C81C0C">
              <w:rPr>
                <w:noProof/>
                <w:webHidden/>
              </w:rPr>
              <w:instrText xml:space="preserve"> PAGEREF _Toc514407753 \h </w:instrText>
            </w:r>
            <w:r w:rsidR="00C81C0C">
              <w:rPr>
                <w:noProof/>
                <w:webHidden/>
              </w:rPr>
            </w:r>
            <w:r w:rsidR="00C81C0C">
              <w:rPr>
                <w:noProof/>
                <w:webHidden/>
              </w:rPr>
              <w:fldChar w:fldCharType="separate"/>
            </w:r>
            <w:r w:rsidR="00C81C0C">
              <w:rPr>
                <w:noProof/>
                <w:webHidden/>
              </w:rPr>
              <w:t>46</w:t>
            </w:r>
            <w:r w:rsidR="00C81C0C">
              <w:rPr>
                <w:noProof/>
                <w:webHidden/>
              </w:rPr>
              <w:fldChar w:fldCharType="end"/>
            </w:r>
          </w:hyperlink>
        </w:p>
        <w:p w:rsidR="00C81C0C" w:rsidRDefault="004A71FA">
          <w:pPr>
            <w:pStyle w:val="TOC1"/>
            <w:tabs>
              <w:tab w:val="left" w:pos="480"/>
              <w:tab w:val="right" w:leader="dot" w:pos="9350"/>
            </w:tabs>
            <w:rPr>
              <w:noProof/>
              <w:lang w:eastAsia="en-US"/>
            </w:rPr>
          </w:pPr>
          <w:hyperlink w:anchor="_Toc514407754" w:history="1">
            <w:r w:rsidR="00C81C0C" w:rsidRPr="00745984">
              <w:rPr>
                <w:rStyle w:val="Hyperlink"/>
                <w:noProof/>
              </w:rPr>
              <w:t>7</w:t>
            </w:r>
            <w:r w:rsidR="00C81C0C">
              <w:rPr>
                <w:noProof/>
                <w:lang w:eastAsia="en-US"/>
              </w:rPr>
              <w:tab/>
            </w:r>
            <w:r w:rsidR="00C81C0C" w:rsidRPr="00745984">
              <w:rPr>
                <w:rStyle w:val="Hyperlink"/>
                <w:noProof/>
              </w:rPr>
              <w:t>Sample Data</w:t>
            </w:r>
            <w:r w:rsidR="00C81C0C">
              <w:rPr>
                <w:noProof/>
                <w:webHidden/>
              </w:rPr>
              <w:tab/>
            </w:r>
            <w:r w:rsidR="00C81C0C">
              <w:rPr>
                <w:noProof/>
                <w:webHidden/>
              </w:rPr>
              <w:fldChar w:fldCharType="begin"/>
            </w:r>
            <w:r w:rsidR="00C81C0C">
              <w:rPr>
                <w:noProof/>
                <w:webHidden/>
              </w:rPr>
              <w:instrText xml:space="preserve"> PAGEREF _Toc514407754 \h </w:instrText>
            </w:r>
            <w:r w:rsidR="00C81C0C">
              <w:rPr>
                <w:noProof/>
                <w:webHidden/>
              </w:rPr>
            </w:r>
            <w:r w:rsidR="00C81C0C">
              <w:rPr>
                <w:noProof/>
                <w:webHidden/>
              </w:rPr>
              <w:fldChar w:fldCharType="separate"/>
            </w:r>
            <w:r w:rsidR="00C81C0C">
              <w:rPr>
                <w:noProof/>
                <w:webHidden/>
              </w:rPr>
              <w:t>47</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55" w:history="1">
            <w:r w:rsidR="00C81C0C" w:rsidRPr="00745984">
              <w:rPr>
                <w:rStyle w:val="Hyperlink"/>
                <w:noProof/>
              </w:rPr>
              <w:t>7.1</w:t>
            </w:r>
            <w:r w:rsidR="00C81C0C">
              <w:rPr>
                <w:noProof/>
                <w:lang w:eastAsia="en-US"/>
              </w:rPr>
              <w:tab/>
            </w:r>
            <w:r w:rsidR="00C81C0C" w:rsidRPr="00745984">
              <w:rPr>
                <w:rStyle w:val="Hyperlink"/>
                <w:noProof/>
              </w:rPr>
              <w:t>Sample TIM Data</w:t>
            </w:r>
            <w:r w:rsidR="00C81C0C">
              <w:rPr>
                <w:noProof/>
                <w:webHidden/>
              </w:rPr>
              <w:tab/>
            </w:r>
            <w:r w:rsidR="00C81C0C">
              <w:rPr>
                <w:noProof/>
                <w:webHidden/>
              </w:rPr>
              <w:fldChar w:fldCharType="begin"/>
            </w:r>
            <w:r w:rsidR="00C81C0C">
              <w:rPr>
                <w:noProof/>
                <w:webHidden/>
              </w:rPr>
              <w:instrText xml:space="preserve"> PAGEREF _Toc514407755 \h </w:instrText>
            </w:r>
            <w:r w:rsidR="00C81C0C">
              <w:rPr>
                <w:noProof/>
                <w:webHidden/>
              </w:rPr>
            </w:r>
            <w:r w:rsidR="00C81C0C">
              <w:rPr>
                <w:noProof/>
                <w:webHidden/>
              </w:rPr>
              <w:fldChar w:fldCharType="separate"/>
            </w:r>
            <w:r w:rsidR="00C81C0C">
              <w:rPr>
                <w:noProof/>
                <w:webHidden/>
              </w:rPr>
              <w:t>47</w:t>
            </w:r>
            <w:r w:rsidR="00C81C0C">
              <w:rPr>
                <w:noProof/>
                <w:webHidden/>
              </w:rPr>
              <w:fldChar w:fldCharType="end"/>
            </w:r>
          </w:hyperlink>
        </w:p>
        <w:p w:rsidR="00C81C0C" w:rsidRDefault="004A71FA">
          <w:pPr>
            <w:pStyle w:val="TOC3"/>
            <w:tabs>
              <w:tab w:val="left" w:pos="1440"/>
              <w:tab w:val="right" w:leader="dot" w:pos="9350"/>
            </w:tabs>
            <w:rPr>
              <w:rFonts w:asciiTheme="minorHAnsi" w:eastAsiaTheme="minorEastAsia" w:hAnsiTheme="minorHAnsi" w:cstheme="minorBidi"/>
              <w:noProof/>
              <w:sz w:val="22"/>
              <w:szCs w:val="22"/>
            </w:rPr>
          </w:pPr>
          <w:hyperlink w:anchor="_Toc514407756" w:history="1">
            <w:r w:rsidR="00C81C0C" w:rsidRPr="00745984">
              <w:rPr>
                <w:rStyle w:val="Hyperlink"/>
                <w:rFonts w:eastAsiaTheme="majorEastAsia"/>
                <w:noProof/>
              </w:rPr>
              <w:t>7.1.1</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Broadcast TIM</w:t>
            </w:r>
            <w:r w:rsidR="00C81C0C">
              <w:rPr>
                <w:noProof/>
                <w:webHidden/>
              </w:rPr>
              <w:tab/>
            </w:r>
            <w:r w:rsidR="00C81C0C">
              <w:rPr>
                <w:noProof/>
                <w:webHidden/>
              </w:rPr>
              <w:fldChar w:fldCharType="begin"/>
            </w:r>
            <w:r w:rsidR="00C81C0C">
              <w:rPr>
                <w:noProof/>
                <w:webHidden/>
              </w:rPr>
              <w:instrText xml:space="preserve"> PAGEREF _Toc514407756 \h </w:instrText>
            </w:r>
            <w:r w:rsidR="00C81C0C">
              <w:rPr>
                <w:noProof/>
                <w:webHidden/>
              </w:rPr>
            </w:r>
            <w:r w:rsidR="00C81C0C">
              <w:rPr>
                <w:noProof/>
                <w:webHidden/>
              </w:rPr>
              <w:fldChar w:fldCharType="separate"/>
            </w:r>
            <w:r w:rsidR="00C81C0C">
              <w:rPr>
                <w:noProof/>
                <w:webHidden/>
              </w:rPr>
              <w:t>47</w:t>
            </w:r>
            <w:r w:rsidR="00C81C0C">
              <w:rPr>
                <w:noProof/>
                <w:webHidden/>
              </w:rPr>
              <w:fldChar w:fldCharType="end"/>
            </w:r>
          </w:hyperlink>
        </w:p>
        <w:p w:rsidR="00C81C0C" w:rsidRDefault="004A71FA">
          <w:pPr>
            <w:pStyle w:val="TOC3"/>
            <w:tabs>
              <w:tab w:val="left" w:pos="1440"/>
              <w:tab w:val="right" w:leader="dot" w:pos="9350"/>
            </w:tabs>
            <w:rPr>
              <w:rFonts w:asciiTheme="minorHAnsi" w:eastAsiaTheme="minorEastAsia" w:hAnsiTheme="minorHAnsi" w:cstheme="minorBidi"/>
              <w:noProof/>
              <w:sz w:val="22"/>
              <w:szCs w:val="22"/>
            </w:rPr>
          </w:pPr>
          <w:hyperlink w:anchor="_Toc514407757" w:history="1">
            <w:r w:rsidR="00C81C0C" w:rsidRPr="00745984">
              <w:rPr>
                <w:rStyle w:val="Hyperlink"/>
                <w:rFonts w:eastAsiaTheme="majorEastAsia"/>
                <w:noProof/>
              </w:rPr>
              <w:t>7.1.2</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Received TIM from rxMsg</w:t>
            </w:r>
            <w:r w:rsidR="00C81C0C">
              <w:rPr>
                <w:noProof/>
                <w:webHidden/>
              </w:rPr>
              <w:tab/>
            </w:r>
            <w:r w:rsidR="00C81C0C">
              <w:rPr>
                <w:noProof/>
                <w:webHidden/>
              </w:rPr>
              <w:fldChar w:fldCharType="begin"/>
            </w:r>
            <w:r w:rsidR="00C81C0C">
              <w:rPr>
                <w:noProof/>
                <w:webHidden/>
              </w:rPr>
              <w:instrText xml:space="preserve"> PAGEREF _Toc514407757 \h </w:instrText>
            </w:r>
            <w:r w:rsidR="00C81C0C">
              <w:rPr>
                <w:noProof/>
                <w:webHidden/>
              </w:rPr>
            </w:r>
            <w:r w:rsidR="00C81C0C">
              <w:rPr>
                <w:noProof/>
                <w:webHidden/>
              </w:rPr>
              <w:fldChar w:fldCharType="separate"/>
            </w:r>
            <w:r w:rsidR="00C81C0C">
              <w:rPr>
                <w:noProof/>
                <w:webHidden/>
              </w:rPr>
              <w:t>49</w:t>
            </w:r>
            <w:r w:rsidR="00C81C0C">
              <w:rPr>
                <w:noProof/>
                <w:webHidden/>
              </w:rPr>
              <w:fldChar w:fldCharType="end"/>
            </w:r>
          </w:hyperlink>
        </w:p>
        <w:p w:rsidR="00C81C0C" w:rsidRDefault="004A71FA">
          <w:pPr>
            <w:pStyle w:val="TOC3"/>
            <w:tabs>
              <w:tab w:val="left" w:pos="1440"/>
              <w:tab w:val="right" w:leader="dot" w:pos="9350"/>
            </w:tabs>
            <w:rPr>
              <w:rFonts w:asciiTheme="minorHAnsi" w:eastAsiaTheme="minorEastAsia" w:hAnsiTheme="minorHAnsi" w:cstheme="minorBidi"/>
              <w:noProof/>
              <w:sz w:val="22"/>
              <w:szCs w:val="22"/>
            </w:rPr>
          </w:pPr>
          <w:hyperlink w:anchor="_Toc514407758" w:history="1">
            <w:r w:rsidR="00C81C0C" w:rsidRPr="00745984">
              <w:rPr>
                <w:rStyle w:val="Hyperlink"/>
                <w:rFonts w:eastAsiaTheme="majorEastAsia"/>
                <w:noProof/>
              </w:rPr>
              <w:t>7.1.3</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Sample Distress Notification Message (dnMsg)</w:t>
            </w:r>
            <w:r w:rsidR="00C81C0C">
              <w:rPr>
                <w:noProof/>
                <w:webHidden/>
              </w:rPr>
              <w:tab/>
            </w:r>
            <w:r w:rsidR="00C81C0C">
              <w:rPr>
                <w:noProof/>
                <w:webHidden/>
              </w:rPr>
              <w:fldChar w:fldCharType="begin"/>
            </w:r>
            <w:r w:rsidR="00C81C0C">
              <w:rPr>
                <w:noProof/>
                <w:webHidden/>
              </w:rPr>
              <w:instrText xml:space="preserve"> PAGEREF _Toc514407758 \h </w:instrText>
            </w:r>
            <w:r w:rsidR="00C81C0C">
              <w:rPr>
                <w:noProof/>
                <w:webHidden/>
              </w:rPr>
            </w:r>
            <w:r w:rsidR="00C81C0C">
              <w:rPr>
                <w:noProof/>
                <w:webHidden/>
              </w:rPr>
              <w:fldChar w:fldCharType="separate"/>
            </w:r>
            <w:r w:rsidR="00C81C0C">
              <w:rPr>
                <w:noProof/>
                <w:webHidden/>
              </w:rPr>
              <w:t>53</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59" w:history="1">
            <w:r w:rsidR="00C81C0C" w:rsidRPr="00745984">
              <w:rPr>
                <w:rStyle w:val="Hyperlink"/>
                <w:noProof/>
              </w:rPr>
              <w:t>7.2</w:t>
            </w:r>
            <w:r w:rsidR="00C81C0C">
              <w:rPr>
                <w:noProof/>
                <w:lang w:eastAsia="en-US"/>
              </w:rPr>
              <w:tab/>
            </w:r>
            <w:r w:rsidR="00C81C0C" w:rsidRPr="00745984">
              <w:rPr>
                <w:rStyle w:val="Hyperlink"/>
                <w:noProof/>
              </w:rPr>
              <w:t>Sample Driver Alert</w:t>
            </w:r>
            <w:r w:rsidR="00C81C0C">
              <w:rPr>
                <w:noProof/>
                <w:webHidden/>
              </w:rPr>
              <w:tab/>
            </w:r>
            <w:r w:rsidR="00C81C0C">
              <w:rPr>
                <w:noProof/>
                <w:webHidden/>
              </w:rPr>
              <w:fldChar w:fldCharType="begin"/>
            </w:r>
            <w:r w:rsidR="00C81C0C">
              <w:rPr>
                <w:noProof/>
                <w:webHidden/>
              </w:rPr>
              <w:instrText xml:space="preserve"> PAGEREF _Toc514407759 \h </w:instrText>
            </w:r>
            <w:r w:rsidR="00C81C0C">
              <w:rPr>
                <w:noProof/>
                <w:webHidden/>
              </w:rPr>
            </w:r>
            <w:r w:rsidR="00C81C0C">
              <w:rPr>
                <w:noProof/>
                <w:webHidden/>
              </w:rPr>
              <w:fldChar w:fldCharType="separate"/>
            </w:r>
            <w:r w:rsidR="00C81C0C">
              <w:rPr>
                <w:noProof/>
                <w:webHidden/>
              </w:rPr>
              <w:t>57</w:t>
            </w:r>
            <w:r w:rsidR="00C81C0C">
              <w:rPr>
                <w:noProof/>
                <w:webHidden/>
              </w:rPr>
              <w:fldChar w:fldCharType="end"/>
            </w:r>
          </w:hyperlink>
        </w:p>
        <w:p w:rsidR="00C81C0C" w:rsidRDefault="004A71FA">
          <w:pPr>
            <w:pStyle w:val="TOC2"/>
            <w:tabs>
              <w:tab w:val="left" w:pos="1080"/>
              <w:tab w:val="right" w:leader="dot" w:pos="9350"/>
            </w:tabs>
            <w:rPr>
              <w:noProof/>
              <w:lang w:eastAsia="en-US"/>
            </w:rPr>
          </w:pPr>
          <w:hyperlink w:anchor="_Toc514407760" w:history="1">
            <w:r w:rsidR="00C81C0C" w:rsidRPr="00745984">
              <w:rPr>
                <w:rStyle w:val="Hyperlink"/>
                <w:noProof/>
              </w:rPr>
              <w:t>7.3</w:t>
            </w:r>
            <w:r w:rsidR="00C81C0C">
              <w:rPr>
                <w:noProof/>
                <w:lang w:eastAsia="en-US"/>
              </w:rPr>
              <w:tab/>
            </w:r>
            <w:r w:rsidR="00C81C0C" w:rsidRPr="00745984">
              <w:rPr>
                <w:rStyle w:val="Hyperlink"/>
                <w:noProof/>
              </w:rPr>
              <w:t>Sample BSM Data</w:t>
            </w:r>
            <w:r w:rsidR="00C81C0C">
              <w:rPr>
                <w:noProof/>
                <w:webHidden/>
              </w:rPr>
              <w:tab/>
            </w:r>
            <w:r w:rsidR="00C81C0C">
              <w:rPr>
                <w:noProof/>
                <w:webHidden/>
              </w:rPr>
              <w:fldChar w:fldCharType="begin"/>
            </w:r>
            <w:r w:rsidR="00C81C0C">
              <w:rPr>
                <w:noProof/>
                <w:webHidden/>
              </w:rPr>
              <w:instrText xml:space="preserve"> PAGEREF _Toc514407760 \h </w:instrText>
            </w:r>
            <w:r w:rsidR="00C81C0C">
              <w:rPr>
                <w:noProof/>
                <w:webHidden/>
              </w:rPr>
            </w:r>
            <w:r w:rsidR="00C81C0C">
              <w:rPr>
                <w:noProof/>
                <w:webHidden/>
              </w:rPr>
              <w:fldChar w:fldCharType="separate"/>
            </w:r>
            <w:r w:rsidR="00C81C0C">
              <w:rPr>
                <w:noProof/>
                <w:webHidden/>
              </w:rPr>
              <w:t>58</w:t>
            </w:r>
            <w:r w:rsidR="00C81C0C">
              <w:rPr>
                <w:noProof/>
                <w:webHidden/>
              </w:rPr>
              <w:fldChar w:fldCharType="end"/>
            </w:r>
          </w:hyperlink>
        </w:p>
        <w:p w:rsidR="00C81C0C" w:rsidRDefault="004A71FA">
          <w:pPr>
            <w:pStyle w:val="TOC3"/>
            <w:tabs>
              <w:tab w:val="left" w:pos="1440"/>
              <w:tab w:val="right" w:leader="dot" w:pos="9350"/>
            </w:tabs>
            <w:rPr>
              <w:rFonts w:asciiTheme="minorHAnsi" w:eastAsiaTheme="minorEastAsia" w:hAnsiTheme="minorHAnsi" w:cstheme="minorBidi"/>
              <w:noProof/>
              <w:sz w:val="22"/>
              <w:szCs w:val="22"/>
            </w:rPr>
          </w:pPr>
          <w:hyperlink w:anchor="_Toc514407761" w:history="1">
            <w:r w:rsidR="00C81C0C" w:rsidRPr="00745984">
              <w:rPr>
                <w:rStyle w:val="Hyperlink"/>
                <w:rFonts w:eastAsiaTheme="majorEastAsia"/>
                <w:noProof/>
              </w:rPr>
              <w:t>7.3.1</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BSM from bsmTx</w:t>
            </w:r>
            <w:r w:rsidR="00C81C0C">
              <w:rPr>
                <w:noProof/>
                <w:webHidden/>
              </w:rPr>
              <w:tab/>
            </w:r>
            <w:r w:rsidR="00C81C0C">
              <w:rPr>
                <w:noProof/>
                <w:webHidden/>
              </w:rPr>
              <w:fldChar w:fldCharType="begin"/>
            </w:r>
            <w:r w:rsidR="00C81C0C">
              <w:rPr>
                <w:noProof/>
                <w:webHidden/>
              </w:rPr>
              <w:instrText xml:space="preserve"> PAGEREF _Toc514407761 \h </w:instrText>
            </w:r>
            <w:r w:rsidR="00C81C0C">
              <w:rPr>
                <w:noProof/>
                <w:webHidden/>
              </w:rPr>
            </w:r>
            <w:r w:rsidR="00C81C0C">
              <w:rPr>
                <w:noProof/>
                <w:webHidden/>
              </w:rPr>
              <w:fldChar w:fldCharType="separate"/>
            </w:r>
            <w:r w:rsidR="00C81C0C">
              <w:rPr>
                <w:noProof/>
                <w:webHidden/>
              </w:rPr>
              <w:t>58</w:t>
            </w:r>
            <w:r w:rsidR="00C81C0C">
              <w:rPr>
                <w:noProof/>
                <w:webHidden/>
              </w:rPr>
              <w:fldChar w:fldCharType="end"/>
            </w:r>
          </w:hyperlink>
        </w:p>
        <w:p w:rsidR="00C81C0C" w:rsidRDefault="004A71FA">
          <w:pPr>
            <w:pStyle w:val="TOC3"/>
            <w:tabs>
              <w:tab w:val="left" w:pos="1440"/>
              <w:tab w:val="right" w:leader="dot" w:pos="9350"/>
            </w:tabs>
            <w:rPr>
              <w:rFonts w:asciiTheme="minorHAnsi" w:eastAsiaTheme="minorEastAsia" w:hAnsiTheme="minorHAnsi" w:cstheme="minorBidi"/>
              <w:noProof/>
              <w:sz w:val="22"/>
              <w:szCs w:val="22"/>
            </w:rPr>
          </w:pPr>
          <w:hyperlink w:anchor="_Toc514407762" w:history="1">
            <w:r w:rsidR="00C81C0C" w:rsidRPr="00745984">
              <w:rPr>
                <w:rStyle w:val="Hyperlink"/>
                <w:rFonts w:eastAsiaTheme="majorEastAsia"/>
                <w:noProof/>
              </w:rPr>
              <w:t>7.3.2</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BSM from bsmLogDuringEvent</w:t>
            </w:r>
            <w:r w:rsidR="00C81C0C">
              <w:rPr>
                <w:noProof/>
                <w:webHidden/>
              </w:rPr>
              <w:tab/>
            </w:r>
            <w:r w:rsidR="00C81C0C">
              <w:rPr>
                <w:noProof/>
                <w:webHidden/>
              </w:rPr>
              <w:fldChar w:fldCharType="begin"/>
            </w:r>
            <w:r w:rsidR="00C81C0C">
              <w:rPr>
                <w:noProof/>
                <w:webHidden/>
              </w:rPr>
              <w:instrText xml:space="preserve"> PAGEREF _Toc514407762 \h </w:instrText>
            </w:r>
            <w:r w:rsidR="00C81C0C">
              <w:rPr>
                <w:noProof/>
                <w:webHidden/>
              </w:rPr>
            </w:r>
            <w:r w:rsidR="00C81C0C">
              <w:rPr>
                <w:noProof/>
                <w:webHidden/>
              </w:rPr>
              <w:fldChar w:fldCharType="separate"/>
            </w:r>
            <w:r w:rsidR="00C81C0C">
              <w:rPr>
                <w:noProof/>
                <w:webHidden/>
              </w:rPr>
              <w:t>62</w:t>
            </w:r>
            <w:r w:rsidR="00C81C0C">
              <w:rPr>
                <w:noProof/>
                <w:webHidden/>
              </w:rPr>
              <w:fldChar w:fldCharType="end"/>
            </w:r>
          </w:hyperlink>
        </w:p>
        <w:p w:rsidR="00C81C0C" w:rsidRDefault="004A71FA">
          <w:pPr>
            <w:pStyle w:val="TOC3"/>
            <w:tabs>
              <w:tab w:val="left" w:pos="1440"/>
              <w:tab w:val="right" w:leader="dot" w:pos="9350"/>
            </w:tabs>
            <w:rPr>
              <w:rFonts w:asciiTheme="minorHAnsi" w:eastAsiaTheme="minorEastAsia" w:hAnsiTheme="minorHAnsi" w:cstheme="minorBidi"/>
              <w:noProof/>
              <w:sz w:val="22"/>
              <w:szCs w:val="22"/>
            </w:rPr>
          </w:pPr>
          <w:hyperlink w:anchor="_Toc514407763" w:history="1">
            <w:r w:rsidR="00C81C0C" w:rsidRPr="00745984">
              <w:rPr>
                <w:rStyle w:val="Hyperlink"/>
                <w:rFonts w:eastAsiaTheme="majorEastAsia"/>
                <w:noProof/>
              </w:rPr>
              <w:t>7.3.3</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BSM from rxMsg</w:t>
            </w:r>
            <w:r w:rsidR="00C81C0C">
              <w:rPr>
                <w:noProof/>
                <w:webHidden/>
              </w:rPr>
              <w:tab/>
            </w:r>
            <w:r w:rsidR="00C81C0C">
              <w:rPr>
                <w:noProof/>
                <w:webHidden/>
              </w:rPr>
              <w:fldChar w:fldCharType="begin"/>
            </w:r>
            <w:r w:rsidR="00C81C0C">
              <w:rPr>
                <w:noProof/>
                <w:webHidden/>
              </w:rPr>
              <w:instrText xml:space="preserve"> PAGEREF _Toc514407763 \h </w:instrText>
            </w:r>
            <w:r w:rsidR="00C81C0C">
              <w:rPr>
                <w:noProof/>
                <w:webHidden/>
              </w:rPr>
            </w:r>
            <w:r w:rsidR="00C81C0C">
              <w:rPr>
                <w:noProof/>
                <w:webHidden/>
              </w:rPr>
              <w:fldChar w:fldCharType="separate"/>
            </w:r>
            <w:r w:rsidR="00C81C0C">
              <w:rPr>
                <w:noProof/>
                <w:webHidden/>
              </w:rPr>
              <w:t>66</w:t>
            </w:r>
            <w:r w:rsidR="00C81C0C">
              <w:rPr>
                <w:noProof/>
                <w:webHidden/>
              </w:rPr>
              <w:fldChar w:fldCharType="end"/>
            </w:r>
          </w:hyperlink>
        </w:p>
        <w:p w:rsidR="00C81C0C" w:rsidRDefault="004A71FA">
          <w:pPr>
            <w:pStyle w:val="TOC1"/>
            <w:tabs>
              <w:tab w:val="left" w:pos="480"/>
              <w:tab w:val="right" w:leader="dot" w:pos="9350"/>
            </w:tabs>
            <w:rPr>
              <w:noProof/>
              <w:lang w:eastAsia="en-US"/>
            </w:rPr>
          </w:pPr>
          <w:hyperlink w:anchor="_Toc514407764" w:history="1">
            <w:r w:rsidR="00C81C0C" w:rsidRPr="00745984">
              <w:rPr>
                <w:rStyle w:val="Hyperlink"/>
                <w:noProof/>
              </w:rPr>
              <w:t>8</w:t>
            </w:r>
            <w:r w:rsidR="00C81C0C">
              <w:rPr>
                <w:noProof/>
                <w:lang w:eastAsia="en-US"/>
              </w:rPr>
              <w:tab/>
            </w:r>
            <w:r w:rsidR="00C81C0C" w:rsidRPr="00745984">
              <w:rPr>
                <w:rStyle w:val="Hyperlink"/>
                <w:noProof/>
              </w:rPr>
              <w:t>References</w:t>
            </w:r>
            <w:r w:rsidR="00C81C0C">
              <w:rPr>
                <w:noProof/>
                <w:webHidden/>
              </w:rPr>
              <w:tab/>
            </w:r>
            <w:r w:rsidR="00C81C0C">
              <w:rPr>
                <w:noProof/>
                <w:webHidden/>
              </w:rPr>
              <w:fldChar w:fldCharType="begin"/>
            </w:r>
            <w:r w:rsidR="00C81C0C">
              <w:rPr>
                <w:noProof/>
                <w:webHidden/>
              </w:rPr>
              <w:instrText xml:space="preserve"> PAGEREF _Toc514407764 \h </w:instrText>
            </w:r>
            <w:r w:rsidR="00C81C0C">
              <w:rPr>
                <w:noProof/>
                <w:webHidden/>
              </w:rPr>
            </w:r>
            <w:r w:rsidR="00C81C0C">
              <w:rPr>
                <w:noProof/>
                <w:webHidden/>
              </w:rPr>
              <w:fldChar w:fldCharType="separate"/>
            </w:r>
            <w:r w:rsidR="00C81C0C">
              <w:rPr>
                <w:noProof/>
                <w:webHidden/>
              </w:rPr>
              <w:t>69</w:t>
            </w:r>
            <w:r w:rsidR="00C81C0C">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2" w:name="_Toc464836202"/>
      <w:bookmarkStart w:id="3" w:name="_Toc483908130"/>
      <w:bookmarkStart w:id="4" w:name="_Toc512256589"/>
      <w:bookmarkStart w:id="5" w:name="_Toc514407701"/>
      <w:r w:rsidRPr="00314B85">
        <w:lastRenderedPageBreak/>
        <w:t>Introduction</w:t>
      </w:r>
      <w:bookmarkEnd w:id="2"/>
      <w:bookmarkEnd w:id="3"/>
      <w:bookmarkEnd w:id="4"/>
      <w:bookmarkEnd w:id="5"/>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6" w:name="_Toc514407702"/>
      <w:r>
        <w:t>Published Topics</w:t>
      </w:r>
      <w:bookmarkEnd w:id="6"/>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 xml:space="preserve">Traveler Information Message broadcast </w:t>
            </w:r>
            <w:ins w:id="7" w:author="Musavi, Hamid [USA]" w:date="2018-09-04T18:36:00Z">
              <w:r w:rsidR="006F7F91">
                <w:rPr>
                  <w:rFonts w:cs="Courier New"/>
                </w:rPr>
                <w:t xml:space="preserve">request received from </w:t>
              </w:r>
            </w:ins>
            <w:del w:id="8" w:author="Musavi, Hamid [USA]" w:date="2018-09-04T18:36:00Z">
              <w:r w:rsidDel="006F7F91">
                <w:rPr>
                  <w:rFonts w:cs="Courier New"/>
                </w:rPr>
                <w:delText xml:space="preserve">by </w:delText>
              </w:r>
            </w:del>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CC3809" w:rsidRPr="00FA5D0B" w:rsidTr="00312028">
        <w:trPr>
          <w:ins w:id="9" w:author="Musavi, Hamid [USA]" w:date="2018-09-04T17:22:00Z"/>
        </w:trPr>
        <w:tc>
          <w:tcPr>
            <w:tcW w:w="2695" w:type="dxa"/>
          </w:tcPr>
          <w:p w:rsidR="00CC3809" w:rsidRPr="00532F35" w:rsidRDefault="00CC3809" w:rsidP="00CC3809">
            <w:pPr>
              <w:rPr>
                <w:ins w:id="10" w:author="Musavi, Hamid [USA]" w:date="2018-09-04T17:22:00Z"/>
                <w:rFonts w:ascii="Courier New" w:hAnsi="Courier New" w:cs="Courier New"/>
              </w:rPr>
            </w:pPr>
            <w:ins w:id="11" w:author="Musavi, Hamid [USA]" w:date="2018-09-04T17:22:00Z">
              <w:r w:rsidRPr="00532F35">
                <w:rPr>
                  <w:rFonts w:ascii="Courier New" w:hAnsi="Courier New" w:cs="Courier New"/>
                </w:rPr>
                <w:t>topic.</w:t>
              </w:r>
            </w:ins>
            <w:ins w:id="12" w:author="Musavi, Hamid [USA]" w:date="2018-09-04T18:22:00Z">
              <w:r>
                <w:rPr>
                  <w:rFonts w:ascii="Courier New" w:hAnsi="Courier New" w:cs="Courier New"/>
                </w:rPr>
                <w:t>J2735</w:t>
              </w:r>
            </w:ins>
            <w:ins w:id="13" w:author="Musavi, Hamid [USA]" w:date="2018-09-04T17:22:00Z">
              <w:r w:rsidRPr="00532F35">
                <w:rPr>
                  <w:rFonts w:ascii="Courier New" w:hAnsi="Courier New" w:cs="Courier New"/>
                </w:rPr>
                <w:t>TimBroadcastJson</w:t>
              </w:r>
            </w:ins>
          </w:p>
        </w:tc>
        <w:tc>
          <w:tcPr>
            <w:tcW w:w="2880" w:type="dxa"/>
          </w:tcPr>
          <w:p w:rsidR="00CC3809" w:rsidRPr="00532F35" w:rsidRDefault="00CC3809" w:rsidP="00CC3809">
            <w:pPr>
              <w:keepNext/>
              <w:rPr>
                <w:ins w:id="14" w:author="Musavi, Hamid [USA]" w:date="2018-09-04T17:22:00Z"/>
                <w:rFonts w:cs="Courier New"/>
              </w:rPr>
            </w:pPr>
            <w:ins w:id="15" w:author="Musavi, Hamid [USA]" w:date="2018-09-04T17:22:00Z">
              <w:r>
                <w:rPr>
                  <w:rFonts w:cs="Courier New"/>
                </w:rPr>
                <w:t>Traveler Information Message broadcast by</w:t>
              </w:r>
            </w:ins>
            <w:ins w:id="16" w:author="Musavi, Hamid [USA]" w:date="2018-09-04T18:36:00Z">
              <w:r w:rsidR="006F7F91">
                <w:rPr>
                  <w:rFonts w:cs="Courier New"/>
                </w:rPr>
                <w:t xml:space="preserve"> the ODE according to the TIM broadcast request received from</w:t>
              </w:r>
            </w:ins>
            <w:ins w:id="17" w:author="Musavi, Hamid [USA]" w:date="2018-09-04T17:22:00Z">
              <w:r>
                <w:rPr>
                  <w:rFonts w:cs="Courier New"/>
                </w:rPr>
                <w:t xml:space="preserve"> Transportation Management Center (TMC)</w:t>
              </w:r>
            </w:ins>
          </w:p>
        </w:tc>
        <w:tc>
          <w:tcPr>
            <w:tcW w:w="2790" w:type="dxa"/>
          </w:tcPr>
          <w:p w:rsidR="00CC3809" w:rsidRPr="00F47D65" w:rsidRDefault="00CC3809" w:rsidP="00CC3809">
            <w:pPr>
              <w:keepNext/>
              <w:rPr>
                <w:ins w:id="18" w:author="Musavi, Hamid [USA]" w:date="2018-09-04T17:22:00Z"/>
                <w:rFonts w:ascii="Courier New" w:hAnsi="Courier New" w:cs="Courier New"/>
              </w:rPr>
            </w:pPr>
            <w:ins w:id="19" w:author="Musavi, Hamid [USA]" w:date="2018-09-04T18:22:00Z">
              <w:r>
                <w:rPr>
                  <w:rFonts w:ascii="Courier New" w:hAnsi="Courier New" w:cs="Courier New"/>
                </w:rPr>
                <w:t>J2735 TravelerInformation</w:t>
              </w:r>
            </w:ins>
          </w:p>
        </w:tc>
        <w:tc>
          <w:tcPr>
            <w:tcW w:w="990" w:type="dxa"/>
          </w:tcPr>
          <w:p w:rsidR="00CC3809" w:rsidRDefault="00CC3809" w:rsidP="00CC3809">
            <w:pPr>
              <w:keepNext/>
              <w:rPr>
                <w:ins w:id="20" w:author="Musavi, Hamid [USA]" w:date="2018-09-04T17:22:00Z"/>
                <w:rFonts w:ascii="Courier New" w:hAnsi="Courier New" w:cs="Courier New"/>
              </w:rPr>
            </w:pPr>
            <w:ins w:id="21" w:author="Musavi, Hamid [USA]" w:date="2018-09-04T17:22:00Z">
              <w:r>
                <w:rPr>
                  <w:rFonts w:ascii="Courier New" w:hAnsi="Courier New" w:cs="Courier New"/>
                </w:rPr>
                <w:t>JSON</w:t>
              </w:r>
            </w:ins>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fldSimple w:instr=" SEQ Table \* ARABIC ">
        <w:r w:rsidR="00B9778E">
          <w:rPr>
            <w:noProof/>
          </w:rPr>
          <w:t>1</w:t>
        </w:r>
      </w:fldSimple>
      <w:r>
        <w:t xml:space="preserve"> - ODE Published Topics</w:t>
      </w:r>
    </w:p>
    <w:p w:rsidR="00D23963" w:rsidRDefault="00ED77CC" w:rsidP="008268A7">
      <w:pPr>
        <w:pStyle w:val="Heading1"/>
      </w:pPr>
      <w:bookmarkStart w:id="22" w:name="_Toc514407703"/>
      <w:r>
        <w:t>Common</w:t>
      </w:r>
      <w:r w:rsidR="00D23963">
        <w:t xml:space="preserve"> Data Schemas</w:t>
      </w:r>
      <w:bookmarkEnd w:id="22"/>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23" w:name="_Toc462052304"/>
      <w:bookmarkStart w:id="24" w:name="_Toc483908188"/>
      <w:bookmarkStart w:id="25" w:name="_Toc514407704"/>
      <w:r w:rsidRPr="00145701">
        <w:t>ODE Data</w:t>
      </w:r>
      <w:bookmarkEnd w:id="23"/>
      <w:bookmarkEnd w:id="24"/>
      <w:bookmarkEnd w:id="25"/>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26" w:name="_Ref504554250"/>
      <w:bookmarkStart w:id="27" w:name="_Toc441572980"/>
      <w:bookmarkStart w:id="28" w:name="_Toc456253308"/>
      <w:r>
        <w:t xml:space="preserve">Table </w:t>
      </w:r>
      <w:fldSimple w:instr=" SEQ Table \* ARABIC ">
        <w:r w:rsidR="00B9778E">
          <w:rPr>
            <w:noProof/>
          </w:rPr>
          <w:t>2</w:t>
        </w:r>
      </w:fldSimple>
      <w:bookmarkEnd w:id="26"/>
      <w:r>
        <w:t xml:space="preserve"> – OdeData</w:t>
      </w:r>
      <w:bookmarkEnd w:id="27"/>
      <w:bookmarkEnd w:id="28"/>
    </w:p>
    <w:p w:rsidR="00D23963" w:rsidRDefault="00D23963" w:rsidP="008268A7">
      <w:pPr>
        <w:pStyle w:val="Heading2"/>
      </w:pPr>
      <w:bookmarkStart w:id="29" w:name="_ODE_Message_Metadata"/>
      <w:bookmarkStart w:id="30" w:name="_Toc462052305"/>
      <w:bookmarkStart w:id="31" w:name="_Ref471813394"/>
      <w:bookmarkStart w:id="32" w:name="_Toc483908189"/>
      <w:bookmarkStart w:id="33" w:name="_Toc514407705"/>
      <w:bookmarkEnd w:id="29"/>
      <w:r w:rsidRPr="00284BEB">
        <w:t>ODE Message Metadata</w:t>
      </w:r>
      <w:bookmarkEnd w:id="30"/>
      <w:bookmarkEnd w:id="31"/>
      <w:bookmarkEnd w:id="32"/>
      <w:bookmarkEnd w:id="33"/>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1"/>
            </w:r>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r w:rsidR="00103415">
              <w:t>5</w:t>
            </w:r>
            <w:r w:rsidR="000B4546">
              <w:t>.</w:t>
            </w:r>
          </w:p>
          <w:p w:rsidR="0089135F" w:rsidRPr="003E745F" w:rsidRDefault="0089135F" w:rsidP="008268A7">
            <w:pPr>
              <w:keepNext/>
            </w:pPr>
          </w:p>
        </w:tc>
      </w:tr>
      <w:tr w:rsidR="0089135F" w:rsidRPr="003E745F" w:rsidTr="00955C0A">
        <w:tc>
          <w:tcPr>
            <w:tcW w:w="1975" w:type="dxa"/>
          </w:tcPr>
          <w:p w:rsidR="0089135F" w:rsidRPr="003E745F" w:rsidRDefault="0089135F" w:rsidP="008268A7">
            <w:r w:rsidRPr="005A611E">
              <w:rPr>
                <w:rFonts w:ascii="Courier New" w:hAnsi="Courier New" w:cs="Courier New"/>
              </w:rPr>
              <w:t>payloadType</w:t>
            </w:r>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r>
              <w:rPr>
                <w:rFonts w:ascii="Courier New" w:hAnsi="Courier New" w:cs="Courier New"/>
              </w:rPr>
              <w:t>serialId</w:t>
            </w:r>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r w:rsidRPr="007568DF">
              <w:rPr>
                <w:rFonts w:ascii="Courier New" w:hAnsi="Courier New" w:cs="Courier New"/>
              </w:rPr>
              <w:t>odeReceivedAt</w:t>
            </w:r>
            <w:r w:rsidR="00F33F98">
              <w:rPr>
                <w:rStyle w:val="EndnoteReference"/>
                <w:rFonts w:ascii="Courier New" w:hAnsi="Courier New" w:cs="Courier New"/>
              </w:rPr>
              <w:endnoteReference w:id="1"/>
            </w:r>
            <w:r w:rsidR="000B4546">
              <w:rPr>
                <w:rStyle w:val="FootnoteReference"/>
                <w:rFonts w:ascii="Courier New" w:hAnsi="Courier New" w:cs="Courier New"/>
              </w:rPr>
              <w:footnoteReference w:id="2"/>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w:t>
            </w:r>
            <w:r w:rsidR="00517CF3">
              <w:rPr>
                <w:rFonts w:ascii="Segoe UI" w:hAnsi="Segoe UI" w:cs="Segoe UI"/>
                <w:sz w:val="18"/>
                <w:szCs w:val="18"/>
              </w:rPr>
              <w:t>The ISO</w:t>
            </w:r>
            <w:del w:id="34" w:author="Musavi, Hamid [USA]" w:date="2018-09-09T15:29:00Z">
              <w:r w:rsidR="00517CF3" w:rsidDel="000613D0">
                <w:rPr>
                  <w:rFonts w:ascii="Segoe UI" w:hAnsi="Segoe UI" w:cs="Segoe UI"/>
                  <w:sz w:val="18"/>
                  <w:szCs w:val="18"/>
                </w:rPr>
                <w:delText>-like</w:delText>
              </w:r>
            </w:del>
            <w:r w:rsidR="00517CF3">
              <w:rPr>
                <w:rFonts w:ascii="Segoe UI" w:hAnsi="Segoe UI" w:cs="Segoe UI"/>
                <w:sz w:val="18"/>
                <w:szCs w:val="18"/>
              </w:rPr>
              <w:t xml:space="preserve"> date-time format </w:t>
            </w:r>
            <w:del w:id="35" w:author="Musavi, Hamid [USA]" w:date="2018-09-09T15:30:00Z">
              <w:r w:rsidR="00517CF3" w:rsidDel="000613D0">
                <w:rPr>
                  <w:rFonts w:ascii="Segoe UI" w:hAnsi="Segoe UI" w:cs="Segoe UI"/>
                  <w:sz w:val="18"/>
                  <w:szCs w:val="18"/>
                </w:rPr>
                <w:delText>with offset and zone</w:delText>
              </w:r>
            </w:del>
            <w:ins w:id="36" w:author="Musavi, Hamid [USA]" w:date="2018-09-09T15:30:00Z">
              <w:r w:rsidR="000613D0">
                <w:rPr>
                  <w:rFonts w:ascii="Segoe UI" w:hAnsi="Segoe UI" w:cs="Segoe UI"/>
                  <w:sz w:val="18"/>
                  <w:szCs w:val="18"/>
                </w:rPr>
                <w:t>in UTC (Zulu) time zone</w:t>
              </w:r>
            </w:ins>
            <w:r w:rsidR="00517CF3">
              <w:rPr>
                <w:rFonts w:ascii="Segoe UI" w:hAnsi="Segoe UI" w:cs="Segoe UI"/>
                <w:sz w:val="18"/>
                <w:szCs w:val="18"/>
              </w:rPr>
              <w:t xml:space="preserve">: </w:t>
            </w:r>
            <w:r w:rsidR="00517CF3" w:rsidRPr="00515E5E">
              <w:rPr>
                <w:b/>
              </w:rPr>
              <w:t>yyyy-MM-ddThh:mm:ss.sssZ</w:t>
            </w:r>
            <w:del w:id="37" w:author="Musavi, Hamid [USA]" w:date="2018-09-09T15:30:00Z">
              <w:r w:rsidR="00517CF3" w:rsidDel="000613D0">
                <w:rPr>
                  <w:b/>
                </w:rPr>
                <w:delText>[zoneId]</w:delText>
              </w:r>
            </w:del>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w:t>
            </w:r>
            <w:del w:id="38" w:author="Musavi, Hamid [USA]" w:date="2018-09-09T15:31:00Z">
              <w:r w:rsidR="00F14205" w:rsidRPr="008B1559" w:rsidDel="000613D0">
                <w:rPr>
                  <w:rFonts w:ascii="Courier New" w:hAnsi="Courier New" w:cs="Courier New"/>
                  <w:sz w:val="20"/>
                  <w:szCs w:val="20"/>
                </w:rPr>
                <w:delText>[UTC]</w:delText>
              </w:r>
            </w:del>
            <w:r w:rsidR="00517CF3">
              <w:rPr>
                <w:rFonts w:ascii="Segoe UI" w:hAnsi="Segoe UI" w:cs="Segoe UI"/>
                <w:sz w:val="18"/>
                <w:szCs w:val="18"/>
              </w:rPr>
              <w:t>'.</w:t>
            </w:r>
          </w:p>
        </w:tc>
      </w:tr>
      <w:tr w:rsidR="0089135F" w:rsidRPr="003E745F" w:rsidTr="00064973">
        <w:tc>
          <w:tcPr>
            <w:tcW w:w="1975" w:type="dxa"/>
          </w:tcPr>
          <w:p w:rsidR="0089135F" w:rsidDel="007568DF" w:rsidRDefault="0089135F" w:rsidP="008268A7">
            <w:pPr>
              <w:rPr>
                <w:rFonts w:ascii="Courier New" w:hAnsi="Courier New" w:cs="Courier New"/>
              </w:rPr>
            </w:pPr>
            <w:r w:rsidRPr="007568DF">
              <w:rPr>
                <w:rFonts w:ascii="Courier New" w:hAnsi="Courier New" w:cs="Courier New"/>
              </w:rPr>
              <w:t>recordGeneratedAt</w:t>
            </w:r>
            <w:bookmarkStart w:id="39" w:name="_Ref512500396"/>
            <w:r w:rsidR="000B4546">
              <w:rPr>
                <w:rStyle w:val="FootnoteReference"/>
                <w:rFonts w:ascii="Courier New" w:hAnsi="Courier New" w:cs="Courier New"/>
              </w:rPr>
              <w:footnoteReference w:id="3"/>
            </w:r>
            <w:bookmarkEnd w:id="39"/>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sidR="00517CF3">
              <w:rPr>
                <w:rFonts w:ascii="Segoe UI" w:hAnsi="Segoe UI" w:cs="Segoe UI"/>
                <w:sz w:val="18"/>
                <w:szCs w:val="18"/>
              </w:rPr>
              <w:t>The ISO</w:t>
            </w:r>
            <w:del w:id="40" w:author="Musavi, Hamid [USA]" w:date="2018-09-09T15:31:00Z">
              <w:r w:rsidR="00517CF3" w:rsidDel="000613D0">
                <w:rPr>
                  <w:rFonts w:ascii="Segoe UI" w:hAnsi="Segoe UI" w:cs="Segoe UI"/>
                  <w:sz w:val="18"/>
                  <w:szCs w:val="18"/>
                </w:rPr>
                <w:delText>-like</w:delText>
              </w:r>
            </w:del>
            <w:r w:rsidR="00517CF3">
              <w:rPr>
                <w:rFonts w:ascii="Segoe UI" w:hAnsi="Segoe UI" w:cs="Segoe UI"/>
                <w:sz w:val="18"/>
                <w:szCs w:val="18"/>
              </w:rPr>
              <w:t xml:space="preserve"> date-time format </w:t>
            </w:r>
            <w:del w:id="41" w:author="Musavi, Hamid [USA]" w:date="2018-09-09T15:31:00Z">
              <w:r w:rsidR="00517CF3" w:rsidDel="000613D0">
                <w:rPr>
                  <w:rFonts w:ascii="Segoe UI" w:hAnsi="Segoe UI" w:cs="Segoe UI"/>
                  <w:sz w:val="18"/>
                  <w:szCs w:val="18"/>
                </w:rPr>
                <w:delText>with offset and</w:delText>
              </w:r>
            </w:del>
            <w:ins w:id="42" w:author="Musavi, Hamid [USA]" w:date="2018-09-09T15:31:00Z">
              <w:r w:rsidR="000613D0">
                <w:rPr>
                  <w:rFonts w:ascii="Segoe UI" w:hAnsi="Segoe UI" w:cs="Segoe UI"/>
                  <w:sz w:val="18"/>
                  <w:szCs w:val="18"/>
                </w:rPr>
                <w:t>in uTC (Zulu) time</w:t>
              </w:r>
            </w:ins>
            <w:r w:rsidR="00517CF3">
              <w:rPr>
                <w:rFonts w:ascii="Segoe UI" w:hAnsi="Segoe UI" w:cs="Segoe UI"/>
                <w:sz w:val="18"/>
                <w:szCs w:val="18"/>
              </w:rPr>
              <w:t xml:space="preserve"> zone: </w:t>
            </w:r>
            <w:r w:rsidR="00517CF3" w:rsidRPr="00515E5E">
              <w:rPr>
                <w:b/>
              </w:rPr>
              <w:t>yyyy-MM-ddThh:mm:ss.sssZ</w:t>
            </w:r>
            <w:del w:id="43" w:author="Musavi, Hamid [USA]" w:date="2018-09-09T15:31:00Z">
              <w:r w:rsidR="00517CF3" w:rsidDel="000613D0">
                <w:rPr>
                  <w:b/>
                </w:rPr>
                <w:delText>[zoneId]</w:delText>
              </w:r>
            </w:del>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w:t>
            </w:r>
            <w:del w:id="44" w:author="Musavi, Hamid [USA]" w:date="2018-09-09T15:31:00Z">
              <w:r w:rsidR="00F14205" w:rsidRPr="008B1559" w:rsidDel="000613D0">
                <w:rPr>
                  <w:rFonts w:ascii="Courier New" w:hAnsi="Courier New" w:cs="Courier New"/>
                  <w:sz w:val="20"/>
                  <w:szCs w:val="20"/>
                </w:rPr>
                <w:delText>[UTC]</w:delText>
              </w:r>
            </w:del>
            <w:r w:rsidR="00517CF3">
              <w:rPr>
                <w:rFonts w:ascii="Segoe UI" w:hAnsi="Segoe UI" w:cs="Segoe UI"/>
                <w:sz w:val="18"/>
                <w:szCs w:val="18"/>
              </w:rPr>
              <w:t>'.</w:t>
            </w:r>
          </w:p>
        </w:tc>
      </w:tr>
      <w:tr w:rsidR="0089135F" w:rsidRPr="003E745F" w:rsidTr="00064973">
        <w:tc>
          <w:tcPr>
            <w:tcW w:w="1975" w:type="dxa"/>
          </w:tcPr>
          <w:p w:rsidR="0089135F" w:rsidRPr="007568DF" w:rsidRDefault="0089135F" w:rsidP="008268A7">
            <w:pPr>
              <w:rPr>
                <w:rFonts w:ascii="Courier New" w:hAnsi="Courier New" w:cs="Courier New"/>
              </w:rPr>
            </w:pPr>
            <w:bookmarkStart w:id="45" w:name="_GoBack"/>
            <w:r w:rsidRPr="00831530">
              <w:rPr>
                <w:rFonts w:ascii="Courier New" w:hAnsi="Courier New" w:cs="Courier New"/>
              </w:rPr>
              <w:t>recordGeneratedBy</w:t>
            </w:r>
            <w:bookmarkEnd w:id="45"/>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r w:rsidRPr="00E8307D">
              <w:rPr>
                <w:rFonts w:ascii="Courier New" w:hAnsi="Courier New" w:cs="Courier New"/>
              </w:rPr>
              <w:t>logFileName</w:t>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Simple name of the log file ingested.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lastRenderedPageBreak/>
              <w:t>recordType</w:t>
            </w:r>
            <w:r w:rsidR="000B4546">
              <w:rPr>
                <w:rStyle w:val="FootnoteReference"/>
                <w:rFonts w:ascii="Courier New" w:hAnsi="Courier New" w:cs="Courier New"/>
              </w:rPr>
              <w:footnoteReference w:id="4"/>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89135F" w:rsidRDefault="0089135F" w:rsidP="008268A7">
            <w:pPr>
              <w:keepNext/>
            </w:pPr>
          </w:p>
        </w:tc>
      </w:tr>
      <w:tr w:rsidR="000B4546" w:rsidRPr="003E745F" w:rsidTr="00064973">
        <w:tc>
          <w:tcPr>
            <w:tcW w:w="197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5"/>
            </w:r>
          </w:p>
        </w:tc>
        <w:tc>
          <w:tcPr>
            <w:tcW w:w="315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securityResultCode</w:t>
            </w:r>
            <w:r w:rsidR="000B4546">
              <w:rPr>
                <w:rStyle w:val="FootnoteReference"/>
                <w:rFonts w:ascii="Courier New" w:hAnsi="Courier New" w:cs="Courier New"/>
              </w:rPr>
              <w:footnoteReference w:id="6"/>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lastRenderedPageBreak/>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B9778E">
              <w:t>3.4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bsmSource</w:t>
            </w:r>
            <w:r w:rsidR="000B4546">
              <w:rPr>
                <w:rStyle w:val="FootnoteReference"/>
                <w:rFonts w:ascii="Courier New" w:hAnsi="Courier New" w:cs="Courier New"/>
              </w:rPr>
              <w:footnoteReference w:id="7"/>
            </w:r>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2F7F60" w:rsidP="008268A7">
            <w:pPr>
              <w:keepNext/>
            </w:pPr>
            <w:r>
              <w:t xml:space="preserve">Present for BSM data only, one </w:t>
            </w:r>
            <w:r w:rsidR="0089135F">
              <w:t>of</w:t>
            </w:r>
            <w:r w:rsidR="0089135F">
              <w:rPr>
                <w:rFonts w:ascii="Consolas" w:hAnsi="Consolas" w:cs="Consolas"/>
                <w:color w:val="000000"/>
                <w:sz w:val="20"/>
                <w:szCs w:val="20"/>
              </w:rPr>
              <w:t xml:space="preserve"> </w:t>
            </w:r>
            <w:r w:rsidR="0089135F">
              <w:rPr>
                <w:rFonts w:ascii="Consolas" w:hAnsi="Consolas" w:cs="Consolas"/>
                <w:b/>
                <w:bCs/>
                <w:color w:val="7F0055"/>
                <w:sz w:val="20"/>
                <w:szCs w:val="20"/>
              </w:rPr>
              <w:t>enum</w:t>
            </w:r>
            <w:r w:rsidR="0089135F">
              <w:rPr>
                <w:rFonts w:ascii="Consolas" w:hAnsi="Consolas" w:cs="Consolas"/>
                <w:color w:val="000000"/>
                <w:sz w:val="20"/>
                <w:szCs w:val="20"/>
              </w:rPr>
              <w:t xml:space="preserve"> </w:t>
            </w:r>
            <w:r w:rsidR="0089135F">
              <w:rPr>
                <w:rFonts w:ascii="Consolas" w:hAnsi="Consolas" w:cs="Consolas"/>
                <w:color w:val="000000"/>
                <w:sz w:val="20"/>
                <w:szCs w:val="20"/>
                <w:highlight w:val="lightGray"/>
              </w:rPr>
              <w:t>BsmSource</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EV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RV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unknown</w:t>
            </w:r>
            <w:r w:rsidR="0089135F">
              <w:rPr>
                <w:rFonts w:ascii="Consolas" w:hAnsi="Consolas" w:cs="Consolas"/>
                <w:color w:val="000000"/>
                <w:sz w:val="20"/>
                <w:szCs w:val="20"/>
              </w:rPr>
              <w:t xml:space="preserve">} </w:t>
            </w:r>
            <w:r w:rsidR="0089135F" w:rsidRPr="000901B3">
              <w:t>constants</w:t>
            </w:r>
            <w:r w:rsidR="0089135F">
              <w:t>.</w:t>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receivedMessageDetails</w:t>
            </w:r>
            <w:r w:rsidR="00103415">
              <w:rPr>
                <w:rStyle w:val="FootnoteReference"/>
                <w:rFonts w:ascii="Courier New" w:hAnsi="Courier New" w:cs="Courier New"/>
              </w:rPr>
              <w:footnoteReference w:id="8"/>
            </w:r>
          </w:p>
        </w:tc>
        <w:tc>
          <w:tcPr>
            <w:tcW w:w="3150" w:type="dxa"/>
          </w:tcPr>
          <w:p w:rsidR="0089135F" w:rsidRPr="006A024C" w:rsidRDefault="004A71FA" w:rsidP="008268A7">
            <w:pPr>
              <w:rPr>
                <w:rFonts w:ascii="Courier New" w:hAnsi="Courier New" w:cs="Courier New"/>
              </w:rPr>
            </w:pPr>
            <w:hyperlink w:anchor="_ReceivedMessageDetails" w:history="1">
              <w:r w:rsidR="0089135F" w:rsidRPr="00064973">
                <w:rPr>
                  <w:rStyle w:val="Hyperlink"/>
                  <w:rFonts w:ascii="Courier New" w:hAnsi="Courier New" w:cs="Courier New"/>
                </w:rPr>
                <w:t>ReceivedMessageDetails</w:t>
              </w:r>
            </w:hyperlink>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B9778E">
              <w:t>3.5</w:t>
            </w:r>
            <w:r>
              <w:fldChar w:fldCharType="end"/>
            </w:r>
          </w:p>
        </w:tc>
      </w:tr>
    </w:tbl>
    <w:p w:rsidR="00955C0A" w:rsidRDefault="00955C0A" w:rsidP="008268A7">
      <w:pPr>
        <w:pStyle w:val="Caption"/>
      </w:pPr>
      <w:bookmarkStart w:id="46" w:name="_Ref512003542"/>
      <w:bookmarkStart w:id="47" w:name="_Toc441572981"/>
      <w:bookmarkStart w:id="48" w:name="_Toc456253309"/>
      <w:bookmarkStart w:id="49" w:name="_Ref504554190"/>
      <w:r>
        <w:t xml:space="preserve">Table </w:t>
      </w:r>
      <w:fldSimple w:instr=" SEQ Table \* ARABIC ">
        <w:r w:rsidR="00B9778E">
          <w:rPr>
            <w:noProof/>
          </w:rPr>
          <w:t>3</w:t>
        </w:r>
      </w:fldSimple>
      <w:bookmarkEnd w:id="46"/>
      <w:r w:rsidR="0089135F">
        <w:t xml:space="preserve"> - OdeMsgMetadata</w:t>
      </w:r>
    </w:p>
    <w:p w:rsidR="006F7E07" w:rsidRDefault="006F7E07" w:rsidP="008268A7">
      <w:pPr>
        <w:pStyle w:val="Heading2"/>
        <w:rPr>
          <w:lang w:eastAsia="ja-JP"/>
        </w:rPr>
      </w:pPr>
      <w:bookmarkStart w:id="50" w:name="_SerialId"/>
      <w:bookmarkStart w:id="51" w:name="_Toc514407706"/>
      <w:bookmarkEnd w:id="47"/>
      <w:bookmarkEnd w:id="48"/>
      <w:bookmarkEnd w:id="49"/>
      <w:bookmarkEnd w:id="50"/>
      <w:r>
        <w:rPr>
          <w:lang w:eastAsia="ja-JP"/>
        </w:rPr>
        <w:t>SerialId</w:t>
      </w:r>
      <w:bookmarkEnd w:id="51"/>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fldSimple w:instr=" SEQ Table \* ARABIC ">
        <w:r w:rsidR="00B9778E">
          <w:rPr>
            <w:noProof/>
          </w:rPr>
          <w:t>4</w:t>
        </w:r>
      </w:fldSimple>
      <w:r>
        <w:t xml:space="preserve"> - SerialId</w:t>
      </w:r>
    </w:p>
    <w:p w:rsidR="006F7E07" w:rsidRDefault="00064973" w:rsidP="008268A7">
      <w:pPr>
        <w:pStyle w:val="Heading2"/>
        <w:rPr>
          <w:lang w:eastAsia="ja-JP"/>
        </w:rPr>
      </w:pPr>
      <w:bookmarkStart w:id="52" w:name="_Encodings"/>
      <w:bookmarkStart w:id="53" w:name="_Ref511810641"/>
      <w:bookmarkStart w:id="54" w:name="_Toc514407707"/>
      <w:bookmarkEnd w:id="52"/>
      <w:r>
        <w:rPr>
          <w:lang w:eastAsia="ja-JP"/>
        </w:rPr>
        <w:lastRenderedPageBreak/>
        <w:t>Encodings</w:t>
      </w:r>
      <w:bookmarkEnd w:id="53"/>
      <w:bookmarkEnd w:id="54"/>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fldSimple w:instr=" SEQ Table \* ARABIC ">
        <w:r w:rsidR="00B9778E">
          <w:rPr>
            <w:noProof/>
          </w:rPr>
          <w:t>5</w:t>
        </w:r>
      </w:fldSimple>
      <w:r>
        <w:t xml:space="preserve"> - Encodings</w:t>
      </w:r>
    </w:p>
    <w:p w:rsidR="00064973" w:rsidRDefault="00064973" w:rsidP="008268A7">
      <w:pPr>
        <w:pStyle w:val="Heading2"/>
        <w:rPr>
          <w:lang w:eastAsia="ja-JP"/>
        </w:rPr>
      </w:pPr>
      <w:bookmarkStart w:id="55" w:name="_ReceivedMessageDetails"/>
      <w:bookmarkStart w:id="56" w:name="_Ref511810761"/>
      <w:bookmarkStart w:id="57" w:name="_Toc514407708"/>
      <w:bookmarkEnd w:id="55"/>
      <w:r>
        <w:rPr>
          <w:lang w:eastAsia="ja-JP"/>
        </w:rPr>
        <w:t>ReceivedMessageDetails</w:t>
      </w:r>
      <w:bookmarkEnd w:id="56"/>
      <w:bookmarkEnd w:id="57"/>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fldSimple w:instr=" SEQ Table \* ARABIC ">
        <w:r w:rsidR="00B9778E">
          <w:rPr>
            <w:noProof/>
          </w:rPr>
          <w:t>6</w:t>
        </w:r>
      </w:fldSimple>
      <w:r>
        <w:t xml:space="preserve"> - ReceivedMessageDetails</w:t>
      </w:r>
    </w:p>
    <w:p w:rsidR="00D23963" w:rsidRDefault="00C117BA" w:rsidP="008268A7">
      <w:pPr>
        <w:pStyle w:val="Heading2"/>
      </w:pPr>
      <w:bookmarkStart w:id="58" w:name="_ODE_Payload_Violation"/>
      <w:bookmarkStart w:id="59" w:name="_ODE_Data_Message"/>
      <w:bookmarkStart w:id="60" w:name="_ODE_Data_Message_1"/>
      <w:bookmarkStart w:id="61" w:name="_Toc462052307"/>
      <w:bookmarkStart w:id="62" w:name="_Ref471813434"/>
      <w:bookmarkStart w:id="63" w:name="_Toc483908194"/>
      <w:bookmarkStart w:id="64" w:name="_Toc514407709"/>
      <w:bookmarkStart w:id="65" w:name="_Toc462052316"/>
      <w:bookmarkEnd w:id="58"/>
      <w:bookmarkEnd w:id="59"/>
      <w:bookmarkEnd w:id="60"/>
      <w:r>
        <w:t>Ode</w:t>
      </w:r>
      <w:r w:rsidR="00D23963" w:rsidRPr="00284BEB">
        <w:t>MessagePayload</w:t>
      </w:r>
      <w:bookmarkEnd w:id="61"/>
      <w:bookmarkEnd w:id="62"/>
      <w:bookmarkEnd w:id="63"/>
      <w:bookmarkEnd w:id="64"/>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lastRenderedPageBreak/>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fldSimple w:instr=" SEQ Table \* ARABIC ">
        <w:r w:rsidR="00B9778E">
          <w:rPr>
            <w:noProof/>
          </w:rPr>
          <w:t>7</w:t>
        </w:r>
      </w:fldSimple>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65"/>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66" w:name="_Toc514407710"/>
      <w:r>
        <w:t>OdeTimPayload</w:t>
      </w:r>
      <w:bookmarkEnd w:id="66"/>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rPr>
          <w:ins w:id="67" w:author="Musavi, Hamid [USA]" w:date="2018-09-04T18:37:00Z"/>
        </w:rPr>
      </w:pPr>
      <w:ins w:id="68" w:author="Musavi, Hamid [USA]" w:date="2018-09-04T18:37:00Z">
        <w:r>
          <w:t xml:space="preserve">ODE </w:t>
        </w:r>
      </w:ins>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ins w:id="69" w:author="Musavi, Hamid [USA]" w:date="2018-09-04T18:37:00Z">
        <w:r>
          <w:t>J2735 Broadcast TIMs</w:t>
        </w:r>
      </w:ins>
      <w:ins w:id="70" w:author="Musavi, Hamid [USA]" w:date="2018-09-04T18:38:00Z">
        <w:r w:rsidRPr="006F7F91">
          <w:t xml:space="preserve"> </w:t>
        </w:r>
        <w:r>
          <w:t xml:space="preserve">are ODE Broadcast TIMs received from the TMC, converted to a valid J2735 TravelerInformation format and broadcast to the RSUs and/or SDW (C2I). The payload of broadcast TIMs are of the </w:t>
        </w:r>
        <w:r w:rsidRPr="00B9778E">
          <w:rPr>
            <w:i/>
          </w:rPr>
          <w:t>TravelerInformation</w:t>
        </w:r>
        <w:r>
          <w:t xml:space="preserve"> </w:t>
        </w:r>
      </w:ins>
      <w:ins w:id="71" w:author="Musavi, Hamid [USA]" w:date="2018-09-04T18:39:00Z">
        <w:r>
          <w:t>ASN.1 object</w:t>
        </w:r>
      </w:ins>
      <w:ins w:id="72" w:author="Musavi, Hamid [USA]" w:date="2018-09-04T18:38:00Z">
        <w:r>
          <w:t>.</w:t>
        </w:r>
      </w:ins>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73" w:name="_Toc514407711"/>
      <w:r w:rsidRPr="007367E1">
        <w:t>OdeTravelerInformationMessage</w:t>
      </w:r>
      <w:bookmarkEnd w:id="73"/>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74" w:name="_Toc514407712"/>
      <w:r>
        <w:t xml:space="preserve">J2735 </w:t>
      </w:r>
      <w:r w:rsidRPr="007367E1">
        <w:t>TravelerInformation</w:t>
      </w:r>
      <w:bookmarkEnd w:id="74"/>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75" w:name="_Toc514407713"/>
      <w:r>
        <w:t>OdeDriverAlertPayload</w:t>
      </w:r>
      <w:bookmarkEnd w:id="75"/>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76" w:name="_Toc514407714"/>
      <w:r>
        <w:lastRenderedPageBreak/>
        <w:t>OdeBsmPayload</w:t>
      </w:r>
      <w:bookmarkEnd w:id="76"/>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4A71FA"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fldSimple w:instr=" SEQ Table \* ARABIC ">
        <w:r w:rsidR="00B9778E">
          <w:rPr>
            <w:noProof/>
          </w:rPr>
          <w:t>8</w:t>
        </w:r>
      </w:fldSimple>
      <w:r>
        <w:t xml:space="preserve"> - OdeBsmPayload</w:t>
      </w:r>
    </w:p>
    <w:p w:rsidR="00D23963" w:rsidRDefault="00D23963" w:rsidP="008268A7">
      <w:pPr>
        <w:pStyle w:val="Heading2"/>
      </w:pPr>
      <w:bookmarkStart w:id="77" w:name="_J2735BsmCoreData"/>
      <w:bookmarkStart w:id="78" w:name="_Ref471884029"/>
      <w:bookmarkStart w:id="79" w:name="_Toc514407715"/>
      <w:bookmarkEnd w:id="77"/>
      <w:r w:rsidRPr="006D1B36">
        <w:t>J2735BsmCoreData</w:t>
      </w:r>
      <w:bookmarkEnd w:id="78"/>
      <w:bookmarkEnd w:id="79"/>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w:t>
            </w:r>
            <w:r w:rsidRPr="0082174B">
              <w:lastRenderedPageBreak/>
              <w:t>second is represented by the value range 60000 to 60999. The value of 65535 shall represent an unavailable value in the range of the minute. The values from 61000 to 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80" w:name="_Ref511750746"/>
            <w:r w:rsidRPr="00AE71BC">
              <w:rPr>
                <w:rStyle w:val="EndnoteReference"/>
                <w:rFonts w:ascii="Courier New" w:hAnsi="Courier New" w:cs="Courier New"/>
                <w:vertAlign w:val="baseline"/>
              </w:rPr>
              <w:endnoteReference w:id="2"/>
            </w:r>
            <w:bookmarkEnd w:id="80"/>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fldSimple w:instr=" SEQ Table \* ARABIC ">
        <w:r w:rsidR="00B9778E">
          <w:rPr>
            <w:noProof/>
          </w:rPr>
          <w:t>9</w:t>
        </w:r>
      </w:fldSimple>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4A71FA"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4A71FA"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4A71FA"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lastRenderedPageBreak/>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brakes</w:t>
            </w:r>
          </w:p>
        </w:tc>
        <w:tc>
          <w:tcPr>
            <w:tcW w:w="3386" w:type="dxa"/>
          </w:tcPr>
          <w:p w:rsidR="00955C0A" w:rsidRDefault="004A71FA"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4A71FA"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fldSimple w:instr=" SEQ Table \* ARABIC ">
        <w:r w:rsidR="00B9778E">
          <w:rPr>
            <w:noProof/>
          </w:rPr>
          <w:t>10</w:t>
        </w:r>
      </w:fldSimple>
      <w:r>
        <w:t xml:space="preserve"> - </w:t>
      </w:r>
      <w:r w:rsidRPr="00586A62">
        <w:t>J2735BsmCoreData</w:t>
      </w:r>
      <w:r>
        <w:t xml:space="preserve"> (2)</w:t>
      </w:r>
    </w:p>
    <w:p w:rsidR="00D23963" w:rsidRDefault="00D23963" w:rsidP="008268A7">
      <w:pPr>
        <w:pStyle w:val="Heading2"/>
      </w:pPr>
      <w:bookmarkStart w:id="81" w:name="_J2735BsmPart2Content"/>
      <w:bookmarkStart w:id="82" w:name="_Ref471884050"/>
      <w:bookmarkStart w:id="83" w:name="_Toc514407716"/>
      <w:bookmarkEnd w:id="81"/>
      <w:r w:rsidRPr="006D1B36">
        <w:t>J2735BsmPart2Content</w:t>
      </w:r>
      <w:bookmarkEnd w:id="82"/>
      <w:bookmarkEnd w:id="83"/>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4A71FA"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fldSimple w:instr=" SEQ Table \* ARABIC ">
        <w:r w:rsidR="00B9778E">
          <w:rPr>
            <w:noProof/>
          </w:rPr>
          <w:t>11</w:t>
        </w:r>
      </w:fldSimple>
      <w:r>
        <w:t xml:space="preserve"> - </w:t>
      </w:r>
      <w:r w:rsidRPr="0091246C">
        <w:t>J2735BsmPart2Content</w:t>
      </w:r>
    </w:p>
    <w:p w:rsidR="00D23963" w:rsidRPr="006719D6" w:rsidRDefault="004775FB" w:rsidP="008268A7">
      <w:pPr>
        <w:pStyle w:val="Heading2"/>
      </w:pPr>
      <w:bookmarkStart w:id="84" w:name="_5J2735Position3D"/>
      <w:bookmarkStart w:id="85" w:name="_J2735Position3D"/>
      <w:bookmarkStart w:id="86" w:name="_OdePosition3D"/>
      <w:bookmarkStart w:id="87" w:name="_Toc462052335"/>
      <w:bookmarkStart w:id="88" w:name="_Ref511749931"/>
      <w:bookmarkStart w:id="89" w:name="_Toc514407717"/>
      <w:bookmarkEnd w:id="84"/>
      <w:bookmarkEnd w:id="85"/>
      <w:bookmarkEnd w:id="86"/>
      <w:r>
        <w:t>Ode</w:t>
      </w:r>
      <w:r w:rsidR="00D23963" w:rsidRPr="006719D6">
        <w:t>Position3D</w:t>
      </w:r>
      <w:bookmarkEnd w:id="87"/>
      <w:bookmarkEnd w:id="88"/>
      <w:bookmarkEnd w:id="89"/>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 xml:space="preserve">The geographic </w:t>
            </w:r>
            <w:r>
              <w:lastRenderedPageBreak/>
              <w:t>latitude of an object</w:t>
            </w:r>
          </w:p>
        </w:tc>
        <w:tc>
          <w:tcPr>
            <w:tcW w:w="2158" w:type="dxa"/>
          </w:tcPr>
          <w:p w:rsidR="00D23963" w:rsidRPr="003E745F" w:rsidRDefault="00D23963" w:rsidP="008268A7">
            <w:r>
              <w:lastRenderedPageBreak/>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90" w:name="_Toc456253340"/>
      <w:r>
        <w:t xml:space="preserve">Table </w:t>
      </w:r>
      <w:fldSimple w:instr=" SEQ Table \* ARABIC ">
        <w:r w:rsidR="00B9778E">
          <w:rPr>
            <w:noProof/>
          </w:rPr>
          <w:t>12</w:t>
        </w:r>
      </w:fldSimple>
      <w:r>
        <w:t xml:space="preserve"> - </w:t>
      </w:r>
      <w:r w:rsidRPr="00633532">
        <w:t>OdePosition3D</w:t>
      </w:r>
      <w:bookmarkEnd w:id="90"/>
    </w:p>
    <w:p w:rsidR="00D23963" w:rsidRDefault="00D23963" w:rsidP="008268A7">
      <w:pPr>
        <w:pStyle w:val="Heading2"/>
      </w:pPr>
      <w:bookmarkStart w:id="91" w:name="_J2735AccelerationSet4Way"/>
      <w:bookmarkStart w:id="92" w:name="_Ref511749985"/>
      <w:bookmarkStart w:id="93" w:name="_Toc514407718"/>
      <w:bookmarkEnd w:id="91"/>
      <w:r w:rsidRPr="00BA3CFB">
        <w:t>J2735AccelerationSet4Way</w:t>
      </w:r>
      <w:bookmarkEnd w:id="92"/>
      <w:bookmarkEnd w:id="93"/>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fldSimple w:instr=" SEQ Table \* ARABIC ">
        <w:r w:rsidR="00B9778E">
          <w:rPr>
            <w:noProof/>
          </w:rPr>
          <w:t>13</w:t>
        </w:r>
      </w:fldSimple>
      <w:r>
        <w:t xml:space="preserve"> - </w:t>
      </w:r>
      <w:r w:rsidRPr="00CE5CD9">
        <w:t>J2735AccelerationSet4Way</w:t>
      </w:r>
    </w:p>
    <w:p w:rsidR="00D23963" w:rsidRDefault="00D23963" w:rsidP="008268A7">
      <w:pPr>
        <w:pStyle w:val="Heading2"/>
      </w:pPr>
      <w:bookmarkStart w:id="94" w:name="_J2735PositionalAccuracy"/>
      <w:bookmarkStart w:id="95" w:name="_Ref511749998"/>
      <w:bookmarkStart w:id="96" w:name="_Toc514407719"/>
      <w:bookmarkEnd w:id="94"/>
      <w:r w:rsidRPr="00BA3CFB">
        <w:t>J2735PositionalAccuracy</w:t>
      </w:r>
      <w:bookmarkEnd w:id="95"/>
      <w:bookmarkEnd w:id="96"/>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 xml:space="preserve">orientation of semi-major axis -- </w:t>
            </w:r>
            <w:r w:rsidRPr="00150FCF">
              <w:lastRenderedPageBreak/>
              <w:t>relative to true north (0~359.9945078786 degrees)</w:t>
            </w:r>
          </w:p>
        </w:tc>
        <w:tc>
          <w:tcPr>
            <w:tcW w:w="1178" w:type="dxa"/>
          </w:tcPr>
          <w:p w:rsidR="00150FCF" w:rsidRPr="003E745F" w:rsidRDefault="00150FCF" w:rsidP="008268A7">
            <w:r>
              <w:lastRenderedPageBreak/>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fldSimple w:instr=" SEQ Table \* ARABIC ">
        <w:r w:rsidR="00B9778E">
          <w:rPr>
            <w:noProof/>
          </w:rPr>
          <w:t>14</w:t>
        </w:r>
      </w:fldSimple>
      <w:r>
        <w:t xml:space="preserve"> - </w:t>
      </w:r>
      <w:r w:rsidRPr="00660B04">
        <w:t>J2735PositionalAccuracy</w:t>
      </w:r>
    </w:p>
    <w:p w:rsidR="00D23963" w:rsidRDefault="00D23963" w:rsidP="008268A7">
      <w:pPr>
        <w:pStyle w:val="Heading2"/>
      </w:pPr>
      <w:bookmarkStart w:id="97" w:name="_J2735TransmissionState"/>
      <w:bookmarkStart w:id="98" w:name="_J2735BrakeSystemStatus"/>
      <w:bookmarkStart w:id="99" w:name="_Ref511810037"/>
      <w:bookmarkStart w:id="100" w:name="_Toc514407720"/>
      <w:bookmarkEnd w:id="97"/>
      <w:bookmarkEnd w:id="98"/>
      <w:r w:rsidRPr="00BA3CFB">
        <w:t>J2735BrakeSystemStatus</w:t>
      </w:r>
      <w:bookmarkEnd w:id="99"/>
      <w:bookmarkEnd w:id="100"/>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4A71FA"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lastRenderedPageBreak/>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fldSimple w:instr=" SEQ Table \* ARABIC ">
        <w:r w:rsidR="00B9778E">
          <w:rPr>
            <w:noProof/>
          </w:rPr>
          <w:t>15</w:t>
        </w:r>
      </w:fldSimple>
      <w:r>
        <w:t xml:space="preserve"> - </w:t>
      </w:r>
      <w:r w:rsidRPr="005737D4">
        <w:t>J2735BrakeSystemStatus</w:t>
      </w:r>
    </w:p>
    <w:p w:rsidR="00D23963" w:rsidRDefault="00D23963" w:rsidP="008268A7">
      <w:pPr>
        <w:pStyle w:val="Heading2"/>
      </w:pPr>
      <w:bookmarkStart w:id="101" w:name="_J2735VehicleSize"/>
      <w:bookmarkStart w:id="102" w:name="_Ref511810128"/>
      <w:bookmarkStart w:id="103" w:name="_Toc514407721"/>
      <w:bookmarkEnd w:id="101"/>
      <w:r w:rsidRPr="0068352B">
        <w:t>J2735VehicleSize</w:t>
      </w:r>
      <w:bookmarkEnd w:id="102"/>
      <w:bookmarkEnd w:id="103"/>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fldSimple w:instr=" SEQ Table \* ARABIC ">
        <w:r w:rsidR="00B9778E">
          <w:rPr>
            <w:noProof/>
          </w:rPr>
          <w:t>16</w:t>
        </w:r>
      </w:fldSimple>
      <w:r>
        <w:t xml:space="preserve"> - </w:t>
      </w:r>
      <w:r w:rsidRPr="00D669B5">
        <w:t>J2735VehicleSize</w:t>
      </w:r>
    </w:p>
    <w:p w:rsidR="00D23963" w:rsidRDefault="00D23963" w:rsidP="008268A7">
      <w:pPr>
        <w:pStyle w:val="Heading2"/>
      </w:pPr>
      <w:bookmarkStart w:id="104" w:name="_J2735BitString"/>
      <w:bookmarkStart w:id="105" w:name="_Toc514407722"/>
      <w:bookmarkEnd w:id="104"/>
      <w:r w:rsidRPr="0068352B">
        <w:t>J2735BitString</w:t>
      </w:r>
      <w:bookmarkEnd w:id="105"/>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106" w:name="_J2735VehicleSafetyExtensions"/>
      <w:bookmarkStart w:id="107" w:name="_Toc514407723"/>
      <w:bookmarkEnd w:id="106"/>
      <w:r w:rsidRPr="0068352B">
        <w:t>J2735VehicleSafetyExtensions</w:t>
      </w:r>
      <w:bookmarkEnd w:id="107"/>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lastRenderedPageBreak/>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4A71FA"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t>pathHistory</w:t>
            </w:r>
          </w:p>
        </w:tc>
        <w:tc>
          <w:tcPr>
            <w:tcW w:w="2730" w:type="dxa"/>
          </w:tcPr>
          <w:p w:rsidR="00242F1E" w:rsidRPr="000D041D" w:rsidRDefault="004A71FA"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4A71FA"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4A71FA"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fldSimple w:instr=" SEQ Table \* ARABIC ">
        <w:r w:rsidR="00B9778E">
          <w:rPr>
            <w:noProof/>
          </w:rPr>
          <w:t>17</w:t>
        </w:r>
      </w:fldSimple>
      <w:r>
        <w:t xml:space="preserve"> - </w:t>
      </w:r>
      <w:r w:rsidRPr="00D5002F">
        <w:t>J2735VehicleSafetyExtensions</w:t>
      </w:r>
    </w:p>
    <w:p w:rsidR="00D23963" w:rsidRPr="0068352B" w:rsidRDefault="00D23963" w:rsidP="008268A7"/>
    <w:p w:rsidR="00D23963" w:rsidRDefault="00D23963" w:rsidP="008268A7">
      <w:pPr>
        <w:pStyle w:val="Heading2"/>
      </w:pPr>
      <w:bookmarkStart w:id="108" w:name="_J2735SpecialVehicleExtensions"/>
      <w:bookmarkStart w:id="109" w:name="_Toc514407724"/>
      <w:bookmarkEnd w:id="108"/>
      <w:r w:rsidRPr="008F46C9">
        <w:t>J2735SpecialVehicleExtensions</w:t>
      </w:r>
      <w:bookmarkEnd w:id="109"/>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lastRenderedPageBreak/>
              <w:t>vehicleAlerts</w:t>
            </w:r>
          </w:p>
        </w:tc>
        <w:tc>
          <w:tcPr>
            <w:tcW w:w="3259" w:type="dxa"/>
          </w:tcPr>
          <w:p w:rsidR="00792834" w:rsidRPr="000D041D" w:rsidRDefault="004A71FA"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4A71FA"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4A71FA"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fldSimple w:instr=" SEQ Table \* ARABIC ">
        <w:r w:rsidR="00B9778E">
          <w:rPr>
            <w:noProof/>
          </w:rPr>
          <w:t>18</w:t>
        </w:r>
      </w:fldSimple>
      <w:r>
        <w:t xml:space="preserve"> - </w:t>
      </w:r>
      <w:r w:rsidRPr="00F02094">
        <w:t>J2735SpecialVehicleExtensions</w:t>
      </w:r>
    </w:p>
    <w:p w:rsidR="00D23963" w:rsidRDefault="00D23963" w:rsidP="008268A7">
      <w:pPr>
        <w:pStyle w:val="Heading2"/>
      </w:pPr>
      <w:bookmarkStart w:id="110" w:name="_J2735SupplementalVehicleExtensions"/>
      <w:bookmarkStart w:id="111" w:name="_Toc514407725"/>
      <w:bookmarkEnd w:id="110"/>
      <w:r w:rsidRPr="00C644FE">
        <w:t>J2735SupplementalVehicleExtensions</w:t>
      </w:r>
      <w:bookmarkEnd w:id="111"/>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fldSimple w:instr=" SEQ Table \* ARABIC ">
        <w:r w:rsidR="00B9778E">
          <w:rPr>
            <w:noProof/>
          </w:rPr>
          <w:t>19</w:t>
        </w:r>
      </w:fldSimple>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4A71FA"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4A71FA"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4A71FA"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4A71FA"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 xml:space="preserve">rovides basic data on the air temperature and barometric pressure experienced by a vehicle, as well as the current status of the wiper </w:t>
            </w:r>
            <w:r w:rsidRPr="006C3F59">
              <w:lastRenderedPageBreak/>
              <w:t>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lastRenderedPageBreak/>
              <w:t>obstacle</w:t>
            </w:r>
          </w:p>
        </w:tc>
        <w:tc>
          <w:tcPr>
            <w:tcW w:w="3649" w:type="dxa"/>
          </w:tcPr>
          <w:p w:rsidR="002C43AC" w:rsidRDefault="004A71FA"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4A71FA"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4A71FA"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theRTCM</w:t>
            </w:r>
          </w:p>
        </w:tc>
        <w:tc>
          <w:tcPr>
            <w:tcW w:w="3649" w:type="dxa"/>
          </w:tcPr>
          <w:p w:rsidR="002C43AC" w:rsidRDefault="004A71FA"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fldSimple w:instr=" SEQ Table \* ARABIC ">
        <w:r w:rsidR="00B9778E">
          <w:rPr>
            <w:noProof/>
          </w:rPr>
          <w:t>20</w:t>
        </w:r>
      </w:fldSimple>
      <w:r>
        <w:t xml:space="preserve"> - </w:t>
      </w:r>
      <w:r w:rsidRPr="00E17E9F">
        <w:t>J2735SupplementalVehicleExtensions</w:t>
      </w:r>
      <w:r w:rsidR="00D27A99">
        <w:t xml:space="preserve"> (2)</w:t>
      </w:r>
    </w:p>
    <w:p w:rsidR="00D23963" w:rsidRDefault="00D23963" w:rsidP="008268A7">
      <w:pPr>
        <w:pStyle w:val="Heading2"/>
      </w:pPr>
      <w:bookmarkStart w:id="112" w:name="_J2735PathHistory"/>
      <w:bookmarkStart w:id="113" w:name="_Toc514407726"/>
      <w:bookmarkEnd w:id="112"/>
      <w:r w:rsidRPr="008A4FC6">
        <w:t>J2735PathHistory</w:t>
      </w:r>
      <w:bookmarkEnd w:id="113"/>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4A71FA"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4A71FA"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fldSimple w:instr=" SEQ Table \* ARABIC ">
        <w:r w:rsidR="00B9778E">
          <w:rPr>
            <w:noProof/>
          </w:rPr>
          <w:t>21</w:t>
        </w:r>
      </w:fldSimple>
      <w:r>
        <w:t xml:space="preserve"> - </w:t>
      </w:r>
      <w:r w:rsidRPr="00292B31">
        <w:t>J2735PathHistory</w:t>
      </w:r>
    </w:p>
    <w:p w:rsidR="00D23963" w:rsidRDefault="00D23963" w:rsidP="008268A7">
      <w:pPr>
        <w:pStyle w:val="Heading2"/>
      </w:pPr>
      <w:bookmarkStart w:id="114" w:name="_J2735PathPrediction"/>
      <w:bookmarkStart w:id="115" w:name="_Toc514407727"/>
      <w:bookmarkEnd w:id="114"/>
      <w:r w:rsidRPr="008A4FC6">
        <w:t>J2735PathPrediction</w:t>
      </w:r>
      <w:bookmarkEnd w:id="115"/>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116" w:name="_J2735EmergencyDetails"/>
      <w:bookmarkStart w:id="117" w:name="_Ref511816853"/>
      <w:bookmarkStart w:id="118" w:name="_Toc514407728"/>
      <w:bookmarkEnd w:id="116"/>
      <w:r w:rsidRPr="008A4FC6">
        <w:t>J2735EmergencyDetails</w:t>
      </w:r>
      <w:bookmarkEnd w:id="117"/>
      <w:bookmarkEnd w:id="118"/>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4A71FA"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119" w:name="_J2735EventDescription"/>
      <w:bookmarkStart w:id="120" w:name="_Toc514407729"/>
      <w:bookmarkEnd w:id="119"/>
      <w:r w:rsidRPr="00C219BA">
        <w:t>J2735EventDescription</w:t>
      </w:r>
      <w:bookmarkEnd w:id="120"/>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lastRenderedPageBreak/>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t>heading</w:t>
            </w:r>
          </w:p>
        </w:tc>
        <w:tc>
          <w:tcPr>
            <w:tcW w:w="3073" w:type="dxa"/>
          </w:tcPr>
          <w:p w:rsidR="00D23963" w:rsidRDefault="004A71FA"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fldSimple w:instr=" SEQ Table \* ARABIC ">
        <w:r w:rsidR="00B9778E">
          <w:rPr>
            <w:noProof/>
          </w:rPr>
          <w:t>22</w:t>
        </w:r>
      </w:fldSimple>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lastRenderedPageBreak/>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fldSimple w:instr=" SEQ Table \* ARABIC ">
        <w:r w:rsidR="00B9778E">
          <w:rPr>
            <w:noProof/>
          </w:rPr>
          <w:t>23</w:t>
        </w:r>
      </w:fldSimple>
      <w:r>
        <w:t xml:space="preserve"> - J2735EventDescription (2)</w:t>
      </w:r>
    </w:p>
    <w:p w:rsidR="00216203" w:rsidRPr="00216203" w:rsidRDefault="00216203" w:rsidP="008268A7">
      <w:pPr>
        <w:rPr>
          <w:lang w:eastAsia="ja-JP"/>
        </w:rPr>
      </w:pPr>
    </w:p>
    <w:p w:rsidR="00D23963" w:rsidRDefault="00D23963" w:rsidP="008268A7">
      <w:pPr>
        <w:pStyle w:val="Heading2"/>
      </w:pPr>
      <w:bookmarkStart w:id="121" w:name="_J2735TrailerData"/>
      <w:bookmarkStart w:id="122" w:name="_Toc514407730"/>
      <w:bookmarkEnd w:id="121"/>
      <w:r w:rsidRPr="00C219BA">
        <w:t>J2735TrailerData</w:t>
      </w:r>
      <w:bookmarkEnd w:id="122"/>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fldSimple w:instr=" SEQ Table \* ARABIC ">
        <w:r w:rsidR="00B9778E">
          <w:rPr>
            <w:noProof/>
          </w:rPr>
          <w:t>24</w:t>
        </w:r>
      </w:fldSimple>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4A71FA"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fldSimple w:instr=" SEQ Table \* ARABIC ">
        <w:r w:rsidR="00B9778E">
          <w:rPr>
            <w:noProof/>
          </w:rPr>
          <w:t>25</w:t>
        </w:r>
      </w:fldSimple>
      <w:r>
        <w:t xml:space="preserve"> - </w:t>
      </w:r>
      <w:r w:rsidRPr="00437023">
        <w:t xml:space="preserve">J2735TrailerData </w:t>
      </w:r>
      <w:r>
        <w:t>(2</w:t>
      </w:r>
      <w:r w:rsidRPr="00437023">
        <w:t>)</w:t>
      </w:r>
    </w:p>
    <w:p w:rsidR="00D23963" w:rsidRDefault="00D23963" w:rsidP="008268A7">
      <w:pPr>
        <w:pStyle w:val="Heading2"/>
      </w:pPr>
      <w:bookmarkStart w:id="123" w:name="_J2735VehicleClassification"/>
      <w:bookmarkStart w:id="124" w:name="_Ref511817467"/>
      <w:bookmarkStart w:id="125" w:name="_Toc514407731"/>
      <w:bookmarkEnd w:id="123"/>
      <w:r w:rsidRPr="008A2877">
        <w:t>J2735VehicleClassification</w:t>
      </w:r>
      <w:bookmarkEnd w:id="124"/>
      <w:bookmarkEnd w:id="125"/>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lastRenderedPageBreak/>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lastRenderedPageBreak/>
        <w:t xml:space="preserve">Table </w:t>
      </w:r>
      <w:fldSimple w:instr=" SEQ Table \* ARABIC ">
        <w:r w:rsidR="00B9778E">
          <w:rPr>
            <w:noProof/>
          </w:rPr>
          <w:t>26</w:t>
        </w:r>
      </w:fldSimple>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Iso3833VehicleType data element represents the value domain provided by 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fldSimple w:instr=" SEQ Table \* ARABIC ">
        <w:r w:rsidR="00B9778E">
          <w:rPr>
            <w:noProof/>
          </w:rPr>
          <w:t>27</w:t>
        </w:r>
      </w:fldSimple>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126" w:name="_J2735VehicleData"/>
      <w:bookmarkStart w:id="127" w:name="_Toc514407732"/>
      <w:bookmarkEnd w:id="126"/>
      <w:r w:rsidRPr="0030246B">
        <w:t>J2735VehicleData</w:t>
      </w:r>
      <w:bookmarkEnd w:id="127"/>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 xml:space="preserve">epresents the estimated </w:t>
            </w:r>
            <w:r w:rsidRPr="005C5E6E">
              <w:lastRenderedPageBreak/>
              <w:t>weight of the vehicle over a span of stepwise linear values.</w:t>
            </w:r>
            <w:r>
              <w:t xml:space="preserve"> See J2735 spec for details.</w:t>
            </w:r>
          </w:p>
        </w:tc>
        <w:tc>
          <w:tcPr>
            <w:tcW w:w="1034" w:type="dxa"/>
          </w:tcPr>
          <w:p w:rsidR="00763A9D" w:rsidRPr="003E745F" w:rsidRDefault="005C5E6E" w:rsidP="008268A7">
            <w:r>
              <w:lastRenderedPageBreak/>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fldSimple w:instr=" SEQ Table \* ARABIC ">
        <w:r w:rsidR="00B9778E">
          <w:rPr>
            <w:noProof/>
          </w:rPr>
          <w:t>28</w:t>
        </w:r>
      </w:fldSimple>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4A71FA"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fldSimple w:instr=" SEQ Table \* ARABIC ">
        <w:r w:rsidR="00B9778E">
          <w:rPr>
            <w:noProof/>
          </w:rPr>
          <w:t>29</w:t>
        </w:r>
      </w:fldSimple>
      <w:r>
        <w:t xml:space="preserve"> - </w:t>
      </w:r>
      <w:r w:rsidRPr="001E4176">
        <w:t>J2735VehicleData</w:t>
      </w:r>
      <w:r>
        <w:t xml:space="preserve"> (2)</w:t>
      </w:r>
    </w:p>
    <w:p w:rsidR="00D23963" w:rsidRDefault="00D23963" w:rsidP="008268A7">
      <w:pPr>
        <w:pStyle w:val="Heading2"/>
      </w:pPr>
      <w:bookmarkStart w:id="128" w:name="_J2735WeatherReport"/>
      <w:bookmarkStart w:id="129" w:name="_Toc514407733"/>
      <w:bookmarkEnd w:id="128"/>
      <w:r w:rsidRPr="008E57CC">
        <w:t>J2735WeatherReport</w:t>
      </w:r>
      <w:bookmarkEnd w:id="129"/>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fldSimple w:instr=" SEQ Table \* ARABIC ">
        <w:r w:rsidR="00B9778E">
          <w:rPr>
            <w:noProof/>
          </w:rPr>
          <w:t>30</w:t>
        </w:r>
      </w:fldSimple>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w:t>
            </w:r>
            <w:r w:rsidRPr="00D767DF">
              <w:lastRenderedPageBreak/>
              <w:t xml:space="preserve">is approximately to 0.36 mm/hr. </w:t>
            </w:r>
          </w:p>
        </w:tc>
        <w:tc>
          <w:tcPr>
            <w:tcW w:w="1193" w:type="dxa"/>
          </w:tcPr>
          <w:p w:rsidR="009C514A" w:rsidRPr="00D767DF" w:rsidRDefault="009C514A" w:rsidP="008268A7">
            <w:pPr>
              <w:rPr>
                <w:vertAlign w:val="superscript"/>
              </w:rPr>
            </w:pPr>
            <w:r>
              <w:lastRenderedPageBreak/>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fldSimple w:instr=" SEQ Table \* ARABIC ">
        <w:r w:rsidR="00B9778E">
          <w:rPr>
            <w:noProof/>
          </w:rPr>
          <w:t>31</w:t>
        </w:r>
      </w:fldSimple>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130" w:name="_J2735WeatherProbe"/>
      <w:bookmarkStart w:id="131" w:name="_Toc514407734"/>
      <w:bookmarkEnd w:id="130"/>
      <w:r w:rsidRPr="00D13329">
        <w:t>J2735WeatherProbe</w:t>
      </w:r>
      <w:bookmarkEnd w:id="131"/>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4A71FA"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current status </w:t>
            </w:r>
            <w:r w:rsidRPr="000A243D">
              <w:lastRenderedPageBreak/>
              <w:t>of the wiper systems on the subject vehicle, including front and rear wiper systems (where equipped).</w:t>
            </w:r>
          </w:p>
        </w:tc>
        <w:tc>
          <w:tcPr>
            <w:tcW w:w="1515" w:type="dxa"/>
          </w:tcPr>
          <w:p w:rsidR="00D64595" w:rsidRDefault="000A243D" w:rsidP="008268A7">
            <w:r>
              <w:lastRenderedPageBreak/>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fldSimple w:instr=" SEQ Table \* ARABIC ">
        <w:r w:rsidR="00B9778E">
          <w:rPr>
            <w:noProof/>
          </w:rPr>
          <w:t>32</w:t>
        </w:r>
      </w:fldSimple>
      <w:r>
        <w:t xml:space="preserve"> - </w:t>
      </w:r>
      <w:r w:rsidRPr="00FF2EE9">
        <w:t>J2735WeatherProbe</w:t>
      </w:r>
    </w:p>
    <w:p w:rsidR="00D64595" w:rsidRDefault="009C514A" w:rsidP="008268A7">
      <w:pPr>
        <w:pStyle w:val="Heading2"/>
      </w:pPr>
      <w:bookmarkStart w:id="132" w:name="_J2735WiperSet"/>
      <w:bookmarkStart w:id="133" w:name="_Ref511899307"/>
      <w:bookmarkStart w:id="134" w:name="_Toc514407735"/>
      <w:bookmarkEnd w:id="132"/>
      <w:r w:rsidRPr="009C514A">
        <w:t>J2735WiperSet</w:t>
      </w:r>
      <w:bookmarkEnd w:id="133"/>
      <w:bookmarkEnd w:id="134"/>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fldSimple w:instr=" SEQ Table \* ARABIC ">
        <w:r w:rsidR="00B9778E">
          <w:rPr>
            <w:noProof/>
          </w:rPr>
          <w:t>33</w:t>
        </w:r>
      </w:fldSimple>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fldSimple w:instr=" SEQ Table \* ARABIC ">
        <w:r w:rsidR="00B9778E">
          <w:rPr>
            <w:noProof/>
          </w:rPr>
          <w:t>34</w:t>
        </w:r>
      </w:fldSimple>
      <w:r>
        <w:t xml:space="preserve"> - </w:t>
      </w:r>
      <w:r w:rsidRPr="00BD5844">
        <w:t>J2735WiperSet</w:t>
      </w:r>
      <w:r>
        <w:t xml:space="preserve"> (2)</w:t>
      </w:r>
    </w:p>
    <w:p w:rsidR="00D23963" w:rsidRDefault="00D23963" w:rsidP="008268A7"/>
    <w:p w:rsidR="00D23963" w:rsidRDefault="00D23963" w:rsidP="008268A7">
      <w:pPr>
        <w:pStyle w:val="Heading2"/>
      </w:pPr>
      <w:bookmarkStart w:id="135" w:name="_J2735ObstacleDetection"/>
      <w:bookmarkStart w:id="136" w:name="_Toc514407736"/>
      <w:bookmarkEnd w:id="135"/>
      <w:r w:rsidRPr="00E274B6">
        <w:lastRenderedPageBreak/>
        <w:t>J2735ObstacleDetection</w:t>
      </w:r>
      <w:bookmarkEnd w:id="136"/>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fldSimple w:instr=" SEQ Table \* ARABIC ">
        <w:r w:rsidR="00B9778E">
          <w:rPr>
            <w:noProof/>
          </w:rPr>
          <w:t>35</w:t>
        </w:r>
      </w:fldSimple>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4A71FA"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4A71FA"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lastRenderedPageBreak/>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lastRenderedPageBreak/>
        <w:t xml:space="preserve">Table </w:t>
      </w:r>
      <w:fldSimple w:instr=" SEQ Table \* ARABIC ">
        <w:r w:rsidR="00B9778E">
          <w:rPr>
            <w:noProof/>
          </w:rPr>
          <w:t>36</w:t>
        </w:r>
      </w:fldSimple>
      <w:r>
        <w:t xml:space="preserve"> - J2735ObstacleDetection (2</w:t>
      </w:r>
      <w:r w:rsidRPr="00CF2D83">
        <w:t>)</w:t>
      </w:r>
    </w:p>
    <w:p w:rsidR="005056CD" w:rsidRDefault="005056CD" w:rsidP="008268A7">
      <w:pPr>
        <w:pStyle w:val="Heading2"/>
      </w:pPr>
      <w:bookmarkStart w:id="137" w:name="_J2735DDateTime"/>
      <w:bookmarkStart w:id="138" w:name="_Toc514407737"/>
      <w:bookmarkEnd w:id="137"/>
      <w:r w:rsidRPr="005056CD">
        <w:t>J2735DDateTime</w:t>
      </w:r>
      <w:bookmarkEnd w:id="138"/>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 xml:space="preserve">The DSRC (time zone) offset consists of a signed integer representing an hour and minute value set from -14:00 </w:t>
            </w:r>
            <w:r w:rsidRPr="00F27C43">
              <w:lastRenderedPageBreak/>
              <w:t>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lastRenderedPageBreak/>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fldSimple w:instr=" SEQ Table \* ARABIC ">
        <w:r w:rsidR="00B9778E">
          <w:rPr>
            <w:noProof/>
          </w:rPr>
          <w:t>37</w:t>
        </w:r>
      </w:fldSimple>
      <w:r>
        <w:t xml:space="preserve"> - </w:t>
      </w:r>
      <w:r w:rsidRPr="006F0E19">
        <w:t>J2735DDateTime</w:t>
      </w:r>
    </w:p>
    <w:p w:rsidR="00D23963" w:rsidRDefault="00D23963" w:rsidP="008268A7">
      <w:pPr>
        <w:pStyle w:val="Heading2"/>
      </w:pPr>
      <w:bookmarkStart w:id="139" w:name="_J2735DisabledVehicle"/>
      <w:bookmarkStart w:id="140" w:name="_Toc514407738"/>
      <w:bookmarkEnd w:id="139"/>
      <w:r w:rsidRPr="00E45AA5">
        <w:t>J2735DisabledVehicle</w:t>
      </w:r>
      <w:bookmarkEnd w:id="140"/>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fldSimple w:instr=" SEQ Table \* ARABIC ">
        <w:r w:rsidR="00B9778E">
          <w:rPr>
            <w:noProof/>
          </w:rPr>
          <w:t>38</w:t>
        </w:r>
      </w:fldSimple>
      <w:r>
        <w:t xml:space="preserve"> - </w:t>
      </w:r>
      <w:r w:rsidRPr="00E140AD">
        <w:t>J2735DisabledVehicle</w:t>
      </w:r>
    </w:p>
    <w:p w:rsidR="00D23963" w:rsidRDefault="00D23963" w:rsidP="008268A7">
      <w:pPr>
        <w:pStyle w:val="Heading2"/>
      </w:pPr>
      <w:bookmarkStart w:id="141" w:name="_J2735SpeedProfile"/>
      <w:bookmarkStart w:id="142" w:name="_Toc514407739"/>
      <w:bookmarkEnd w:id="141"/>
      <w:r w:rsidRPr="006D1AAC">
        <w:t>J2735SpeedProfile</w:t>
      </w:r>
      <w:bookmarkEnd w:id="142"/>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w:t>
      </w:r>
      <w:r w:rsidRPr="00E32F45">
        <w:lastRenderedPageBreak/>
        <w:t>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43" w:name="_J2735RTCMPackage"/>
      <w:bookmarkStart w:id="144" w:name="_Toc514407740"/>
      <w:bookmarkEnd w:id="143"/>
      <w:r w:rsidRPr="007251EE">
        <w:t>J2735RTCMPackage</w:t>
      </w:r>
      <w:bookmarkEnd w:id="144"/>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4A71FA"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145" w:name="_J2735RegionalContent"/>
      <w:bookmarkEnd w:id="145"/>
      <w:r>
        <w:lastRenderedPageBreak/>
        <w:t xml:space="preserve">Table </w:t>
      </w:r>
      <w:fldSimple w:instr=" SEQ Table \* ARABIC ">
        <w:r w:rsidR="00B9778E">
          <w:rPr>
            <w:noProof/>
          </w:rPr>
          <w:t>39</w:t>
        </w:r>
      </w:fldSimple>
      <w:r>
        <w:t xml:space="preserve"> - </w:t>
      </w:r>
      <w:r w:rsidRPr="001D44A9">
        <w:t>J2735RTCMPackage</w:t>
      </w:r>
    </w:p>
    <w:p w:rsidR="00DC1FE7" w:rsidRDefault="00DC1FE7" w:rsidP="008268A7">
      <w:pPr>
        <w:pStyle w:val="Heading2"/>
      </w:pPr>
      <w:bookmarkStart w:id="146" w:name="_J2735RTCMheader"/>
      <w:bookmarkStart w:id="147" w:name="_Toc514407741"/>
      <w:bookmarkEnd w:id="146"/>
      <w:r w:rsidRPr="00DC1FE7">
        <w:t>J2735RTCMheader</w:t>
      </w:r>
      <w:bookmarkEnd w:id="147"/>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4A71FA"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4A71FA"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fldSimple w:instr=" SEQ Table \* ARABIC ">
        <w:r w:rsidR="00B9778E">
          <w:rPr>
            <w:noProof/>
          </w:rPr>
          <w:t>40</w:t>
        </w:r>
      </w:fldSimple>
      <w:r>
        <w:t xml:space="preserve"> - </w:t>
      </w:r>
      <w:r w:rsidRPr="00DA4446">
        <w:t>J2735RTCMheader</w:t>
      </w:r>
    </w:p>
    <w:p w:rsidR="00743995" w:rsidRDefault="00743995" w:rsidP="008268A7">
      <w:pPr>
        <w:pStyle w:val="Heading2"/>
      </w:pPr>
      <w:bookmarkStart w:id="148" w:name="_J2735AntennaOffsetSet"/>
      <w:bookmarkStart w:id="149" w:name="_Toc514407742"/>
      <w:bookmarkEnd w:id="148"/>
      <w:r w:rsidRPr="00743995">
        <w:lastRenderedPageBreak/>
        <w:t>J2735AntennaOffsetSet</w:t>
      </w:r>
      <w:bookmarkEnd w:id="149"/>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direction from some known point. For non-vehicle centric coordinate frames of </w:t>
            </w:r>
            <w:r w:rsidRPr="007525DE">
              <w:lastRenderedPageBreak/>
              <w:t>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fldSimple w:instr=" SEQ Table \* ARABIC ">
        <w:r w:rsidR="00B9778E">
          <w:rPr>
            <w:noProof/>
          </w:rPr>
          <w:t>41</w:t>
        </w:r>
      </w:fldSimple>
      <w:r>
        <w:t xml:space="preserve"> - </w:t>
      </w:r>
      <w:r w:rsidRPr="00AF707B">
        <w:t>J2735AntennaOffsetSet</w:t>
      </w:r>
    </w:p>
    <w:p w:rsidR="00D23963" w:rsidRDefault="00D23963" w:rsidP="008268A7">
      <w:pPr>
        <w:pStyle w:val="Heading2"/>
      </w:pPr>
      <w:bookmarkStart w:id="150" w:name="_J2735FullPositionVector"/>
      <w:bookmarkStart w:id="151" w:name="_Toc514407743"/>
      <w:bookmarkEnd w:id="150"/>
      <w:r w:rsidRPr="00DC57ED">
        <w:t>J2735FullPositionVector</w:t>
      </w:r>
      <w:bookmarkEnd w:id="151"/>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4A71FA"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4A71FA"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4A71FA"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4A71FA"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4A71FA"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4A71FA"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fldSimple w:instr=" SEQ Table \* ARABIC ">
        <w:r w:rsidR="00B9778E">
          <w:rPr>
            <w:noProof/>
          </w:rPr>
          <w:t>42</w:t>
        </w:r>
      </w:fldSimple>
      <w:r>
        <w:t xml:space="preserve"> - </w:t>
      </w:r>
      <w:r w:rsidRPr="00AF57BD">
        <w:t>J2735FullPositionVector</w:t>
      </w:r>
    </w:p>
    <w:p w:rsidR="00BA23A7" w:rsidRDefault="00BA23A7" w:rsidP="008268A7">
      <w:pPr>
        <w:pStyle w:val="Heading2"/>
      </w:pPr>
      <w:bookmarkStart w:id="152" w:name="_J2735TransmissionAndSpeed"/>
      <w:bookmarkStart w:id="153" w:name="_Toc514407744"/>
      <w:bookmarkEnd w:id="152"/>
      <w:r w:rsidRPr="00BA23A7">
        <w:t>J2735TransmissionAndSpeed</w:t>
      </w:r>
      <w:bookmarkEnd w:id="153"/>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54" w:name="_J2735TransmissionState_1"/>
      <w:bookmarkEnd w:id="154"/>
      <w:r>
        <w:t xml:space="preserve">Table </w:t>
      </w:r>
      <w:fldSimple w:instr=" SEQ Table \* ARABIC ">
        <w:r w:rsidR="00B9778E">
          <w:rPr>
            <w:noProof/>
          </w:rPr>
          <w:t>43</w:t>
        </w:r>
      </w:fldSimple>
      <w:r>
        <w:t xml:space="preserve"> - </w:t>
      </w:r>
      <w:r w:rsidRPr="000B547C">
        <w:t>J2735TransmissionAndSpeed</w:t>
      </w:r>
    </w:p>
    <w:p w:rsidR="00BA23A7" w:rsidRDefault="00BA23A7" w:rsidP="008268A7"/>
    <w:p w:rsidR="00BA23A7" w:rsidRDefault="00BA23A7" w:rsidP="008268A7">
      <w:pPr>
        <w:pStyle w:val="Heading2"/>
      </w:pPr>
      <w:bookmarkStart w:id="155" w:name="_J2735PositionConfidenceSet"/>
      <w:bookmarkStart w:id="156" w:name="_Toc514407745"/>
      <w:bookmarkEnd w:id="155"/>
      <w:r w:rsidRPr="00BA23A7">
        <w:t>J2735PositionConfidenceSet</w:t>
      </w:r>
      <w:bookmarkEnd w:id="156"/>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lastRenderedPageBreak/>
        <w:t xml:space="preserve">Table </w:t>
      </w:r>
      <w:fldSimple w:instr=" SEQ Table \* ARABIC ">
        <w:r w:rsidR="00B9778E">
          <w:rPr>
            <w:noProof/>
          </w:rPr>
          <w:t>44</w:t>
        </w:r>
      </w:fldSimple>
      <w:r>
        <w:t xml:space="preserve"> - </w:t>
      </w:r>
      <w:r w:rsidRPr="00432AAE">
        <w:t>J2735PositionConfidenceSet</w:t>
      </w:r>
    </w:p>
    <w:p w:rsidR="00BA23A7" w:rsidRDefault="00BA23A7" w:rsidP="008268A7">
      <w:pPr>
        <w:pStyle w:val="Heading2"/>
      </w:pPr>
      <w:bookmarkStart w:id="157" w:name="_J2735SpeedandHeadingandThrottleConf"/>
      <w:bookmarkStart w:id="158" w:name="_Toc514407746"/>
      <w:bookmarkEnd w:id="157"/>
      <w:r w:rsidRPr="00BA23A7">
        <w:t>J2735SpeedandHeadingandThrottleConfidence</w:t>
      </w:r>
      <w:bookmarkEnd w:id="158"/>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59" w:name="_J2735PathHistoryPoint"/>
      <w:bookmarkStart w:id="160" w:name="_Toc514407747"/>
      <w:bookmarkEnd w:id="159"/>
      <w:r w:rsidRPr="00750EEC">
        <w:t>J2735PathHistoryPoint</w:t>
      </w:r>
      <w:bookmarkEnd w:id="160"/>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lastRenderedPageBreak/>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4A71FA"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fldSimple w:instr=" SEQ Table \* ARABIC ">
        <w:r w:rsidR="00B9778E">
          <w:rPr>
            <w:noProof/>
          </w:rPr>
          <w:t>45</w:t>
        </w:r>
      </w:fldSimple>
      <w:r>
        <w:t xml:space="preserve"> - </w:t>
      </w:r>
      <w:r w:rsidRPr="00E66E6D">
        <w:t>J2735PathHistoryPoint</w:t>
      </w:r>
    </w:p>
    <w:p w:rsidR="00D23963" w:rsidRDefault="00D23963" w:rsidP="008268A7">
      <w:pPr>
        <w:pStyle w:val="Heading2"/>
      </w:pPr>
      <w:bookmarkStart w:id="161" w:name="_J2735PrivilegedEvents"/>
      <w:bookmarkStart w:id="162" w:name="_Toc514407748"/>
      <w:bookmarkEnd w:id="161"/>
      <w:r w:rsidRPr="00EA5684">
        <w:t>J2735PrivilegedEvents</w:t>
      </w:r>
      <w:bookmarkEnd w:id="162"/>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lastRenderedPageBreak/>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fldSimple w:instr=" SEQ Table \* ARABIC ">
        <w:r w:rsidR="00B9778E">
          <w:rPr>
            <w:noProof/>
          </w:rPr>
          <w:t>46</w:t>
        </w:r>
      </w:fldSimple>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4A71FA"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fldSimple w:instr=" SEQ Table \* ARABIC ">
        <w:r w:rsidR="00B9778E">
          <w:rPr>
            <w:noProof/>
          </w:rPr>
          <w:t>47</w:t>
        </w:r>
      </w:fldSimple>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63" w:name="_J2735Extent"/>
      <w:bookmarkStart w:id="164" w:name="_J2735PivotPointDescription"/>
      <w:bookmarkStart w:id="165" w:name="_Toc514407749"/>
      <w:bookmarkEnd w:id="163"/>
      <w:bookmarkEnd w:id="164"/>
      <w:r w:rsidRPr="00D359EF">
        <w:t>J2735PivotPointDescription</w:t>
      </w:r>
      <w:bookmarkEnd w:id="165"/>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This gives a +- 10m range from the edge of the outline measured from the edge </w:t>
            </w:r>
            <w:r>
              <w:lastRenderedPageBreak/>
              <w:t>of the length of this unit a negative value is offset to inside the units a positive value is offset beyond the unit</w:t>
            </w:r>
          </w:p>
        </w:tc>
        <w:tc>
          <w:tcPr>
            <w:tcW w:w="1797" w:type="dxa"/>
          </w:tcPr>
          <w:p w:rsidR="00D23963" w:rsidRPr="00E245F8" w:rsidRDefault="00E245F8" w:rsidP="008268A7">
            <w:r w:rsidRPr="00E245F8">
              <w:lastRenderedPageBreak/>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Measured between the center-line of this unit and the unit ahead which is pulling it. This value is required to project the units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fldSimple w:instr=" SEQ Table \* ARABIC ">
        <w:r w:rsidR="00B9778E">
          <w:rPr>
            <w:noProof/>
          </w:rPr>
          <w:t>48</w:t>
        </w:r>
      </w:fldSimple>
      <w:r>
        <w:t xml:space="preserve"> - </w:t>
      </w:r>
      <w:r w:rsidRPr="0024534E">
        <w:t>J2735PivotPointDescription</w:t>
      </w:r>
    </w:p>
    <w:p w:rsidR="00D23963" w:rsidRDefault="00D23963" w:rsidP="008268A7">
      <w:pPr>
        <w:pStyle w:val="Heading2"/>
      </w:pPr>
      <w:bookmarkStart w:id="166" w:name="_J2735TrailerUnitDescription"/>
      <w:bookmarkStart w:id="167" w:name="_Toc514407750"/>
      <w:bookmarkEnd w:id="166"/>
      <w:r w:rsidRPr="00623372">
        <w:t>J2735TrailerUnitDescription</w:t>
      </w:r>
      <w:bookmarkEnd w:id="167"/>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4A71FA"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4A71FA"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4A71FA"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lastRenderedPageBreak/>
              <w:t>positionOffset</w:t>
            </w:r>
          </w:p>
        </w:tc>
        <w:tc>
          <w:tcPr>
            <w:tcW w:w="3649" w:type="dxa"/>
          </w:tcPr>
          <w:p w:rsidR="00242686" w:rsidRDefault="004A71FA"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fldSimple w:instr=" SEQ Table \* ARABIC ">
        <w:r w:rsidR="00B9778E">
          <w:rPr>
            <w:noProof/>
          </w:rPr>
          <w:t>49</w:t>
        </w:r>
      </w:fldSimple>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fldSimple w:instr=" SEQ Table \* ARABIC ">
        <w:r w:rsidR="00B9778E">
          <w:rPr>
            <w:noProof/>
          </w:rPr>
          <w:t>50</w:t>
        </w:r>
      </w:fldSimple>
      <w:r>
        <w:t xml:space="preserve"> - </w:t>
      </w:r>
      <w:r w:rsidRPr="00E5554D">
        <w:t xml:space="preserve">J2735TrailerUnitDescription </w:t>
      </w:r>
      <w:r>
        <w:t>(2)</w:t>
      </w:r>
    </w:p>
    <w:p w:rsidR="00D23963" w:rsidRDefault="00D23963" w:rsidP="008268A7">
      <w:pPr>
        <w:pStyle w:val="Heading2"/>
      </w:pPr>
      <w:bookmarkStart w:id="168" w:name="_J2735BumperHeights"/>
      <w:bookmarkStart w:id="169" w:name="_Toc514407751"/>
      <w:bookmarkEnd w:id="168"/>
      <w:r w:rsidRPr="00DD77A1">
        <w:t>J2735BumperHeights</w:t>
      </w:r>
      <w:bookmarkEnd w:id="169"/>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 xml:space="preserve">The height of the front </w:t>
            </w:r>
            <w:r>
              <w:lastRenderedPageBreak/>
              <w:t>bumper from ground surface.</w:t>
            </w:r>
          </w:p>
        </w:tc>
        <w:tc>
          <w:tcPr>
            <w:tcW w:w="1339" w:type="dxa"/>
          </w:tcPr>
          <w:p w:rsidR="00D23963" w:rsidRPr="007E7536" w:rsidRDefault="007E7536" w:rsidP="008268A7">
            <w:r w:rsidRPr="007E7536">
              <w:lastRenderedPageBreak/>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fldSimple w:instr=" SEQ Table \* ARABIC ">
        <w:r w:rsidR="00B9778E">
          <w:rPr>
            <w:noProof/>
          </w:rPr>
          <w:t>51</w:t>
        </w:r>
      </w:fldSimple>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70" w:name="_J2735TrailerHistoryPoint"/>
      <w:bookmarkStart w:id="171" w:name="_Toc514407752"/>
      <w:bookmarkEnd w:id="170"/>
      <w:r w:rsidRPr="002026AB">
        <w:t>J2735TrailerHistoryPoint</w:t>
      </w:r>
      <w:bookmarkEnd w:id="171"/>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4A71FA"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fldSimple w:instr=" SEQ Table \* ARABIC ">
        <w:r w:rsidR="00B9778E">
          <w:rPr>
            <w:noProof/>
          </w:rPr>
          <w:t>52</w:t>
        </w:r>
      </w:fldSimple>
      <w:r>
        <w:t xml:space="preserve"> - </w:t>
      </w:r>
      <w:r w:rsidRPr="00440EF0">
        <w:t>J2735TrailerHistoryPoint</w:t>
      </w:r>
    </w:p>
    <w:p w:rsidR="00D23963" w:rsidRDefault="00D23963" w:rsidP="008268A7">
      <w:pPr>
        <w:pStyle w:val="Heading2"/>
      </w:pPr>
      <w:bookmarkStart w:id="172" w:name="_J2735Node_XY"/>
      <w:bookmarkStart w:id="173" w:name="_Toc514407753"/>
      <w:bookmarkEnd w:id="172"/>
      <w:r w:rsidRPr="000E6669">
        <w:t>J2735Node_XY</w:t>
      </w:r>
      <w:bookmarkEnd w:id="173"/>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fldSimple w:instr=" SEQ Table \* ARABIC ">
        <w:r w:rsidR="00B9778E">
          <w:rPr>
            <w:noProof/>
          </w:rPr>
          <w:t>53</w:t>
        </w:r>
      </w:fldSimple>
      <w:r>
        <w:t xml:space="preserve"> - </w:t>
      </w:r>
      <w:r w:rsidRPr="0049678A">
        <w:t>J2735Node_XY</w:t>
      </w:r>
    </w:p>
    <w:p w:rsidR="00A1173A" w:rsidRPr="00A1173A" w:rsidRDefault="00A1173A" w:rsidP="00A1173A">
      <w:pPr>
        <w:pStyle w:val="Heading1"/>
        <w:rPr>
          <w:lang w:eastAsia="ja-JP"/>
        </w:rPr>
      </w:pPr>
      <w:bookmarkStart w:id="174" w:name="_Toc514407754"/>
      <w:r>
        <w:rPr>
          <w:lang w:eastAsia="ja-JP"/>
        </w:rPr>
        <w:lastRenderedPageBreak/>
        <w:t>Sample Data</w:t>
      </w:r>
      <w:bookmarkEnd w:id="174"/>
    </w:p>
    <w:p w:rsidR="00A1173A" w:rsidRDefault="00A1173A" w:rsidP="00A1173A">
      <w:pPr>
        <w:pStyle w:val="Heading2"/>
      </w:pPr>
      <w:bookmarkStart w:id="175" w:name="_Toc514407755"/>
      <w:r>
        <w:t>Sample TIM Data</w:t>
      </w:r>
      <w:bookmarkEnd w:id="175"/>
    </w:p>
    <w:p w:rsidR="00A1173A" w:rsidRDefault="00CC3809" w:rsidP="00A1173A">
      <w:pPr>
        <w:pStyle w:val="Heading3"/>
      </w:pPr>
      <w:bookmarkStart w:id="176" w:name="_ODE_Broadcast_TIM"/>
      <w:bookmarkStart w:id="177" w:name="_Toc514407756"/>
      <w:bookmarkEnd w:id="176"/>
      <w:ins w:id="178" w:author="Musavi, Hamid [USA]" w:date="2018-09-04T18:32:00Z">
        <w:r>
          <w:t xml:space="preserve">ODE </w:t>
        </w:r>
      </w:ins>
      <w:r w:rsidR="00A1173A">
        <w:t>Broadcast TIM</w:t>
      </w:r>
      <w:bookmarkEnd w:id="177"/>
    </w:p>
    <w:p w:rsidR="00A1173A" w:rsidRPr="008B1559" w:rsidRDefault="00A1173A" w:rsidP="00A1173A">
      <w:r>
        <w:t xml:space="preserve">This is sample TIM broadcast </w:t>
      </w:r>
      <w:r w:rsidRPr="006F7F91">
        <w:rPr>
          <w:i/>
          <w:rPrChange w:id="179" w:author="Musavi, Hamid [USA]" w:date="2018-09-04T18:39:00Z">
            <w:rPr/>
          </w:rPrChange>
        </w:rPr>
        <w:t>request</w:t>
      </w:r>
      <w:r>
        <w:t xml:space="preserve"> message </w:t>
      </w:r>
      <w:del w:id="180" w:author="Musavi, Hamid [USA]" w:date="2018-09-04T18:39:00Z">
        <w:r w:rsidDel="006F7F91">
          <w:delText xml:space="preserve">by </w:delText>
        </w:r>
      </w:del>
      <w:r>
        <w:t>received from TMC. A TIM broadcast request is translated into a J2735 XER encoded TravelerInformation message, then encoded into ASN.1 binary Unaligned Packed Encoding Rule (UPER) format and finally deposited on to RSUs or SDW.</w:t>
      </w:r>
      <w:ins w:id="181" w:author="Musavi, Hamid [USA]" w:date="2018-09-04T18:40:00Z">
        <w:r w:rsidR="006F7F91">
          <w:t xml:space="preserve"> This sample message format is before conversion to </w:t>
        </w:r>
        <w:r w:rsidR="006F7F91">
          <w:fldChar w:fldCharType="begin"/>
        </w:r>
        <w:r w:rsidR="006F7F91">
          <w:instrText xml:space="preserve"> HYPERLINK  \l "_J2735_Broadcast_TIM" </w:instrText>
        </w:r>
        <w:r w:rsidR="006F7F91">
          <w:fldChar w:fldCharType="separate"/>
        </w:r>
        <w:r w:rsidR="006F7F91" w:rsidRPr="006F7F91">
          <w:rPr>
            <w:rStyle w:val="Hyperlink"/>
          </w:rPr>
          <w:t>J2735 Broadcast</w:t>
        </w:r>
        <w:r w:rsidR="006F7F91">
          <w:fldChar w:fldCharType="end"/>
        </w:r>
      </w:ins>
    </w:p>
    <w:p w:rsidR="002569E8" w:rsidRPr="002569E8" w:rsidRDefault="002569E8" w:rsidP="002569E8">
      <w:pPr>
        <w:shd w:val="clear" w:color="auto" w:fill="D9D9D9" w:themeFill="background1" w:themeFillShade="D9"/>
        <w:spacing w:after="0"/>
        <w:rPr>
          <w:ins w:id="182" w:author="Musavi, Hamid [USA]" w:date="2018-09-09T16:03:00Z"/>
          <w:rFonts w:ascii="Courier New" w:hAnsi="Courier New" w:cs="Courier New"/>
          <w:sz w:val="20"/>
          <w:szCs w:val="20"/>
        </w:rPr>
      </w:pPr>
      <w:ins w:id="183" w:author="Musavi, Hamid [USA]" w:date="2018-09-09T16:03:00Z">
        <w:r w:rsidRPr="002569E8">
          <w:rPr>
            <w:rFonts w:ascii="Courier New" w:hAnsi="Courier New" w:cs="Courier New"/>
            <w:sz w:val="20"/>
            <w:szCs w:val="20"/>
          </w:rPr>
          <w:t>{</w:t>
        </w:r>
      </w:ins>
    </w:p>
    <w:p w:rsidR="002569E8" w:rsidRPr="002569E8" w:rsidRDefault="002569E8" w:rsidP="002569E8">
      <w:pPr>
        <w:shd w:val="clear" w:color="auto" w:fill="D9D9D9" w:themeFill="background1" w:themeFillShade="D9"/>
        <w:spacing w:after="0"/>
        <w:rPr>
          <w:ins w:id="184" w:author="Musavi, Hamid [USA]" w:date="2018-09-09T16:03:00Z"/>
          <w:rFonts w:ascii="Courier New" w:hAnsi="Courier New" w:cs="Courier New"/>
          <w:sz w:val="20"/>
          <w:szCs w:val="20"/>
        </w:rPr>
      </w:pPr>
      <w:ins w:id="185" w:author="Musavi, Hamid [USA]" w:date="2018-09-09T16:03:00Z">
        <w:r w:rsidRPr="002569E8">
          <w:rPr>
            <w:rFonts w:ascii="Courier New" w:hAnsi="Courier New" w:cs="Courier New"/>
            <w:sz w:val="20"/>
            <w:szCs w:val="20"/>
          </w:rPr>
          <w:t xml:space="preserve">  "metadata": {</w:t>
        </w:r>
      </w:ins>
    </w:p>
    <w:p w:rsidR="002569E8" w:rsidRPr="002569E8" w:rsidRDefault="002569E8" w:rsidP="002569E8">
      <w:pPr>
        <w:shd w:val="clear" w:color="auto" w:fill="D9D9D9" w:themeFill="background1" w:themeFillShade="D9"/>
        <w:spacing w:after="0"/>
        <w:rPr>
          <w:ins w:id="186" w:author="Musavi, Hamid [USA]" w:date="2018-09-09T16:03:00Z"/>
          <w:rFonts w:ascii="Courier New" w:hAnsi="Courier New" w:cs="Courier New"/>
          <w:sz w:val="20"/>
          <w:szCs w:val="20"/>
        </w:rPr>
      </w:pPr>
      <w:ins w:id="187" w:author="Musavi, Hamid [USA]" w:date="2018-09-09T16:03:00Z">
        <w:r w:rsidRPr="002569E8">
          <w:rPr>
            <w:rFonts w:ascii="Courier New" w:hAnsi="Courier New" w:cs="Courier New"/>
            <w:sz w:val="20"/>
            <w:szCs w:val="20"/>
          </w:rPr>
          <w:t xml:space="preserve">    "payloadType": "us.dot.its.jpo.ode.model.OdeMsgPayload",</w:t>
        </w:r>
      </w:ins>
    </w:p>
    <w:p w:rsidR="002569E8" w:rsidRPr="002569E8" w:rsidRDefault="002569E8" w:rsidP="002569E8">
      <w:pPr>
        <w:shd w:val="clear" w:color="auto" w:fill="D9D9D9" w:themeFill="background1" w:themeFillShade="D9"/>
        <w:spacing w:after="0"/>
        <w:rPr>
          <w:ins w:id="188" w:author="Musavi, Hamid [USA]" w:date="2018-09-09T16:03:00Z"/>
          <w:rFonts w:ascii="Courier New" w:hAnsi="Courier New" w:cs="Courier New"/>
          <w:sz w:val="20"/>
          <w:szCs w:val="20"/>
        </w:rPr>
      </w:pPr>
      <w:ins w:id="189" w:author="Musavi, Hamid [USA]" w:date="2018-09-09T16:03:00Z">
        <w:r w:rsidRPr="002569E8">
          <w:rPr>
            <w:rFonts w:ascii="Courier New" w:hAnsi="Courier New" w:cs="Courier New"/>
            <w:sz w:val="20"/>
            <w:szCs w:val="20"/>
          </w:rPr>
          <w:t xml:space="preserve">    "serialId": {</w:t>
        </w:r>
      </w:ins>
    </w:p>
    <w:p w:rsidR="002569E8" w:rsidRPr="002569E8" w:rsidRDefault="002569E8" w:rsidP="002569E8">
      <w:pPr>
        <w:shd w:val="clear" w:color="auto" w:fill="D9D9D9" w:themeFill="background1" w:themeFillShade="D9"/>
        <w:spacing w:after="0"/>
        <w:rPr>
          <w:ins w:id="190" w:author="Musavi, Hamid [USA]" w:date="2018-09-09T16:03:00Z"/>
          <w:rFonts w:ascii="Courier New" w:hAnsi="Courier New" w:cs="Courier New"/>
          <w:sz w:val="20"/>
          <w:szCs w:val="20"/>
        </w:rPr>
      </w:pPr>
      <w:ins w:id="191" w:author="Musavi, Hamid [USA]" w:date="2018-09-09T16:03:00Z">
        <w:r w:rsidRPr="002569E8">
          <w:rPr>
            <w:rFonts w:ascii="Courier New" w:hAnsi="Courier New" w:cs="Courier New"/>
            <w:sz w:val="20"/>
            <w:szCs w:val="20"/>
          </w:rPr>
          <w:t xml:space="preserve">      "streamId": "cf02ba48-be29-4da9-b2a7-4ec34eeb831c",</w:t>
        </w:r>
      </w:ins>
    </w:p>
    <w:p w:rsidR="002569E8" w:rsidRPr="002569E8" w:rsidRDefault="002569E8" w:rsidP="002569E8">
      <w:pPr>
        <w:shd w:val="clear" w:color="auto" w:fill="D9D9D9" w:themeFill="background1" w:themeFillShade="D9"/>
        <w:spacing w:after="0"/>
        <w:rPr>
          <w:ins w:id="192" w:author="Musavi, Hamid [USA]" w:date="2018-09-09T16:03:00Z"/>
          <w:rFonts w:ascii="Courier New" w:hAnsi="Courier New" w:cs="Courier New"/>
          <w:sz w:val="20"/>
          <w:szCs w:val="20"/>
        </w:rPr>
      </w:pPr>
      <w:ins w:id="193" w:author="Musavi, Hamid [USA]" w:date="2018-09-09T16:03:00Z">
        <w:r w:rsidRPr="002569E8">
          <w:rPr>
            <w:rFonts w:ascii="Courier New" w:hAnsi="Courier New" w:cs="Courier New"/>
            <w:sz w:val="20"/>
            <w:szCs w:val="20"/>
          </w:rPr>
          <w:t xml:space="preserve">      "bundleSize": 1,</w:t>
        </w:r>
      </w:ins>
    </w:p>
    <w:p w:rsidR="002569E8" w:rsidRPr="002569E8" w:rsidRDefault="002569E8" w:rsidP="002569E8">
      <w:pPr>
        <w:shd w:val="clear" w:color="auto" w:fill="D9D9D9" w:themeFill="background1" w:themeFillShade="D9"/>
        <w:spacing w:after="0"/>
        <w:rPr>
          <w:ins w:id="194" w:author="Musavi, Hamid [USA]" w:date="2018-09-09T16:03:00Z"/>
          <w:rFonts w:ascii="Courier New" w:hAnsi="Courier New" w:cs="Courier New"/>
          <w:sz w:val="20"/>
          <w:szCs w:val="20"/>
        </w:rPr>
      </w:pPr>
      <w:ins w:id="195" w:author="Musavi, Hamid [USA]" w:date="2018-09-09T16:03:00Z">
        <w:r w:rsidRPr="002569E8">
          <w:rPr>
            <w:rFonts w:ascii="Courier New" w:hAnsi="Courier New" w:cs="Courier New"/>
            <w:sz w:val="20"/>
            <w:szCs w:val="20"/>
          </w:rPr>
          <w:t xml:space="preserve">      "bundleId": 0,</w:t>
        </w:r>
      </w:ins>
    </w:p>
    <w:p w:rsidR="002569E8" w:rsidRPr="002569E8" w:rsidRDefault="002569E8" w:rsidP="002569E8">
      <w:pPr>
        <w:shd w:val="clear" w:color="auto" w:fill="D9D9D9" w:themeFill="background1" w:themeFillShade="D9"/>
        <w:spacing w:after="0"/>
        <w:rPr>
          <w:ins w:id="196" w:author="Musavi, Hamid [USA]" w:date="2018-09-09T16:03:00Z"/>
          <w:rFonts w:ascii="Courier New" w:hAnsi="Courier New" w:cs="Courier New"/>
          <w:sz w:val="20"/>
          <w:szCs w:val="20"/>
        </w:rPr>
      </w:pPr>
      <w:ins w:id="197" w:author="Musavi, Hamid [USA]" w:date="2018-09-09T16:03:00Z">
        <w:r w:rsidRPr="002569E8">
          <w:rPr>
            <w:rFonts w:ascii="Courier New" w:hAnsi="Courier New" w:cs="Courier New"/>
            <w:sz w:val="20"/>
            <w:szCs w:val="20"/>
          </w:rPr>
          <w:t xml:space="preserve">      "recordId": 0,</w:t>
        </w:r>
      </w:ins>
    </w:p>
    <w:p w:rsidR="002569E8" w:rsidRPr="002569E8" w:rsidRDefault="002569E8" w:rsidP="002569E8">
      <w:pPr>
        <w:shd w:val="clear" w:color="auto" w:fill="D9D9D9" w:themeFill="background1" w:themeFillShade="D9"/>
        <w:spacing w:after="0"/>
        <w:rPr>
          <w:ins w:id="198" w:author="Musavi, Hamid [USA]" w:date="2018-09-09T16:03:00Z"/>
          <w:rFonts w:ascii="Courier New" w:hAnsi="Courier New" w:cs="Courier New"/>
          <w:sz w:val="20"/>
          <w:szCs w:val="20"/>
        </w:rPr>
      </w:pPr>
      <w:ins w:id="199" w:author="Musavi, Hamid [USA]" w:date="2018-09-09T16:03:00Z">
        <w:r w:rsidRPr="002569E8">
          <w:rPr>
            <w:rFonts w:ascii="Courier New" w:hAnsi="Courier New" w:cs="Courier New"/>
            <w:sz w:val="20"/>
            <w:szCs w:val="20"/>
          </w:rPr>
          <w:t xml:space="preserve">      "serialNumber": 0</w:t>
        </w:r>
      </w:ins>
    </w:p>
    <w:p w:rsidR="002569E8" w:rsidRPr="002569E8" w:rsidRDefault="002569E8" w:rsidP="002569E8">
      <w:pPr>
        <w:shd w:val="clear" w:color="auto" w:fill="D9D9D9" w:themeFill="background1" w:themeFillShade="D9"/>
        <w:spacing w:after="0"/>
        <w:rPr>
          <w:ins w:id="200" w:author="Musavi, Hamid [USA]" w:date="2018-09-09T16:03:00Z"/>
          <w:rFonts w:ascii="Courier New" w:hAnsi="Courier New" w:cs="Courier New"/>
          <w:sz w:val="20"/>
          <w:szCs w:val="20"/>
        </w:rPr>
      </w:pPr>
      <w:ins w:id="201"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202" w:author="Musavi, Hamid [USA]" w:date="2018-09-09T16:03:00Z"/>
          <w:rFonts w:ascii="Courier New" w:hAnsi="Courier New" w:cs="Courier New"/>
          <w:sz w:val="20"/>
          <w:szCs w:val="20"/>
        </w:rPr>
      </w:pPr>
      <w:ins w:id="203" w:author="Musavi, Hamid [USA]" w:date="2018-09-09T16:03:00Z">
        <w:r w:rsidRPr="002569E8">
          <w:rPr>
            <w:rFonts w:ascii="Courier New" w:hAnsi="Courier New" w:cs="Courier New"/>
            <w:sz w:val="20"/>
            <w:szCs w:val="20"/>
          </w:rPr>
          <w:t xml:space="preserve">    "odeReceivedAt": "2018-09-09T20:00:36.952Z",</w:t>
        </w:r>
      </w:ins>
    </w:p>
    <w:p w:rsidR="002569E8" w:rsidRPr="002569E8" w:rsidRDefault="002569E8" w:rsidP="002569E8">
      <w:pPr>
        <w:shd w:val="clear" w:color="auto" w:fill="D9D9D9" w:themeFill="background1" w:themeFillShade="D9"/>
        <w:spacing w:after="0"/>
        <w:rPr>
          <w:ins w:id="204" w:author="Musavi, Hamid [USA]" w:date="2018-09-09T16:03:00Z"/>
          <w:rFonts w:ascii="Courier New" w:hAnsi="Courier New" w:cs="Courier New"/>
          <w:sz w:val="20"/>
          <w:szCs w:val="20"/>
        </w:rPr>
      </w:pPr>
      <w:ins w:id="205" w:author="Musavi, Hamid [USA]" w:date="2018-09-09T16:03:00Z">
        <w:r w:rsidRPr="002569E8">
          <w:rPr>
            <w:rFonts w:ascii="Courier New" w:hAnsi="Courier New" w:cs="Courier New"/>
            <w:sz w:val="20"/>
            <w:szCs w:val="20"/>
          </w:rPr>
          <w:t xml:space="preserve">    "schemaVersion": 5,</w:t>
        </w:r>
      </w:ins>
    </w:p>
    <w:p w:rsidR="002569E8" w:rsidRPr="002569E8" w:rsidRDefault="002569E8" w:rsidP="002569E8">
      <w:pPr>
        <w:shd w:val="clear" w:color="auto" w:fill="D9D9D9" w:themeFill="background1" w:themeFillShade="D9"/>
        <w:spacing w:after="0"/>
        <w:rPr>
          <w:ins w:id="206" w:author="Musavi, Hamid [USA]" w:date="2018-09-09T16:03:00Z"/>
          <w:rFonts w:ascii="Courier New" w:hAnsi="Courier New" w:cs="Courier New"/>
          <w:sz w:val="20"/>
          <w:szCs w:val="20"/>
        </w:rPr>
      </w:pPr>
      <w:ins w:id="207" w:author="Musavi, Hamid [USA]" w:date="2018-09-09T16:03:00Z">
        <w:r w:rsidRPr="002569E8">
          <w:rPr>
            <w:rFonts w:ascii="Courier New" w:hAnsi="Courier New" w:cs="Courier New"/>
            <w:sz w:val="20"/>
            <w:szCs w:val="20"/>
          </w:rPr>
          <w:t xml:space="preserve">    "recordGeneratedAt": "2017-03-13T01:07:11-05:00",</w:t>
        </w:r>
      </w:ins>
    </w:p>
    <w:p w:rsidR="002569E8" w:rsidRPr="002569E8" w:rsidRDefault="002569E8" w:rsidP="002569E8">
      <w:pPr>
        <w:shd w:val="clear" w:color="auto" w:fill="D9D9D9" w:themeFill="background1" w:themeFillShade="D9"/>
        <w:spacing w:after="0"/>
        <w:rPr>
          <w:ins w:id="208" w:author="Musavi, Hamid [USA]" w:date="2018-09-09T16:03:00Z"/>
          <w:rFonts w:ascii="Courier New" w:hAnsi="Courier New" w:cs="Courier New"/>
          <w:sz w:val="20"/>
          <w:szCs w:val="20"/>
        </w:rPr>
      </w:pPr>
      <w:ins w:id="209" w:author="Musavi, Hamid [USA]" w:date="2018-09-09T16:03:00Z">
        <w:r w:rsidRPr="002569E8">
          <w:rPr>
            <w:rFonts w:ascii="Courier New" w:hAnsi="Courier New" w:cs="Courier New"/>
            <w:sz w:val="20"/>
            <w:szCs w:val="20"/>
          </w:rPr>
          <w:t xml:space="preserve">    "recordGeneratedBy": "TMC",</w:t>
        </w:r>
      </w:ins>
    </w:p>
    <w:p w:rsidR="002569E8" w:rsidRPr="002569E8" w:rsidRDefault="002569E8" w:rsidP="002569E8">
      <w:pPr>
        <w:shd w:val="clear" w:color="auto" w:fill="D9D9D9" w:themeFill="background1" w:themeFillShade="D9"/>
        <w:spacing w:after="0"/>
        <w:rPr>
          <w:ins w:id="210" w:author="Musavi, Hamid [USA]" w:date="2018-09-09T16:03:00Z"/>
          <w:rFonts w:ascii="Courier New" w:hAnsi="Courier New" w:cs="Courier New"/>
          <w:sz w:val="20"/>
          <w:szCs w:val="20"/>
        </w:rPr>
      </w:pPr>
      <w:ins w:id="211" w:author="Musavi, Hamid [USA]" w:date="2018-09-09T16:03:00Z">
        <w:r w:rsidRPr="002569E8">
          <w:rPr>
            <w:rFonts w:ascii="Courier New" w:hAnsi="Courier New" w:cs="Courier New"/>
            <w:sz w:val="20"/>
            <w:szCs w:val="20"/>
          </w:rPr>
          <w:t xml:space="preserve">    "sanitized": false</w:t>
        </w:r>
      </w:ins>
    </w:p>
    <w:p w:rsidR="002569E8" w:rsidRPr="002569E8" w:rsidRDefault="002569E8" w:rsidP="002569E8">
      <w:pPr>
        <w:shd w:val="clear" w:color="auto" w:fill="D9D9D9" w:themeFill="background1" w:themeFillShade="D9"/>
        <w:spacing w:after="0"/>
        <w:rPr>
          <w:ins w:id="212" w:author="Musavi, Hamid [USA]" w:date="2018-09-09T16:03:00Z"/>
          <w:rFonts w:ascii="Courier New" w:hAnsi="Courier New" w:cs="Courier New"/>
          <w:sz w:val="20"/>
          <w:szCs w:val="20"/>
        </w:rPr>
      </w:pPr>
      <w:ins w:id="213"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214" w:author="Musavi, Hamid [USA]" w:date="2018-09-09T16:03:00Z"/>
          <w:rFonts w:ascii="Courier New" w:hAnsi="Courier New" w:cs="Courier New"/>
          <w:sz w:val="20"/>
          <w:szCs w:val="20"/>
        </w:rPr>
      </w:pPr>
      <w:ins w:id="215" w:author="Musavi, Hamid [USA]" w:date="2018-09-09T16:03:00Z">
        <w:r w:rsidRPr="002569E8">
          <w:rPr>
            <w:rFonts w:ascii="Courier New" w:hAnsi="Courier New" w:cs="Courier New"/>
            <w:sz w:val="20"/>
            <w:szCs w:val="20"/>
          </w:rPr>
          <w:t xml:space="preserve">  "payload": {</w:t>
        </w:r>
      </w:ins>
    </w:p>
    <w:p w:rsidR="002569E8" w:rsidRPr="002569E8" w:rsidRDefault="002569E8" w:rsidP="002569E8">
      <w:pPr>
        <w:shd w:val="clear" w:color="auto" w:fill="D9D9D9" w:themeFill="background1" w:themeFillShade="D9"/>
        <w:spacing w:after="0"/>
        <w:rPr>
          <w:ins w:id="216" w:author="Musavi, Hamid [USA]" w:date="2018-09-09T16:03:00Z"/>
          <w:rFonts w:ascii="Courier New" w:hAnsi="Courier New" w:cs="Courier New"/>
          <w:sz w:val="20"/>
          <w:szCs w:val="20"/>
        </w:rPr>
      </w:pPr>
      <w:ins w:id="217" w:author="Musavi, Hamid [USA]" w:date="2018-09-09T16:03:00Z">
        <w:r w:rsidRPr="002569E8">
          <w:rPr>
            <w:rFonts w:ascii="Courier New" w:hAnsi="Courier New" w:cs="Courier New"/>
            <w:sz w:val="20"/>
            <w:szCs w:val="20"/>
          </w:rPr>
          <w:t xml:space="preserve">    "dataType": "us.dot.its.jpo.ode.plugin.j2735.OdeTravelerInformationMessage",</w:t>
        </w:r>
      </w:ins>
    </w:p>
    <w:p w:rsidR="002569E8" w:rsidRPr="002569E8" w:rsidRDefault="002569E8" w:rsidP="002569E8">
      <w:pPr>
        <w:shd w:val="clear" w:color="auto" w:fill="D9D9D9" w:themeFill="background1" w:themeFillShade="D9"/>
        <w:spacing w:after="0"/>
        <w:rPr>
          <w:ins w:id="218" w:author="Musavi, Hamid [USA]" w:date="2018-09-09T16:03:00Z"/>
          <w:rFonts w:ascii="Courier New" w:hAnsi="Courier New" w:cs="Courier New"/>
          <w:sz w:val="20"/>
          <w:szCs w:val="20"/>
        </w:rPr>
      </w:pPr>
      <w:ins w:id="219" w:author="Musavi, Hamid [USA]" w:date="2018-09-09T16:03:00Z">
        <w:r w:rsidRPr="002569E8">
          <w:rPr>
            <w:rFonts w:ascii="Courier New" w:hAnsi="Courier New" w:cs="Courier New"/>
            <w:sz w:val="20"/>
            <w:szCs w:val="20"/>
          </w:rPr>
          <w:t xml:space="preserve">    "data": {</w:t>
        </w:r>
      </w:ins>
    </w:p>
    <w:p w:rsidR="002569E8" w:rsidRPr="002569E8" w:rsidRDefault="002569E8" w:rsidP="002569E8">
      <w:pPr>
        <w:shd w:val="clear" w:color="auto" w:fill="D9D9D9" w:themeFill="background1" w:themeFillShade="D9"/>
        <w:spacing w:after="0"/>
        <w:rPr>
          <w:ins w:id="220" w:author="Musavi, Hamid [USA]" w:date="2018-09-09T16:03:00Z"/>
          <w:rFonts w:ascii="Courier New" w:hAnsi="Courier New" w:cs="Courier New"/>
          <w:sz w:val="20"/>
          <w:szCs w:val="20"/>
        </w:rPr>
      </w:pPr>
      <w:ins w:id="221" w:author="Musavi, Hamid [USA]" w:date="2018-09-09T16:03:00Z">
        <w:r w:rsidRPr="002569E8">
          <w:rPr>
            <w:rFonts w:ascii="Courier New" w:hAnsi="Courier New" w:cs="Courier New"/>
            <w:sz w:val="20"/>
            <w:szCs w:val="20"/>
          </w:rPr>
          <w:t xml:space="preserve">      "msgCnt": 13,</w:t>
        </w:r>
      </w:ins>
    </w:p>
    <w:p w:rsidR="002569E8" w:rsidRPr="002569E8" w:rsidRDefault="002569E8" w:rsidP="002569E8">
      <w:pPr>
        <w:shd w:val="clear" w:color="auto" w:fill="D9D9D9" w:themeFill="background1" w:themeFillShade="D9"/>
        <w:spacing w:after="0"/>
        <w:rPr>
          <w:ins w:id="222" w:author="Musavi, Hamid [USA]" w:date="2018-09-09T16:03:00Z"/>
          <w:rFonts w:ascii="Courier New" w:hAnsi="Courier New" w:cs="Courier New"/>
          <w:sz w:val="20"/>
          <w:szCs w:val="20"/>
        </w:rPr>
      </w:pPr>
      <w:ins w:id="223" w:author="Musavi, Hamid [USA]" w:date="2018-09-09T16:03:00Z">
        <w:r w:rsidRPr="002569E8">
          <w:rPr>
            <w:rFonts w:ascii="Courier New" w:hAnsi="Courier New" w:cs="Courier New"/>
            <w:sz w:val="20"/>
            <w:szCs w:val="20"/>
          </w:rPr>
          <w:t xml:space="preserve">      "index": 10,</w:t>
        </w:r>
      </w:ins>
    </w:p>
    <w:p w:rsidR="002569E8" w:rsidRPr="002569E8" w:rsidRDefault="002569E8" w:rsidP="002569E8">
      <w:pPr>
        <w:shd w:val="clear" w:color="auto" w:fill="D9D9D9" w:themeFill="background1" w:themeFillShade="D9"/>
        <w:spacing w:after="0"/>
        <w:rPr>
          <w:ins w:id="224" w:author="Musavi, Hamid [USA]" w:date="2018-09-09T16:03:00Z"/>
          <w:rFonts w:ascii="Courier New" w:hAnsi="Courier New" w:cs="Courier New"/>
          <w:sz w:val="20"/>
          <w:szCs w:val="20"/>
        </w:rPr>
      </w:pPr>
      <w:ins w:id="225" w:author="Musavi, Hamid [USA]" w:date="2018-09-09T16:03:00Z">
        <w:r w:rsidRPr="002569E8">
          <w:rPr>
            <w:rFonts w:ascii="Courier New" w:hAnsi="Courier New" w:cs="Courier New"/>
            <w:sz w:val="20"/>
            <w:szCs w:val="20"/>
          </w:rPr>
          <w:t xml:space="preserve">      "timeStamp": "2017-03-13T01:07:11-05:00",</w:t>
        </w:r>
      </w:ins>
    </w:p>
    <w:p w:rsidR="002569E8" w:rsidRPr="002569E8" w:rsidRDefault="002569E8" w:rsidP="002569E8">
      <w:pPr>
        <w:shd w:val="clear" w:color="auto" w:fill="D9D9D9" w:themeFill="background1" w:themeFillShade="D9"/>
        <w:spacing w:after="0"/>
        <w:rPr>
          <w:ins w:id="226" w:author="Musavi, Hamid [USA]" w:date="2018-09-09T16:03:00Z"/>
          <w:rFonts w:ascii="Courier New" w:hAnsi="Courier New" w:cs="Courier New"/>
          <w:sz w:val="20"/>
          <w:szCs w:val="20"/>
        </w:rPr>
      </w:pPr>
      <w:ins w:id="227" w:author="Musavi, Hamid [USA]" w:date="2018-09-09T16:03:00Z">
        <w:r w:rsidRPr="002569E8">
          <w:rPr>
            <w:rFonts w:ascii="Courier New" w:hAnsi="Courier New" w:cs="Courier New"/>
            <w:sz w:val="20"/>
            <w:szCs w:val="20"/>
          </w:rPr>
          <w:t xml:space="preserve">      "packetID": "EC9C236B0000000000",</w:t>
        </w:r>
      </w:ins>
    </w:p>
    <w:p w:rsidR="002569E8" w:rsidRPr="002569E8" w:rsidRDefault="002569E8" w:rsidP="002569E8">
      <w:pPr>
        <w:shd w:val="clear" w:color="auto" w:fill="D9D9D9" w:themeFill="background1" w:themeFillShade="D9"/>
        <w:spacing w:after="0"/>
        <w:rPr>
          <w:ins w:id="228" w:author="Musavi, Hamid [USA]" w:date="2018-09-09T16:03:00Z"/>
          <w:rFonts w:ascii="Courier New" w:hAnsi="Courier New" w:cs="Courier New"/>
          <w:sz w:val="20"/>
          <w:szCs w:val="20"/>
        </w:rPr>
      </w:pPr>
      <w:ins w:id="229" w:author="Musavi, Hamid [USA]" w:date="2018-09-09T16:03:00Z">
        <w:r w:rsidRPr="002569E8">
          <w:rPr>
            <w:rFonts w:ascii="Courier New" w:hAnsi="Courier New" w:cs="Courier New"/>
            <w:sz w:val="20"/>
            <w:szCs w:val="20"/>
          </w:rPr>
          <w:t xml:space="preserve">      "urlB": "null",</w:t>
        </w:r>
      </w:ins>
    </w:p>
    <w:p w:rsidR="002569E8" w:rsidRPr="002569E8" w:rsidRDefault="002569E8" w:rsidP="002569E8">
      <w:pPr>
        <w:shd w:val="clear" w:color="auto" w:fill="D9D9D9" w:themeFill="background1" w:themeFillShade="D9"/>
        <w:spacing w:after="0"/>
        <w:rPr>
          <w:ins w:id="230" w:author="Musavi, Hamid [USA]" w:date="2018-09-09T16:03:00Z"/>
          <w:rFonts w:ascii="Courier New" w:hAnsi="Courier New" w:cs="Courier New"/>
          <w:sz w:val="20"/>
          <w:szCs w:val="20"/>
        </w:rPr>
      </w:pPr>
      <w:ins w:id="231" w:author="Musavi, Hamid [USA]" w:date="2018-09-09T16:03:00Z">
        <w:r w:rsidRPr="002569E8">
          <w:rPr>
            <w:rFonts w:ascii="Courier New" w:hAnsi="Courier New" w:cs="Courier New"/>
            <w:sz w:val="20"/>
            <w:szCs w:val="20"/>
          </w:rPr>
          <w:t xml:space="preserve">      "dataframes": [</w:t>
        </w:r>
      </w:ins>
    </w:p>
    <w:p w:rsidR="002569E8" w:rsidRPr="002569E8" w:rsidRDefault="002569E8" w:rsidP="002569E8">
      <w:pPr>
        <w:shd w:val="clear" w:color="auto" w:fill="D9D9D9" w:themeFill="background1" w:themeFillShade="D9"/>
        <w:spacing w:after="0"/>
        <w:rPr>
          <w:ins w:id="232" w:author="Musavi, Hamid [USA]" w:date="2018-09-09T16:03:00Z"/>
          <w:rFonts w:ascii="Courier New" w:hAnsi="Courier New" w:cs="Courier New"/>
          <w:sz w:val="20"/>
          <w:szCs w:val="20"/>
        </w:rPr>
      </w:pPr>
      <w:ins w:id="233"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234" w:author="Musavi, Hamid [USA]" w:date="2018-09-09T16:03:00Z"/>
          <w:rFonts w:ascii="Courier New" w:hAnsi="Courier New" w:cs="Courier New"/>
          <w:sz w:val="20"/>
          <w:szCs w:val="20"/>
        </w:rPr>
      </w:pPr>
      <w:ins w:id="235" w:author="Musavi, Hamid [USA]" w:date="2018-09-09T16:03:00Z">
        <w:r w:rsidRPr="002569E8">
          <w:rPr>
            <w:rFonts w:ascii="Courier New" w:hAnsi="Courier New" w:cs="Courier New"/>
            <w:sz w:val="20"/>
            <w:szCs w:val="20"/>
          </w:rPr>
          <w:t xml:space="preserve">          "sspTimRights": 0,</w:t>
        </w:r>
      </w:ins>
    </w:p>
    <w:p w:rsidR="002569E8" w:rsidRPr="002569E8" w:rsidRDefault="002569E8" w:rsidP="002569E8">
      <w:pPr>
        <w:shd w:val="clear" w:color="auto" w:fill="D9D9D9" w:themeFill="background1" w:themeFillShade="D9"/>
        <w:spacing w:after="0"/>
        <w:rPr>
          <w:ins w:id="236" w:author="Musavi, Hamid [USA]" w:date="2018-09-09T16:03:00Z"/>
          <w:rFonts w:ascii="Courier New" w:hAnsi="Courier New" w:cs="Courier New"/>
          <w:sz w:val="20"/>
          <w:szCs w:val="20"/>
        </w:rPr>
      </w:pPr>
      <w:ins w:id="237" w:author="Musavi, Hamid [USA]" w:date="2018-09-09T16:03:00Z">
        <w:r w:rsidRPr="002569E8">
          <w:rPr>
            <w:rFonts w:ascii="Courier New" w:hAnsi="Courier New" w:cs="Courier New"/>
            <w:sz w:val="20"/>
            <w:szCs w:val="20"/>
          </w:rPr>
          <w:t xml:space="preserve">          "frameType": "advisory",</w:t>
        </w:r>
      </w:ins>
    </w:p>
    <w:p w:rsidR="002569E8" w:rsidRPr="002569E8" w:rsidRDefault="002569E8" w:rsidP="002569E8">
      <w:pPr>
        <w:shd w:val="clear" w:color="auto" w:fill="D9D9D9" w:themeFill="background1" w:themeFillShade="D9"/>
        <w:spacing w:after="0"/>
        <w:rPr>
          <w:ins w:id="238" w:author="Musavi, Hamid [USA]" w:date="2018-09-09T16:03:00Z"/>
          <w:rFonts w:ascii="Courier New" w:hAnsi="Courier New" w:cs="Courier New"/>
          <w:sz w:val="20"/>
          <w:szCs w:val="20"/>
        </w:rPr>
      </w:pPr>
      <w:ins w:id="239" w:author="Musavi, Hamid [USA]" w:date="2018-09-09T16:03:00Z">
        <w:r w:rsidRPr="002569E8">
          <w:rPr>
            <w:rFonts w:ascii="Courier New" w:hAnsi="Courier New" w:cs="Courier New"/>
            <w:sz w:val="20"/>
            <w:szCs w:val="20"/>
          </w:rPr>
          <w:t xml:space="preserve">          "msgId": {</w:t>
        </w:r>
      </w:ins>
    </w:p>
    <w:p w:rsidR="002569E8" w:rsidRPr="002569E8" w:rsidRDefault="002569E8" w:rsidP="002569E8">
      <w:pPr>
        <w:shd w:val="clear" w:color="auto" w:fill="D9D9D9" w:themeFill="background1" w:themeFillShade="D9"/>
        <w:spacing w:after="0"/>
        <w:rPr>
          <w:ins w:id="240" w:author="Musavi, Hamid [USA]" w:date="2018-09-09T16:03:00Z"/>
          <w:rFonts w:ascii="Courier New" w:hAnsi="Courier New" w:cs="Courier New"/>
          <w:sz w:val="20"/>
          <w:szCs w:val="20"/>
        </w:rPr>
      </w:pPr>
      <w:ins w:id="241" w:author="Musavi, Hamid [USA]" w:date="2018-09-09T16:03:00Z">
        <w:r w:rsidRPr="002569E8">
          <w:rPr>
            <w:rFonts w:ascii="Courier New" w:hAnsi="Courier New" w:cs="Courier New"/>
            <w:sz w:val="20"/>
            <w:szCs w:val="20"/>
          </w:rPr>
          <w:t xml:space="preserve">            "roadSignID": {</w:t>
        </w:r>
      </w:ins>
    </w:p>
    <w:p w:rsidR="002569E8" w:rsidRPr="002569E8" w:rsidRDefault="002569E8" w:rsidP="002569E8">
      <w:pPr>
        <w:shd w:val="clear" w:color="auto" w:fill="D9D9D9" w:themeFill="background1" w:themeFillShade="D9"/>
        <w:spacing w:after="0"/>
        <w:rPr>
          <w:ins w:id="242" w:author="Musavi, Hamid [USA]" w:date="2018-09-09T16:03:00Z"/>
          <w:rFonts w:ascii="Courier New" w:hAnsi="Courier New" w:cs="Courier New"/>
          <w:sz w:val="20"/>
          <w:szCs w:val="20"/>
        </w:rPr>
      </w:pPr>
      <w:ins w:id="243" w:author="Musavi, Hamid [USA]" w:date="2018-09-09T16:03:00Z">
        <w:r w:rsidRPr="002569E8">
          <w:rPr>
            <w:rFonts w:ascii="Courier New" w:hAnsi="Courier New" w:cs="Courier New"/>
            <w:sz w:val="20"/>
            <w:szCs w:val="20"/>
          </w:rPr>
          <w:t xml:space="preserve">              "position": {</w:t>
        </w:r>
      </w:ins>
    </w:p>
    <w:p w:rsidR="002569E8" w:rsidRPr="002569E8" w:rsidRDefault="002569E8" w:rsidP="002569E8">
      <w:pPr>
        <w:shd w:val="clear" w:color="auto" w:fill="D9D9D9" w:themeFill="background1" w:themeFillShade="D9"/>
        <w:spacing w:after="0"/>
        <w:rPr>
          <w:ins w:id="244" w:author="Musavi, Hamid [USA]" w:date="2018-09-09T16:03:00Z"/>
          <w:rFonts w:ascii="Courier New" w:hAnsi="Courier New" w:cs="Courier New"/>
          <w:sz w:val="20"/>
          <w:szCs w:val="20"/>
        </w:rPr>
      </w:pPr>
      <w:ins w:id="245" w:author="Musavi, Hamid [USA]" w:date="2018-09-09T16:03:00Z">
        <w:r w:rsidRPr="002569E8">
          <w:rPr>
            <w:rFonts w:ascii="Courier New" w:hAnsi="Courier New" w:cs="Courier New"/>
            <w:sz w:val="20"/>
            <w:szCs w:val="20"/>
          </w:rPr>
          <w:t xml:space="preserve">                "latitude": 41.678473,</w:t>
        </w:r>
      </w:ins>
    </w:p>
    <w:p w:rsidR="002569E8" w:rsidRPr="002569E8" w:rsidRDefault="002569E8" w:rsidP="002569E8">
      <w:pPr>
        <w:shd w:val="clear" w:color="auto" w:fill="D9D9D9" w:themeFill="background1" w:themeFillShade="D9"/>
        <w:spacing w:after="0"/>
        <w:rPr>
          <w:ins w:id="246" w:author="Musavi, Hamid [USA]" w:date="2018-09-09T16:03:00Z"/>
          <w:rFonts w:ascii="Courier New" w:hAnsi="Courier New" w:cs="Courier New"/>
          <w:sz w:val="20"/>
          <w:szCs w:val="20"/>
        </w:rPr>
      </w:pPr>
      <w:ins w:id="247" w:author="Musavi, Hamid [USA]" w:date="2018-09-09T16:03:00Z">
        <w:r w:rsidRPr="002569E8">
          <w:rPr>
            <w:rFonts w:ascii="Courier New" w:hAnsi="Courier New" w:cs="Courier New"/>
            <w:sz w:val="20"/>
            <w:szCs w:val="20"/>
          </w:rPr>
          <w:t xml:space="preserve">                "longitude": -108.782775,</w:t>
        </w:r>
      </w:ins>
    </w:p>
    <w:p w:rsidR="002569E8" w:rsidRPr="002569E8" w:rsidRDefault="002569E8" w:rsidP="002569E8">
      <w:pPr>
        <w:shd w:val="clear" w:color="auto" w:fill="D9D9D9" w:themeFill="background1" w:themeFillShade="D9"/>
        <w:spacing w:after="0"/>
        <w:rPr>
          <w:ins w:id="248" w:author="Musavi, Hamid [USA]" w:date="2018-09-09T16:03:00Z"/>
          <w:rFonts w:ascii="Courier New" w:hAnsi="Courier New" w:cs="Courier New"/>
          <w:sz w:val="20"/>
          <w:szCs w:val="20"/>
        </w:rPr>
      </w:pPr>
      <w:ins w:id="249" w:author="Musavi, Hamid [USA]" w:date="2018-09-09T16:03:00Z">
        <w:r w:rsidRPr="002569E8">
          <w:rPr>
            <w:rFonts w:ascii="Courier New" w:hAnsi="Courier New" w:cs="Courier New"/>
            <w:sz w:val="20"/>
            <w:szCs w:val="20"/>
          </w:rPr>
          <w:t xml:space="preserve">                "elevation": 917.1432</w:t>
        </w:r>
      </w:ins>
    </w:p>
    <w:p w:rsidR="002569E8" w:rsidRPr="002569E8" w:rsidRDefault="002569E8" w:rsidP="002569E8">
      <w:pPr>
        <w:shd w:val="clear" w:color="auto" w:fill="D9D9D9" w:themeFill="background1" w:themeFillShade="D9"/>
        <w:spacing w:after="0"/>
        <w:rPr>
          <w:ins w:id="250" w:author="Musavi, Hamid [USA]" w:date="2018-09-09T16:03:00Z"/>
          <w:rFonts w:ascii="Courier New" w:hAnsi="Courier New" w:cs="Courier New"/>
          <w:sz w:val="20"/>
          <w:szCs w:val="20"/>
        </w:rPr>
      </w:pPr>
      <w:ins w:id="251"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252" w:author="Musavi, Hamid [USA]" w:date="2018-09-09T16:03:00Z"/>
          <w:rFonts w:ascii="Courier New" w:hAnsi="Courier New" w:cs="Courier New"/>
          <w:sz w:val="20"/>
          <w:szCs w:val="20"/>
        </w:rPr>
      </w:pPr>
      <w:ins w:id="253" w:author="Musavi, Hamid [USA]" w:date="2018-09-09T16:03:00Z">
        <w:r w:rsidRPr="002569E8">
          <w:rPr>
            <w:rFonts w:ascii="Courier New" w:hAnsi="Courier New" w:cs="Courier New"/>
            <w:sz w:val="20"/>
            <w:szCs w:val="20"/>
          </w:rPr>
          <w:t xml:space="preserve">              "viewAngle": "1010101010101010",</w:t>
        </w:r>
      </w:ins>
    </w:p>
    <w:p w:rsidR="002569E8" w:rsidRPr="002569E8" w:rsidRDefault="002569E8" w:rsidP="002569E8">
      <w:pPr>
        <w:shd w:val="clear" w:color="auto" w:fill="D9D9D9" w:themeFill="background1" w:themeFillShade="D9"/>
        <w:spacing w:after="0"/>
        <w:rPr>
          <w:ins w:id="254" w:author="Musavi, Hamid [USA]" w:date="2018-09-09T16:03:00Z"/>
          <w:rFonts w:ascii="Courier New" w:hAnsi="Courier New" w:cs="Courier New"/>
          <w:sz w:val="20"/>
          <w:szCs w:val="20"/>
        </w:rPr>
      </w:pPr>
      <w:ins w:id="255" w:author="Musavi, Hamid [USA]" w:date="2018-09-09T16:03:00Z">
        <w:r w:rsidRPr="002569E8">
          <w:rPr>
            <w:rFonts w:ascii="Courier New" w:hAnsi="Courier New" w:cs="Courier New"/>
            <w:sz w:val="20"/>
            <w:szCs w:val="20"/>
          </w:rPr>
          <w:t xml:space="preserve">              "mutcdCode": "warning",</w:t>
        </w:r>
      </w:ins>
    </w:p>
    <w:p w:rsidR="002569E8" w:rsidRPr="002569E8" w:rsidRDefault="002569E8" w:rsidP="002569E8">
      <w:pPr>
        <w:shd w:val="clear" w:color="auto" w:fill="D9D9D9" w:themeFill="background1" w:themeFillShade="D9"/>
        <w:spacing w:after="0"/>
        <w:rPr>
          <w:ins w:id="256" w:author="Musavi, Hamid [USA]" w:date="2018-09-09T16:03:00Z"/>
          <w:rFonts w:ascii="Courier New" w:hAnsi="Courier New" w:cs="Courier New"/>
          <w:sz w:val="20"/>
          <w:szCs w:val="20"/>
        </w:rPr>
      </w:pPr>
      <w:ins w:id="257" w:author="Musavi, Hamid [USA]" w:date="2018-09-09T16:03:00Z">
        <w:r w:rsidRPr="002569E8">
          <w:rPr>
            <w:rFonts w:ascii="Courier New" w:hAnsi="Courier New" w:cs="Courier New"/>
            <w:sz w:val="20"/>
            <w:szCs w:val="20"/>
          </w:rPr>
          <w:t xml:space="preserve">              "crc": "0000000000000000"</w:t>
        </w:r>
      </w:ins>
    </w:p>
    <w:p w:rsidR="002569E8" w:rsidRPr="002569E8" w:rsidRDefault="002569E8" w:rsidP="002569E8">
      <w:pPr>
        <w:shd w:val="clear" w:color="auto" w:fill="D9D9D9" w:themeFill="background1" w:themeFillShade="D9"/>
        <w:spacing w:after="0"/>
        <w:rPr>
          <w:ins w:id="258" w:author="Musavi, Hamid [USA]" w:date="2018-09-09T16:03:00Z"/>
          <w:rFonts w:ascii="Courier New" w:hAnsi="Courier New" w:cs="Courier New"/>
          <w:sz w:val="20"/>
          <w:szCs w:val="20"/>
        </w:rPr>
      </w:pPr>
      <w:ins w:id="259"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260" w:author="Musavi, Hamid [USA]" w:date="2018-09-09T16:03:00Z"/>
          <w:rFonts w:ascii="Courier New" w:hAnsi="Courier New" w:cs="Courier New"/>
          <w:sz w:val="20"/>
          <w:szCs w:val="20"/>
        </w:rPr>
      </w:pPr>
      <w:ins w:id="261"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262" w:author="Musavi, Hamid [USA]" w:date="2018-09-09T16:03:00Z"/>
          <w:rFonts w:ascii="Courier New" w:hAnsi="Courier New" w:cs="Courier New"/>
          <w:sz w:val="20"/>
          <w:szCs w:val="20"/>
        </w:rPr>
      </w:pPr>
      <w:ins w:id="263" w:author="Musavi, Hamid [USA]" w:date="2018-09-09T16:03:00Z">
        <w:r w:rsidRPr="002569E8">
          <w:rPr>
            <w:rFonts w:ascii="Courier New" w:hAnsi="Courier New" w:cs="Courier New"/>
            <w:sz w:val="20"/>
            <w:szCs w:val="20"/>
          </w:rPr>
          <w:t xml:space="preserve">          "startDateTime": "2017-12-01T17:47:11-05:00",</w:t>
        </w:r>
      </w:ins>
    </w:p>
    <w:p w:rsidR="002569E8" w:rsidRPr="002569E8" w:rsidRDefault="002569E8" w:rsidP="002569E8">
      <w:pPr>
        <w:shd w:val="clear" w:color="auto" w:fill="D9D9D9" w:themeFill="background1" w:themeFillShade="D9"/>
        <w:spacing w:after="0"/>
        <w:rPr>
          <w:ins w:id="264" w:author="Musavi, Hamid [USA]" w:date="2018-09-09T16:03:00Z"/>
          <w:rFonts w:ascii="Courier New" w:hAnsi="Courier New" w:cs="Courier New"/>
          <w:sz w:val="20"/>
          <w:szCs w:val="20"/>
        </w:rPr>
      </w:pPr>
      <w:ins w:id="265" w:author="Musavi, Hamid [USA]" w:date="2018-09-09T16:03:00Z">
        <w:r w:rsidRPr="002569E8">
          <w:rPr>
            <w:rFonts w:ascii="Courier New" w:hAnsi="Courier New" w:cs="Courier New"/>
            <w:sz w:val="20"/>
            <w:szCs w:val="20"/>
          </w:rPr>
          <w:lastRenderedPageBreak/>
          <w:t xml:space="preserve">          "durationTime": 22,</w:t>
        </w:r>
      </w:ins>
    </w:p>
    <w:p w:rsidR="002569E8" w:rsidRPr="002569E8" w:rsidRDefault="002569E8" w:rsidP="002569E8">
      <w:pPr>
        <w:shd w:val="clear" w:color="auto" w:fill="D9D9D9" w:themeFill="background1" w:themeFillShade="D9"/>
        <w:spacing w:after="0"/>
        <w:rPr>
          <w:ins w:id="266" w:author="Musavi, Hamid [USA]" w:date="2018-09-09T16:03:00Z"/>
          <w:rFonts w:ascii="Courier New" w:hAnsi="Courier New" w:cs="Courier New"/>
          <w:sz w:val="20"/>
          <w:szCs w:val="20"/>
        </w:rPr>
      </w:pPr>
      <w:ins w:id="267" w:author="Musavi, Hamid [USA]" w:date="2018-09-09T16:03:00Z">
        <w:r w:rsidRPr="002569E8">
          <w:rPr>
            <w:rFonts w:ascii="Courier New" w:hAnsi="Courier New" w:cs="Courier New"/>
            <w:sz w:val="20"/>
            <w:szCs w:val="20"/>
          </w:rPr>
          <w:t xml:space="preserve">          "priority": 0,</w:t>
        </w:r>
      </w:ins>
    </w:p>
    <w:p w:rsidR="002569E8" w:rsidRPr="002569E8" w:rsidRDefault="002569E8" w:rsidP="002569E8">
      <w:pPr>
        <w:shd w:val="clear" w:color="auto" w:fill="D9D9D9" w:themeFill="background1" w:themeFillShade="D9"/>
        <w:spacing w:after="0"/>
        <w:rPr>
          <w:ins w:id="268" w:author="Musavi, Hamid [USA]" w:date="2018-09-09T16:03:00Z"/>
          <w:rFonts w:ascii="Courier New" w:hAnsi="Courier New" w:cs="Courier New"/>
          <w:sz w:val="20"/>
          <w:szCs w:val="20"/>
        </w:rPr>
      </w:pPr>
      <w:ins w:id="269" w:author="Musavi, Hamid [USA]" w:date="2018-09-09T16:03:00Z">
        <w:r w:rsidRPr="002569E8">
          <w:rPr>
            <w:rFonts w:ascii="Courier New" w:hAnsi="Courier New" w:cs="Courier New"/>
            <w:sz w:val="20"/>
            <w:szCs w:val="20"/>
          </w:rPr>
          <w:t xml:space="preserve">          "sspLocationRights": 3,</w:t>
        </w:r>
      </w:ins>
    </w:p>
    <w:p w:rsidR="002569E8" w:rsidRPr="002569E8" w:rsidRDefault="002569E8" w:rsidP="002569E8">
      <w:pPr>
        <w:shd w:val="clear" w:color="auto" w:fill="D9D9D9" w:themeFill="background1" w:themeFillShade="D9"/>
        <w:spacing w:after="0"/>
        <w:rPr>
          <w:ins w:id="270" w:author="Musavi, Hamid [USA]" w:date="2018-09-09T16:03:00Z"/>
          <w:rFonts w:ascii="Courier New" w:hAnsi="Courier New" w:cs="Courier New"/>
          <w:sz w:val="20"/>
          <w:szCs w:val="20"/>
        </w:rPr>
      </w:pPr>
      <w:ins w:id="271" w:author="Musavi, Hamid [USA]" w:date="2018-09-09T16:03:00Z">
        <w:r w:rsidRPr="002569E8">
          <w:rPr>
            <w:rFonts w:ascii="Courier New" w:hAnsi="Courier New" w:cs="Courier New"/>
            <w:sz w:val="20"/>
            <w:szCs w:val="20"/>
          </w:rPr>
          <w:t xml:space="preserve">          "regions": [</w:t>
        </w:r>
      </w:ins>
    </w:p>
    <w:p w:rsidR="002569E8" w:rsidRPr="002569E8" w:rsidRDefault="002569E8" w:rsidP="002569E8">
      <w:pPr>
        <w:shd w:val="clear" w:color="auto" w:fill="D9D9D9" w:themeFill="background1" w:themeFillShade="D9"/>
        <w:spacing w:after="0"/>
        <w:rPr>
          <w:ins w:id="272" w:author="Musavi, Hamid [USA]" w:date="2018-09-09T16:03:00Z"/>
          <w:rFonts w:ascii="Courier New" w:hAnsi="Courier New" w:cs="Courier New"/>
          <w:sz w:val="20"/>
          <w:szCs w:val="20"/>
        </w:rPr>
      </w:pPr>
      <w:ins w:id="273"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274" w:author="Musavi, Hamid [USA]" w:date="2018-09-09T16:03:00Z"/>
          <w:rFonts w:ascii="Courier New" w:hAnsi="Courier New" w:cs="Courier New"/>
          <w:sz w:val="20"/>
          <w:szCs w:val="20"/>
        </w:rPr>
      </w:pPr>
      <w:ins w:id="275" w:author="Musavi, Hamid [USA]" w:date="2018-09-09T16:03:00Z">
        <w:r w:rsidRPr="002569E8">
          <w:rPr>
            <w:rFonts w:ascii="Courier New" w:hAnsi="Courier New" w:cs="Courier New"/>
            <w:sz w:val="20"/>
            <w:szCs w:val="20"/>
          </w:rPr>
          <w:t xml:space="preserve">              "name": "bob",</w:t>
        </w:r>
      </w:ins>
    </w:p>
    <w:p w:rsidR="002569E8" w:rsidRPr="002569E8" w:rsidRDefault="002569E8" w:rsidP="002569E8">
      <w:pPr>
        <w:shd w:val="clear" w:color="auto" w:fill="D9D9D9" w:themeFill="background1" w:themeFillShade="D9"/>
        <w:spacing w:after="0"/>
        <w:rPr>
          <w:ins w:id="276" w:author="Musavi, Hamid [USA]" w:date="2018-09-09T16:03:00Z"/>
          <w:rFonts w:ascii="Courier New" w:hAnsi="Courier New" w:cs="Courier New"/>
          <w:sz w:val="20"/>
          <w:szCs w:val="20"/>
        </w:rPr>
      </w:pPr>
      <w:ins w:id="277" w:author="Musavi, Hamid [USA]" w:date="2018-09-09T16:03:00Z">
        <w:r w:rsidRPr="002569E8">
          <w:rPr>
            <w:rFonts w:ascii="Courier New" w:hAnsi="Courier New" w:cs="Courier New"/>
            <w:sz w:val="20"/>
            <w:szCs w:val="20"/>
          </w:rPr>
          <w:t xml:space="preserve">              "regulatorID": 23,</w:t>
        </w:r>
      </w:ins>
    </w:p>
    <w:p w:rsidR="002569E8" w:rsidRPr="002569E8" w:rsidRDefault="002569E8" w:rsidP="002569E8">
      <w:pPr>
        <w:shd w:val="clear" w:color="auto" w:fill="D9D9D9" w:themeFill="background1" w:themeFillShade="D9"/>
        <w:spacing w:after="0"/>
        <w:rPr>
          <w:ins w:id="278" w:author="Musavi, Hamid [USA]" w:date="2018-09-09T16:03:00Z"/>
          <w:rFonts w:ascii="Courier New" w:hAnsi="Courier New" w:cs="Courier New"/>
          <w:sz w:val="20"/>
          <w:szCs w:val="20"/>
        </w:rPr>
      </w:pPr>
      <w:ins w:id="279" w:author="Musavi, Hamid [USA]" w:date="2018-09-09T16:03:00Z">
        <w:r w:rsidRPr="002569E8">
          <w:rPr>
            <w:rFonts w:ascii="Courier New" w:hAnsi="Courier New" w:cs="Courier New"/>
            <w:sz w:val="20"/>
            <w:szCs w:val="20"/>
          </w:rPr>
          <w:t xml:space="preserve">              "segmentID": 33,</w:t>
        </w:r>
      </w:ins>
    </w:p>
    <w:p w:rsidR="002569E8" w:rsidRPr="002569E8" w:rsidRDefault="002569E8" w:rsidP="002569E8">
      <w:pPr>
        <w:shd w:val="clear" w:color="auto" w:fill="D9D9D9" w:themeFill="background1" w:themeFillShade="D9"/>
        <w:spacing w:after="0"/>
        <w:rPr>
          <w:ins w:id="280" w:author="Musavi, Hamid [USA]" w:date="2018-09-09T16:03:00Z"/>
          <w:rFonts w:ascii="Courier New" w:hAnsi="Courier New" w:cs="Courier New"/>
          <w:sz w:val="20"/>
          <w:szCs w:val="20"/>
        </w:rPr>
      </w:pPr>
      <w:ins w:id="281" w:author="Musavi, Hamid [USA]" w:date="2018-09-09T16:03:00Z">
        <w:r w:rsidRPr="002569E8">
          <w:rPr>
            <w:rFonts w:ascii="Courier New" w:hAnsi="Courier New" w:cs="Courier New"/>
            <w:sz w:val="20"/>
            <w:szCs w:val="20"/>
          </w:rPr>
          <w:t xml:space="preserve">              "anchorPosition": {</w:t>
        </w:r>
      </w:ins>
    </w:p>
    <w:p w:rsidR="002569E8" w:rsidRPr="002569E8" w:rsidRDefault="002569E8" w:rsidP="002569E8">
      <w:pPr>
        <w:shd w:val="clear" w:color="auto" w:fill="D9D9D9" w:themeFill="background1" w:themeFillShade="D9"/>
        <w:spacing w:after="0"/>
        <w:rPr>
          <w:ins w:id="282" w:author="Musavi, Hamid [USA]" w:date="2018-09-09T16:03:00Z"/>
          <w:rFonts w:ascii="Courier New" w:hAnsi="Courier New" w:cs="Courier New"/>
          <w:sz w:val="20"/>
          <w:szCs w:val="20"/>
        </w:rPr>
      </w:pPr>
      <w:ins w:id="283" w:author="Musavi, Hamid [USA]" w:date="2018-09-09T16:03:00Z">
        <w:r w:rsidRPr="002569E8">
          <w:rPr>
            <w:rFonts w:ascii="Courier New" w:hAnsi="Courier New" w:cs="Courier New"/>
            <w:sz w:val="20"/>
            <w:szCs w:val="20"/>
          </w:rPr>
          <w:t xml:space="preserve">                "latitude": 41.678473,</w:t>
        </w:r>
      </w:ins>
    </w:p>
    <w:p w:rsidR="002569E8" w:rsidRPr="002569E8" w:rsidRDefault="002569E8" w:rsidP="002569E8">
      <w:pPr>
        <w:shd w:val="clear" w:color="auto" w:fill="D9D9D9" w:themeFill="background1" w:themeFillShade="D9"/>
        <w:spacing w:after="0"/>
        <w:rPr>
          <w:ins w:id="284" w:author="Musavi, Hamid [USA]" w:date="2018-09-09T16:03:00Z"/>
          <w:rFonts w:ascii="Courier New" w:hAnsi="Courier New" w:cs="Courier New"/>
          <w:sz w:val="20"/>
          <w:szCs w:val="20"/>
        </w:rPr>
      </w:pPr>
      <w:ins w:id="285" w:author="Musavi, Hamid [USA]" w:date="2018-09-09T16:03:00Z">
        <w:r w:rsidRPr="002569E8">
          <w:rPr>
            <w:rFonts w:ascii="Courier New" w:hAnsi="Courier New" w:cs="Courier New"/>
            <w:sz w:val="20"/>
            <w:szCs w:val="20"/>
          </w:rPr>
          <w:t xml:space="preserve">                "longitude": -108.782775,</w:t>
        </w:r>
      </w:ins>
    </w:p>
    <w:p w:rsidR="002569E8" w:rsidRPr="002569E8" w:rsidRDefault="002569E8" w:rsidP="002569E8">
      <w:pPr>
        <w:shd w:val="clear" w:color="auto" w:fill="D9D9D9" w:themeFill="background1" w:themeFillShade="D9"/>
        <w:spacing w:after="0"/>
        <w:rPr>
          <w:ins w:id="286" w:author="Musavi, Hamid [USA]" w:date="2018-09-09T16:03:00Z"/>
          <w:rFonts w:ascii="Courier New" w:hAnsi="Courier New" w:cs="Courier New"/>
          <w:sz w:val="20"/>
          <w:szCs w:val="20"/>
        </w:rPr>
      </w:pPr>
      <w:ins w:id="287" w:author="Musavi, Hamid [USA]" w:date="2018-09-09T16:03:00Z">
        <w:r w:rsidRPr="002569E8">
          <w:rPr>
            <w:rFonts w:ascii="Courier New" w:hAnsi="Courier New" w:cs="Courier New"/>
            <w:sz w:val="20"/>
            <w:szCs w:val="20"/>
          </w:rPr>
          <w:t xml:space="preserve">                "elevation": 917.1432</w:t>
        </w:r>
      </w:ins>
    </w:p>
    <w:p w:rsidR="002569E8" w:rsidRPr="002569E8" w:rsidRDefault="002569E8" w:rsidP="002569E8">
      <w:pPr>
        <w:shd w:val="clear" w:color="auto" w:fill="D9D9D9" w:themeFill="background1" w:themeFillShade="D9"/>
        <w:spacing w:after="0"/>
        <w:rPr>
          <w:ins w:id="288" w:author="Musavi, Hamid [USA]" w:date="2018-09-09T16:03:00Z"/>
          <w:rFonts w:ascii="Courier New" w:hAnsi="Courier New" w:cs="Courier New"/>
          <w:sz w:val="20"/>
          <w:szCs w:val="20"/>
        </w:rPr>
      </w:pPr>
      <w:ins w:id="289"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290" w:author="Musavi, Hamid [USA]" w:date="2018-09-09T16:03:00Z"/>
          <w:rFonts w:ascii="Courier New" w:hAnsi="Courier New" w:cs="Courier New"/>
          <w:sz w:val="20"/>
          <w:szCs w:val="20"/>
        </w:rPr>
      </w:pPr>
      <w:ins w:id="291" w:author="Musavi, Hamid [USA]" w:date="2018-09-09T16:03:00Z">
        <w:r w:rsidRPr="002569E8">
          <w:rPr>
            <w:rFonts w:ascii="Courier New" w:hAnsi="Courier New" w:cs="Courier New"/>
            <w:sz w:val="20"/>
            <w:szCs w:val="20"/>
          </w:rPr>
          <w:t xml:space="preserve">              "laneWidth": 7,</w:t>
        </w:r>
      </w:ins>
    </w:p>
    <w:p w:rsidR="002569E8" w:rsidRPr="002569E8" w:rsidRDefault="002569E8" w:rsidP="002569E8">
      <w:pPr>
        <w:shd w:val="clear" w:color="auto" w:fill="D9D9D9" w:themeFill="background1" w:themeFillShade="D9"/>
        <w:spacing w:after="0"/>
        <w:rPr>
          <w:ins w:id="292" w:author="Musavi, Hamid [USA]" w:date="2018-09-09T16:03:00Z"/>
          <w:rFonts w:ascii="Courier New" w:hAnsi="Courier New" w:cs="Courier New"/>
          <w:sz w:val="20"/>
          <w:szCs w:val="20"/>
        </w:rPr>
      </w:pPr>
      <w:ins w:id="293" w:author="Musavi, Hamid [USA]" w:date="2018-09-09T16:03:00Z">
        <w:r w:rsidRPr="002569E8">
          <w:rPr>
            <w:rFonts w:ascii="Courier New" w:hAnsi="Courier New" w:cs="Courier New"/>
            <w:sz w:val="20"/>
            <w:szCs w:val="20"/>
          </w:rPr>
          <w:t xml:space="preserve">              "directionality": 3,</w:t>
        </w:r>
      </w:ins>
    </w:p>
    <w:p w:rsidR="002569E8" w:rsidRPr="002569E8" w:rsidRDefault="002569E8" w:rsidP="002569E8">
      <w:pPr>
        <w:shd w:val="clear" w:color="auto" w:fill="D9D9D9" w:themeFill="background1" w:themeFillShade="D9"/>
        <w:spacing w:after="0"/>
        <w:rPr>
          <w:ins w:id="294" w:author="Musavi, Hamid [USA]" w:date="2018-09-09T16:03:00Z"/>
          <w:rFonts w:ascii="Courier New" w:hAnsi="Courier New" w:cs="Courier New"/>
          <w:sz w:val="20"/>
          <w:szCs w:val="20"/>
        </w:rPr>
      </w:pPr>
      <w:ins w:id="295" w:author="Musavi, Hamid [USA]" w:date="2018-09-09T16:03:00Z">
        <w:r w:rsidRPr="002569E8">
          <w:rPr>
            <w:rFonts w:ascii="Courier New" w:hAnsi="Courier New" w:cs="Courier New"/>
            <w:sz w:val="20"/>
            <w:szCs w:val="20"/>
          </w:rPr>
          <w:t xml:space="preserve">              "closedPath": false,</w:t>
        </w:r>
      </w:ins>
    </w:p>
    <w:p w:rsidR="002569E8" w:rsidRPr="002569E8" w:rsidRDefault="002569E8" w:rsidP="002569E8">
      <w:pPr>
        <w:shd w:val="clear" w:color="auto" w:fill="D9D9D9" w:themeFill="background1" w:themeFillShade="D9"/>
        <w:spacing w:after="0"/>
        <w:rPr>
          <w:ins w:id="296" w:author="Musavi, Hamid [USA]" w:date="2018-09-09T16:03:00Z"/>
          <w:rFonts w:ascii="Courier New" w:hAnsi="Courier New" w:cs="Courier New"/>
          <w:sz w:val="20"/>
          <w:szCs w:val="20"/>
        </w:rPr>
      </w:pPr>
      <w:ins w:id="297" w:author="Musavi, Hamid [USA]" w:date="2018-09-09T16:03:00Z">
        <w:r w:rsidRPr="002569E8">
          <w:rPr>
            <w:rFonts w:ascii="Courier New" w:hAnsi="Courier New" w:cs="Courier New"/>
            <w:sz w:val="20"/>
            <w:szCs w:val="20"/>
          </w:rPr>
          <w:t xml:space="preserve">              "direction": "1010101010101010",</w:t>
        </w:r>
      </w:ins>
    </w:p>
    <w:p w:rsidR="002569E8" w:rsidRPr="002569E8" w:rsidRDefault="002569E8" w:rsidP="002569E8">
      <w:pPr>
        <w:shd w:val="clear" w:color="auto" w:fill="D9D9D9" w:themeFill="background1" w:themeFillShade="D9"/>
        <w:spacing w:after="0"/>
        <w:rPr>
          <w:ins w:id="298" w:author="Musavi, Hamid [USA]" w:date="2018-09-09T16:03:00Z"/>
          <w:rFonts w:ascii="Courier New" w:hAnsi="Courier New" w:cs="Courier New"/>
          <w:sz w:val="20"/>
          <w:szCs w:val="20"/>
        </w:rPr>
      </w:pPr>
      <w:ins w:id="299" w:author="Musavi, Hamid [USA]" w:date="2018-09-09T16:03:00Z">
        <w:r w:rsidRPr="002569E8">
          <w:rPr>
            <w:rFonts w:ascii="Courier New" w:hAnsi="Courier New" w:cs="Courier New"/>
            <w:sz w:val="20"/>
            <w:szCs w:val="20"/>
          </w:rPr>
          <w:t xml:space="preserve">              "description": "geometry",</w:t>
        </w:r>
      </w:ins>
    </w:p>
    <w:p w:rsidR="002569E8" w:rsidRPr="002569E8" w:rsidRDefault="002569E8" w:rsidP="002569E8">
      <w:pPr>
        <w:shd w:val="clear" w:color="auto" w:fill="D9D9D9" w:themeFill="background1" w:themeFillShade="D9"/>
        <w:spacing w:after="0"/>
        <w:rPr>
          <w:ins w:id="300" w:author="Musavi, Hamid [USA]" w:date="2018-09-09T16:03:00Z"/>
          <w:rFonts w:ascii="Courier New" w:hAnsi="Courier New" w:cs="Courier New"/>
          <w:sz w:val="20"/>
          <w:szCs w:val="20"/>
        </w:rPr>
      </w:pPr>
      <w:ins w:id="301" w:author="Musavi, Hamid [USA]" w:date="2018-09-09T16:03:00Z">
        <w:r w:rsidRPr="002569E8">
          <w:rPr>
            <w:rFonts w:ascii="Courier New" w:hAnsi="Courier New" w:cs="Courier New"/>
            <w:sz w:val="20"/>
            <w:szCs w:val="20"/>
          </w:rPr>
          <w:t xml:space="preserve">              "geometry": {</w:t>
        </w:r>
      </w:ins>
    </w:p>
    <w:p w:rsidR="002569E8" w:rsidRPr="002569E8" w:rsidRDefault="002569E8" w:rsidP="002569E8">
      <w:pPr>
        <w:shd w:val="clear" w:color="auto" w:fill="D9D9D9" w:themeFill="background1" w:themeFillShade="D9"/>
        <w:spacing w:after="0"/>
        <w:rPr>
          <w:ins w:id="302" w:author="Musavi, Hamid [USA]" w:date="2018-09-09T16:03:00Z"/>
          <w:rFonts w:ascii="Courier New" w:hAnsi="Courier New" w:cs="Courier New"/>
          <w:sz w:val="20"/>
          <w:szCs w:val="20"/>
        </w:rPr>
      </w:pPr>
      <w:ins w:id="303" w:author="Musavi, Hamid [USA]" w:date="2018-09-09T16:03:00Z">
        <w:r w:rsidRPr="002569E8">
          <w:rPr>
            <w:rFonts w:ascii="Courier New" w:hAnsi="Courier New" w:cs="Courier New"/>
            <w:sz w:val="20"/>
            <w:szCs w:val="20"/>
          </w:rPr>
          <w:t xml:space="preserve">                "direction": "1010101010101010",</w:t>
        </w:r>
      </w:ins>
    </w:p>
    <w:p w:rsidR="002569E8" w:rsidRPr="002569E8" w:rsidRDefault="002569E8" w:rsidP="002569E8">
      <w:pPr>
        <w:shd w:val="clear" w:color="auto" w:fill="D9D9D9" w:themeFill="background1" w:themeFillShade="D9"/>
        <w:spacing w:after="0"/>
        <w:rPr>
          <w:ins w:id="304" w:author="Musavi, Hamid [USA]" w:date="2018-09-09T16:03:00Z"/>
          <w:rFonts w:ascii="Courier New" w:hAnsi="Courier New" w:cs="Courier New"/>
          <w:sz w:val="20"/>
          <w:szCs w:val="20"/>
        </w:rPr>
      </w:pPr>
      <w:ins w:id="305" w:author="Musavi, Hamid [USA]" w:date="2018-09-09T16:03:00Z">
        <w:r w:rsidRPr="002569E8">
          <w:rPr>
            <w:rFonts w:ascii="Courier New" w:hAnsi="Courier New" w:cs="Courier New"/>
            <w:sz w:val="20"/>
            <w:szCs w:val="20"/>
          </w:rPr>
          <w:t xml:space="preserve">                "extent": 1,</w:t>
        </w:r>
      </w:ins>
    </w:p>
    <w:p w:rsidR="002569E8" w:rsidRPr="002569E8" w:rsidRDefault="002569E8" w:rsidP="002569E8">
      <w:pPr>
        <w:shd w:val="clear" w:color="auto" w:fill="D9D9D9" w:themeFill="background1" w:themeFillShade="D9"/>
        <w:spacing w:after="0"/>
        <w:rPr>
          <w:ins w:id="306" w:author="Musavi, Hamid [USA]" w:date="2018-09-09T16:03:00Z"/>
          <w:rFonts w:ascii="Courier New" w:hAnsi="Courier New" w:cs="Courier New"/>
          <w:sz w:val="20"/>
          <w:szCs w:val="20"/>
        </w:rPr>
      </w:pPr>
      <w:ins w:id="307" w:author="Musavi, Hamid [USA]" w:date="2018-09-09T16:03:00Z">
        <w:r w:rsidRPr="002569E8">
          <w:rPr>
            <w:rFonts w:ascii="Courier New" w:hAnsi="Courier New" w:cs="Courier New"/>
            <w:sz w:val="20"/>
            <w:szCs w:val="20"/>
          </w:rPr>
          <w:t xml:space="preserve">                "laneWidth": 33,</w:t>
        </w:r>
      </w:ins>
    </w:p>
    <w:p w:rsidR="002569E8" w:rsidRPr="002569E8" w:rsidRDefault="002569E8" w:rsidP="002569E8">
      <w:pPr>
        <w:shd w:val="clear" w:color="auto" w:fill="D9D9D9" w:themeFill="background1" w:themeFillShade="D9"/>
        <w:spacing w:after="0"/>
        <w:rPr>
          <w:ins w:id="308" w:author="Musavi, Hamid [USA]" w:date="2018-09-09T16:03:00Z"/>
          <w:rFonts w:ascii="Courier New" w:hAnsi="Courier New" w:cs="Courier New"/>
          <w:sz w:val="20"/>
          <w:szCs w:val="20"/>
        </w:rPr>
      </w:pPr>
      <w:ins w:id="309" w:author="Musavi, Hamid [USA]" w:date="2018-09-09T16:03:00Z">
        <w:r w:rsidRPr="002569E8">
          <w:rPr>
            <w:rFonts w:ascii="Courier New" w:hAnsi="Courier New" w:cs="Courier New"/>
            <w:sz w:val="20"/>
            <w:szCs w:val="20"/>
          </w:rPr>
          <w:t xml:space="preserve">                "circle": {</w:t>
        </w:r>
      </w:ins>
    </w:p>
    <w:p w:rsidR="002569E8" w:rsidRPr="002569E8" w:rsidRDefault="002569E8" w:rsidP="002569E8">
      <w:pPr>
        <w:shd w:val="clear" w:color="auto" w:fill="D9D9D9" w:themeFill="background1" w:themeFillShade="D9"/>
        <w:spacing w:after="0"/>
        <w:rPr>
          <w:ins w:id="310" w:author="Musavi, Hamid [USA]" w:date="2018-09-09T16:03:00Z"/>
          <w:rFonts w:ascii="Courier New" w:hAnsi="Courier New" w:cs="Courier New"/>
          <w:sz w:val="20"/>
          <w:szCs w:val="20"/>
        </w:rPr>
      </w:pPr>
      <w:ins w:id="311" w:author="Musavi, Hamid [USA]" w:date="2018-09-09T16:03:00Z">
        <w:r w:rsidRPr="002569E8">
          <w:rPr>
            <w:rFonts w:ascii="Courier New" w:hAnsi="Courier New" w:cs="Courier New"/>
            <w:sz w:val="20"/>
            <w:szCs w:val="20"/>
          </w:rPr>
          <w:t xml:space="preserve">                  "position": {</w:t>
        </w:r>
      </w:ins>
    </w:p>
    <w:p w:rsidR="002569E8" w:rsidRPr="002569E8" w:rsidRDefault="002569E8" w:rsidP="002569E8">
      <w:pPr>
        <w:shd w:val="clear" w:color="auto" w:fill="D9D9D9" w:themeFill="background1" w:themeFillShade="D9"/>
        <w:spacing w:after="0"/>
        <w:rPr>
          <w:ins w:id="312" w:author="Musavi, Hamid [USA]" w:date="2018-09-09T16:03:00Z"/>
          <w:rFonts w:ascii="Courier New" w:hAnsi="Courier New" w:cs="Courier New"/>
          <w:sz w:val="20"/>
          <w:szCs w:val="20"/>
        </w:rPr>
      </w:pPr>
      <w:ins w:id="313" w:author="Musavi, Hamid [USA]" w:date="2018-09-09T16:03:00Z">
        <w:r w:rsidRPr="002569E8">
          <w:rPr>
            <w:rFonts w:ascii="Courier New" w:hAnsi="Courier New" w:cs="Courier New"/>
            <w:sz w:val="20"/>
            <w:szCs w:val="20"/>
          </w:rPr>
          <w:t xml:space="preserve">                    "latitude": 41.678473,</w:t>
        </w:r>
      </w:ins>
    </w:p>
    <w:p w:rsidR="002569E8" w:rsidRPr="002569E8" w:rsidRDefault="002569E8" w:rsidP="002569E8">
      <w:pPr>
        <w:shd w:val="clear" w:color="auto" w:fill="D9D9D9" w:themeFill="background1" w:themeFillShade="D9"/>
        <w:spacing w:after="0"/>
        <w:rPr>
          <w:ins w:id="314" w:author="Musavi, Hamid [USA]" w:date="2018-09-09T16:03:00Z"/>
          <w:rFonts w:ascii="Courier New" w:hAnsi="Courier New" w:cs="Courier New"/>
          <w:sz w:val="20"/>
          <w:szCs w:val="20"/>
        </w:rPr>
      </w:pPr>
      <w:ins w:id="315" w:author="Musavi, Hamid [USA]" w:date="2018-09-09T16:03:00Z">
        <w:r w:rsidRPr="002569E8">
          <w:rPr>
            <w:rFonts w:ascii="Courier New" w:hAnsi="Courier New" w:cs="Courier New"/>
            <w:sz w:val="20"/>
            <w:szCs w:val="20"/>
          </w:rPr>
          <w:t xml:space="preserve">                    "longitude": -108.782775,</w:t>
        </w:r>
      </w:ins>
    </w:p>
    <w:p w:rsidR="002569E8" w:rsidRPr="002569E8" w:rsidRDefault="002569E8" w:rsidP="002569E8">
      <w:pPr>
        <w:shd w:val="clear" w:color="auto" w:fill="D9D9D9" w:themeFill="background1" w:themeFillShade="D9"/>
        <w:spacing w:after="0"/>
        <w:rPr>
          <w:ins w:id="316" w:author="Musavi, Hamid [USA]" w:date="2018-09-09T16:03:00Z"/>
          <w:rFonts w:ascii="Courier New" w:hAnsi="Courier New" w:cs="Courier New"/>
          <w:sz w:val="20"/>
          <w:szCs w:val="20"/>
        </w:rPr>
      </w:pPr>
      <w:ins w:id="317" w:author="Musavi, Hamid [USA]" w:date="2018-09-09T16:03:00Z">
        <w:r w:rsidRPr="002569E8">
          <w:rPr>
            <w:rFonts w:ascii="Courier New" w:hAnsi="Courier New" w:cs="Courier New"/>
            <w:sz w:val="20"/>
            <w:szCs w:val="20"/>
          </w:rPr>
          <w:t xml:space="preserve">                    "elevation": 917.1432</w:t>
        </w:r>
      </w:ins>
    </w:p>
    <w:p w:rsidR="002569E8" w:rsidRPr="002569E8" w:rsidRDefault="002569E8" w:rsidP="002569E8">
      <w:pPr>
        <w:shd w:val="clear" w:color="auto" w:fill="D9D9D9" w:themeFill="background1" w:themeFillShade="D9"/>
        <w:spacing w:after="0"/>
        <w:rPr>
          <w:ins w:id="318" w:author="Musavi, Hamid [USA]" w:date="2018-09-09T16:03:00Z"/>
          <w:rFonts w:ascii="Courier New" w:hAnsi="Courier New" w:cs="Courier New"/>
          <w:sz w:val="20"/>
          <w:szCs w:val="20"/>
        </w:rPr>
      </w:pPr>
      <w:ins w:id="319"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320" w:author="Musavi, Hamid [USA]" w:date="2018-09-09T16:03:00Z"/>
          <w:rFonts w:ascii="Courier New" w:hAnsi="Courier New" w:cs="Courier New"/>
          <w:sz w:val="20"/>
          <w:szCs w:val="20"/>
        </w:rPr>
      </w:pPr>
      <w:ins w:id="321" w:author="Musavi, Hamid [USA]" w:date="2018-09-09T16:03:00Z">
        <w:r w:rsidRPr="002569E8">
          <w:rPr>
            <w:rFonts w:ascii="Courier New" w:hAnsi="Courier New" w:cs="Courier New"/>
            <w:sz w:val="20"/>
            <w:szCs w:val="20"/>
          </w:rPr>
          <w:t xml:space="preserve">                  "radius": 15,</w:t>
        </w:r>
      </w:ins>
    </w:p>
    <w:p w:rsidR="002569E8" w:rsidRPr="002569E8" w:rsidRDefault="002569E8" w:rsidP="002569E8">
      <w:pPr>
        <w:shd w:val="clear" w:color="auto" w:fill="D9D9D9" w:themeFill="background1" w:themeFillShade="D9"/>
        <w:spacing w:after="0"/>
        <w:rPr>
          <w:ins w:id="322" w:author="Musavi, Hamid [USA]" w:date="2018-09-09T16:03:00Z"/>
          <w:rFonts w:ascii="Courier New" w:hAnsi="Courier New" w:cs="Courier New"/>
          <w:sz w:val="20"/>
          <w:szCs w:val="20"/>
        </w:rPr>
      </w:pPr>
      <w:ins w:id="323" w:author="Musavi, Hamid [USA]" w:date="2018-09-09T16:03:00Z">
        <w:r w:rsidRPr="002569E8">
          <w:rPr>
            <w:rFonts w:ascii="Courier New" w:hAnsi="Courier New" w:cs="Courier New"/>
            <w:sz w:val="20"/>
            <w:szCs w:val="20"/>
          </w:rPr>
          <w:t xml:space="preserve">                  "units": 7</w:t>
        </w:r>
      </w:ins>
    </w:p>
    <w:p w:rsidR="002569E8" w:rsidRPr="002569E8" w:rsidRDefault="002569E8" w:rsidP="002569E8">
      <w:pPr>
        <w:shd w:val="clear" w:color="auto" w:fill="D9D9D9" w:themeFill="background1" w:themeFillShade="D9"/>
        <w:spacing w:after="0"/>
        <w:rPr>
          <w:ins w:id="324" w:author="Musavi, Hamid [USA]" w:date="2018-09-09T16:03:00Z"/>
          <w:rFonts w:ascii="Courier New" w:hAnsi="Courier New" w:cs="Courier New"/>
          <w:sz w:val="20"/>
          <w:szCs w:val="20"/>
        </w:rPr>
      </w:pPr>
      <w:ins w:id="325"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326" w:author="Musavi, Hamid [USA]" w:date="2018-09-09T16:03:00Z"/>
          <w:rFonts w:ascii="Courier New" w:hAnsi="Courier New" w:cs="Courier New"/>
          <w:sz w:val="20"/>
          <w:szCs w:val="20"/>
        </w:rPr>
      </w:pPr>
      <w:ins w:id="327"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328" w:author="Musavi, Hamid [USA]" w:date="2018-09-09T16:03:00Z"/>
          <w:rFonts w:ascii="Courier New" w:hAnsi="Courier New" w:cs="Courier New"/>
          <w:sz w:val="20"/>
          <w:szCs w:val="20"/>
        </w:rPr>
      </w:pPr>
      <w:ins w:id="329"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330" w:author="Musavi, Hamid [USA]" w:date="2018-09-09T16:03:00Z"/>
          <w:rFonts w:ascii="Courier New" w:hAnsi="Courier New" w:cs="Courier New"/>
          <w:sz w:val="20"/>
          <w:szCs w:val="20"/>
        </w:rPr>
      </w:pPr>
      <w:ins w:id="331"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332" w:author="Musavi, Hamid [USA]" w:date="2018-09-09T16:03:00Z"/>
          <w:rFonts w:ascii="Courier New" w:hAnsi="Courier New" w:cs="Courier New"/>
          <w:sz w:val="20"/>
          <w:szCs w:val="20"/>
        </w:rPr>
      </w:pPr>
      <w:ins w:id="333" w:author="Musavi, Hamid [USA]" w:date="2018-09-09T16:03:00Z">
        <w:r w:rsidRPr="002569E8">
          <w:rPr>
            <w:rFonts w:ascii="Courier New" w:hAnsi="Courier New" w:cs="Courier New"/>
            <w:sz w:val="20"/>
            <w:szCs w:val="20"/>
          </w:rPr>
          <w:t xml:space="preserve">          "sspMsgTypes": 2,</w:t>
        </w:r>
      </w:ins>
    </w:p>
    <w:p w:rsidR="002569E8" w:rsidRPr="002569E8" w:rsidRDefault="002569E8" w:rsidP="002569E8">
      <w:pPr>
        <w:shd w:val="clear" w:color="auto" w:fill="D9D9D9" w:themeFill="background1" w:themeFillShade="D9"/>
        <w:spacing w:after="0"/>
        <w:rPr>
          <w:ins w:id="334" w:author="Musavi, Hamid [USA]" w:date="2018-09-09T16:03:00Z"/>
          <w:rFonts w:ascii="Courier New" w:hAnsi="Courier New" w:cs="Courier New"/>
          <w:sz w:val="20"/>
          <w:szCs w:val="20"/>
        </w:rPr>
      </w:pPr>
      <w:ins w:id="335" w:author="Musavi, Hamid [USA]" w:date="2018-09-09T16:03:00Z">
        <w:r w:rsidRPr="002569E8">
          <w:rPr>
            <w:rFonts w:ascii="Courier New" w:hAnsi="Courier New" w:cs="Courier New"/>
            <w:sz w:val="20"/>
            <w:szCs w:val="20"/>
          </w:rPr>
          <w:t xml:space="preserve">          "sspMsgContent": 3,</w:t>
        </w:r>
      </w:ins>
    </w:p>
    <w:p w:rsidR="002569E8" w:rsidRPr="002569E8" w:rsidRDefault="002569E8" w:rsidP="002569E8">
      <w:pPr>
        <w:shd w:val="clear" w:color="auto" w:fill="D9D9D9" w:themeFill="background1" w:themeFillShade="D9"/>
        <w:spacing w:after="0"/>
        <w:rPr>
          <w:ins w:id="336" w:author="Musavi, Hamid [USA]" w:date="2018-09-09T16:03:00Z"/>
          <w:rFonts w:ascii="Courier New" w:hAnsi="Courier New" w:cs="Courier New"/>
          <w:sz w:val="20"/>
          <w:szCs w:val="20"/>
        </w:rPr>
      </w:pPr>
      <w:ins w:id="337" w:author="Musavi, Hamid [USA]" w:date="2018-09-09T16:03:00Z">
        <w:r w:rsidRPr="002569E8">
          <w:rPr>
            <w:rFonts w:ascii="Courier New" w:hAnsi="Courier New" w:cs="Courier New"/>
            <w:sz w:val="20"/>
            <w:szCs w:val="20"/>
          </w:rPr>
          <w:t xml:space="preserve">          "content": "Advisory",</w:t>
        </w:r>
      </w:ins>
    </w:p>
    <w:p w:rsidR="002569E8" w:rsidRPr="002569E8" w:rsidRDefault="002569E8" w:rsidP="002569E8">
      <w:pPr>
        <w:shd w:val="clear" w:color="auto" w:fill="D9D9D9" w:themeFill="background1" w:themeFillShade="D9"/>
        <w:spacing w:after="0"/>
        <w:rPr>
          <w:ins w:id="338" w:author="Musavi, Hamid [USA]" w:date="2018-09-09T16:03:00Z"/>
          <w:rFonts w:ascii="Courier New" w:hAnsi="Courier New" w:cs="Courier New"/>
          <w:sz w:val="20"/>
          <w:szCs w:val="20"/>
        </w:rPr>
      </w:pPr>
      <w:ins w:id="339" w:author="Musavi, Hamid [USA]" w:date="2018-09-09T16:03:00Z">
        <w:r w:rsidRPr="002569E8">
          <w:rPr>
            <w:rFonts w:ascii="Courier New" w:hAnsi="Courier New" w:cs="Courier New"/>
            <w:sz w:val="20"/>
            <w:szCs w:val="20"/>
          </w:rPr>
          <w:t xml:space="preserve">          "items": [</w:t>
        </w:r>
      </w:ins>
    </w:p>
    <w:p w:rsidR="002569E8" w:rsidRPr="002569E8" w:rsidRDefault="002569E8" w:rsidP="002569E8">
      <w:pPr>
        <w:shd w:val="clear" w:color="auto" w:fill="D9D9D9" w:themeFill="background1" w:themeFillShade="D9"/>
        <w:spacing w:after="0"/>
        <w:rPr>
          <w:ins w:id="340" w:author="Musavi, Hamid [USA]" w:date="2018-09-09T16:03:00Z"/>
          <w:rFonts w:ascii="Courier New" w:hAnsi="Courier New" w:cs="Courier New"/>
          <w:sz w:val="20"/>
          <w:szCs w:val="20"/>
        </w:rPr>
      </w:pPr>
      <w:ins w:id="341" w:author="Musavi, Hamid [USA]" w:date="2018-09-09T16:03:00Z">
        <w:r w:rsidRPr="002569E8">
          <w:rPr>
            <w:rFonts w:ascii="Courier New" w:hAnsi="Courier New" w:cs="Courier New"/>
            <w:sz w:val="20"/>
            <w:szCs w:val="20"/>
          </w:rPr>
          <w:t xml:space="preserve">            "125",</w:t>
        </w:r>
      </w:ins>
    </w:p>
    <w:p w:rsidR="002569E8" w:rsidRPr="002569E8" w:rsidRDefault="002569E8" w:rsidP="002569E8">
      <w:pPr>
        <w:shd w:val="clear" w:color="auto" w:fill="D9D9D9" w:themeFill="background1" w:themeFillShade="D9"/>
        <w:spacing w:after="0"/>
        <w:rPr>
          <w:ins w:id="342" w:author="Musavi, Hamid [USA]" w:date="2018-09-09T16:03:00Z"/>
          <w:rFonts w:ascii="Courier New" w:hAnsi="Courier New" w:cs="Courier New"/>
          <w:sz w:val="20"/>
          <w:szCs w:val="20"/>
        </w:rPr>
      </w:pPr>
      <w:ins w:id="343" w:author="Musavi, Hamid [USA]" w:date="2018-09-09T16:03:00Z">
        <w:r w:rsidRPr="002569E8">
          <w:rPr>
            <w:rFonts w:ascii="Courier New" w:hAnsi="Courier New" w:cs="Courier New"/>
            <w:sz w:val="20"/>
            <w:szCs w:val="20"/>
          </w:rPr>
          <w:t xml:space="preserve">            "some text",</w:t>
        </w:r>
      </w:ins>
    </w:p>
    <w:p w:rsidR="002569E8" w:rsidRPr="002569E8" w:rsidRDefault="002569E8" w:rsidP="002569E8">
      <w:pPr>
        <w:shd w:val="clear" w:color="auto" w:fill="D9D9D9" w:themeFill="background1" w:themeFillShade="D9"/>
        <w:spacing w:after="0"/>
        <w:rPr>
          <w:ins w:id="344" w:author="Musavi, Hamid [USA]" w:date="2018-09-09T16:03:00Z"/>
          <w:rFonts w:ascii="Courier New" w:hAnsi="Courier New" w:cs="Courier New"/>
          <w:sz w:val="20"/>
          <w:szCs w:val="20"/>
        </w:rPr>
      </w:pPr>
      <w:ins w:id="345" w:author="Musavi, Hamid [USA]" w:date="2018-09-09T16:03:00Z">
        <w:r w:rsidRPr="002569E8">
          <w:rPr>
            <w:rFonts w:ascii="Courier New" w:hAnsi="Courier New" w:cs="Courier New"/>
            <w:sz w:val="20"/>
            <w:szCs w:val="20"/>
          </w:rPr>
          <w:t xml:space="preserve">            "250",</w:t>
        </w:r>
      </w:ins>
    </w:p>
    <w:p w:rsidR="002569E8" w:rsidRPr="002569E8" w:rsidRDefault="002569E8" w:rsidP="002569E8">
      <w:pPr>
        <w:shd w:val="clear" w:color="auto" w:fill="D9D9D9" w:themeFill="background1" w:themeFillShade="D9"/>
        <w:spacing w:after="0"/>
        <w:rPr>
          <w:ins w:id="346" w:author="Musavi, Hamid [USA]" w:date="2018-09-09T16:03:00Z"/>
          <w:rFonts w:ascii="Courier New" w:hAnsi="Courier New" w:cs="Courier New"/>
          <w:sz w:val="20"/>
          <w:szCs w:val="20"/>
        </w:rPr>
      </w:pPr>
      <w:ins w:id="347" w:author="Musavi, Hamid [USA]" w:date="2018-09-09T16:03:00Z">
        <w:r w:rsidRPr="002569E8">
          <w:rPr>
            <w:rFonts w:ascii="Courier New" w:hAnsi="Courier New" w:cs="Courier New"/>
            <w:sz w:val="20"/>
            <w:szCs w:val="20"/>
          </w:rPr>
          <w:t xml:space="preserve">            "'98765"</w:t>
        </w:r>
      </w:ins>
    </w:p>
    <w:p w:rsidR="002569E8" w:rsidRPr="002569E8" w:rsidRDefault="002569E8" w:rsidP="002569E8">
      <w:pPr>
        <w:shd w:val="clear" w:color="auto" w:fill="D9D9D9" w:themeFill="background1" w:themeFillShade="D9"/>
        <w:spacing w:after="0"/>
        <w:rPr>
          <w:ins w:id="348" w:author="Musavi, Hamid [USA]" w:date="2018-09-09T16:03:00Z"/>
          <w:rFonts w:ascii="Courier New" w:hAnsi="Courier New" w:cs="Courier New"/>
          <w:sz w:val="20"/>
          <w:szCs w:val="20"/>
        </w:rPr>
      </w:pPr>
      <w:ins w:id="349"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350" w:author="Musavi, Hamid [USA]" w:date="2018-09-09T16:03:00Z"/>
          <w:rFonts w:ascii="Courier New" w:hAnsi="Courier New" w:cs="Courier New"/>
          <w:sz w:val="20"/>
          <w:szCs w:val="20"/>
        </w:rPr>
      </w:pPr>
      <w:ins w:id="351" w:author="Musavi, Hamid [USA]" w:date="2018-09-09T16:03:00Z">
        <w:r w:rsidRPr="002569E8">
          <w:rPr>
            <w:rFonts w:ascii="Courier New" w:hAnsi="Courier New" w:cs="Courier New"/>
            <w:sz w:val="20"/>
            <w:szCs w:val="20"/>
          </w:rPr>
          <w:t xml:space="preserve">          "url": "null"</w:t>
        </w:r>
      </w:ins>
    </w:p>
    <w:p w:rsidR="002569E8" w:rsidRPr="002569E8" w:rsidRDefault="002569E8" w:rsidP="002569E8">
      <w:pPr>
        <w:shd w:val="clear" w:color="auto" w:fill="D9D9D9" w:themeFill="background1" w:themeFillShade="D9"/>
        <w:spacing w:after="0"/>
        <w:rPr>
          <w:ins w:id="352" w:author="Musavi, Hamid [USA]" w:date="2018-09-09T16:03:00Z"/>
          <w:rFonts w:ascii="Courier New" w:hAnsi="Courier New" w:cs="Courier New"/>
          <w:sz w:val="20"/>
          <w:szCs w:val="20"/>
        </w:rPr>
      </w:pPr>
      <w:ins w:id="353"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354" w:author="Musavi, Hamid [USA]" w:date="2018-09-09T16:03:00Z"/>
          <w:rFonts w:ascii="Courier New" w:hAnsi="Courier New" w:cs="Courier New"/>
          <w:sz w:val="20"/>
          <w:szCs w:val="20"/>
        </w:rPr>
      </w:pPr>
      <w:ins w:id="355"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356" w:author="Musavi, Hamid [USA]" w:date="2018-09-09T16:03:00Z"/>
          <w:rFonts w:ascii="Courier New" w:hAnsi="Courier New" w:cs="Courier New"/>
          <w:sz w:val="20"/>
          <w:szCs w:val="20"/>
        </w:rPr>
      </w:pPr>
      <w:ins w:id="357" w:author="Musavi, Hamid [USA]" w:date="2018-09-09T16:03:00Z">
        <w:r w:rsidRPr="002569E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ins w:id="358" w:author="Musavi, Hamid [USA]" w:date="2018-09-09T16:03:00Z"/>
          <w:rFonts w:ascii="Courier New" w:hAnsi="Courier New" w:cs="Courier New"/>
          <w:sz w:val="20"/>
          <w:szCs w:val="20"/>
        </w:rPr>
      </w:pPr>
      <w:ins w:id="359" w:author="Musavi, Hamid [USA]" w:date="2018-09-09T16:03:00Z">
        <w:r w:rsidRPr="002569E8">
          <w:rPr>
            <w:rFonts w:ascii="Courier New" w:hAnsi="Courier New" w:cs="Courier New"/>
            <w:sz w:val="20"/>
            <w:szCs w:val="20"/>
          </w:rPr>
          <w:t xml:space="preserve">  }</w:t>
        </w:r>
      </w:ins>
    </w:p>
    <w:p w:rsidR="00A1173A" w:rsidRPr="008B1559" w:rsidDel="002569E8" w:rsidRDefault="002569E8" w:rsidP="002569E8">
      <w:pPr>
        <w:shd w:val="clear" w:color="auto" w:fill="D9D9D9" w:themeFill="background1" w:themeFillShade="D9"/>
        <w:spacing w:after="0"/>
        <w:rPr>
          <w:del w:id="360" w:author="Musavi, Hamid [USA]" w:date="2018-09-09T16:03:00Z"/>
          <w:rFonts w:ascii="Courier New" w:hAnsi="Courier New" w:cs="Courier New"/>
          <w:sz w:val="20"/>
          <w:szCs w:val="20"/>
        </w:rPr>
      </w:pPr>
      <w:ins w:id="361" w:author="Musavi, Hamid [USA]" w:date="2018-09-09T16:03:00Z">
        <w:r w:rsidRPr="002569E8">
          <w:rPr>
            <w:rFonts w:ascii="Courier New" w:hAnsi="Courier New" w:cs="Courier New"/>
            <w:sz w:val="20"/>
            <w:szCs w:val="20"/>
          </w:rPr>
          <w:t>}</w:t>
        </w:r>
      </w:ins>
      <w:del w:id="362" w:author="Musavi, Hamid [USA]" w:date="2018-09-09T16:03:00Z">
        <w:r w:rsidR="00A1173A" w:rsidRPr="008B1559" w:rsidDel="002569E8">
          <w:rPr>
            <w:rFonts w:ascii="Courier New" w:hAnsi="Courier New" w:cs="Courier New"/>
            <w:sz w:val="20"/>
            <w:szCs w:val="20"/>
          </w:rPr>
          <w:delText>{</w:delText>
        </w:r>
      </w:del>
    </w:p>
    <w:p w:rsidR="00A1173A" w:rsidRPr="008B1559" w:rsidDel="002569E8" w:rsidRDefault="00A1173A" w:rsidP="00A1173A">
      <w:pPr>
        <w:shd w:val="clear" w:color="auto" w:fill="D9D9D9" w:themeFill="background1" w:themeFillShade="D9"/>
        <w:spacing w:after="0"/>
        <w:rPr>
          <w:del w:id="363" w:author="Musavi, Hamid [USA]" w:date="2018-09-09T16:03:00Z"/>
          <w:rFonts w:ascii="Courier New" w:hAnsi="Courier New" w:cs="Courier New"/>
          <w:sz w:val="20"/>
          <w:szCs w:val="20"/>
        </w:rPr>
      </w:pPr>
      <w:del w:id="364" w:author="Musavi, Hamid [USA]" w:date="2018-09-09T16:03:00Z">
        <w:r w:rsidRPr="008B1559" w:rsidDel="002569E8">
          <w:rPr>
            <w:rFonts w:ascii="Courier New" w:hAnsi="Courier New" w:cs="Courier New"/>
            <w:sz w:val="20"/>
            <w:szCs w:val="20"/>
          </w:rPr>
          <w:delText xml:space="preserve">  "metadata": {</w:delText>
        </w:r>
      </w:del>
    </w:p>
    <w:p w:rsidR="00A1173A" w:rsidRPr="008B1559" w:rsidDel="002569E8" w:rsidRDefault="00A1173A" w:rsidP="00A1173A">
      <w:pPr>
        <w:shd w:val="clear" w:color="auto" w:fill="D9D9D9" w:themeFill="background1" w:themeFillShade="D9"/>
        <w:spacing w:after="0"/>
        <w:rPr>
          <w:del w:id="365" w:author="Musavi, Hamid [USA]" w:date="2018-09-09T16:03:00Z"/>
          <w:rFonts w:ascii="Courier New" w:hAnsi="Courier New" w:cs="Courier New"/>
          <w:sz w:val="20"/>
          <w:szCs w:val="20"/>
        </w:rPr>
      </w:pPr>
      <w:del w:id="366" w:author="Musavi, Hamid [USA]" w:date="2018-09-09T16:03:00Z">
        <w:r w:rsidRPr="008B1559" w:rsidDel="002569E8">
          <w:rPr>
            <w:rFonts w:ascii="Courier New" w:hAnsi="Courier New" w:cs="Courier New"/>
            <w:sz w:val="20"/>
            <w:szCs w:val="20"/>
          </w:rPr>
          <w:delText xml:space="preserve">    "payloadType": "us.dot.its.jpo.ode.model.OdeMsgPayload",</w:delText>
        </w:r>
      </w:del>
    </w:p>
    <w:p w:rsidR="00A1173A" w:rsidRPr="008B1559" w:rsidDel="002569E8" w:rsidRDefault="00A1173A" w:rsidP="00A1173A">
      <w:pPr>
        <w:shd w:val="clear" w:color="auto" w:fill="D9D9D9" w:themeFill="background1" w:themeFillShade="D9"/>
        <w:spacing w:after="0"/>
        <w:rPr>
          <w:del w:id="367" w:author="Musavi, Hamid [USA]" w:date="2018-09-09T16:03:00Z"/>
          <w:rFonts w:ascii="Courier New" w:hAnsi="Courier New" w:cs="Courier New"/>
          <w:sz w:val="20"/>
          <w:szCs w:val="20"/>
        </w:rPr>
      </w:pPr>
      <w:del w:id="368" w:author="Musavi, Hamid [USA]" w:date="2018-09-09T16:03:00Z">
        <w:r w:rsidRPr="008B1559" w:rsidDel="002569E8">
          <w:rPr>
            <w:rFonts w:ascii="Courier New" w:hAnsi="Courier New" w:cs="Courier New"/>
            <w:sz w:val="20"/>
            <w:szCs w:val="20"/>
          </w:rPr>
          <w:delText xml:space="preserve">    "serialId": {</w:delText>
        </w:r>
      </w:del>
    </w:p>
    <w:p w:rsidR="00A1173A" w:rsidRPr="008B1559" w:rsidDel="002569E8" w:rsidRDefault="00A1173A" w:rsidP="00A1173A">
      <w:pPr>
        <w:shd w:val="clear" w:color="auto" w:fill="D9D9D9" w:themeFill="background1" w:themeFillShade="D9"/>
        <w:spacing w:after="0"/>
        <w:rPr>
          <w:del w:id="369" w:author="Musavi, Hamid [USA]" w:date="2018-09-09T16:03:00Z"/>
          <w:rFonts w:ascii="Courier New" w:hAnsi="Courier New" w:cs="Courier New"/>
          <w:sz w:val="20"/>
          <w:szCs w:val="20"/>
        </w:rPr>
      </w:pPr>
      <w:del w:id="370" w:author="Musavi, Hamid [USA]" w:date="2018-09-09T16:03:00Z">
        <w:r w:rsidRPr="008B1559" w:rsidDel="002569E8">
          <w:rPr>
            <w:rFonts w:ascii="Courier New" w:hAnsi="Courier New" w:cs="Courier New"/>
            <w:sz w:val="20"/>
            <w:szCs w:val="20"/>
          </w:rPr>
          <w:delText xml:space="preserve">      "streamId": "e4cc2366-0450-4052-83df-ca11f5dbd080",</w:delText>
        </w:r>
      </w:del>
    </w:p>
    <w:p w:rsidR="00A1173A" w:rsidRPr="008B1559" w:rsidDel="002569E8" w:rsidRDefault="00A1173A" w:rsidP="00A1173A">
      <w:pPr>
        <w:shd w:val="clear" w:color="auto" w:fill="D9D9D9" w:themeFill="background1" w:themeFillShade="D9"/>
        <w:spacing w:after="0"/>
        <w:rPr>
          <w:del w:id="371" w:author="Musavi, Hamid [USA]" w:date="2018-09-09T16:03:00Z"/>
          <w:rFonts w:ascii="Courier New" w:hAnsi="Courier New" w:cs="Courier New"/>
          <w:sz w:val="20"/>
          <w:szCs w:val="20"/>
        </w:rPr>
      </w:pPr>
      <w:del w:id="372" w:author="Musavi, Hamid [USA]" w:date="2018-09-09T16:03:00Z">
        <w:r w:rsidRPr="008B1559" w:rsidDel="002569E8">
          <w:rPr>
            <w:rFonts w:ascii="Courier New" w:hAnsi="Courier New" w:cs="Courier New"/>
            <w:sz w:val="20"/>
            <w:szCs w:val="20"/>
          </w:rPr>
          <w:delText xml:space="preserve">      "bundleSize": 1,</w:delText>
        </w:r>
      </w:del>
    </w:p>
    <w:p w:rsidR="00A1173A" w:rsidRPr="008B1559" w:rsidDel="002569E8" w:rsidRDefault="00A1173A" w:rsidP="00A1173A">
      <w:pPr>
        <w:shd w:val="clear" w:color="auto" w:fill="D9D9D9" w:themeFill="background1" w:themeFillShade="D9"/>
        <w:spacing w:after="0"/>
        <w:rPr>
          <w:del w:id="373" w:author="Musavi, Hamid [USA]" w:date="2018-09-09T16:03:00Z"/>
          <w:rFonts w:ascii="Courier New" w:hAnsi="Courier New" w:cs="Courier New"/>
          <w:sz w:val="20"/>
          <w:szCs w:val="20"/>
        </w:rPr>
      </w:pPr>
      <w:del w:id="374" w:author="Musavi, Hamid [USA]" w:date="2018-09-09T16:03:00Z">
        <w:r w:rsidRPr="008B1559" w:rsidDel="002569E8">
          <w:rPr>
            <w:rFonts w:ascii="Courier New" w:hAnsi="Courier New" w:cs="Courier New"/>
            <w:sz w:val="20"/>
            <w:szCs w:val="20"/>
          </w:rPr>
          <w:delText xml:space="preserve">      "bundleId": 0,</w:delText>
        </w:r>
      </w:del>
    </w:p>
    <w:p w:rsidR="00A1173A" w:rsidRPr="008B1559" w:rsidDel="002569E8" w:rsidRDefault="00A1173A" w:rsidP="00A1173A">
      <w:pPr>
        <w:shd w:val="clear" w:color="auto" w:fill="D9D9D9" w:themeFill="background1" w:themeFillShade="D9"/>
        <w:spacing w:after="0"/>
        <w:rPr>
          <w:del w:id="375" w:author="Musavi, Hamid [USA]" w:date="2018-09-09T16:03:00Z"/>
          <w:rFonts w:ascii="Courier New" w:hAnsi="Courier New" w:cs="Courier New"/>
          <w:sz w:val="20"/>
          <w:szCs w:val="20"/>
        </w:rPr>
      </w:pPr>
      <w:del w:id="376" w:author="Musavi, Hamid [USA]" w:date="2018-09-09T16:03:00Z">
        <w:r w:rsidRPr="008B1559" w:rsidDel="002569E8">
          <w:rPr>
            <w:rFonts w:ascii="Courier New" w:hAnsi="Courier New" w:cs="Courier New"/>
            <w:sz w:val="20"/>
            <w:szCs w:val="20"/>
          </w:rPr>
          <w:delText xml:space="preserve">      "recordId": 0,</w:delText>
        </w:r>
      </w:del>
    </w:p>
    <w:p w:rsidR="00A1173A" w:rsidRPr="008B1559" w:rsidDel="002569E8" w:rsidRDefault="00A1173A" w:rsidP="00A1173A">
      <w:pPr>
        <w:shd w:val="clear" w:color="auto" w:fill="D9D9D9" w:themeFill="background1" w:themeFillShade="D9"/>
        <w:spacing w:after="0"/>
        <w:rPr>
          <w:del w:id="377" w:author="Musavi, Hamid [USA]" w:date="2018-09-09T16:03:00Z"/>
          <w:rFonts w:ascii="Courier New" w:hAnsi="Courier New" w:cs="Courier New"/>
          <w:sz w:val="20"/>
          <w:szCs w:val="20"/>
        </w:rPr>
      </w:pPr>
      <w:del w:id="378" w:author="Musavi, Hamid [USA]" w:date="2018-09-09T16:03:00Z">
        <w:r w:rsidRPr="008B1559" w:rsidDel="002569E8">
          <w:rPr>
            <w:rFonts w:ascii="Courier New" w:hAnsi="Courier New" w:cs="Courier New"/>
            <w:sz w:val="20"/>
            <w:szCs w:val="20"/>
          </w:rPr>
          <w:delText xml:space="preserve">      "serialNumber": 0</w:delText>
        </w:r>
      </w:del>
    </w:p>
    <w:p w:rsidR="00A1173A" w:rsidRPr="008B1559" w:rsidDel="002569E8" w:rsidRDefault="00A1173A" w:rsidP="00A1173A">
      <w:pPr>
        <w:shd w:val="clear" w:color="auto" w:fill="D9D9D9" w:themeFill="background1" w:themeFillShade="D9"/>
        <w:spacing w:after="0"/>
        <w:rPr>
          <w:del w:id="379" w:author="Musavi, Hamid [USA]" w:date="2018-09-09T16:03:00Z"/>
          <w:rFonts w:ascii="Courier New" w:hAnsi="Courier New" w:cs="Courier New"/>
          <w:sz w:val="20"/>
          <w:szCs w:val="20"/>
        </w:rPr>
      </w:pPr>
      <w:del w:id="38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381" w:author="Musavi, Hamid [USA]" w:date="2018-09-09T16:03:00Z"/>
          <w:rFonts w:ascii="Courier New" w:hAnsi="Courier New" w:cs="Courier New"/>
          <w:sz w:val="20"/>
          <w:szCs w:val="20"/>
        </w:rPr>
      </w:pPr>
      <w:del w:id="382" w:author="Musavi, Hamid [USA]" w:date="2018-09-09T16:03:00Z">
        <w:r w:rsidRPr="008B1559" w:rsidDel="002569E8">
          <w:rPr>
            <w:rFonts w:ascii="Courier New" w:hAnsi="Courier New" w:cs="Courier New"/>
            <w:sz w:val="20"/>
            <w:szCs w:val="20"/>
          </w:rPr>
          <w:delText xml:space="preserve">    "odeReceivedAt": "2018-04-20T20:19:24.925Z</w:delText>
        </w:r>
      </w:del>
      <w:del w:id="383" w:author="Musavi, Hamid [USA]" w:date="2018-09-09T15:32:00Z">
        <w:r w:rsidRPr="008B1559" w:rsidDel="000613D0">
          <w:rPr>
            <w:rFonts w:ascii="Courier New" w:hAnsi="Courier New" w:cs="Courier New"/>
            <w:sz w:val="20"/>
            <w:szCs w:val="20"/>
          </w:rPr>
          <w:delText>[UTC]</w:delText>
        </w:r>
      </w:del>
      <w:del w:id="384" w:author="Musavi, Hamid [USA]" w:date="2018-09-09T16:03:00Z">
        <w:r w:rsidRPr="008B1559" w:rsidDel="002569E8">
          <w:rPr>
            <w:rFonts w:ascii="Courier New" w:hAnsi="Courier New" w:cs="Courier New"/>
            <w:sz w:val="20"/>
            <w:szCs w:val="20"/>
          </w:rPr>
          <w:delText>",</w:delText>
        </w:r>
      </w:del>
    </w:p>
    <w:p w:rsidR="00A1173A" w:rsidRPr="008B1559" w:rsidDel="002569E8" w:rsidRDefault="00A1173A" w:rsidP="00A1173A">
      <w:pPr>
        <w:shd w:val="clear" w:color="auto" w:fill="D9D9D9" w:themeFill="background1" w:themeFillShade="D9"/>
        <w:spacing w:after="0"/>
        <w:rPr>
          <w:del w:id="385" w:author="Musavi, Hamid [USA]" w:date="2018-09-09T16:03:00Z"/>
          <w:rFonts w:ascii="Courier New" w:hAnsi="Courier New" w:cs="Courier New"/>
          <w:sz w:val="20"/>
          <w:szCs w:val="20"/>
        </w:rPr>
      </w:pPr>
      <w:del w:id="386" w:author="Musavi, Hamid [USA]" w:date="2018-09-09T16:03:00Z">
        <w:r w:rsidRPr="008B1559" w:rsidDel="002569E8">
          <w:rPr>
            <w:rFonts w:ascii="Courier New" w:hAnsi="Courier New" w:cs="Courier New"/>
            <w:sz w:val="20"/>
            <w:szCs w:val="20"/>
          </w:rPr>
          <w:delText xml:space="preserve">    "schemaVersion": </w:delText>
        </w:r>
        <w:r w:rsidR="007C24BB" w:rsidDel="002569E8">
          <w:rPr>
            <w:rFonts w:ascii="Courier New" w:hAnsi="Courier New" w:cs="Courier New"/>
            <w:sz w:val="20"/>
            <w:szCs w:val="20"/>
          </w:rPr>
          <w:delText>5</w:delText>
        </w:r>
        <w:r w:rsidRPr="008B1559" w:rsidDel="002569E8">
          <w:rPr>
            <w:rFonts w:ascii="Courier New" w:hAnsi="Courier New" w:cs="Courier New"/>
            <w:sz w:val="20"/>
            <w:szCs w:val="20"/>
          </w:rPr>
          <w:delText>,</w:delText>
        </w:r>
      </w:del>
    </w:p>
    <w:p w:rsidR="00A1173A" w:rsidRPr="008B1559" w:rsidDel="002569E8" w:rsidRDefault="00A1173A" w:rsidP="002569E8">
      <w:pPr>
        <w:shd w:val="clear" w:color="auto" w:fill="D9D9D9" w:themeFill="background1" w:themeFillShade="D9"/>
        <w:spacing w:after="0"/>
        <w:rPr>
          <w:del w:id="387" w:author="Musavi, Hamid [USA]" w:date="2018-09-09T16:03:00Z"/>
          <w:rFonts w:ascii="Courier New" w:hAnsi="Courier New" w:cs="Courier New"/>
          <w:sz w:val="20"/>
          <w:szCs w:val="20"/>
        </w:rPr>
      </w:pPr>
      <w:del w:id="388" w:author="Musavi, Hamid [USA]" w:date="2018-09-09T16:03:00Z">
        <w:r w:rsidRPr="008B1559" w:rsidDel="002569E8">
          <w:rPr>
            <w:rFonts w:ascii="Courier New" w:hAnsi="Courier New" w:cs="Courier New"/>
            <w:sz w:val="20"/>
            <w:szCs w:val="20"/>
          </w:rPr>
          <w:delText xml:space="preserve">    "sanitized": false</w:delText>
        </w:r>
      </w:del>
    </w:p>
    <w:p w:rsidR="00A1173A" w:rsidRPr="008B1559" w:rsidDel="002569E8" w:rsidRDefault="00A1173A" w:rsidP="00A1173A">
      <w:pPr>
        <w:shd w:val="clear" w:color="auto" w:fill="D9D9D9" w:themeFill="background1" w:themeFillShade="D9"/>
        <w:spacing w:after="0"/>
        <w:rPr>
          <w:del w:id="389" w:author="Musavi, Hamid [USA]" w:date="2018-09-09T16:03:00Z"/>
          <w:rFonts w:ascii="Courier New" w:hAnsi="Courier New" w:cs="Courier New"/>
          <w:sz w:val="20"/>
          <w:szCs w:val="20"/>
        </w:rPr>
      </w:pPr>
      <w:del w:id="39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391" w:author="Musavi, Hamid [USA]" w:date="2018-09-09T16:03:00Z"/>
          <w:rFonts w:ascii="Courier New" w:hAnsi="Courier New" w:cs="Courier New"/>
          <w:sz w:val="20"/>
          <w:szCs w:val="20"/>
        </w:rPr>
      </w:pPr>
      <w:del w:id="392" w:author="Musavi, Hamid [USA]" w:date="2018-09-09T16:03:00Z">
        <w:r w:rsidRPr="008B1559" w:rsidDel="002569E8">
          <w:rPr>
            <w:rFonts w:ascii="Courier New" w:hAnsi="Courier New" w:cs="Courier New"/>
            <w:sz w:val="20"/>
            <w:szCs w:val="20"/>
          </w:rPr>
          <w:delText xml:space="preserve">  "payload": {</w:delText>
        </w:r>
      </w:del>
    </w:p>
    <w:p w:rsidR="00A1173A" w:rsidRPr="008B1559" w:rsidDel="002569E8" w:rsidRDefault="00A1173A" w:rsidP="00A1173A">
      <w:pPr>
        <w:shd w:val="clear" w:color="auto" w:fill="D9D9D9" w:themeFill="background1" w:themeFillShade="D9"/>
        <w:spacing w:after="0"/>
        <w:rPr>
          <w:del w:id="393" w:author="Musavi, Hamid [USA]" w:date="2018-09-09T16:03:00Z"/>
          <w:rFonts w:ascii="Courier New" w:hAnsi="Courier New" w:cs="Courier New"/>
          <w:sz w:val="20"/>
          <w:szCs w:val="20"/>
        </w:rPr>
      </w:pPr>
      <w:del w:id="394" w:author="Musavi, Hamid [USA]" w:date="2018-09-09T16:03:00Z">
        <w:r w:rsidRPr="008B1559" w:rsidDel="002569E8">
          <w:rPr>
            <w:rFonts w:ascii="Courier New" w:hAnsi="Courier New" w:cs="Courier New"/>
            <w:sz w:val="20"/>
            <w:szCs w:val="20"/>
          </w:rPr>
          <w:delText xml:space="preserve">    "dataType": "us.dot.its.jpo.ode.plugin.j2735.J2735TravelerInformationMessage",</w:delText>
        </w:r>
      </w:del>
    </w:p>
    <w:p w:rsidR="00A1173A" w:rsidRPr="008B1559" w:rsidDel="002569E8" w:rsidRDefault="00A1173A" w:rsidP="00A1173A">
      <w:pPr>
        <w:shd w:val="clear" w:color="auto" w:fill="D9D9D9" w:themeFill="background1" w:themeFillShade="D9"/>
        <w:spacing w:after="0"/>
        <w:rPr>
          <w:del w:id="395" w:author="Musavi, Hamid [USA]" w:date="2018-09-09T16:03:00Z"/>
          <w:rFonts w:ascii="Courier New" w:hAnsi="Courier New" w:cs="Courier New"/>
          <w:sz w:val="20"/>
          <w:szCs w:val="20"/>
        </w:rPr>
      </w:pPr>
      <w:del w:id="396" w:author="Musavi, Hamid [USA]" w:date="2018-09-09T16:03:00Z">
        <w:r w:rsidRPr="008B1559" w:rsidDel="002569E8">
          <w:rPr>
            <w:rFonts w:ascii="Courier New" w:hAnsi="Courier New" w:cs="Courier New"/>
            <w:sz w:val="20"/>
            <w:szCs w:val="20"/>
          </w:rPr>
          <w:delText xml:space="preserve">    "data": {</w:delText>
        </w:r>
      </w:del>
    </w:p>
    <w:p w:rsidR="00A1173A" w:rsidRPr="008B1559" w:rsidDel="002569E8" w:rsidRDefault="00A1173A" w:rsidP="00A1173A">
      <w:pPr>
        <w:shd w:val="clear" w:color="auto" w:fill="D9D9D9" w:themeFill="background1" w:themeFillShade="D9"/>
        <w:spacing w:after="0"/>
        <w:rPr>
          <w:del w:id="397" w:author="Musavi, Hamid [USA]" w:date="2018-09-09T16:03:00Z"/>
          <w:rFonts w:ascii="Courier New" w:hAnsi="Courier New" w:cs="Courier New"/>
          <w:sz w:val="20"/>
          <w:szCs w:val="20"/>
        </w:rPr>
      </w:pPr>
      <w:del w:id="398" w:author="Musavi, Hamid [USA]" w:date="2018-09-09T16:03:00Z">
        <w:r w:rsidRPr="008B1559" w:rsidDel="002569E8">
          <w:rPr>
            <w:rFonts w:ascii="Courier New" w:hAnsi="Courier New" w:cs="Courier New"/>
            <w:sz w:val="20"/>
            <w:szCs w:val="20"/>
          </w:rPr>
          <w:delText xml:space="preserve">      "msgCnt": 1,</w:delText>
        </w:r>
      </w:del>
    </w:p>
    <w:p w:rsidR="00A1173A" w:rsidRPr="008B1559" w:rsidDel="002569E8" w:rsidRDefault="00A1173A" w:rsidP="00A1173A">
      <w:pPr>
        <w:shd w:val="clear" w:color="auto" w:fill="D9D9D9" w:themeFill="background1" w:themeFillShade="D9"/>
        <w:spacing w:after="0"/>
        <w:rPr>
          <w:del w:id="399" w:author="Musavi, Hamid [USA]" w:date="2018-09-09T16:03:00Z"/>
          <w:rFonts w:ascii="Courier New" w:hAnsi="Courier New" w:cs="Courier New"/>
          <w:sz w:val="20"/>
          <w:szCs w:val="20"/>
        </w:rPr>
      </w:pPr>
      <w:del w:id="400" w:author="Musavi, Hamid [USA]" w:date="2018-09-09T16:03:00Z">
        <w:r w:rsidRPr="008B1559" w:rsidDel="002569E8">
          <w:rPr>
            <w:rFonts w:ascii="Courier New" w:hAnsi="Courier New" w:cs="Courier New"/>
            <w:sz w:val="20"/>
            <w:szCs w:val="20"/>
          </w:rPr>
          <w:delText xml:space="preserve">      "index": 3,</w:delText>
        </w:r>
      </w:del>
    </w:p>
    <w:p w:rsidR="00A1173A" w:rsidRPr="008B1559" w:rsidDel="002569E8" w:rsidRDefault="00A1173A" w:rsidP="00A1173A">
      <w:pPr>
        <w:shd w:val="clear" w:color="auto" w:fill="D9D9D9" w:themeFill="background1" w:themeFillShade="D9"/>
        <w:spacing w:after="0"/>
        <w:rPr>
          <w:del w:id="401" w:author="Musavi, Hamid [USA]" w:date="2018-09-09T16:03:00Z"/>
          <w:rFonts w:ascii="Courier New" w:hAnsi="Courier New" w:cs="Courier New"/>
          <w:sz w:val="20"/>
          <w:szCs w:val="20"/>
        </w:rPr>
      </w:pPr>
      <w:del w:id="402" w:author="Musavi, Hamid [USA]" w:date="2018-09-09T16:03:00Z">
        <w:r w:rsidRPr="008B1559" w:rsidDel="002569E8">
          <w:rPr>
            <w:rFonts w:ascii="Courier New" w:hAnsi="Courier New" w:cs="Courier New"/>
            <w:sz w:val="20"/>
            <w:szCs w:val="20"/>
          </w:rPr>
          <w:delText xml:space="preserve">      "timeStamp": "2018-04-18T18:38:52.914Z",</w:delText>
        </w:r>
      </w:del>
    </w:p>
    <w:p w:rsidR="00A1173A" w:rsidRPr="008B1559" w:rsidDel="002569E8" w:rsidRDefault="00A1173A" w:rsidP="00A1173A">
      <w:pPr>
        <w:shd w:val="clear" w:color="auto" w:fill="D9D9D9" w:themeFill="background1" w:themeFillShade="D9"/>
        <w:spacing w:after="0"/>
        <w:rPr>
          <w:del w:id="403" w:author="Musavi, Hamid [USA]" w:date="2018-09-09T16:03:00Z"/>
          <w:rFonts w:ascii="Courier New" w:hAnsi="Courier New" w:cs="Courier New"/>
          <w:sz w:val="20"/>
          <w:szCs w:val="20"/>
        </w:rPr>
      </w:pPr>
      <w:del w:id="404" w:author="Musavi, Hamid [USA]" w:date="2018-09-09T16:03:00Z">
        <w:r w:rsidRPr="008B1559" w:rsidDel="002569E8">
          <w:rPr>
            <w:rFonts w:ascii="Courier New" w:hAnsi="Courier New" w:cs="Courier New"/>
            <w:sz w:val="20"/>
            <w:szCs w:val="20"/>
          </w:rPr>
          <w:delText xml:space="preserve">      "packetID": "0000002316f1b0eed3",</w:delText>
        </w:r>
      </w:del>
    </w:p>
    <w:p w:rsidR="00A1173A" w:rsidRPr="008B1559" w:rsidDel="002569E8" w:rsidRDefault="00A1173A" w:rsidP="00A1173A">
      <w:pPr>
        <w:shd w:val="clear" w:color="auto" w:fill="D9D9D9" w:themeFill="background1" w:themeFillShade="D9"/>
        <w:spacing w:after="0"/>
        <w:rPr>
          <w:del w:id="405" w:author="Musavi, Hamid [USA]" w:date="2018-09-09T16:03:00Z"/>
          <w:rFonts w:ascii="Courier New" w:hAnsi="Courier New" w:cs="Courier New"/>
          <w:sz w:val="20"/>
          <w:szCs w:val="20"/>
        </w:rPr>
      </w:pPr>
      <w:del w:id="406" w:author="Musavi, Hamid [USA]" w:date="2018-09-09T16:03:00Z">
        <w:r w:rsidRPr="008B1559" w:rsidDel="002569E8">
          <w:rPr>
            <w:rFonts w:ascii="Courier New" w:hAnsi="Courier New" w:cs="Courier New"/>
            <w:sz w:val="20"/>
            <w:szCs w:val="20"/>
          </w:rPr>
          <w:delText xml:space="preserve">      "urlB": "null",</w:delText>
        </w:r>
      </w:del>
    </w:p>
    <w:p w:rsidR="00A1173A" w:rsidRPr="008B1559" w:rsidDel="002569E8" w:rsidRDefault="00A1173A" w:rsidP="00A1173A">
      <w:pPr>
        <w:shd w:val="clear" w:color="auto" w:fill="D9D9D9" w:themeFill="background1" w:themeFillShade="D9"/>
        <w:spacing w:after="0"/>
        <w:rPr>
          <w:del w:id="407" w:author="Musavi, Hamid [USA]" w:date="2018-09-09T16:03:00Z"/>
          <w:rFonts w:ascii="Courier New" w:hAnsi="Courier New" w:cs="Courier New"/>
          <w:sz w:val="20"/>
          <w:szCs w:val="20"/>
        </w:rPr>
      </w:pPr>
      <w:del w:id="408" w:author="Musavi, Hamid [USA]" w:date="2018-09-09T16:03:00Z">
        <w:r w:rsidRPr="008B1559" w:rsidDel="002569E8">
          <w:rPr>
            <w:rFonts w:ascii="Courier New" w:hAnsi="Courier New" w:cs="Courier New"/>
            <w:sz w:val="20"/>
            <w:szCs w:val="20"/>
          </w:rPr>
          <w:delText xml:space="preserve">      "dataframes": [</w:delText>
        </w:r>
      </w:del>
    </w:p>
    <w:p w:rsidR="00A1173A" w:rsidRPr="008B1559" w:rsidDel="002569E8" w:rsidRDefault="00A1173A" w:rsidP="00A1173A">
      <w:pPr>
        <w:shd w:val="clear" w:color="auto" w:fill="D9D9D9" w:themeFill="background1" w:themeFillShade="D9"/>
        <w:spacing w:after="0"/>
        <w:rPr>
          <w:del w:id="409" w:author="Musavi, Hamid [USA]" w:date="2018-09-09T16:03:00Z"/>
          <w:rFonts w:ascii="Courier New" w:hAnsi="Courier New" w:cs="Courier New"/>
          <w:sz w:val="20"/>
          <w:szCs w:val="20"/>
        </w:rPr>
      </w:pPr>
      <w:del w:id="41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411" w:author="Musavi, Hamid [USA]" w:date="2018-09-09T16:03:00Z"/>
          <w:rFonts w:ascii="Courier New" w:hAnsi="Courier New" w:cs="Courier New"/>
          <w:sz w:val="20"/>
          <w:szCs w:val="20"/>
        </w:rPr>
      </w:pPr>
      <w:del w:id="412" w:author="Musavi, Hamid [USA]" w:date="2018-09-09T16:03:00Z">
        <w:r w:rsidRPr="008B1559" w:rsidDel="002569E8">
          <w:rPr>
            <w:rFonts w:ascii="Courier New" w:hAnsi="Courier New" w:cs="Courier New"/>
            <w:sz w:val="20"/>
            <w:szCs w:val="20"/>
          </w:rPr>
          <w:delText xml:space="preserve">          "sspTimRights": 1,</w:delText>
        </w:r>
      </w:del>
    </w:p>
    <w:p w:rsidR="00A1173A" w:rsidRPr="008B1559" w:rsidDel="002569E8" w:rsidRDefault="00A1173A" w:rsidP="00A1173A">
      <w:pPr>
        <w:shd w:val="clear" w:color="auto" w:fill="D9D9D9" w:themeFill="background1" w:themeFillShade="D9"/>
        <w:spacing w:after="0"/>
        <w:rPr>
          <w:del w:id="413" w:author="Musavi, Hamid [USA]" w:date="2018-09-09T16:03:00Z"/>
          <w:rFonts w:ascii="Courier New" w:hAnsi="Courier New" w:cs="Courier New"/>
          <w:sz w:val="20"/>
          <w:szCs w:val="20"/>
        </w:rPr>
      </w:pPr>
      <w:del w:id="414" w:author="Musavi, Hamid [USA]" w:date="2018-09-09T16:03:00Z">
        <w:r w:rsidRPr="008B1559" w:rsidDel="002569E8">
          <w:rPr>
            <w:rFonts w:ascii="Courier New" w:hAnsi="Courier New" w:cs="Courier New"/>
            <w:sz w:val="20"/>
            <w:szCs w:val="20"/>
          </w:rPr>
          <w:delText xml:space="preserve">          "frameType": "advisory",</w:delText>
        </w:r>
      </w:del>
    </w:p>
    <w:p w:rsidR="00A1173A" w:rsidRPr="008B1559" w:rsidDel="002569E8" w:rsidRDefault="00A1173A" w:rsidP="00A1173A">
      <w:pPr>
        <w:shd w:val="clear" w:color="auto" w:fill="D9D9D9" w:themeFill="background1" w:themeFillShade="D9"/>
        <w:spacing w:after="0"/>
        <w:rPr>
          <w:del w:id="415" w:author="Musavi, Hamid [USA]" w:date="2018-09-09T16:03:00Z"/>
          <w:rFonts w:ascii="Courier New" w:hAnsi="Courier New" w:cs="Courier New"/>
          <w:sz w:val="20"/>
          <w:szCs w:val="20"/>
        </w:rPr>
      </w:pPr>
      <w:del w:id="416" w:author="Musavi, Hamid [USA]" w:date="2018-09-09T16:03:00Z">
        <w:r w:rsidRPr="008B1559" w:rsidDel="002569E8">
          <w:rPr>
            <w:rFonts w:ascii="Courier New" w:hAnsi="Courier New" w:cs="Courier New"/>
            <w:sz w:val="20"/>
            <w:szCs w:val="20"/>
          </w:rPr>
          <w:delText xml:space="preserve">          "msgId": {</w:delText>
        </w:r>
      </w:del>
    </w:p>
    <w:p w:rsidR="00A1173A" w:rsidRPr="008B1559" w:rsidDel="002569E8" w:rsidRDefault="00A1173A" w:rsidP="00A1173A">
      <w:pPr>
        <w:shd w:val="clear" w:color="auto" w:fill="D9D9D9" w:themeFill="background1" w:themeFillShade="D9"/>
        <w:spacing w:after="0"/>
        <w:rPr>
          <w:del w:id="417" w:author="Musavi, Hamid [USA]" w:date="2018-09-09T16:03:00Z"/>
          <w:rFonts w:ascii="Courier New" w:hAnsi="Courier New" w:cs="Courier New"/>
          <w:sz w:val="20"/>
          <w:szCs w:val="20"/>
        </w:rPr>
      </w:pPr>
      <w:del w:id="418" w:author="Musavi, Hamid [USA]" w:date="2018-09-09T16:03:00Z">
        <w:r w:rsidRPr="008B1559" w:rsidDel="002569E8">
          <w:rPr>
            <w:rFonts w:ascii="Courier New" w:hAnsi="Courier New" w:cs="Courier New"/>
            <w:sz w:val="20"/>
            <w:szCs w:val="20"/>
          </w:rPr>
          <w:delText xml:space="preserve">            "roadSignID": {</w:delText>
        </w:r>
      </w:del>
    </w:p>
    <w:p w:rsidR="00A1173A" w:rsidRPr="008B1559" w:rsidDel="002569E8" w:rsidRDefault="00A1173A" w:rsidP="00A1173A">
      <w:pPr>
        <w:shd w:val="clear" w:color="auto" w:fill="D9D9D9" w:themeFill="background1" w:themeFillShade="D9"/>
        <w:spacing w:after="0"/>
        <w:rPr>
          <w:del w:id="419" w:author="Musavi, Hamid [USA]" w:date="2018-09-09T16:03:00Z"/>
          <w:rFonts w:ascii="Courier New" w:hAnsi="Courier New" w:cs="Courier New"/>
          <w:sz w:val="20"/>
          <w:szCs w:val="20"/>
        </w:rPr>
      </w:pPr>
      <w:del w:id="420" w:author="Musavi, Hamid [USA]" w:date="2018-09-09T16:03:00Z">
        <w:r w:rsidRPr="008B1559" w:rsidDel="002569E8">
          <w:rPr>
            <w:rFonts w:ascii="Courier New" w:hAnsi="Courier New" w:cs="Courier New"/>
            <w:sz w:val="20"/>
            <w:szCs w:val="20"/>
          </w:rPr>
          <w:delText xml:space="preserve">              "position": {</w:delText>
        </w:r>
      </w:del>
    </w:p>
    <w:p w:rsidR="00A1173A" w:rsidRPr="008B1559" w:rsidDel="002569E8" w:rsidRDefault="00A1173A" w:rsidP="00A1173A">
      <w:pPr>
        <w:shd w:val="clear" w:color="auto" w:fill="D9D9D9" w:themeFill="background1" w:themeFillShade="D9"/>
        <w:spacing w:after="0"/>
        <w:rPr>
          <w:del w:id="421" w:author="Musavi, Hamid [USA]" w:date="2018-09-09T16:03:00Z"/>
          <w:rFonts w:ascii="Courier New" w:hAnsi="Courier New" w:cs="Courier New"/>
          <w:sz w:val="20"/>
          <w:szCs w:val="20"/>
        </w:rPr>
      </w:pPr>
      <w:del w:id="422" w:author="Musavi, Hamid [USA]" w:date="2018-09-09T16:03:00Z">
        <w:r w:rsidRPr="008B1559" w:rsidDel="002569E8">
          <w:rPr>
            <w:rFonts w:ascii="Courier New" w:hAnsi="Courier New" w:cs="Courier New"/>
            <w:sz w:val="20"/>
            <w:szCs w:val="20"/>
          </w:rPr>
          <w:delText xml:space="preserve">                "latitude": 40.573068,</w:delText>
        </w:r>
      </w:del>
    </w:p>
    <w:p w:rsidR="00A1173A" w:rsidRPr="008B1559" w:rsidDel="002569E8" w:rsidRDefault="00A1173A" w:rsidP="00A1173A">
      <w:pPr>
        <w:shd w:val="clear" w:color="auto" w:fill="D9D9D9" w:themeFill="background1" w:themeFillShade="D9"/>
        <w:spacing w:after="0"/>
        <w:rPr>
          <w:del w:id="423" w:author="Musavi, Hamid [USA]" w:date="2018-09-09T16:03:00Z"/>
          <w:rFonts w:ascii="Courier New" w:hAnsi="Courier New" w:cs="Courier New"/>
          <w:sz w:val="20"/>
          <w:szCs w:val="20"/>
        </w:rPr>
      </w:pPr>
      <w:del w:id="424" w:author="Musavi, Hamid [USA]" w:date="2018-09-09T16:03:00Z">
        <w:r w:rsidRPr="008B1559" w:rsidDel="002569E8">
          <w:rPr>
            <w:rFonts w:ascii="Courier New" w:hAnsi="Courier New" w:cs="Courier New"/>
            <w:sz w:val="20"/>
            <w:szCs w:val="20"/>
          </w:rPr>
          <w:delText xml:space="preserve">                "longitude": -105.049016</w:delText>
        </w:r>
      </w:del>
    </w:p>
    <w:p w:rsidR="00A1173A" w:rsidRPr="008B1559" w:rsidDel="002569E8" w:rsidRDefault="00A1173A" w:rsidP="00A1173A">
      <w:pPr>
        <w:shd w:val="clear" w:color="auto" w:fill="D9D9D9" w:themeFill="background1" w:themeFillShade="D9"/>
        <w:spacing w:after="0"/>
        <w:rPr>
          <w:del w:id="425" w:author="Musavi, Hamid [USA]" w:date="2018-09-09T16:03:00Z"/>
          <w:rFonts w:ascii="Courier New" w:hAnsi="Courier New" w:cs="Courier New"/>
          <w:sz w:val="20"/>
          <w:szCs w:val="20"/>
        </w:rPr>
      </w:pPr>
      <w:del w:id="426"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427" w:author="Musavi, Hamid [USA]" w:date="2018-09-09T16:03:00Z"/>
          <w:rFonts w:ascii="Courier New" w:hAnsi="Courier New" w:cs="Courier New"/>
          <w:sz w:val="20"/>
          <w:szCs w:val="20"/>
        </w:rPr>
      </w:pPr>
      <w:del w:id="428" w:author="Musavi, Hamid [USA]" w:date="2018-09-09T16:03:00Z">
        <w:r w:rsidRPr="008B1559" w:rsidDel="002569E8">
          <w:rPr>
            <w:rFonts w:ascii="Courier New" w:hAnsi="Courier New" w:cs="Courier New"/>
            <w:sz w:val="20"/>
            <w:szCs w:val="20"/>
          </w:rPr>
          <w:delText xml:space="preserve">              "viewAngle": "1111111111111111",</w:delText>
        </w:r>
      </w:del>
    </w:p>
    <w:p w:rsidR="00A1173A" w:rsidRPr="008B1559" w:rsidDel="002569E8" w:rsidRDefault="00A1173A" w:rsidP="00A1173A">
      <w:pPr>
        <w:shd w:val="clear" w:color="auto" w:fill="D9D9D9" w:themeFill="background1" w:themeFillShade="D9"/>
        <w:spacing w:after="0"/>
        <w:rPr>
          <w:del w:id="429" w:author="Musavi, Hamid [USA]" w:date="2018-09-09T16:03:00Z"/>
          <w:rFonts w:ascii="Courier New" w:hAnsi="Courier New" w:cs="Courier New"/>
          <w:sz w:val="20"/>
          <w:szCs w:val="20"/>
        </w:rPr>
      </w:pPr>
      <w:del w:id="430" w:author="Musavi, Hamid [USA]" w:date="2018-09-09T16:03:00Z">
        <w:r w:rsidRPr="008B1559" w:rsidDel="002569E8">
          <w:rPr>
            <w:rFonts w:ascii="Courier New" w:hAnsi="Courier New" w:cs="Courier New"/>
            <w:sz w:val="20"/>
            <w:szCs w:val="20"/>
          </w:rPr>
          <w:delText xml:space="preserve">              "mutcdCode": "warning"</w:delText>
        </w:r>
      </w:del>
    </w:p>
    <w:p w:rsidR="00A1173A" w:rsidRPr="008B1559" w:rsidDel="002569E8" w:rsidRDefault="00A1173A" w:rsidP="00A1173A">
      <w:pPr>
        <w:shd w:val="clear" w:color="auto" w:fill="D9D9D9" w:themeFill="background1" w:themeFillShade="D9"/>
        <w:spacing w:after="0"/>
        <w:rPr>
          <w:del w:id="431" w:author="Musavi, Hamid [USA]" w:date="2018-09-09T16:03:00Z"/>
          <w:rFonts w:ascii="Courier New" w:hAnsi="Courier New" w:cs="Courier New"/>
          <w:sz w:val="20"/>
          <w:szCs w:val="20"/>
        </w:rPr>
      </w:pPr>
      <w:del w:id="432"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433" w:author="Musavi, Hamid [USA]" w:date="2018-09-09T16:03:00Z"/>
          <w:rFonts w:ascii="Courier New" w:hAnsi="Courier New" w:cs="Courier New"/>
          <w:sz w:val="20"/>
          <w:szCs w:val="20"/>
        </w:rPr>
      </w:pPr>
      <w:del w:id="434"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435" w:author="Musavi, Hamid [USA]" w:date="2018-09-09T16:03:00Z"/>
          <w:rFonts w:ascii="Courier New" w:hAnsi="Courier New" w:cs="Courier New"/>
          <w:sz w:val="20"/>
          <w:szCs w:val="20"/>
        </w:rPr>
      </w:pPr>
      <w:del w:id="436" w:author="Musavi, Hamid [USA]" w:date="2018-09-09T16:03:00Z">
        <w:r w:rsidRPr="008B1559" w:rsidDel="002569E8">
          <w:rPr>
            <w:rFonts w:ascii="Courier New" w:hAnsi="Courier New" w:cs="Courier New"/>
            <w:sz w:val="20"/>
            <w:szCs w:val="20"/>
          </w:rPr>
          <w:delText xml:space="preserve">          "startDateTime": "2018-04-18T11:20-06:00",</w:delText>
        </w:r>
      </w:del>
    </w:p>
    <w:p w:rsidR="00A1173A" w:rsidRPr="008B1559" w:rsidDel="002569E8" w:rsidRDefault="00A1173A" w:rsidP="00A1173A">
      <w:pPr>
        <w:shd w:val="clear" w:color="auto" w:fill="D9D9D9" w:themeFill="background1" w:themeFillShade="D9"/>
        <w:spacing w:after="0"/>
        <w:rPr>
          <w:del w:id="437" w:author="Musavi, Hamid [USA]" w:date="2018-09-09T16:03:00Z"/>
          <w:rFonts w:ascii="Courier New" w:hAnsi="Courier New" w:cs="Courier New"/>
          <w:sz w:val="20"/>
          <w:szCs w:val="20"/>
        </w:rPr>
      </w:pPr>
      <w:del w:id="438" w:author="Musavi, Hamid [USA]" w:date="2018-09-09T16:03:00Z">
        <w:r w:rsidRPr="008B1559" w:rsidDel="002569E8">
          <w:rPr>
            <w:rFonts w:ascii="Courier New" w:hAnsi="Courier New" w:cs="Courier New"/>
            <w:sz w:val="20"/>
            <w:szCs w:val="20"/>
          </w:rPr>
          <w:delText xml:space="preserve">          "durationTime": 2000,</w:delText>
        </w:r>
      </w:del>
    </w:p>
    <w:p w:rsidR="00A1173A" w:rsidRPr="008B1559" w:rsidDel="002569E8" w:rsidRDefault="00A1173A" w:rsidP="00A1173A">
      <w:pPr>
        <w:shd w:val="clear" w:color="auto" w:fill="D9D9D9" w:themeFill="background1" w:themeFillShade="D9"/>
        <w:spacing w:after="0"/>
        <w:rPr>
          <w:del w:id="439" w:author="Musavi, Hamid [USA]" w:date="2018-09-09T16:03:00Z"/>
          <w:rFonts w:ascii="Courier New" w:hAnsi="Courier New" w:cs="Courier New"/>
          <w:sz w:val="20"/>
          <w:szCs w:val="20"/>
        </w:rPr>
      </w:pPr>
      <w:del w:id="440" w:author="Musavi, Hamid [USA]" w:date="2018-09-09T16:03:00Z">
        <w:r w:rsidRPr="008B1559" w:rsidDel="002569E8">
          <w:rPr>
            <w:rFonts w:ascii="Courier New" w:hAnsi="Courier New" w:cs="Courier New"/>
            <w:sz w:val="20"/>
            <w:szCs w:val="20"/>
          </w:rPr>
          <w:delText xml:space="preserve">          "priority": 5,</w:delText>
        </w:r>
      </w:del>
    </w:p>
    <w:p w:rsidR="00A1173A" w:rsidRPr="008B1559" w:rsidDel="002569E8" w:rsidRDefault="00A1173A" w:rsidP="00A1173A">
      <w:pPr>
        <w:shd w:val="clear" w:color="auto" w:fill="D9D9D9" w:themeFill="background1" w:themeFillShade="D9"/>
        <w:spacing w:after="0"/>
        <w:rPr>
          <w:del w:id="441" w:author="Musavi, Hamid [USA]" w:date="2018-09-09T16:03:00Z"/>
          <w:rFonts w:ascii="Courier New" w:hAnsi="Courier New" w:cs="Courier New"/>
          <w:sz w:val="20"/>
          <w:szCs w:val="20"/>
        </w:rPr>
      </w:pPr>
      <w:del w:id="442" w:author="Musavi, Hamid [USA]" w:date="2018-09-09T16:03:00Z">
        <w:r w:rsidRPr="008B1559" w:rsidDel="002569E8">
          <w:rPr>
            <w:rFonts w:ascii="Courier New" w:hAnsi="Courier New" w:cs="Courier New"/>
            <w:sz w:val="20"/>
            <w:szCs w:val="20"/>
          </w:rPr>
          <w:delText xml:space="preserve">          "sspLocationRights": 1,</w:delText>
        </w:r>
      </w:del>
    </w:p>
    <w:p w:rsidR="00A1173A" w:rsidRPr="008B1559" w:rsidDel="002569E8" w:rsidRDefault="00A1173A" w:rsidP="00A1173A">
      <w:pPr>
        <w:shd w:val="clear" w:color="auto" w:fill="D9D9D9" w:themeFill="background1" w:themeFillShade="D9"/>
        <w:spacing w:after="0"/>
        <w:rPr>
          <w:del w:id="443" w:author="Musavi, Hamid [USA]" w:date="2018-09-09T16:03:00Z"/>
          <w:rFonts w:ascii="Courier New" w:hAnsi="Courier New" w:cs="Courier New"/>
          <w:sz w:val="20"/>
          <w:szCs w:val="20"/>
        </w:rPr>
      </w:pPr>
      <w:del w:id="444" w:author="Musavi, Hamid [USA]" w:date="2018-09-09T16:03:00Z">
        <w:r w:rsidRPr="008B1559" w:rsidDel="002569E8">
          <w:rPr>
            <w:rFonts w:ascii="Courier New" w:hAnsi="Courier New" w:cs="Courier New"/>
            <w:sz w:val="20"/>
            <w:szCs w:val="20"/>
          </w:rPr>
          <w:delText xml:space="preserve">          "regions": [</w:delText>
        </w:r>
      </w:del>
    </w:p>
    <w:p w:rsidR="00A1173A" w:rsidRPr="008B1559" w:rsidDel="002569E8" w:rsidRDefault="00A1173A" w:rsidP="00A1173A">
      <w:pPr>
        <w:shd w:val="clear" w:color="auto" w:fill="D9D9D9" w:themeFill="background1" w:themeFillShade="D9"/>
        <w:spacing w:after="0"/>
        <w:rPr>
          <w:del w:id="445" w:author="Musavi, Hamid [USA]" w:date="2018-09-09T16:03:00Z"/>
          <w:rFonts w:ascii="Courier New" w:hAnsi="Courier New" w:cs="Courier New"/>
          <w:sz w:val="20"/>
          <w:szCs w:val="20"/>
        </w:rPr>
      </w:pPr>
      <w:del w:id="446"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447" w:author="Musavi, Hamid [USA]" w:date="2018-09-09T16:03:00Z"/>
          <w:rFonts w:ascii="Courier New" w:hAnsi="Courier New" w:cs="Courier New"/>
          <w:sz w:val="20"/>
          <w:szCs w:val="20"/>
        </w:rPr>
      </w:pPr>
      <w:del w:id="448" w:author="Musavi, Hamid [USA]" w:date="2018-09-09T16:03:00Z">
        <w:r w:rsidRPr="008B1559" w:rsidDel="002569E8">
          <w:rPr>
            <w:rFonts w:ascii="Courier New" w:hAnsi="Courier New" w:cs="Courier New"/>
            <w:sz w:val="20"/>
            <w:szCs w:val="20"/>
          </w:rPr>
          <w:delText xml:space="preserve">              "name": "southbound_Timberline_20_30_RSU-192.168.0.100",</w:delText>
        </w:r>
      </w:del>
    </w:p>
    <w:p w:rsidR="00A1173A" w:rsidRPr="008B1559" w:rsidDel="002569E8" w:rsidRDefault="00A1173A" w:rsidP="00A1173A">
      <w:pPr>
        <w:shd w:val="clear" w:color="auto" w:fill="D9D9D9" w:themeFill="background1" w:themeFillShade="D9"/>
        <w:spacing w:after="0"/>
        <w:rPr>
          <w:del w:id="449" w:author="Musavi, Hamid [USA]" w:date="2018-09-09T16:03:00Z"/>
          <w:rFonts w:ascii="Courier New" w:hAnsi="Courier New" w:cs="Courier New"/>
          <w:sz w:val="20"/>
          <w:szCs w:val="20"/>
        </w:rPr>
      </w:pPr>
      <w:del w:id="450" w:author="Musavi, Hamid [USA]" w:date="2018-09-09T16:03:00Z">
        <w:r w:rsidRPr="008B1559" w:rsidDel="002569E8">
          <w:rPr>
            <w:rFonts w:ascii="Courier New" w:hAnsi="Courier New" w:cs="Courier New"/>
            <w:sz w:val="20"/>
            <w:szCs w:val="20"/>
          </w:rPr>
          <w:delText xml:space="preserve">              "regulatorID": 0,</w:delText>
        </w:r>
      </w:del>
    </w:p>
    <w:p w:rsidR="00A1173A" w:rsidRPr="008B1559" w:rsidDel="002569E8" w:rsidRDefault="00A1173A" w:rsidP="00A1173A">
      <w:pPr>
        <w:shd w:val="clear" w:color="auto" w:fill="D9D9D9" w:themeFill="background1" w:themeFillShade="D9"/>
        <w:spacing w:after="0"/>
        <w:rPr>
          <w:del w:id="451" w:author="Musavi, Hamid [USA]" w:date="2018-09-09T16:03:00Z"/>
          <w:rFonts w:ascii="Courier New" w:hAnsi="Courier New" w:cs="Courier New"/>
          <w:sz w:val="20"/>
          <w:szCs w:val="20"/>
        </w:rPr>
      </w:pPr>
      <w:del w:id="452" w:author="Musavi, Hamid [USA]" w:date="2018-09-09T16:03:00Z">
        <w:r w:rsidRPr="008B1559" w:rsidDel="002569E8">
          <w:rPr>
            <w:rFonts w:ascii="Courier New" w:hAnsi="Courier New" w:cs="Courier New"/>
            <w:sz w:val="20"/>
            <w:szCs w:val="20"/>
          </w:rPr>
          <w:delText xml:space="preserve">              "segmentID": 0,</w:delText>
        </w:r>
      </w:del>
    </w:p>
    <w:p w:rsidR="00A1173A" w:rsidRPr="008B1559" w:rsidDel="002569E8" w:rsidRDefault="00A1173A" w:rsidP="00A1173A">
      <w:pPr>
        <w:shd w:val="clear" w:color="auto" w:fill="D9D9D9" w:themeFill="background1" w:themeFillShade="D9"/>
        <w:spacing w:after="0"/>
        <w:rPr>
          <w:del w:id="453" w:author="Musavi, Hamid [USA]" w:date="2018-09-09T16:03:00Z"/>
          <w:rFonts w:ascii="Courier New" w:hAnsi="Courier New" w:cs="Courier New"/>
          <w:sz w:val="20"/>
          <w:szCs w:val="20"/>
        </w:rPr>
      </w:pPr>
      <w:del w:id="454" w:author="Musavi, Hamid [USA]" w:date="2018-09-09T16:03:00Z">
        <w:r w:rsidRPr="008B1559" w:rsidDel="002569E8">
          <w:rPr>
            <w:rFonts w:ascii="Courier New" w:hAnsi="Courier New" w:cs="Courier New"/>
            <w:sz w:val="20"/>
            <w:szCs w:val="20"/>
          </w:rPr>
          <w:delText xml:space="preserve">              "anchorPosition": {</w:delText>
        </w:r>
      </w:del>
    </w:p>
    <w:p w:rsidR="00A1173A" w:rsidRPr="008B1559" w:rsidDel="002569E8" w:rsidRDefault="00A1173A" w:rsidP="00A1173A">
      <w:pPr>
        <w:shd w:val="clear" w:color="auto" w:fill="D9D9D9" w:themeFill="background1" w:themeFillShade="D9"/>
        <w:spacing w:after="0"/>
        <w:rPr>
          <w:del w:id="455" w:author="Musavi, Hamid [USA]" w:date="2018-09-09T16:03:00Z"/>
          <w:rFonts w:ascii="Courier New" w:hAnsi="Courier New" w:cs="Courier New"/>
          <w:sz w:val="20"/>
          <w:szCs w:val="20"/>
        </w:rPr>
      </w:pPr>
      <w:del w:id="456" w:author="Musavi, Hamid [USA]" w:date="2018-09-09T16:03:00Z">
        <w:r w:rsidRPr="008B1559" w:rsidDel="002569E8">
          <w:rPr>
            <w:rFonts w:ascii="Courier New" w:hAnsi="Courier New" w:cs="Courier New"/>
            <w:sz w:val="20"/>
            <w:szCs w:val="20"/>
          </w:rPr>
          <w:delText xml:space="preserve">                "latitude": 40.573068,</w:delText>
        </w:r>
      </w:del>
    </w:p>
    <w:p w:rsidR="00A1173A" w:rsidRPr="008B1559" w:rsidDel="002569E8" w:rsidRDefault="00A1173A" w:rsidP="00A1173A">
      <w:pPr>
        <w:shd w:val="clear" w:color="auto" w:fill="D9D9D9" w:themeFill="background1" w:themeFillShade="D9"/>
        <w:spacing w:after="0"/>
        <w:rPr>
          <w:del w:id="457" w:author="Musavi, Hamid [USA]" w:date="2018-09-09T16:03:00Z"/>
          <w:rFonts w:ascii="Courier New" w:hAnsi="Courier New" w:cs="Courier New"/>
          <w:sz w:val="20"/>
          <w:szCs w:val="20"/>
        </w:rPr>
      </w:pPr>
      <w:del w:id="458" w:author="Musavi, Hamid [USA]" w:date="2018-09-09T16:03:00Z">
        <w:r w:rsidRPr="008B1559" w:rsidDel="002569E8">
          <w:rPr>
            <w:rFonts w:ascii="Courier New" w:hAnsi="Courier New" w:cs="Courier New"/>
            <w:sz w:val="20"/>
            <w:szCs w:val="20"/>
          </w:rPr>
          <w:delText xml:space="preserve">                "longitude": -105.049016</w:delText>
        </w:r>
      </w:del>
    </w:p>
    <w:p w:rsidR="00A1173A" w:rsidRPr="008B1559" w:rsidDel="002569E8" w:rsidRDefault="00A1173A" w:rsidP="00A1173A">
      <w:pPr>
        <w:shd w:val="clear" w:color="auto" w:fill="D9D9D9" w:themeFill="background1" w:themeFillShade="D9"/>
        <w:spacing w:after="0"/>
        <w:rPr>
          <w:del w:id="459" w:author="Musavi, Hamid [USA]" w:date="2018-09-09T16:03:00Z"/>
          <w:rFonts w:ascii="Courier New" w:hAnsi="Courier New" w:cs="Courier New"/>
          <w:sz w:val="20"/>
          <w:szCs w:val="20"/>
        </w:rPr>
      </w:pPr>
      <w:del w:id="46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461" w:author="Musavi, Hamid [USA]" w:date="2018-09-09T16:03:00Z"/>
          <w:rFonts w:ascii="Courier New" w:hAnsi="Courier New" w:cs="Courier New"/>
          <w:sz w:val="20"/>
          <w:szCs w:val="20"/>
        </w:rPr>
      </w:pPr>
      <w:del w:id="462" w:author="Musavi, Hamid [USA]" w:date="2018-09-09T16:03:00Z">
        <w:r w:rsidRPr="008B1559" w:rsidDel="002569E8">
          <w:rPr>
            <w:rFonts w:ascii="Courier New" w:hAnsi="Courier New" w:cs="Courier New"/>
            <w:sz w:val="20"/>
            <w:szCs w:val="20"/>
          </w:rPr>
          <w:delText xml:space="preserve">              "laneWidth": 327,</w:delText>
        </w:r>
      </w:del>
    </w:p>
    <w:p w:rsidR="00A1173A" w:rsidRPr="008B1559" w:rsidDel="002569E8" w:rsidRDefault="00A1173A" w:rsidP="00A1173A">
      <w:pPr>
        <w:shd w:val="clear" w:color="auto" w:fill="D9D9D9" w:themeFill="background1" w:themeFillShade="D9"/>
        <w:spacing w:after="0"/>
        <w:rPr>
          <w:del w:id="463" w:author="Musavi, Hamid [USA]" w:date="2018-09-09T16:03:00Z"/>
          <w:rFonts w:ascii="Courier New" w:hAnsi="Courier New" w:cs="Courier New"/>
          <w:sz w:val="20"/>
          <w:szCs w:val="20"/>
        </w:rPr>
      </w:pPr>
      <w:del w:id="464" w:author="Musavi, Hamid [USA]" w:date="2018-09-09T16:03:00Z">
        <w:r w:rsidRPr="008B1559" w:rsidDel="002569E8">
          <w:rPr>
            <w:rFonts w:ascii="Courier New" w:hAnsi="Courier New" w:cs="Courier New"/>
            <w:sz w:val="20"/>
            <w:szCs w:val="20"/>
          </w:rPr>
          <w:delText xml:space="preserve">              "directionality": 3,</w:delText>
        </w:r>
      </w:del>
    </w:p>
    <w:p w:rsidR="00A1173A" w:rsidRPr="008B1559" w:rsidDel="002569E8" w:rsidRDefault="00A1173A" w:rsidP="00A1173A">
      <w:pPr>
        <w:shd w:val="clear" w:color="auto" w:fill="D9D9D9" w:themeFill="background1" w:themeFillShade="D9"/>
        <w:spacing w:after="0"/>
        <w:rPr>
          <w:del w:id="465" w:author="Musavi, Hamid [USA]" w:date="2018-09-09T16:03:00Z"/>
          <w:rFonts w:ascii="Courier New" w:hAnsi="Courier New" w:cs="Courier New"/>
          <w:sz w:val="20"/>
          <w:szCs w:val="20"/>
        </w:rPr>
      </w:pPr>
      <w:del w:id="466" w:author="Musavi, Hamid [USA]" w:date="2018-09-09T16:03:00Z">
        <w:r w:rsidRPr="008B1559" w:rsidDel="002569E8">
          <w:rPr>
            <w:rFonts w:ascii="Courier New" w:hAnsi="Courier New" w:cs="Courier New"/>
            <w:sz w:val="20"/>
            <w:szCs w:val="20"/>
          </w:rPr>
          <w:delText xml:space="preserve">              "closedPath": false,</w:delText>
        </w:r>
      </w:del>
    </w:p>
    <w:p w:rsidR="00A1173A" w:rsidRPr="008B1559" w:rsidDel="002569E8" w:rsidRDefault="00A1173A" w:rsidP="00A1173A">
      <w:pPr>
        <w:shd w:val="clear" w:color="auto" w:fill="D9D9D9" w:themeFill="background1" w:themeFillShade="D9"/>
        <w:spacing w:after="0"/>
        <w:rPr>
          <w:del w:id="467" w:author="Musavi, Hamid [USA]" w:date="2018-09-09T16:03:00Z"/>
          <w:rFonts w:ascii="Courier New" w:hAnsi="Courier New" w:cs="Courier New"/>
          <w:sz w:val="20"/>
          <w:szCs w:val="20"/>
        </w:rPr>
      </w:pPr>
      <w:del w:id="468" w:author="Musavi, Hamid [USA]" w:date="2018-09-09T16:03:00Z">
        <w:r w:rsidRPr="008B1559" w:rsidDel="002569E8">
          <w:rPr>
            <w:rFonts w:ascii="Courier New" w:hAnsi="Courier New" w:cs="Courier New"/>
            <w:sz w:val="20"/>
            <w:szCs w:val="20"/>
          </w:rPr>
          <w:delText xml:space="preserve">              "direction": "1111111111111111",</w:delText>
        </w:r>
      </w:del>
    </w:p>
    <w:p w:rsidR="00A1173A" w:rsidRPr="008B1559" w:rsidDel="002569E8" w:rsidRDefault="00A1173A" w:rsidP="00A1173A">
      <w:pPr>
        <w:shd w:val="clear" w:color="auto" w:fill="D9D9D9" w:themeFill="background1" w:themeFillShade="D9"/>
        <w:spacing w:after="0"/>
        <w:rPr>
          <w:del w:id="469" w:author="Musavi, Hamid [USA]" w:date="2018-09-09T16:03:00Z"/>
          <w:rFonts w:ascii="Courier New" w:hAnsi="Courier New" w:cs="Courier New"/>
          <w:sz w:val="20"/>
          <w:szCs w:val="20"/>
        </w:rPr>
      </w:pPr>
      <w:del w:id="470" w:author="Musavi, Hamid [USA]" w:date="2018-09-09T16:03:00Z">
        <w:r w:rsidRPr="008B1559" w:rsidDel="002569E8">
          <w:rPr>
            <w:rFonts w:ascii="Courier New" w:hAnsi="Courier New" w:cs="Courier New"/>
            <w:sz w:val="20"/>
            <w:szCs w:val="20"/>
          </w:rPr>
          <w:delText xml:space="preserve">              "description": "path",</w:delText>
        </w:r>
      </w:del>
    </w:p>
    <w:p w:rsidR="00A1173A" w:rsidRPr="008B1559" w:rsidDel="002569E8" w:rsidRDefault="00A1173A" w:rsidP="00A1173A">
      <w:pPr>
        <w:shd w:val="clear" w:color="auto" w:fill="D9D9D9" w:themeFill="background1" w:themeFillShade="D9"/>
        <w:spacing w:after="0"/>
        <w:rPr>
          <w:del w:id="471" w:author="Musavi, Hamid [USA]" w:date="2018-09-09T16:03:00Z"/>
          <w:rFonts w:ascii="Courier New" w:hAnsi="Courier New" w:cs="Courier New"/>
          <w:sz w:val="20"/>
          <w:szCs w:val="20"/>
        </w:rPr>
      </w:pPr>
      <w:del w:id="472" w:author="Musavi, Hamid [USA]" w:date="2018-09-09T16:03:00Z">
        <w:r w:rsidRPr="008B1559" w:rsidDel="002569E8">
          <w:rPr>
            <w:rFonts w:ascii="Courier New" w:hAnsi="Courier New" w:cs="Courier New"/>
            <w:sz w:val="20"/>
            <w:szCs w:val="20"/>
          </w:rPr>
          <w:delText xml:space="preserve">              "path": {</w:delText>
        </w:r>
      </w:del>
    </w:p>
    <w:p w:rsidR="00A1173A" w:rsidRPr="008B1559" w:rsidDel="002569E8" w:rsidRDefault="00A1173A" w:rsidP="00A1173A">
      <w:pPr>
        <w:shd w:val="clear" w:color="auto" w:fill="D9D9D9" w:themeFill="background1" w:themeFillShade="D9"/>
        <w:spacing w:after="0"/>
        <w:rPr>
          <w:del w:id="473" w:author="Musavi, Hamid [USA]" w:date="2018-09-09T16:03:00Z"/>
          <w:rFonts w:ascii="Courier New" w:hAnsi="Courier New" w:cs="Courier New"/>
          <w:sz w:val="20"/>
          <w:szCs w:val="20"/>
        </w:rPr>
      </w:pPr>
      <w:del w:id="474" w:author="Musavi, Hamid [USA]" w:date="2018-09-09T16:03:00Z">
        <w:r w:rsidRPr="008B1559" w:rsidDel="002569E8">
          <w:rPr>
            <w:rFonts w:ascii="Courier New" w:hAnsi="Courier New" w:cs="Courier New"/>
            <w:sz w:val="20"/>
            <w:szCs w:val="20"/>
          </w:rPr>
          <w:delText xml:space="preserve">                "scale": 0,</w:delText>
        </w:r>
      </w:del>
    </w:p>
    <w:p w:rsidR="00A1173A" w:rsidRPr="008B1559" w:rsidDel="002569E8" w:rsidRDefault="00A1173A" w:rsidP="00A1173A">
      <w:pPr>
        <w:shd w:val="clear" w:color="auto" w:fill="D9D9D9" w:themeFill="background1" w:themeFillShade="D9"/>
        <w:spacing w:after="0"/>
        <w:rPr>
          <w:del w:id="475" w:author="Musavi, Hamid [USA]" w:date="2018-09-09T16:03:00Z"/>
          <w:rFonts w:ascii="Courier New" w:hAnsi="Courier New" w:cs="Courier New"/>
          <w:sz w:val="20"/>
          <w:szCs w:val="20"/>
        </w:rPr>
      </w:pPr>
      <w:del w:id="476" w:author="Musavi, Hamid [USA]" w:date="2018-09-09T16:03:00Z">
        <w:r w:rsidRPr="008B1559" w:rsidDel="002569E8">
          <w:rPr>
            <w:rFonts w:ascii="Courier New" w:hAnsi="Courier New" w:cs="Courier New"/>
            <w:sz w:val="20"/>
            <w:szCs w:val="20"/>
          </w:rPr>
          <w:delText xml:space="preserve">                "type": "xy",</w:delText>
        </w:r>
      </w:del>
    </w:p>
    <w:p w:rsidR="00A1173A" w:rsidRPr="008B1559" w:rsidDel="002569E8" w:rsidRDefault="00A1173A" w:rsidP="00A1173A">
      <w:pPr>
        <w:shd w:val="clear" w:color="auto" w:fill="D9D9D9" w:themeFill="background1" w:themeFillShade="D9"/>
        <w:spacing w:after="0"/>
        <w:rPr>
          <w:del w:id="477" w:author="Musavi, Hamid [USA]" w:date="2018-09-09T16:03:00Z"/>
          <w:rFonts w:ascii="Courier New" w:hAnsi="Courier New" w:cs="Courier New"/>
          <w:sz w:val="20"/>
          <w:szCs w:val="20"/>
        </w:rPr>
      </w:pPr>
      <w:del w:id="478" w:author="Musavi, Hamid [USA]" w:date="2018-09-09T16:03:00Z">
        <w:r w:rsidRPr="008B1559" w:rsidDel="002569E8">
          <w:rPr>
            <w:rFonts w:ascii="Courier New" w:hAnsi="Courier New" w:cs="Courier New"/>
            <w:sz w:val="20"/>
            <w:szCs w:val="20"/>
          </w:rPr>
          <w:delText xml:space="preserve">                "nodes": [</w:delText>
        </w:r>
      </w:del>
    </w:p>
    <w:p w:rsidR="00A1173A" w:rsidRPr="008B1559" w:rsidDel="002569E8" w:rsidRDefault="00A1173A" w:rsidP="00A1173A">
      <w:pPr>
        <w:shd w:val="clear" w:color="auto" w:fill="D9D9D9" w:themeFill="background1" w:themeFillShade="D9"/>
        <w:spacing w:after="0"/>
        <w:rPr>
          <w:del w:id="479" w:author="Musavi, Hamid [USA]" w:date="2018-09-09T16:03:00Z"/>
          <w:rFonts w:ascii="Courier New" w:hAnsi="Courier New" w:cs="Courier New"/>
          <w:sz w:val="20"/>
          <w:szCs w:val="20"/>
        </w:rPr>
      </w:pPr>
      <w:del w:id="48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481" w:author="Musavi, Hamid [USA]" w:date="2018-09-09T16:03:00Z"/>
          <w:rFonts w:ascii="Courier New" w:hAnsi="Courier New" w:cs="Courier New"/>
          <w:sz w:val="20"/>
          <w:szCs w:val="20"/>
        </w:rPr>
      </w:pPr>
      <w:del w:id="482" w:author="Musavi, Hamid [USA]" w:date="2018-09-09T16:03:00Z">
        <w:r w:rsidRPr="008B1559" w:rsidDel="002569E8">
          <w:rPr>
            <w:rFonts w:ascii="Courier New" w:hAnsi="Courier New" w:cs="Courier New"/>
            <w:sz w:val="20"/>
            <w:szCs w:val="20"/>
          </w:rPr>
          <w:delText xml:space="preserve">                    "delta": "node-LatLon",</w:delText>
        </w:r>
      </w:del>
    </w:p>
    <w:p w:rsidR="00A1173A" w:rsidRPr="008B1559" w:rsidDel="002569E8" w:rsidRDefault="00A1173A" w:rsidP="00A1173A">
      <w:pPr>
        <w:shd w:val="clear" w:color="auto" w:fill="D9D9D9" w:themeFill="background1" w:themeFillShade="D9"/>
        <w:spacing w:after="0"/>
        <w:rPr>
          <w:del w:id="483" w:author="Musavi, Hamid [USA]" w:date="2018-09-09T16:03:00Z"/>
          <w:rFonts w:ascii="Courier New" w:hAnsi="Courier New" w:cs="Courier New"/>
          <w:sz w:val="20"/>
          <w:szCs w:val="20"/>
        </w:rPr>
      </w:pPr>
      <w:del w:id="484" w:author="Musavi, Hamid [USA]" w:date="2018-09-09T16:03:00Z">
        <w:r w:rsidRPr="008B1559" w:rsidDel="002569E8">
          <w:rPr>
            <w:rFonts w:ascii="Courier New" w:hAnsi="Courier New" w:cs="Courier New"/>
            <w:sz w:val="20"/>
            <w:szCs w:val="20"/>
          </w:rPr>
          <w:delText xml:space="preserve">                    "nodeLat": 40.572429,</w:delText>
        </w:r>
      </w:del>
    </w:p>
    <w:p w:rsidR="00A1173A" w:rsidRPr="008B1559" w:rsidDel="002569E8" w:rsidRDefault="00A1173A" w:rsidP="00A1173A">
      <w:pPr>
        <w:shd w:val="clear" w:color="auto" w:fill="D9D9D9" w:themeFill="background1" w:themeFillShade="D9"/>
        <w:spacing w:after="0"/>
        <w:rPr>
          <w:del w:id="485" w:author="Musavi, Hamid [USA]" w:date="2018-09-09T16:03:00Z"/>
          <w:rFonts w:ascii="Courier New" w:hAnsi="Courier New" w:cs="Courier New"/>
          <w:sz w:val="20"/>
          <w:szCs w:val="20"/>
        </w:rPr>
      </w:pPr>
      <w:del w:id="486" w:author="Musavi, Hamid [USA]" w:date="2018-09-09T16:03:00Z">
        <w:r w:rsidRPr="008B1559" w:rsidDel="002569E8">
          <w:rPr>
            <w:rFonts w:ascii="Courier New" w:hAnsi="Courier New" w:cs="Courier New"/>
            <w:sz w:val="20"/>
            <w:szCs w:val="20"/>
          </w:rPr>
          <w:delText xml:space="preserve">                    "nodeLong": -105.047355</w:delText>
        </w:r>
      </w:del>
    </w:p>
    <w:p w:rsidR="00A1173A" w:rsidRPr="008B1559" w:rsidDel="002569E8" w:rsidRDefault="00A1173A" w:rsidP="00A1173A">
      <w:pPr>
        <w:shd w:val="clear" w:color="auto" w:fill="D9D9D9" w:themeFill="background1" w:themeFillShade="D9"/>
        <w:spacing w:after="0"/>
        <w:rPr>
          <w:del w:id="487" w:author="Musavi, Hamid [USA]" w:date="2018-09-09T16:03:00Z"/>
          <w:rFonts w:ascii="Courier New" w:hAnsi="Courier New" w:cs="Courier New"/>
          <w:sz w:val="20"/>
          <w:szCs w:val="20"/>
        </w:rPr>
      </w:pPr>
      <w:del w:id="488"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489" w:author="Musavi, Hamid [USA]" w:date="2018-09-09T16:03:00Z"/>
          <w:rFonts w:ascii="Courier New" w:hAnsi="Courier New" w:cs="Courier New"/>
          <w:sz w:val="20"/>
          <w:szCs w:val="20"/>
        </w:rPr>
      </w:pPr>
      <w:del w:id="49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491" w:author="Musavi, Hamid [USA]" w:date="2018-09-09T16:03:00Z"/>
          <w:rFonts w:ascii="Courier New" w:hAnsi="Courier New" w:cs="Courier New"/>
          <w:sz w:val="20"/>
          <w:szCs w:val="20"/>
        </w:rPr>
      </w:pPr>
      <w:del w:id="492" w:author="Musavi, Hamid [USA]" w:date="2018-09-09T16:03:00Z">
        <w:r w:rsidRPr="008B1559" w:rsidDel="002569E8">
          <w:rPr>
            <w:rFonts w:ascii="Courier New" w:hAnsi="Courier New" w:cs="Courier New"/>
            <w:sz w:val="20"/>
            <w:szCs w:val="20"/>
          </w:rPr>
          <w:delText xml:space="preserve">                    "delta": "node-LatLon",</w:delText>
        </w:r>
      </w:del>
    </w:p>
    <w:p w:rsidR="00A1173A" w:rsidRPr="008B1559" w:rsidDel="002569E8" w:rsidRDefault="00A1173A" w:rsidP="00A1173A">
      <w:pPr>
        <w:shd w:val="clear" w:color="auto" w:fill="D9D9D9" w:themeFill="background1" w:themeFillShade="D9"/>
        <w:spacing w:after="0"/>
        <w:rPr>
          <w:del w:id="493" w:author="Musavi, Hamid [USA]" w:date="2018-09-09T16:03:00Z"/>
          <w:rFonts w:ascii="Courier New" w:hAnsi="Courier New" w:cs="Courier New"/>
          <w:sz w:val="20"/>
          <w:szCs w:val="20"/>
        </w:rPr>
      </w:pPr>
      <w:del w:id="494" w:author="Musavi, Hamid [USA]" w:date="2018-09-09T16:03:00Z">
        <w:r w:rsidRPr="008B1559" w:rsidDel="002569E8">
          <w:rPr>
            <w:rFonts w:ascii="Courier New" w:hAnsi="Courier New" w:cs="Courier New"/>
            <w:sz w:val="20"/>
            <w:szCs w:val="20"/>
          </w:rPr>
          <w:delText xml:space="preserve">                    "nodeLat": 40.572228,</w:delText>
        </w:r>
      </w:del>
    </w:p>
    <w:p w:rsidR="00A1173A" w:rsidRPr="008B1559" w:rsidDel="002569E8" w:rsidRDefault="00A1173A" w:rsidP="00A1173A">
      <w:pPr>
        <w:shd w:val="clear" w:color="auto" w:fill="D9D9D9" w:themeFill="background1" w:themeFillShade="D9"/>
        <w:spacing w:after="0"/>
        <w:rPr>
          <w:del w:id="495" w:author="Musavi, Hamid [USA]" w:date="2018-09-09T16:03:00Z"/>
          <w:rFonts w:ascii="Courier New" w:hAnsi="Courier New" w:cs="Courier New"/>
          <w:sz w:val="20"/>
          <w:szCs w:val="20"/>
        </w:rPr>
      </w:pPr>
      <w:del w:id="496" w:author="Musavi, Hamid [USA]" w:date="2018-09-09T16:03:00Z">
        <w:r w:rsidRPr="008B1559" w:rsidDel="002569E8">
          <w:rPr>
            <w:rFonts w:ascii="Courier New" w:hAnsi="Courier New" w:cs="Courier New"/>
            <w:sz w:val="20"/>
            <w:szCs w:val="20"/>
          </w:rPr>
          <w:delText xml:space="preserve">                    "nodeLong": -105.046844</w:delText>
        </w:r>
      </w:del>
    </w:p>
    <w:p w:rsidR="00A1173A" w:rsidRPr="008B1559" w:rsidDel="002569E8" w:rsidRDefault="00A1173A" w:rsidP="00A1173A">
      <w:pPr>
        <w:shd w:val="clear" w:color="auto" w:fill="D9D9D9" w:themeFill="background1" w:themeFillShade="D9"/>
        <w:spacing w:after="0"/>
        <w:rPr>
          <w:del w:id="497" w:author="Musavi, Hamid [USA]" w:date="2018-09-09T16:03:00Z"/>
          <w:rFonts w:ascii="Courier New" w:hAnsi="Courier New" w:cs="Courier New"/>
          <w:sz w:val="20"/>
          <w:szCs w:val="20"/>
        </w:rPr>
      </w:pPr>
      <w:del w:id="498"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499" w:author="Musavi, Hamid [USA]" w:date="2018-09-09T16:03:00Z"/>
          <w:rFonts w:ascii="Courier New" w:hAnsi="Courier New" w:cs="Courier New"/>
          <w:sz w:val="20"/>
          <w:szCs w:val="20"/>
        </w:rPr>
      </w:pPr>
      <w:del w:id="50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01" w:author="Musavi, Hamid [USA]" w:date="2018-09-09T16:03:00Z"/>
          <w:rFonts w:ascii="Courier New" w:hAnsi="Courier New" w:cs="Courier New"/>
          <w:sz w:val="20"/>
          <w:szCs w:val="20"/>
        </w:rPr>
      </w:pPr>
      <w:del w:id="502" w:author="Musavi, Hamid [USA]" w:date="2018-09-09T16:03:00Z">
        <w:r w:rsidRPr="008B1559" w:rsidDel="002569E8">
          <w:rPr>
            <w:rFonts w:ascii="Courier New" w:hAnsi="Courier New" w:cs="Courier New"/>
            <w:sz w:val="20"/>
            <w:szCs w:val="20"/>
          </w:rPr>
          <w:delText xml:space="preserve">                    "delta": "node-LatLon",</w:delText>
        </w:r>
      </w:del>
    </w:p>
    <w:p w:rsidR="00A1173A" w:rsidRPr="008B1559" w:rsidDel="002569E8" w:rsidRDefault="00A1173A" w:rsidP="00A1173A">
      <w:pPr>
        <w:shd w:val="clear" w:color="auto" w:fill="D9D9D9" w:themeFill="background1" w:themeFillShade="D9"/>
        <w:spacing w:after="0"/>
        <w:rPr>
          <w:del w:id="503" w:author="Musavi, Hamid [USA]" w:date="2018-09-09T16:03:00Z"/>
          <w:rFonts w:ascii="Courier New" w:hAnsi="Courier New" w:cs="Courier New"/>
          <w:sz w:val="20"/>
          <w:szCs w:val="20"/>
        </w:rPr>
      </w:pPr>
      <w:del w:id="504" w:author="Musavi, Hamid [USA]" w:date="2018-09-09T16:03:00Z">
        <w:r w:rsidRPr="008B1559" w:rsidDel="002569E8">
          <w:rPr>
            <w:rFonts w:ascii="Courier New" w:hAnsi="Courier New" w:cs="Courier New"/>
            <w:sz w:val="20"/>
            <w:szCs w:val="20"/>
          </w:rPr>
          <w:delText xml:space="preserve">                    "nodeLat": 40.572113,</w:delText>
        </w:r>
      </w:del>
    </w:p>
    <w:p w:rsidR="00A1173A" w:rsidRPr="008B1559" w:rsidDel="002569E8" w:rsidRDefault="00A1173A" w:rsidP="00A1173A">
      <w:pPr>
        <w:shd w:val="clear" w:color="auto" w:fill="D9D9D9" w:themeFill="background1" w:themeFillShade="D9"/>
        <w:spacing w:after="0"/>
        <w:rPr>
          <w:del w:id="505" w:author="Musavi, Hamid [USA]" w:date="2018-09-09T16:03:00Z"/>
          <w:rFonts w:ascii="Courier New" w:hAnsi="Courier New" w:cs="Courier New"/>
          <w:sz w:val="20"/>
          <w:szCs w:val="20"/>
        </w:rPr>
      </w:pPr>
      <w:del w:id="506" w:author="Musavi, Hamid [USA]" w:date="2018-09-09T16:03:00Z">
        <w:r w:rsidRPr="008B1559" w:rsidDel="002569E8">
          <w:rPr>
            <w:rFonts w:ascii="Courier New" w:hAnsi="Courier New" w:cs="Courier New"/>
            <w:sz w:val="20"/>
            <w:szCs w:val="20"/>
          </w:rPr>
          <w:delText xml:space="preserve">                    "nodeLong": -105.04659</w:delText>
        </w:r>
      </w:del>
    </w:p>
    <w:p w:rsidR="00A1173A" w:rsidRPr="008B1559" w:rsidDel="002569E8" w:rsidRDefault="00A1173A" w:rsidP="00A1173A">
      <w:pPr>
        <w:shd w:val="clear" w:color="auto" w:fill="D9D9D9" w:themeFill="background1" w:themeFillShade="D9"/>
        <w:spacing w:after="0"/>
        <w:rPr>
          <w:del w:id="507" w:author="Musavi, Hamid [USA]" w:date="2018-09-09T16:03:00Z"/>
          <w:rFonts w:ascii="Courier New" w:hAnsi="Courier New" w:cs="Courier New"/>
          <w:sz w:val="20"/>
          <w:szCs w:val="20"/>
        </w:rPr>
      </w:pPr>
      <w:del w:id="508"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09" w:author="Musavi, Hamid [USA]" w:date="2018-09-09T16:03:00Z"/>
          <w:rFonts w:ascii="Courier New" w:hAnsi="Courier New" w:cs="Courier New"/>
          <w:sz w:val="20"/>
          <w:szCs w:val="20"/>
        </w:rPr>
      </w:pPr>
      <w:del w:id="51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11" w:author="Musavi, Hamid [USA]" w:date="2018-09-09T16:03:00Z"/>
          <w:rFonts w:ascii="Courier New" w:hAnsi="Courier New" w:cs="Courier New"/>
          <w:sz w:val="20"/>
          <w:szCs w:val="20"/>
        </w:rPr>
      </w:pPr>
      <w:del w:id="512" w:author="Musavi, Hamid [USA]" w:date="2018-09-09T16:03:00Z">
        <w:r w:rsidRPr="008B1559" w:rsidDel="002569E8">
          <w:rPr>
            <w:rFonts w:ascii="Courier New" w:hAnsi="Courier New" w:cs="Courier New"/>
            <w:sz w:val="20"/>
            <w:szCs w:val="20"/>
          </w:rPr>
          <w:delText xml:space="preserve">                    "delta": "node-LatLon",</w:delText>
        </w:r>
      </w:del>
    </w:p>
    <w:p w:rsidR="00A1173A" w:rsidRPr="008B1559" w:rsidDel="002569E8" w:rsidRDefault="00A1173A" w:rsidP="00A1173A">
      <w:pPr>
        <w:shd w:val="clear" w:color="auto" w:fill="D9D9D9" w:themeFill="background1" w:themeFillShade="D9"/>
        <w:spacing w:after="0"/>
        <w:rPr>
          <w:del w:id="513" w:author="Musavi, Hamid [USA]" w:date="2018-09-09T16:03:00Z"/>
          <w:rFonts w:ascii="Courier New" w:hAnsi="Courier New" w:cs="Courier New"/>
          <w:sz w:val="20"/>
          <w:szCs w:val="20"/>
        </w:rPr>
      </w:pPr>
      <w:del w:id="514" w:author="Musavi, Hamid [USA]" w:date="2018-09-09T16:03:00Z">
        <w:r w:rsidRPr="008B1559" w:rsidDel="002569E8">
          <w:rPr>
            <w:rFonts w:ascii="Courier New" w:hAnsi="Courier New" w:cs="Courier New"/>
            <w:sz w:val="20"/>
            <w:szCs w:val="20"/>
          </w:rPr>
          <w:delText xml:space="preserve">                    "nodeLat": 40.57191,</w:delText>
        </w:r>
      </w:del>
    </w:p>
    <w:p w:rsidR="00A1173A" w:rsidRPr="008B1559" w:rsidDel="002569E8" w:rsidRDefault="00A1173A" w:rsidP="00A1173A">
      <w:pPr>
        <w:shd w:val="clear" w:color="auto" w:fill="D9D9D9" w:themeFill="background1" w:themeFillShade="D9"/>
        <w:spacing w:after="0"/>
        <w:rPr>
          <w:del w:id="515" w:author="Musavi, Hamid [USA]" w:date="2018-09-09T16:03:00Z"/>
          <w:rFonts w:ascii="Courier New" w:hAnsi="Courier New" w:cs="Courier New"/>
          <w:sz w:val="20"/>
          <w:szCs w:val="20"/>
        </w:rPr>
      </w:pPr>
      <w:del w:id="516" w:author="Musavi, Hamid [USA]" w:date="2018-09-09T16:03:00Z">
        <w:r w:rsidRPr="008B1559" w:rsidDel="002569E8">
          <w:rPr>
            <w:rFonts w:ascii="Courier New" w:hAnsi="Courier New" w:cs="Courier New"/>
            <w:sz w:val="20"/>
            <w:szCs w:val="20"/>
          </w:rPr>
          <w:delText xml:space="preserve">                    "nodeLong": -105.046243</w:delText>
        </w:r>
      </w:del>
    </w:p>
    <w:p w:rsidR="00A1173A" w:rsidRPr="008B1559" w:rsidDel="002569E8" w:rsidRDefault="00A1173A" w:rsidP="00A1173A">
      <w:pPr>
        <w:shd w:val="clear" w:color="auto" w:fill="D9D9D9" w:themeFill="background1" w:themeFillShade="D9"/>
        <w:spacing w:after="0"/>
        <w:rPr>
          <w:del w:id="517" w:author="Musavi, Hamid [USA]" w:date="2018-09-09T16:03:00Z"/>
          <w:rFonts w:ascii="Courier New" w:hAnsi="Courier New" w:cs="Courier New"/>
          <w:sz w:val="20"/>
          <w:szCs w:val="20"/>
        </w:rPr>
      </w:pPr>
      <w:del w:id="518"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19" w:author="Musavi, Hamid [USA]" w:date="2018-09-09T16:03:00Z"/>
          <w:rFonts w:ascii="Courier New" w:hAnsi="Courier New" w:cs="Courier New"/>
          <w:sz w:val="20"/>
          <w:szCs w:val="20"/>
        </w:rPr>
      </w:pPr>
      <w:del w:id="52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21" w:author="Musavi, Hamid [USA]" w:date="2018-09-09T16:03:00Z"/>
          <w:rFonts w:ascii="Courier New" w:hAnsi="Courier New" w:cs="Courier New"/>
          <w:sz w:val="20"/>
          <w:szCs w:val="20"/>
        </w:rPr>
      </w:pPr>
      <w:del w:id="522" w:author="Musavi, Hamid [USA]" w:date="2018-09-09T16:03:00Z">
        <w:r w:rsidRPr="008B1559" w:rsidDel="002569E8">
          <w:rPr>
            <w:rFonts w:ascii="Courier New" w:hAnsi="Courier New" w:cs="Courier New"/>
            <w:sz w:val="20"/>
            <w:szCs w:val="20"/>
          </w:rPr>
          <w:delText xml:space="preserve">                    "delta": "node-LatLon",</w:delText>
        </w:r>
      </w:del>
    </w:p>
    <w:p w:rsidR="00A1173A" w:rsidRPr="008B1559" w:rsidDel="002569E8" w:rsidRDefault="00A1173A" w:rsidP="00A1173A">
      <w:pPr>
        <w:shd w:val="clear" w:color="auto" w:fill="D9D9D9" w:themeFill="background1" w:themeFillShade="D9"/>
        <w:spacing w:after="0"/>
        <w:rPr>
          <w:del w:id="523" w:author="Musavi, Hamid [USA]" w:date="2018-09-09T16:03:00Z"/>
          <w:rFonts w:ascii="Courier New" w:hAnsi="Courier New" w:cs="Courier New"/>
          <w:sz w:val="20"/>
          <w:szCs w:val="20"/>
        </w:rPr>
      </w:pPr>
      <w:del w:id="524" w:author="Musavi, Hamid [USA]" w:date="2018-09-09T16:03:00Z">
        <w:r w:rsidRPr="008B1559" w:rsidDel="002569E8">
          <w:rPr>
            <w:rFonts w:ascii="Courier New" w:hAnsi="Courier New" w:cs="Courier New"/>
            <w:sz w:val="20"/>
            <w:szCs w:val="20"/>
          </w:rPr>
          <w:delText xml:space="preserve">                    "nodeLat": 40.571675,</w:delText>
        </w:r>
      </w:del>
    </w:p>
    <w:p w:rsidR="00A1173A" w:rsidRPr="008B1559" w:rsidDel="002569E8" w:rsidRDefault="00A1173A" w:rsidP="00A1173A">
      <w:pPr>
        <w:shd w:val="clear" w:color="auto" w:fill="D9D9D9" w:themeFill="background1" w:themeFillShade="D9"/>
        <w:spacing w:after="0"/>
        <w:rPr>
          <w:del w:id="525" w:author="Musavi, Hamid [USA]" w:date="2018-09-09T16:03:00Z"/>
          <w:rFonts w:ascii="Courier New" w:hAnsi="Courier New" w:cs="Courier New"/>
          <w:sz w:val="20"/>
          <w:szCs w:val="20"/>
        </w:rPr>
      </w:pPr>
      <w:del w:id="526" w:author="Musavi, Hamid [USA]" w:date="2018-09-09T16:03:00Z">
        <w:r w:rsidRPr="008B1559" w:rsidDel="002569E8">
          <w:rPr>
            <w:rFonts w:ascii="Courier New" w:hAnsi="Courier New" w:cs="Courier New"/>
            <w:sz w:val="20"/>
            <w:szCs w:val="20"/>
          </w:rPr>
          <w:delText xml:space="preserve">                    "nodeLong": -105.045936</w:delText>
        </w:r>
      </w:del>
    </w:p>
    <w:p w:rsidR="00A1173A" w:rsidRPr="008B1559" w:rsidDel="002569E8" w:rsidRDefault="00A1173A" w:rsidP="00A1173A">
      <w:pPr>
        <w:shd w:val="clear" w:color="auto" w:fill="D9D9D9" w:themeFill="background1" w:themeFillShade="D9"/>
        <w:spacing w:after="0"/>
        <w:rPr>
          <w:del w:id="527" w:author="Musavi, Hamid [USA]" w:date="2018-09-09T16:03:00Z"/>
          <w:rFonts w:ascii="Courier New" w:hAnsi="Courier New" w:cs="Courier New"/>
          <w:sz w:val="20"/>
          <w:szCs w:val="20"/>
        </w:rPr>
      </w:pPr>
      <w:del w:id="528"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29" w:author="Musavi, Hamid [USA]" w:date="2018-09-09T16:03:00Z"/>
          <w:rFonts w:ascii="Courier New" w:hAnsi="Courier New" w:cs="Courier New"/>
          <w:sz w:val="20"/>
          <w:szCs w:val="20"/>
        </w:rPr>
      </w:pPr>
      <w:del w:id="53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31" w:author="Musavi, Hamid [USA]" w:date="2018-09-09T16:03:00Z"/>
          <w:rFonts w:ascii="Courier New" w:hAnsi="Courier New" w:cs="Courier New"/>
          <w:sz w:val="20"/>
          <w:szCs w:val="20"/>
        </w:rPr>
      </w:pPr>
      <w:del w:id="532" w:author="Musavi, Hamid [USA]" w:date="2018-09-09T16:03:00Z">
        <w:r w:rsidRPr="008B1559" w:rsidDel="002569E8">
          <w:rPr>
            <w:rFonts w:ascii="Courier New" w:hAnsi="Courier New" w:cs="Courier New"/>
            <w:sz w:val="20"/>
            <w:szCs w:val="20"/>
          </w:rPr>
          <w:delText xml:space="preserve">                    "delta": "node-LatLon",</w:delText>
        </w:r>
      </w:del>
    </w:p>
    <w:p w:rsidR="00A1173A" w:rsidRPr="008B1559" w:rsidDel="002569E8" w:rsidRDefault="00A1173A" w:rsidP="00A1173A">
      <w:pPr>
        <w:shd w:val="clear" w:color="auto" w:fill="D9D9D9" w:themeFill="background1" w:themeFillShade="D9"/>
        <w:spacing w:after="0"/>
        <w:rPr>
          <w:del w:id="533" w:author="Musavi, Hamid [USA]" w:date="2018-09-09T16:03:00Z"/>
          <w:rFonts w:ascii="Courier New" w:hAnsi="Courier New" w:cs="Courier New"/>
          <w:sz w:val="20"/>
          <w:szCs w:val="20"/>
        </w:rPr>
      </w:pPr>
      <w:del w:id="534" w:author="Musavi, Hamid [USA]" w:date="2018-09-09T16:03:00Z">
        <w:r w:rsidRPr="008B1559" w:rsidDel="002569E8">
          <w:rPr>
            <w:rFonts w:ascii="Courier New" w:hAnsi="Courier New" w:cs="Courier New"/>
            <w:sz w:val="20"/>
            <w:szCs w:val="20"/>
          </w:rPr>
          <w:delText xml:space="preserve">                    "nodeLat": 40.571422,</w:delText>
        </w:r>
      </w:del>
    </w:p>
    <w:p w:rsidR="00A1173A" w:rsidRPr="008B1559" w:rsidDel="002569E8" w:rsidRDefault="00A1173A" w:rsidP="00A1173A">
      <w:pPr>
        <w:shd w:val="clear" w:color="auto" w:fill="D9D9D9" w:themeFill="background1" w:themeFillShade="D9"/>
        <w:spacing w:after="0"/>
        <w:rPr>
          <w:del w:id="535" w:author="Musavi, Hamid [USA]" w:date="2018-09-09T16:03:00Z"/>
          <w:rFonts w:ascii="Courier New" w:hAnsi="Courier New" w:cs="Courier New"/>
          <w:sz w:val="20"/>
          <w:szCs w:val="20"/>
        </w:rPr>
      </w:pPr>
      <w:del w:id="536" w:author="Musavi, Hamid [USA]" w:date="2018-09-09T16:03:00Z">
        <w:r w:rsidRPr="008B1559" w:rsidDel="002569E8">
          <w:rPr>
            <w:rFonts w:ascii="Courier New" w:hAnsi="Courier New" w:cs="Courier New"/>
            <w:sz w:val="20"/>
            <w:szCs w:val="20"/>
          </w:rPr>
          <w:delText xml:space="preserve">                    "nodeLong": -105.045674</w:delText>
        </w:r>
      </w:del>
    </w:p>
    <w:p w:rsidR="00A1173A" w:rsidRPr="008B1559" w:rsidDel="002569E8" w:rsidRDefault="00A1173A" w:rsidP="00A1173A">
      <w:pPr>
        <w:shd w:val="clear" w:color="auto" w:fill="D9D9D9" w:themeFill="background1" w:themeFillShade="D9"/>
        <w:spacing w:after="0"/>
        <w:rPr>
          <w:del w:id="537" w:author="Musavi, Hamid [USA]" w:date="2018-09-09T16:03:00Z"/>
          <w:rFonts w:ascii="Courier New" w:hAnsi="Courier New" w:cs="Courier New"/>
          <w:sz w:val="20"/>
          <w:szCs w:val="20"/>
        </w:rPr>
      </w:pPr>
      <w:del w:id="538"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39" w:author="Musavi, Hamid [USA]" w:date="2018-09-09T16:03:00Z"/>
          <w:rFonts w:ascii="Courier New" w:hAnsi="Courier New" w:cs="Courier New"/>
          <w:sz w:val="20"/>
          <w:szCs w:val="20"/>
        </w:rPr>
      </w:pPr>
      <w:del w:id="54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41" w:author="Musavi, Hamid [USA]" w:date="2018-09-09T16:03:00Z"/>
          <w:rFonts w:ascii="Courier New" w:hAnsi="Courier New" w:cs="Courier New"/>
          <w:sz w:val="20"/>
          <w:szCs w:val="20"/>
        </w:rPr>
      </w:pPr>
      <w:del w:id="542" w:author="Musavi, Hamid [USA]" w:date="2018-09-09T16:03:00Z">
        <w:r w:rsidRPr="008B1559" w:rsidDel="002569E8">
          <w:rPr>
            <w:rFonts w:ascii="Courier New" w:hAnsi="Courier New" w:cs="Courier New"/>
            <w:sz w:val="20"/>
            <w:szCs w:val="20"/>
          </w:rPr>
          <w:delText xml:space="preserve">                    "delta": "node-LatLon",</w:delText>
        </w:r>
      </w:del>
    </w:p>
    <w:p w:rsidR="00A1173A" w:rsidRPr="008B1559" w:rsidDel="002569E8" w:rsidRDefault="00A1173A" w:rsidP="00A1173A">
      <w:pPr>
        <w:shd w:val="clear" w:color="auto" w:fill="D9D9D9" w:themeFill="background1" w:themeFillShade="D9"/>
        <w:spacing w:after="0"/>
        <w:rPr>
          <w:del w:id="543" w:author="Musavi, Hamid [USA]" w:date="2018-09-09T16:03:00Z"/>
          <w:rFonts w:ascii="Courier New" w:hAnsi="Courier New" w:cs="Courier New"/>
          <w:sz w:val="20"/>
          <w:szCs w:val="20"/>
        </w:rPr>
      </w:pPr>
      <w:del w:id="544" w:author="Musavi, Hamid [USA]" w:date="2018-09-09T16:03:00Z">
        <w:r w:rsidRPr="008B1559" w:rsidDel="002569E8">
          <w:rPr>
            <w:rFonts w:ascii="Courier New" w:hAnsi="Courier New" w:cs="Courier New"/>
            <w:sz w:val="20"/>
            <w:szCs w:val="20"/>
          </w:rPr>
          <w:delText xml:space="preserve">                    "nodeLat": 40.571131,</w:delText>
        </w:r>
      </w:del>
    </w:p>
    <w:p w:rsidR="00A1173A" w:rsidRPr="008B1559" w:rsidDel="002569E8" w:rsidRDefault="00A1173A" w:rsidP="00A1173A">
      <w:pPr>
        <w:shd w:val="clear" w:color="auto" w:fill="D9D9D9" w:themeFill="background1" w:themeFillShade="D9"/>
        <w:spacing w:after="0"/>
        <w:rPr>
          <w:del w:id="545" w:author="Musavi, Hamid [USA]" w:date="2018-09-09T16:03:00Z"/>
          <w:rFonts w:ascii="Courier New" w:hAnsi="Courier New" w:cs="Courier New"/>
          <w:sz w:val="20"/>
          <w:szCs w:val="20"/>
        </w:rPr>
      </w:pPr>
      <w:del w:id="546" w:author="Musavi, Hamid [USA]" w:date="2018-09-09T16:03:00Z">
        <w:r w:rsidRPr="008B1559" w:rsidDel="002569E8">
          <w:rPr>
            <w:rFonts w:ascii="Courier New" w:hAnsi="Courier New" w:cs="Courier New"/>
            <w:sz w:val="20"/>
            <w:szCs w:val="20"/>
          </w:rPr>
          <w:delText xml:space="preserve">                    "nodeLong": -105.04545</w:delText>
        </w:r>
      </w:del>
    </w:p>
    <w:p w:rsidR="00A1173A" w:rsidRPr="008B1559" w:rsidDel="002569E8" w:rsidRDefault="00A1173A" w:rsidP="00A1173A">
      <w:pPr>
        <w:shd w:val="clear" w:color="auto" w:fill="D9D9D9" w:themeFill="background1" w:themeFillShade="D9"/>
        <w:spacing w:after="0"/>
        <w:rPr>
          <w:del w:id="547" w:author="Musavi, Hamid [USA]" w:date="2018-09-09T16:03:00Z"/>
          <w:rFonts w:ascii="Courier New" w:hAnsi="Courier New" w:cs="Courier New"/>
          <w:sz w:val="20"/>
          <w:szCs w:val="20"/>
        </w:rPr>
      </w:pPr>
      <w:del w:id="548"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49" w:author="Musavi, Hamid [USA]" w:date="2018-09-09T16:03:00Z"/>
          <w:rFonts w:ascii="Courier New" w:hAnsi="Courier New" w:cs="Courier New"/>
          <w:sz w:val="20"/>
          <w:szCs w:val="20"/>
        </w:rPr>
      </w:pPr>
      <w:del w:id="55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51" w:author="Musavi, Hamid [USA]" w:date="2018-09-09T16:03:00Z"/>
          <w:rFonts w:ascii="Courier New" w:hAnsi="Courier New" w:cs="Courier New"/>
          <w:sz w:val="20"/>
          <w:szCs w:val="20"/>
        </w:rPr>
      </w:pPr>
      <w:del w:id="552" w:author="Musavi, Hamid [USA]" w:date="2018-09-09T16:03:00Z">
        <w:r w:rsidRPr="008B1559" w:rsidDel="002569E8">
          <w:rPr>
            <w:rFonts w:ascii="Courier New" w:hAnsi="Courier New" w:cs="Courier New"/>
            <w:sz w:val="20"/>
            <w:szCs w:val="20"/>
          </w:rPr>
          <w:delText xml:space="preserve">                    "delta": "node-LatLon",</w:delText>
        </w:r>
      </w:del>
    </w:p>
    <w:p w:rsidR="00A1173A" w:rsidRPr="008B1559" w:rsidDel="002569E8" w:rsidRDefault="00A1173A" w:rsidP="00A1173A">
      <w:pPr>
        <w:shd w:val="clear" w:color="auto" w:fill="D9D9D9" w:themeFill="background1" w:themeFillShade="D9"/>
        <w:spacing w:after="0"/>
        <w:rPr>
          <w:del w:id="553" w:author="Musavi, Hamid [USA]" w:date="2018-09-09T16:03:00Z"/>
          <w:rFonts w:ascii="Courier New" w:hAnsi="Courier New" w:cs="Courier New"/>
          <w:sz w:val="20"/>
          <w:szCs w:val="20"/>
        </w:rPr>
      </w:pPr>
      <w:del w:id="554" w:author="Musavi, Hamid [USA]" w:date="2018-09-09T16:03:00Z">
        <w:r w:rsidRPr="008B1559" w:rsidDel="002569E8">
          <w:rPr>
            <w:rFonts w:ascii="Courier New" w:hAnsi="Courier New" w:cs="Courier New"/>
            <w:sz w:val="20"/>
            <w:szCs w:val="20"/>
          </w:rPr>
          <w:delText xml:space="preserve">                    "nodeLat": 40.570724,</w:delText>
        </w:r>
      </w:del>
    </w:p>
    <w:p w:rsidR="00A1173A" w:rsidRPr="008B1559" w:rsidDel="002569E8" w:rsidRDefault="00A1173A" w:rsidP="00A1173A">
      <w:pPr>
        <w:shd w:val="clear" w:color="auto" w:fill="D9D9D9" w:themeFill="background1" w:themeFillShade="D9"/>
        <w:spacing w:after="0"/>
        <w:rPr>
          <w:del w:id="555" w:author="Musavi, Hamid [USA]" w:date="2018-09-09T16:03:00Z"/>
          <w:rFonts w:ascii="Courier New" w:hAnsi="Courier New" w:cs="Courier New"/>
          <w:sz w:val="20"/>
          <w:szCs w:val="20"/>
        </w:rPr>
      </w:pPr>
      <w:del w:id="556" w:author="Musavi, Hamid [USA]" w:date="2018-09-09T16:03:00Z">
        <w:r w:rsidRPr="008B1559" w:rsidDel="002569E8">
          <w:rPr>
            <w:rFonts w:ascii="Courier New" w:hAnsi="Courier New" w:cs="Courier New"/>
            <w:sz w:val="20"/>
            <w:szCs w:val="20"/>
          </w:rPr>
          <w:delText xml:space="preserve">                    "nodeLong": -105.045235</w:delText>
        </w:r>
      </w:del>
    </w:p>
    <w:p w:rsidR="00A1173A" w:rsidRPr="008B1559" w:rsidDel="002569E8" w:rsidRDefault="00A1173A" w:rsidP="00A1173A">
      <w:pPr>
        <w:shd w:val="clear" w:color="auto" w:fill="D9D9D9" w:themeFill="background1" w:themeFillShade="D9"/>
        <w:spacing w:after="0"/>
        <w:rPr>
          <w:del w:id="557" w:author="Musavi, Hamid [USA]" w:date="2018-09-09T16:03:00Z"/>
          <w:rFonts w:ascii="Courier New" w:hAnsi="Courier New" w:cs="Courier New"/>
          <w:sz w:val="20"/>
          <w:szCs w:val="20"/>
        </w:rPr>
      </w:pPr>
      <w:del w:id="558"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59" w:author="Musavi, Hamid [USA]" w:date="2018-09-09T16:03:00Z"/>
          <w:rFonts w:ascii="Courier New" w:hAnsi="Courier New" w:cs="Courier New"/>
          <w:sz w:val="20"/>
          <w:szCs w:val="20"/>
        </w:rPr>
      </w:pPr>
      <w:del w:id="56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61" w:author="Musavi, Hamid [USA]" w:date="2018-09-09T16:03:00Z"/>
          <w:rFonts w:ascii="Courier New" w:hAnsi="Courier New" w:cs="Courier New"/>
          <w:sz w:val="20"/>
          <w:szCs w:val="20"/>
        </w:rPr>
      </w:pPr>
      <w:del w:id="562" w:author="Musavi, Hamid [USA]" w:date="2018-09-09T16:03:00Z">
        <w:r w:rsidRPr="008B1559" w:rsidDel="002569E8">
          <w:rPr>
            <w:rFonts w:ascii="Courier New" w:hAnsi="Courier New" w:cs="Courier New"/>
            <w:sz w:val="20"/>
            <w:szCs w:val="20"/>
          </w:rPr>
          <w:delText xml:space="preserve">                    "delta": "node-LatLon",</w:delText>
        </w:r>
      </w:del>
    </w:p>
    <w:p w:rsidR="00A1173A" w:rsidRPr="008B1559" w:rsidDel="002569E8" w:rsidRDefault="00A1173A" w:rsidP="00A1173A">
      <w:pPr>
        <w:shd w:val="clear" w:color="auto" w:fill="D9D9D9" w:themeFill="background1" w:themeFillShade="D9"/>
        <w:spacing w:after="0"/>
        <w:rPr>
          <w:del w:id="563" w:author="Musavi, Hamid [USA]" w:date="2018-09-09T16:03:00Z"/>
          <w:rFonts w:ascii="Courier New" w:hAnsi="Courier New" w:cs="Courier New"/>
          <w:sz w:val="20"/>
          <w:szCs w:val="20"/>
        </w:rPr>
      </w:pPr>
      <w:del w:id="564" w:author="Musavi, Hamid [USA]" w:date="2018-09-09T16:03:00Z">
        <w:r w:rsidRPr="008B1559" w:rsidDel="002569E8">
          <w:rPr>
            <w:rFonts w:ascii="Courier New" w:hAnsi="Courier New" w:cs="Courier New"/>
            <w:sz w:val="20"/>
            <w:szCs w:val="20"/>
          </w:rPr>
          <w:delText xml:space="preserve">                    "nodeLat": 40.570293,</w:delText>
        </w:r>
      </w:del>
    </w:p>
    <w:p w:rsidR="00A1173A" w:rsidRPr="008B1559" w:rsidDel="002569E8" w:rsidRDefault="00A1173A" w:rsidP="00A1173A">
      <w:pPr>
        <w:shd w:val="clear" w:color="auto" w:fill="D9D9D9" w:themeFill="background1" w:themeFillShade="D9"/>
        <w:spacing w:after="0"/>
        <w:rPr>
          <w:del w:id="565" w:author="Musavi, Hamid [USA]" w:date="2018-09-09T16:03:00Z"/>
          <w:rFonts w:ascii="Courier New" w:hAnsi="Courier New" w:cs="Courier New"/>
          <w:sz w:val="20"/>
          <w:szCs w:val="20"/>
        </w:rPr>
      </w:pPr>
      <w:del w:id="566" w:author="Musavi, Hamid [USA]" w:date="2018-09-09T16:03:00Z">
        <w:r w:rsidRPr="008B1559" w:rsidDel="002569E8">
          <w:rPr>
            <w:rFonts w:ascii="Courier New" w:hAnsi="Courier New" w:cs="Courier New"/>
            <w:sz w:val="20"/>
            <w:szCs w:val="20"/>
          </w:rPr>
          <w:delText xml:space="preserve">                    "nodeLong": -105.045113</w:delText>
        </w:r>
      </w:del>
    </w:p>
    <w:p w:rsidR="00A1173A" w:rsidRPr="008B1559" w:rsidDel="002569E8" w:rsidRDefault="00A1173A" w:rsidP="00A1173A">
      <w:pPr>
        <w:shd w:val="clear" w:color="auto" w:fill="D9D9D9" w:themeFill="background1" w:themeFillShade="D9"/>
        <w:spacing w:after="0"/>
        <w:rPr>
          <w:del w:id="567" w:author="Musavi, Hamid [USA]" w:date="2018-09-09T16:03:00Z"/>
          <w:rFonts w:ascii="Courier New" w:hAnsi="Courier New" w:cs="Courier New"/>
          <w:sz w:val="20"/>
          <w:szCs w:val="20"/>
        </w:rPr>
      </w:pPr>
      <w:del w:id="568"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69" w:author="Musavi, Hamid [USA]" w:date="2018-09-09T16:03:00Z"/>
          <w:rFonts w:ascii="Courier New" w:hAnsi="Courier New" w:cs="Courier New"/>
          <w:sz w:val="20"/>
          <w:szCs w:val="20"/>
        </w:rPr>
      </w:pPr>
      <w:del w:id="57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71" w:author="Musavi, Hamid [USA]" w:date="2018-09-09T16:03:00Z"/>
          <w:rFonts w:ascii="Courier New" w:hAnsi="Courier New" w:cs="Courier New"/>
          <w:sz w:val="20"/>
          <w:szCs w:val="20"/>
        </w:rPr>
      </w:pPr>
      <w:del w:id="572" w:author="Musavi, Hamid [USA]" w:date="2018-09-09T16:03:00Z">
        <w:r w:rsidRPr="008B1559" w:rsidDel="002569E8">
          <w:rPr>
            <w:rFonts w:ascii="Courier New" w:hAnsi="Courier New" w:cs="Courier New"/>
            <w:sz w:val="20"/>
            <w:szCs w:val="20"/>
          </w:rPr>
          <w:delText xml:space="preserve">                    "delta": "node-LatLon",</w:delText>
        </w:r>
      </w:del>
    </w:p>
    <w:p w:rsidR="00A1173A" w:rsidRPr="008B1559" w:rsidDel="002569E8" w:rsidRDefault="00A1173A" w:rsidP="00A1173A">
      <w:pPr>
        <w:shd w:val="clear" w:color="auto" w:fill="D9D9D9" w:themeFill="background1" w:themeFillShade="D9"/>
        <w:spacing w:after="0"/>
        <w:rPr>
          <w:del w:id="573" w:author="Musavi, Hamid [USA]" w:date="2018-09-09T16:03:00Z"/>
          <w:rFonts w:ascii="Courier New" w:hAnsi="Courier New" w:cs="Courier New"/>
          <w:sz w:val="20"/>
          <w:szCs w:val="20"/>
        </w:rPr>
      </w:pPr>
      <w:del w:id="574" w:author="Musavi, Hamid [USA]" w:date="2018-09-09T16:03:00Z">
        <w:r w:rsidRPr="008B1559" w:rsidDel="002569E8">
          <w:rPr>
            <w:rFonts w:ascii="Courier New" w:hAnsi="Courier New" w:cs="Courier New"/>
            <w:sz w:val="20"/>
            <w:szCs w:val="20"/>
          </w:rPr>
          <w:delText xml:space="preserve">                    "nodeLat": 40.569848,</w:delText>
        </w:r>
      </w:del>
    </w:p>
    <w:p w:rsidR="00A1173A" w:rsidRPr="008B1559" w:rsidDel="002569E8" w:rsidRDefault="00A1173A" w:rsidP="00A1173A">
      <w:pPr>
        <w:shd w:val="clear" w:color="auto" w:fill="D9D9D9" w:themeFill="background1" w:themeFillShade="D9"/>
        <w:spacing w:after="0"/>
        <w:rPr>
          <w:del w:id="575" w:author="Musavi, Hamid [USA]" w:date="2018-09-09T16:03:00Z"/>
          <w:rFonts w:ascii="Courier New" w:hAnsi="Courier New" w:cs="Courier New"/>
          <w:sz w:val="20"/>
          <w:szCs w:val="20"/>
        </w:rPr>
      </w:pPr>
      <w:del w:id="576" w:author="Musavi, Hamid [USA]" w:date="2018-09-09T16:03:00Z">
        <w:r w:rsidRPr="008B1559" w:rsidDel="002569E8">
          <w:rPr>
            <w:rFonts w:ascii="Courier New" w:hAnsi="Courier New" w:cs="Courier New"/>
            <w:sz w:val="20"/>
            <w:szCs w:val="20"/>
          </w:rPr>
          <w:delText xml:space="preserve">                    "nodeLong": -105.045087</w:delText>
        </w:r>
      </w:del>
    </w:p>
    <w:p w:rsidR="00A1173A" w:rsidRPr="008B1559" w:rsidDel="002569E8" w:rsidRDefault="00A1173A" w:rsidP="00A1173A">
      <w:pPr>
        <w:shd w:val="clear" w:color="auto" w:fill="D9D9D9" w:themeFill="background1" w:themeFillShade="D9"/>
        <w:spacing w:after="0"/>
        <w:rPr>
          <w:del w:id="577" w:author="Musavi, Hamid [USA]" w:date="2018-09-09T16:03:00Z"/>
          <w:rFonts w:ascii="Courier New" w:hAnsi="Courier New" w:cs="Courier New"/>
          <w:sz w:val="20"/>
          <w:szCs w:val="20"/>
        </w:rPr>
      </w:pPr>
      <w:del w:id="578"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79" w:author="Musavi, Hamid [USA]" w:date="2018-09-09T16:03:00Z"/>
          <w:rFonts w:ascii="Courier New" w:hAnsi="Courier New" w:cs="Courier New"/>
          <w:sz w:val="20"/>
          <w:szCs w:val="20"/>
        </w:rPr>
      </w:pPr>
      <w:del w:id="58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81" w:author="Musavi, Hamid [USA]" w:date="2018-09-09T16:03:00Z"/>
          <w:rFonts w:ascii="Courier New" w:hAnsi="Courier New" w:cs="Courier New"/>
          <w:sz w:val="20"/>
          <w:szCs w:val="20"/>
        </w:rPr>
      </w:pPr>
      <w:del w:id="582"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83" w:author="Musavi, Hamid [USA]" w:date="2018-09-09T16:03:00Z"/>
          <w:rFonts w:ascii="Courier New" w:hAnsi="Courier New" w:cs="Courier New"/>
          <w:sz w:val="20"/>
          <w:szCs w:val="20"/>
        </w:rPr>
      </w:pPr>
      <w:del w:id="584"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85" w:author="Musavi, Hamid [USA]" w:date="2018-09-09T16:03:00Z"/>
          <w:rFonts w:ascii="Courier New" w:hAnsi="Courier New" w:cs="Courier New"/>
          <w:sz w:val="20"/>
          <w:szCs w:val="20"/>
        </w:rPr>
      </w:pPr>
      <w:del w:id="586"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587" w:author="Musavi, Hamid [USA]" w:date="2018-09-09T16:03:00Z"/>
          <w:rFonts w:ascii="Courier New" w:hAnsi="Courier New" w:cs="Courier New"/>
          <w:sz w:val="20"/>
          <w:szCs w:val="20"/>
        </w:rPr>
      </w:pPr>
      <w:del w:id="588" w:author="Musavi, Hamid [USA]" w:date="2018-09-09T16:03:00Z">
        <w:r w:rsidRPr="008B1559" w:rsidDel="002569E8">
          <w:rPr>
            <w:rFonts w:ascii="Courier New" w:hAnsi="Courier New" w:cs="Courier New"/>
            <w:sz w:val="20"/>
            <w:szCs w:val="20"/>
          </w:rPr>
          <w:delText xml:space="preserve">          "sspMsgTypes": 1,</w:delText>
        </w:r>
      </w:del>
    </w:p>
    <w:p w:rsidR="00A1173A" w:rsidRPr="008B1559" w:rsidDel="002569E8" w:rsidRDefault="00A1173A" w:rsidP="00A1173A">
      <w:pPr>
        <w:shd w:val="clear" w:color="auto" w:fill="D9D9D9" w:themeFill="background1" w:themeFillShade="D9"/>
        <w:spacing w:after="0"/>
        <w:rPr>
          <w:del w:id="589" w:author="Musavi, Hamid [USA]" w:date="2018-09-09T16:03:00Z"/>
          <w:rFonts w:ascii="Courier New" w:hAnsi="Courier New" w:cs="Courier New"/>
          <w:sz w:val="20"/>
          <w:szCs w:val="20"/>
        </w:rPr>
      </w:pPr>
      <w:del w:id="590" w:author="Musavi, Hamid [USA]" w:date="2018-09-09T16:03:00Z">
        <w:r w:rsidRPr="008B1559" w:rsidDel="002569E8">
          <w:rPr>
            <w:rFonts w:ascii="Courier New" w:hAnsi="Courier New" w:cs="Courier New"/>
            <w:sz w:val="20"/>
            <w:szCs w:val="20"/>
          </w:rPr>
          <w:delText xml:space="preserve">          "sspMsgContent": 1,</w:delText>
        </w:r>
      </w:del>
    </w:p>
    <w:p w:rsidR="00A1173A" w:rsidRPr="008B1559" w:rsidDel="002569E8" w:rsidRDefault="00A1173A" w:rsidP="00A1173A">
      <w:pPr>
        <w:shd w:val="clear" w:color="auto" w:fill="D9D9D9" w:themeFill="background1" w:themeFillShade="D9"/>
        <w:spacing w:after="0"/>
        <w:rPr>
          <w:del w:id="591" w:author="Musavi, Hamid [USA]" w:date="2018-09-09T16:03:00Z"/>
          <w:rFonts w:ascii="Courier New" w:hAnsi="Courier New" w:cs="Courier New"/>
          <w:sz w:val="20"/>
          <w:szCs w:val="20"/>
        </w:rPr>
      </w:pPr>
      <w:del w:id="592" w:author="Musavi, Hamid [USA]" w:date="2018-09-09T16:03:00Z">
        <w:r w:rsidRPr="008B1559" w:rsidDel="002569E8">
          <w:rPr>
            <w:rFonts w:ascii="Courier New" w:hAnsi="Courier New" w:cs="Courier New"/>
            <w:sz w:val="20"/>
            <w:szCs w:val="20"/>
          </w:rPr>
          <w:delText xml:space="preserve">          "content": "Advisory",</w:delText>
        </w:r>
      </w:del>
    </w:p>
    <w:p w:rsidR="00A1173A" w:rsidRPr="008B1559" w:rsidDel="002569E8" w:rsidRDefault="00A1173A" w:rsidP="00A1173A">
      <w:pPr>
        <w:shd w:val="clear" w:color="auto" w:fill="D9D9D9" w:themeFill="background1" w:themeFillShade="D9"/>
        <w:spacing w:after="0"/>
        <w:rPr>
          <w:del w:id="593" w:author="Musavi, Hamid [USA]" w:date="2018-09-09T16:03:00Z"/>
          <w:rFonts w:ascii="Courier New" w:hAnsi="Courier New" w:cs="Courier New"/>
          <w:sz w:val="20"/>
          <w:szCs w:val="20"/>
        </w:rPr>
      </w:pPr>
      <w:del w:id="594" w:author="Musavi, Hamid [USA]" w:date="2018-09-09T16:03:00Z">
        <w:r w:rsidRPr="008B1559" w:rsidDel="002569E8">
          <w:rPr>
            <w:rFonts w:ascii="Courier New" w:hAnsi="Courier New" w:cs="Courier New"/>
            <w:sz w:val="20"/>
            <w:szCs w:val="20"/>
          </w:rPr>
          <w:delText xml:space="preserve">          "items": [</w:delText>
        </w:r>
      </w:del>
    </w:p>
    <w:p w:rsidR="00A1173A" w:rsidRPr="008B1559" w:rsidDel="002569E8" w:rsidRDefault="00A1173A" w:rsidP="00A1173A">
      <w:pPr>
        <w:shd w:val="clear" w:color="auto" w:fill="D9D9D9" w:themeFill="background1" w:themeFillShade="D9"/>
        <w:spacing w:after="0"/>
        <w:rPr>
          <w:del w:id="595" w:author="Musavi, Hamid [USA]" w:date="2018-09-09T16:03:00Z"/>
          <w:rFonts w:ascii="Courier New" w:hAnsi="Courier New" w:cs="Courier New"/>
          <w:sz w:val="20"/>
          <w:szCs w:val="20"/>
        </w:rPr>
      </w:pPr>
      <w:del w:id="596" w:author="Musavi, Hamid [USA]" w:date="2018-09-09T16:03:00Z">
        <w:r w:rsidRPr="008B1559" w:rsidDel="002569E8">
          <w:rPr>
            <w:rFonts w:ascii="Courier New" w:hAnsi="Courier New" w:cs="Courier New"/>
            <w:sz w:val="20"/>
            <w:szCs w:val="20"/>
          </w:rPr>
          <w:delText xml:space="preserve">            "4868",</w:delText>
        </w:r>
      </w:del>
    </w:p>
    <w:p w:rsidR="00A1173A" w:rsidRPr="008B1559" w:rsidDel="002569E8" w:rsidRDefault="00A1173A" w:rsidP="00A1173A">
      <w:pPr>
        <w:shd w:val="clear" w:color="auto" w:fill="D9D9D9" w:themeFill="background1" w:themeFillShade="D9"/>
        <w:spacing w:after="0"/>
        <w:rPr>
          <w:del w:id="597" w:author="Musavi, Hamid [USA]" w:date="2018-09-09T16:03:00Z"/>
          <w:rFonts w:ascii="Courier New" w:hAnsi="Courier New" w:cs="Courier New"/>
          <w:sz w:val="20"/>
          <w:szCs w:val="20"/>
        </w:rPr>
      </w:pPr>
      <w:del w:id="598" w:author="Musavi, Hamid [USA]" w:date="2018-09-09T16:03:00Z">
        <w:r w:rsidRPr="008B1559" w:rsidDel="002569E8">
          <w:rPr>
            <w:rFonts w:ascii="Courier New" w:hAnsi="Courier New" w:cs="Courier New"/>
            <w:sz w:val="20"/>
            <w:szCs w:val="20"/>
          </w:rPr>
          <w:delText xml:space="preserve">            "text test"</w:delText>
        </w:r>
      </w:del>
    </w:p>
    <w:p w:rsidR="00A1173A" w:rsidRPr="008B1559" w:rsidDel="002569E8" w:rsidRDefault="00A1173A" w:rsidP="00A1173A">
      <w:pPr>
        <w:shd w:val="clear" w:color="auto" w:fill="D9D9D9" w:themeFill="background1" w:themeFillShade="D9"/>
        <w:spacing w:after="0"/>
        <w:rPr>
          <w:del w:id="599" w:author="Musavi, Hamid [USA]" w:date="2018-09-09T16:03:00Z"/>
          <w:rFonts w:ascii="Courier New" w:hAnsi="Courier New" w:cs="Courier New"/>
          <w:sz w:val="20"/>
          <w:szCs w:val="20"/>
        </w:rPr>
      </w:pPr>
      <w:del w:id="600"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601" w:author="Musavi, Hamid [USA]" w:date="2018-09-09T16:03:00Z"/>
          <w:rFonts w:ascii="Courier New" w:hAnsi="Courier New" w:cs="Courier New"/>
          <w:sz w:val="20"/>
          <w:szCs w:val="20"/>
        </w:rPr>
      </w:pPr>
      <w:del w:id="602" w:author="Musavi, Hamid [USA]" w:date="2018-09-09T16:03:00Z">
        <w:r w:rsidRPr="008B1559" w:rsidDel="002569E8">
          <w:rPr>
            <w:rFonts w:ascii="Courier New" w:hAnsi="Courier New" w:cs="Courier New"/>
            <w:sz w:val="20"/>
            <w:szCs w:val="20"/>
          </w:rPr>
          <w:delText xml:space="preserve">          "url": "null"</w:delText>
        </w:r>
      </w:del>
    </w:p>
    <w:p w:rsidR="00A1173A" w:rsidRPr="008B1559" w:rsidDel="002569E8" w:rsidRDefault="00A1173A" w:rsidP="00A1173A">
      <w:pPr>
        <w:shd w:val="clear" w:color="auto" w:fill="D9D9D9" w:themeFill="background1" w:themeFillShade="D9"/>
        <w:spacing w:after="0"/>
        <w:rPr>
          <w:del w:id="603" w:author="Musavi, Hamid [USA]" w:date="2018-09-09T16:03:00Z"/>
          <w:rFonts w:ascii="Courier New" w:hAnsi="Courier New" w:cs="Courier New"/>
          <w:sz w:val="20"/>
          <w:szCs w:val="20"/>
        </w:rPr>
      </w:pPr>
      <w:del w:id="604"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605" w:author="Musavi, Hamid [USA]" w:date="2018-09-09T16:03:00Z"/>
          <w:rFonts w:ascii="Courier New" w:hAnsi="Courier New" w:cs="Courier New"/>
          <w:sz w:val="20"/>
          <w:szCs w:val="20"/>
        </w:rPr>
      </w:pPr>
      <w:del w:id="606"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607" w:author="Musavi, Hamid [USA]" w:date="2018-09-09T16:03:00Z"/>
          <w:rFonts w:ascii="Courier New" w:hAnsi="Courier New" w:cs="Courier New"/>
          <w:sz w:val="20"/>
          <w:szCs w:val="20"/>
        </w:rPr>
      </w:pPr>
      <w:del w:id="608" w:author="Musavi, Hamid [USA]" w:date="2018-09-09T16:03:00Z">
        <w:r w:rsidRPr="008B1559" w:rsidDel="002569E8">
          <w:rPr>
            <w:rFonts w:ascii="Courier New" w:hAnsi="Courier New" w:cs="Courier New"/>
            <w:sz w:val="20"/>
            <w:szCs w:val="20"/>
          </w:rPr>
          <w:delText xml:space="preserve">    }</w:delText>
        </w:r>
      </w:del>
    </w:p>
    <w:p w:rsidR="00A1173A" w:rsidRPr="008B1559" w:rsidDel="002569E8" w:rsidRDefault="00A1173A" w:rsidP="00A1173A">
      <w:pPr>
        <w:shd w:val="clear" w:color="auto" w:fill="D9D9D9" w:themeFill="background1" w:themeFillShade="D9"/>
        <w:spacing w:after="0"/>
        <w:rPr>
          <w:del w:id="609" w:author="Musavi, Hamid [USA]" w:date="2018-09-09T16:03:00Z"/>
          <w:rFonts w:ascii="Courier New" w:hAnsi="Courier New" w:cs="Courier New"/>
          <w:sz w:val="20"/>
          <w:szCs w:val="20"/>
        </w:rPr>
      </w:pPr>
      <w:del w:id="610" w:author="Musavi, Hamid [USA]" w:date="2018-09-09T16:03:00Z">
        <w:r w:rsidRPr="008B1559" w:rsidDel="002569E8">
          <w:rPr>
            <w:rFonts w:ascii="Courier New" w:hAnsi="Courier New" w:cs="Courier New"/>
            <w:sz w:val="20"/>
            <w:szCs w:val="20"/>
          </w:rPr>
          <w:delText xml:space="preserve">  }</w:delText>
        </w:r>
      </w:del>
    </w:p>
    <w:p w:rsidR="00A1173A" w:rsidRPr="008B1559" w:rsidRDefault="00A1173A" w:rsidP="00A1173A">
      <w:pPr>
        <w:shd w:val="clear" w:color="auto" w:fill="D9D9D9" w:themeFill="background1" w:themeFillShade="D9"/>
        <w:spacing w:after="0"/>
        <w:rPr>
          <w:rFonts w:ascii="Courier New" w:hAnsi="Courier New" w:cs="Courier New"/>
          <w:sz w:val="20"/>
          <w:szCs w:val="20"/>
        </w:rPr>
      </w:pPr>
      <w:del w:id="611" w:author="Musavi, Hamid [USA]" w:date="2018-09-09T16:03:00Z">
        <w:r w:rsidRPr="008B1559" w:rsidDel="002569E8">
          <w:rPr>
            <w:rFonts w:ascii="Courier New" w:hAnsi="Courier New" w:cs="Courier New"/>
            <w:sz w:val="20"/>
            <w:szCs w:val="20"/>
          </w:rPr>
          <w:delText>}</w:delText>
        </w:r>
      </w:del>
    </w:p>
    <w:p w:rsidR="00A1173A" w:rsidRPr="008B1559" w:rsidRDefault="00A1173A" w:rsidP="00A1173A"/>
    <w:p w:rsidR="00A1173A" w:rsidRDefault="00A1173A" w:rsidP="00A1173A">
      <w:pPr>
        <w:pStyle w:val="Heading3"/>
      </w:pPr>
      <w:bookmarkStart w:id="612" w:name="_Toc514407757"/>
      <w:r>
        <w:lastRenderedPageBreak/>
        <w:t xml:space="preserve">Received TIM </w:t>
      </w:r>
      <w:r w:rsidR="00D93DEF">
        <w:t>from rxMsg</w:t>
      </w:r>
      <w:bookmarkEnd w:id="612"/>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7C24BB">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w:t>
      </w:r>
      <w:del w:id="613" w:author="Musavi, Hamid [USA]" w:date="2018-09-09T15:32:00Z">
        <w:r w:rsidRPr="000866CB" w:rsidDel="000613D0">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w:t>
      </w:r>
      <w:del w:id="614" w:author="Musavi, Hamid [USA]" w:date="2018-09-09T15:32:00Z">
        <w:r w:rsidRPr="000866CB" w:rsidDel="000613D0">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615" w:name="_Toc514407758"/>
      <w:r>
        <w:t>Sample Distress Notification Message (dnMsg)</w:t>
      </w:r>
      <w:bookmarkEnd w:id="615"/>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r w:rsidR="007C24BB">
        <w:rPr>
          <w:rFonts w:ascii="Courier New" w:hAnsi="Courier New" w:cs="Courier New"/>
        </w:rPr>
        <w:t>5</w:t>
      </w: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w:t>
      </w:r>
      <w:del w:id="616" w:author="Musavi, Hamid [USA]" w:date="2018-09-09T15:32:00Z">
        <w:r w:rsidRPr="00DE00B4" w:rsidDel="000613D0">
          <w:rPr>
            <w:rFonts w:ascii="Courier New" w:hAnsi="Courier New" w:cs="Courier New"/>
          </w:rPr>
          <w:delText>[UTC]</w:delText>
        </w:r>
      </w:del>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w:t>
      </w:r>
      <w:del w:id="617" w:author="Musavi, Hamid [USA]" w:date="2018-09-09T15:32:00Z">
        <w:r w:rsidRPr="00DE00B4" w:rsidDel="000613D0">
          <w:rPr>
            <w:rFonts w:ascii="Courier New" w:hAnsi="Courier New" w:cs="Courier New"/>
          </w:rPr>
          <w:delText>[UTC]</w:delText>
        </w:r>
      </w:del>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"regions":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Pr>
        <w:rPr>
          <w:ins w:id="618" w:author="Musavi, Hamid [USA]" w:date="2018-09-04T18:33:00Z"/>
        </w:rPr>
      </w:pPr>
    </w:p>
    <w:p w:rsidR="006F7F91" w:rsidRDefault="006F7F91" w:rsidP="006F7F91">
      <w:pPr>
        <w:pStyle w:val="Heading3"/>
        <w:rPr>
          <w:ins w:id="619" w:author="Musavi, Hamid [USA]" w:date="2018-09-04T18:33:00Z"/>
        </w:rPr>
      </w:pPr>
      <w:bookmarkStart w:id="620" w:name="_J2735_Broadcast_TIM"/>
      <w:bookmarkEnd w:id="620"/>
      <w:ins w:id="621" w:author="Musavi, Hamid [USA]" w:date="2018-09-04T18:33:00Z">
        <w:r>
          <w:t>J2735 Broadcast TIM</w:t>
        </w:r>
      </w:ins>
    </w:p>
    <w:p w:rsidR="006F7F91" w:rsidRPr="008B1559" w:rsidRDefault="006F7F91" w:rsidP="006F7F91">
      <w:pPr>
        <w:rPr>
          <w:ins w:id="622" w:author="Musavi, Hamid [USA]" w:date="2018-09-04T18:33:00Z"/>
        </w:rPr>
      </w:pPr>
      <w:ins w:id="623" w:author="Musavi, Hamid [USA]" w:date="2018-09-04T18:33:00Z">
        <w:r>
          <w:t xml:space="preserve">This is sample </w:t>
        </w:r>
      </w:ins>
      <w:ins w:id="624" w:author="Musavi, Hamid [USA]" w:date="2018-09-04T18:41:00Z">
        <w:r>
          <w:t xml:space="preserve">J2735 </w:t>
        </w:r>
      </w:ins>
      <w:ins w:id="625" w:author="Musavi, Hamid [USA]" w:date="2018-09-04T18:33:00Z">
        <w:r>
          <w:t xml:space="preserve">TIM broadcast message. A </w:t>
        </w:r>
      </w:ins>
      <w:ins w:id="626" w:author="Musavi, Hamid [USA]" w:date="2018-09-04T18:41:00Z">
        <w:r>
          <w:fldChar w:fldCharType="begin"/>
        </w:r>
        <w:r>
          <w:instrText xml:space="preserve"> HYPERLINK  \l "_ODE_Broadcast_TIM" </w:instrText>
        </w:r>
        <w:r>
          <w:fldChar w:fldCharType="separate"/>
        </w:r>
        <w:r w:rsidRPr="006F7F91">
          <w:rPr>
            <w:rStyle w:val="Hyperlink"/>
          </w:rPr>
          <w:t>TIM broadcast request</w:t>
        </w:r>
        <w:r>
          <w:fldChar w:fldCharType="end"/>
        </w:r>
      </w:ins>
      <w:ins w:id="627" w:author="Musavi, Hamid [USA]" w:date="2018-09-04T18:33:00Z">
        <w:r>
          <w:t xml:space="preserve"> is </w:t>
        </w:r>
      </w:ins>
      <w:ins w:id="628" w:author="Musavi, Hamid [USA]" w:date="2018-09-04T18:34:00Z">
        <w:r>
          <w:t xml:space="preserve">received from TMC and then </w:t>
        </w:r>
      </w:ins>
      <w:ins w:id="629" w:author="Musavi, Hamid [USA]" w:date="2018-09-04T18:33:00Z">
        <w:r>
          <w:t xml:space="preserve">translated into a J2735 XER encoded TravelerInformation message, then encoded into ASN.1 binary </w:t>
        </w:r>
        <w:r>
          <w:lastRenderedPageBreak/>
          <w:t>Unaligned Packed Encoding Rule (UPER) format and finally deposited on to RSUs or SDW.</w:t>
        </w:r>
      </w:ins>
      <w:ins w:id="630" w:author="Musavi, Hamid [USA]" w:date="2018-09-04T18:34:00Z">
        <w:r>
          <w:t xml:space="preserve"> This is the message after it has gone through the J2735 conversion.</w:t>
        </w:r>
      </w:ins>
    </w:p>
    <w:p w:rsidR="004A71FA" w:rsidRPr="004A71FA" w:rsidRDefault="004A71FA" w:rsidP="004A71FA">
      <w:pPr>
        <w:shd w:val="clear" w:color="auto" w:fill="D9D9D9" w:themeFill="background1" w:themeFillShade="D9"/>
        <w:spacing w:after="0"/>
        <w:rPr>
          <w:ins w:id="631" w:author="Musavi, Hamid [USA]" w:date="2018-09-09T16:01:00Z"/>
          <w:rFonts w:ascii="Courier New" w:hAnsi="Courier New" w:cs="Courier New"/>
          <w:sz w:val="20"/>
          <w:szCs w:val="20"/>
        </w:rPr>
      </w:pPr>
      <w:ins w:id="632" w:author="Musavi, Hamid [USA]" w:date="2018-09-09T16:01:00Z">
        <w:r w:rsidRPr="004A71FA">
          <w:rPr>
            <w:rFonts w:ascii="Courier New" w:hAnsi="Courier New" w:cs="Courier New"/>
            <w:sz w:val="20"/>
            <w:szCs w:val="20"/>
          </w:rPr>
          <w:t>{</w:t>
        </w:r>
      </w:ins>
    </w:p>
    <w:p w:rsidR="004A71FA" w:rsidRPr="004A71FA" w:rsidRDefault="004A71FA" w:rsidP="004A71FA">
      <w:pPr>
        <w:shd w:val="clear" w:color="auto" w:fill="D9D9D9" w:themeFill="background1" w:themeFillShade="D9"/>
        <w:spacing w:after="0"/>
        <w:rPr>
          <w:ins w:id="633" w:author="Musavi, Hamid [USA]" w:date="2018-09-09T16:01:00Z"/>
          <w:rFonts w:ascii="Courier New" w:hAnsi="Courier New" w:cs="Courier New"/>
          <w:sz w:val="20"/>
          <w:szCs w:val="20"/>
        </w:rPr>
      </w:pPr>
      <w:ins w:id="634" w:author="Musavi, Hamid [USA]" w:date="2018-09-09T16:01:00Z">
        <w:r w:rsidRPr="004A71FA">
          <w:rPr>
            <w:rFonts w:ascii="Courier New" w:hAnsi="Courier New" w:cs="Courier New"/>
            <w:sz w:val="20"/>
            <w:szCs w:val="20"/>
          </w:rPr>
          <w:t xml:space="preserve">  "metadata": {</w:t>
        </w:r>
      </w:ins>
    </w:p>
    <w:p w:rsidR="004A71FA" w:rsidRPr="004A71FA" w:rsidRDefault="004A71FA" w:rsidP="004A71FA">
      <w:pPr>
        <w:shd w:val="clear" w:color="auto" w:fill="D9D9D9" w:themeFill="background1" w:themeFillShade="D9"/>
        <w:spacing w:after="0"/>
        <w:rPr>
          <w:ins w:id="635" w:author="Musavi, Hamid [USA]" w:date="2018-09-09T16:01:00Z"/>
          <w:rFonts w:ascii="Courier New" w:hAnsi="Courier New" w:cs="Courier New"/>
          <w:sz w:val="20"/>
          <w:szCs w:val="20"/>
        </w:rPr>
      </w:pPr>
      <w:ins w:id="636" w:author="Musavi, Hamid [USA]" w:date="2018-09-09T16:01:00Z">
        <w:r w:rsidRPr="004A71FA">
          <w:rPr>
            <w:rFonts w:ascii="Courier New" w:hAnsi="Courier New" w:cs="Courier New"/>
            <w:sz w:val="20"/>
            <w:szCs w:val="20"/>
          </w:rPr>
          <w:t xml:space="preserve">    "request": {</w:t>
        </w:r>
      </w:ins>
    </w:p>
    <w:p w:rsidR="004A71FA" w:rsidRPr="004A71FA" w:rsidRDefault="004A71FA" w:rsidP="004A71FA">
      <w:pPr>
        <w:shd w:val="clear" w:color="auto" w:fill="D9D9D9" w:themeFill="background1" w:themeFillShade="D9"/>
        <w:spacing w:after="0"/>
        <w:rPr>
          <w:ins w:id="637" w:author="Musavi, Hamid [USA]" w:date="2018-09-09T16:01:00Z"/>
          <w:rFonts w:ascii="Courier New" w:hAnsi="Courier New" w:cs="Courier New"/>
          <w:sz w:val="20"/>
          <w:szCs w:val="20"/>
        </w:rPr>
      </w:pPr>
      <w:ins w:id="638" w:author="Musavi, Hamid [USA]" w:date="2018-09-09T16:01:00Z">
        <w:r w:rsidRPr="004A71FA">
          <w:rPr>
            <w:rFonts w:ascii="Courier New" w:hAnsi="Courier New" w:cs="Courier New"/>
            <w:sz w:val="20"/>
            <w:szCs w:val="20"/>
          </w:rPr>
          <w:t xml:space="preserve">      "ode": {</w:t>
        </w:r>
      </w:ins>
    </w:p>
    <w:p w:rsidR="004A71FA" w:rsidRPr="004A71FA" w:rsidRDefault="004A71FA" w:rsidP="004A71FA">
      <w:pPr>
        <w:shd w:val="clear" w:color="auto" w:fill="D9D9D9" w:themeFill="background1" w:themeFillShade="D9"/>
        <w:spacing w:after="0"/>
        <w:rPr>
          <w:ins w:id="639" w:author="Musavi, Hamid [USA]" w:date="2018-09-09T16:01:00Z"/>
          <w:rFonts w:ascii="Courier New" w:hAnsi="Courier New" w:cs="Courier New"/>
          <w:sz w:val="20"/>
          <w:szCs w:val="20"/>
        </w:rPr>
      </w:pPr>
      <w:ins w:id="640" w:author="Musavi, Hamid [USA]" w:date="2018-09-09T16:01:00Z">
        <w:r w:rsidRPr="004A71FA">
          <w:rPr>
            <w:rFonts w:ascii="Courier New" w:hAnsi="Courier New" w:cs="Courier New"/>
            <w:sz w:val="20"/>
            <w:szCs w:val="20"/>
          </w:rPr>
          <w:t xml:space="preserve">        "verb": 0,</w:t>
        </w:r>
      </w:ins>
    </w:p>
    <w:p w:rsidR="004A71FA" w:rsidRPr="004A71FA" w:rsidRDefault="004A71FA" w:rsidP="004A71FA">
      <w:pPr>
        <w:shd w:val="clear" w:color="auto" w:fill="D9D9D9" w:themeFill="background1" w:themeFillShade="D9"/>
        <w:spacing w:after="0"/>
        <w:rPr>
          <w:ins w:id="641" w:author="Musavi, Hamid [USA]" w:date="2018-09-09T16:01:00Z"/>
          <w:rFonts w:ascii="Courier New" w:hAnsi="Courier New" w:cs="Courier New"/>
          <w:sz w:val="20"/>
          <w:szCs w:val="20"/>
        </w:rPr>
      </w:pPr>
      <w:ins w:id="642" w:author="Musavi, Hamid [USA]" w:date="2018-09-09T16:01:00Z">
        <w:r w:rsidRPr="004A71FA">
          <w:rPr>
            <w:rFonts w:ascii="Courier New" w:hAnsi="Courier New" w:cs="Courier New"/>
            <w:sz w:val="20"/>
            <w:szCs w:val="20"/>
          </w:rPr>
          <w:t xml:space="preserve">        "index": 10,</w:t>
        </w:r>
      </w:ins>
    </w:p>
    <w:p w:rsidR="004A71FA" w:rsidRPr="004A71FA" w:rsidRDefault="004A71FA" w:rsidP="004A71FA">
      <w:pPr>
        <w:shd w:val="clear" w:color="auto" w:fill="D9D9D9" w:themeFill="background1" w:themeFillShade="D9"/>
        <w:spacing w:after="0"/>
        <w:rPr>
          <w:ins w:id="643" w:author="Musavi, Hamid [USA]" w:date="2018-09-09T16:01:00Z"/>
          <w:rFonts w:ascii="Courier New" w:hAnsi="Courier New" w:cs="Courier New"/>
          <w:sz w:val="20"/>
          <w:szCs w:val="20"/>
        </w:rPr>
      </w:pPr>
      <w:ins w:id="644" w:author="Musavi, Hamid [USA]" w:date="2018-09-09T16:01:00Z">
        <w:r w:rsidRPr="004A71FA">
          <w:rPr>
            <w:rFonts w:ascii="Courier New" w:hAnsi="Courier New" w:cs="Courier New"/>
            <w:sz w:val="20"/>
            <w:szCs w:val="20"/>
          </w:rPr>
          <w:t xml:space="preserve">        "version": 2</w:t>
        </w:r>
      </w:ins>
    </w:p>
    <w:p w:rsidR="004A71FA" w:rsidRPr="004A71FA" w:rsidRDefault="004A71FA" w:rsidP="004A71FA">
      <w:pPr>
        <w:shd w:val="clear" w:color="auto" w:fill="D9D9D9" w:themeFill="background1" w:themeFillShade="D9"/>
        <w:spacing w:after="0"/>
        <w:rPr>
          <w:ins w:id="645" w:author="Musavi, Hamid [USA]" w:date="2018-09-09T16:01:00Z"/>
          <w:rFonts w:ascii="Courier New" w:hAnsi="Courier New" w:cs="Courier New"/>
          <w:sz w:val="20"/>
          <w:szCs w:val="20"/>
        </w:rPr>
      </w:pPr>
      <w:ins w:id="64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647" w:author="Musavi, Hamid [USA]" w:date="2018-09-09T16:01:00Z"/>
          <w:rFonts w:ascii="Courier New" w:hAnsi="Courier New" w:cs="Courier New"/>
          <w:sz w:val="20"/>
          <w:szCs w:val="20"/>
        </w:rPr>
      </w:pPr>
      <w:ins w:id="648" w:author="Musavi, Hamid [USA]" w:date="2018-09-09T16:01:00Z">
        <w:r w:rsidRPr="004A71FA">
          <w:rPr>
            <w:rFonts w:ascii="Courier New" w:hAnsi="Courier New" w:cs="Courier New"/>
            <w:sz w:val="20"/>
            <w:szCs w:val="20"/>
          </w:rPr>
          <w:t xml:space="preserve">      "rsus": [</w:t>
        </w:r>
      </w:ins>
    </w:p>
    <w:p w:rsidR="004A71FA" w:rsidRPr="004A71FA" w:rsidRDefault="004A71FA" w:rsidP="004A71FA">
      <w:pPr>
        <w:shd w:val="clear" w:color="auto" w:fill="D9D9D9" w:themeFill="background1" w:themeFillShade="D9"/>
        <w:spacing w:after="0"/>
        <w:rPr>
          <w:ins w:id="649" w:author="Musavi, Hamid [USA]" w:date="2018-09-09T16:01:00Z"/>
          <w:rFonts w:ascii="Courier New" w:hAnsi="Courier New" w:cs="Courier New"/>
          <w:sz w:val="20"/>
          <w:szCs w:val="20"/>
        </w:rPr>
      </w:pPr>
      <w:ins w:id="650"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651" w:author="Musavi, Hamid [USA]" w:date="2018-09-09T16:01:00Z"/>
          <w:rFonts w:ascii="Courier New" w:hAnsi="Courier New" w:cs="Courier New"/>
          <w:sz w:val="20"/>
          <w:szCs w:val="20"/>
        </w:rPr>
      </w:pPr>
      <w:ins w:id="652" w:author="Musavi, Hamid [USA]" w:date="2018-09-09T16:01:00Z">
        <w:r w:rsidRPr="004A71FA">
          <w:rPr>
            <w:rFonts w:ascii="Courier New" w:hAnsi="Courier New" w:cs="Courier New"/>
            <w:sz w:val="20"/>
            <w:szCs w:val="20"/>
          </w:rPr>
          <w:t xml:space="preserve">          "rsuTarget": "127.0.0.1",</w:t>
        </w:r>
      </w:ins>
    </w:p>
    <w:p w:rsidR="004A71FA" w:rsidRPr="004A71FA" w:rsidRDefault="004A71FA" w:rsidP="004A71FA">
      <w:pPr>
        <w:shd w:val="clear" w:color="auto" w:fill="D9D9D9" w:themeFill="background1" w:themeFillShade="D9"/>
        <w:spacing w:after="0"/>
        <w:rPr>
          <w:ins w:id="653" w:author="Musavi, Hamid [USA]" w:date="2018-09-09T16:01:00Z"/>
          <w:rFonts w:ascii="Courier New" w:hAnsi="Courier New" w:cs="Courier New"/>
          <w:sz w:val="20"/>
          <w:szCs w:val="20"/>
        </w:rPr>
      </w:pPr>
      <w:ins w:id="654" w:author="Musavi, Hamid [USA]" w:date="2018-09-09T16:01:00Z">
        <w:r w:rsidRPr="004A71FA">
          <w:rPr>
            <w:rFonts w:ascii="Courier New" w:hAnsi="Courier New" w:cs="Courier New"/>
            <w:sz w:val="20"/>
            <w:szCs w:val="20"/>
          </w:rPr>
          <w:t xml:space="preserve">          "rsuUsername": "v3user",</w:t>
        </w:r>
      </w:ins>
    </w:p>
    <w:p w:rsidR="004A71FA" w:rsidRPr="004A71FA" w:rsidRDefault="004A71FA" w:rsidP="004A71FA">
      <w:pPr>
        <w:shd w:val="clear" w:color="auto" w:fill="D9D9D9" w:themeFill="background1" w:themeFillShade="D9"/>
        <w:spacing w:after="0"/>
        <w:rPr>
          <w:ins w:id="655" w:author="Musavi, Hamid [USA]" w:date="2018-09-09T16:01:00Z"/>
          <w:rFonts w:ascii="Courier New" w:hAnsi="Courier New" w:cs="Courier New"/>
          <w:sz w:val="20"/>
          <w:szCs w:val="20"/>
        </w:rPr>
      </w:pPr>
      <w:ins w:id="656" w:author="Musavi, Hamid [USA]" w:date="2018-09-09T16:01:00Z">
        <w:r w:rsidRPr="004A71FA">
          <w:rPr>
            <w:rFonts w:ascii="Courier New" w:hAnsi="Courier New" w:cs="Courier New"/>
            <w:sz w:val="20"/>
            <w:szCs w:val="20"/>
          </w:rPr>
          <w:t xml:space="preserve">          "rsuRetries": 0,</w:t>
        </w:r>
      </w:ins>
    </w:p>
    <w:p w:rsidR="004A71FA" w:rsidRPr="004A71FA" w:rsidRDefault="004A71FA" w:rsidP="004A71FA">
      <w:pPr>
        <w:shd w:val="clear" w:color="auto" w:fill="D9D9D9" w:themeFill="background1" w:themeFillShade="D9"/>
        <w:spacing w:after="0"/>
        <w:rPr>
          <w:ins w:id="657" w:author="Musavi, Hamid [USA]" w:date="2018-09-09T16:01:00Z"/>
          <w:rFonts w:ascii="Courier New" w:hAnsi="Courier New" w:cs="Courier New"/>
          <w:sz w:val="20"/>
          <w:szCs w:val="20"/>
        </w:rPr>
      </w:pPr>
      <w:ins w:id="658" w:author="Musavi, Hamid [USA]" w:date="2018-09-09T16:01:00Z">
        <w:r w:rsidRPr="004A71FA">
          <w:rPr>
            <w:rFonts w:ascii="Courier New" w:hAnsi="Courier New" w:cs="Courier New"/>
            <w:sz w:val="20"/>
            <w:szCs w:val="20"/>
          </w:rPr>
          <w:t xml:space="preserve">          "rsuTimeout": 2000,</w:t>
        </w:r>
      </w:ins>
    </w:p>
    <w:p w:rsidR="004A71FA" w:rsidRPr="004A71FA" w:rsidRDefault="004A71FA" w:rsidP="004A71FA">
      <w:pPr>
        <w:shd w:val="clear" w:color="auto" w:fill="D9D9D9" w:themeFill="background1" w:themeFillShade="D9"/>
        <w:spacing w:after="0"/>
        <w:rPr>
          <w:ins w:id="659" w:author="Musavi, Hamid [USA]" w:date="2018-09-09T16:01:00Z"/>
          <w:rFonts w:ascii="Courier New" w:hAnsi="Courier New" w:cs="Courier New"/>
          <w:sz w:val="20"/>
          <w:szCs w:val="20"/>
        </w:rPr>
      </w:pPr>
      <w:ins w:id="660" w:author="Musavi, Hamid [USA]" w:date="2018-09-09T16:01:00Z">
        <w:r w:rsidRPr="004A71FA">
          <w:rPr>
            <w:rFonts w:ascii="Courier New" w:hAnsi="Courier New" w:cs="Courier New"/>
            <w:sz w:val="20"/>
            <w:szCs w:val="20"/>
          </w:rPr>
          <w:t xml:space="preserve">          "rsuPassword": "password"</w:t>
        </w:r>
      </w:ins>
    </w:p>
    <w:p w:rsidR="004A71FA" w:rsidRPr="004A71FA" w:rsidRDefault="004A71FA" w:rsidP="004A71FA">
      <w:pPr>
        <w:shd w:val="clear" w:color="auto" w:fill="D9D9D9" w:themeFill="background1" w:themeFillShade="D9"/>
        <w:spacing w:after="0"/>
        <w:rPr>
          <w:ins w:id="661" w:author="Musavi, Hamid [USA]" w:date="2018-09-09T16:01:00Z"/>
          <w:rFonts w:ascii="Courier New" w:hAnsi="Courier New" w:cs="Courier New"/>
          <w:sz w:val="20"/>
          <w:szCs w:val="20"/>
        </w:rPr>
      </w:pPr>
      <w:ins w:id="662"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663" w:author="Musavi, Hamid [USA]" w:date="2018-09-09T16:01:00Z"/>
          <w:rFonts w:ascii="Courier New" w:hAnsi="Courier New" w:cs="Courier New"/>
          <w:sz w:val="20"/>
          <w:szCs w:val="20"/>
        </w:rPr>
      </w:pPr>
      <w:ins w:id="664"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665" w:author="Musavi, Hamid [USA]" w:date="2018-09-09T16:01:00Z"/>
          <w:rFonts w:ascii="Courier New" w:hAnsi="Courier New" w:cs="Courier New"/>
          <w:sz w:val="20"/>
          <w:szCs w:val="20"/>
        </w:rPr>
      </w:pPr>
      <w:ins w:id="666" w:author="Musavi, Hamid [USA]" w:date="2018-09-09T16:01:00Z">
        <w:r w:rsidRPr="004A71FA">
          <w:rPr>
            <w:rFonts w:ascii="Courier New" w:hAnsi="Courier New" w:cs="Courier New"/>
            <w:sz w:val="20"/>
            <w:szCs w:val="20"/>
          </w:rPr>
          <w:t xml:space="preserve">          "rsuTarget": "127.0.0.2",</w:t>
        </w:r>
      </w:ins>
    </w:p>
    <w:p w:rsidR="004A71FA" w:rsidRPr="004A71FA" w:rsidRDefault="004A71FA" w:rsidP="004A71FA">
      <w:pPr>
        <w:shd w:val="clear" w:color="auto" w:fill="D9D9D9" w:themeFill="background1" w:themeFillShade="D9"/>
        <w:spacing w:after="0"/>
        <w:rPr>
          <w:ins w:id="667" w:author="Musavi, Hamid [USA]" w:date="2018-09-09T16:01:00Z"/>
          <w:rFonts w:ascii="Courier New" w:hAnsi="Courier New" w:cs="Courier New"/>
          <w:sz w:val="20"/>
          <w:szCs w:val="20"/>
        </w:rPr>
      </w:pPr>
      <w:ins w:id="668" w:author="Musavi, Hamid [USA]" w:date="2018-09-09T16:01:00Z">
        <w:r w:rsidRPr="004A71FA">
          <w:rPr>
            <w:rFonts w:ascii="Courier New" w:hAnsi="Courier New" w:cs="Courier New"/>
            <w:sz w:val="20"/>
            <w:szCs w:val="20"/>
          </w:rPr>
          <w:t xml:space="preserve">          "rsuUsername": "v3user",</w:t>
        </w:r>
      </w:ins>
    </w:p>
    <w:p w:rsidR="004A71FA" w:rsidRPr="004A71FA" w:rsidRDefault="004A71FA" w:rsidP="004A71FA">
      <w:pPr>
        <w:shd w:val="clear" w:color="auto" w:fill="D9D9D9" w:themeFill="background1" w:themeFillShade="D9"/>
        <w:spacing w:after="0"/>
        <w:rPr>
          <w:ins w:id="669" w:author="Musavi, Hamid [USA]" w:date="2018-09-09T16:01:00Z"/>
          <w:rFonts w:ascii="Courier New" w:hAnsi="Courier New" w:cs="Courier New"/>
          <w:sz w:val="20"/>
          <w:szCs w:val="20"/>
        </w:rPr>
      </w:pPr>
      <w:ins w:id="670" w:author="Musavi, Hamid [USA]" w:date="2018-09-09T16:01:00Z">
        <w:r w:rsidRPr="004A71FA">
          <w:rPr>
            <w:rFonts w:ascii="Courier New" w:hAnsi="Courier New" w:cs="Courier New"/>
            <w:sz w:val="20"/>
            <w:szCs w:val="20"/>
          </w:rPr>
          <w:t xml:space="preserve">          "rsuRetries": 1,</w:t>
        </w:r>
      </w:ins>
    </w:p>
    <w:p w:rsidR="004A71FA" w:rsidRPr="004A71FA" w:rsidRDefault="004A71FA" w:rsidP="004A71FA">
      <w:pPr>
        <w:shd w:val="clear" w:color="auto" w:fill="D9D9D9" w:themeFill="background1" w:themeFillShade="D9"/>
        <w:spacing w:after="0"/>
        <w:rPr>
          <w:ins w:id="671" w:author="Musavi, Hamid [USA]" w:date="2018-09-09T16:01:00Z"/>
          <w:rFonts w:ascii="Courier New" w:hAnsi="Courier New" w:cs="Courier New"/>
          <w:sz w:val="20"/>
          <w:szCs w:val="20"/>
        </w:rPr>
      </w:pPr>
      <w:ins w:id="672" w:author="Musavi, Hamid [USA]" w:date="2018-09-09T16:01:00Z">
        <w:r w:rsidRPr="004A71FA">
          <w:rPr>
            <w:rFonts w:ascii="Courier New" w:hAnsi="Courier New" w:cs="Courier New"/>
            <w:sz w:val="20"/>
            <w:szCs w:val="20"/>
          </w:rPr>
          <w:t xml:space="preserve">          "rsuTimeout": 1000,</w:t>
        </w:r>
      </w:ins>
    </w:p>
    <w:p w:rsidR="004A71FA" w:rsidRPr="004A71FA" w:rsidRDefault="004A71FA" w:rsidP="004A71FA">
      <w:pPr>
        <w:shd w:val="clear" w:color="auto" w:fill="D9D9D9" w:themeFill="background1" w:themeFillShade="D9"/>
        <w:spacing w:after="0"/>
        <w:rPr>
          <w:ins w:id="673" w:author="Musavi, Hamid [USA]" w:date="2018-09-09T16:01:00Z"/>
          <w:rFonts w:ascii="Courier New" w:hAnsi="Courier New" w:cs="Courier New"/>
          <w:sz w:val="20"/>
          <w:szCs w:val="20"/>
        </w:rPr>
      </w:pPr>
      <w:ins w:id="674" w:author="Musavi, Hamid [USA]" w:date="2018-09-09T16:01:00Z">
        <w:r w:rsidRPr="004A71FA">
          <w:rPr>
            <w:rFonts w:ascii="Courier New" w:hAnsi="Courier New" w:cs="Courier New"/>
            <w:sz w:val="20"/>
            <w:szCs w:val="20"/>
          </w:rPr>
          <w:t xml:space="preserve">          "rsuPassword": "password"</w:t>
        </w:r>
      </w:ins>
    </w:p>
    <w:p w:rsidR="004A71FA" w:rsidRPr="004A71FA" w:rsidRDefault="004A71FA" w:rsidP="004A71FA">
      <w:pPr>
        <w:shd w:val="clear" w:color="auto" w:fill="D9D9D9" w:themeFill="background1" w:themeFillShade="D9"/>
        <w:spacing w:after="0"/>
        <w:rPr>
          <w:ins w:id="675" w:author="Musavi, Hamid [USA]" w:date="2018-09-09T16:01:00Z"/>
          <w:rFonts w:ascii="Courier New" w:hAnsi="Courier New" w:cs="Courier New"/>
          <w:sz w:val="20"/>
          <w:szCs w:val="20"/>
        </w:rPr>
      </w:pPr>
      <w:ins w:id="67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677" w:author="Musavi, Hamid [USA]" w:date="2018-09-09T16:01:00Z"/>
          <w:rFonts w:ascii="Courier New" w:hAnsi="Courier New" w:cs="Courier New"/>
          <w:sz w:val="20"/>
          <w:szCs w:val="20"/>
        </w:rPr>
      </w:pPr>
      <w:ins w:id="678"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679" w:author="Musavi, Hamid [USA]" w:date="2018-09-09T16:01:00Z"/>
          <w:rFonts w:ascii="Courier New" w:hAnsi="Courier New" w:cs="Courier New"/>
          <w:sz w:val="20"/>
          <w:szCs w:val="20"/>
        </w:rPr>
      </w:pPr>
      <w:ins w:id="680" w:author="Musavi, Hamid [USA]" w:date="2018-09-09T16:01:00Z">
        <w:r w:rsidRPr="004A71FA">
          <w:rPr>
            <w:rFonts w:ascii="Courier New" w:hAnsi="Courier New" w:cs="Courier New"/>
            <w:sz w:val="20"/>
            <w:szCs w:val="20"/>
          </w:rPr>
          <w:t xml:space="preserve">          "rsuTarget": "127.0.0.3",</w:t>
        </w:r>
      </w:ins>
    </w:p>
    <w:p w:rsidR="004A71FA" w:rsidRPr="004A71FA" w:rsidRDefault="004A71FA" w:rsidP="004A71FA">
      <w:pPr>
        <w:shd w:val="clear" w:color="auto" w:fill="D9D9D9" w:themeFill="background1" w:themeFillShade="D9"/>
        <w:spacing w:after="0"/>
        <w:rPr>
          <w:ins w:id="681" w:author="Musavi, Hamid [USA]" w:date="2018-09-09T16:01:00Z"/>
          <w:rFonts w:ascii="Courier New" w:hAnsi="Courier New" w:cs="Courier New"/>
          <w:sz w:val="20"/>
          <w:szCs w:val="20"/>
        </w:rPr>
      </w:pPr>
      <w:ins w:id="682" w:author="Musavi, Hamid [USA]" w:date="2018-09-09T16:01:00Z">
        <w:r w:rsidRPr="004A71FA">
          <w:rPr>
            <w:rFonts w:ascii="Courier New" w:hAnsi="Courier New" w:cs="Courier New"/>
            <w:sz w:val="20"/>
            <w:szCs w:val="20"/>
          </w:rPr>
          <w:t xml:space="preserve">          "rsuUsername": "v3user",</w:t>
        </w:r>
      </w:ins>
    </w:p>
    <w:p w:rsidR="004A71FA" w:rsidRPr="004A71FA" w:rsidRDefault="004A71FA" w:rsidP="004A71FA">
      <w:pPr>
        <w:shd w:val="clear" w:color="auto" w:fill="D9D9D9" w:themeFill="background1" w:themeFillShade="D9"/>
        <w:spacing w:after="0"/>
        <w:rPr>
          <w:ins w:id="683" w:author="Musavi, Hamid [USA]" w:date="2018-09-09T16:01:00Z"/>
          <w:rFonts w:ascii="Courier New" w:hAnsi="Courier New" w:cs="Courier New"/>
          <w:sz w:val="20"/>
          <w:szCs w:val="20"/>
        </w:rPr>
      </w:pPr>
      <w:ins w:id="684" w:author="Musavi, Hamid [USA]" w:date="2018-09-09T16:01:00Z">
        <w:r w:rsidRPr="004A71FA">
          <w:rPr>
            <w:rFonts w:ascii="Courier New" w:hAnsi="Courier New" w:cs="Courier New"/>
            <w:sz w:val="20"/>
            <w:szCs w:val="20"/>
          </w:rPr>
          <w:t xml:space="preserve">          "rsuRetries": 1,</w:t>
        </w:r>
      </w:ins>
    </w:p>
    <w:p w:rsidR="004A71FA" w:rsidRPr="004A71FA" w:rsidRDefault="004A71FA" w:rsidP="004A71FA">
      <w:pPr>
        <w:shd w:val="clear" w:color="auto" w:fill="D9D9D9" w:themeFill="background1" w:themeFillShade="D9"/>
        <w:spacing w:after="0"/>
        <w:rPr>
          <w:ins w:id="685" w:author="Musavi, Hamid [USA]" w:date="2018-09-09T16:01:00Z"/>
          <w:rFonts w:ascii="Courier New" w:hAnsi="Courier New" w:cs="Courier New"/>
          <w:sz w:val="20"/>
          <w:szCs w:val="20"/>
        </w:rPr>
      </w:pPr>
      <w:ins w:id="686" w:author="Musavi, Hamid [USA]" w:date="2018-09-09T16:01:00Z">
        <w:r w:rsidRPr="004A71FA">
          <w:rPr>
            <w:rFonts w:ascii="Courier New" w:hAnsi="Courier New" w:cs="Courier New"/>
            <w:sz w:val="20"/>
            <w:szCs w:val="20"/>
          </w:rPr>
          <w:t xml:space="preserve">          "rsuTimeout": 1000,</w:t>
        </w:r>
      </w:ins>
    </w:p>
    <w:p w:rsidR="004A71FA" w:rsidRPr="004A71FA" w:rsidRDefault="004A71FA" w:rsidP="004A71FA">
      <w:pPr>
        <w:shd w:val="clear" w:color="auto" w:fill="D9D9D9" w:themeFill="background1" w:themeFillShade="D9"/>
        <w:spacing w:after="0"/>
        <w:rPr>
          <w:ins w:id="687" w:author="Musavi, Hamid [USA]" w:date="2018-09-09T16:01:00Z"/>
          <w:rFonts w:ascii="Courier New" w:hAnsi="Courier New" w:cs="Courier New"/>
          <w:sz w:val="20"/>
          <w:szCs w:val="20"/>
        </w:rPr>
      </w:pPr>
      <w:ins w:id="688" w:author="Musavi, Hamid [USA]" w:date="2018-09-09T16:01:00Z">
        <w:r w:rsidRPr="004A71FA">
          <w:rPr>
            <w:rFonts w:ascii="Courier New" w:hAnsi="Courier New" w:cs="Courier New"/>
            <w:sz w:val="20"/>
            <w:szCs w:val="20"/>
          </w:rPr>
          <w:t xml:space="preserve">          "rsuPassword": "password"</w:t>
        </w:r>
      </w:ins>
    </w:p>
    <w:p w:rsidR="004A71FA" w:rsidRPr="004A71FA" w:rsidRDefault="004A71FA" w:rsidP="004A71FA">
      <w:pPr>
        <w:shd w:val="clear" w:color="auto" w:fill="D9D9D9" w:themeFill="background1" w:themeFillShade="D9"/>
        <w:spacing w:after="0"/>
        <w:rPr>
          <w:ins w:id="689" w:author="Musavi, Hamid [USA]" w:date="2018-09-09T16:01:00Z"/>
          <w:rFonts w:ascii="Courier New" w:hAnsi="Courier New" w:cs="Courier New"/>
          <w:sz w:val="20"/>
          <w:szCs w:val="20"/>
        </w:rPr>
      </w:pPr>
      <w:ins w:id="690"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691" w:author="Musavi, Hamid [USA]" w:date="2018-09-09T16:01:00Z"/>
          <w:rFonts w:ascii="Courier New" w:hAnsi="Courier New" w:cs="Courier New"/>
          <w:sz w:val="20"/>
          <w:szCs w:val="20"/>
        </w:rPr>
      </w:pPr>
      <w:ins w:id="692"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693" w:author="Musavi, Hamid [USA]" w:date="2018-09-09T16:01:00Z"/>
          <w:rFonts w:ascii="Courier New" w:hAnsi="Courier New" w:cs="Courier New"/>
          <w:sz w:val="20"/>
          <w:szCs w:val="20"/>
        </w:rPr>
      </w:pPr>
      <w:ins w:id="694" w:author="Musavi, Hamid [USA]" w:date="2018-09-09T16:01:00Z">
        <w:r w:rsidRPr="004A71FA">
          <w:rPr>
            <w:rFonts w:ascii="Courier New" w:hAnsi="Courier New" w:cs="Courier New"/>
            <w:sz w:val="20"/>
            <w:szCs w:val="20"/>
          </w:rPr>
          <w:t xml:space="preserve">      "snmp": {</w:t>
        </w:r>
      </w:ins>
    </w:p>
    <w:p w:rsidR="004A71FA" w:rsidRPr="004A71FA" w:rsidRDefault="004A71FA" w:rsidP="004A71FA">
      <w:pPr>
        <w:shd w:val="clear" w:color="auto" w:fill="D9D9D9" w:themeFill="background1" w:themeFillShade="D9"/>
        <w:spacing w:after="0"/>
        <w:rPr>
          <w:ins w:id="695" w:author="Musavi, Hamid [USA]" w:date="2018-09-09T16:01:00Z"/>
          <w:rFonts w:ascii="Courier New" w:hAnsi="Courier New" w:cs="Courier New"/>
          <w:sz w:val="20"/>
          <w:szCs w:val="20"/>
        </w:rPr>
      </w:pPr>
      <w:ins w:id="696" w:author="Musavi, Hamid [USA]" w:date="2018-09-09T16:01:00Z">
        <w:r w:rsidRPr="004A71FA">
          <w:rPr>
            <w:rFonts w:ascii="Courier New" w:hAnsi="Courier New" w:cs="Courier New"/>
            <w:sz w:val="20"/>
            <w:szCs w:val="20"/>
          </w:rPr>
          <w:t xml:space="preserve">        "mode": 1,</w:t>
        </w:r>
      </w:ins>
    </w:p>
    <w:p w:rsidR="004A71FA" w:rsidRPr="004A71FA" w:rsidRDefault="004A71FA" w:rsidP="004A71FA">
      <w:pPr>
        <w:shd w:val="clear" w:color="auto" w:fill="D9D9D9" w:themeFill="background1" w:themeFillShade="D9"/>
        <w:spacing w:after="0"/>
        <w:rPr>
          <w:ins w:id="697" w:author="Musavi, Hamid [USA]" w:date="2018-09-09T16:01:00Z"/>
          <w:rFonts w:ascii="Courier New" w:hAnsi="Courier New" w:cs="Courier New"/>
          <w:sz w:val="20"/>
          <w:szCs w:val="20"/>
        </w:rPr>
      </w:pPr>
      <w:ins w:id="698" w:author="Musavi, Hamid [USA]" w:date="2018-09-09T16:01:00Z">
        <w:r w:rsidRPr="004A71FA">
          <w:rPr>
            <w:rFonts w:ascii="Courier New" w:hAnsi="Courier New" w:cs="Courier New"/>
            <w:sz w:val="20"/>
            <w:szCs w:val="20"/>
          </w:rPr>
          <w:t xml:space="preserve">        "deliverystop": "2018-01-01T17:47:11-05:15",</w:t>
        </w:r>
      </w:ins>
    </w:p>
    <w:p w:rsidR="004A71FA" w:rsidRPr="004A71FA" w:rsidRDefault="004A71FA" w:rsidP="004A71FA">
      <w:pPr>
        <w:shd w:val="clear" w:color="auto" w:fill="D9D9D9" w:themeFill="background1" w:themeFillShade="D9"/>
        <w:spacing w:after="0"/>
        <w:rPr>
          <w:ins w:id="699" w:author="Musavi, Hamid [USA]" w:date="2018-09-09T16:01:00Z"/>
          <w:rFonts w:ascii="Courier New" w:hAnsi="Courier New" w:cs="Courier New"/>
          <w:sz w:val="20"/>
          <w:szCs w:val="20"/>
        </w:rPr>
      </w:pPr>
      <w:ins w:id="700" w:author="Musavi, Hamid [USA]" w:date="2018-09-09T16:01:00Z">
        <w:r w:rsidRPr="004A71FA">
          <w:rPr>
            <w:rFonts w:ascii="Courier New" w:hAnsi="Courier New" w:cs="Courier New"/>
            <w:sz w:val="20"/>
            <w:szCs w:val="20"/>
          </w:rPr>
          <w:t xml:space="preserve">        "rsuid": "00000083",</w:t>
        </w:r>
      </w:ins>
    </w:p>
    <w:p w:rsidR="004A71FA" w:rsidRPr="004A71FA" w:rsidRDefault="004A71FA" w:rsidP="004A71FA">
      <w:pPr>
        <w:shd w:val="clear" w:color="auto" w:fill="D9D9D9" w:themeFill="background1" w:themeFillShade="D9"/>
        <w:spacing w:after="0"/>
        <w:rPr>
          <w:ins w:id="701" w:author="Musavi, Hamid [USA]" w:date="2018-09-09T16:01:00Z"/>
          <w:rFonts w:ascii="Courier New" w:hAnsi="Courier New" w:cs="Courier New"/>
          <w:sz w:val="20"/>
          <w:szCs w:val="20"/>
        </w:rPr>
      </w:pPr>
      <w:ins w:id="702" w:author="Musavi, Hamid [USA]" w:date="2018-09-09T16:01:00Z">
        <w:r w:rsidRPr="004A71FA">
          <w:rPr>
            <w:rFonts w:ascii="Courier New" w:hAnsi="Courier New" w:cs="Courier New"/>
            <w:sz w:val="20"/>
            <w:szCs w:val="20"/>
          </w:rPr>
          <w:t xml:space="preserve">        "deliverystart": "2017-06-01T17:47:11-05:00",</w:t>
        </w:r>
      </w:ins>
    </w:p>
    <w:p w:rsidR="004A71FA" w:rsidRPr="004A71FA" w:rsidRDefault="004A71FA" w:rsidP="004A71FA">
      <w:pPr>
        <w:shd w:val="clear" w:color="auto" w:fill="D9D9D9" w:themeFill="background1" w:themeFillShade="D9"/>
        <w:spacing w:after="0"/>
        <w:rPr>
          <w:ins w:id="703" w:author="Musavi, Hamid [USA]" w:date="2018-09-09T16:01:00Z"/>
          <w:rFonts w:ascii="Courier New" w:hAnsi="Courier New" w:cs="Courier New"/>
          <w:sz w:val="20"/>
          <w:szCs w:val="20"/>
        </w:rPr>
      </w:pPr>
      <w:ins w:id="704" w:author="Musavi, Hamid [USA]" w:date="2018-09-09T16:01:00Z">
        <w:r w:rsidRPr="004A71FA">
          <w:rPr>
            <w:rFonts w:ascii="Courier New" w:hAnsi="Courier New" w:cs="Courier New"/>
            <w:sz w:val="20"/>
            <w:szCs w:val="20"/>
          </w:rPr>
          <w:t xml:space="preserve">        "enable": 1,</w:t>
        </w:r>
      </w:ins>
    </w:p>
    <w:p w:rsidR="004A71FA" w:rsidRPr="004A71FA" w:rsidRDefault="004A71FA" w:rsidP="004A71FA">
      <w:pPr>
        <w:shd w:val="clear" w:color="auto" w:fill="D9D9D9" w:themeFill="background1" w:themeFillShade="D9"/>
        <w:spacing w:after="0"/>
        <w:rPr>
          <w:ins w:id="705" w:author="Musavi, Hamid [USA]" w:date="2018-09-09T16:01:00Z"/>
          <w:rFonts w:ascii="Courier New" w:hAnsi="Courier New" w:cs="Courier New"/>
          <w:sz w:val="20"/>
          <w:szCs w:val="20"/>
        </w:rPr>
      </w:pPr>
      <w:ins w:id="706" w:author="Musavi, Hamid [USA]" w:date="2018-09-09T16:01:00Z">
        <w:r w:rsidRPr="004A71FA">
          <w:rPr>
            <w:rFonts w:ascii="Courier New" w:hAnsi="Courier New" w:cs="Courier New"/>
            <w:sz w:val="20"/>
            <w:szCs w:val="20"/>
          </w:rPr>
          <w:t xml:space="preserve">        "channel": 178,</w:t>
        </w:r>
      </w:ins>
    </w:p>
    <w:p w:rsidR="004A71FA" w:rsidRPr="004A71FA" w:rsidRDefault="004A71FA" w:rsidP="004A71FA">
      <w:pPr>
        <w:shd w:val="clear" w:color="auto" w:fill="D9D9D9" w:themeFill="background1" w:themeFillShade="D9"/>
        <w:spacing w:after="0"/>
        <w:rPr>
          <w:ins w:id="707" w:author="Musavi, Hamid [USA]" w:date="2018-09-09T16:01:00Z"/>
          <w:rFonts w:ascii="Courier New" w:hAnsi="Courier New" w:cs="Courier New"/>
          <w:sz w:val="20"/>
          <w:szCs w:val="20"/>
        </w:rPr>
      </w:pPr>
      <w:ins w:id="708" w:author="Musavi, Hamid [USA]" w:date="2018-09-09T16:01:00Z">
        <w:r w:rsidRPr="004A71FA">
          <w:rPr>
            <w:rFonts w:ascii="Courier New" w:hAnsi="Courier New" w:cs="Courier New"/>
            <w:sz w:val="20"/>
            <w:szCs w:val="20"/>
          </w:rPr>
          <w:t xml:space="preserve">        "msgid": 31,</w:t>
        </w:r>
      </w:ins>
    </w:p>
    <w:p w:rsidR="004A71FA" w:rsidRPr="004A71FA" w:rsidRDefault="004A71FA" w:rsidP="004A71FA">
      <w:pPr>
        <w:shd w:val="clear" w:color="auto" w:fill="D9D9D9" w:themeFill="background1" w:themeFillShade="D9"/>
        <w:spacing w:after="0"/>
        <w:rPr>
          <w:ins w:id="709" w:author="Musavi, Hamid [USA]" w:date="2018-09-09T16:01:00Z"/>
          <w:rFonts w:ascii="Courier New" w:hAnsi="Courier New" w:cs="Courier New"/>
          <w:sz w:val="20"/>
          <w:szCs w:val="20"/>
        </w:rPr>
      </w:pPr>
      <w:ins w:id="710" w:author="Musavi, Hamid [USA]" w:date="2018-09-09T16:01:00Z">
        <w:r w:rsidRPr="004A71FA">
          <w:rPr>
            <w:rFonts w:ascii="Courier New" w:hAnsi="Courier New" w:cs="Courier New"/>
            <w:sz w:val="20"/>
            <w:szCs w:val="20"/>
          </w:rPr>
          <w:t xml:space="preserve">        "interval": 2,</w:t>
        </w:r>
      </w:ins>
    </w:p>
    <w:p w:rsidR="004A71FA" w:rsidRPr="004A71FA" w:rsidRDefault="004A71FA" w:rsidP="004A71FA">
      <w:pPr>
        <w:shd w:val="clear" w:color="auto" w:fill="D9D9D9" w:themeFill="background1" w:themeFillShade="D9"/>
        <w:spacing w:after="0"/>
        <w:rPr>
          <w:ins w:id="711" w:author="Musavi, Hamid [USA]" w:date="2018-09-09T16:01:00Z"/>
          <w:rFonts w:ascii="Courier New" w:hAnsi="Courier New" w:cs="Courier New"/>
          <w:sz w:val="20"/>
          <w:szCs w:val="20"/>
        </w:rPr>
      </w:pPr>
      <w:ins w:id="712" w:author="Musavi, Hamid [USA]" w:date="2018-09-09T16:01:00Z">
        <w:r w:rsidRPr="004A71FA">
          <w:rPr>
            <w:rFonts w:ascii="Courier New" w:hAnsi="Courier New" w:cs="Courier New"/>
            <w:sz w:val="20"/>
            <w:szCs w:val="20"/>
          </w:rPr>
          <w:t xml:space="preserve">        "status": 4</w:t>
        </w:r>
      </w:ins>
    </w:p>
    <w:p w:rsidR="004A71FA" w:rsidRPr="004A71FA" w:rsidRDefault="004A71FA" w:rsidP="004A71FA">
      <w:pPr>
        <w:shd w:val="clear" w:color="auto" w:fill="D9D9D9" w:themeFill="background1" w:themeFillShade="D9"/>
        <w:spacing w:after="0"/>
        <w:rPr>
          <w:ins w:id="713" w:author="Musavi, Hamid [USA]" w:date="2018-09-09T16:01:00Z"/>
          <w:rFonts w:ascii="Courier New" w:hAnsi="Courier New" w:cs="Courier New"/>
          <w:sz w:val="20"/>
          <w:szCs w:val="20"/>
        </w:rPr>
      </w:pPr>
      <w:ins w:id="714"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715" w:author="Musavi, Hamid [USA]" w:date="2018-09-09T16:01:00Z"/>
          <w:rFonts w:ascii="Courier New" w:hAnsi="Courier New" w:cs="Courier New"/>
          <w:sz w:val="20"/>
          <w:szCs w:val="20"/>
        </w:rPr>
      </w:pPr>
      <w:ins w:id="71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717" w:author="Musavi, Hamid [USA]" w:date="2018-09-09T16:01:00Z"/>
          <w:rFonts w:ascii="Courier New" w:hAnsi="Courier New" w:cs="Courier New"/>
          <w:sz w:val="20"/>
          <w:szCs w:val="20"/>
        </w:rPr>
      </w:pPr>
      <w:ins w:id="718" w:author="Musavi, Hamid [USA]" w:date="2018-09-09T16:01:00Z">
        <w:r w:rsidRPr="004A71FA">
          <w:rPr>
            <w:rFonts w:ascii="Courier New" w:hAnsi="Courier New" w:cs="Courier New"/>
            <w:sz w:val="20"/>
            <w:szCs w:val="20"/>
          </w:rPr>
          <w:t xml:space="preserve">    "recordGeneratedBy": "TMC",</w:t>
        </w:r>
      </w:ins>
    </w:p>
    <w:p w:rsidR="004A71FA" w:rsidRPr="004A71FA" w:rsidRDefault="004A71FA" w:rsidP="004A71FA">
      <w:pPr>
        <w:shd w:val="clear" w:color="auto" w:fill="D9D9D9" w:themeFill="background1" w:themeFillShade="D9"/>
        <w:spacing w:after="0"/>
        <w:rPr>
          <w:ins w:id="719" w:author="Musavi, Hamid [USA]" w:date="2018-09-09T16:01:00Z"/>
          <w:rFonts w:ascii="Courier New" w:hAnsi="Courier New" w:cs="Courier New"/>
          <w:sz w:val="20"/>
          <w:szCs w:val="20"/>
        </w:rPr>
      </w:pPr>
      <w:ins w:id="720" w:author="Musavi, Hamid [USA]" w:date="2018-09-09T16:01:00Z">
        <w:r w:rsidRPr="004A71FA">
          <w:rPr>
            <w:rFonts w:ascii="Courier New" w:hAnsi="Courier New" w:cs="Courier New"/>
            <w:sz w:val="20"/>
            <w:szCs w:val="20"/>
          </w:rPr>
          <w:t xml:space="preserve">    "schemaVersion": 5,</w:t>
        </w:r>
      </w:ins>
    </w:p>
    <w:p w:rsidR="004A71FA" w:rsidRPr="004A71FA" w:rsidRDefault="004A71FA" w:rsidP="004A71FA">
      <w:pPr>
        <w:shd w:val="clear" w:color="auto" w:fill="D9D9D9" w:themeFill="background1" w:themeFillShade="D9"/>
        <w:spacing w:after="0"/>
        <w:rPr>
          <w:ins w:id="721" w:author="Musavi, Hamid [USA]" w:date="2018-09-09T16:01:00Z"/>
          <w:rFonts w:ascii="Courier New" w:hAnsi="Courier New" w:cs="Courier New"/>
          <w:sz w:val="20"/>
          <w:szCs w:val="20"/>
        </w:rPr>
      </w:pPr>
      <w:ins w:id="722" w:author="Musavi, Hamid [USA]" w:date="2018-09-09T16:01:00Z">
        <w:r w:rsidRPr="004A71FA">
          <w:rPr>
            <w:rFonts w:ascii="Courier New" w:hAnsi="Courier New" w:cs="Courier New"/>
            <w:sz w:val="20"/>
            <w:szCs w:val="20"/>
          </w:rPr>
          <w:t xml:space="preserve">    "payloadType": "us.dot.its.jpo.ode.model.OdeTimPayload",</w:t>
        </w:r>
      </w:ins>
    </w:p>
    <w:p w:rsidR="004A71FA" w:rsidRPr="004A71FA" w:rsidRDefault="004A71FA" w:rsidP="004A71FA">
      <w:pPr>
        <w:shd w:val="clear" w:color="auto" w:fill="D9D9D9" w:themeFill="background1" w:themeFillShade="D9"/>
        <w:spacing w:after="0"/>
        <w:rPr>
          <w:ins w:id="723" w:author="Musavi, Hamid [USA]" w:date="2018-09-09T16:01:00Z"/>
          <w:rFonts w:ascii="Courier New" w:hAnsi="Courier New" w:cs="Courier New"/>
          <w:sz w:val="20"/>
          <w:szCs w:val="20"/>
        </w:rPr>
      </w:pPr>
      <w:ins w:id="724" w:author="Musavi, Hamid [USA]" w:date="2018-09-09T16:01:00Z">
        <w:r w:rsidRPr="004A71FA">
          <w:rPr>
            <w:rFonts w:ascii="Courier New" w:hAnsi="Courier New" w:cs="Courier New"/>
            <w:sz w:val="20"/>
            <w:szCs w:val="20"/>
          </w:rPr>
          <w:t xml:space="preserve">    "serialId": {</w:t>
        </w:r>
      </w:ins>
    </w:p>
    <w:p w:rsidR="004A71FA" w:rsidRPr="004A71FA" w:rsidRDefault="004A71FA" w:rsidP="004A71FA">
      <w:pPr>
        <w:shd w:val="clear" w:color="auto" w:fill="D9D9D9" w:themeFill="background1" w:themeFillShade="D9"/>
        <w:spacing w:after="0"/>
        <w:rPr>
          <w:ins w:id="725" w:author="Musavi, Hamid [USA]" w:date="2018-09-09T16:01:00Z"/>
          <w:rFonts w:ascii="Courier New" w:hAnsi="Courier New" w:cs="Courier New"/>
          <w:sz w:val="20"/>
          <w:szCs w:val="20"/>
        </w:rPr>
      </w:pPr>
      <w:ins w:id="726" w:author="Musavi, Hamid [USA]" w:date="2018-09-09T16:01:00Z">
        <w:r w:rsidRPr="004A71FA">
          <w:rPr>
            <w:rFonts w:ascii="Courier New" w:hAnsi="Courier New" w:cs="Courier New"/>
            <w:sz w:val="20"/>
            <w:szCs w:val="20"/>
          </w:rPr>
          <w:t xml:space="preserve">      "recordId": 0,</w:t>
        </w:r>
      </w:ins>
    </w:p>
    <w:p w:rsidR="004A71FA" w:rsidRPr="004A71FA" w:rsidRDefault="004A71FA" w:rsidP="004A71FA">
      <w:pPr>
        <w:shd w:val="clear" w:color="auto" w:fill="D9D9D9" w:themeFill="background1" w:themeFillShade="D9"/>
        <w:spacing w:after="0"/>
        <w:rPr>
          <w:ins w:id="727" w:author="Musavi, Hamid [USA]" w:date="2018-09-09T16:01:00Z"/>
          <w:rFonts w:ascii="Courier New" w:hAnsi="Courier New" w:cs="Courier New"/>
          <w:sz w:val="20"/>
          <w:szCs w:val="20"/>
        </w:rPr>
      </w:pPr>
      <w:ins w:id="728" w:author="Musavi, Hamid [USA]" w:date="2018-09-09T16:01:00Z">
        <w:r w:rsidRPr="004A71FA">
          <w:rPr>
            <w:rFonts w:ascii="Courier New" w:hAnsi="Courier New" w:cs="Courier New"/>
            <w:sz w:val="20"/>
            <w:szCs w:val="20"/>
          </w:rPr>
          <w:t xml:space="preserve">      "serialNumber": 0,</w:t>
        </w:r>
      </w:ins>
    </w:p>
    <w:p w:rsidR="004A71FA" w:rsidRPr="004A71FA" w:rsidRDefault="004A71FA" w:rsidP="004A71FA">
      <w:pPr>
        <w:shd w:val="clear" w:color="auto" w:fill="D9D9D9" w:themeFill="background1" w:themeFillShade="D9"/>
        <w:spacing w:after="0"/>
        <w:rPr>
          <w:ins w:id="729" w:author="Musavi, Hamid [USA]" w:date="2018-09-09T16:01:00Z"/>
          <w:rFonts w:ascii="Courier New" w:hAnsi="Courier New" w:cs="Courier New"/>
          <w:sz w:val="20"/>
          <w:szCs w:val="20"/>
        </w:rPr>
      </w:pPr>
      <w:ins w:id="730" w:author="Musavi, Hamid [USA]" w:date="2018-09-09T16:01:00Z">
        <w:r w:rsidRPr="004A71FA">
          <w:rPr>
            <w:rFonts w:ascii="Courier New" w:hAnsi="Courier New" w:cs="Courier New"/>
            <w:sz w:val="20"/>
            <w:szCs w:val="20"/>
          </w:rPr>
          <w:t xml:space="preserve">      "streamId": "3577477f-4c91-4a2a-81b9-35cde48992aa",</w:t>
        </w:r>
      </w:ins>
    </w:p>
    <w:p w:rsidR="004A71FA" w:rsidRPr="004A71FA" w:rsidRDefault="004A71FA" w:rsidP="004A71FA">
      <w:pPr>
        <w:shd w:val="clear" w:color="auto" w:fill="D9D9D9" w:themeFill="background1" w:themeFillShade="D9"/>
        <w:spacing w:after="0"/>
        <w:rPr>
          <w:ins w:id="731" w:author="Musavi, Hamid [USA]" w:date="2018-09-09T16:01:00Z"/>
          <w:rFonts w:ascii="Courier New" w:hAnsi="Courier New" w:cs="Courier New"/>
          <w:sz w:val="20"/>
          <w:szCs w:val="20"/>
        </w:rPr>
      </w:pPr>
      <w:ins w:id="732" w:author="Musavi, Hamid [USA]" w:date="2018-09-09T16:01:00Z">
        <w:r w:rsidRPr="004A71FA">
          <w:rPr>
            <w:rFonts w:ascii="Courier New" w:hAnsi="Courier New" w:cs="Courier New"/>
            <w:sz w:val="20"/>
            <w:szCs w:val="20"/>
          </w:rPr>
          <w:lastRenderedPageBreak/>
          <w:t xml:space="preserve">      "bundleSize": 1,</w:t>
        </w:r>
      </w:ins>
    </w:p>
    <w:p w:rsidR="004A71FA" w:rsidRPr="004A71FA" w:rsidRDefault="004A71FA" w:rsidP="004A71FA">
      <w:pPr>
        <w:shd w:val="clear" w:color="auto" w:fill="D9D9D9" w:themeFill="background1" w:themeFillShade="D9"/>
        <w:spacing w:after="0"/>
        <w:rPr>
          <w:ins w:id="733" w:author="Musavi, Hamid [USA]" w:date="2018-09-09T16:01:00Z"/>
          <w:rFonts w:ascii="Courier New" w:hAnsi="Courier New" w:cs="Courier New"/>
          <w:sz w:val="20"/>
          <w:szCs w:val="20"/>
        </w:rPr>
      </w:pPr>
      <w:ins w:id="734" w:author="Musavi, Hamid [USA]" w:date="2018-09-09T16:01:00Z">
        <w:r w:rsidRPr="004A71FA">
          <w:rPr>
            <w:rFonts w:ascii="Courier New" w:hAnsi="Courier New" w:cs="Courier New"/>
            <w:sz w:val="20"/>
            <w:szCs w:val="20"/>
          </w:rPr>
          <w:t xml:space="preserve">      "bundleId": 0</w:t>
        </w:r>
      </w:ins>
    </w:p>
    <w:p w:rsidR="004A71FA" w:rsidRPr="004A71FA" w:rsidRDefault="004A71FA" w:rsidP="004A71FA">
      <w:pPr>
        <w:shd w:val="clear" w:color="auto" w:fill="D9D9D9" w:themeFill="background1" w:themeFillShade="D9"/>
        <w:spacing w:after="0"/>
        <w:rPr>
          <w:ins w:id="735" w:author="Musavi, Hamid [USA]" w:date="2018-09-09T16:01:00Z"/>
          <w:rFonts w:ascii="Courier New" w:hAnsi="Courier New" w:cs="Courier New"/>
          <w:sz w:val="20"/>
          <w:szCs w:val="20"/>
        </w:rPr>
      </w:pPr>
      <w:ins w:id="73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737" w:author="Musavi, Hamid [USA]" w:date="2018-09-09T16:01:00Z"/>
          <w:rFonts w:ascii="Courier New" w:hAnsi="Courier New" w:cs="Courier New"/>
          <w:sz w:val="20"/>
          <w:szCs w:val="20"/>
        </w:rPr>
      </w:pPr>
      <w:ins w:id="738" w:author="Musavi, Hamid [USA]" w:date="2018-09-09T16:01:00Z">
        <w:r w:rsidRPr="004A71FA">
          <w:rPr>
            <w:rFonts w:ascii="Courier New" w:hAnsi="Courier New" w:cs="Courier New"/>
            <w:sz w:val="20"/>
            <w:szCs w:val="20"/>
          </w:rPr>
          <w:t xml:space="preserve">    "sanitized": false,</w:t>
        </w:r>
      </w:ins>
    </w:p>
    <w:p w:rsidR="004A71FA" w:rsidRPr="004A71FA" w:rsidRDefault="004A71FA" w:rsidP="004A71FA">
      <w:pPr>
        <w:shd w:val="clear" w:color="auto" w:fill="D9D9D9" w:themeFill="background1" w:themeFillShade="D9"/>
        <w:spacing w:after="0"/>
        <w:rPr>
          <w:ins w:id="739" w:author="Musavi, Hamid [USA]" w:date="2018-09-09T16:01:00Z"/>
          <w:rFonts w:ascii="Courier New" w:hAnsi="Courier New" w:cs="Courier New"/>
          <w:sz w:val="20"/>
          <w:szCs w:val="20"/>
        </w:rPr>
      </w:pPr>
      <w:ins w:id="740" w:author="Musavi, Hamid [USA]" w:date="2018-09-09T16:01:00Z">
        <w:r w:rsidRPr="004A71FA">
          <w:rPr>
            <w:rFonts w:ascii="Courier New" w:hAnsi="Courier New" w:cs="Courier New"/>
            <w:sz w:val="20"/>
            <w:szCs w:val="20"/>
          </w:rPr>
          <w:t xml:space="preserve">    "recordGeneratedAt": "2017-03-13T01:07:11-05:00",</w:t>
        </w:r>
      </w:ins>
    </w:p>
    <w:p w:rsidR="004A71FA" w:rsidRPr="004A71FA" w:rsidRDefault="004A71FA" w:rsidP="004A71FA">
      <w:pPr>
        <w:shd w:val="clear" w:color="auto" w:fill="D9D9D9" w:themeFill="background1" w:themeFillShade="D9"/>
        <w:spacing w:after="0"/>
        <w:rPr>
          <w:ins w:id="741" w:author="Musavi, Hamid [USA]" w:date="2018-09-09T16:01:00Z"/>
          <w:rFonts w:ascii="Courier New" w:hAnsi="Courier New" w:cs="Courier New"/>
          <w:sz w:val="20"/>
          <w:szCs w:val="20"/>
        </w:rPr>
      </w:pPr>
      <w:ins w:id="742" w:author="Musavi, Hamid [USA]" w:date="2018-09-09T16:01:00Z">
        <w:r w:rsidRPr="004A71FA">
          <w:rPr>
            <w:rFonts w:ascii="Courier New" w:hAnsi="Courier New" w:cs="Courier New"/>
            <w:sz w:val="20"/>
            <w:szCs w:val="20"/>
          </w:rPr>
          <w:t xml:space="preserve">    "odeReceivedAt": "2018-09-09T20:00:37.323Z"</w:t>
        </w:r>
      </w:ins>
    </w:p>
    <w:p w:rsidR="004A71FA" w:rsidRPr="004A71FA" w:rsidRDefault="004A71FA" w:rsidP="004A71FA">
      <w:pPr>
        <w:shd w:val="clear" w:color="auto" w:fill="D9D9D9" w:themeFill="background1" w:themeFillShade="D9"/>
        <w:spacing w:after="0"/>
        <w:rPr>
          <w:ins w:id="743" w:author="Musavi, Hamid [USA]" w:date="2018-09-09T16:01:00Z"/>
          <w:rFonts w:ascii="Courier New" w:hAnsi="Courier New" w:cs="Courier New"/>
          <w:sz w:val="20"/>
          <w:szCs w:val="20"/>
        </w:rPr>
      </w:pPr>
      <w:ins w:id="744"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745" w:author="Musavi, Hamid [USA]" w:date="2018-09-09T16:01:00Z"/>
          <w:rFonts w:ascii="Courier New" w:hAnsi="Courier New" w:cs="Courier New"/>
          <w:sz w:val="20"/>
          <w:szCs w:val="20"/>
        </w:rPr>
      </w:pPr>
      <w:ins w:id="746" w:author="Musavi, Hamid [USA]" w:date="2018-09-09T16:01:00Z">
        <w:r w:rsidRPr="004A71FA">
          <w:rPr>
            <w:rFonts w:ascii="Courier New" w:hAnsi="Courier New" w:cs="Courier New"/>
            <w:sz w:val="20"/>
            <w:szCs w:val="20"/>
          </w:rPr>
          <w:t xml:space="preserve">  "payload": {</w:t>
        </w:r>
      </w:ins>
    </w:p>
    <w:p w:rsidR="004A71FA" w:rsidRPr="004A71FA" w:rsidRDefault="004A71FA" w:rsidP="004A71FA">
      <w:pPr>
        <w:shd w:val="clear" w:color="auto" w:fill="D9D9D9" w:themeFill="background1" w:themeFillShade="D9"/>
        <w:spacing w:after="0"/>
        <w:rPr>
          <w:ins w:id="747" w:author="Musavi, Hamid [USA]" w:date="2018-09-09T16:01:00Z"/>
          <w:rFonts w:ascii="Courier New" w:hAnsi="Courier New" w:cs="Courier New"/>
          <w:sz w:val="20"/>
          <w:szCs w:val="20"/>
        </w:rPr>
      </w:pPr>
      <w:ins w:id="748" w:author="Musavi, Hamid [USA]" w:date="2018-09-09T16:01:00Z">
        <w:r w:rsidRPr="004A71FA">
          <w:rPr>
            <w:rFonts w:ascii="Courier New" w:hAnsi="Courier New" w:cs="Courier New"/>
            <w:sz w:val="20"/>
            <w:szCs w:val="20"/>
          </w:rPr>
          <w:t xml:space="preserve">    "data": {</w:t>
        </w:r>
      </w:ins>
    </w:p>
    <w:p w:rsidR="004A71FA" w:rsidRPr="004A71FA" w:rsidRDefault="004A71FA" w:rsidP="004A71FA">
      <w:pPr>
        <w:shd w:val="clear" w:color="auto" w:fill="D9D9D9" w:themeFill="background1" w:themeFillShade="D9"/>
        <w:spacing w:after="0"/>
        <w:rPr>
          <w:ins w:id="749" w:author="Musavi, Hamid [USA]" w:date="2018-09-09T16:01:00Z"/>
          <w:rFonts w:ascii="Courier New" w:hAnsi="Courier New" w:cs="Courier New"/>
          <w:sz w:val="20"/>
          <w:szCs w:val="20"/>
        </w:rPr>
      </w:pPr>
      <w:ins w:id="750" w:author="Musavi, Hamid [USA]" w:date="2018-09-09T16:01:00Z">
        <w:r w:rsidRPr="004A71FA">
          <w:rPr>
            <w:rFonts w:ascii="Courier New" w:hAnsi="Courier New" w:cs="Courier New"/>
            <w:sz w:val="20"/>
            <w:szCs w:val="20"/>
          </w:rPr>
          <w:t xml:space="preserve">      "MessageFrame": {</w:t>
        </w:r>
      </w:ins>
    </w:p>
    <w:p w:rsidR="004A71FA" w:rsidRPr="004A71FA" w:rsidRDefault="004A71FA" w:rsidP="004A71FA">
      <w:pPr>
        <w:shd w:val="clear" w:color="auto" w:fill="D9D9D9" w:themeFill="background1" w:themeFillShade="D9"/>
        <w:spacing w:after="0"/>
        <w:rPr>
          <w:ins w:id="751" w:author="Musavi, Hamid [USA]" w:date="2018-09-09T16:01:00Z"/>
          <w:rFonts w:ascii="Courier New" w:hAnsi="Courier New" w:cs="Courier New"/>
          <w:sz w:val="20"/>
          <w:szCs w:val="20"/>
        </w:rPr>
      </w:pPr>
      <w:ins w:id="752" w:author="Musavi, Hamid [USA]" w:date="2018-09-09T16:01:00Z">
        <w:r w:rsidRPr="004A71FA">
          <w:rPr>
            <w:rFonts w:ascii="Courier New" w:hAnsi="Courier New" w:cs="Courier New"/>
            <w:sz w:val="20"/>
            <w:szCs w:val="20"/>
          </w:rPr>
          <w:t xml:space="preserve">        "messageId": 31,</w:t>
        </w:r>
      </w:ins>
    </w:p>
    <w:p w:rsidR="004A71FA" w:rsidRPr="004A71FA" w:rsidRDefault="004A71FA" w:rsidP="004A71FA">
      <w:pPr>
        <w:shd w:val="clear" w:color="auto" w:fill="D9D9D9" w:themeFill="background1" w:themeFillShade="D9"/>
        <w:spacing w:after="0"/>
        <w:rPr>
          <w:ins w:id="753" w:author="Musavi, Hamid [USA]" w:date="2018-09-09T16:01:00Z"/>
          <w:rFonts w:ascii="Courier New" w:hAnsi="Courier New" w:cs="Courier New"/>
          <w:sz w:val="20"/>
          <w:szCs w:val="20"/>
        </w:rPr>
      </w:pPr>
      <w:ins w:id="754" w:author="Musavi, Hamid [USA]" w:date="2018-09-09T16:01:00Z">
        <w:r w:rsidRPr="004A71FA">
          <w:rPr>
            <w:rFonts w:ascii="Courier New" w:hAnsi="Courier New" w:cs="Courier New"/>
            <w:sz w:val="20"/>
            <w:szCs w:val="20"/>
          </w:rPr>
          <w:t xml:space="preserve">        "value": {</w:t>
        </w:r>
      </w:ins>
    </w:p>
    <w:p w:rsidR="004A71FA" w:rsidRPr="004A71FA" w:rsidRDefault="004A71FA" w:rsidP="004A71FA">
      <w:pPr>
        <w:shd w:val="clear" w:color="auto" w:fill="D9D9D9" w:themeFill="background1" w:themeFillShade="D9"/>
        <w:spacing w:after="0"/>
        <w:rPr>
          <w:ins w:id="755" w:author="Musavi, Hamid [USA]" w:date="2018-09-09T16:01:00Z"/>
          <w:rFonts w:ascii="Courier New" w:hAnsi="Courier New" w:cs="Courier New"/>
          <w:sz w:val="20"/>
          <w:szCs w:val="20"/>
        </w:rPr>
      </w:pPr>
      <w:ins w:id="756" w:author="Musavi, Hamid [USA]" w:date="2018-09-09T16:01:00Z">
        <w:r w:rsidRPr="004A71FA">
          <w:rPr>
            <w:rFonts w:ascii="Courier New" w:hAnsi="Courier New" w:cs="Courier New"/>
            <w:sz w:val="20"/>
            <w:szCs w:val="20"/>
          </w:rPr>
          <w:t xml:space="preserve">          "TravelerInformation": {</w:t>
        </w:r>
      </w:ins>
    </w:p>
    <w:p w:rsidR="004A71FA" w:rsidRPr="004A71FA" w:rsidRDefault="004A71FA" w:rsidP="004A71FA">
      <w:pPr>
        <w:shd w:val="clear" w:color="auto" w:fill="D9D9D9" w:themeFill="background1" w:themeFillShade="D9"/>
        <w:spacing w:after="0"/>
        <w:rPr>
          <w:ins w:id="757" w:author="Musavi, Hamid [USA]" w:date="2018-09-09T16:01:00Z"/>
          <w:rFonts w:ascii="Courier New" w:hAnsi="Courier New" w:cs="Courier New"/>
          <w:sz w:val="20"/>
          <w:szCs w:val="20"/>
        </w:rPr>
      </w:pPr>
      <w:ins w:id="758" w:author="Musavi, Hamid [USA]" w:date="2018-09-09T16:01:00Z">
        <w:r w:rsidRPr="004A71FA">
          <w:rPr>
            <w:rFonts w:ascii="Courier New" w:hAnsi="Courier New" w:cs="Courier New"/>
            <w:sz w:val="20"/>
            <w:szCs w:val="20"/>
          </w:rPr>
          <w:t xml:space="preserve">            "timeStamp": 102607,</w:t>
        </w:r>
      </w:ins>
    </w:p>
    <w:p w:rsidR="004A71FA" w:rsidRPr="004A71FA" w:rsidRDefault="004A71FA" w:rsidP="004A71FA">
      <w:pPr>
        <w:shd w:val="clear" w:color="auto" w:fill="D9D9D9" w:themeFill="background1" w:themeFillShade="D9"/>
        <w:spacing w:after="0"/>
        <w:rPr>
          <w:ins w:id="759" w:author="Musavi, Hamid [USA]" w:date="2018-09-09T16:01:00Z"/>
          <w:rFonts w:ascii="Courier New" w:hAnsi="Courier New" w:cs="Courier New"/>
          <w:sz w:val="20"/>
          <w:szCs w:val="20"/>
        </w:rPr>
      </w:pPr>
      <w:ins w:id="760" w:author="Musavi, Hamid [USA]" w:date="2018-09-09T16:01:00Z">
        <w:r w:rsidRPr="004A71FA">
          <w:rPr>
            <w:rFonts w:ascii="Courier New" w:hAnsi="Courier New" w:cs="Courier New"/>
            <w:sz w:val="20"/>
            <w:szCs w:val="20"/>
          </w:rPr>
          <w:t xml:space="preserve">            "packetID": "EC9C236B0000000000",</w:t>
        </w:r>
      </w:ins>
    </w:p>
    <w:p w:rsidR="004A71FA" w:rsidRPr="004A71FA" w:rsidRDefault="004A71FA" w:rsidP="004A71FA">
      <w:pPr>
        <w:shd w:val="clear" w:color="auto" w:fill="D9D9D9" w:themeFill="background1" w:themeFillShade="D9"/>
        <w:spacing w:after="0"/>
        <w:rPr>
          <w:ins w:id="761" w:author="Musavi, Hamid [USA]" w:date="2018-09-09T16:01:00Z"/>
          <w:rFonts w:ascii="Courier New" w:hAnsi="Courier New" w:cs="Courier New"/>
          <w:sz w:val="20"/>
          <w:szCs w:val="20"/>
        </w:rPr>
      </w:pPr>
      <w:ins w:id="762" w:author="Musavi, Hamid [USA]" w:date="2018-09-09T16:01:00Z">
        <w:r w:rsidRPr="004A71FA">
          <w:rPr>
            <w:rFonts w:ascii="Courier New" w:hAnsi="Courier New" w:cs="Courier New"/>
            <w:sz w:val="20"/>
            <w:szCs w:val="20"/>
          </w:rPr>
          <w:t xml:space="preserve">            "urlB": null,</w:t>
        </w:r>
      </w:ins>
    </w:p>
    <w:p w:rsidR="004A71FA" w:rsidRPr="004A71FA" w:rsidRDefault="004A71FA" w:rsidP="004A71FA">
      <w:pPr>
        <w:shd w:val="clear" w:color="auto" w:fill="D9D9D9" w:themeFill="background1" w:themeFillShade="D9"/>
        <w:spacing w:after="0"/>
        <w:rPr>
          <w:ins w:id="763" w:author="Musavi, Hamid [USA]" w:date="2018-09-09T16:01:00Z"/>
          <w:rFonts w:ascii="Courier New" w:hAnsi="Courier New" w:cs="Courier New"/>
          <w:sz w:val="20"/>
          <w:szCs w:val="20"/>
        </w:rPr>
      </w:pPr>
      <w:ins w:id="764" w:author="Musavi, Hamid [USA]" w:date="2018-09-09T16:01:00Z">
        <w:r w:rsidRPr="004A71FA">
          <w:rPr>
            <w:rFonts w:ascii="Courier New" w:hAnsi="Courier New" w:cs="Courier New"/>
            <w:sz w:val="20"/>
            <w:szCs w:val="20"/>
          </w:rPr>
          <w:t xml:space="preserve">            "dataFrames": {</w:t>
        </w:r>
      </w:ins>
    </w:p>
    <w:p w:rsidR="004A71FA" w:rsidRPr="004A71FA" w:rsidRDefault="004A71FA" w:rsidP="004A71FA">
      <w:pPr>
        <w:shd w:val="clear" w:color="auto" w:fill="D9D9D9" w:themeFill="background1" w:themeFillShade="D9"/>
        <w:spacing w:after="0"/>
        <w:rPr>
          <w:ins w:id="765" w:author="Musavi, Hamid [USA]" w:date="2018-09-09T16:01:00Z"/>
          <w:rFonts w:ascii="Courier New" w:hAnsi="Courier New" w:cs="Courier New"/>
          <w:sz w:val="20"/>
          <w:szCs w:val="20"/>
        </w:rPr>
      </w:pPr>
      <w:ins w:id="766" w:author="Musavi, Hamid [USA]" w:date="2018-09-09T16:01:00Z">
        <w:r w:rsidRPr="004A71FA">
          <w:rPr>
            <w:rFonts w:ascii="Courier New" w:hAnsi="Courier New" w:cs="Courier New"/>
            <w:sz w:val="20"/>
            <w:szCs w:val="20"/>
          </w:rPr>
          <w:t xml:space="preserve">              "TravelerDataFrame": {</w:t>
        </w:r>
      </w:ins>
    </w:p>
    <w:p w:rsidR="004A71FA" w:rsidRPr="004A71FA" w:rsidRDefault="004A71FA" w:rsidP="004A71FA">
      <w:pPr>
        <w:shd w:val="clear" w:color="auto" w:fill="D9D9D9" w:themeFill="background1" w:themeFillShade="D9"/>
        <w:spacing w:after="0"/>
        <w:rPr>
          <w:ins w:id="767" w:author="Musavi, Hamid [USA]" w:date="2018-09-09T16:01:00Z"/>
          <w:rFonts w:ascii="Courier New" w:hAnsi="Courier New" w:cs="Courier New"/>
          <w:sz w:val="20"/>
          <w:szCs w:val="20"/>
        </w:rPr>
      </w:pPr>
      <w:ins w:id="768" w:author="Musavi, Hamid [USA]" w:date="2018-09-09T16:01:00Z">
        <w:r w:rsidRPr="004A71FA">
          <w:rPr>
            <w:rFonts w:ascii="Courier New" w:hAnsi="Courier New" w:cs="Courier New"/>
            <w:sz w:val="20"/>
            <w:szCs w:val="20"/>
          </w:rPr>
          <w:t xml:space="preserve">                "regions": {</w:t>
        </w:r>
      </w:ins>
    </w:p>
    <w:p w:rsidR="004A71FA" w:rsidRPr="004A71FA" w:rsidRDefault="004A71FA" w:rsidP="004A71FA">
      <w:pPr>
        <w:shd w:val="clear" w:color="auto" w:fill="D9D9D9" w:themeFill="background1" w:themeFillShade="D9"/>
        <w:spacing w:after="0"/>
        <w:rPr>
          <w:ins w:id="769" w:author="Musavi, Hamid [USA]" w:date="2018-09-09T16:01:00Z"/>
          <w:rFonts w:ascii="Courier New" w:hAnsi="Courier New" w:cs="Courier New"/>
          <w:sz w:val="20"/>
          <w:szCs w:val="20"/>
        </w:rPr>
      </w:pPr>
      <w:ins w:id="770" w:author="Musavi, Hamid [USA]" w:date="2018-09-09T16:01:00Z">
        <w:r w:rsidRPr="004A71FA">
          <w:rPr>
            <w:rFonts w:ascii="Courier New" w:hAnsi="Courier New" w:cs="Courier New"/>
            <w:sz w:val="20"/>
            <w:szCs w:val="20"/>
          </w:rPr>
          <w:t xml:space="preserve">                  "GeographicalPath": {</w:t>
        </w:r>
      </w:ins>
    </w:p>
    <w:p w:rsidR="004A71FA" w:rsidRPr="004A71FA" w:rsidRDefault="004A71FA" w:rsidP="004A71FA">
      <w:pPr>
        <w:shd w:val="clear" w:color="auto" w:fill="D9D9D9" w:themeFill="background1" w:themeFillShade="D9"/>
        <w:spacing w:after="0"/>
        <w:rPr>
          <w:ins w:id="771" w:author="Musavi, Hamid [USA]" w:date="2018-09-09T16:01:00Z"/>
          <w:rFonts w:ascii="Courier New" w:hAnsi="Courier New" w:cs="Courier New"/>
          <w:sz w:val="20"/>
          <w:szCs w:val="20"/>
        </w:rPr>
      </w:pPr>
      <w:ins w:id="772" w:author="Musavi, Hamid [USA]" w:date="2018-09-09T16:01:00Z">
        <w:r w:rsidRPr="004A71FA">
          <w:rPr>
            <w:rFonts w:ascii="Courier New" w:hAnsi="Courier New" w:cs="Courier New"/>
            <w:sz w:val="20"/>
            <w:szCs w:val="20"/>
          </w:rPr>
          <w:t xml:space="preserve">                    "closedPath": {</w:t>
        </w:r>
      </w:ins>
    </w:p>
    <w:p w:rsidR="004A71FA" w:rsidRPr="004A71FA" w:rsidRDefault="004A71FA" w:rsidP="004A71FA">
      <w:pPr>
        <w:shd w:val="clear" w:color="auto" w:fill="D9D9D9" w:themeFill="background1" w:themeFillShade="D9"/>
        <w:spacing w:after="0"/>
        <w:rPr>
          <w:ins w:id="773" w:author="Musavi, Hamid [USA]" w:date="2018-09-09T16:01:00Z"/>
          <w:rFonts w:ascii="Courier New" w:hAnsi="Courier New" w:cs="Courier New"/>
          <w:sz w:val="20"/>
          <w:szCs w:val="20"/>
        </w:rPr>
      </w:pPr>
      <w:ins w:id="774" w:author="Musavi, Hamid [USA]" w:date="2018-09-09T16:01:00Z">
        <w:r w:rsidRPr="004A71FA">
          <w:rPr>
            <w:rFonts w:ascii="Courier New" w:hAnsi="Courier New" w:cs="Courier New"/>
            <w:sz w:val="20"/>
            <w:szCs w:val="20"/>
          </w:rPr>
          <w:t xml:space="preserve">                      "false": ""</w:t>
        </w:r>
      </w:ins>
    </w:p>
    <w:p w:rsidR="004A71FA" w:rsidRPr="004A71FA" w:rsidRDefault="004A71FA" w:rsidP="004A71FA">
      <w:pPr>
        <w:shd w:val="clear" w:color="auto" w:fill="D9D9D9" w:themeFill="background1" w:themeFillShade="D9"/>
        <w:spacing w:after="0"/>
        <w:rPr>
          <w:ins w:id="775" w:author="Musavi, Hamid [USA]" w:date="2018-09-09T16:01:00Z"/>
          <w:rFonts w:ascii="Courier New" w:hAnsi="Courier New" w:cs="Courier New"/>
          <w:sz w:val="20"/>
          <w:szCs w:val="20"/>
        </w:rPr>
      </w:pPr>
      <w:ins w:id="77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777" w:author="Musavi, Hamid [USA]" w:date="2018-09-09T16:01:00Z"/>
          <w:rFonts w:ascii="Courier New" w:hAnsi="Courier New" w:cs="Courier New"/>
          <w:sz w:val="20"/>
          <w:szCs w:val="20"/>
        </w:rPr>
      </w:pPr>
      <w:ins w:id="778" w:author="Musavi, Hamid [USA]" w:date="2018-09-09T16:01:00Z">
        <w:r w:rsidRPr="004A71FA">
          <w:rPr>
            <w:rFonts w:ascii="Courier New" w:hAnsi="Courier New" w:cs="Courier New"/>
            <w:sz w:val="20"/>
            <w:szCs w:val="20"/>
          </w:rPr>
          <w:t xml:space="preserve">                    "anchor": {</w:t>
        </w:r>
      </w:ins>
    </w:p>
    <w:p w:rsidR="004A71FA" w:rsidRPr="004A71FA" w:rsidRDefault="004A71FA" w:rsidP="004A71FA">
      <w:pPr>
        <w:shd w:val="clear" w:color="auto" w:fill="D9D9D9" w:themeFill="background1" w:themeFillShade="D9"/>
        <w:spacing w:after="0"/>
        <w:rPr>
          <w:ins w:id="779" w:author="Musavi, Hamid [USA]" w:date="2018-09-09T16:01:00Z"/>
          <w:rFonts w:ascii="Courier New" w:hAnsi="Courier New" w:cs="Courier New"/>
          <w:sz w:val="20"/>
          <w:szCs w:val="20"/>
        </w:rPr>
      </w:pPr>
      <w:ins w:id="780" w:author="Musavi, Hamid [USA]" w:date="2018-09-09T16:01:00Z">
        <w:r w:rsidRPr="004A71FA">
          <w:rPr>
            <w:rFonts w:ascii="Courier New" w:hAnsi="Courier New" w:cs="Courier New"/>
            <w:sz w:val="20"/>
            <w:szCs w:val="20"/>
          </w:rPr>
          <w:t xml:space="preserve">                      "elevation": 9171,</w:t>
        </w:r>
      </w:ins>
    </w:p>
    <w:p w:rsidR="004A71FA" w:rsidRPr="004A71FA" w:rsidRDefault="004A71FA" w:rsidP="004A71FA">
      <w:pPr>
        <w:shd w:val="clear" w:color="auto" w:fill="D9D9D9" w:themeFill="background1" w:themeFillShade="D9"/>
        <w:spacing w:after="0"/>
        <w:rPr>
          <w:ins w:id="781" w:author="Musavi, Hamid [USA]" w:date="2018-09-09T16:01:00Z"/>
          <w:rFonts w:ascii="Courier New" w:hAnsi="Courier New" w:cs="Courier New"/>
          <w:sz w:val="20"/>
          <w:szCs w:val="20"/>
        </w:rPr>
      </w:pPr>
      <w:ins w:id="782" w:author="Musavi, Hamid [USA]" w:date="2018-09-09T16:01:00Z">
        <w:r w:rsidRPr="004A71FA">
          <w:rPr>
            <w:rFonts w:ascii="Courier New" w:hAnsi="Courier New" w:cs="Courier New"/>
            <w:sz w:val="20"/>
            <w:szCs w:val="20"/>
          </w:rPr>
          <w:t xml:space="preserve">                      "lat": 416784730,</w:t>
        </w:r>
      </w:ins>
    </w:p>
    <w:p w:rsidR="004A71FA" w:rsidRPr="004A71FA" w:rsidRDefault="004A71FA" w:rsidP="004A71FA">
      <w:pPr>
        <w:shd w:val="clear" w:color="auto" w:fill="D9D9D9" w:themeFill="background1" w:themeFillShade="D9"/>
        <w:spacing w:after="0"/>
        <w:rPr>
          <w:ins w:id="783" w:author="Musavi, Hamid [USA]" w:date="2018-09-09T16:01:00Z"/>
          <w:rFonts w:ascii="Courier New" w:hAnsi="Courier New" w:cs="Courier New"/>
          <w:sz w:val="20"/>
          <w:szCs w:val="20"/>
        </w:rPr>
      </w:pPr>
      <w:ins w:id="784" w:author="Musavi, Hamid [USA]" w:date="2018-09-09T16:01:00Z">
        <w:r w:rsidRPr="004A71FA">
          <w:rPr>
            <w:rFonts w:ascii="Courier New" w:hAnsi="Courier New" w:cs="Courier New"/>
            <w:sz w:val="20"/>
            <w:szCs w:val="20"/>
          </w:rPr>
          <w:t xml:space="preserve">                      "long": -1087827750</w:t>
        </w:r>
      </w:ins>
    </w:p>
    <w:p w:rsidR="004A71FA" w:rsidRPr="004A71FA" w:rsidRDefault="004A71FA" w:rsidP="004A71FA">
      <w:pPr>
        <w:shd w:val="clear" w:color="auto" w:fill="D9D9D9" w:themeFill="background1" w:themeFillShade="D9"/>
        <w:spacing w:after="0"/>
        <w:rPr>
          <w:ins w:id="785" w:author="Musavi, Hamid [USA]" w:date="2018-09-09T16:01:00Z"/>
          <w:rFonts w:ascii="Courier New" w:hAnsi="Courier New" w:cs="Courier New"/>
          <w:sz w:val="20"/>
          <w:szCs w:val="20"/>
        </w:rPr>
      </w:pPr>
      <w:ins w:id="78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787" w:author="Musavi, Hamid [USA]" w:date="2018-09-09T16:01:00Z"/>
          <w:rFonts w:ascii="Courier New" w:hAnsi="Courier New" w:cs="Courier New"/>
          <w:sz w:val="20"/>
          <w:szCs w:val="20"/>
        </w:rPr>
      </w:pPr>
      <w:ins w:id="788" w:author="Musavi, Hamid [USA]" w:date="2018-09-09T16:01:00Z">
        <w:r w:rsidRPr="004A71FA">
          <w:rPr>
            <w:rFonts w:ascii="Courier New" w:hAnsi="Courier New" w:cs="Courier New"/>
            <w:sz w:val="20"/>
            <w:szCs w:val="20"/>
          </w:rPr>
          <w:t xml:space="preserve">                    "name": "bob",</w:t>
        </w:r>
      </w:ins>
    </w:p>
    <w:p w:rsidR="004A71FA" w:rsidRPr="004A71FA" w:rsidRDefault="004A71FA" w:rsidP="004A71FA">
      <w:pPr>
        <w:shd w:val="clear" w:color="auto" w:fill="D9D9D9" w:themeFill="background1" w:themeFillShade="D9"/>
        <w:spacing w:after="0"/>
        <w:rPr>
          <w:ins w:id="789" w:author="Musavi, Hamid [USA]" w:date="2018-09-09T16:01:00Z"/>
          <w:rFonts w:ascii="Courier New" w:hAnsi="Courier New" w:cs="Courier New"/>
          <w:sz w:val="20"/>
          <w:szCs w:val="20"/>
        </w:rPr>
      </w:pPr>
      <w:ins w:id="790" w:author="Musavi, Hamid [USA]" w:date="2018-09-09T16:01:00Z">
        <w:r w:rsidRPr="004A71FA">
          <w:rPr>
            <w:rFonts w:ascii="Courier New" w:hAnsi="Courier New" w:cs="Courier New"/>
            <w:sz w:val="20"/>
            <w:szCs w:val="20"/>
          </w:rPr>
          <w:t xml:space="preserve">                    "laneWidth": 700,</w:t>
        </w:r>
      </w:ins>
    </w:p>
    <w:p w:rsidR="004A71FA" w:rsidRPr="004A71FA" w:rsidRDefault="004A71FA" w:rsidP="004A71FA">
      <w:pPr>
        <w:shd w:val="clear" w:color="auto" w:fill="D9D9D9" w:themeFill="background1" w:themeFillShade="D9"/>
        <w:spacing w:after="0"/>
        <w:rPr>
          <w:ins w:id="791" w:author="Musavi, Hamid [USA]" w:date="2018-09-09T16:01:00Z"/>
          <w:rFonts w:ascii="Courier New" w:hAnsi="Courier New" w:cs="Courier New"/>
          <w:sz w:val="20"/>
          <w:szCs w:val="20"/>
        </w:rPr>
      </w:pPr>
      <w:ins w:id="792" w:author="Musavi, Hamid [USA]" w:date="2018-09-09T16:01:00Z">
        <w:r w:rsidRPr="004A71FA">
          <w:rPr>
            <w:rFonts w:ascii="Courier New" w:hAnsi="Courier New" w:cs="Courier New"/>
            <w:sz w:val="20"/>
            <w:szCs w:val="20"/>
          </w:rPr>
          <w:t xml:space="preserve">                    "directionality": {</w:t>
        </w:r>
      </w:ins>
    </w:p>
    <w:p w:rsidR="004A71FA" w:rsidRPr="004A71FA" w:rsidRDefault="004A71FA" w:rsidP="004A71FA">
      <w:pPr>
        <w:shd w:val="clear" w:color="auto" w:fill="D9D9D9" w:themeFill="background1" w:themeFillShade="D9"/>
        <w:spacing w:after="0"/>
        <w:rPr>
          <w:ins w:id="793" w:author="Musavi, Hamid [USA]" w:date="2018-09-09T16:01:00Z"/>
          <w:rFonts w:ascii="Courier New" w:hAnsi="Courier New" w:cs="Courier New"/>
          <w:sz w:val="20"/>
          <w:szCs w:val="20"/>
        </w:rPr>
      </w:pPr>
      <w:ins w:id="794" w:author="Musavi, Hamid [USA]" w:date="2018-09-09T16:01:00Z">
        <w:r w:rsidRPr="004A71FA">
          <w:rPr>
            <w:rFonts w:ascii="Courier New" w:hAnsi="Courier New" w:cs="Courier New"/>
            <w:sz w:val="20"/>
            <w:szCs w:val="20"/>
          </w:rPr>
          <w:t xml:space="preserve">                      "both": ""</w:t>
        </w:r>
      </w:ins>
    </w:p>
    <w:p w:rsidR="004A71FA" w:rsidRPr="004A71FA" w:rsidRDefault="004A71FA" w:rsidP="004A71FA">
      <w:pPr>
        <w:shd w:val="clear" w:color="auto" w:fill="D9D9D9" w:themeFill="background1" w:themeFillShade="D9"/>
        <w:spacing w:after="0"/>
        <w:rPr>
          <w:ins w:id="795" w:author="Musavi, Hamid [USA]" w:date="2018-09-09T16:01:00Z"/>
          <w:rFonts w:ascii="Courier New" w:hAnsi="Courier New" w:cs="Courier New"/>
          <w:sz w:val="20"/>
          <w:szCs w:val="20"/>
        </w:rPr>
      </w:pPr>
      <w:ins w:id="79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797" w:author="Musavi, Hamid [USA]" w:date="2018-09-09T16:01:00Z"/>
          <w:rFonts w:ascii="Courier New" w:hAnsi="Courier New" w:cs="Courier New"/>
          <w:sz w:val="20"/>
          <w:szCs w:val="20"/>
        </w:rPr>
      </w:pPr>
      <w:ins w:id="798" w:author="Musavi, Hamid [USA]" w:date="2018-09-09T16:01:00Z">
        <w:r w:rsidRPr="004A71FA">
          <w:rPr>
            <w:rFonts w:ascii="Courier New" w:hAnsi="Courier New" w:cs="Courier New"/>
            <w:sz w:val="20"/>
            <w:szCs w:val="20"/>
          </w:rPr>
          <w:t xml:space="preserve">                    "description": {</w:t>
        </w:r>
      </w:ins>
    </w:p>
    <w:p w:rsidR="004A71FA" w:rsidRPr="004A71FA" w:rsidRDefault="004A71FA" w:rsidP="004A71FA">
      <w:pPr>
        <w:shd w:val="clear" w:color="auto" w:fill="D9D9D9" w:themeFill="background1" w:themeFillShade="D9"/>
        <w:spacing w:after="0"/>
        <w:rPr>
          <w:ins w:id="799" w:author="Musavi, Hamid [USA]" w:date="2018-09-09T16:01:00Z"/>
          <w:rFonts w:ascii="Courier New" w:hAnsi="Courier New" w:cs="Courier New"/>
          <w:sz w:val="20"/>
          <w:szCs w:val="20"/>
        </w:rPr>
      </w:pPr>
      <w:ins w:id="800" w:author="Musavi, Hamid [USA]" w:date="2018-09-09T16:01:00Z">
        <w:r w:rsidRPr="004A71FA">
          <w:rPr>
            <w:rFonts w:ascii="Courier New" w:hAnsi="Courier New" w:cs="Courier New"/>
            <w:sz w:val="20"/>
            <w:szCs w:val="20"/>
          </w:rPr>
          <w:t xml:space="preserve">                      "geometry": {</w:t>
        </w:r>
      </w:ins>
    </w:p>
    <w:p w:rsidR="004A71FA" w:rsidRPr="004A71FA" w:rsidRDefault="004A71FA" w:rsidP="004A71FA">
      <w:pPr>
        <w:shd w:val="clear" w:color="auto" w:fill="D9D9D9" w:themeFill="background1" w:themeFillShade="D9"/>
        <w:spacing w:after="0"/>
        <w:rPr>
          <w:ins w:id="801" w:author="Musavi, Hamid [USA]" w:date="2018-09-09T16:01:00Z"/>
          <w:rFonts w:ascii="Courier New" w:hAnsi="Courier New" w:cs="Courier New"/>
          <w:sz w:val="20"/>
          <w:szCs w:val="20"/>
        </w:rPr>
      </w:pPr>
      <w:ins w:id="802" w:author="Musavi, Hamid [USA]" w:date="2018-09-09T16:01:00Z">
        <w:r w:rsidRPr="004A71FA">
          <w:rPr>
            <w:rFonts w:ascii="Courier New" w:hAnsi="Courier New" w:cs="Courier New"/>
            <w:sz w:val="20"/>
            <w:szCs w:val="20"/>
          </w:rPr>
          <w:t xml:space="preserve">                        "extent": 1,</w:t>
        </w:r>
      </w:ins>
    </w:p>
    <w:p w:rsidR="004A71FA" w:rsidRPr="004A71FA" w:rsidRDefault="004A71FA" w:rsidP="004A71FA">
      <w:pPr>
        <w:shd w:val="clear" w:color="auto" w:fill="D9D9D9" w:themeFill="background1" w:themeFillShade="D9"/>
        <w:spacing w:after="0"/>
        <w:rPr>
          <w:ins w:id="803" w:author="Musavi, Hamid [USA]" w:date="2018-09-09T16:01:00Z"/>
          <w:rFonts w:ascii="Courier New" w:hAnsi="Courier New" w:cs="Courier New"/>
          <w:sz w:val="20"/>
          <w:szCs w:val="20"/>
        </w:rPr>
      </w:pPr>
      <w:ins w:id="804" w:author="Musavi, Hamid [USA]" w:date="2018-09-09T16:01:00Z">
        <w:r w:rsidRPr="004A71FA">
          <w:rPr>
            <w:rFonts w:ascii="Courier New" w:hAnsi="Courier New" w:cs="Courier New"/>
            <w:sz w:val="20"/>
            <w:szCs w:val="20"/>
          </w:rPr>
          <w:t xml:space="preserve">                        "laneWidth": 3300,</w:t>
        </w:r>
      </w:ins>
    </w:p>
    <w:p w:rsidR="004A71FA" w:rsidRPr="004A71FA" w:rsidRDefault="004A71FA" w:rsidP="004A71FA">
      <w:pPr>
        <w:shd w:val="clear" w:color="auto" w:fill="D9D9D9" w:themeFill="background1" w:themeFillShade="D9"/>
        <w:spacing w:after="0"/>
        <w:rPr>
          <w:ins w:id="805" w:author="Musavi, Hamid [USA]" w:date="2018-09-09T16:01:00Z"/>
          <w:rFonts w:ascii="Courier New" w:hAnsi="Courier New" w:cs="Courier New"/>
          <w:sz w:val="20"/>
          <w:szCs w:val="20"/>
        </w:rPr>
      </w:pPr>
      <w:ins w:id="806" w:author="Musavi, Hamid [USA]" w:date="2018-09-09T16:01:00Z">
        <w:r w:rsidRPr="004A71FA">
          <w:rPr>
            <w:rFonts w:ascii="Courier New" w:hAnsi="Courier New" w:cs="Courier New"/>
            <w:sz w:val="20"/>
            <w:szCs w:val="20"/>
          </w:rPr>
          <w:t xml:space="preserve">                        "circle": {</w:t>
        </w:r>
      </w:ins>
    </w:p>
    <w:p w:rsidR="004A71FA" w:rsidRPr="004A71FA" w:rsidRDefault="004A71FA" w:rsidP="004A71FA">
      <w:pPr>
        <w:shd w:val="clear" w:color="auto" w:fill="D9D9D9" w:themeFill="background1" w:themeFillShade="D9"/>
        <w:spacing w:after="0"/>
        <w:rPr>
          <w:ins w:id="807" w:author="Musavi, Hamid [USA]" w:date="2018-09-09T16:01:00Z"/>
          <w:rFonts w:ascii="Courier New" w:hAnsi="Courier New" w:cs="Courier New"/>
          <w:sz w:val="20"/>
          <w:szCs w:val="20"/>
        </w:rPr>
      </w:pPr>
      <w:ins w:id="808" w:author="Musavi, Hamid [USA]" w:date="2018-09-09T16:01:00Z">
        <w:r w:rsidRPr="004A71FA">
          <w:rPr>
            <w:rFonts w:ascii="Courier New" w:hAnsi="Courier New" w:cs="Courier New"/>
            <w:sz w:val="20"/>
            <w:szCs w:val="20"/>
          </w:rPr>
          <w:t xml:space="preserve">                          "center": {</w:t>
        </w:r>
      </w:ins>
    </w:p>
    <w:p w:rsidR="004A71FA" w:rsidRPr="004A71FA" w:rsidRDefault="004A71FA" w:rsidP="004A71FA">
      <w:pPr>
        <w:shd w:val="clear" w:color="auto" w:fill="D9D9D9" w:themeFill="background1" w:themeFillShade="D9"/>
        <w:spacing w:after="0"/>
        <w:rPr>
          <w:ins w:id="809" w:author="Musavi, Hamid [USA]" w:date="2018-09-09T16:01:00Z"/>
          <w:rFonts w:ascii="Courier New" w:hAnsi="Courier New" w:cs="Courier New"/>
          <w:sz w:val="20"/>
          <w:szCs w:val="20"/>
        </w:rPr>
      </w:pPr>
      <w:ins w:id="810" w:author="Musavi, Hamid [USA]" w:date="2018-09-09T16:01:00Z">
        <w:r w:rsidRPr="004A71FA">
          <w:rPr>
            <w:rFonts w:ascii="Courier New" w:hAnsi="Courier New" w:cs="Courier New"/>
            <w:sz w:val="20"/>
            <w:szCs w:val="20"/>
          </w:rPr>
          <w:t xml:space="preserve">                            "elevation": 9171,</w:t>
        </w:r>
      </w:ins>
    </w:p>
    <w:p w:rsidR="004A71FA" w:rsidRPr="004A71FA" w:rsidRDefault="004A71FA" w:rsidP="004A71FA">
      <w:pPr>
        <w:shd w:val="clear" w:color="auto" w:fill="D9D9D9" w:themeFill="background1" w:themeFillShade="D9"/>
        <w:spacing w:after="0"/>
        <w:rPr>
          <w:ins w:id="811" w:author="Musavi, Hamid [USA]" w:date="2018-09-09T16:01:00Z"/>
          <w:rFonts w:ascii="Courier New" w:hAnsi="Courier New" w:cs="Courier New"/>
          <w:sz w:val="20"/>
          <w:szCs w:val="20"/>
        </w:rPr>
      </w:pPr>
      <w:ins w:id="812" w:author="Musavi, Hamid [USA]" w:date="2018-09-09T16:01:00Z">
        <w:r w:rsidRPr="004A71FA">
          <w:rPr>
            <w:rFonts w:ascii="Courier New" w:hAnsi="Courier New" w:cs="Courier New"/>
            <w:sz w:val="20"/>
            <w:szCs w:val="20"/>
          </w:rPr>
          <w:t xml:space="preserve">                            "lat": 416784730,</w:t>
        </w:r>
      </w:ins>
    </w:p>
    <w:p w:rsidR="004A71FA" w:rsidRPr="004A71FA" w:rsidRDefault="004A71FA" w:rsidP="004A71FA">
      <w:pPr>
        <w:shd w:val="clear" w:color="auto" w:fill="D9D9D9" w:themeFill="background1" w:themeFillShade="D9"/>
        <w:spacing w:after="0"/>
        <w:rPr>
          <w:ins w:id="813" w:author="Musavi, Hamid [USA]" w:date="2018-09-09T16:01:00Z"/>
          <w:rFonts w:ascii="Courier New" w:hAnsi="Courier New" w:cs="Courier New"/>
          <w:sz w:val="20"/>
          <w:szCs w:val="20"/>
        </w:rPr>
      </w:pPr>
      <w:ins w:id="814" w:author="Musavi, Hamid [USA]" w:date="2018-09-09T16:01:00Z">
        <w:r w:rsidRPr="004A71FA">
          <w:rPr>
            <w:rFonts w:ascii="Courier New" w:hAnsi="Courier New" w:cs="Courier New"/>
            <w:sz w:val="20"/>
            <w:szCs w:val="20"/>
          </w:rPr>
          <w:t xml:space="preserve">                            "long": -1087827750</w:t>
        </w:r>
      </w:ins>
    </w:p>
    <w:p w:rsidR="004A71FA" w:rsidRPr="004A71FA" w:rsidRDefault="004A71FA" w:rsidP="004A71FA">
      <w:pPr>
        <w:shd w:val="clear" w:color="auto" w:fill="D9D9D9" w:themeFill="background1" w:themeFillShade="D9"/>
        <w:spacing w:after="0"/>
        <w:rPr>
          <w:ins w:id="815" w:author="Musavi, Hamid [USA]" w:date="2018-09-09T16:01:00Z"/>
          <w:rFonts w:ascii="Courier New" w:hAnsi="Courier New" w:cs="Courier New"/>
          <w:sz w:val="20"/>
          <w:szCs w:val="20"/>
        </w:rPr>
      </w:pPr>
      <w:ins w:id="81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17" w:author="Musavi, Hamid [USA]" w:date="2018-09-09T16:01:00Z"/>
          <w:rFonts w:ascii="Courier New" w:hAnsi="Courier New" w:cs="Courier New"/>
          <w:sz w:val="20"/>
          <w:szCs w:val="20"/>
        </w:rPr>
      </w:pPr>
      <w:ins w:id="818" w:author="Musavi, Hamid [USA]" w:date="2018-09-09T16:01:00Z">
        <w:r w:rsidRPr="004A71FA">
          <w:rPr>
            <w:rFonts w:ascii="Courier New" w:hAnsi="Courier New" w:cs="Courier New"/>
            <w:sz w:val="20"/>
            <w:szCs w:val="20"/>
          </w:rPr>
          <w:t xml:space="preserve">                          "units": 7,</w:t>
        </w:r>
      </w:ins>
    </w:p>
    <w:p w:rsidR="004A71FA" w:rsidRPr="004A71FA" w:rsidRDefault="004A71FA" w:rsidP="004A71FA">
      <w:pPr>
        <w:shd w:val="clear" w:color="auto" w:fill="D9D9D9" w:themeFill="background1" w:themeFillShade="D9"/>
        <w:spacing w:after="0"/>
        <w:rPr>
          <w:ins w:id="819" w:author="Musavi, Hamid [USA]" w:date="2018-09-09T16:01:00Z"/>
          <w:rFonts w:ascii="Courier New" w:hAnsi="Courier New" w:cs="Courier New"/>
          <w:sz w:val="20"/>
          <w:szCs w:val="20"/>
        </w:rPr>
      </w:pPr>
      <w:ins w:id="820" w:author="Musavi, Hamid [USA]" w:date="2018-09-09T16:01:00Z">
        <w:r w:rsidRPr="004A71FA">
          <w:rPr>
            <w:rFonts w:ascii="Courier New" w:hAnsi="Courier New" w:cs="Courier New"/>
            <w:sz w:val="20"/>
            <w:szCs w:val="20"/>
          </w:rPr>
          <w:t xml:space="preserve">                          "radius": 15</w:t>
        </w:r>
      </w:ins>
    </w:p>
    <w:p w:rsidR="004A71FA" w:rsidRPr="004A71FA" w:rsidRDefault="004A71FA" w:rsidP="004A71FA">
      <w:pPr>
        <w:shd w:val="clear" w:color="auto" w:fill="D9D9D9" w:themeFill="background1" w:themeFillShade="D9"/>
        <w:spacing w:after="0"/>
        <w:rPr>
          <w:ins w:id="821" w:author="Musavi, Hamid [USA]" w:date="2018-09-09T16:01:00Z"/>
          <w:rFonts w:ascii="Courier New" w:hAnsi="Courier New" w:cs="Courier New"/>
          <w:sz w:val="20"/>
          <w:szCs w:val="20"/>
        </w:rPr>
      </w:pPr>
      <w:ins w:id="822"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23" w:author="Musavi, Hamid [USA]" w:date="2018-09-09T16:01:00Z"/>
          <w:rFonts w:ascii="Courier New" w:hAnsi="Courier New" w:cs="Courier New"/>
          <w:sz w:val="20"/>
          <w:szCs w:val="20"/>
        </w:rPr>
      </w:pPr>
      <w:ins w:id="824" w:author="Musavi, Hamid [USA]" w:date="2018-09-09T16:01:00Z">
        <w:r w:rsidRPr="004A71FA">
          <w:rPr>
            <w:rFonts w:ascii="Courier New" w:hAnsi="Courier New" w:cs="Courier New"/>
            <w:sz w:val="20"/>
            <w:szCs w:val="20"/>
          </w:rPr>
          <w:t xml:space="preserve">                        "direction": 1010101010101010</w:t>
        </w:r>
      </w:ins>
    </w:p>
    <w:p w:rsidR="004A71FA" w:rsidRPr="004A71FA" w:rsidRDefault="004A71FA" w:rsidP="004A71FA">
      <w:pPr>
        <w:shd w:val="clear" w:color="auto" w:fill="D9D9D9" w:themeFill="background1" w:themeFillShade="D9"/>
        <w:spacing w:after="0"/>
        <w:rPr>
          <w:ins w:id="825" w:author="Musavi, Hamid [USA]" w:date="2018-09-09T16:01:00Z"/>
          <w:rFonts w:ascii="Courier New" w:hAnsi="Courier New" w:cs="Courier New"/>
          <w:sz w:val="20"/>
          <w:szCs w:val="20"/>
        </w:rPr>
      </w:pPr>
      <w:ins w:id="82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27" w:author="Musavi, Hamid [USA]" w:date="2018-09-09T16:01:00Z"/>
          <w:rFonts w:ascii="Courier New" w:hAnsi="Courier New" w:cs="Courier New"/>
          <w:sz w:val="20"/>
          <w:szCs w:val="20"/>
        </w:rPr>
      </w:pPr>
      <w:ins w:id="828"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29" w:author="Musavi, Hamid [USA]" w:date="2018-09-09T16:01:00Z"/>
          <w:rFonts w:ascii="Courier New" w:hAnsi="Courier New" w:cs="Courier New"/>
          <w:sz w:val="20"/>
          <w:szCs w:val="20"/>
        </w:rPr>
      </w:pPr>
      <w:ins w:id="830" w:author="Musavi, Hamid [USA]" w:date="2018-09-09T16:01:00Z">
        <w:r w:rsidRPr="004A71FA">
          <w:rPr>
            <w:rFonts w:ascii="Courier New" w:hAnsi="Courier New" w:cs="Courier New"/>
            <w:sz w:val="20"/>
            <w:szCs w:val="20"/>
          </w:rPr>
          <w:t xml:space="preserve">                    "id": {</w:t>
        </w:r>
      </w:ins>
    </w:p>
    <w:p w:rsidR="004A71FA" w:rsidRPr="004A71FA" w:rsidRDefault="004A71FA" w:rsidP="004A71FA">
      <w:pPr>
        <w:shd w:val="clear" w:color="auto" w:fill="D9D9D9" w:themeFill="background1" w:themeFillShade="D9"/>
        <w:spacing w:after="0"/>
        <w:rPr>
          <w:ins w:id="831" w:author="Musavi, Hamid [USA]" w:date="2018-09-09T16:01:00Z"/>
          <w:rFonts w:ascii="Courier New" w:hAnsi="Courier New" w:cs="Courier New"/>
          <w:sz w:val="20"/>
          <w:szCs w:val="20"/>
        </w:rPr>
      </w:pPr>
      <w:ins w:id="832" w:author="Musavi, Hamid [USA]" w:date="2018-09-09T16:01:00Z">
        <w:r w:rsidRPr="004A71FA">
          <w:rPr>
            <w:rFonts w:ascii="Courier New" w:hAnsi="Courier New" w:cs="Courier New"/>
            <w:sz w:val="20"/>
            <w:szCs w:val="20"/>
          </w:rPr>
          <w:t xml:space="preserve">                      "id": 33,</w:t>
        </w:r>
      </w:ins>
    </w:p>
    <w:p w:rsidR="004A71FA" w:rsidRPr="004A71FA" w:rsidRDefault="004A71FA" w:rsidP="004A71FA">
      <w:pPr>
        <w:shd w:val="clear" w:color="auto" w:fill="D9D9D9" w:themeFill="background1" w:themeFillShade="D9"/>
        <w:spacing w:after="0"/>
        <w:rPr>
          <w:ins w:id="833" w:author="Musavi, Hamid [USA]" w:date="2018-09-09T16:01:00Z"/>
          <w:rFonts w:ascii="Courier New" w:hAnsi="Courier New" w:cs="Courier New"/>
          <w:sz w:val="20"/>
          <w:szCs w:val="20"/>
        </w:rPr>
      </w:pPr>
      <w:ins w:id="834" w:author="Musavi, Hamid [USA]" w:date="2018-09-09T16:01:00Z">
        <w:r w:rsidRPr="004A71FA">
          <w:rPr>
            <w:rFonts w:ascii="Courier New" w:hAnsi="Courier New" w:cs="Courier New"/>
            <w:sz w:val="20"/>
            <w:szCs w:val="20"/>
          </w:rPr>
          <w:t xml:space="preserve">                      "region": 23</w:t>
        </w:r>
      </w:ins>
    </w:p>
    <w:p w:rsidR="004A71FA" w:rsidRPr="004A71FA" w:rsidRDefault="004A71FA" w:rsidP="004A71FA">
      <w:pPr>
        <w:shd w:val="clear" w:color="auto" w:fill="D9D9D9" w:themeFill="background1" w:themeFillShade="D9"/>
        <w:spacing w:after="0"/>
        <w:rPr>
          <w:ins w:id="835" w:author="Musavi, Hamid [USA]" w:date="2018-09-09T16:01:00Z"/>
          <w:rFonts w:ascii="Courier New" w:hAnsi="Courier New" w:cs="Courier New"/>
          <w:sz w:val="20"/>
          <w:szCs w:val="20"/>
        </w:rPr>
      </w:pPr>
      <w:ins w:id="83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37" w:author="Musavi, Hamid [USA]" w:date="2018-09-09T16:01:00Z"/>
          <w:rFonts w:ascii="Courier New" w:hAnsi="Courier New" w:cs="Courier New"/>
          <w:sz w:val="20"/>
          <w:szCs w:val="20"/>
        </w:rPr>
      </w:pPr>
      <w:ins w:id="838" w:author="Musavi, Hamid [USA]" w:date="2018-09-09T16:01:00Z">
        <w:r w:rsidRPr="004A71FA">
          <w:rPr>
            <w:rFonts w:ascii="Courier New" w:hAnsi="Courier New" w:cs="Courier New"/>
            <w:sz w:val="20"/>
            <w:szCs w:val="20"/>
          </w:rPr>
          <w:lastRenderedPageBreak/>
          <w:t xml:space="preserve">                    "direction": 1010101010101010</w:t>
        </w:r>
      </w:ins>
    </w:p>
    <w:p w:rsidR="004A71FA" w:rsidRPr="004A71FA" w:rsidRDefault="004A71FA" w:rsidP="004A71FA">
      <w:pPr>
        <w:shd w:val="clear" w:color="auto" w:fill="D9D9D9" w:themeFill="background1" w:themeFillShade="D9"/>
        <w:spacing w:after="0"/>
        <w:rPr>
          <w:ins w:id="839" w:author="Musavi, Hamid [USA]" w:date="2018-09-09T16:01:00Z"/>
          <w:rFonts w:ascii="Courier New" w:hAnsi="Courier New" w:cs="Courier New"/>
          <w:sz w:val="20"/>
          <w:szCs w:val="20"/>
        </w:rPr>
      </w:pPr>
      <w:ins w:id="840"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41" w:author="Musavi, Hamid [USA]" w:date="2018-09-09T16:01:00Z"/>
          <w:rFonts w:ascii="Courier New" w:hAnsi="Courier New" w:cs="Courier New"/>
          <w:sz w:val="20"/>
          <w:szCs w:val="20"/>
        </w:rPr>
      </w:pPr>
      <w:ins w:id="842"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43" w:author="Musavi, Hamid [USA]" w:date="2018-09-09T16:01:00Z"/>
          <w:rFonts w:ascii="Courier New" w:hAnsi="Courier New" w:cs="Courier New"/>
          <w:sz w:val="20"/>
          <w:szCs w:val="20"/>
        </w:rPr>
      </w:pPr>
      <w:ins w:id="844" w:author="Musavi, Hamid [USA]" w:date="2018-09-09T16:01:00Z">
        <w:r w:rsidRPr="004A71FA">
          <w:rPr>
            <w:rFonts w:ascii="Courier New" w:hAnsi="Courier New" w:cs="Courier New"/>
            <w:sz w:val="20"/>
            <w:szCs w:val="20"/>
          </w:rPr>
          <w:t xml:space="preserve">                "duratonTime": 22,</w:t>
        </w:r>
      </w:ins>
    </w:p>
    <w:p w:rsidR="004A71FA" w:rsidRPr="004A71FA" w:rsidRDefault="004A71FA" w:rsidP="004A71FA">
      <w:pPr>
        <w:shd w:val="clear" w:color="auto" w:fill="D9D9D9" w:themeFill="background1" w:themeFillShade="D9"/>
        <w:spacing w:after="0"/>
        <w:rPr>
          <w:ins w:id="845" w:author="Musavi, Hamid [USA]" w:date="2018-09-09T16:01:00Z"/>
          <w:rFonts w:ascii="Courier New" w:hAnsi="Courier New" w:cs="Courier New"/>
          <w:sz w:val="20"/>
          <w:szCs w:val="20"/>
        </w:rPr>
      </w:pPr>
      <w:ins w:id="846" w:author="Musavi, Hamid [USA]" w:date="2018-09-09T16:01:00Z">
        <w:r w:rsidRPr="004A71FA">
          <w:rPr>
            <w:rFonts w:ascii="Courier New" w:hAnsi="Courier New" w:cs="Courier New"/>
            <w:sz w:val="20"/>
            <w:szCs w:val="20"/>
          </w:rPr>
          <w:t xml:space="preserve">                "sspMsgRights1": 2,</w:t>
        </w:r>
      </w:ins>
    </w:p>
    <w:p w:rsidR="004A71FA" w:rsidRPr="004A71FA" w:rsidRDefault="004A71FA" w:rsidP="004A71FA">
      <w:pPr>
        <w:shd w:val="clear" w:color="auto" w:fill="D9D9D9" w:themeFill="background1" w:themeFillShade="D9"/>
        <w:spacing w:after="0"/>
        <w:rPr>
          <w:ins w:id="847" w:author="Musavi, Hamid [USA]" w:date="2018-09-09T16:01:00Z"/>
          <w:rFonts w:ascii="Courier New" w:hAnsi="Courier New" w:cs="Courier New"/>
          <w:sz w:val="20"/>
          <w:szCs w:val="20"/>
        </w:rPr>
      </w:pPr>
      <w:ins w:id="848" w:author="Musavi, Hamid [USA]" w:date="2018-09-09T16:01:00Z">
        <w:r w:rsidRPr="004A71FA">
          <w:rPr>
            <w:rFonts w:ascii="Courier New" w:hAnsi="Courier New" w:cs="Courier New"/>
            <w:sz w:val="20"/>
            <w:szCs w:val="20"/>
          </w:rPr>
          <w:t xml:space="preserve">                "sspMsgRights2": 3,</w:t>
        </w:r>
      </w:ins>
    </w:p>
    <w:p w:rsidR="004A71FA" w:rsidRPr="004A71FA" w:rsidRDefault="004A71FA" w:rsidP="004A71FA">
      <w:pPr>
        <w:shd w:val="clear" w:color="auto" w:fill="D9D9D9" w:themeFill="background1" w:themeFillShade="D9"/>
        <w:spacing w:after="0"/>
        <w:rPr>
          <w:ins w:id="849" w:author="Musavi, Hamid [USA]" w:date="2018-09-09T16:01:00Z"/>
          <w:rFonts w:ascii="Courier New" w:hAnsi="Courier New" w:cs="Courier New"/>
          <w:sz w:val="20"/>
          <w:szCs w:val="20"/>
        </w:rPr>
      </w:pPr>
      <w:ins w:id="850" w:author="Musavi, Hamid [USA]" w:date="2018-09-09T16:01:00Z">
        <w:r w:rsidRPr="004A71FA">
          <w:rPr>
            <w:rFonts w:ascii="Courier New" w:hAnsi="Courier New" w:cs="Courier New"/>
            <w:sz w:val="20"/>
            <w:szCs w:val="20"/>
          </w:rPr>
          <w:t xml:space="preserve">                "startYear": 2017,</w:t>
        </w:r>
      </w:ins>
    </w:p>
    <w:p w:rsidR="004A71FA" w:rsidRPr="004A71FA" w:rsidRDefault="004A71FA" w:rsidP="004A71FA">
      <w:pPr>
        <w:shd w:val="clear" w:color="auto" w:fill="D9D9D9" w:themeFill="background1" w:themeFillShade="D9"/>
        <w:spacing w:after="0"/>
        <w:rPr>
          <w:ins w:id="851" w:author="Musavi, Hamid [USA]" w:date="2018-09-09T16:01:00Z"/>
          <w:rFonts w:ascii="Courier New" w:hAnsi="Courier New" w:cs="Courier New"/>
          <w:sz w:val="20"/>
          <w:szCs w:val="20"/>
        </w:rPr>
      </w:pPr>
      <w:ins w:id="852" w:author="Musavi, Hamid [USA]" w:date="2018-09-09T16:01:00Z">
        <w:r w:rsidRPr="004A71FA">
          <w:rPr>
            <w:rFonts w:ascii="Courier New" w:hAnsi="Courier New" w:cs="Courier New"/>
            <w:sz w:val="20"/>
            <w:szCs w:val="20"/>
          </w:rPr>
          <w:t xml:space="preserve">                "msgId": {</w:t>
        </w:r>
      </w:ins>
    </w:p>
    <w:p w:rsidR="004A71FA" w:rsidRPr="004A71FA" w:rsidRDefault="004A71FA" w:rsidP="004A71FA">
      <w:pPr>
        <w:shd w:val="clear" w:color="auto" w:fill="D9D9D9" w:themeFill="background1" w:themeFillShade="D9"/>
        <w:spacing w:after="0"/>
        <w:rPr>
          <w:ins w:id="853" w:author="Musavi, Hamid [USA]" w:date="2018-09-09T16:01:00Z"/>
          <w:rFonts w:ascii="Courier New" w:hAnsi="Courier New" w:cs="Courier New"/>
          <w:sz w:val="20"/>
          <w:szCs w:val="20"/>
        </w:rPr>
      </w:pPr>
      <w:ins w:id="854" w:author="Musavi, Hamid [USA]" w:date="2018-09-09T16:01:00Z">
        <w:r w:rsidRPr="004A71FA">
          <w:rPr>
            <w:rFonts w:ascii="Courier New" w:hAnsi="Courier New" w:cs="Courier New"/>
            <w:sz w:val="20"/>
            <w:szCs w:val="20"/>
          </w:rPr>
          <w:t xml:space="preserve">                  "roadSignID": {</w:t>
        </w:r>
      </w:ins>
    </w:p>
    <w:p w:rsidR="004A71FA" w:rsidRPr="004A71FA" w:rsidRDefault="004A71FA" w:rsidP="004A71FA">
      <w:pPr>
        <w:shd w:val="clear" w:color="auto" w:fill="D9D9D9" w:themeFill="background1" w:themeFillShade="D9"/>
        <w:spacing w:after="0"/>
        <w:rPr>
          <w:ins w:id="855" w:author="Musavi, Hamid [USA]" w:date="2018-09-09T16:01:00Z"/>
          <w:rFonts w:ascii="Courier New" w:hAnsi="Courier New" w:cs="Courier New"/>
          <w:sz w:val="20"/>
          <w:szCs w:val="20"/>
        </w:rPr>
      </w:pPr>
      <w:ins w:id="856" w:author="Musavi, Hamid [USA]" w:date="2018-09-09T16:01:00Z">
        <w:r w:rsidRPr="004A71FA">
          <w:rPr>
            <w:rFonts w:ascii="Courier New" w:hAnsi="Courier New" w:cs="Courier New"/>
            <w:sz w:val="20"/>
            <w:szCs w:val="20"/>
          </w:rPr>
          <w:t xml:space="preserve">                    "crc": "0000",</w:t>
        </w:r>
      </w:ins>
    </w:p>
    <w:p w:rsidR="004A71FA" w:rsidRPr="004A71FA" w:rsidRDefault="004A71FA" w:rsidP="004A71FA">
      <w:pPr>
        <w:shd w:val="clear" w:color="auto" w:fill="D9D9D9" w:themeFill="background1" w:themeFillShade="D9"/>
        <w:spacing w:after="0"/>
        <w:rPr>
          <w:ins w:id="857" w:author="Musavi, Hamid [USA]" w:date="2018-09-09T16:01:00Z"/>
          <w:rFonts w:ascii="Courier New" w:hAnsi="Courier New" w:cs="Courier New"/>
          <w:sz w:val="20"/>
          <w:szCs w:val="20"/>
        </w:rPr>
      </w:pPr>
      <w:ins w:id="858" w:author="Musavi, Hamid [USA]" w:date="2018-09-09T16:01:00Z">
        <w:r w:rsidRPr="004A71FA">
          <w:rPr>
            <w:rFonts w:ascii="Courier New" w:hAnsi="Courier New" w:cs="Courier New"/>
            <w:sz w:val="20"/>
            <w:szCs w:val="20"/>
          </w:rPr>
          <w:t xml:space="preserve">                    "viewAngle": 1010101010101010,</w:t>
        </w:r>
      </w:ins>
    </w:p>
    <w:p w:rsidR="004A71FA" w:rsidRPr="004A71FA" w:rsidRDefault="004A71FA" w:rsidP="004A71FA">
      <w:pPr>
        <w:shd w:val="clear" w:color="auto" w:fill="D9D9D9" w:themeFill="background1" w:themeFillShade="D9"/>
        <w:spacing w:after="0"/>
        <w:rPr>
          <w:ins w:id="859" w:author="Musavi, Hamid [USA]" w:date="2018-09-09T16:01:00Z"/>
          <w:rFonts w:ascii="Courier New" w:hAnsi="Courier New" w:cs="Courier New"/>
          <w:sz w:val="20"/>
          <w:szCs w:val="20"/>
        </w:rPr>
      </w:pPr>
      <w:ins w:id="860" w:author="Musavi, Hamid [USA]" w:date="2018-09-09T16:01:00Z">
        <w:r w:rsidRPr="004A71FA">
          <w:rPr>
            <w:rFonts w:ascii="Courier New" w:hAnsi="Courier New" w:cs="Courier New"/>
            <w:sz w:val="20"/>
            <w:szCs w:val="20"/>
          </w:rPr>
          <w:t xml:space="preserve">                    "mutcdCode": {</w:t>
        </w:r>
      </w:ins>
    </w:p>
    <w:p w:rsidR="004A71FA" w:rsidRPr="004A71FA" w:rsidRDefault="004A71FA" w:rsidP="004A71FA">
      <w:pPr>
        <w:shd w:val="clear" w:color="auto" w:fill="D9D9D9" w:themeFill="background1" w:themeFillShade="D9"/>
        <w:spacing w:after="0"/>
        <w:rPr>
          <w:ins w:id="861" w:author="Musavi, Hamid [USA]" w:date="2018-09-09T16:01:00Z"/>
          <w:rFonts w:ascii="Courier New" w:hAnsi="Courier New" w:cs="Courier New"/>
          <w:sz w:val="20"/>
          <w:szCs w:val="20"/>
        </w:rPr>
      </w:pPr>
      <w:ins w:id="862" w:author="Musavi, Hamid [USA]" w:date="2018-09-09T16:01:00Z">
        <w:r w:rsidRPr="004A71FA">
          <w:rPr>
            <w:rFonts w:ascii="Courier New" w:hAnsi="Courier New" w:cs="Courier New"/>
            <w:sz w:val="20"/>
            <w:szCs w:val="20"/>
          </w:rPr>
          <w:t xml:space="preserve">                      "warning": ""</w:t>
        </w:r>
      </w:ins>
    </w:p>
    <w:p w:rsidR="004A71FA" w:rsidRPr="004A71FA" w:rsidRDefault="004A71FA" w:rsidP="004A71FA">
      <w:pPr>
        <w:shd w:val="clear" w:color="auto" w:fill="D9D9D9" w:themeFill="background1" w:themeFillShade="D9"/>
        <w:spacing w:after="0"/>
        <w:rPr>
          <w:ins w:id="863" w:author="Musavi, Hamid [USA]" w:date="2018-09-09T16:01:00Z"/>
          <w:rFonts w:ascii="Courier New" w:hAnsi="Courier New" w:cs="Courier New"/>
          <w:sz w:val="20"/>
          <w:szCs w:val="20"/>
        </w:rPr>
      </w:pPr>
      <w:ins w:id="864"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65" w:author="Musavi, Hamid [USA]" w:date="2018-09-09T16:01:00Z"/>
          <w:rFonts w:ascii="Courier New" w:hAnsi="Courier New" w:cs="Courier New"/>
          <w:sz w:val="20"/>
          <w:szCs w:val="20"/>
        </w:rPr>
      </w:pPr>
      <w:ins w:id="866" w:author="Musavi, Hamid [USA]" w:date="2018-09-09T16:01:00Z">
        <w:r w:rsidRPr="004A71FA">
          <w:rPr>
            <w:rFonts w:ascii="Courier New" w:hAnsi="Courier New" w:cs="Courier New"/>
            <w:sz w:val="20"/>
            <w:szCs w:val="20"/>
          </w:rPr>
          <w:t xml:space="preserve">                    "position": {</w:t>
        </w:r>
      </w:ins>
    </w:p>
    <w:p w:rsidR="004A71FA" w:rsidRPr="004A71FA" w:rsidRDefault="004A71FA" w:rsidP="004A71FA">
      <w:pPr>
        <w:shd w:val="clear" w:color="auto" w:fill="D9D9D9" w:themeFill="background1" w:themeFillShade="D9"/>
        <w:spacing w:after="0"/>
        <w:rPr>
          <w:ins w:id="867" w:author="Musavi, Hamid [USA]" w:date="2018-09-09T16:01:00Z"/>
          <w:rFonts w:ascii="Courier New" w:hAnsi="Courier New" w:cs="Courier New"/>
          <w:sz w:val="20"/>
          <w:szCs w:val="20"/>
        </w:rPr>
      </w:pPr>
      <w:ins w:id="868" w:author="Musavi, Hamid [USA]" w:date="2018-09-09T16:01:00Z">
        <w:r w:rsidRPr="004A71FA">
          <w:rPr>
            <w:rFonts w:ascii="Courier New" w:hAnsi="Courier New" w:cs="Courier New"/>
            <w:sz w:val="20"/>
            <w:szCs w:val="20"/>
          </w:rPr>
          <w:t xml:space="preserve">                      "elevation": 9171,</w:t>
        </w:r>
      </w:ins>
    </w:p>
    <w:p w:rsidR="004A71FA" w:rsidRPr="004A71FA" w:rsidRDefault="004A71FA" w:rsidP="004A71FA">
      <w:pPr>
        <w:shd w:val="clear" w:color="auto" w:fill="D9D9D9" w:themeFill="background1" w:themeFillShade="D9"/>
        <w:spacing w:after="0"/>
        <w:rPr>
          <w:ins w:id="869" w:author="Musavi, Hamid [USA]" w:date="2018-09-09T16:01:00Z"/>
          <w:rFonts w:ascii="Courier New" w:hAnsi="Courier New" w:cs="Courier New"/>
          <w:sz w:val="20"/>
          <w:szCs w:val="20"/>
        </w:rPr>
      </w:pPr>
      <w:ins w:id="870" w:author="Musavi, Hamid [USA]" w:date="2018-09-09T16:01:00Z">
        <w:r w:rsidRPr="004A71FA">
          <w:rPr>
            <w:rFonts w:ascii="Courier New" w:hAnsi="Courier New" w:cs="Courier New"/>
            <w:sz w:val="20"/>
            <w:szCs w:val="20"/>
          </w:rPr>
          <w:t xml:space="preserve">                      "lat": 416784730,</w:t>
        </w:r>
      </w:ins>
    </w:p>
    <w:p w:rsidR="004A71FA" w:rsidRPr="004A71FA" w:rsidRDefault="004A71FA" w:rsidP="004A71FA">
      <w:pPr>
        <w:shd w:val="clear" w:color="auto" w:fill="D9D9D9" w:themeFill="background1" w:themeFillShade="D9"/>
        <w:spacing w:after="0"/>
        <w:rPr>
          <w:ins w:id="871" w:author="Musavi, Hamid [USA]" w:date="2018-09-09T16:01:00Z"/>
          <w:rFonts w:ascii="Courier New" w:hAnsi="Courier New" w:cs="Courier New"/>
          <w:sz w:val="20"/>
          <w:szCs w:val="20"/>
        </w:rPr>
      </w:pPr>
      <w:ins w:id="872" w:author="Musavi, Hamid [USA]" w:date="2018-09-09T16:01:00Z">
        <w:r w:rsidRPr="004A71FA">
          <w:rPr>
            <w:rFonts w:ascii="Courier New" w:hAnsi="Courier New" w:cs="Courier New"/>
            <w:sz w:val="20"/>
            <w:szCs w:val="20"/>
          </w:rPr>
          <w:t xml:space="preserve">                      "long": -1087827750</w:t>
        </w:r>
      </w:ins>
    </w:p>
    <w:p w:rsidR="004A71FA" w:rsidRPr="004A71FA" w:rsidRDefault="004A71FA" w:rsidP="004A71FA">
      <w:pPr>
        <w:shd w:val="clear" w:color="auto" w:fill="D9D9D9" w:themeFill="background1" w:themeFillShade="D9"/>
        <w:spacing w:after="0"/>
        <w:rPr>
          <w:ins w:id="873" w:author="Musavi, Hamid [USA]" w:date="2018-09-09T16:01:00Z"/>
          <w:rFonts w:ascii="Courier New" w:hAnsi="Courier New" w:cs="Courier New"/>
          <w:sz w:val="20"/>
          <w:szCs w:val="20"/>
        </w:rPr>
      </w:pPr>
      <w:ins w:id="874"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75" w:author="Musavi, Hamid [USA]" w:date="2018-09-09T16:01:00Z"/>
          <w:rFonts w:ascii="Courier New" w:hAnsi="Courier New" w:cs="Courier New"/>
          <w:sz w:val="20"/>
          <w:szCs w:val="20"/>
        </w:rPr>
      </w:pPr>
      <w:ins w:id="87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77" w:author="Musavi, Hamid [USA]" w:date="2018-09-09T16:01:00Z"/>
          <w:rFonts w:ascii="Courier New" w:hAnsi="Courier New" w:cs="Courier New"/>
          <w:sz w:val="20"/>
          <w:szCs w:val="20"/>
        </w:rPr>
      </w:pPr>
      <w:ins w:id="878"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79" w:author="Musavi, Hamid [USA]" w:date="2018-09-09T16:01:00Z"/>
          <w:rFonts w:ascii="Courier New" w:hAnsi="Courier New" w:cs="Courier New"/>
          <w:sz w:val="20"/>
          <w:szCs w:val="20"/>
        </w:rPr>
      </w:pPr>
      <w:ins w:id="880" w:author="Musavi, Hamid [USA]" w:date="2018-09-09T16:01:00Z">
        <w:r w:rsidRPr="004A71FA">
          <w:rPr>
            <w:rFonts w:ascii="Courier New" w:hAnsi="Courier New" w:cs="Courier New"/>
            <w:sz w:val="20"/>
            <w:szCs w:val="20"/>
          </w:rPr>
          <w:t xml:space="preserve">                "priority": 0,</w:t>
        </w:r>
      </w:ins>
    </w:p>
    <w:p w:rsidR="004A71FA" w:rsidRPr="004A71FA" w:rsidRDefault="004A71FA" w:rsidP="004A71FA">
      <w:pPr>
        <w:shd w:val="clear" w:color="auto" w:fill="D9D9D9" w:themeFill="background1" w:themeFillShade="D9"/>
        <w:spacing w:after="0"/>
        <w:rPr>
          <w:ins w:id="881" w:author="Musavi, Hamid [USA]" w:date="2018-09-09T16:01:00Z"/>
          <w:rFonts w:ascii="Courier New" w:hAnsi="Courier New" w:cs="Courier New"/>
          <w:sz w:val="20"/>
          <w:szCs w:val="20"/>
        </w:rPr>
      </w:pPr>
      <w:ins w:id="882" w:author="Musavi, Hamid [USA]" w:date="2018-09-09T16:01:00Z">
        <w:r w:rsidRPr="004A71FA">
          <w:rPr>
            <w:rFonts w:ascii="Courier New" w:hAnsi="Courier New" w:cs="Courier New"/>
            <w:sz w:val="20"/>
            <w:szCs w:val="20"/>
          </w:rPr>
          <w:t xml:space="preserve">                "content": {</w:t>
        </w:r>
      </w:ins>
    </w:p>
    <w:p w:rsidR="004A71FA" w:rsidRPr="004A71FA" w:rsidRDefault="004A71FA" w:rsidP="004A71FA">
      <w:pPr>
        <w:shd w:val="clear" w:color="auto" w:fill="D9D9D9" w:themeFill="background1" w:themeFillShade="D9"/>
        <w:spacing w:after="0"/>
        <w:rPr>
          <w:ins w:id="883" w:author="Musavi, Hamid [USA]" w:date="2018-09-09T16:01:00Z"/>
          <w:rFonts w:ascii="Courier New" w:hAnsi="Courier New" w:cs="Courier New"/>
          <w:sz w:val="20"/>
          <w:szCs w:val="20"/>
        </w:rPr>
      </w:pPr>
      <w:ins w:id="884" w:author="Musavi, Hamid [USA]" w:date="2018-09-09T16:01:00Z">
        <w:r w:rsidRPr="004A71FA">
          <w:rPr>
            <w:rFonts w:ascii="Courier New" w:hAnsi="Courier New" w:cs="Courier New"/>
            <w:sz w:val="20"/>
            <w:szCs w:val="20"/>
          </w:rPr>
          <w:t xml:space="preserve">                  "advisory": {</w:t>
        </w:r>
      </w:ins>
    </w:p>
    <w:p w:rsidR="004A71FA" w:rsidRPr="004A71FA" w:rsidRDefault="004A71FA" w:rsidP="004A71FA">
      <w:pPr>
        <w:shd w:val="clear" w:color="auto" w:fill="D9D9D9" w:themeFill="background1" w:themeFillShade="D9"/>
        <w:spacing w:after="0"/>
        <w:rPr>
          <w:ins w:id="885" w:author="Musavi, Hamid [USA]" w:date="2018-09-09T16:01:00Z"/>
          <w:rFonts w:ascii="Courier New" w:hAnsi="Courier New" w:cs="Courier New"/>
          <w:sz w:val="20"/>
          <w:szCs w:val="20"/>
        </w:rPr>
      </w:pPr>
      <w:ins w:id="886" w:author="Musavi, Hamid [USA]" w:date="2018-09-09T16:01:00Z">
        <w:r w:rsidRPr="004A71FA">
          <w:rPr>
            <w:rFonts w:ascii="Courier New" w:hAnsi="Courier New" w:cs="Courier New"/>
            <w:sz w:val="20"/>
            <w:szCs w:val="20"/>
          </w:rPr>
          <w:t xml:space="preserve">                    "SEQUENCE": [</w:t>
        </w:r>
      </w:ins>
    </w:p>
    <w:p w:rsidR="004A71FA" w:rsidRPr="004A71FA" w:rsidRDefault="004A71FA" w:rsidP="004A71FA">
      <w:pPr>
        <w:shd w:val="clear" w:color="auto" w:fill="D9D9D9" w:themeFill="background1" w:themeFillShade="D9"/>
        <w:spacing w:after="0"/>
        <w:rPr>
          <w:ins w:id="887" w:author="Musavi, Hamid [USA]" w:date="2018-09-09T16:01:00Z"/>
          <w:rFonts w:ascii="Courier New" w:hAnsi="Courier New" w:cs="Courier New"/>
          <w:sz w:val="20"/>
          <w:szCs w:val="20"/>
        </w:rPr>
      </w:pPr>
      <w:ins w:id="888"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89" w:author="Musavi, Hamid [USA]" w:date="2018-09-09T16:01:00Z"/>
          <w:rFonts w:ascii="Courier New" w:hAnsi="Courier New" w:cs="Courier New"/>
          <w:sz w:val="20"/>
          <w:szCs w:val="20"/>
        </w:rPr>
      </w:pPr>
      <w:ins w:id="890" w:author="Musavi, Hamid [USA]" w:date="2018-09-09T16:01:00Z">
        <w:r w:rsidRPr="004A71FA">
          <w:rPr>
            <w:rFonts w:ascii="Courier New" w:hAnsi="Courier New" w:cs="Courier New"/>
            <w:sz w:val="20"/>
            <w:szCs w:val="20"/>
          </w:rPr>
          <w:t xml:space="preserve">                        "item": {</w:t>
        </w:r>
      </w:ins>
    </w:p>
    <w:p w:rsidR="004A71FA" w:rsidRPr="004A71FA" w:rsidRDefault="004A71FA" w:rsidP="004A71FA">
      <w:pPr>
        <w:shd w:val="clear" w:color="auto" w:fill="D9D9D9" w:themeFill="background1" w:themeFillShade="D9"/>
        <w:spacing w:after="0"/>
        <w:rPr>
          <w:ins w:id="891" w:author="Musavi, Hamid [USA]" w:date="2018-09-09T16:01:00Z"/>
          <w:rFonts w:ascii="Courier New" w:hAnsi="Courier New" w:cs="Courier New"/>
          <w:sz w:val="20"/>
          <w:szCs w:val="20"/>
        </w:rPr>
      </w:pPr>
      <w:ins w:id="892" w:author="Musavi, Hamid [USA]" w:date="2018-09-09T16:01:00Z">
        <w:r w:rsidRPr="004A71FA">
          <w:rPr>
            <w:rFonts w:ascii="Courier New" w:hAnsi="Courier New" w:cs="Courier New"/>
            <w:sz w:val="20"/>
            <w:szCs w:val="20"/>
          </w:rPr>
          <w:t xml:space="preserve">                          "itis": 125</w:t>
        </w:r>
      </w:ins>
    </w:p>
    <w:p w:rsidR="004A71FA" w:rsidRPr="004A71FA" w:rsidRDefault="004A71FA" w:rsidP="004A71FA">
      <w:pPr>
        <w:shd w:val="clear" w:color="auto" w:fill="D9D9D9" w:themeFill="background1" w:themeFillShade="D9"/>
        <w:spacing w:after="0"/>
        <w:rPr>
          <w:ins w:id="893" w:author="Musavi, Hamid [USA]" w:date="2018-09-09T16:01:00Z"/>
          <w:rFonts w:ascii="Courier New" w:hAnsi="Courier New" w:cs="Courier New"/>
          <w:sz w:val="20"/>
          <w:szCs w:val="20"/>
        </w:rPr>
      </w:pPr>
      <w:ins w:id="894"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95" w:author="Musavi, Hamid [USA]" w:date="2018-09-09T16:01:00Z"/>
          <w:rFonts w:ascii="Courier New" w:hAnsi="Courier New" w:cs="Courier New"/>
          <w:sz w:val="20"/>
          <w:szCs w:val="20"/>
        </w:rPr>
      </w:pPr>
      <w:ins w:id="89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97" w:author="Musavi, Hamid [USA]" w:date="2018-09-09T16:01:00Z"/>
          <w:rFonts w:ascii="Courier New" w:hAnsi="Courier New" w:cs="Courier New"/>
          <w:sz w:val="20"/>
          <w:szCs w:val="20"/>
        </w:rPr>
      </w:pPr>
      <w:ins w:id="898"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899" w:author="Musavi, Hamid [USA]" w:date="2018-09-09T16:01:00Z"/>
          <w:rFonts w:ascii="Courier New" w:hAnsi="Courier New" w:cs="Courier New"/>
          <w:sz w:val="20"/>
          <w:szCs w:val="20"/>
        </w:rPr>
      </w:pPr>
      <w:ins w:id="900" w:author="Musavi, Hamid [USA]" w:date="2018-09-09T16:01:00Z">
        <w:r w:rsidRPr="004A71FA">
          <w:rPr>
            <w:rFonts w:ascii="Courier New" w:hAnsi="Courier New" w:cs="Courier New"/>
            <w:sz w:val="20"/>
            <w:szCs w:val="20"/>
          </w:rPr>
          <w:t xml:space="preserve">                        "item": {</w:t>
        </w:r>
      </w:ins>
    </w:p>
    <w:p w:rsidR="004A71FA" w:rsidRPr="004A71FA" w:rsidRDefault="004A71FA" w:rsidP="004A71FA">
      <w:pPr>
        <w:shd w:val="clear" w:color="auto" w:fill="D9D9D9" w:themeFill="background1" w:themeFillShade="D9"/>
        <w:spacing w:after="0"/>
        <w:rPr>
          <w:ins w:id="901" w:author="Musavi, Hamid [USA]" w:date="2018-09-09T16:01:00Z"/>
          <w:rFonts w:ascii="Courier New" w:hAnsi="Courier New" w:cs="Courier New"/>
          <w:sz w:val="20"/>
          <w:szCs w:val="20"/>
        </w:rPr>
      </w:pPr>
      <w:ins w:id="902" w:author="Musavi, Hamid [USA]" w:date="2018-09-09T16:01:00Z">
        <w:r w:rsidRPr="004A71FA">
          <w:rPr>
            <w:rFonts w:ascii="Courier New" w:hAnsi="Courier New" w:cs="Courier New"/>
            <w:sz w:val="20"/>
            <w:szCs w:val="20"/>
          </w:rPr>
          <w:t xml:space="preserve">                          "text": "some text"</w:t>
        </w:r>
      </w:ins>
    </w:p>
    <w:p w:rsidR="004A71FA" w:rsidRPr="004A71FA" w:rsidRDefault="004A71FA" w:rsidP="004A71FA">
      <w:pPr>
        <w:shd w:val="clear" w:color="auto" w:fill="D9D9D9" w:themeFill="background1" w:themeFillShade="D9"/>
        <w:spacing w:after="0"/>
        <w:rPr>
          <w:ins w:id="903" w:author="Musavi, Hamid [USA]" w:date="2018-09-09T16:01:00Z"/>
          <w:rFonts w:ascii="Courier New" w:hAnsi="Courier New" w:cs="Courier New"/>
          <w:sz w:val="20"/>
          <w:szCs w:val="20"/>
        </w:rPr>
      </w:pPr>
      <w:ins w:id="904"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05" w:author="Musavi, Hamid [USA]" w:date="2018-09-09T16:01:00Z"/>
          <w:rFonts w:ascii="Courier New" w:hAnsi="Courier New" w:cs="Courier New"/>
          <w:sz w:val="20"/>
          <w:szCs w:val="20"/>
        </w:rPr>
      </w:pPr>
      <w:ins w:id="90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07" w:author="Musavi, Hamid [USA]" w:date="2018-09-09T16:01:00Z"/>
          <w:rFonts w:ascii="Courier New" w:hAnsi="Courier New" w:cs="Courier New"/>
          <w:sz w:val="20"/>
          <w:szCs w:val="20"/>
        </w:rPr>
      </w:pPr>
      <w:ins w:id="908"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09" w:author="Musavi, Hamid [USA]" w:date="2018-09-09T16:01:00Z"/>
          <w:rFonts w:ascii="Courier New" w:hAnsi="Courier New" w:cs="Courier New"/>
          <w:sz w:val="20"/>
          <w:szCs w:val="20"/>
        </w:rPr>
      </w:pPr>
      <w:ins w:id="910" w:author="Musavi, Hamid [USA]" w:date="2018-09-09T16:01:00Z">
        <w:r w:rsidRPr="004A71FA">
          <w:rPr>
            <w:rFonts w:ascii="Courier New" w:hAnsi="Courier New" w:cs="Courier New"/>
            <w:sz w:val="20"/>
            <w:szCs w:val="20"/>
          </w:rPr>
          <w:t xml:space="preserve">                        "item": {</w:t>
        </w:r>
      </w:ins>
    </w:p>
    <w:p w:rsidR="004A71FA" w:rsidRPr="004A71FA" w:rsidRDefault="004A71FA" w:rsidP="004A71FA">
      <w:pPr>
        <w:shd w:val="clear" w:color="auto" w:fill="D9D9D9" w:themeFill="background1" w:themeFillShade="D9"/>
        <w:spacing w:after="0"/>
        <w:rPr>
          <w:ins w:id="911" w:author="Musavi, Hamid [USA]" w:date="2018-09-09T16:01:00Z"/>
          <w:rFonts w:ascii="Courier New" w:hAnsi="Courier New" w:cs="Courier New"/>
          <w:sz w:val="20"/>
          <w:szCs w:val="20"/>
        </w:rPr>
      </w:pPr>
      <w:ins w:id="912" w:author="Musavi, Hamid [USA]" w:date="2018-09-09T16:01:00Z">
        <w:r w:rsidRPr="004A71FA">
          <w:rPr>
            <w:rFonts w:ascii="Courier New" w:hAnsi="Courier New" w:cs="Courier New"/>
            <w:sz w:val="20"/>
            <w:szCs w:val="20"/>
          </w:rPr>
          <w:t xml:space="preserve">                          "itis": 250</w:t>
        </w:r>
      </w:ins>
    </w:p>
    <w:p w:rsidR="004A71FA" w:rsidRPr="004A71FA" w:rsidRDefault="004A71FA" w:rsidP="004A71FA">
      <w:pPr>
        <w:shd w:val="clear" w:color="auto" w:fill="D9D9D9" w:themeFill="background1" w:themeFillShade="D9"/>
        <w:spacing w:after="0"/>
        <w:rPr>
          <w:ins w:id="913" w:author="Musavi, Hamid [USA]" w:date="2018-09-09T16:01:00Z"/>
          <w:rFonts w:ascii="Courier New" w:hAnsi="Courier New" w:cs="Courier New"/>
          <w:sz w:val="20"/>
          <w:szCs w:val="20"/>
        </w:rPr>
      </w:pPr>
      <w:ins w:id="914"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15" w:author="Musavi, Hamid [USA]" w:date="2018-09-09T16:01:00Z"/>
          <w:rFonts w:ascii="Courier New" w:hAnsi="Courier New" w:cs="Courier New"/>
          <w:sz w:val="20"/>
          <w:szCs w:val="20"/>
        </w:rPr>
      </w:pPr>
      <w:ins w:id="91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17" w:author="Musavi, Hamid [USA]" w:date="2018-09-09T16:01:00Z"/>
          <w:rFonts w:ascii="Courier New" w:hAnsi="Courier New" w:cs="Courier New"/>
          <w:sz w:val="20"/>
          <w:szCs w:val="20"/>
        </w:rPr>
      </w:pPr>
      <w:ins w:id="918"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19" w:author="Musavi, Hamid [USA]" w:date="2018-09-09T16:01:00Z"/>
          <w:rFonts w:ascii="Courier New" w:hAnsi="Courier New" w:cs="Courier New"/>
          <w:sz w:val="20"/>
          <w:szCs w:val="20"/>
        </w:rPr>
      </w:pPr>
      <w:ins w:id="920" w:author="Musavi, Hamid [USA]" w:date="2018-09-09T16:01:00Z">
        <w:r w:rsidRPr="004A71FA">
          <w:rPr>
            <w:rFonts w:ascii="Courier New" w:hAnsi="Courier New" w:cs="Courier New"/>
            <w:sz w:val="20"/>
            <w:szCs w:val="20"/>
          </w:rPr>
          <w:t xml:space="preserve">                        "item": {</w:t>
        </w:r>
      </w:ins>
    </w:p>
    <w:p w:rsidR="004A71FA" w:rsidRPr="004A71FA" w:rsidRDefault="004A71FA" w:rsidP="004A71FA">
      <w:pPr>
        <w:shd w:val="clear" w:color="auto" w:fill="D9D9D9" w:themeFill="background1" w:themeFillShade="D9"/>
        <w:spacing w:after="0"/>
        <w:rPr>
          <w:ins w:id="921" w:author="Musavi, Hamid [USA]" w:date="2018-09-09T16:01:00Z"/>
          <w:rFonts w:ascii="Courier New" w:hAnsi="Courier New" w:cs="Courier New"/>
          <w:sz w:val="20"/>
          <w:szCs w:val="20"/>
        </w:rPr>
      </w:pPr>
      <w:ins w:id="922" w:author="Musavi, Hamid [USA]" w:date="2018-09-09T16:01:00Z">
        <w:r w:rsidRPr="004A71FA">
          <w:rPr>
            <w:rFonts w:ascii="Courier New" w:hAnsi="Courier New" w:cs="Courier New"/>
            <w:sz w:val="20"/>
            <w:szCs w:val="20"/>
          </w:rPr>
          <w:t xml:space="preserve">                          "text": 98765</w:t>
        </w:r>
      </w:ins>
    </w:p>
    <w:p w:rsidR="004A71FA" w:rsidRPr="004A71FA" w:rsidRDefault="004A71FA" w:rsidP="004A71FA">
      <w:pPr>
        <w:shd w:val="clear" w:color="auto" w:fill="D9D9D9" w:themeFill="background1" w:themeFillShade="D9"/>
        <w:spacing w:after="0"/>
        <w:rPr>
          <w:ins w:id="923" w:author="Musavi, Hamid [USA]" w:date="2018-09-09T16:01:00Z"/>
          <w:rFonts w:ascii="Courier New" w:hAnsi="Courier New" w:cs="Courier New"/>
          <w:sz w:val="20"/>
          <w:szCs w:val="20"/>
        </w:rPr>
      </w:pPr>
      <w:ins w:id="924"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25" w:author="Musavi, Hamid [USA]" w:date="2018-09-09T16:01:00Z"/>
          <w:rFonts w:ascii="Courier New" w:hAnsi="Courier New" w:cs="Courier New"/>
          <w:sz w:val="20"/>
          <w:szCs w:val="20"/>
        </w:rPr>
      </w:pPr>
      <w:ins w:id="92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27" w:author="Musavi, Hamid [USA]" w:date="2018-09-09T16:01:00Z"/>
          <w:rFonts w:ascii="Courier New" w:hAnsi="Courier New" w:cs="Courier New"/>
          <w:sz w:val="20"/>
          <w:szCs w:val="20"/>
        </w:rPr>
      </w:pPr>
      <w:ins w:id="928"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29" w:author="Musavi, Hamid [USA]" w:date="2018-09-09T16:01:00Z"/>
          <w:rFonts w:ascii="Courier New" w:hAnsi="Courier New" w:cs="Courier New"/>
          <w:sz w:val="20"/>
          <w:szCs w:val="20"/>
        </w:rPr>
      </w:pPr>
      <w:ins w:id="930"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31" w:author="Musavi, Hamid [USA]" w:date="2018-09-09T16:01:00Z"/>
          <w:rFonts w:ascii="Courier New" w:hAnsi="Courier New" w:cs="Courier New"/>
          <w:sz w:val="20"/>
          <w:szCs w:val="20"/>
        </w:rPr>
      </w:pPr>
      <w:ins w:id="932"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33" w:author="Musavi, Hamid [USA]" w:date="2018-09-09T16:01:00Z"/>
          <w:rFonts w:ascii="Courier New" w:hAnsi="Courier New" w:cs="Courier New"/>
          <w:sz w:val="20"/>
          <w:szCs w:val="20"/>
        </w:rPr>
      </w:pPr>
      <w:ins w:id="934" w:author="Musavi, Hamid [USA]" w:date="2018-09-09T16:01:00Z">
        <w:r w:rsidRPr="004A71FA">
          <w:rPr>
            <w:rFonts w:ascii="Courier New" w:hAnsi="Courier New" w:cs="Courier New"/>
            <w:sz w:val="20"/>
            <w:szCs w:val="20"/>
          </w:rPr>
          <w:t xml:space="preserve">                "url": null,</w:t>
        </w:r>
      </w:ins>
    </w:p>
    <w:p w:rsidR="004A71FA" w:rsidRPr="004A71FA" w:rsidRDefault="004A71FA" w:rsidP="004A71FA">
      <w:pPr>
        <w:shd w:val="clear" w:color="auto" w:fill="D9D9D9" w:themeFill="background1" w:themeFillShade="D9"/>
        <w:spacing w:after="0"/>
        <w:rPr>
          <w:ins w:id="935" w:author="Musavi, Hamid [USA]" w:date="2018-09-09T16:01:00Z"/>
          <w:rFonts w:ascii="Courier New" w:hAnsi="Courier New" w:cs="Courier New"/>
          <w:sz w:val="20"/>
          <w:szCs w:val="20"/>
        </w:rPr>
      </w:pPr>
      <w:ins w:id="936" w:author="Musavi, Hamid [USA]" w:date="2018-09-09T16:01:00Z">
        <w:r w:rsidRPr="004A71FA">
          <w:rPr>
            <w:rFonts w:ascii="Courier New" w:hAnsi="Courier New" w:cs="Courier New"/>
            <w:sz w:val="20"/>
            <w:szCs w:val="20"/>
          </w:rPr>
          <w:t xml:space="preserve">                "sspTimRights": 0,</w:t>
        </w:r>
      </w:ins>
    </w:p>
    <w:p w:rsidR="004A71FA" w:rsidRPr="004A71FA" w:rsidRDefault="004A71FA" w:rsidP="004A71FA">
      <w:pPr>
        <w:shd w:val="clear" w:color="auto" w:fill="D9D9D9" w:themeFill="background1" w:themeFillShade="D9"/>
        <w:spacing w:after="0"/>
        <w:rPr>
          <w:ins w:id="937" w:author="Musavi, Hamid [USA]" w:date="2018-09-09T16:01:00Z"/>
          <w:rFonts w:ascii="Courier New" w:hAnsi="Courier New" w:cs="Courier New"/>
          <w:sz w:val="20"/>
          <w:szCs w:val="20"/>
        </w:rPr>
      </w:pPr>
      <w:ins w:id="938" w:author="Musavi, Hamid [USA]" w:date="2018-09-09T16:01:00Z">
        <w:r w:rsidRPr="004A71FA">
          <w:rPr>
            <w:rFonts w:ascii="Courier New" w:hAnsi="Courier New" w:cs="Courier New"/>
            <w:sz w:val="20"/>
            <w:szCs w:val="20"/>
          </w:rPr>
          <w:t xml:space="preserve">                "sspLocationRights": 3,</w:t>
        </w:r>
      </w:ins>
    </w:p>
    <w:p w:rsidR="004A71FA" w:rsidRPr="004A71FA" w:rsidRDefault="004A71FA" w:rsidP="004A71FA">
      <w:pPr>
        <w:shd w:val="clear" w:color="auto" w:fill="D9D9D9" w:themeFill="background1" w:themeFillShade="D9"/>
        <w:spacing w:after="0"/>
        <w:rPr>
          <w:ins w:id="939" w:author="Musavi, Hamid [USA]" w:date="2018-09-09T16:01:00Z"/>
          <w:rFonts w:ascii="Courier New" w:hAnsi="Courier New" w:cs="Courier New"/>
          <w:sz w:val="20"/>
          <w:szCs w:val="20"/>
        </w:rPr>
      </w:pPr>
      <w:ins w:id="940" w:author="Musavi, Hamid [USA]" w:date="2018-09-09T16:01:00Z">
        <w:r w:rsidRPr="004A71FA">
          <w:rPr>
            <w:rFonts w:ascii="Courier New" w:hAnsi="Courier New" w:cs="Courier New"/>
            <w:sz w:val="20"/>
            <w:szCs w:val="20"/>
          </w:rPr>
          <w:t xml:space="preserve">                "frameType": {</w:t>
        </w:r>
      </w:ins>
    </w:p>
    <w:p w:rsidR="004A71FA" w:rsidRPr="004A71FA" w:rsidRDefault="004A71FA" w:rsidP="004A71FA">
      <w:pPr>
        <w:shd w:val="clear" w:color="auto" w:fill="D9D9D9" w:themeFill="background1" w:themeFillShade="D9"/>
        <w:spacing w:after="0"/>
        <w:rPr>
          <w:ins w:id="941" w:author="Musavi, Hamid [USA]" w:date="2018-09-09T16:01:00Z"/>
          <w:rFonts w:ascii="Courier New" w:hAnsi="Courier New" w:cs="Courier New"/>
          <w:sz w:val="20"/>
          <w:szCs w:val="20"/>
        </w:rPr>
      </w:pPr>
      <w:ins w:id="942" w:author="Musavi, Hamid [USA]" w:date="2018-09-09T16:01:00Z">
        <w:r w:rsidRPr="004A71FA">
          <w:rPr>
            <w:rFonts w:ascii="Courier New" w:hAnsi="Courier New" w:cs="Courier New"/>
            <w:sz w:val="20"/>
            <w:szCs w:val="20"/>
          </w:rPr>
          <w:t xml:space="preserve">                  "advisory": ""</w:t>
        </w:r>
      </w:ins>
    </w:p>
    <w:p w:rsidR="004A71FA" w:rsidRPr="004A71FA" w:rsidRDefault="004A71FA" w:rsidP="004A71FA">
      <w:pPr>
        <w:shd w:val="clear" w:color="auto" w:fill="D9D9D9" w:themeFill="background1" w:themeFillShade="D9"/>
        <w:spacing w:after="0"/>
        <w:rPr>
          <w:ins w:id="943" w:author="Musavi, Hamid [USA]" w:date="2018-09-09T16:01:00Z"/>
          <w:rFonts w:ascii="Courier New" w:hAnsi="Courier New" w:cs="Courier New"/>
          <w:sz w:val="20"/>
          <w:szCs w:val="20"/>
        </w:rPr>
      </w:pPr>
      <w:ins w:id="944" w:author="Musavi, Hamid [USA]" w:date="2018-09-09T16:01:00Z">
        <w:r w:rsidRPr="004A71FA">
          <w:rPr>
            <w:rFonts w:ascii="Courier New" w:hAnsi="Courier New" w:cs="Courier New"/>
            <w:sz w:val="20"/>
            <w:szCs w:val="20"/>
          </w:rPr>
          <w:lastRenderedPageBreak/>
          <w:t xml:space="preserve">                },</w:t>
        </w:r>
      </w:ins>
    </w:p>
    <w:p w:rsidR="004A71FA" w:rsidRPr="004A71FA" w:rsidRDefault="004A71FA" w:rsidP="004A71FA">
      <w:pPr>
        <w:shd w:val="clear" w:color="auto" w:fill="D9D9D9" w:themeFill="background1" w:themeFillShade="D9"/>
        <w:spacing w:after="0"/>
        <w:rPr>
          <w:ins w:id="945" w:author="Musavi, Hamid [USA]" w:date="2018-09-09T16:01:00Z"/>
          <w:rFonts w:ascii="Courier New" w:hAnsi="Courier New" w:cs="Courier New"/>
          <w:sz w:val="20"/>
          <w:szCs w:val="20"/>
        </w:rPr>
      </w:pPr>
      <w:ins w:id="946" w:author="Musavi, Hamid [USA]" w:date="2018-09-09T16:01:00Z">
        <w:r w:rsidRPr="004A71FA">
          <w:rPr>
            <w:rFonts w:ascii="Courier New" w:hAnsi="Courier New" w:cs="Courier New"/>
            <w:sz w:val="20"/>
            <w:szCs w:val="20"/>
          </w:rPr>
          <w:t xml:space="preserve">                "startTime": 482027</w:t>
        </w:r>
      </w:ins>
    </w:p>
    <w:p w:rsidR="004A71FA" w:rsidRPr="004A71FA" w:rsidRDefault="004A71FA" w:rsidP="004A71FA">
      <w:pPr>
        <w:shd w:val="clear" w:color="auto" w:fill="D9D9D9" w:themeFill="background1" w:themeFillShade="D9"/>
        <w:spacing w:after="0"/>
        <w:rPr>
          <w:ins w:id="947" w:author="Musavi, Hamid [USA]" w:date="2018-09-09T16:01:00Z"/>
          <w:rFonts w:ascii="Courier New" w:hAnsi="Courier New" w:cs="Courier New"/>
          <w:sz w:val="20"/>
          <w:szCs w:val="20"/>
        </w:rPr>
      </w:pPr>
      <w:ins w:id="948"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49" w:author="Musavi, Hamid [USA]" w:date="2018-09-09T16:01:00Z"/>
          <w:rFonts w:ascii="Courier New" w:hAnsi="Courier New" w:cs="Courier New"/>
          <w:sz w:val="20"/>
          <w:szCs w:val="20"/>
        </w:rPr>
      </w:pPr>
      <w:ins w:id="950"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51" w:author="Musavi, Hamid [USA]" w:date="2018-09-09T16:01:00Z"/>
          <w:rFonts w:ascii="Courier New" w:hAnsi="Courier New" w:cs="Courier New"/>
          <w:sz w:val="20"/>
          <w:szCs w:val="20"/>
        </w:rPr>
      </w:pPr>
      <w:ins w:id="952" w:author="Musavi, Hamid [USA]" w:date="2018-09-09T16:01:00Z">
        <w:r w:rsidRPr="004A71FA">
          <w:rPr>
            <w:rFonts w:ascii="Courier New" w:hAnsi="Courier New" w:cs="Courier New"/>
            <w:sz w:val="20"/>
            <w:szCs w:val="20"/>
          </w:rPr>
          <w:t xml:space="preserve">            "msgCnt": 13</w:t>
        </w:r>
      </w:ins>
    </w:p>
    <w:p w:rsidR="004A71FA" w:rsidRPr="004A71FA" w:rsidRDefault="004A71FA" w:rsidP="004A71FA">
      <w:pPr>
        <w:shd w:val="clear" w:color="auto" w:fill="D9D9D9" w:themeFill="background1" w:themeFillShade="D9"/>
        <w:spacing w:after="0"/>
        <w:rPr>
          <w:ins w:id="953" w:author="Musavi, Hamid [USA]" w:date="2018-09-09T16:01:00Z"/>
          <w:rFonts w:ascii="Courier New" w:hAnsi="Courier New" w:cs="Courier New"/>
          <w:sz w:val="20"/>
          <w:szCs w:val="20"/>
        </w:rPr>
      </w:pPr>
      <w:ins w:id="954"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55" w:author="Musavi, Hamid [USA]" w:date="2018-09-09T16:01:00Z"/>
          <w:rFonts w:ascii="Courier New" w:hAnsi="Courier New" w:cs="Courier New"/>
          <w:sz w:val="20"/>
          <w:szCs w:val="20"/>
        </w:rPr>
      </w:pPr>
      <w:ins w:id="956"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57" w:author="Musavi, Hamid [USA]" w:date="2018-09-09T16:01:00Z"/>
          <w:rFonts w:ascii="Courier New" w:hAnsi="Courier New" w:cs="Courier New"/>
          <w:sz w:val="20"/>
          <w:szCs w:val="20"/>
        </w:rPr>
      </w:pPr>
      <w:ins w:id="958"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59" w:author="Musavi, Hamid [USA]" w:date="2018-09-09T16:01:00Z"/>
          <w:rFonts w:ascii="Courier New" w:hAnsi="Courier New" w:cs="Courier New"/>
          <w:sz w:val="20"/>
          <w:szCs w:val="20"/>
        </w:rPr>
      </w:pPr>
      <w:ins w:id="960" w:author="Musavi, Hamid [USA]" w:date="2018-09-09T16:01:00Z">
        <w:r w:rsidRPr="004A71FA">
          <w:rPr>
            <w:rFonts w:ascii="Courier New" w:hAnsi="Courier New" w:cs="Courier New"/>
            <w:sz w:val="20"/>
            <w:szCs w:val="20"/>
          </w:rPr>
          <w:t xml:space="preserve">    },</w:t>
        </w:r>
      </w:ins>
    </w:p>
    <w:p w:rsidR="004A71FA" w:rsidRPr="004A71FA" w:rsidRDefault="004A71FA" w:rsidP="004A71FA">
      <w:pPr>
        <w:shd w:val="clear" w:color="auto" w:fill="D9D9D9" w:themeFill="background1" w:themeFillShade="D9"/>
        <w:spacing w:after="0"/>
        <w:rPr>
          <w:ins w:id="961" w:author="Musavi, Hamid [USA]" w:date="2018-09-09T16:01:00Z"/>
          <w:rFonts w:ascii="Courier New" w:hAnsi="Courier New" w:cs="Courier New"/>
          <w:sz w:val="20"/>
          <w:szCs w:val="20"/>
        </w:rPr>
      </w:pPr>
      <w:ins w:id="962" w:author="Musavi, Hamid [USA]" w:date="2018-09-09T16:01:00Z">
        <w:r w:rsidRPr="004A71FA">
          <w:rPr>
            <w:rFonts w:ascii="Courier New" w:hAnsi="Courier New" w:cs="Courier New"/>
            <w:sz w:val="20"/>
            <w:szCs w:val="20"/>
          </w:rPr>
          <w:t xml:space="preserve">    "dataType": "TravelerInformation"</w:t>
        </w:r>
      </w:ins>
    </w:p>
    <w:p w:rsidR="004A71FA" w:rsidRPr="004A71FA" w:rsidRDefault="004A71FA" w:rsidP="004A71FA">
      <w:pPr>
        <w:shd w:val="clear" w:color="auto" w:fill="D9D9D9" w:themeFill="background1" w:themeFillShade="D9"/>
        <w:spacing w:after="0"/>
        <w:rPr>
          <w:ins w:id="963" w:author="Musavi, Hamid [USA]" w:date="2018-09-09T16:01:00Z"/>
          <w:rFonts w:ascii="Courier New" w:hAnsi="Courier New" w:cs="Courier New"/>
          <w:sz w:val="20"/>
          <w:szCs w:val="20"/>
        </w:rPr>
      </w:pPr>
      <w:ins w:id="964" w:author="Musavi, Hamid [USA]" w:date="2018-09-09T16:01:00Z">
        <w:r w:rsidRPr="004A71FA">
          <w:rPr>
            <w:rFonts w:ascii="Courier New" w:hAnsi="Courier New" w:cs="Courier New"/>
            <w:sz w:val="20"/>
            <w:szCs w:val="20"/>
          </w:rPr>
          <w:t xml:space="preserve">  }</w:t>
        </w:r>
      </w:ins>
    </w:p>
    <w:p w:rsidR="006F7F91" w:rsidRPr="008B1559" w:rsidRDefault="004A71FA" w:rsidP="004A71FA">
      <w:pPr>
        <w:shd w:val="clear" w:color="auto" w:fill="D9D9D9" w:themeFill="background1" w:themeFillShade="D9"/>
        <w:spacing w:after="0"/>
        <w:rPr>
          <w:ins w:id="965" w:author="Musavi, Hamid [USA]" w:date="2018-09-04T18:33:00Z"/>
          <w:rFonts w:ascii="Courier New" w:hAnsi="Courier New" w:cs="Courier New"/>
          <w:sz w:val="20"/>
          <w:szCs w:val="20"/>
        </w:rPr>
      </w:pPr>
      <w:ins w:id="966" w:author="Musavi, Hamid [USA]" w:date="2018-09-09T16:01:00Z">
        <w:r w:rsidRPr="004A71FA">
          <w:rPr>
            <w:rFonts w:ascii="Courier New" w:hAnsi="Courier New" w:cs="Courier New"/>
            <w:sz w:val="20"/>
            <w:szCs w:val="20"/>
          </w:rPr>
          <w:t>}</w:t>
        </w:r>
      </w:ins>
    </w:p>
    <w:p w:rsidR="006F7F91" w:rsidRPr="008B1559" w:rsidRDefault="006F7F91" w:rsidP="006F7F91">
      <w:pPr>
        <w:rPr>
          <w:ins w:id="967" w:author="Musavi, Hamid [USA]" w:date="2018-09-04T18:33:00Z"/>
        </w:rPr>
      </w:pPr>
    </w:p>
    <w:p w:rsidR="006F7F91" w:rsidRPr="00DE00B4" w:rsidRDefault="006F7F91" w:rsidP="00DE00B4"/>
    <w:p w:rsidR="00A1173A" w:rsidRDefault="00A1173A" w:rsidP="00A1173A">
      <w:pPr>
        <w:pStyle w:val="Heading2"/>
      </w:pPr>
      <w:bookmarkStart w:id="968" w:name="_Toc514407759"/>
      <w:r>
        <w:t>Sample Driver Alert</w:t>
      </w:r>
      <w:bookmarkEnd w:id="968"/>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w:t>
      </w:r>
      <w:del w:id="969" w:author="Musavi, Hamid [USA]" w:date="2018-09-09T15:32:00Z">
        <w:r w:rsidRPr="000866CB" w:rsidDel="000613D0">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7C24BB">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w:t>
      </w:r>
      <w:del w:id="970" w:author="Musavi, Hamid [USA]" w:date="2018-09-09T15:32:00Z">
        <w:r w:rsidRPr="000866CB" w:rsidDel="000613D0">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971" w:name="_Toc514407760"/>
      <w:r>
        <w:t>Sample BSM Data</w:t>
      </w:r>
      <w:bookmarkEnd w:id="971"/>
    </w:p>
    <w:p w:rsidR="008B1559" w:rsidRDefault="00D93DEF" w:rsidP="008B1559">
      <w:pPr>
        <w:pStyle w:val="Heading3"/>
      </w:pPr>
      <w:bookmarkStart w:id="972" w:name="_Toc514407761"/>
      <w:r>
        <w:t>BSM from bsmTx</w:t>
      </w:r>
      <w:bookmarkEnd w:id="972"/>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w:t>
      </w:r>
      <w:del w:id="973" w:author="Musavi, Hamid [USA]" w:date="2018-09-09T15:32:00Z">
        <w:r w:rsidRPr="000866CB" w:rsidDel="000613D0">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3B603E">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w:t>
      </w:r>
      <w:del w:id="974" w:author="Musavi, Hamid [USA]" w:date="2018-09-09T15:32:00Z">
        <w:r w:rsidRPr="000866CB" w:rsidDel="000613D0">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975" w:name="_Toc514407762"/>
      <w:r>
        <w:lastRenderedPageBreak/>
        <w:t xml:space="preserve">BSM </w:t>
      </w:r>
      <w:r w:rsidR="00D93DEF">
        <w:t xml:space="preserve">from </w:t>
      </w:r>
      <w:r w:rsidR="003B7407">
        <w:t>bsmLogDuringEvent</w:t>
      </w:r>
      <w:bookmarkEnd w:id="975"/>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"205.975"</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w:t>
      </w:r>
      <w:del w:id="976" w:author="Musavi, Hamid [USA]" w:date="2018-09-09T15:32:00Z">
        <w:r w:rsidRPr="000866CB" w:rsidDel="000613D0">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3B603E">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w:t>
      </w:r>
      <w:del w:id="977" w:author="Musavi, Hamid [USA]" w:date="2018-09-09T15:32:00Z">
        <w:r w:rsidRPr="000866CB" w:rsidDel="000613D0">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556139" w:rsidRDefault="00556139" w:rsidP="00556139">
      <w:pPr>
        <w:pStyle w:val="Heading3"/>
      </w:pPr>
      <w:bookmarkStart w:id="978" w:name="_Toc514407763"/>
      <w:r>
        <w:t>BSM from rxMsg</w:t>
      </w:r>
      <w:bookmarkEnd w:id="978"/>
    </w:p>
    <w:p w:rsidR="00556139" w:rsidRDefault="00556139" w:rsidP="00556139">
      <w:r>
        <w:t xml:space="preserve">ODE receives BSM messages from OBU via RSU in binary ANS.1 UPER encoded format. ODE decodes, transforms, converts it to JSON and publishes it to the relevant topics for consumption by client </w:t>
      </w:r>
      <w:r>
        <w:lastRenderedPageBreak/>
        <w:t xml:space="preserve">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"us.dot.its.jpo.ode.model.OdeBsmPayload",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w:t>
      </w:r>
      <w:del w:id="979" w:author="Musavi, Hamid [USA]" w:date="2018-09-09T15:32:00Z">
        <w:r w:rsidRPr="00384C3A" w:rsidDel="000613D0">
          <w:rPr>
            <w:rFonts w:ascii="Courier New" w:hAnsi="Courier New" w:cs="Courier New"/>
            <w:sz w:val="20"/>
            <w:szCs w:val="20"/>
          </w:rPr>
          <w:delText>[UTC]</w:delText>
        </w:r>
      </w:del>
      <w:r w:rsidRPr="00384C3A">
        <w:rPr>
          <w:rFonts w:ascii="Courier New" w:hAnsi="Courier New" w:cs="Courier New"/>
          <w:sz w:val="20"/>
          <w:szCs w:val="20"/>
        </w:rPr>
        <w:t>",</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Pr>
          <w:rFonts w:ascii="Courier New" w:hAnsi="Courier New" w:cs="Courier New"/>
          <w:sz w:val="20"/>
          <w:szCs w:val="20"/>
        </w:rPr>
        <w:t>5</w:t>
      </w:r>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w:t>
      </w:r>
      <w:del w:id="980" w:author="Musavi, Hamid [USA]" w:date="2018-09-09T15:32:00Z">
        <w:r w:rsidRPr="00384C3A" w:rsidDel="000613D0">
          <w:rPr>
            <w:rFonts w:ascii="Courier New" w:hAnsi="Courier New" w:cs="Courier New"/>
            <w:sz w:val="20"/>
            <w:szCs w:val="20"/>
          </w:rPr>
          <w:delText>[UTC]</w:delText>
        </w:r>
      </w:del>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"us.dot.its.jpo.ode.plugin.j2735.J2735Bsm",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981" w:name="_Toc514407764"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Content>
        <w:p w:rsidR="00C54325" w:rsidRDefault="00C54325">
          <w:pPr>
            <w:pStyle w:val="Heading1"/>
          </w:pPr>
          <w:r>
            <w:t>References</w:t>
          </w:r>
          <w:bookmarkEnd w:id="981"/>
        </w:p>
        <w:sdt>
          <w:sdtPr>
            <w:id w:val="-573587230"/>
            <w:bibliography/>
          </w:sdt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lastRenderedPageBreak/>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4B7D" w:rsidRDefault="00A54B7D" w:rsidP="002F2B93">
      <w:pPr>
        <w:spacing w:after="0" w:line="240" w:lineRule="auto"/>
      </w:pPr>
      <w:r>
        <w:separator/>
      </w:r>
    </w:p>
  </w:endnote>
  <w:endnote w:type="continuationSeparator" w:id="0">
    <w:p w:rsidR="00A54B7D" w:rsidRDefault="00A54B7D" w:rsidP="002F2B93">
      <w:pPr>
        <w:spacing w:after="0" w:line="240" w:lineRule="auto"/>
      </w:pPr>
      <w:r>
        <w:continuationSeparator/>
      </w:r>
    </w:p>
  </w:endnote>
  <w:endnote w:id="1">
    <w:p w:rsidR="004A71FA" w:rsidRDefault="004A71FA">
      <w:pPr>
        <w:pStyle w:val="EndnoteText"/>
      </w:pPr>
      <w:r>
        <w:rPr>
          <w:rStyle w:val="EndnoteReference"/>
        </w:rPr>
        <w:endnoteRef/>
      </w:r>
      <w:r>
        <w:t xml:space="preserve"> </w:t>
      </w:r>
      <w:r w:rsidRPr="00F33F98">
        <w:t>Midnight will be represented as 0:00 for all time fields</w:t>
      </w:r>
    </w:p>
  </w:endnote>
  <w:endnote w:id="2">
    <w:p w:rsidR="004A71FA" w:rsidRDefault="004A71FA">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4B7D" w:rsidRDefault="00A54B7D" w:rsidP="002F2B93">
      <w:pPr>
        <w:spacing w:after="0" w:line="240" w:lineRule="auto"/>
      </w:pPr>
      <w:r>
        <w:separator/>
      </w:r>
    </w:p>
  </w:footnote>
  <w:footnote w:type="continuationSeparator" w:id="0">
    <w:p w:rsidR="00A54B7D" w:rsidRDefault="00A54B7D" w:rsidP="002F2B93">
      <w:pPr>
        <w:spacing w:after="0" w:line="240" w:lineRule="auto"/>
      </w:pPr>
      <w:r>
        <w:continuationSeparator/>
      </w:r>
    </w:p>
  </w:footnote>
  <w:footnote w:id="1">
    <w:p w:rsidR="004A71FA" w:rsidRDefault="004A71FA"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2">
    <w:p w:rsidR="004A71FA" w:rsidRDefault="004A71FA">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4A71FA" w:rsidRDefault="004A71FA">
      <w:pPr>
        <w:pStyle w:val="FootnoteText"/>
      </w:pPr>
      <w:r>
        <w:rPr>
          <w:rStyle w:val="FootnoteReference"/>
        </w:rPr>
        <w:footnoteRef/>
      </w:r>
      <w:r>
        <w:t xml:space="preserve"> Available starting with schemaVersion 3</w:t>
      </w:r>
    </w:p>
  </w:footnote>
  <w:footnote w:id="4">
    <w:p w:rsidR="004A71FA" w:rsidRDefault="004A71FA">
      <w:pPr>
        <w:pStyle w:val="FootnoteText"/>
      </w:pPr>
      <w:r>
        <w:rPr>
          <w:rStyle w:val="FootnoteReference"/>
        </w:rPr>
        <w:footnoteRef/>
      </w:r>
      <w:r>
        <w:t xml:space="preserve"> Available starting with schemaVersion 4</w:t>
      </w:r>
    </w:p>
  </w:footnote>
  <w:footnote w:id="5">
    <w:p w:rsidR="004A71FA" w:rsidRDefault="004A71FA">
      <w:pPr>
        <w:pStyle w:val="FootnoteText"/>
      </w:pPr>
      <w:r>
        <w:rPr>
          <w:rStyle w:val="FootnoteReference"/>
        </w:rPr>
        <w:footnoteRef/>
      </w:r>
      <w:r>
        <w:t xml:space="preserve"> Only available in schemaVersion 3.</w:t>
      </w:r>
    </w:p>
  </w:footnote>
  <w:footnote w:id="6">
    <w:p w:rsidR="004A71FA" w:rsidRDefault="004A71FA">
      <w:pPr>
        <w:pStyle w:val="FootnoteText"/>
      </w:pPr>
      <w:r>
        <w:rPr>
          <w:rStyle w:val="FootnoteReference"/>
        </w:rPr>
        <w:footnoteRef/>
      </w:r>
      <w:r>
        <w:t xml:space="preserve"> Available starting with schemaVersion 4</w:t>
      </w:r>
    </w:p>
  </w:footnote>
  <w:footnote w:id="7">
    <w:p w:rsidR="004A71FA" w:rsidRDefault="004A71FA">
      <w:pPr>
        <w:pStyle w:val="FootnoteText"/>
      </w:pPr>
      <w:r>
        <w:rPr>
          <w:rStyle w:val="FootnoteReference"/>
        </w:rPr>
        <w:footnoteRef/>
      </w:r>
      <w:r>
        <w:t xml:space="preserve"> Available starting with schemaVersion 4</w:t>
      </w:r>
    </w:p>
  </w:footnote>
  <w:footnote w:id="8">
    <w:p w:rsidR="004A71FA" w:rsidRDefault="004A71FA">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1FA" w:rsidRPr="008C1C89" w:rsidRDefault="004A71FA"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44F4"/>
    <w:rsid w:val="000613D0"/>
    <w:rsid w:val="00064973"/>
    <w:rsid w:val="00075BEE"/>
    <w:rsid w:val="000866CB"/>
    <w:rsid w:val="0009569B"/>
    <w:rsid w:val="000A243D"/>
    <w:rsid w:val="000B4546"/>
    <w:rsid w:val="000B7728"/>
    <w:rsid w:val="000E45F7"/>
    <w:rsid w:val="000E73C3"/>
    <w:rsid w:val="000F0F08"/>
    <w:rsid w:val="00103415"/>
    <w:rsid w:val="00105574"/>
    <w:rsid w:val="001268AB"/>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569E8"/>
    <w:rsid w:val="00266486"/>
    <w:rsid w:val="00284C93"/>
    <w:rsid w:val="00295697"/>
    <w:rsid w:val="00296C25"/>
    <w:rsid w:val="002A3A22"/>
    <w:rsid w:val="002C43AC"/>
    <w:rsid w:val="002F2B93"/>
    <w:rsid w:val="002F7F60"/>
    <w:rsid w:val="00312028"/>
    <w:rsid w:val="003128AE"/>
    <w:rsid w:val="003148C0"/>
    <w:rsid w:val="00326696"/>
    <w:rsid w:val="00330EC7"/>
    <w:rsid w:val="00331B6B"/>
    <w:rsid w:val="0033406E"/>
    <w:rsid w:val="00342210"/>
    <w:rsid w:val="003658DB"/>
    <w:rsid w:val="00384A61"/>
    <w:rsid w:val="00384C3A"/>
    <w:rsid w:val="00384C92"/>
    <w:rsid w:val="003B603E"/>
    <w:rsid w:val="003B7407"/>
    <w:rsid w:val="003D037E"/>
    <w:rsid w:val="003F4352"/>
    <w:rsid w:val="00427236"/>
    <w:rsid w:val="00457364"/>
    <w:rsid w:val="004775FB"/>
    <w:rsid w:val="004A3194"/>
    <w:rsid w:val="004A585F"/>
    <w:rsid w:val="004A71FA"/>
    <w:rsid w:val="004D3F62"/>
    <w:rsid w:val="004D523A"/>
    <w:rsid w:val="004F2717"/>
    <w:rsid w:val="004F4BD6"/>
    <w:rsid w:val="004F613F"/>
    <w:rsid w:val="004F740D"/>
    <w:rsid w:val="00502E2D"/>
    <w:rsid w:val="005056CD"/>
    <w:rsid w:val="00517CF3"/>
    <w:rsid w:val="00532F35"/>
    <w:rsid w:val="005404E2"/>
    <w:rsid w:val="005423DE"/>
    <w:rsid w:val="00556139"/>
    <w:rsid w:val="00562E70"/>
    <w:rsid w:val="00576C3B"/>
    <w:rsid w:val="00584B08"/>
    <w:rsid w:val="005C383D"/>
    <w:rsid w:val="005C5E6E"/>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6F7F91"/>
    <w:rsid w:val="007367E1"/>
    <w:rsid w:val="00737EB1"/>
    <w:rsid w:val="00743995"/>
    <w:rsid w:val="007525DE"/>
    <w:rsid w:val="007562FF"/>
    <w:rsid w:val="007614B8"/>
    <w:rsid w:val="00763A9D"/>
    <w:rsid w:val="007715A7"/>
    <w:rsid w:val="00792834"/>
    <w:rsid w:val="007C24BB"/>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81E1B"/>
    <w:rsid w:val="009C4A87"/>
    <w:rsid w:val="009C514A"/>
    <w:rsid w:val="009D5560"/>
    <w:rsid w:val="00A0274F"/>
    <w:rsid w:val="00A036F1"/>
    <w:rsid w:val="00A1173A"/>
    <w:rsid w:val="00A2643F"/>
    <w:rsid w:val="00A27E77"/>
    <w:rsid w:val="00A54B7D"/>
    <w:rsid w:val="00A6471D"/>
    <w:rsid w:val="00A9504E"/>
    <w:rsid w:val="00AE71BC"/>
    <w:rsid w:val="00AF2AED"/>
    <w:rsid w:val="00B0151E"/>
    <w:rsid w:val="00B12105"/>
    <w:rsid w:val="00B2200E"/>
    <w:rsid w:val="00B23298"/>
    <w:rsid w:val="00B31148"/>
    <w:rsid w:val="00B341D5"/>
    <w:rsid w:val="00B408A7"/>
    <w:rsid w:val="00B44111"/>
    <w:rsid w:val="00B53D6A"/>
    <w:rsid w:val="00B735DF"/>
    <w:rsid w:val="00B77060"/>
    <w:rsid w:val="00B920D3"/>
    <w:rsid w:val="00B96478"/>
    <w:rsid w:val="00B9778E"/>
    <w:rsid w:val="00BA23A7"/>
    <w:rsid w:val="00C04784"/>
    <w:rsid w:val="00C117BA"/>
    <w:rsid w:val="00C12B6E"/>
    <w:rsid w:val="00C13D03"/>
    <w:rsid w:val="00C32850"/>
    <w:rsid w:val="00C54325"/>
    <w:rsid w:val="00C73E67"/>
    <w:rsid w:val="00C81C0C"/>
    <w:rsid w:val="00C81C73"/>
    <w:rsid w:val="00C83C92"/>
    <w:rsid w:val="00C87165"/>
    <w:rsid w:val="00CA06C4"/>
    <w:rsid w:val="00CA156D"/>
    <w:rsid w:val="00CB0DBB"/>
    <w:rsid w:val="00CC3809"/>
    <w:rsid w:val="00CD14C9"/>
    <w:rsid w:val="00CD7FAD"/>
    <w:rsid w:val="00CE50FC"/>
    <w:rsid w:val="00D02095"/>
    <w:rsid w:val="00D06346"/>
    <w:rsid w:val="00D1354D"/>
    <w:rsid w:val="00D23963"/>
    <w:rsid w:val="00D27A99"/>
    <w:rsid w:val="00D361C8"/>
    <w:rsid w:val="00D406AB"/>
    <w:rsid w:val="00D62812"/>
    <w:rsid w:val="00D64595"/>
    <w:rsid w:val="00D767DF"/>
    <w:rsid w:val="00D83AB6"/>
    <w:rsid w:val="00D85011"/>
    <w:rsid w:val="00D93DEF"/>
    <w:rsid w:val="00DA3ACB"/>
    <w:rsid w:val="00DC1FE7"/>
    <w:rsid w:val="00DC7AFF"/>
    <w:rsid w:val="00DE00B4"/>
    <w:rsid w:val="00DE7376"/>
    <w:rsid w:val="00E221A5"/>
    <w:rsid w:val="00E245F8"/>
    <w:rsid w:val="00E26586"/>
    <w:rsid w:val="00E32F45"/>
    <w:rsid w:val="00E34550"/>
    <w:rsid w:val="00E70F09"/>
    <w:rsid w:val="00E75D80"/>
    <w:rsid w:val="00E80361"/>
    <w:rsid w:val="00E92FD7"/>
    <w:rsid w:val="00EA25DF"/>
    <w:rsid w:val="00ED77CC"/>
    <w:rsid w:val="00ED79F0"/>
    <w:rsid w:val="00EE0ED4"/>
    <w:rsid w:val="00EE21A8"/>
    <w:rsid w:val="00F13022"/>
    <w:rsid w:val="00F14205"/>
    <w:rsid w:val="00F27C43"/>
    <w:rsid w:val="00F3218D"/>
    <w:rsid w:val="00F33F98"/>
    <w:rsid w:val="00F35716"/>
    <w:rsid w:val="00F42C77"/>
    <w:rsid w:val="00F541AD"/>
    <w:rsid w:val="00F56140"/>
    <w:rsid w:val="00F70BA7"/>
    <w:rsid w:val="00F9037A"/>
    <w:rsid w:val="00F92CCB"/>
    <w:rsid w:val="00FA06F2"/>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97442"/>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20D73DB3-F390-4A9E-B19E-4E78F0327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72</Pages>
  <Words>16594</Words>
  <Characters>94590</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30</cp:revision>
  <dcterms:created xsi:type="dcterms:W3CDTF">2018-04-23T18:57:00Z</dcterms:created>
  <dcterms:modified xsi:type="dcterms:W3CDTF">2018-09-09T20:04:00Z</dcterms:modified>
</cp:coreProperties>
</file>