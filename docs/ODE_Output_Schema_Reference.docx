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12028">
        <w:rPr>
          <w:b/>
          <w:noProof/>
          <w:color w:val="0070C0"/>
        </w:rPr>
        <w:t>September 4,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C81C0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4407701" w:history="1">
            <w:r w:rsidR="00C81C0C" w:rsidRPr="00745984">
              <w:rPr>
                <w:rStyle w:val="Hyperlink"/>
                <w:noProof/>
              </w:rPr>
              <w:t>1</w:t>
            </w:r>
            <w:r w:rsidR="00C81C0C">
              <w:rPr>
                <w:noProof/>
                <w:lang w:eastAsia="en-US"/>
              </w:rPr>
              <w:tab/>
            </w:r>
            <w:r w:rsidR="00C81C0C" w:rsidRPr="00745984">
              <w:rPr>
                <w:rStyle w:val="Hyperlink"/>
                <w:noProof/>
              </w:rPr>
              <w:t>Introduction</w:t>
            </w:r>
            <w:r w:rsidR="00C81C0C">
              <w:rPr>
                <w:noProof/>
                <w:webHidden/>
              </w:rPr>
              <w:tab/>
            </w:r>
            <w:r w:rsidR="00C81C0C">
              <w:rPr>
                <w:noProof/>
                <w:webHidden/>
              </w:rPr>
              <w:fldChar w:fldCharType="begin"/>
            </w:r>
            <w:r w:rsidR="00C81C0C">
              <w:rPr>
                <w:noProof/>
                <w:webHidden/>
              </w:rPr>
              <w:instrText xml:space="preserve"> PAGEREF _Toc514407701 \h </w:instrText>
            </w:r>
            <w:r w:rsidR="00C81C0C">
              <w:rPr>
                <w:noProof/>
                <w:webHidden/>
              </w:rPr>
            </w:r>
            <w:r w:rsidR="00C81C0C">
              <w:rPr>
                <w:noProof/>
                <w:webHidden/>
              </w:rPr>
              <w:fldChar w:fldCharType="separate"/>
            </w:r>
            <w:r w:rsidR="00C81C0C">
              <w:rPr>
                <w:noProof/>
                <w:webHidden/>
              </w:rPr>
              <w:t>7</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02" w:history="1">
            <w:r w:rsidR="00C81C0C" w:rsidRPr="00745984">
              <w:rPr>
                <w:rStyle w:val="Hyperlink"/>
                <w:noProof/>
              </w:rPr>
              <w:t>2</w:t>
            </w:r>
            <w:r w:rsidR="00C81C0C">
              <w:rPr>
                <w:noProof/>
                <w:lang w:eastAsia="en-US"/>
              </w:rPr>
              <w:tab/>
            </w:r>
            <w:r w:rsidR="00C81C0C" w:rsidRPr="00745984">
              <w:rPr>
                <w:rStyle w:val="Hyperlink"/>
                <w:noProof/>
              </w:rPr>
              <w:t>Published Topics</w:t>
            </w:r>
            <w:r w:rsidR="00C81C0C">
              <w:rPr>
                <w:noProof/>
                <w:webHidden/>
              </w:rPr>
              <w:tab/>
            </w:r>
            <w:r w:rsidR="00C81C0C">
              <w:rPr>
                <w:noProof/>
                <w:webHidden/>
              </w:rPr>
              <w:fldChar w:fldCharType="begin"/>
            </w:r>
            <w:r w:rsidR="00C81C0C">
              <w:rPr>
                <w:noProof/>
                <w:webHidden/>
              </w:rPr>
              <w:instrText xml:space="preserve"> PAGEREF _Toc514407702 \h </w:instrText>
            </w:r>
            <w:r w:rsidR="00C81C0C">
              <w:rPr>
                <w:noProof/>
                <w:webHidden/>
              </w:rPr>
            </w:r>
            <w:r w:rsidR="00C81C0C">
              <w:rPr>
                <w:noProof/>
                <w:webHidden/>
              </w:rPr>
              <w:fldChar w:fldCharType="separate"/>
            </w:r>
            <w:r w:rsidR="00C81C0C">
              <w:rPr>
                <w:noProof/>
                <w:webHidden/>
              </w:rPr>
              <w:t>7</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03" w:history="1">
            <w:r w:rsidR="00C81C0C" w:rsidRPr="00745984">
              <w:rPr>
                <w:rStyle w:val="Hyperlink"/>
                <w:noProof/>
              </w:rPr>
              <w:t>3</w:t>
            </w:r>
            <w:r w:rsidR="00C81C0C">
              <w:rPr>
                <w:noProof/>
                <w:lang w:eastAsia="en-US"/>
              </w:rPr>
              <w:tab/>
            </w:r>
            <w:r w:rsidR="00C81C0C" w:rsidRPr="00745984">
              <w:rPr>
                <w:rStyle w:val="Hyperlink"/>
                <w:noProof/>
              </w:rPr>
              <w:t>Common Data Schemas</w:t>
            </w:r>
            <w:r w:rsidR="00C81C0C">
              <w:rPr>
                <w:noProof/>
                <w:webHidden/>
              </w:rPr>
              <w:tab/>
            </w:r>
            <w:r w:rsidR="00C81C0C">
              <w:rPr>
                <w:noProof/>
                <w:webHidden/>
              </w:rPr>
              <w:fldChar w:fldCharType="begin"/>
            </w:r>
            <w:r w:rsidR="00C81C0C">
              <w:rPr>
                <w:noProof/>
                <w:webHidden/>
              </w:rPr>
              <w:instrText xml:space="preserve"> PAGEREF _Toc514407703 \h </w:instrText>
            </w:r>
            <w:r w:rsidR="00C81C0C">
              <w:rPr>
                <w:noProof/>
                <w:webHidden/>
              </w:rPr>
            </w:r>
            <w:r w:rsidR="00C81C0C">
              <w:rPr>
                <w:noProof/>
                <w:webHidden/>
              </w:rPr>
              <w:fldChar w:fldCharType="separate"/>
            </w:r>
            <w:r w:rsidR="00C81C0C">
              <w:rPr>
                <w:noProof/>
                <w:webHidden/>
              </w:rPr>
              <w:t>8</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04" w:history="1">
            <w:r w:rsidR="00C81C0C" w:rsidRPr="00745984">
              <w:rPr>
                <w:rStyle w:val="Hyperlink"/>
                <w:noProof/>
              </w:rPr>
              <w:t>3.1</w:t>
            </w:r>
            <w:r w:rsidR="00C81C0C">
              <w:rPr>
                <w:noProof/>
                <w:lang w:eastAsia="en-US"/>
              </w:rPr>
              <w:tab/>
            </w:r>
            <w:r w:rsidR="00C81C0C" w:rsidRPr="00745984">
              <w:rPr>
                <w:rStyle w:val="Hyperlink"/>
                <w:noProof/>
              </w:rPr>
              <w:t>ODE Data</w:t>
            </w:r>
            <w:r w:rsidR="00C81C0C">
              <w:rPr>
                <w:noProof/>
                <w:webHidden/>
              </w:rPr>
              <w:tab/>
            </w:r>
            <w:r w:rsidR="00C81C0C">
              <w:rPr>
                <w:noProof/>
                <w:webHidden/>
              </w:rPr>
              <w:fldChar w:fldCharType="begin"/>
            </w:r>
            <w:r w:rsidR="00C81C0C">
              <w:rPr>
                <w:noProof/>
                <w:webHidden/>
              </w:rPr>
              <w:instrText xml:space="preserve"> PAGEREF _Toc514407704 \h </w:instrText>
            </w:r>
            <w:r w:rsidR="00C81C0C">
              <w:rPr>
                <w:noProof/>
                <w:webHidden/>
              </w:rPr>
            </w:r>
            <w:r w:rsidR="00C81C0C">
              <w:rPr>
                <w:noProof/>
                <w:webHidden/>
              </w:rPr>
              <w:fldChar w:fldCharType="separate"/>
            </w:r>
            <w:r w:rsidR="00C81C0C">
              <w:rPr>
                <w:noProof/>
                <w:webHidden/>
              </w:rPr>
              <w:t>8</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05" w:history="1">
            <w:r w:rsidR="00C81C0C" w:rsidRPr="00745984">
              <w:rPr>
                <w:rStyle w:val="Hyperlink"/>
                <w:noProof/>
              </w:rPr>
              <w:t>3.2</w:t>
            </w:r>
            <w:r w:rsidR="00C81C0C">
              <w:rPr>
                <w:noProof/>
                <w:lang w:eastAsia="en-US"/>
              </w:rPr>
              <w:tab/>
            </w:r>
            <w:r w:rsidR="00C81C0C" w:rsidRPr="00745984">
              <w:rPr>
                <w:rStyle w:val="Hyperlink"/>
                <w:noProof/>
              </w:rPr>
              <w:t>ODE Message Metadata</w:t>
            </w:r>
            <w:r w:rsidR="00C81C0C">
              <w:rPr>
                <w:noProof/>
                <w:webHidden/>
              </w:rPr>
              <w:tab/>
            </w:r>
            <w:r w:rsidR="00C81C0C">
              <w:rPr>
                <w:noProof/>
                <w:webHidden/>
              </w:rPr>
              <w:fldChar w:fldCharType="begin"/>
            </w:r>
            <w:r w:rsidR="00C81C0C">
              <w:rPr>
                <w:noProof/>
                <w:webHidden/>
              </w:rPr>
              <w:instrText xml:space="preserve"> PAGEREF _Toc514407705 \h </w:instrText>
            </w:r>
            <w:r w:rsidR="00C81C0C">
              <w:rPr>
                <w:noProof/>
                <w:webHidden/>
              </w:rPr>
            </w:r>
            <w:r w:rsidR="00C81C0C">
              <w:rPr>
                <w:noProof/>
                <w:webHidden/>
              </w:rPr>
              <w:fldChar w:fldCharType="separate"/>
            </w:r>
            <w:r w:rsidR="00C81C0C">
              <w:rPr>
                <w:noProof/>
                <w:webHidden/>
              </w:rPr>
              <w:t>9</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06" w:history="1">
            <w:r w:rsidR="00C81C0C" w:rsidRPr="00745984">
              <w:rPr>
                <w:rStyle w:val="Hyperlink"/>
                <w:noProof/>
              </w:rPr>
              <w:t>3.3</w:t>
            </w:r>
            <w:r w:rsidR="00C81C0C">
              <w:rPr>
                <w:noProof/>
                <w:lang w:eastAsia="en-US"/>
              </w:rPr>
              <w:tab/>
            </w:r>
            <w:r w:rsidR="00C81C0C" w:rsidRPr="00745984">
              <w:rPr>
                <w:rStyle w:val="Hyperlink"/>
                <w:noProof/>
              </w:rPr>
              <w:t>SerialId</w:t>
            </w:r>
            <w:r w:rsidR="00C81C0C">
              <w:rPr>
                <w:noProof/>
                <w:webHidden/>
              </w:rPr>
              <w:tab/>
            </w:r>
            <w:r w:rsidR="00C81C0C">
              <w:rPr>
                <w:noProof/>
                <w:webHidden/>
              </w:rPr>
              <w:fldChar w:fldCharType="begin"/>
            </w:r>
            <w:r w:rsidR="00C81C0C">
              <w:rPr>
                <w:noProof/>
                <w:webHidden/>
              </w:rPr>
              <w:instrText xml:space="preserve"> PAGEREF _Toc514407706 \h </w:instrText>
            </w:r>
            <w:r w:rsidR="00C81C0C">
              <w:rPr>
                <w:noProof/>
                <w:webHidden/>
              </w:rPr>
            </w:r>
            <w:r w:rsidR="00C81C0C">
              <w:rPr>
                <w:noProof/>
                <w:webHidden/>
              </w:rPr>
              <w:fldChar w:fldCharType="separate"/>
            </w:r>
            <w:r w:rsidR="00C81C0C">
              <w:rPr>
                <w:noProof/>
                <w:webHidden/>
              </w:rPr>
              <w:t>11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07" w:history="1">
            <w:r w:rsidR="00C81C0C" w:rsidRPr="00745984">
              <w:rPr>
                <w:rStyle w:val="Hyperlink"/>
                <w:noProof/>
              </w:rPr>
              <w:t>3.4</w:t>
            </w:r>
            <w:r w:rsidR="00C81C0C">
              <w:rPr>
                <w:noProof/>
                <w:lang w:eastAsia="en-US"/>
              </w:rPr>
              <w:tab/>
            </w:r>
            <w:r w:rsidR="00C81C0C" w:rsidRPr="00745984">
              <w:rPr>
                <w:rStyle w:val="Hyperlink"/>
                <w:noProof/>
              </w:rPr>
              <w:t>Encodings</w:t>
            </w:r>
            <w:r w:rsidR="00C81C0C">
              <w:rPr>
                <w:noProof/>
                <w:webHidden/>
              </w:rPr>
              <w:tab/>
            </w:r>
            <w:r w:rsidR="00C81C0C">
              <w:rPr>
                <w:noProof/>
                <w:webHidden/>
              </w:rPr>
              <w:fldChar w:fldCharType="begin"/>
            </w:r>
            <w:r w:rsidR="00C81C0C">
              <w:rPr>
                <w:noProof/>
                <w:webHidden/>
              </w:rPr>
              <w:instrText xml:space="preserve"> PAGEREF _Toc514407707 \h </w:instrText>
            </w:r>
            <w:r w:rsidR="00C81C0C">
              <w:rPr>
                <w:noProof/>
                <w:webHidden/>
              </w:rPr>
            </w:r>
            <w:r w:rsidR="00C81C0C">
              <w:rPr>
                <w:noProof/>
                <w:webHidden/>
              </w:rPr>
              <w:fldChar w:fldCharType="separate"/>
            </w:r>
            <w:r w:rsidR="00C81C0C">
              <w:rPr>
                <w:noProof/>
                <w:webHidden/>
              </w:rPr>
              <w:t>11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08" w:history="1">
            <w:r w:rsidR="00C81C0C" w:rsidRPr="00745984">
              <w:rPr>
                <w:rStyle w:val="Hyperlink"/>
                <w:noProof/>
              </w:rPr>
              <w:t>3.5</w:t>
            </w:r>
            <w:r w:rsidR="00C81C0C">
              <w:rPr>
                <w:noProof/>
                <w:lang w:eastAsia="en-US"/>
              </w:rPr>
              <w:tab/>
            </w:r>
            <w:r w:rsidR="00C81C0C" w:rsidRPr="00745984">
              <w:rPr>
                <w:rStyle w:val="Hyperlink"/>
                <w:noProof/>
              </w:rPr>
              <w:t>ReceivedMessageDetails</w:t>
            </w:r>
            <w:r w:rsidR="00C81C0C">
              <w:rPr>
                <w:noProof/>
                <w:webHidden/>
              </w:rPr>
              <w:tab/>
            </w:r>
            <w:r w:rsidR="00C81C0C">
              <w:rPr>
                <w:noProof/>
                <w:webHidden/>
              </w:rPr>
              <w:fldChar w:fldCharType="begin"/>
            </w:r>
            <w:r w:rsidR="00C81C0C">
              <w:rPr>
                <w:noProof/>
                <w:webHidden/>
              </w:rPr>
              <w:instrText xml:space="preserve"> PAGEREF _Toc514407708 \h </w:instrText>
            </w:r>
            <w:r w:rsidR="00C81C0C">
              <w:rPr>
                <w:noProof/>
                <w:webHidden/>
              </w:rPr>
            </w:r>
            <w:r w:rsidR="00C81C0C">
              <w:rPr>
                <w:noProof/>
                <w:webHidden/>
              </w:rPr>
              <w:fldChar w:fldCharType="separate"/>
            </w:r>
            <w:r w:rsidR="00C81C0C">
              <w:rPr>
                <w:noProof/>
                <w:webHidden/>
              </w:rPr>
              <w:t>12</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09" w:history="1">
            <w:r w:rsidR="00C81C0C" w:rsidRPr="00745984">
              <w:rPr>
                <w:rStyle w:val="Hyperlink"/>
                <w:noProof/>
              </w:rPr>
              <w:t>3.6</w:t>
            </w:r>
            <w:r w:rsidR="00C81C0C">
              <w:rPr>
                <w:noProof/>
                <w:lang w:eastAsia="en-US"/>
              </w:rPr>
              <w:tab/>
            </w:r>
            <w:r w:rsidR="00C81C0C" w:rsidRPr="00745984">
              <w:rPr>
                <w:rStyle w:val="Hyperlink"/>
                <w:noProof/>
              </w:rPr>
              <w:t>OdeMessagePayload</w:t>
            </w:r>
            <w:r w:rsidR="00C81C0C">
              <w:rPr>
                <w:noProof/>
                <w:webHidden/>
              </w:rPr>
              <w:tab/>
            </w:r>
            <w:r w:rsidR="00C81C0C">
              <w:rPr>
                <w:noProof/>
                <w:webHidden/>
              </w:rPr>
              <w:fldChar w:fldCharType="begin"/>
            </w:r>
            <w:r w:rsidR="00C81C0C">
              <w:rPr>
                <w:noProof/>
                <w:webHidden/>
              </w:rPr>
              <w:instrText xml:space="preserve"> PAGEREF _Toc514407709 \h </w:instrText>
            </w:r>
            <w:r w:rsidR="00C81C0C">
              <w:rPr>
                <w:noProof/>
                <w:webHidden/>
              </w:rPr>
            </w:r>
            <w:r w:rsidR="00C81C0C">
              <w:rPr>
                <w:noProof/>
                <w:webHidden/>
              </w:rPr>
              <w:fldChar w:fldCharType="separate"/>
            </w:r>
            <w:r w:rsidR="00C81C0C">
              <w:rPr>
                <w:noProof/>
                <w:webHidden/>
              </w:rPr>
              <w:t>12</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10" w:history="1">
            <w:r w:rsidR="00C81C0C" w:rsidRPr="00745984">
              <w:rPr>
                <w:rStyle w:val="Hyperlink"/>
                <w:noProof/>
              </w:rPr>
              <w:t>4</w:t>
            </w:r>
            <w:r w:rsidR="00C81C0C">
              <w:rPr>
                <w:noProof/>
                <w:lang w:eastAsia="en-US"/>
              </w:rPr>
              <w:tab/>
            </w:r>
            <w:r w:rsidR="00C81C0C" w:rsidRPr="00745984">
              <w:rPr>
                <w:rStyle w:val="Hyperlink"/>
                <w:noProof/>
              </w:rPr>
              <w:t>OdeTimPayload</w:t>
            </w:r>
            <w:r w:rsidR="00C81C0C">
              <w:rPr>
                <w:noProof/>
                <w:webHidden/>
              </w:rPr>
              <w:tab/>
            </w:r>
            <w:r w:rsidR="00C81C0C">
              <w:rPr>
                <w:noProof/>
                <w:webHidden/>
              </w:rPr>
              <w:fldChar w:fldCharType="begin"/>
            </w:r>
            <w:r w:rsidR="00C81C0C">
              <w:rPr>
                <w:noProof/>
                <w:webHidden/>
              </w:rPr>
              <w:instrText xml:space="preserve"> PAGEREF _Toc514407710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1" w:history="1">
            <w:r w:rsidR="00C81C0C" w:rsidRPr="00745984">
              <w:rPr>
                <w:rStyle w:val="Hyperlink"/>
                <w:noProof/>
              </w:rPr>
              <w:t>4.1</w:t>
            </w:r>
            <w:r w:rsidR="00C81C0C">
              <w:rPr>
                <w:noProof/>
                <w:lang w:eastAsia="en-US"/>
              </w:rPr>
              <w:tab/>
            </w:r>
            <w:r w:rsidR="00C81C0C" w:rsidRPr="00745984">
              <w:rPr>
                <w:rStyle w:val="Hyperlink"/>
                <w:noProof/>
              </w:rPr>
              <w:t>OdeTravelerInformationMessage</w:t>
            </w:r>
            <w:r w:rsidR="00C81C0C">
              <w:rPr>
                <w:noProof/>
                <w:webHidden/>
              </w:rPr>
              <w:tab/>
            </w:r>
            <w:r w:rsidR="00C81C0C">
              <w:rPr>
                <w:noProof/>
                <w:webHidden/>
              </w:rPr>
              <w:fldChar w:fldCharType="begin"/>
            </w:r>
            <w:r w:rsidR="00C81C0C">
              <w:rPr>
                <w:noProof/>
                <w:webHidden/>
              </w:rPr>
              <w:instrText xml:space="preserve"> PAGEREF _Toc514407711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2" w:history="1">
            <w:r w:rsidR="00C81C0C" w:rsidRPr="00745984">
              <w:rPr>
                <w:rStyle w:val="Hyperlink"/>
                <w:noProof/>
              </w:rPr>
              <w:t>4.2</w:t>
            </w:r>
            <w:r w:rsidR="00C81C0C">
              <w:rPr>
                <w:noProof/>
                <w:lang w:eastAsia="en-US"/>
              </w:rPr>
              <w:tab/>
            </w:r>
            <w:r w:rsidR="00C81C0C" w:rsidRPr="00745984">
              <w:rPr>
                <w:rStyle w:val="Hyperlink"/>
                <w:noProof/>
              </w:rPr>
              <w:t>J2735 TravelerInformation</w:t>
            </w:r>
            <w:r w:rsidR="00C81C0C">
              <w:rPr>
                <w:noProof/>
                <w:webHidden/>
              </w:rPr>
              <w:tab/>
            </w:r>
            <w:r w:rsidR="00C81C0C">
              <w:rPr>
                <w:noProof/>
                <w:webHidden/>
              </w:rPr>
              <w:fldChar w:fldCharType="begin"/>
            </w:r>
            <w:r w:rsidR="00C81C0C">
              <w:rPr>
                <w:noProof/>
                <w:webHidden/>
              </w:rPr>
              <w:instrText xml:space="preserve"> PAGEREF _Toc514407712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13" w:history="1">
            <w:r w:rsidR="00C81C0C" w:rsidRPr="00745984">
              <w:rPr>
                <w:rStyle w:val="Hyperlink"/>
                <w:noProof/>
              </w:rPr>
              <w:t>5</w:t>
            </w:r>
            <w:r w:rsidR="00C81C0C">
              <w:rPr>
                <w:noProof/>
                <w:lang w:eastAsia="en-US"/>
              </w:rPr>
              <w:tab/>
            </w:r>
            <w:r w:rsidR="00C81C0C" w:rsidRPr="00745984">
              <w:rPr>
                <w:rStyle w:val="Hyperlink"/>
                <w:noProof/>
              </w:rPr>
              <w:t>OdeDriverAlertPayload</w:t>
            </w:r>
            <w:r w:rsidR="00C81C0C">
              <w:rPr>
                <w:noProof/>
                <w:webHidden/>
              </w:rPr>
              <w:tab/>
            </w:r>
            <w:r w:rsidR="00C81C0C">
              <w:rPr>
                <w:noProof/>
                <w:webHidden/>
              </w:rPr>
              <w:fldChar w:fldCharType="begin"/>
            </w:r>
            <w:r w:rsidR="00C81C0C">
              <w:rPr>
                <w:noProof/>
                <w:webHidden/>
              </w:rPr>
              <w:instrText xml:space="preserve"> PAGEREF _Toc514407713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14" w:history="1">
            <w:r w:rsidR="00C81C0C" w:rsidRPr="00745984">
              <w:rPr>
                <w:rStyle w:val="Hyperlink"/>
                <w:noProof/>
              </w:rPr>
              <w:t>6</w:t>
            </w:r>
            <w:r w:rsidR="00C81C0C">
              <w:rPr>
                <w:noProof/>
                <w:lang w:eastAsia="en-US"/>
              </w:rPr>
              <w:tab/>
            </w:r>
            <w:r w:rsidR="00C81C0C" w:rsidRPr="00745984">
              <w:rPr>
                <w:rStyle w:val="Hyperlink"/>
                <w:noProof/>
              </w:rPr>
              <w:t>OdeBsmPayload</w:t>
            </w:r>
            <w:r w:rsidR="00C81C0C">
              <w:rPr>
                <w:noProof/>
                <w:webHidden/>
              </w:rPr>
              <w:tab/>
            </w:r>
            <w:r w:rsidR="00C81C0C">
              <w:rPr>
                <w:noProof/>
                <w:webHidden/>
              </w:rPr>
              <w:fldChar w:fldCharType="begin"/>
            </w:r>
            <w:r w:rsidR="00C81C0C">
              <w:rPr>
                <w:noProof/>
                <w:webHidden/>
              </w:rPr>
              <w:instrText xml:space="preserve"> PAGEREF _Toc514407714 \h </w:instrText>
            </w:r>
            <w:r w:rsidR="00C81C0C">
              <w:rPr>
                <w:noProof/>
                <w:webHidden/>
              </w:rPr>
            </w:r>
            <w:r w:rsidR="00C81C0C">
              <w:rPr>
                <w:noProof/>
                <w:webHidden/>
              </w:rPr>
              <w:fldChar w:fldCharType="separate"/>
            </w:r>
            <w:r w:rsidR="00C81C0C">
              <w:rPr>
                <w:noProof/>
                <w:webHidden/>
              </w:rPr>
              <w:t>13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5" w:history="1">
            <w:r w:rsidR="00C81C0C" w:rsidRPr="00745984">
              <w:rPr>
                <w:rStyle w:val="Hyperlink"/>
                <w:noProof/>
              </w:rPr>
              <w:t>6.1</w:t>
            </w:r>
            <w:r w:rsidR="00C81C0C">
              <w:rPr>
                <w:noProof/>
                <w:lang w:eastAsia="en-US"/>
              </w:rPr>
              <w:tab/>
            </w:r>
            <w:r w:rsidR="00C81C0C" w:rsidRPr="00745984">
              <w:rPr>
                <w:rStyle w:val="Hyperlink"/>
                <w:noProof/>
              </w:rPr>
              <w:t>J2735BsmCoreData</w:t>
            </w:r>
            <w:r w:rsidR="00C81C0C">
              <w:rPr>
                <w:noProof/>
                <w:webHidden/>
              </w:rPr>
              <w:tab/>
            </w:r>
            <w:r w:rsidR="00C81C0C">
              <w:rPr>
                <w:noProof/>
                <w:webHidden/>
              </w:rPr>
              <w:fldChar w:fldCharType="begin"/>
            </w:r>
            <w:r w:rsidR="00C81C0C">
              <w:rPr>
                <w:noProof/>
                <w:webHidden/>
              </w:rPr>
              <w:instrText xml:space="preserve"> PAGEREF _Toc514407715 \h </w:instrText>
            </w:r>
            <w:r w:rsidR="00C81C0C">
              <w:rPr>
                <w:noProof/>
                <w:webHidden/>
              </w:rPr>
            </w:r>
            <w:r w:rsidR="00C81C0C">
              <w:rPr>
                <w:noProof/>
                <w:webHidden/>
              </w:rPr>
              <w:fldChar w:fldCharType="separate"/>
            </w:r>
            <w:r w:rsidR="00C81C0C">
              <w:rPr>
                <w:noProof/>
                <w:webHidden/>
              </w:rPr>
              <w:t>14</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6" w:history="1">
            <w:r w:rsidR="00C81C0C" w:rsidRPr="00745984">
              <w:rPr>
                <w:rStyle w:val="Hyperlink"/>
                <w:noProof/>
              </w:rPr>
              <w:t>6.2</w:t>
            </w:r>
            <w:r w:rsidR="00C81C0C">
              <w:rPr>
                <w:noProof/>
                <w:lang w:eastAsia="en-US"/>
              </w:rPr>
              <w:tab/>
            </w:r>
            <w:r w:rsidR="00C81C0C" w:rsidRPr="00745984">
              <w:rPr>
                <w:rStyle w:val="Hyperlink"/>
                <w:noProof/>
              </w:rPr>
              <w:t>J2735BsmPart2Content</w:t>
            </w:r>
            <w:r w:rsidR="00C81C0C">
              <w:rPr>
                <w:noProof/>
                <w:webHidden/>
              </w:rPr>
              <w:tab/>
            </w:r>
            <w:r w:rsidR="00C81C0C">
              <w:rPr>
                <w:noProof/>
                <w:webHidden/>
              </w:rPr>
              <w:fldChar w:fldCharType="begin"/>
            </w:r>
            <w:r w:rsidR="00C81C0C">
              <w:rPr>
                <w:noProof/>
                <w:webHidden/>
              </w:rPr>
              <w:instrText xml:space="preserve"> PAGEREF _Toc514407716 \h </w:instrText>
            </w:r>
            <w:r w:rsidR="00C81C0C">
              <w:rPr>
                <w:noProof/>
                <w:webHidden/>
              </w:rPr>
            </w:r>
            <w:r w:rsidR="00C81C0C">
              <w:rPr>
                <w:noProof/>
                <w:webHidden/>
              </w:rPr>
              <w:fldChar w:fldCharType="separate"/>
            </w:r>
            <w:r w:rsidR="00C81C0C">
              <w:rPr>
                <w:noProof/>
                <w:webHidden/>
              </w:rPr>
              <w:t>16</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7" w:history="1">
            <w:r w:rsidR="00C81C0C" w:rsidRPr="00745984">
              <w:rPr>
                <w:rStyle w:val="Hyperlink"/>
                <w:noProof/>
              </w:rPr>
              <w:t>6.3</w:t>
            </w:r>
            <w:r w:rsidR="00C81C0C">
              <w:rPr>
                <w:noProof/>
                <w:lang w:eastAsia="en-US"/>
              </w:rPr>
              <w:tab/>
            </w:r>
            <w:r w:rsidR="00C81C0C" w:rsidRPr="00745984">
              <w:rPr>
                <w:rStyle w:val="Hyperlink"/>
                <w:noProof/>
              </w:rPr>
              <w:t>OdePosition3D</w:t>
            </w:r>
            <w:r w:rsidR="00C81C0C">
              <w:rPr>
                <w:noProof/>
                <w:webHidden/>
              </w:rPr>
              <w:tab/>
            </w:r>
            <w:r w:rsidR="00C81C0C">
              <w:rPr>
                <w:noProof/>
                <w:webHidden/>
              </w:rPr>
              <w:fldChar w:fldCharType="begin"/>
            </w:r>
            <w:r w:rsidR="00C81C0C">
              <w:rPr>
                <w:noProof/>
                <w:webHidden/>
              </w:rPr>
              <w:instrText xml:space="preserve"> PAGEREF _Toc514407717 \h </w:instrText>
            </w:r>
            <w:r w:rsidR="00C81C0C">
              <w:rPr>
                <w:noProof/>
                <w:webHidden/>
              </w:rPr>
            </w:r>
            <w:r w:rsidR="00C81C0C">
              <w:rPr>
                <w:noProof/>
                <w:webHidden/>
              </w:rPr>
              <w:fldChar w:fldCharType="separate"/>
            </w:r>
            <w:r w:rsidR="00C81C0C">
              <w:rPr>
                <w:noProof/>
                <w:webHidden/>
              </w:rPr>
              <w:t>16</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8" w:history="1">
            <w:r w:rsidR="00C81C0C" w:rsidRPr="00745984">
              <w:rPr>
                <w:rStyle w:val="Hyperlink"/>
                <w:noProof/>
              </w:rPr>
              <w:t>6.4</w:t>
            </w:r>
            <w:r w:rsidR="00C81C0C">
              <w:rPr>
                <w:noProof/>
                <w:lang w:eastAsia="en-US"/>
              </w:rPr>
              <w:tab/>
            </w:r>
            <w:r w:rsidR="00C81C0C" w:rsidRPr="00745984">
              <w:rPr>
                <w:rStyle w:val="Hyperlink"/>
                <w:noProof/>
              </w:rPr>
              <w:t>J2735AccelerationSet4Way</w:t>
            </w:r>
            <w:r w:rsidR="00C81C0C">
              <w:rPr>
                <w:noProof/>
                <w:webHidden/>
              </w:rPr>
              <w:tab/>
            </w:r>
            <w:r w:rsidR="00C81C0C">
              <w:rPr>
                <w:noProof/>
                <w:webHidden/>
              </w:rPr>
              <w:fldChar w:fldCharType="begin"/>
            </w:r>
            <w:r w:rsidR="00C81C0C">
              <w:rPr>
                <w:noProof/>
                <w:webHidden/>
              </w:rPr>
              <w:instrText xml:space="preserve"> PAGEREF _Toc514407718 \h </w:instrText>
            </w:r>
            <w:r w:rsidR="00C81C0C">
              <w:rPr>
                <w:noProof/>
                <w:webHidden/>
              </w:rPr>
            </w:r>
            <w:r w:rsidR="00C81C0C">
              <w:rPr>
                <w:noProof/>
                <w:webHidden/>
              </w:rPr>
              <w:fldChar w:fldCharType="separate"/>
            </w:r>
            <w:r w:rsidR="00C81C0C">
              <w:rPr>
                <w:noProof/>
                <w:webHidden/>
              </w:rPr>
              <w:t>17</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19" w:history="1">
            <w:r w:rsidR="00C81C0C" w:rsidRPr="00745984">
              <w:rPr>
                <w:rStyle w:val="Hyperlink"/>
                <w:noProof/>
              </w:rPr>
              <w:t>6.5</w:t>
            </w:r>
            <w:r w:rsidR="00C81C0C">
              <w:rPr>
                <w:noProof/>
                <w:lang w:eastAsia="en-US"/>
              </w:rPr>
              <w:tab/>
            </w:r>
            <w:r w:rsidR="00C81C0C" w:rsidRPr="00745984">
              <w:rPr>
                <w:rStyle w:val="Hyperlink"/>
                <w:noProof/>
              </w:rPr>
              <w:t>J2735PositionalAccuracy</w:t>
            </w:r>
            <w:r w:rsidR="00C81C0C">
              <w:rPr>
                <w:noProof/>
                <w:webHidden/>
              </w:rPr>
              <w:tab/>
            </w:r>
            <w:r w:rsidR="00C81C0C">
              <w:rPr>
                <w:noProof/>
                <w:webHidden/>
              </w:rPr>
              <w:fldChar w:fldCharType="begin"/>
            </w:r>
            <w:r w:rsidR="00C81C0C">
              <w:rPr>
                <w:noProof/>
                <w:webHidden/>
              </w:rPr>
              <w:instrText xml:space="preserve"> PAGEREF _Toc514407719 \h </w:instrText>
            </w:r>
            <w:r w:rsidR="00C81C0C">
              <w:rPr>
                <w:noProof/>
                <w:webHidden/>
              </w:rPr>
            </w:r>
            <w:r w:rsidR="00C81C0C">
              <w:rPr>
                <w:noProof/>
                <w:webHidden/>
              </w:rPr>
              <w:fldChar w:fldCharType="separate"/>
            </w:r>
            <w:r w:rsidR="00C81C0C">
              <w:rPr>
                <w:noProof/>
                <w:webHidden/>
              </w:rPr>
              <w:t>17</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0" w:history="1">
            <w:r w:rsidR="00C81C0C" w:rsidRPr="00745984">
              <w:rPr>
                <w:rStyle w:val="Hyperlink"/>
                <w:noProof/>
              </w:rPr>
              <w:t>6.6</w:t>
            </w:r>
            <w:r w:rsidR="00C81C0C">
              <w:rPr>
                <w:noProof/>
                <w:lang w:eastAsia="en-US"/>
              </w:rPr>
              <w:tab/>
            </w:r>
            <w:r w:rsidR="00C81C0C" w:rsidRPr="00745984">
              <w:rPr>
                <w:rStyle w:val="Hyperlink"/>
                <w:noProof/>
              </w:rPr>
              <w:t>J2735BrakeSystemStatus</w:t>
            </w:r>
            <w:r w:rsidR="00C81C0C">
              <w:rPr>
                <w:noProof/>
                <w:webHidden/>
              </w:rPr>
              <w:tab/>
            </w:r>
            <w:r w:rsidR="00C81C0C">
              <w:rPr>
                <w:noProof/>
                <w:webHidden/>
              </w:rPr>
              <w:fldChar w:fldCharType="begin"/>
            </w:r>
            <w:r w:rsidR="00C81C0C">
              <w:rPr>
                <w:noProof/>
                <w:webHidden/>
              </w:rPr>
              <w:instrText xml:space="preserve"> PAGEREF _Toc514407720 \h </w:instrText>
            </w:r>
            <w:r w:rsidR="00C81C0C">
              <w:rPr>
                <w:noProof/>
                <w:webHidden/>
              </w:rPr>
            </w:r>
            <w:r w:rsidR="00C81C0C">
              <w:rPr>
                <w:noProof/>
                <w:webHidden/>
              </w:rPr>
              <w:fldChar w:fldCharType="separate"/>
            </w:r>
            <w:r w:rsidR="00C81C0C">
              <w:rPr>
                <w:noProof/>
                <w:webHidden/>
              </w:rPr>
              <w:t>18</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1" w:history="1">
            <w:r w:rsidR="00C81C0C" w:rsidRPr="00745984">
              <w:rPr>
                <w:rStyle w:val="Hyperlink"/>
                <w:noProof/>
              </w:rPr>
              <w:t>6.7</w:t>
            </w:r>
            <w:r w:rsidR="00C81C0C">
              <w:rPr>
                <w:noProof/>
                <w:lang w:eastAsia="en-US"/>
              </w:rPr>
              <w:tab/>
            </w:r>
            <w:r w:rsidR="00C81C0C" w:rsidRPr="00745984">
              <w:rPr>
                <w:rStyle w:val="Hyperlink"/>
                <w:noProof/>
              </w:rPr>
              <w:t>J2735VehicleSize</w:t>
            </w:r>
            <w:r w:rsidR="00C81C0C">
              <w:rPr>
                <w:noProof/>
                <w:webHidden/>
              </w:rPr>
              <w:tab/>
            </w:r>
            <w:r w:rsidR="00C81C0C">
              <w:rPr>
                <w:noProof/>
                <w:webHidden/>
              </w:rPr>
              <w:fldChar w:fldCharType="begin"/>
            </w:r>
            <w:r w:rsidR="00C81C0C">
              <w:rPr>
                <w:noProof/>
                <w:webHidden/>
              </w:rPr>
              <w:instrText xml:space="preserve"> PAGEREF _Toc514407721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2" w:history="1">
            <w:r w:rsidR="00C81C0C" w:rsidRPr="00745984">
              <w:rPr>
                <w:rStyle w:val="Hyperlink"/>
                <w:noProof/>
              </w:rPr>
              <w:t>6.8</w:t>
            </w:r>
            <w:r w:rsidR="00C81C0C">
              <w:rPr>
                <w:noProof/>
                <w:lang w:eastAsia="en-US"/>
              </w:rPr>
              <w:tab/>
            </w:r>
            <w:r w:rsidR="00C81C0C" w:rsidRPr="00745984">
              <w:rPr>
                <w:rStyle w:val="Hyperlink"/>
                <w:noProof/>
              </w:rPr>
              <w:t>J2735BitString</w:t>
            </w:r>
            <w:r w:rsidR="00C81C0C">
              <w:rPr>
                <w:noProof/>
                <w:webHidden/>
              </w:rPr>
              <w:tab/>
            </w:r>
            <w:r w:rsidR="00C81C0C">
              <w:rPr>
                <w:noProof/>
                <w:webHidden/>
              </w:rPr>
              <w:fldChar w:fldCharType="begin"/>
            </w:r>
            <w:r w:rsidR="00C81C0C">
              <w:rPr>
                <w:noProof/>
                <w:webHidden/>
              </w:rPr>
              <w:instrText xml:space="preserve"> PAGEREF _Toc514407722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3" w:history="1">
            <w:r w:rsidR="00C81C0C" w:rsidRPr="00745984">
              <w:rPr>
                <w:rStyle w:val="Hyperlink"/>
                <w:noProof/>
              </w:rPr>
              <w:t>6.9</w:t>
            </w:r>
            <w:r w:rsidR="00C81C0C">
              <w:rPr>
                <w:noProof/>
                <w:lang w:eastAsia="en-US"/>
              </w:rPr>
              <w:tab/>
            </w:r>
            <w:r w:rsidR="00C81C0C" w:rsidRPr="00745984">
              <w:rPr>
                <w:rStyle w:val="Hyperlink"/>
                <w:noProof/>
              </w:rPr>
              <w:t>J2735VehicleSafetyExtensions</w:t>
            </w:r>
            <w:r w:rsidR="00C81C0C">
              <w:rPr>
                <w:noProof/>
                <w:webHidden/>
              </w:rPr>
              <w:tab/>
            </w:r>
            <w:r w:rsidR="00C81C0C">
              <w:rPr>
                <w:noProof/>
                <w:webHidden/>
              </w:rPr>
              <w:fldChar w:fldCharType="begin"/>
            </w:r>
            <w:r w:rsidR="00C81C0C">
              <w:rPr>
                <w:noProof/>
                <w:webHidden/>
              </w:rPr>
              <w:instrText xml:space="preserve"> PAGEREF _Toc514407723 \h </w:instrText>
            </w:r>
            <w:r w:rsidR="00C81C0C">
              <w:rPr>
                <w:noProof/>
                <w:webHidden/>
              </w:rPr>
            </w:r>
            <w:r w:rsidR="00C81C0C">
              <w:rPr>
                <w:noProof/>
                <w:webHidden/>
              </w:rPr>
              <w:fldChar w:fldCharType="separate"/>
            </w:r>
            <w:r w:rsidR="00C81C0C">
              <w:rPr>
                <w:noProof/>
                <w:webHidden/>
              </w:rPr>
              <w:t>19</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4" w:history="1">
            <w:r w:rsidR="00C81C0C" w:rsidRPr="00745984">
              <w:rPr>
                <w:rStyle w:val="Hyperlink"/>
                <w:noProof/>
              </w:rPr>
              <w:t>6.10</w:t>
            </w:r>
            <w:r w:rsidR="00C81C0C">
              <w:rPr>
                <w:noProof/>
                <w:lang w:eastAsia="en-US"/>
              </w:rPr>
              <w:tab/>
            </w:r>
            <w:r w:rsidR="00C81C0C" w:rsidRPr="00745984">
              <w:rPr>
                <w:rStyle w:val="Hyperlink"/>
                <w:noProof/>
              </w:rPr>
              <w:t>J2735SpecialVehicleExtensions</w:t>
            </w:r>
            <w:r w:rsidR="00C81C0C">
              <w:rPr>
                <w:noProof/>
                <w:webHidden/>
              </w:rPr>
              <w:tab/>
            </w:r>
            <w:r w:rsidR="00C81C0C">
              <w:rPr>
                <w:noProof/>
                <w:webHidden/>
              </w:rPr>
              <w:fldChar w:fldCharType="begin"/>
            </w:r>
            <w:r w:rsidR="00C81C0C">
              <w:rPr>
                <w:noProof/>
                <w:webHidden/>
              </w:rPr>
              <w:instrText xml:space="preserve"> PAGEREF _Toc514407724 \h </w:instrText>
            </w:r>
            <w:r w:rsidR="00C81C0C">
              <w:rPr>
                <w:noProof/>
                <w:webHidden/>
              </w:rPr>
            </w:r>
            <w:r w:rsidR="00C81C0C">
              <w:rPr>
                <w:noProof/>
                <w:webHidden/>
              </w:rPr>
              <w:fldChar w:fldCharType="separate"/>
            </w:r>
            <w:r w:rsidR="00C81C0C">
              <w:rPr>
                <w:noProof/>
                <w:webHidden/>
              </w:rPr>
              <w:t>20</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5" w:history="1">
            <w:r w:rsidR="00C81C0C" w:rsidRPr="00745984">
              <w:rPr>
                <w:rStyle w:val="Hyperlink"/>
                <w:noProof/>
              </w:rPr>
              <w:t>6.11</w:t>
            </w:r>
            <w:r w:rsidR="00C81C0C">
              <w:rPr>
                <w:noProof/>
                <w:lang w:eastAsia="en-US"/>
              </w:rPr>
              <w:tab/>
            </w:r>
            <w:r w:rsidR="00C81C0C" w:rsidRPr="00745984">
              <w:rPr>
                <w:rStyle w:val="Hyperlink"/>
                <w:noProof/>
              </w:rPr>
              <w:t>J2735SupplementalVehicleExtensions</w:t>
            </w:r>
            <w:r w:rsidR="00C81C0C">
              <w:rPr>
                <w:noProof/>
                <w:webHidden/>
              </w:rPr>
              <w:tab/>
            </w:r>
            <w:r w:rsidR="00C81C0C">
              <w:rPr>
                <w:noProof/>
                <w:webHidden/>
              </w:rPr>
              <w:fldChar w:fldCharType="begin"/>
            </w:r>
            <w:r w:rsidR="00C81C0C">
              <w:rPr>
                <w:noProof/>
                <w:webHidden/>
              </w:rPr>
              <w:instrText xml:space="preserve"> PAGEREF _Toc514407725 \h </w:instrText>
            </w:r>
            <w:r w:rsidR="00C81C0C">
              <w:rPr>
                <w:noProof/>
                <w:webHidden/>
              </w:rPr>
            </w:r>
            <w:r w:rsidR="00C81C0C">
              <w:rPr>
                <w:noProof/>
                <w:webHidden/>
              </w:rPr>
              <w:fldChar w:fldCharType="separate"/>
            </w:r>
            <w:r w:rsidR="00C81C0C">
              <w:rPr>
                <w:noProof/>
                <w:webHidden/>
              </w:rPr>
              <w:t>21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6" w:history="1">
            <w:r w:rsidR="00C81C0C" w:rsidRPr="00745984">
              <w:rPr>
                <w:rStyle w:val="Hyperlink"/>
                <w:noProof/>
              </w:rPr>
              <w:t>6.12</w:t>
            </w:r>
            <w:r w:rsidR="00C81C0C">
              <w:rPr>
                <w:noProof/>
                <w:lang w:eastAsia="en-US"/>
              </w:rPr>
              <w:tab/>
            </w:r>
            <w:r w:rsidR="00C81C0C" w:rsidRPr="00745984">
              <w:rPr>
                <w:rStyle w:val="Hyperlink"/>
                <w:noProof/>
              </w:rPr>
              <w:t>J2735PathHistory</w:t>
            </w:r>
            <w:r w:rsidR="00C81C0C">
              <w:rPr>
                <w:noProof/>
                <w:webHidden/>
              </w:rPr>
              <w:tab/>
            </w:r>
            <w:r w:rsidR="00C81C0C">
              <w:rPr>
                <w:noProof/>
                <w:webHidden/>
              </w:rPr>
              <w:fldChar w:fldCharType="begin"/>
            </w:r>
            <w:r w:rsidR="00C81C0C">
              <w:rPr>
                <w:noProof/>
                <w:webHidden/>
              </w:rPr>
              <w:instrText xml:space="preserve"> PAGEREF _Toc514407726 \h </w:instrText>
            </w:r>
            <w:r w:rsidR="00C81C0C">
              <w:rPr>
                <w:noProof/>
                <w:webHidden/>
              </w:rPr>
            </w:r>
            <w:r w:rsidR="00C81C0C">
              <w:rPr>
                <w:noProof/>
                <w:webHidden/>
              </w:rPr>
              <w:fldChar w:fldCharType="separate"/>
            </w:r>
            <w:r w:rsidR="00C81C0C">
              <w:rPr>
                <w:noProof/>
                <w:webHidden/>
              </w:rPr>
              <w:t>22</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7" w:history="1">
            <w:r w:rsidR="00C81C0C" w:rsidRPr="00745984">
              <w:rPr>
                <w:rStyle w:val="Hyperlink"/>
                <w:noProof/>
              </w:rPr>
              <w:t>6.13</w:t>
            </w:r>
            <w:r w:rsidR="00C81C0C">
              <w:rPr>
                <w:noProof/>
                <w:lang w:eastAsia="en-US"/>
              </w:rPr>
              <w:tab/>
            </w:r>
            <w:r w:rsidR="00C81C0C" w:rsidRPr="00745984">
              <w:rPr>
                <w:rStyle w:val="Hyperlink"/>
                <w:noProof/>
              </w:rPr>
              <w:t>J2735PathPrediction</w:t>
            </w:r>
            <w:r w:rsidR="00C81C0C">
              <w:rPr>
                <w:noProof/>
                <w:webHidden/>
              </w:rPr>
              <w:tab/>
            </w:r>
            <w:r w:rsidR="00C81C0C">
              <w:rPr>
                <w:noProof/>
                <w:webHidden/>
              </w:rPr>
              <w:fldChar w:fldCharType="begin"/>
            </w:r>
            <w:r w:rsidR="00C81C0C">
              <w:rPr>
                <w:noProof/>
                <w:webHidden/>
              </w:rPr>
              <w:instrText xml:space="preserve"> PAGEREF _Toc514407727 \h </w:instrText>
            </w:r>
            <w:r w:rsidR="00C81C0C">
              <w:rPr>
                <w:noProof/>
                <w:webHidden/>
              </w:rPr>
            </w:r>
            <w:r w:rsidR="00C81C0C">
              <w:rPr>
                <w:noProof/>
                <w:webHidden/>
              </w:rPr>
              <w:fldChar w:fldCharType="separate"/>
            </w:r>
            <w:r w:rsidR="00C81C0C">
              <w:rPr>
                <w:noProof/>
                <w:webHidden/>
              </w:rPr>
              <w:t>23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8" w:history="1">
            <w:r w:rsidR="00C81C0C" w:rsidRPr="00745984">
              <w:rPr>
                <w:rStyle w:val="Hyperlink"/>
                <w:noProof/>
              </w:rPr>
              <w:t>6.14</w:t>
            </w:r>
            <w:r w:rsidR="00C81C0C">
              <w:rPr>
                <w:noProof/>
                <w:lang w:eastAsia="en-US"/>
              </w:rPr>
              <w:tab/>
            </w:r>
            <w:r w:rsidR="00C81C0C" w:rsidRPr="00745984">
              <w:rPr>
                <w:rStyle w:val="Hyperlink"/>
                <w:noProof/>
              </w:rPr>
              <w:t>J2735EmergencyDetails</w:t>
            </w:r>
            <w:r w:rsidR="00C81C0C">
              <w:rPr>
                <w:noProof/>
                <w:webHidden/>
              </w:rPr>
              <w:tab/>
            </w:r>
            <w:r w:rsidR="00C81C0C">
              <w:rPr>
                <w:noProof/>
                <w:webHidden/>
              </w:rPr>
              <w:fldChar w:fldCharType="begin"/>
            </w:r>
            <w:r w:rsidR="00C81C0C">
              <w:rPr>
                <w:noProof/>
                <w:webHidden/>
              </w:rPr>
              <w:instrText xml:space="preserve"> PAGEREF _Toc514407728 \h </w:instrText>
            </w:r>
            <w:r w:rsidR="00C81C0C">
              <w:rPr>
                <w:noProof/>
                <w:webHidden/>
              </w:rPr>
            </w:r>
            <w:r w:rsidR="00C81C0C">
              <w:rPr>
                <w:noProof/>
                <w:webHidden/>
              </w:rPr>
              <w:fldChar w:fldCharType="separate"/>
            </w:r>
            <w:r w:rsidR="00C81C0C">
              <w:rPr>
                <w:noProof/>
                <w:webHidden/>
              </w:rPr>
              <w:t>23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29" w:history="1">
            <w:r w:rsidR="00C81C0C" w:rsidRPr="00745984">
              <w:rPr>
                <w:rStyle w:val="Hyperlink"/>
                <w:noProof/>
              </w:rPr>
              <w:t>6.15</w:t>
            </w:r>
            <w:r w:rsidR="00C81C0C">
              <w:rPr>
                <w:noProof/>
                <w:lang w:eastAsia="en-US"/>
              </w:rPr>
              <w:tab/>
            </w:r>
            <w:r w:rsidR="00C81C0C" w:rsidRPr="00745984">
              <w:rPr>
                <w:rStyle w:val="Hyperlink"/>
                <w:noProof/>
              </w:rPr>
              <w:t>J2735EventDescription</w:t>
            </w:r>
            <w:r w:rsidR="00C81C0C">
              <w:rPr>
                <w:noProof/>
                <w:webHidden/>
              </w:rPr>
              <w:tab/>
            </w:r>
            <w:r w:rsidR="00C81C0C">
              <w:rPr>
                <w:noProof/>
                <w:webHidden/>
              </w:rPr>
              <w:fldChar w:fldCharType="begin"/>
            </w:r>
            <w:r w:rsidR="00C81C0C">
              <w:rPr>
                <w:noProof/>
                <w:webHidden/>
              </w:rPr>
              <w:instrText xml:space="preserve"> PAGEREF _Toc514407729 \h </w:instrText>
            </w:r>
            <w:r w:rsidR="00C81C0C">
              <w:rPr>
                <w:noProof/>
                <w:webHidden/>
              </w:rPr>
            </w:r>
            <w:r w:rsidR="00C81C0C">
              <w:rPr>
                <w:noProof/>
                <w:webHidden/>
              </w:rPr>
              <w:fldChar w:fldCharType="separate"/>
            </w:r>
            <w:r w:rsidR="00C81C0C">
              <w:rPr>
                <w:noProof/>
                <w:webHidden/>
              </w:rPr>
              <w:t>24</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0" w:history="1">
            <w:r w:rsidR="00C81C0C" w:rsidRPr="00745984">
              <w:rPr>
                <w:rStyle w:val="Hyperlink"/>
                <w:noProof/>
              </w:rPr>
              <w:t>6.16</w:t>
            </w:r>
            <w:r w:rsidR="00C81C0C">
              <w:rPr>
                <w:noProof/>
                <w:lang w:eastAsia="en-US"/>
              </w:rPr>
              <w:tab/>
            </w:r>
            <w:r w:rsidR="00C81C0C" w:rsidRPr="00745984">
              <w:rPr>
                <w:rStyle w:val="Hyperlink"/>
                <w:noProof/>
              </w:rPr>
              <w:t>J2735TrailerData</w:t>
            </w:r>
            <w:r w:rsidR="00C81C0C">
              <w:rPr>
                <w:noProof/>
                <w:webHidden/>
              </w:rPr>
              <w:tab/>
            </w:r>
            <w:r w:rsidR="00C81C0C">
              <w:rPr>
                <w:noProof/>
                <w:webHidden/>
              </w:rPr>
              <w:fldChar w:fldCharType="begin"/>
            </w:r>
            <w:r w:rsidR="00C81C0C">
              <w:rPr>
                <w:noProof/>
                <w:webHidden/>
              </w:rPr>
              <w:instrText xml:space="preserve"> PAGEREF _Toc514407730 \h </w:instrText>
            </w:r>
            <w:r w:rsidR="00C81C0C">
              <w:rPr>
                <w:noProof/>
                <w:webHidden/>
              </w:rPr>
            </w:r>
            <w:r w:rsidR="00C81C0C">
              <w:rPr>
                <w:noProof/>
                <w:webHidden/>
              </w:rPr>
              <w:fldChar w:fldCharType="separate"/>
            </w:r>
            <w:r w:rsidR="00C81C0C">
              <w:rPr>
                <w:noProof/>
                <w:webHidden/>
              </w:rPr>
              <w:t>26</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1" w:history="1">
            <w:r w:rsidR="00C81C0C" w:rsidRPr="00745984">
              <w:rPr>
                <w:rStyle w:val="Hyperlink"/>
                <w:noProof/>
              </w:rPr>
              <w:t>6.17</w:t>
            </w:r>
            <w:r w:rsidR="00C81C0C">
              <w:rPr>
                <w:noProof/>
                <w:lang w:eastAsia="en-US"/>
              </w:rPr>
              <w:tab/>
            </w:r>
            <w:r w:rsidR="00C81C0C" w:rsidRPr="00745984">
              <w:rPr>
                <w:rStyle w:val="Hyperlink"/>
                <w:noProof/>
              </w:rPr>
              <w:t>J2735VehicleClassification</w:t>
            </w:r>
            <w:r w:rsidR="00C81C0C">
              <w:rPr>
                <w:noProof/>
                <w:webHidden/>
              </w:rPr>
              <w:tab/>
            </w:r>
            <w:r w:rsidR="00C81C0C">
              <w:rPr>
                <w:noProof/>
                <w:webHidden/>
              </w:rPr>
              <w:fldChar w:fldCharType="begin"/>
            </w:r>
            <w:r w:rsidR="00C81C0C">
              <w:rPr>
                <w:noProof/>
                <w:webHidden/>
              </w:rPr>
              <w:instrText xml:space="preserve"> PAGEREF _Toc514407731 \h </w:instrText>
            </w:r>
            <w:r w:rsidR="00C81C0C">
              <w:rPr>
                <w:noProof/>
                <w:webHidden/>
              </w:rPr>
            </w:r>
            <w:r w:rsidR="00C81C0C">
              <w:rPr>
                <w:noProof/>
                <w:webHidden/>
              </w:rPr>
              <w:fldChar w:fldCharType="separate"/>
            </w:r>
            <w:r w:rsidR="00C81C0C">
              <w:rPr>
                <w:noProof/>
                <w:webHidden/>
              </w:rPr>
              <w:t>26</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2" w:history="1">
            <w:r w:rsidR="00C81C0C" w:rsidRPr="00745984">
              <w:rPr>
                <w:rStyle w:val="Hyperlink"/>
                <w:noProof/>
              </w:rPr>
              <w:t>6.18</w:t>
            </w:r>
            <w:r w:rsidR="00C81C0C">
              <w:rPr>
                <w:noProof/>
                <w:lang w:eastAsia="en-US"/>
              </w:rPr>
              <w:tab/>
            </w:r>
            <w:r w:rsidR="00C81C0C" w:rsidRPr="00745984">
              <w:rPr>
                <w:rStyle w:val="Hyperlink"/>
                <w:noProof/>
              </w:rPr>
              <w:t>J2735VehicleData</w:t>
            </w:r>
            <w:r w:rsidR="00C81C0C">
              <w:rPr>
                <w:noProof/>
                <w:webHidden/>
              </w:rPr>
              <w:tab/>
            </w:r>
            <w:r w:rsidR="00C81C0C">
              <w:rPr>
                <w:noProof/>
                <w:webHidden/>
              </w:rPr>
              <w:fldChar w:fldCharType="begin"/>
            </w:r>
            <w:r w:rsidR="00C81C0C">
              <w:rPr>
                <w:noProof/>
                <w:webHidden/>
              </w:rPr>
              <w:instrText xml:space="preserve"> PAGEREF _Toc514407732 \h </w:instrText>
            </w:r>
            <w:r w:rsidR="00C81C0C">
              <w:rPr>
                <w:noProof/>
                <w:webHidden/>
              </w:rPr>
            </w:r>
            <w:r w:rsidR="00C81C0C">
              <w:rPr>
                <w:noProof/>
                <w:webHidden/>
              </w:rPr>
              <w:fldChar w:fldCharType="separate"/>
            </w:r>
            <w:r w:rsidR="00C81C0C">
              <w:rPr>
                <w:noProof/>
                <w:webHidden/>
              </w:rPr>
              <w:t>28</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3" w:history="1">
            <w:r w:rsidR="00C81C0C" w:rsidRPr="00745984">
              <w:rPr>
                <w:rStyle w:val="Hyperlink"/>
                <w:noProof/>
              </w:rPr>
              <w:t>6.19</w:t>
            </w:r>
            <w:r w:rsidR="00C81C0C">
              <w:rPr>
                <w:noProof/>
                <w:lang w:eastAsia="en-US"/>
              </w:rPr>
              <w:tab/>
            </w:r>
            <w:r w:rsidR="00C81C0C" w:rsidRPr="00745984">
              <w:rPr>
                <w:rStyle w:val="Hyperlink"/>
                <w:noProof/>
              </w:rPr>
              <w:t>J2735WeatherReport</w:t>
            </w:r>
            <w:r w:rsidR="00C81C0C">
              <w:rPr>
                <w:noProof/>
                <w:webHidden/>
              </w:rPr>
              <w:tab/>
            </w:r>
            <w:r w:rsidR="00C81C0C">
              <w:rPr>
                <w:noProof/>
                <w:webHidden/>
              </w:rPr>
              <w:fldChar w:fldCharType="begin"/>
            </w:r>
            <w:r w:rsidR="00C81C0C">
              <w:rPr>
                <w:noProof/>
                <w:webHidden/>
              </w:rPr>
              <w:instrText xml:space="preserve"> PAGEREF _Toc514407733 \h </w:instrText>
            </w:r>
            <w:r w:rsidR="00C81C0C">
              <w:rPr>
                <w:noProof/>
                <w:webHidden/>
              </w:rPr>
            </w:r>
            <w:r w:rsidR="00C81C0C">
              <w:rPr>
                <w:noProof/>
                <w:webHidden/>
              </w:rPr>
              <w:fldChar w:fldCharType="separate"/>
            </w:r>
            <w:r w:rsidR="00C81C0C">
              <w:rPr>
                <w:noProof/>
                <w:webHidden/>
              </w:rPr>
              <w:t>29</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4" w:history="1">
            <w:r w:rsidR="00C81C0C" w:rsidRPr="00745984">
              <w:rPr>
                <w:rStyle w:val="Hyperlink"/>
                <w:noProof/>
              </w:rPr>
              <w:t>6.20</w:t>
            </w:r>
            <w:r w:rsidR="00C81C0C">
              <w:rPr>
                <w:noProof/>
                <w:lang w:eastAsia="en-US"/>
              </w:rPr>
              <w:tab/>
            </w:r>
            <w:r w:rsidR="00C81C0C" w:rsidRPr="00745984">
              <w:rPr>
                <w:rStyle w:val="Hyperlink"/>
                <w:noProof/>
              </w:rPr>
              <w:t>J2735WeatherProbe</w:t>
            </w:r>
            <w:r w:rsidR="00C81C0C">
              <w:rPr>
                <w:noProof/>
                <w:webHidden/>
              </w:rPr>
              <w:tab/>
            </w:r>
            <w:r w:rsidR="00C81C0C">
              <w:rPr>
                <w:noProof/>
                <w:webHidden/>
              </w:rPr>
              <w:fldChar w:fldCharType="begin"/>
            </w:r>
            <w:r w:rsidR="00C81C0C">
              <w:rPr>
                <w:noProof/>
                <w:webHidden/>
              </w:rPr>
              <w:instrText xml:space="preserve"> PAGEREF _Toc514407734 \h </w:instrText>
            </w:r>
            <w:r w:rsidR="00C81C0C">
              <w:rPr>
                <w:noProof/>
                <w:webHidden/>
              </w:rPr>
            </w:r>
            <w:r w:rsidR="00C81C0C">
              <w:rPr>
                <w:noProof/>
                <w:webHidden/>
              </w:rPr>
              <w:fldChar w:fldCharType="separate"/>
            </w:r>
            <w:r w:rsidR="00C81C0C">
              <w:rPr>
                <w:noProof/>
                <w:webHidden/>
              </w:rPr>
              <w:t>30</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5" w:history="1">
            <w:r w:rsidR="00C81C0C" w:rsidRPr="00745984">
              <w:rPr>
                <w:rStyle w:val="Hyperlink"/>
                <w:noProof/>
              </w:rPr>
              <w:t>6.21</w:t>
            </w:r>
            <w:r w:rsidR="00C81C0C">
              <w:rPr>
                <w:noProof/>
                <w:lang w:eastAsia="en-US"/>
              </w:rPr>
              <w:tab/>
            </w:r>
            <w:r w:rsidR="00C81C0C" w:rsidRPr="00745984">
              <w:rPr>
                <w:rStyle w:val="Hyperlink"/>
                <w:noProof/>
              </w:rPr>
              <w:t>J2735WiperSet</w:t>
            </w:r>
            <w:r w:rsidR="00C81C0C">
              <w:rPr>
                <w:noProof/>
                <w:webHidden/>
              </w:rPr>
              <w:tab/>
            </w:r>
            <w:r w:rsidR="00C81C0C">
              <w:rPr>
                <w:noProof/>
                <w:webHidden/>
              </w:rPr>
              <w:fldChar w:fldCharType="begin"/>
            </w:r>
            <w:r w:rsidR="00C81C0C">
              <w:rPr>
                <w:noProof/>
                <w:webHidden/>
              </w:rPr>
              <w:instrText xml:space="preserve"> PAGEREF _Toc514407735 \h </w:instrText>
            </w:r>
            <w:r w:rsidR="00C81C0C">
              <w:rPr>
                <w:noProof/>
                <w:webHidden/>
              </w:rPr>
            </w:r>
            <w:r w:rsidR="00C81C0C">
              <w:rPr>
                <w:noProof/>
                <w:webHidden/>
              </w:rPr>
              <w:fldChar w:fldCharType="separate"/>
            </w:r>
            <w:r w:rsidR="00C81C0C">
              <w:rPr>
                <w:noProof/>
                <w:webHidden/>
              </w:rPr>
              <w:t>31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6" w:history="1">
            <w:r w:rsidR="00C81C0C" w:rsidRPr="00745984">
              <w:rPr>
                <w:rStyle w:val="Hyperlink"/>
                <w:noProof/>
              </w:rPr>
              <w:t>6.22</w:t>
            </w:r>
            <w:r w:rsidR="00C81C0C">
              <w:rPr>
                <w:noProof/>
                <w:lang w:eastAsia="en-US"/>
              </w:rPr>
              <w:tab/>
            </w:r>
            <w:r w:rsidR="00C81C0C" w:rsidRPr="00745984">
              <w:rPr>
                <w:rStyle w:val="Hyperlink"/>
                <w:noProof/>
              </w:rPr>
              <w:t>J2735ObstacleDetection</w:t>
            </w:r>
            <w:r w:rsidR="00C81C0C">
              <w:rPr>
                <w:noProof/>
                <w:webHidden/>
              </w:rPr>
              <w:tab/>
            </w:r>
            <w:r w:rsidR="00C81C0C">
              <w:rPr>
                <w:noProof/>
                <w:webHidden/>
              </w:rPr>
              <w:fldChar w:fldCharType="begin"/>
            </w:r>
            <w:r w:rsidR="00C81C0C">
              <w:rPr>
                <w:noProof/>
                <w:webHidden/>
              </w:rPr>
              <w:instrText xml:space="preserve"> PAGEREF _Toc514407736 \h </w:instrText>
            </w:r>
            <w:r w:rsidR="00C81C0C">
              <w:rPr>
                <w:noProof/>
                <w:webHidden/>
              </w:rPr>
            </w:r>
            <w:r w:rsidR="00C81C0C">
              <w:rPr>
                <w:noProof/>
                <w:webHidden/>
              </w:rPr>
              <w:fldChar w:fldCharType="separate"/>
            </w:r>
            <w:r w:rsidR="00C81C0C">
              <w:rPr>
                <w:noProof/>
                <w:webHidden/>
              </w:rPr>
              <w:t>31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7" w:history="1">
            <w:r w:rsidR="00C81C0C" w:rsidRPr="00745984">
              <w:rPr>
                <w:rStyle w:val="Hyperlink"/>
                <w:noProof/>
              </w:rPr>
              <w:t>6.23</w:t>
            </w:r>
            <w:r w:rsidR="00C81C0C">
              <w:rPr>
                <w:noProof/>
                <w:lang w:eastAsia="en-US"/>
              </w:rPr>
              <w:tab/>
            </w:r>
            <w:r w:rsidR="00C81C0C" w:rsidRPr="00745984">
              <w:rPr>
                <w:rStyle w:val="Hyperlink"/>
                <w:noProof/>
              </w:rPr>
              <w:t>J2735DDateTime</w:t>
            </w:r>
            <w:r w:rsidR="00C81C0C">
              <w:rPr>
                <w:noProof/>
                <w:webHidden/>
              </w:rPr>
              <w:tab/>
            </w:r>
            <w:r w:rsidR="00C81C0C">
              <w:rPr>
                <w:noProof/>
                <w:webHidden/>
              </w:rPr>
              <w:fldChar w:fldCharType="begin"/>
            </w:r>
            <w:r w:rsidR="00C81C0C">
              <w:rPr>
                <w:noProof/>
                <w:webHidden/>
              </w:rPr>
              <w:instrText xml:space="preserve"> PAGEREF _Toc514407737 \h </w:instrText>
            </w:r>
            <w:r w:rsidR="00C81C0C">
              <w:rPr>
                <w:noProof/>
                <w:webHidden/>
              </w:rPr>
            </w:r>
            <w:r w:rsidR="00C81C0C">
              <w:rPr>
                <w:noProof/>
                <w:webHidden/>
              </w:rPr>
              <w:fldChar w:fldCharType="separate"/>
            </w:r>
            <w:r w:rsidR="00C81C0C">
              <w:rPr>
                <w:noProof/>
                <w:webHidden/>
              </w:rPr>
              <w:t>33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8" w:history="1">
            <w:r w:rsidR="00C81C0C" w:rsidRPr="00745984">
              <w:rPr>
                <w:rStyle w:val="Hyperlink"/>
                <w:noProof/>
              </w:rPr>
              <w:t>6.24</w:t>
            </w:r>
            <w:r w:rsidR="00C81C0C">
              <w:rPr>
                <w:noProof/>
                <w:lang w:eastAsia="en-US"/>
              </w:rPr>
              <w:tab/>
            </w:r>
            <w:r w:rsidR="00C81C0C" w:rsidRPr="00745984">
              <w:rPr>
                <w:rStyle w:val="Hyperlink"/>
                <w:noProof/>
              </w:rPr>
              <w:t>J2735DisabledVehicle</w:t>
            </w:r>
            <w:r w:rsidR="00C81C0C">
              <w:rPr>
                <w:noProof/>
                <w:webHidden/>
              </w:rPr>
              <w:tab/>
            </w:r>
            <w:r w:rsidR="00C81C0C">
              <w:rPr>
                <w:noProof/>
                <w:webHidden/>
              </w:rPr>
              <w:fldChar w:fldCharType="begin"/>
            </w:r>
            <w:r w:rsidR="00C81C0C">
              <w:rPr>
                <w:noProof/>
                <w:webHidden/>
              </w:rPr>
              <w:instrText xml:space="preserve"> PAGEREF _Toc514407738 \h </w:instrText>
            </w:r>
            <w:r w:rsidR="00C81C0C">
              <w:rPr>
                <w:noProof/>
                <w:webHidden/>
              </w:rPr>
            </w:r>
            <w:r w:rsidR="00C81C0C">
              <w:rPr>
                <w:noProof/>
                <w:webHidden/>
              </w:rPr>
              <w:fldChar w:fldCharType="separate"/>
            </w:r>
            <w:r w:rsidR="00C81C0C">
              <w:rPr>
                <w:noProof/>
                <w:webHidden/>
              </w:rPr>
              <w:t>34</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39" w:history="1">
            <w:r w:rsidR="00C81C0C" w:rsidRPr="00745984">
              <w:rPr>
                <w:rStyle w:val="Hyperlink"/>
                <w:noProof/>
              </w:rPr>
              <w:t>6.25</w:t>
            </w:r>
            <w:r w:rsidR="00C81C0C">
              <w:rPr>
                <w:noProof/>
                <w:lang w:eastAsia="en-US"/>
              </w:rPr>
              <w:tab/>
            </w:r>
            <w:r w:rsidR="00C81C0C" w:rsidRPr="00745984">
              <w:rPr>
                <w:rStyle w:val="Hyperlink"/>
                <w:noProof/>
              </w:rPr>
              <w:t>J2735SpeedProfile</w:t>
            </w:r>
            <w:r w:rsidR="00C81C0C">
              <w:rPr>
                <w:noProof/>
                <w:webHidden/>
              </w:rPr>
              <w:tab/>
            </w:r>
            <w:r w:rsidR="00C81C0C">
              <w:rPr>
                <w:noProof/>
                <w:webHidden/>
              </w:rPr>
              <w:fldChar w:fldCharType="begin"/>
            </w:r>
            <w:r w:rsidR="00C81C0C">
              <w:rPr>
                <w:noProof/>
                <w:webHidden/>
              </w:rPr>
              <w:instrText xml:space="preserve"> PAGEREF _Toc514407739 \h </w:instrText>
            </w:r>
            <w:r w:rsidR="00C81C0C">
              <w:rPr>
                <w:noProof/>
                <w:webHidden/>
              </w:rPr>
            </w:r>
            <w:r w:rsidR="00C81C0C">
              <w:rPr>
                <w:noProof/>
                <w:webHidden/>
              </w:rPr>
              <w:fldChar w:fldCharType="separate"/>
            </w:r>
            <w:r w:rsidR="00C81C0C">
              <w:rPr>
                <w:noProof/>
                <w:webHidden/>
              </w:rPr>
              <w:t>34</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0" w:history="1">
            <w:r w:rsidR="00C81C0C" w:rsidRPr="00745984">
              <w:rPr>
                <w:rStyle w:val="Hyperlink"/>
                <w:noProof/>
              </w:rPr>
              <w:t>6.26</w:t>
            </w:r>
            <w:r w:rsidR="00C81C0C">
              <w:rPr>
                <w:noProof/>
                <w:lang w:eastAsia="en-US"/>
              </w:rPr>
              <w:tab/>
            </w:r>
            <w:r w:rsidR="00C81C0C" w:rsidRPr="00745984">
              <w:rPr>
                <w:rStyle w:val="Hyperlink"/>
                <w:noProof/>
              </w:rPr>
              <w:t>J2735RTCMPackage</w:t>
            </w:r>
            <w:r w:rsidR="00C81C0C">
              <w:rPr>
                <w:noProof/>
                <w:webHidden/>
              </w:rPr>
              <w:tab/>
            </w:r>
            <w:r w:rsidR="00C81C0C">
              <w:rPr>
                <w:noProof/>
                <w:webHidden/>
              </w:rPr>
              <w:fldChar w:fldCharType="begin"/>
            </w:r>
            <w:r w:rsidR="00C81C0C">
              <w:rPr>
                <w:noProof/>
                <w:webHidden/>
              </w:rPr>
              <w:instrText xml:space="preserve"> PAGEREF _Toc514407740 \h </w:instrText>
            </w:r>
            <w:r w:rsidR="00C81C0C">
              <w:rPr>
                <w:noProof/>
                <w:webHidden/>
              </w:rPr>
            </w:r>
            <w:r w:rsidR="00C81C0C">
              <w:rPr>
                <w:noProof/>
                <w:webHidden/>
              </w:rPr>
              <w:fldChar w:fldCharType="separate"/>
            </w:r>
            <w:r w:rsidR="00C81C0C">
              <w:rPr>
                <w:noProof/>
                <w:webHidden/>
              </w:rPr>
              <w:t>35</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1" w:history="1">
            <w:r w:rsidR="00C81C0C" w:rsidRPr="00745984">
              <w:rPr>
                <w:rStyle w:val="Hyperlink"/>
                <w:noProof/>
              </w:rPr>
              <w:t>6.27</w:t>
            </w:r>
            <w:r w:rsidR="00C81C0C">
              <w:rPr>
                <w:noProof/>
                <w:lang w:eastAsia="en-US"/>
              </w:rPr>
              <w:tab/>
            </w:r>
            <w:r w:rsidR="00C81C0C" w:rsidRPr="00745984">
              <w:rPr>
                <w:rStyle w:val="Hyperlink"/>
                <w:noProof/>
              </w:rPr>
              <w:t>J2735RTCMheader</w:t>
            </w:r>
            <w:r w:rsidR="00C81C0C">
              <w:rPr>
                <w:noProof/>
                <w:webHidden/>
              </w:rPr>
              <w:tab/>
            </w:r>
            <w:r w:rsidR="00C81C0C">
              <w:rPr>
                <w:noProof/>
                <w:webHidden/>
              </w:rPr>
              <w:fldChar w:fldCharType="begin"/>
            </w:r>
            <w:r w:rsidR="00C81C0C">
              <w:rPr>
                <w:noProof/>
                <w:webHidden/>
              </w:rPr>
              <w:instrText xml:space="preserve"> PAGEREF _Toc514407741 \h </w:instrText>
            </w:r>
            <w:r w:rsidR="00C81C0C">
              <w:rPr>
                <w:noProof/>
                <w:webHidden/>
              </w:rPr>
            </w:r>
            <w:r w:rsidR="00C81C0C">
              <w:rPr>
                <w:noProof/>
                <w:webHidden/>
              </w:rPr>
              <w:fldChar w:fldCharType="separate"/>
            </w:r>
            <w:r w:rsidR="00C81C0C">
              <w:rPr>
                <w:noProof/>
                <w:webHidden/>
              </w:rPr>
              <w:t>36</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2" w:history="1">
            <w:r w:rsidR="00C81C0C" w:rsidRPr="00745984">
              <w:rPr>
                <w:rStyle w:val="Hyperlink"/>
                <w:noProof/>
              </w:rPr>
              <w:t>6.28</w:t>
            </w:r>
            <w:r w:rsidR="00C81C0C">
              <w:rPr>
                <w:noProof/>
                <w:lang w:eastAsia="en-US"/>
              </w:rPr>
              <w:tab/>
            </w:r>
            <w:r w:rsidR="00C81C0C" w:rsidRPr="00745984">
              <w:rPr>
                <w:rStyle w:val="Hyperlink"/>
                <w:noProof/>
              </w:rPr>
              <w:t>J2735AntennaOffsetSet</w:t>
            </w:r>
            <w:r w:rsidR="00C81C0C">
              <w:rPr>
                <w:noProof/>
                <w:webHidden/>
              </w:rPr>
              <w:tab/>
            </w:r>
            <w:r w:rsidR="00C81C0C">
              <w:rPr>
                <w:noProof/>
                <w:webHidden/>
              </w:rPr>
              <w:fldChar w:fldCharType="begin"/>
            </w:r>
            <w:r w:rsidR="00C81C0C">
              <w:rPr>
                <w:noProof/>
                <w:webHidden/>
              </w:rPr>
              <w:instrText xml:space="preserve"> PAGEREF _Toc514407742 \h </w:instrText>
            </w:r>
            <w:r w:rsidR="00C81C0C">
              <w:rPr>
                <w:noProof/>
                <w:webHidden/>
              </w:rPr>
            </w:r>
            <w:r w:rsidR="00C81C0C">
              <w:rPr>
                <w:noProof/>
                <w:webHidden/>
              </w:rPr>
              <w:fldChar w:fldCharType="separate"/>
            </w:r>
            <w:r w:rsidR="00C81C0C">
              <w:rPr>
                <w:noProof/>
                <w:webHidden/>
              </w:rPr>
              <w:t>37</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3" w:history="1">
            <w:r w:rsidR="00C81C0C" w:rsidRPr="00745984">
              <w:rPr>
                <w:rStyle w:val="Hyperlink"/>
                <w:noProof/>
              </w:rPr>
              <w:t>6.29</w:t>
            </w:r>
            <w:r w:rsidR="00C81C0C">
              <w:rPr>
                <w:noProof/>
                <w:lang w:eastAsia="en-US"/>
              </w:rPr>
              <w:tab/>
            </w:r>
            <w:r w:rsidR="00C81C0C" w:rsidRPr="00745984">
              <w:rPr>
                <w:rStyle w:val="Hyperlink"/>
                <w:noProof/>
              </w:rPr>
              <w:t>J2735FullPositionVector</w:t>
            </w:r>
            <w:r w:rsidR="00C81C0C">
              <w:rPr>
                <w:noProof/>
                <w:webHidden/>
              </w:rPr>
              <w:tab/>
            </w:r>
            <w:r w:rsidR="00C81C0C">
              <w:rPr>
                <w:noProof/>
                <w:webHidden/>
              </w:rPr>
              <w:fldChar w:fldCharType="begin"/>
            </w:r>
            <w:r w:rsidR="00C81C0C">
              <w:rPr>
                <w:noProof/>
                <w:webHidden/>
              </w:rPr>
              <w:instrText xml:space="preserve"> PAGEREF _Toc514407743 \h </w:instrText>
            </w:r>
            <w:r w:rsidR="00C81C0C">
              <w:rPr>
                <w:noProof/>
                <w:webHidden/>
              </w:rPr>
            </w:r>
            <w:r w:rsidR="00C81C0C">
              <w:rPr>
                <w:noProof/>
                <w:webHidden/>
              </w:rPr>
              <w:fldChar w:fldCharType="separate"/>
            </w:r>
            <w:r w:rsidR="00C81C0C">
              <w:rPr>
                <w:noProof/>
                <w:webHidden/>
              </w:rPr>
              <w:t>38</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4" w:history="1">
            <w:r w:rsidR="00C81C0C" w:rsidRPr="00745984">
              <w:rPr>
                <w:rStyle w:val="Hyperlink"/>
                <w:noProof/>
              </w:rPr>
              <w:t>6.30</w:t>
            </w:r>
            <w:r w:rsidR="00C81C0C">
              <w:rPr>
                <w:noProof/>
                <w:lang w:eastAsia="en-US"/>
              </w:rPr>
              <w:tab/>
            </w:r>
            <w:r w:rsidR="00C81C0C" w:rsidRPr="00745984">
              <w:rPr>
                <w:rStyle w:val="Hyperlink"/>
                <w:noProof/>
              </w:rPr>
              <w:t>J2735TransmissionAndSpeed</w:t>
            </w:r>
            <w:r w:rsidR="00C81C0C">
              <w:rPr>
                <w:noProof/>
                <w:webHidden/>
              </w:rPr>
              <w:tab/>
            </w:r>
            <w:r w:rsidR="00C81C0C">
              <w:rPr>
                <w:noProof/>
                <w:webHidden/>
              </w:rPr>
              <w:fldChar w:fldCharType="begin"/>
            </w:r>
            <w:r w:rsidR="00C81C0C">
              <w:rPr>
                <w:noProof/>
                <w:webHidden/>
              </w:rPr>
              <w:instrText xml:space="preserve"> PAGEREF _Toc514407744 \h </w:instrText>
            </w:r>
            <w:r w:rsidR="00C81C0C">
              <w:rPr>
                <w:noProof/>
                <w:webHidden/>
              </w:rPr>
            </w:r>
            <w:r w:rsidR="00C81C0C">
              <w:rPr>
                <w:noProof/>
                <w:webHidden/>
              </w:rPr>
              <w:fldChar w:fldCharType="separate"/>
            </w:r>
            <w:r w:rsidR="00C81C0C">
              <w:rPr>
                <w:noProof/>
                <w:webHidden/>
              </w:rPr>
              <w:t>39</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5" w:history="1">
            <w:r w:rsidR="00C81C0C" w:rsidRPr="00745984">
              <w:rPr>
                <w:rStyle w:val="Hyperlink"/>
                <w:noProof/>
              </w:rPr>
              <w:t>6.31</w:t>
            </w:r>
            <w:r w:rsidR="00C81C0C">
              <w:rPr>
                <w:noProof/>
                <w:lang w:eastAsia="en-US"/>
              </w:rPr>
              <w:tab/>
            </w:r>
            <w:r w:rsidR="00C81C0C" w:rsidRPr="00745984">
              <w:rPr>
                <w:rStyle w:val="Hyperlink"/>
                <w:noProof/>
              </w:rPr>
              <w:t>J2735PositionConfidenceSet</w:t>
            </w:r>
            <w:r w:rsidR="00C81C0C">
              <w:rPr>
                <w:noProof/>
                <w:webHidden/>
              </w:rPr>
              <w:tab/>
            </w:r>
            <w:r w:rsidR="00C81C0C">
              <w:rPr>
                <w:noProof/>
                <w:webHidden/>
              </w:rPr>
              <w:fldChar w:fldCharType="begin"/>
            </w:r>
            <w:r w:rsidR="00C81C0C">
              <w:rPr>
                <w:noProof/>
                <w:webHidden/>
              </w:rPr>
              <w:instrText xml:space="preserve"> PAGEREF _Toc514407745 \h </w:instrText>
            </w:r>
            <w:r w:rsidR="00C81C0C">
              <w:rPr>
                <w:noProof/>
                <w:webHidden/>
              </w:rPr>
            </w:r>
            <w:r w:rsidR="00C81C0C">
              <w:rPr>
                <w:noProof/>
                <w:webHidden/>
              </w:rPr>
              <w:fldChar w:fldCharType="separate"/>
            </w:r>
            <w:r w:rsidR="00C81C0C">
              <w:rPr>
                <w:noProof/>
                <w:webHidden/>
              </w:rPr>
              <w:t>40</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6" w:history="1">
            <w:r w:rsidR="00C81C0C" w:rsidRPr="00745984">
              <w:rPr>
                <w:rStyle w:val="Hyperlink"/>
                <w:noProof/>
              </w:rPr>
              <w:t>6.32</w:t>
            </w:r>
            <w:r w:rsidR="00C81C0C">
              <w:rPr>
                <w:noProof/>
                <w:lang w:eastAsia="en-US"/>
              </w:rPr>
              <w:tab/>
            </w:r>
            <w:r w:rsidR="00C81C0C" w:rsidRPr="00745984">
              <w:rPr>
                <w:rStyle w:val="Hyperlink"/>
                <w:noProof/>
              </w:rPr>
              <w:t>J2735SpeedandHeadingandThrottleConfidence</w:t>
            </w:r>
            <w:r w:rsidR="00C81C0C">
              <w:rPr>
                <w:noProof/>
                <w:webHidden/>
              </w:rPr>
              <w:tab/>
            </w:r>
            <w:r w:rsidR="00C81C0C">
              <w:rPr>
                <w:noProof/>
                <w:webHidden/>
              </w:rPr>
              <w:fldChar w:fldCharType="begin"/>
            </w:r>
            <w:r w:rsidR="00C81C0C">
              <w:rPr>
                <w:noProof/>
                <w:webHidden/>
              </w:rPr>
              <w:instrText xml:space="preserve"> PAGEREF _Toc514407746 \h </w:instrText>
            </w:r>
            <w:r w:rsidR="00C81C0C">
              <w:rPr>
                <w:noProof/>
                <w:webHidden/>
              </w:rPr>
            </w:r>
            <w:r w:rsidR="00C81C0C">
              <w:rPr>
                <w:noProof/>
                <w:webHidden/>
              </w:rPr>
              <w:fldChar w:fldCharType="separate"/>
            </w:r>
            <w:r w:rsidR="00C81C0C">
              <w:rPr>
                <w:noProof/>
                <w:webHidden/>
              </w:rPr>
              <w:t>41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7" w:history="1">
            <w:r w:rsidR="00C81C0C" w:rsidRPr="00745984">
              <w:rPr>
                <w:rStyle w:val="Hyperlink"/>
                <w:noProof/>
              </w:rPr>
              <w:t>6.33</w:t>
            </w:r>
            <w:r w:rsidR="00C81C0C">
              <w:rPr>
                <w:noProof/>
                <w:lang w:eastAsia="en-US"/>
              </w:rPr>
              <w:tab/>
            </w:r>
            <w:r w:rsidR="00C81C0C" w:rsidRPr="00745984">
              <w:rPr>
                <w:rStyle w:val="Hyperlink"/>
                <w:noProof/>
              </w:rPr>
              <w:t>J2735PathHistoryPoint</w:t>
            </w:r>
            <w:r w:rsidR="00C81C0C">
              <w:rPr>
                <w:noProof/>
                <w:webHidden/>
              </w:rPr>
              <w:tab/>
            </w:r>
            <w:r w:rsidR="00C81C0C">
              <w:rPr>
                <w:noProof/>
                <w:webHidden/>
              </w:rPr>
              <w:fldChar w:fldCharType="begin"/>
            </w:r>
            <w:r w:rsidR="00C81C0C">
              <w:rPr>
                <w:noProof/>
                <w:webHidden/>
              </w:rPr>
              <w:instrText xml:space="preserve"> PAGEREF _Toc514407747 \h </w:instrText>
            </w:r>
            <w:r w:rsidR="00C81C0C">
              <w:rPr>
                <w:noProof/>
                <w:webHidden/>
              </w:rPr>
            </w:r>
            <w:r w:rsidR="00C81C0C">
              <w:rPr>
                <w:noProof/>
                <w:webHidden/>
              </w:rPr>
              <w:fldChar w:fldCharType="separate"/>
            </w:r>
            <w:r w:rsidR="00C81C0C">
              <w:rPr>
                <w:noProof/>
                <w:webHidden/>
              </w:rPr>
              <w:t>41</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8" w:history="1">
            <w:r w:rsidR="00C81C0C" w:rsidRPr="00745984">
              <w:rPr>
                <w:rStyle w:val="Hyperlink"/>
                <w:noProof/>
              </w:rPr>
              <w:t>6.34</w:t>
            </w:r>
            <w:r w:rsidR="00C81C0C">
              <w:rPr>
                <w:noProof/>
                <w:lang w:eastAsia="en-US"/>
              </w:rPr>
              <w:tab/>
            </w:r>
            <w:r w:rsidR="00C81C0C" w:rsidRPr="00745984">
              <w:rPr>
                <w:rStyle w:val="Hyperlink"/>
                <w:noProof/>
              </w:rPr>
              <w:t>J2735PrivilegedEvents</w:t>
            </w:r>
            <w:r w:rsidR="00C81C0C">
              <w:rPr>
                <w:noProof/>
                <w:webHidden/>
              </w:rPr>
              <w:tab/>
            </w:r>
            <w:r w:rsidR="00C81C0C">
              <w:rPr>
                <w:noProof/>
                <w:webHidden/>
              </w:rPr>
              <w:fldChar w:fldCharType="begin"/>
            </w:r>
            <w:r w:rsidR="00C81C0C">
              <w:rPr>
                <w:noProof/>
                <w:webHidden/>
              </w:rPr>
              <w:instrText xml:space="preserve"> PAGEREF _Toc514407748 \h </w:instrText>
            </w:r>
            <w:r w:rsidR="00C81C0C">
              <w:rPr>
                <w:noProof/>
                <w:webHidden/>
              </w:rPr>
            </w:r>
            <w:r w:rsidR="00C81C0C">
              <w:rPr>
                <w:noProof/>
                <w:webHidden/>
              </w:rPr>
              <w:fldChar w:fldCharType="separate"/>
            </w:r>
            <w:r w:rsidR="00C81C0C">
              <w:rPr>
                <w:noProof/>
                <w:webHidden/>
              </w:rPr>
              <w:t>42</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49" w:history="1">
            <w:r w:rsidR="00C81C0C" w:rsidRPr="00745984">
              <w:rPr>
                <w:rStyle w:val="Hyperlink"/>
                <w:noProof/>
              </w:rPr>
              <w:t>6.35</w:t>
            </w:r>
            <w:r w:rsidR="00C81C0C">
              <w:rPr>
                <w:noProof/>
                <w:lang w:eastAsia="en-US"/>
              </w:rPr>
              <w:tab/>
            </w:r>
            <w:r w:rsidR="00C81C0C" w:rsidRPr="00745984">
              <w:rPr>
                <w:rStyle w:val="Hyperlink"/>
                <w:noProof/>
              </w:rPr>
              <w:t>J2735PivotPointDescription</w:t>
            </w:r>
            <w:r w:rsidR="00C81C0C">
              <w:rPr>
                <w:noProof/>
                <w:webHidden/>
              </w:rPr>
              <w:tab/>
            </w:r>
            <w:r w:rsidR="00C81C0C">
              <w:rPr>
                <w:noProof/>
                <w:webHidden/>
              </w:rPr>
              <w:fldChar w:fldCharType="begin"/>
            </w:r>
            <w:r w:rsidR="00C81C0C">
              <w:rPr>
                <w:noProof/>
                <w:webHidden/>
              </w:rPr>
              <w:instrText xml:space="preserve"> PAGEREF _Toc514407749 \h </w:instrText>
            </w:r>
            <w:r w:rsidR="00C81C0C">
              <w:rPr>
                <w:noProof/>
                <w:webHidden/>
              </w:rPr>
            </w:r>
            <w:r w:rsidR="00C81C0C">
              <w:rPr>
                <w:noProof/>
                <w:webHidden/>
              </w:rPr>
              <w:fldChar w:fldCharType="separate"/>
            </w:r>
            <w:r w:rsidR="00C81C0C">
              <w:rPr>
                <w:noProof/>
                <w:webHidden/>
              </w:rPr>
              <w:t>43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50" w:history="1">
            <w:r w:rsidR="00C81C0C" w:rsidRPr="00745984">
              <w:rPr>
                <w:rStyle w:val="Hyperlink"/>
                <w:noProof/>
              </w:rPr>
              <w:t>6.36</w:t>
            </w:r>
            <w:r w:rsidR="00C81C0C">
              <w:rPr>
                <w:noProof/>
                <w:lang w:eastAsia="en-US"/>
              </w:rPr>
              <w:tab/>
            </w:r>
            <w:r w:rsidR="00C81C0C" w:rsidRPr="00745984">
              <w:rPr>
                <w:rStyle w:val="Hyperlink"/>
                <w:noProof/>
              </w:rPr>
              <w:t>J2735TrailerUnitDescription</w:t>
            </w:r>
            <w:r w:rsidR="00C81C0C">
              <w:rPr>
                <w:noProof/>
                <w:webHidden/>
              </w:rPr>
              <w:tab/>
            </w:r>
            <w:r w:rsidR="00C81C0C">
              <w:rPr>
                <w:noProof/>
                <w:webHidden/>
              </w:rPr>
              <w:fldChar w:fldCharType="begin"/>
            </w:r>
            <w:r w:rsidR="00C81C0C">
              <w:rPr>
                <w:noProof/>
                <w:webHidden/>
              </w:rPr>
              <w:instrText xml:space="preserve"> PAGEREF _Toc514407750 \h </w:instrText>
            </w:r>
            <w:r w:rsidR="00C81C0C">
              <w:rPr>
                <w:noProof/>
                <w:webHidden/>
              </w:rPr>
            </w:r>
            <w:r w:rsidR="00C81C0C">
              <w:rPr>
                <w:noProof/>
                <w:webHidden/>
              </w:rPr>
              <w:fldChar w:fldCharType="separate"/>
            </w:r>
            <w:r w:rsidR="00C81C0C">
              <w:rPr>
                <w:noProof/>
                <w:webHidden/>
              </w:rPr>
              <w:t>44</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51" w:history="1">
            <w:r w:rsidR="00C81C0C" w:rsidRPr="00745984">
              <w:rPr>
                <w:rStyle w:val="Hyperlink"/>
                <w:noProof/>
              </w:rPr>
              <w:t>6.37</w:t>
            </w:r>
            <w:r w:rsidR="00C81C0C">
              <w:rPr>
                <w:noProof/>
                <w:lang w:eastAsia="en-US"/>
              </w:rPr>
              <w:tab/>
            </w:r>
            <w:r w:rsidR="00C81C0C" w:rsidRPr="00745984">
              <w:rPr>
                <w:rStyle w:val="Hyperlink"/>
                <w:noProof/>
              </w:rPr>
              <w:t>J2735BumperHeights</w:t>
            </w:r>
            <w:r w:rsidR="00C81C0C">
              <w:rPr>
                <w:noProof/>
                <w:webHidden/>
              </w:rPr>
              <w:tab/>
            </w:r>
            <w:r w:rsidR="00C81C0C">
              <w:rPr>
                <w:noProof/>
                <w:webHidden/>
              </w:rPr>
              <w:fldChar w:fldCharType="begin"/>
            </w:r>
            <w:r w:rsidR="00C81C0C">
              <w:rPr>
                <w:noProof/>
                <w:webHidden/>
              </w:rPr>
              <w:instrText xml:space="preserve"> PAGEREF _Toc514407751 \h </w:instrText>
            </w:r>
            <w:r w:rsidR="00C81C0C">
              <w:rPr>
                <w:noProof/>
                <w:webHidden/>
              </w:rPr>
            </w:r>
            <w:r w:rsidR="00C81C0C">
              <w:rPr>
                <w:noProof/>
                <w:webHidden/>
              </w:rPr>
              <w:fldChar w:fldCharType="separate"/>
            </w:r>
            <w:r w:rsidR="00C81C0C">
              <w:rPr>
                <w:noProof/>
                <w:webHidden/>
              </w:rPr>
              <w:t>45</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52" w:history="1">
            <w:r w:rsidR="00C81C0C" w:rsidRPr="00745984">
              <w:rPr>
                <w:rStyle w:val="Hyperlink"/>
                <w:noProof/>
              </w:rPr>
              <w:t>6.38</w:t>
            </w:r>
            <w:r w:rsidR="00C81C0C">
              <w:rPr>
                <w:noProof/>
                <w:lang w:eastAsia="en-US"/>
              </w:rPr>
              <w:tab/>
            </w:r>
            <w:r w:rsidR="00C81C0C" w:rsidRPr="00745984">
              <w:rPr>
                <w:rStyle w:val="Hyperlink"/>
                <w:noProof/>
              </w:rPr>
              <w:t>J2735TrailerHistoryPoint</w:t>
            </w:r>
            <w:r w:rsidR="00C81C0C">
              <w:rPr>
                <w:noProof/>
                <w:webHidden/>
              </w:rPr>
              <w:tab/>
            </w:r>
            <w:r w:rsidR="00C81C0C">
              <w:rPr>
                <w:noProof/>
                <w:webHidden/>
              </w:rPr>
              <w:fldChar w:fldCharType="begin"/>
            </w:r>
            <w:r w:rsidR="00C81C0C">
              <w:rPr>
                <w:noProof/>
                <w:webHidden/>
              </w:rPr>
              <w:instrText xml:space="preserve"> PAGEREF _Toc514407752 \h </w:instrText>
            </w:r>
            <w:r w:rsidR="00C81C0C">
              <w:rPr>
                <w:noProof/>
                <w:webHidden/>
              </w:rPr>
            </w:r>
            <w:r w:rsidR="00C81C0C">
              <w:rPr>
                <w:noProof/>
                <w:webHidden/>
              </w:rPr>
              <w:fldChar w:fldCharType="separate"/>
            </w:r>
            <w:r w:rsidR="00C81C0C">
              <w:rPr>
                <w:noProof/>
                <w:webHidden/>
              </w:rPr>
              <w:t>46</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53" w:history="1">
            <w:r w:rsidR="00C81C0C" w:rsidRPr="00745984">
              <w:rPr>
                <w:rStyle w:val="Hyperlink"/>
                <w:noProof/>
              </w:rPr>
              <w:t>6.39</w:t>
            </w:r>
            <w:r w:rsidR="00C81C0C">
              <w:rPr>
                <w:noProof/>
                <w:lang w:eastAsia="en-US"/>
              </w:rPr>
              <w:tab/>
            </w:r>
            <w:r w:rsidR="00C81C0C" w:rsidRPr="00745984">
              <w:rPr>
                <w:rStyle w:val="Hyperlink"/>
                <w:noProof/>
              </w:rPr>
              <w:t>J2735Node_XY</w:t>
            </w:r>
            <w:r w:rsidR="00C81C0C">
              <w:rPr>
                <w:noProof/>
                <w:webHidden/>
              </w:rPr>
              <w:tab/>
            </w:r>
            <w:r w:rsidR="00C81C0C">
              <w:rPr>
                <w:noProof/>
                <w:webHidden/>
              </w:rPr>
              <w:fldChar w:fldCharType="begin"/>
            </w:r>
            <w:r w:rsidR="00C81C0C">
              <w:rPr>
                <w:noProof/>
                <w:webHidden/>
              </w:rPr>
              <w:instrText xml:space="preserve"> PAGEREF _Toc514407753 \h </w:instrText>
            </w:r>
            <w:r w:rsidR="00C81C0C">
              <w:rPr>
                <w:noProof/>
                <w:webHidden/>
              </w:rPr>
            </w:r>
            <w:r w:rsidR="00C81C0C">
              <w:rPr>
                <w:noProof/>
                <w:webHidden/>
              </w:rPr>
              <w:fldChar w:fldCharType="separate"/>
            </w:r>
            <w:r w:rsidR="00C81C0C">
              <w:rPr>
                <w:noProof/>
                <w:webHidden/>
              </w:rPr>
              <w:t>46</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54" w:history="1">
            <w:r w:rsidR="00C81C0C" w:rsidRPr="00745984">
              <w:rPr>
                <w:rStyle w:val="Hyperlink"/>
                <w:noProof/>
              </w:rPr>
              <w:t>7</w:t>
            </w:r>
            <w:r w:rsidR="00C81C0C">
              <w:rPr>
                <w:noProof/>
                <w:lang w:eastAsia="en-US"/>
              </w:rPr>
              <w:tab/>
            </w:r>
            <w:r w:rsidR="00C81C0C" w:rsidRPr="00745984">
              <w:rPr>
                <w:rStyle w:val="Hyperlink"/>
                <w:noProof/>
              </w:rPr>
              <w:t>Sample Data</w:t>
            </w:r>
            <w:r w:rsidR="00C81C0C">
              <w:rPr>
                <w:noProof/>
                <w:webHidden/>
              </w:rPr>
              <w:tab/>
            </w:r>
            <w:r w:rsidR="00C81C0C">
              <w:rPr>
                <w:noProof/>
                <w:webHidden/>
              </w:rPr>
              <w:fldChar w:fldCharType="begin"/>
            </w:r>
            <w:r w:rsidR="00C81C0C">
              <w:rPr>
                <w:noProof/>
                <w:webHidden/>
              </w:rPr>
              <w:instrText xml:space="preserve"> PAGEREF _Toc514407754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55" w:history="1">
            <w:r w:rsidR="00C81C0C" w:rsidRPr="00745984">
              <w:rPr>
                <w:rStyle w:val="Hyperlink"/>
                <w:noProof/>
              </w:rPr>
              <w:t>7.1</w:t>
            </w:r>
            <w:r w:rsidR="00C81C0C">
              <w:rPr>
                <w:noProof/>
                <w:lang w:eastAsia="en-US"/>
              </w:rPr>
              <w:tab/>
            </w:r>
            <w:r w:rsidR="00C81C0C" w:rsidRPr="00745984">
              <w:rPr>
                <w:rStyle w:val="Hyperlink"/>
                <w:noProof/>
              </w:rPr>
              <w:t>Sample TIM Data</w:t>
            </w:r>
            <w:r w:rsidR="00C81C0C">
              <w:rPr>
                <w:noProof/>
                <w:webHidden/>
              </w:rPr>
              <w:tab/>
            </w:r>
            <w:r w:rsidR="00C81C0C">
              <w:rPr>
                <w:noProof/>
                <w:webHidden/>
              </w:rPr>
              <w:fldChar w:fldCharType="begin"/>
            </w:r>
            <w:r w:rsidR="00C81C0C">
              <w:rPr>
                <w:noProof/>
                <w:webHidden/>
              </w:rPr>
              <w:instrText xml:space="preserve"> PAGEREF _Toc514407755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312028">
          <w:pPr>
            <w:pStyle w:val="TOC3"/>
            <w:tabs>
              <w:tab w:val="left" w:pos="1440"/>
              <w:tab w:val="right" w:leader="dot" w:pos="9350"/>
            </w:tabs>
            <w:rPr>
              <w:rFonts w:asciiTheme="minorHAnsi" w:eastAsiaTheme="minorEastAsia" w:hAnsiTheme="minorHAnsi" w:cstheme="minorBidi"/>
              <w:noProof/>
              <w:sz w:val="22"/>
              <w:szCs w:val="22"/>
            </w:rPr>
          </w:pPr>
          <w:hyperlink w:anchor="_Toc514407756" w:history="1">
            <w:r w:rsidR="00C81C0C" w:rsidRPr="00745984">
              <w:rPr>
                <w:rStyle w:val="Hyperlink"/>
                <w:rFonts w:eastAsiaTheme="majorEastAsia"/>
                <w:noProof/>
              </w:rPr>
              <w:t>7.1.1</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Broadcast TIM</w:t>
            </w:r>
            <w:r w:rsidR="00C81C0C">
              <w:rPr>
                <w:noProof/>
                <w:webHidden/>
              </w:rPr>
              <w:tab/>
            </w:r>
            <w:r w:rsidR="00C81C0C">
              <w:rPr>
                <w:noProof/>
                <w:webHidden/>
              </w:rPr>
              <w:fldChar w:fldCharType="begin"/>
            </w:r>
            <w:r w:rsidR="00C81C0C">
              <w:rPr>
                <w:noProof/>
                <w:webHidden/>
              </w:rPr>
              <w:instrText xml:space="preserve"> PAGEREF _Toc514407756 \h </w:instrText>
            </w:r>
            <w:r w:rsidR="00C81C0C">
              <w:rPr>
                <w:noProof/>
                <w:webHidden/>
              </w:rPr>
            </w:r>
            <w:r w:rsidR="00C81C0C">
              <w:rPr>
                <w:noProof/>
                <w:webHidden/>
              </w:rPr>
              <w:fldChar w:fldCharType="separate"/>
            </w:r>
            <w:r w:rsidR="00C81C0C">
              <w:rPr>
                <w:noProof/>
                <w:webHidden/>
              </w:rPr>
              <w:t>47</w:t>
            </w:r>
            <w:r w:rsidR="00C81C0C">
              <w:rPr>
                <w:noProof/>
                <w:webHidden/>
              </w:rPr>
              <w:fldChar w:fldCharType="end"/>
            </w:r>
          </w:hyperlink>
        </w:p>
        <w:p w:rsidR="00C81C0C" w:rsidRDefault="00312028">
          <w:pPr>
            <w:pStyle w:val="TOC3"/>
            <w:tabs>
              <w:tab w:val="left" w:pos="1440"/>
              <w:tab w:val="right" w:leader="dot" w:pos="9350"/>
            </w:tabs>
            <w:rPr>
              <w:rFonts w:asciiTheme="minorHAnsi" w:eastAsiaTheme="minorEastAsia" w:hAnsiTheme="minorHAnsi" w:cstheme="minorBidi"/>
              <w:noProof/>
              <w:sz w:val="22"/>
              <w:szCs w:val="22"/>
            </w:rPr>
          </w:pPr>
          <w:hyperlink w:anchor="_Toc514407757" w:history="1">
            <w:r w:rsidR="00C81C0C" w:rsidRPr="00745984">
              <w:rPr>
                <w:rStyle w:val="Hyperlink"/>
                <w:rFonts w:eastAsiaTheme="majorEastAsia"/>
                <w:noProof/>
              </w:rPr>
              <w:t>7.1.2</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Received TIM from rxMsg</w:t>
            </w:r>
            <w:r w:rsidR="00C81C0C">
              <w:rPr>
                <w:noProof/>
                <w:webHidden/>
              </w:rPr>
              <w:tab/>
            </w:r>
            <w:r w:rsidR="00C81C0C">
              <w:rPr>
                <w:noProof/>
                <w:webHidden/>
              </w:rPr>
              <w:fldChar w:fldCharType="begin"/>
            </w:r>
            <w:r w:rsidR="00C81C0C">
              <w:rPr>
                <w:noProof/>
                <w:webHidden/>
              </w:rPr>
              <w:instrText xml:space="preserve"> PAGEREF _Toc514407757 \h </w:instrText>
            </w:r>
            <w:r w:rsidR="00C81C0C">
              <w:rPr>
                <w:noProof/>
                <w:webHidden/>
              </w:rPr>
            </w:r>
            <w:r w:rsidR="00C81C0C">
              <w:rPr>
                <w:noProof/>
                <w:webHidden/>
              </w:rPr>
              <w:fldChar w:fldCharType="separate"/>
            </w:r>
            <w:r w:rsidR="00C81C0C">
              <w:rPr>
                <w:noProof/>
                <w:webHidden/>
              </w:rPr>
              <w:t>49</w:t>
            </w:r>
            <w:r w:rsidR="00C81C0C">
              <w:rPr>
                <w:noProof/>
                <w:webHidden/>
              </w:rPr>
              <w:fldChar w:fldCharType="end"/>
            </w:r>
          </w:hyperlink>
        </w:p>
        <w:p w:rsidR="00C81C0C" w:rsidRDefault="00312028">
          <w:pPr>
            <w:pStyle w:val="TOC3"/>
            <w:tabs>
              <w:tab w:val="left" w:pos="1440"/>
              <w:tab w:val="right" w:leader="dot" w:pos="9350"/>
            </w:tabs>
            <w:rPr>
              <w:rFonts w:asciiTheme="minorHAnsi" w:eastAsiaTheme="minorEastAsia" w:hAnsiTheme="minorHAnsi" w:cstheme="minorBidi"/>
              <w:noProof/>
              <w:sz w:val="22"/>
              <w:szCs w:val="22"/>
            </w:rPr>
          </w:pPr>
          <w:hyperlink w:anchor="_Toc514407758" w:history="1">
            <w:r w:rsidR="00C81C0C" w:rsidRPr="00745984">
              <w:rPr>
                <w:rStyle w:val="Hyperlink"/>
                <w:rFonts w:eastAsiaTheme="majorEastAsia"/>
                <w:noProof/>
              </w:rPr>
              <w:t>7.1.3</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Sample Distress Notification Message (dnMsg)</w:t>
            </w:r>
            <w:r w:rsidR="00C81C0C">
              <w:rPr>
                <w:noProof/>
                <w:webHidden/>
              </w:rPr>
              <w:tab/>
            </w:r>
            <w:r w:rsidR="00C81C0C">
              <w:rPr>
                <w:noProof/>
                <w:webHidden/>
              </w:rPr>
              <w:fldChar w:fldCharType="begin"/>
            </w:r>
            <w:r w:rsidR="00C81C0C">
              <w:rPr>
                <w:noProof/>
                <w:webHidden/>
              </w:rPr>
              <w:instrText xml:space="preserve"> PAGEREF _Toc514407758 \h </w:instrText>
            </w:r>
            <w:r w:rsidR="00C81C0C">
              <w:rPr>
                <w:noProof/>
                <w:webHidden/>
              </w:rPr>
            </w:r>
            <w:r w:rsidR="00C81C0C">
              <w:rPr>
                <w:noProof/>
                <w:webHidden/>
              </w:rPr>
              <w:fldChar w:fldCharType="separate"/>
            </w:r>
            <w:r w:rsidR="00C81C0C">
              <w:rPr>
                <w:noProof/>
                <w:webHidden/>
              </w:rPr>
              <w:t>53</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59" w:history="1">
            <w:r w:rsidR="00C81C0C" w:rsidRPr="00745984">
              <w:rPr>
                <w:rStyle w:val="Hyperlink"/>
                <w:noProof/>
              </w:rPr>
              <w:t>7.2</w:t>
            </w:r>
            <w:r w:rsidR="00C81C0C">
              <w:rPr>
                <w:noProof/>
                <w:lang w:eastAsia="en-US"/>
              </w:rPr>
              <w:tab/>
            </w:r>
            <w:r w:rsidR="00C81C0C" w:rsidRPr="00745984">
              <w:rPr>
                <w:rStyle w:val="Hyperlink"/>
                <w:noProof/>
              </w:rPr>
              <w:t>Sample Driver Alert</w:t>
            </w:r>
            <w:r w:rsidR="00C81C0C">
              <w:rPr>
                <w:noProof/>
                <w:webHidden/>
              </w:rPr>
              <w:tab/>
            </w:r>
            <w:r w:rsidR="00C81C0C">
              <w:rPr>
                <w:noProof/>
                <w:webHidden/>
              </w:rPr>
              <w:fldChar w:fldCharType="begin"/>
            </w:r>
            <w:r w:rsidR="00C81C0C">
              <w:rPr>
                <w:noProof/>
                <w:webHidden/>
              </w:rPr>
              <w:instrText xml:space="preserve"> PAGEREF _Toc514407759 \h </w:instrText>
            </w:r>
            <w:r w:rsidR="00C81C0C">
              <w:rPr>
                <w:noProof/>
                <w:webHidden/>
              </w:rPr>
            </w:r>
            <w:r w:rsidR="00C81C0C">
              <w:rPr>
                <w:noProof/>
                <w:webHidden/>
              </w:rPr>
              <w:fldChar w:fldCharType="separate"/>
            </w:r>
            <w:r w:rsidR="00C81C0C">
              <w:rPr>
                <w:noProof/>
                <w:webHidden/>
              </w:rPr>
              <w:t>57</w:t>
            </w:r>
            <w:r w:rsidR="00C81C0C">
              <w:rPr>
                <w:noProof/>
                <w:webHidden/>
              </w:rPr>
              <w:fldChar w:fldCharType="end"/>
            </w:r>
          </w:hyperlink>
        </w:p>
        <w:p w:rsidR="00C81C0C" w:rsidRDefault="00312028">
          <w:pPr>
            <w:pStyle w:val="TOC2"/>
            <w:tabs>
              <w:tab w:val="left" w:pos="1080"/>
              <w:tab w:val="right" w:leader="dot" w:pos="9350"/>
            </w:tabs>
            <w:rPr>
              <w:noProof/>
              <w:lang w:eastAsia="en-US"/>
            </w:rPr>
          </w:pPr>
          <w:hyperlink w:anchor="_Toc514407760" w:history="1">
            <w:r w:rsidR="00C81C0C" w:rsidRPr="00745984">
              <w:rPr>
                <w:rStyle w:val="Hyperlink"/>
                <w:noProof/>
              </w:rPr>
              <w:t>7.3</w:t>
            </w:r>
            <w:r w:rsidR="00C81C0C">
              <w:rPr>
                <w:noProof/>
                <w:lang w:eastAsia="en-US"/>
              </w:rPr>
              <w:tab/>
            </w:r>
            <w:r w:rsidR="00C81C0C" w:rsidRPr="00745984">
              <w:rPr>
                <w:rStyle w:val="Hyperlink"/>
                <w:noProof/>
              </w:rPr>
              <w:t>Sample BSM Data</w:t>
            </w:r>
            <w:r w:rsidR="00C81C0C">
              <w:rPr>
                <w:noProof/>
                <w:webHidden/>
              </w:rPr>
              <w:tab/>
            </w:r>
            <w:r w:rsidR="00C81C0C">
              <w:rPr>
                <w:noProof/>
                <w:webHidden/>
              </w:rPr>
              <w:fldChar w:fldCharType="begin"/>
            </w:r>
            <w:r w:rsidR="00C81C0C">
              <w:rPr>
                <w:noProof/>
                <w:webHidden/>
              </w:rPr>
              <w:instrText xml:space="preserve"> PAGEREF _Toc514407760 \h </w:instrText>
            </w:r>
            <w:r w:rsidR="00C81C0C">
              <w:rPr>
                <w:noProof/>
                <w:webHidden/>
              </w:rPr>
            </w:r>
            <w:r w:rsidR="00C81C0C">
              <w:rPr>
                <w:noProof/>
                <w:webHidden/>
              </w:rPr>
              <w:fldChar w:fldCharType="separate"/>
            </w:r>
            <w:r w:rsidR="00C81C0C">
              <w:rPr>
                <w:noProof/>
                <w:webHidden/>
              </w:rPr>
              <w:t>58</w:t>
            </w:r>
            <w:r w:rsidR="00C81C0C">
              <w:rPr>
                <w:noProof/>
                <w:webHidden/>
              </w:rPr>
              <w:fldChar w:fldCharType="end"/>
            </w:r>
          </w:hyperlink>
        </w:p>
        <w:p w:rsidR="00C81C0C" w:rsidRDefault="00312028">
          <w:pPr>
            <w:pStyle w:val="TOC3"/>
            <w:tabs>
              <w:tab w:val="left" w:pos="1440"/>
              <w:tab w:val="right" w:leader="dot" w:pos="9350"/>
            </w:tabs>
            <w:rPr>
              <w:rFonts w:asciiTheme="minorHAnsi" w:eastAsiaTheme="minorEastAsia" w:hAnsiTheme="minorHAnsi" w:cstheme="minorBidi"/>
              <w:noProof/>
              <w:sz w:val="22"/>
              <w:szCs w:val="22"/>
            </w:rPr>
          </w:pPr>
          <w:hyperlink w:anchor="_Toc514407761" w:history="1">
            <w:r w:rsidR="00C81C0C" w:rsidRPr="00745984">
              <w:rPr>
                <w:rStyle w:val="Hyperlink"/>
                <w:rFonts w:eastAsiaTheme="majorEastAsia"/>
                <w:noProof/>
              </w:rPr>
              <w:t>7.3.1</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bsmTx</w:t>
            </w:r>
            <w:r w:rsidR="00C81C0C">
              <w:rPr>
                <w:noProof/>
                <w:webHidden/>
              </w:rPr>
              <w:tab/>
            </w:r>
            <w:r w:rsidR="00C81C0C">
              <w:rPr>
                <w:noProof/>
                <w:webHidden/>
              </w:rPr>
              <w:fldChar w:fldCharType="begin"/>
            </w:r>
            <w:r w:rsidR="00C81C0C">
              <w:rPr>
                <w:noProof/>
                <w:webHidden/>
              </w:rPr>
              <w:instrText xml:space="preserve"> PAGEREF _Toc514407761 \h </w:instrText>
            </w:r>
            <w:r w:rsidR="00C81C0C">
              <w:rPr>
                <w:noProof/>
                <w:webHidden/>
              </w:rPr>
            </w:r>
            <w:r w:rsidR="00C81C0C">
              <w:rPr>
                <w:noProof/>
                <w:webHidden/>
              </w:rPr>
              <w:fldChar w:fldCharType="separate"/>
            </w:r>
            <w:r w:rsidR="00C81C0C">
              <w:rPr>
                <w:noProof/>
                <w:webHidden/>
              </w:rPr>
              <w:t>58</w:t>
            </w:r>
            <w:r w:rsidR="00C81C0C">
              <w:rPr>
                <w:noProof/>
                <w:webHidden/>
              </w:rPr>
              <w:fldChar w:fldCharType="end"/>
            </w:r>
          </w:hyperlink>
        </w:p>
        <w:p w:rsidR="00C81C0C" w:rsidRDefault="00312028">
          <w:pPr>
            <w:pStyle w:val="TOC3"/>
            <w:tabs>
              <w:tab w:val="left" w:pos="1440"/>
              <w:tab w:val="right" w:leader="dot" w:pos="9350"/>
            </w:tabs>
            <w:rPr>
              <w:rFonts w:asciiTheme="minorHAnsi" w:eastAsiaTheme="minorEastAsia" w:hAnsiTheme="minorHAnsi" w:cstheme="minorBidi"/>
              <w:noProof/>
              <w:sz w:val="22"/>
              <w:szCs w:val="22"/>
            </w:rPr>
          </w:pPr>
          <w:hyperlink w:anchor="_Toc514407762" w:history="1">
            <w:r w:rsidR="00C81C0C" w:rsidRPr="00745984">
              <w:rPr>
                <w:rStyle w:val="Hyperlink"/>
                <w:rFonts w:eastAsiaTheme="majorEastAsia"/>
                <w:noProof/>
              </w:rPr>
              <w:t>7.3.2</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bsmLogDuringEvent</w:t>
            </w:r>
            <w:r w:rsidR="00C81C0C">
              <w:rPr>
                <w:noProof/>
                <w:webHidden/>
              </w:rPr>
              <w:tab/>
            </w:r>
            <w:r w:rsidR="00C81C0C">
              <w:rPr>
                <w:noProof/>
                <w:webHidden/>
              </w:rPr>
              <w:fldChar w:fldCharType="begin"/>
            </w:r>
            <w:r w:rsidR="00C81C0C">
              <w:rPr>
                <w:noProof/>
                <w:webHidden/>
              </w:rPr>
              <w:instrText xml:space="preserve"> PAGEREF _Toc514407762 \h </w:instrText>
            </w:r>
            <w:r w:rsidR="00C81C0C">
              <w:rPr>
                <w:noProof/>
                <w:webHidden/>
              </w:rPr>
            </w:r>
            <w:r w:rsidR="00C81C0C">
              <w:rPr>
                <w:noProof/>
                <w:webHidden/>
              </w:rPr>
              <w:fldChar w:fldCharType="separate"/>
            </w:r>
            <w:r w:rsidR="00C81C0C">
              <w:rPr>
                <w:noProof/>
                <w:webHidden/>
              </w:rPr>
              <w:t>62</w:t>
            </w:r>
            <w:r w:rsidR="00C81C0C">
              <w:rPr>
                <w:noProof/>
                <w:webHidden/>
              </w:rPr>
              <w:fldChar w:fldCharType="end"/>
            </w:r>
          </w:hyperlink>
        </w:p>
        <w:p w:rsidR="00C81C0C" w:rsidRDefault="00312028">
          <w:pPr>
            <w:pStyle w:val="TOC3"/>
            <w:tabs>
              <w:tab w:val="left" w:pos="1440"/>
              <w:tab w:val="right" w:leader="dot" w:pos="9350"/>
            </w:tabs>
            <w:rPr>
              <w:rFonts w:asciiTheme="minorHAnsi" w:eastAsiaTheme="minorEastAsia" w:hAnsiTheme="minorHAnsi" w:cstheme="minorBidi"/>
              <w:noProof/>
              <w:sz w:val="22"/>
              <w:szCs w:val="22"/>
            </w:rPr>
          </w:pPr>
          <w:hyperlink w:anchor="_Toc514407763" w:history="1">
            <w:r w:rsidR="00C81C0C" w:rsidRPr="00745984">
              <w:rPr>
                <w:rStyle w:val="Hyperlink"/>
                <w:rFonts w:eastAsiaTheme="majorEastAsia"/>
                <w:noProof/>
              </w:rPr>
              <w:t>7.3.3</w:t>
            </w:r>
            <w:r w:rsidR="00C81C0C">
              <w:rPr>
                <w:rFonts w:asciiTheme="minorHAnsi" w:eastAsiaTheme="minorEastAsia" w:hAnsiTheme="minorHAnsi" w:cstheme="minorBidi"/>
                <w:noProof/>
                <w:sz w:val="22"/>
                <w:szCs w:val="22"/>
              </w:rPr>
              <w:tab/>
            </w:r>
            <w:r w:rsidR="00C81C0C" w:rsidRPr="00745984">
              <w:rPr>
                <w:rStyle w:val="Hyperlink"/>
                <w:rFonts w:eastAsiaTheme="majorEastAsia"/>
                <w:noProof/>
              </w:rPr>
              <w:t>BSM from rxMsg</w:t>
            </w:r>
            <w:r w:rsidR="00C81C0C">
              <w:rPr>
                <w:noProof/>
                <w:webHidden/>
              </w:rPr>
              <w:tab/>
            </w:r>
            <w:r w:rsidR="00C81C0C">
              <w:rPr>
                <w:noProof/>
                <w:webHidden/>
              </w:rPr>
              <w:fldChar w:fldCharType="begin"/>
            </w:r>
            <w:r w:rsidR="00C81C0C">
              <w:rPr>
                <w:noProof/>
                <w:webHidden/>
              </w:rPr>
              <w:instrText xml:space="preserve"> PAGEREF _Toc514407763 \h </w:instrText>
            </w:r>
            <w:r w:rsidR="00C81C0C">
              <w:rPr>
                <w:noProof/>
                <w:webHidden/>
              </w:rPr>
            </w:r>
            <w:r w:rsidR="00C81C0C">
              <w:rPr>
                <w:noProof/>
                <w:webHidden/>
              </w:rPr>
              <w:fldChar w:fldCharType="separate"/>
            </w:r>
            <w:r w:rsidR="00C81C0C">
              <w:rPr>
                <w:noProof/>
                <w:webHidden/>
              </w:rPr>
              <w:t>66</w:t>
            </w:r>
            <w:r w:rsidR="00C81C0C">
              <w:rPr>
                <w:noProof/>
                <w:webHidden/>
              </w:rPr>
              <w:fldChar w:fldCharType="end"/>
            </w:r>
          </w:hyperlink>
        </w:p>
        <w:p w:rsidR="00C81C0C" w:rsidRDefault="00312028">
          <w:pPr>
            <w:pStyle w:val="TOC1"/>
            <w:tabs>
              <w:tab w:val="left" w:pos="480"/>
              <w:tab w:val="right" w:leader="dot" w:pos="9350"/>
            </w:tabs>
            <w:rPr>
              <w:noProof/>
              <w:lang w:eastAsia="en-US"/>
            </w:rPr>
          </w:pPr>
          <w:hyperlink w:anchor="_Toc514407764" w:history="1">
            <w:r w:rsidR="00C81C0C" w:rsidRPr="00745984">
              <w:rPr>
                <w:rStyle w:val="Hyperlink"/>
                <w:noProof/>
              </w:rPr>
              <w:t>8</w:t>
            </w:r>
            <w:r w:rsidR="00C81C0C">
              <w:rPr>
                <w:noProof/>
                <w:lang w:eastAsia="en-US"/>
              </w:rPr>
              <w:tab/>
            </w:r>
            <w:r w:rsidR="00C81C0C" w:rsidRPr="00745984">
              <w:rPr>
                <w:rStyle w:val="Hyperlink"/>
                <w:noProof/>
              </w:rPr>
              <w:t>References</w:t>
            </w:r>
            <w:r w:rsidR="00C81C0C">
              <w:rPr>
                <w:noProof/>
                <w:webHidden/>
              </w:rPr>
              <w:tab/>
            </w:r>
            <w:r w:rsidR="00C81C0C">
              <w:rPr>
                <w:noProof/>
                <w:webHidden/>
              </w:rPr>
              <w:fldChar w:fldCharType="begin"/>
            </w:r>
            <w:r w:rsidR="00C81C0C">
              <w:rPr>
                <w:noProof/>
                <w:webHidden/>
              </w:rPr>
              <w:instrText xml:space="preserve"> PAGEREF _Toc514407764 \h </w:instrText>
            </w:r>
            <w:r w:rsidR="00C81C0C">
              <w:rPr>
                <w:noProof/>
                <w:webHidden/>
              </w:rPr>
            </w:r>
            <w:r w:rsidR="00C81C0C">
              <w:rPr>
                <w:noProof/>
                <w:webHidden/>
              </w:rPr>
              <w:fldChar w:fldCharType="separate"/>
            </w:r>
            <w:r w:rsidR="00C81C0C">
              <w:rPr>
                <w:noProof/>
                <w:webHidden/>
              </w:rPr>
              <w:t>69</w:t>
            </w:r>
            <w:r w:rsidR="00C81C0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0" w:name="_Toc464836202"/>
      <w:bookmarkStart w:id="1" w:name="_Toc483908130"/>
      <w:bookmarkStart w:id="2" w:name="_Toc512256589"/>
      <w:bookmarkStart w:id="3" w:name="_Toc514407701"/>
      <w:r w:rsidRPr="00314B85">
        <w:lastRenderedPageBreak/>
        <w:t>Introduction</w:t>
      </w:r>
      <w:bookmarkEnd w:id="0"/>
      <w:bookmarkEnd w:id="1"/>
      <w:bookmarkEnd w:id="2"/>
      <w:bookmarkEnd w:id="3"/>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4" w:name="_Toc514407702"/>
      <w:r>
        <w:t>Published Topics</w:t>
      </w:r>
      <w:bookmarkEnd w:id="4"/>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ins w:id="5" w:author="Musavi, Hamid [USA]" w:date="2018-09-04T18:36:00Z">
              <w:r w:rsidR="006F7F91">
                <w:rPr>
                  <w:rFonts w:cs="Courier New"/>
                </w:rPr>
                <w:t xml:space="preserve">request received from </w:t>
              </w:r>
            </w:ins>
            <w:del w:id="6" w:author="Musavi, Hamid [USA]" w:date="2018-09-04T18:36:00Z">
              <w:r w:rsidDel="006F7F91">
                <w:rPr>
                  <w:rFonts w:cs="Courier New"/>
                </w:rPr>
                <w:delText xml:space="preserve">by </w:delText>
              </w:r>
            </w:del>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CC3809" w:rsidRPr="00FA5D0B" w:rsidTr="00312028">
        <w:trPr>
          <w:ins w:id="7" w:author="Musavi, Hamid [USA]" w:date="2018-09-04T17:22:00Z"/>
        </w:trPr>
        <w:tc>
          <w:tcPr>
            <w:tcW w:w="2695" w:type="dxa"/>
          </w:tcPr>
          <w:p w:rsidR="00CC3809" w:rsidRPr="00532F35" w:rsidRDefault="00CC3809" w:rsidP="00CC3809">
            <w:pPr>
              <w:rPr>
                <w:ins w:id="8" w:author="Musavi, Hamid [USA]" w:date="2018-09-04T17:22:00Z"/>
                <w:rFonts w:ascii="Courier New" w:hAnsi="Courier New" w:cs="Courier New"/>
              </w:rPr>
            </w:pPr>
            <w:ins w:id="9" w:author="Musavi, Hamid [USA]" w:date="2018-09-04T17:22:00Z">
              <w:r w:rsidRPr="00532F35">
                <w:rPr>
                  <w:rFonts w:ascii="Courier New" w:hAnsi="Courier New" w:cs="Courier New"/>
                </w:rPr>
                <w:t>topic.</w:t>
              </w:r>
            </w:ins>
            <w:ins w:id="10" w:author="Musavi, Hamid [USA]" w:date="2018-09-04T18:22:00Z">
              <w:r>
                <w:rPr>
                  <w:rFonts w:ascii="Courier New" w:hAnsi="Courier New" w:cs="Courier New"/>
                </w:rPr>
                <w:t>J2735</w:t>
              </w:r>
            </w:ins>
            <w:ins w:id="11" w:author="Musavi, Hamid [USA]" w:date="2018-09-04T17:22:00Z">
              <w:r w:rsidRPr="00532F35">
                <w:rPr>
                  <w:rFonts w:ascii="Courier New" w:hAnsi="Courier New" w:cs="Courier New"/>
                </w:rPr>
                <w:t>TimBroadcastJson</w:t>
              </w:r>
            </w:ins>
          </w:p>
        </w:tc>
        <w:tc>
          <w:tcPr>
            <w:tcW w:w="2880" w:type="dxa"/>
          </w:tcPr>
          <w:p w:rsidR="00CC3809" w:rsidRPr="00532F35" w:rsidRDefault="00CC3809" w:rsidP="00CC3809">
            <w:pPr>
              <w:keepNext/>
              <w:rPr>
                <w:ins w:id="12" w:author="Musavi, Hamid [USA]" w:date="2018-09-04T17:22:00Z"/>
                <w:rFonts w:cs="Courier New"/>
              </w:rPr>
            </w:pPr>
            <w:ins w:id="13" w:author="Musavi, Hamid [USA]" w:date="2018-09-04T17:22:00Z">
              <w:r>
                <w:rPr>
                  <w:rFonts w:cs="Courier New"/>
                </w:rPr>
                <w:t>Traveler Information Message broadcast by</w:t>
              </w:r>
            </w:ins>
            <w:ins w:id="14" w:author="Musavi, Hamid [USA]" w:date="2018-09-04T18:36:00Z">
              <w:r w:rsidR="006F7F91">
                <w:rPr>
                  <w:rFonts w:cs="Courier New"/>
                </w:rPr>
                <w:t xml:space="preserve"> the ODE according to the TIM broadcast request received from</w:t>
              </w:r>
            </w:ins>
            <w:ins w:id="15" w:author="Musavi, Hamid [USA]" w:date="2018-09-04T17:22:00Z">
              <w:r>
                <w:rPr>
                  <w:rFonts w:cs="Courier New"/>
                </w:rPr>
                <w:t xml:space="preserve"> Transportation Management Center (TMC)</w:t>
              </w:r>
            </w:ins>
          </w:p>
        </w:tc>
        <w:tc>
          <w:tcPr>
            <w:tcW w:w="2790" w:type="dxa"/>
          </w:tcPr>
          <w:p w:rsidR="00CC3809" w:rsidRPr="00F47D65" w:rsidRDefault="00CC3809" w:rsidP="00CC3809">
            <w:pPr>
              <w:keepNext/>
              <w:rPr>
                <w:ins w:id="16" w:author="Musavi, Hamid [USA]" w:date="2018-09-04T17:22:00Z"/>
                <w:rFonts w:ascii="Courier New" w:hAnsi="Courier New" w:cs="Courier New"/>
              </w:rPr>
            </w:pPr>
            <w:ins w:id="17" w:author="Musavi, Hamid [USA]" w:date="2018-09-04T18:22:00Z">
              <w:r>
                <w:rPr>
                  <w:rFonts w:ascii="Courier New" w:hAnsi="Courier New" w:cs="Courier New"/>
                </w:rPr>
                <w:t>J2735 TravelerInformation</w:t>
              </w:r>
            </w:ins>
          </w:p>
        </w:tc>
        <w:tc>
          <w:tcPr>
            <w:tcW w:w="990" w:type="dxa"/>
          </w:tcPr>
          <w:p w:rsidR="00CC3809" w:rsidRDefault="00CC3809" w:rsidP="00CC3809">
            <w:pPr>
              <w:keepNext/>
              <w:rPr>
                <w:ins w:id="18" w:author="Musavi, Hamid [USA]" w:date="2018-09-04T17:22:00Z"/>
                <w:rFonts w:ascii="Courier New" w:hAnsi="Courier New" w:cs="Courier New"/>
              </w:rPr>
            </w:pPr>
            <w:ins w:id="19" w:author="Musavi, Hamid [USA]" w:date="2018-09-04T17:22:00Z">
              <w:r>
                <w:rPr>
                  <w:rFonts w:ascii="Courier New" w:hAnsi="Courier New" w:cs="Courier New"/>
                </w:rPr>
                <w:t>JSON</w:t>
              </w:r>
            </w:ins>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20" w:name="_Toc514407703"/>
      <w:r>
        <w:t>Common</w:t>
      </w:r>
      <w:r w:rsidR="00D23963">
        <w:t xml:space="preserve"> Data Schemas</w:t>
      </w:r>
      <w:bookmarkEnd w:id="20"/>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21" w:name="_Toc462052304"/>
      <w:bookmarkStart w:id="22" w:name="_Toc483908188"/>
      <w:bookmarkStart w:id="23" w:name="_Toc514407704"/>
      <w:r w:rsidRPr="00145701">
        <w:t>ODE Data</w:t>
      </w:r>
      <w:bookmarkEnd w:id="21"/>
      <w:bookmarkEnd w:id="22"/>
      <w:bookmarkEnd w:id="23"/>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4" w:name="_Ref504554250"/>
      <w:bookmarkStart w:id="25" w:name="_Toc441572980"/>
      <w:bookmarkStart w:id="26" w:name="_Toc456253308"/>
      <w:r>
        <w:t xml:space="preserve">Table </w:t>
      </w:r>
      <w:fldSimple w:instr=" SEQ Table \* ARABIC ">
        <w:r w:rsidR="00B9778E">
          <w:rPr>
            <w:noProof/>
          </w:rPr>
          <w:t>2</w:t>
        </w:r>
      </w:fldSimple>
      <w:bookmarkEnd w:id="24"/>
      <w:r>
        <w:t xml:space="preserve"> – OdeData</w:t>
      </w:r>
      <w:bookmarkEnd w:id="25"/>
      <w:bookmarkEnd w:id="26"/>
    </w:p>
    <w:p w:rsidR="00D23963" w:rsidRDefault="00D23963" w:rsidP="008268A7">
      <w:pPr>
        <w:pStyle w:val="Heading2"/>
      </w:pPr>
      <w:bookmarkStart w:id="27" w:name="_ODE_Message_Metadata"/>
      <w:bookmarkStart w:id="28" w:name="_Toc462052305"/>
      <w:bookmarkStart w:id="29" w:name="_Ref471813394"/>
      <w:bookmarkStart w:id="30" w:name="_Toc483908189"/>
      <w:bookmarkStart w:id="31" w:name="_Toc514407705"/>
      <w:bookmarkEnd w:id="27"/>
      <w:r w:rsidRPr="00284BEB">
        <w:t>ODE Message Metadata</w:t>
      </w:r>
      <w:bookmarkEnd w:id="28"/>
      <w:bookmarkEnd w:id="29"/>
      <w:bookmarkEnd w:id="30"/>
      <w:bookmarkEnd w:id="31"/>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r w:rsidR="00103415">
              <w:t>5</w:t>
            </w:r>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32" w:name="_Ref512500396"/>
            <w:r w:rsidR="000B4546">
              <w:rPr>
                <w:rStyle w:val="FootnoteReference"/>
                <w:rFonts w:ascii="Courier New" w:hAnsi="Courier New" w:cs="Courier New"/>
              </w:rPr>
              <w:footnoteReference w:id="3"/>
            </w:r>
            <w:bookmarkEnd w:id="32"/>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lastRenderedPageBreak/>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r w:rsidR="00103415">
              <w:rPr>
                <w:rStyle w:val="FootnoteReference"/>
                <w:rFonts w:ascii="Courier New" w:hAnsi="Courier New" w:cs="Courier New"/>
              </w:rPr>
              <w:footnoteReference w:id="8"/>
            </w:r>
          </w:p>
        </w:tc>
        <w:tc>
          <w:tcPr>
            <w:tcW w:w="3150" w:type="dxa"/>
          </w:tcPr>
          <w:p w:rsidR="0089135F" w:rsidRPr="006A024C" w:rsidRDefault="00312028"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33" w:name="_Ref512003542"/>
      <w:bookmarkStart w:id="34" w:name="_Toc441572981"/>
      <w:bookmarkStart w:id="35" w:name="_Toc456253309"/>
      <w:bookmarkStart w:id="36" w:name="_Ref504554190"/>
      <w:r>
        <w:t xml:space="preserve">Table </w:t>
      </w:r>
      <w:fldSimple w:instr=" SEQ Table \* ARABIC ">
        <w:r w:rsidR="00B9778E">
          <w:rPr>
            <w:noProof/>
          </w:rPr>
          <w:t>3</w:t>
        </w:r>
      </w:fldSimple>
      <w:bookmarkEnd w:id="33"/>
      <w:r w:rsidR="0089135F">
        <w:t xml:space="preserve"> - OdeMsgMetadata</w:t>
      </w:r>
    </w:p>
    <w:p w:rsidR="006F7E07" w:rsidRDefault="006F7E07" w:rsidP="008268A7">
      <w:pPr>
        <w:pStyle w:val="Heading2"/>
        <w:rPr>
          <w:lang w:eastAsia="ja-JP"/>
        </w:rPr>
      </w:pPr>
      <w:bookmarkStart w:id="37" w:name="_SerialId"/>
      <w:bookmarkStart w:id="38" w:name="_Toc514407706"/>
      <w:bookmarkEnd w:id="34"/>
      <w:bookmarkEnd w:id="35"/>
      <w:bookmarkEnd w:id="36"/>
      <w:bookmarkEnd w:id="37"/>
      <w:r>
        <w:rPr>
          <w:lang w:eastAsia="ja-JP"/>
        </w:rPr>
        <w:t>SerialId</w:t>
      </w:r>
      <w:bookmarkEnd w:id="38"/>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lastRenderedPageBreak/>
        <w:t xml:space="preserve">Table </w:t>
      </w:r>
      <w:fldSimple w:instr=" SEQ Table \* ARABIC ">
        <w:r w:rsidR="00B9778E">
          <w:rPr>
            <w:noProof/>
          </w:rPr>
          <w:t>4</w:t>
        </w:r>
      </w:fldSimple>
      <w:r>
        <w:t xml:space="preserve"> - SerialId</w:t>
      </w:r>
    </w:p>
    <w:p w:rsidR="006F7E07" w:rsidRDefault="00064973" w:rsidP="008268A7">
      <w:pPr>
        <w:pStyle w:val="Heading2"/>
        <w:rPr>
          <w:lang w:eastAsia="ja-JP"/>
        </w:rPr>
      </w:pPr>
      <w:bookmarkStart w:id="39" w:name="_Encodings"/>
      <w:bookmarkStart w:id="40" w:name="_Ref511810641"/>
      <w:bookmarkStart w:id="41" w:name="_Toc514407707"/>
      <w:bookmarkEnd w:id="39"/>
      <w:r>
        <w:rPr>
          <w:lang w:eastAsia="ja-JP"/>
        </w:rPr>
        <w:t>Encodings</w:t>
      </w:r>
      <w:bookmarkEnd w:id="40"/>
      <w:bookmarkEnd w:id="41"/>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42" w:name="_ReceivedMessageDetails"/>
      <w:bookmarkStart w:id="43" w:name="_Ref511810761"/>
      <w:bookmarkStart w:id="44" w:name="_Toc514407708"/>
      <w:bookmarkEnd w:id="42"/>
      <w:r>
        <w:rPr>
          <w:lang w:eastAsia="ja-JP"/>
        </w:rPr>
        <w:t>ReceivedMessageDetails</w:t>
      </w:r>
      <w:bookmarkEnd w:id="43"/>
      <w:bookmarkEnd w:id="44"/>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45" w:name="_ODE_Payload_Violation"/>
      <w:bookmarkStart w:id="46" w:name="_ODE_Data_Message"/>
      <w:bookmarkStart w:id="47" w:name="_ODE_Data_Message_1"/>
      <w:bookmarkStart w:id="48" w:name="_Toc462052307"/>
      <w:bookmarkStart w:id="49" w:name="_Ref471813434"/>
      <w:bookmarkStart w:id="50" w:name="_Toc483908194"/>
      <w:bookmarkStart w:id="51" w:name="_Toc514407709"/>
      <w:bookmarkStart w:id="52" w:name="_Toc462052316"/>
      <w:bookmarkEnd w:id="45"/>
      <w:bookmarkEnd w:id="46"/>
      <w:bookmarkEnd w:id="47"/>
      <w:r>
        <w:lastRenderedPageBreak/>
        <w:t>Ode</w:t>
      </w:r>
      <w:r w:rsidR="00D23963" w:rsidRPr="00284BEB">
        <w:t>MessagePayload</w:t>
      </w:r>
      <w:bookmarkEnd w:id="48"/>
      <w:bookmarkEnd w:id="49"/>
      <w:bookmarkEnd w:id="50"/>
      <w:bookmarkEnd w:id="51"/>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52"/>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53" w:name="_Toc514407710"/>
      <w:r>
        <w:t>OdeTimPayload</w:t>
      </w:r>
      <w:bookmarkEnd w:id="53"/>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rPr>
          <w:ins w:id="54" w:author="Musavi, Hamid [USA]" w:date="2018-09-04T18:37:00Z"/>
        </w:rPr>
      </w:pPr>
      <w:ins w:id="55" w:author="Musavi, Hamid [USA]" w:date="2018-09-04T18:37:00Z">
        <w:r>
          <w:t xml:space="preserve">ODE </w:t>
        </w:r>
      </w:ins>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ins w:id="56" w:author="Musavi, Hamid [USA]" w:date="2018-09-04T18:37:00Z">
        <w:r>
          <w:t>J2735 Broadcast TIMs</w:t>
        </w:r>
      </w:ins>
      <w:ins w:id="57" w:author="Musavi, Hamid [USA]" w:date="2018-09-04T18:38:00Z">
        <w:r w:rsidRPr="006F7F91">
          <w:t xml:space="preserve"> </w:t>
        </w:r>
        <w:r>
          <w:t>are ODE Broadcast TIMs received from the TMC</w:t>
        </w:r>
        <w:r>
          <w:t>, converted to a valid J2735 TravelerInformation format</w:t>
        </w:r>
        <w:r>
          <w:t xml:space="preserve"> and broadcast to the RSUs and/or SDW (C2I). The payload of broadcast TIMs are of the </w:t>
        </w:r>
        <w:r w:rsidRPr="00B9778E">
          <w:rPr>
            <w:i/>
          </w:rPr>
          <w:t>TravelerInformation</w:t>
        </w:r>
        <w:r>
          <w:t xml:space="preserve"> </w:t>
        </w:r>
      </w:ins>
      <w:ins w:id="58" w:author="Musavi, Hamid [USA]" w:date="2018-09-04T18:39:00Z">
        <w:r>
          <w:t>ASN.1 object</w:t>
        </w:r>
      </w:ins>
      <w:ins w:id="59" w:author="Musavi, Hamid [USA]" w:date="2018-09-04T18:38:00Z">
        <w:r>
          <w:t>.</w:t>
        </w:r>
      </w:ins>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60" w:name="_Toc514407711"/>
      <w:r w:rsidRPr="007367E1">
        <w:t>OdeTravelerInformationMessage</w:t>
      </w:r>
      <w:bookmarkEnd w:id="60"/>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61" w:name="_Toc514407712"/>
      <w:r>
        <w:t xml:space="preserve">J2735 </w:t>
      </w:r>
      <w:r w:rsidRPr="007367E1">
        <w:t>TravelerInformation</w:t>
      </w:r>
      <w:bookmarkEnd w:id="61"/>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62" w:name="_Toc514407713"/>
      <w:r>
        <w:t>OdeDriverAlertPayload</w:t>
      </w:r>
      <w:bookmarkEnd w:id="62"/>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lastRenderedPageBreak/>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63" w:name="_Toc514407714"/>
      <w:r>
        <w:t>OdeBsmPayload</w:t>
      </w:r>
      <w:bookmarkEnd w:id="63"/>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312028"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64" w:name="_J2735BsmCoreData"/>
      <w:bookmarkStart w:id="65" w:name="_Ref471884029"/>
      <w:bookmarkStart w:id="66" w:name="_Toc514407715"/>
      <w:bookmarkEnd w:id="64"/>
      <w:r w:rsidRPr="006D1B36">
        <w:t>J2735BsmCoreData</w:t>
      </w:r>
      <w:bookmarkEnd w:id="65"/>
      <w:bookmarkEnd w:id="66"/>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w:t>
            </w:r>
            <w:r w:rsidRPr="0082174B">
              <w:lastRenderedPageBreak/>
              <w:t>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67" w:name="_Ref511750746"/>
            <w:r w:rsidRPr="00AE71BC">
              <w:rPr>
                <w:rStyle w:val="EndnoteReference"/>
                <w:rFonts w:ascii="Courier New" w:hAnsi="Courier New" w:cs="Courier New"/>
                <w:vertAlign w:val="baseline"/>
              </w:rPr>
              <w:endnoteReference w:id="2"/>
            </w:r>
            <w:bookmarkEnd w:id="67"/>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312028"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312028"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312028"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lastRenderedPageBreak/>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312028"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312028"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68" w:name="_J2735BsmPart2Content"/>
      <w:bookmarkStart w:id="69" w:name="_Ref471884050"/>
      <w:bookmarkStart w:id="70" w:name="_Toc514407716"/>
      <w:bookmarkEnd w:id="68"/>
      <w:r w:rsidRPr="006D1B36">
        <w:t>J2735BsmPart2Content</w:t>
      </w:r>
      <w:bookmarkEnd w:id="69"/>
      <w:bookmarkEnd w:id="70"/>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312028"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71" w:name="_5J2735Position3D"/>
      <w:bookmarkStart w:id="72" w:name="_J2735Position3D"/>
      <w:bookmarkStart w:id="73" w:name="_OdePosition3D"/>
      <w:bookmarkStart w:id="74" w:name="_Toc462052335"/>
      <w:bookmarkStart w:id="75" w:name="_Ref511749931"/>
      <w:bookmarkStart w:id="76" w:name="_Toc514407717"/>
      <w:bookmarkEnd w:id="71"/>
      <w:bookmarkEnd w:id="72"/>
      <w:bookmarkEnd w:id="73"/>
      <w:r>
        <w:t>Ode</w:t>
      </w:r>
      <w:r w:rsidR="00D23963" w:rsidRPr="006719D6">
        <w:t>Position3D</w:t>
      </w:r>
      <w:bookmarkEnd w:id="74"/>
      <w:bookmarkEnd w:id="75"/>
      <w:bookmarkEnd w:id="76"/>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lastRenderedPageBreak/>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77" w:name="_Toc456253340"/>
      <w:r>
        <w:t xml:space="preserve">Table </w:t>
      </w:r>
      <w:fldSimple w:instr=" SEQ Table \* ARABIC ">
        <w:r w:rsidR="00B9778E">
          <w:rPr>
            <w:noProof/>
          </w:rPr>
          <w:t>12</w:t>
        </w:r>
      </w:fldSimple>
      <w:r>
        <w:t xml:space="preserve"> - </w:t>
      </w:r>
      <w:r w:rsidRPr="00633532">
        <w:t>OdePosition3D</w:t>
      </w:r>
      <w:bookmarkEnd w:id="77"/>
    </w:p>
    <w:p w:rsidR="00D23963" w:rsidRDefault="00D23963" w:rsidP="008268A7">
      <w:pPr>
        <w:pStyle w:val="Heading2"/>
      </w:pPr>
      <w:bookmarkStart w:id="78" w:name="_J2735AccelerationSet4Way"/>
      <w:bookmarkStart w:id="79" w:name="_Ref511749985"/>
      <w:bookmarkStart w:id="80" w:name="_Toc514407718"/>
      <w:bookmarkEnd w:id="78"/>
      <w:r w:rsidRPr="00BA3CFB">
        <w:t>J2735AccelerationSet4Way</w:t>
      </w:r>
      <w:bookmarkEnd w:id="79"/>
      <w:bookmarkEnd w:id="80"/>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81" w:name="_J2735PositionalAccuracy"/>
      <w:bookmarkStart w:id="82" w:name="_Ref511749998"/>
      <w:bookmarkStart w:id="83" w:name="_Toc514407719"/>
      <w:bookmarkEnd w:id="81"/>
      <w:r w:rsidRPr="00BA3CFB">
        <w:t>J2735PositionalAccuracy</w:t>
      </w:r>
      <w:bookmarkEnd w:id="82"/>
      <w:bookmarkEnd w:id="83"/>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lastRenderedPageBreak/>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84" w:name="_J2735TransmissionState"/>
      <w:bookmarkStart w:id="85" w:name="_J2735BrakeSystemStatus"/>
      <w:bookmarkStart w:id="86" w:name="_Ref511810037"/>
      <w:bookmarkStart w:id="87" w:name="_Toc514407720"/>
      <w:bookmarkEnd w:id="84"/>
      <w:bookmarkEnd w:id="85"/>
      <w:r w:rsidRPr="00BA3CFB">
        <w:t>J2735BrakeSystemStatus</w:t>
      </w:r>
      <w:bookmarkEnd w:id="86"/>
      <w:bookmarkEnd w:id="87"/>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31202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88" w:name="_J2735VehicleSize"/>
      <w:bookmarkStart w:id="89" w:name="_Ref511810128"/>
      <w:bookmarkStart w:id="90" w:name="_Toc514407721"/>
      <w:bookmarkEnd w:id="88"/>
      <w:r w:rsidRPr="0068352B">
        <w:t>J2735VehicleSize</w:t>
      </w:r>
      <w:bookmarkEnd w:id="89"/>
      <w:bookmarkEnd w:id="90"/>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91" w:name="_J2735BitString"/>
      <w:bookmarkStart w:id="92" w:name="_Toc514407722"/>
      <w:bookmarkEnd w:id="91"/>
      <w:r w:rsidRPr="0068352B">
        <w:t>J2735BitString</w:t>
      </w:r>
      <w:bookmarkEnd w:id="92"/>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93" w:name="_J2735VehicleSafetyExtensions"/>
      <w:bookmarkStart w:id="94" w:name="_Toc514407723"/>
      <w:bookmarkEnd w:id="93"/>
      <w:r w:rsidRPr="0068352B">
        <w:t>J2735VehicleSafetyExtensions</w:t>
      </w:r>
      <w:bookmarkEnd w:id="94"/>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lastRenderedPageBreak/>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31202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312028"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312028"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31202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95" w:name="_J2735SpecialVehicleExtensions"/>
      <w:bookmarkStart w:id="96" w:name="_Toc514407724"/>
      <w:bookmarkEnd w:id="95"/>
      <w:r w:rsidRPr="008F46C9">
        <w:t>J2735SpecialVehicleExtensions</w:t>
      </w:r>
      <w:bookmarkEnd w:id="96"/>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lastRenderedPageBreak/>
              <w:t>vehicleAlerts</w:t>
            </w:r>
          </w:p>
        </w:tc>
        <w:tc>
          <w:tcPr>
            <w:tcW w:w="3259" w:type="dxa"/>
          </w:tcPr>
          <w:p w:rsidR="00792834" w:rsidRPr="000D041D" w:rsidRDefault="00312028"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312028"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312028"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97" w:name="_J2735SupplementalVehicleExtensions"/>
      <w:bookmarkStart w:id="98" w:name="_Toc514407725"/>
      <w:bookmarkEnd w:id="97"/>
      <w:r w:rsidRPr="00C644FE">
        <w:t>J2735SupplementalVehicleExtensions</w:t>
      </w:r>
      <w:bookmarkEnd w:id="98"/>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312028"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312028"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312028"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312028"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current status of the wiper </w:t>
            </w:r>
            <w:r w:rsidRPr="006C3F59">
              <w:lastRenderedPageBreak/>
              <w:t>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lastRenderedPageBreak/>
              <w:t>obstacle</w:t>
            </w:r>
          </w:p>
        </w:tc>
        <w:tc>
          <w:tcPr>
            <w:tcW w:w="3649" w:type="dxa"/>
          </w:tcPr>
          <w:p w:rsidR="002C43AC" w:rsidRDefault="00312028"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312028"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312028"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312028"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99" w:name="_J2735PathHistory"/>
      <w:bookmarkStart w:id="100" w:name="_Toc514407726"/>
      <w:bookmarkEnd w:id="99"/>
      <w:r w:rsidRPr="008A4FC6">
        <w:t>J2735PathHistory</w:t>
      </w:r>
      <w:bookmarkEnd w:id="100"/>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312028"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31202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101" w:name="_J2735PathPrediction"/>
      <w:bookmarkStart w:id="102" w:name="_Toc514407727"/>
      <w:bookmarkEnd w:id="101"/>
      <w:r w:rsidRPr="008A4FC6">
        <w:t>J2735PathPrediction</w:t>
      </w:r>
      <w:bookmarkEnd w:id="102"/>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03" w:name="_J2735EmergencyDetails"/>
      <w:bookmarkStart w:id="104" w:name="_Ref511816853"/>
      <w:bookmarkStart w:id="105" w:name="_Toc514407728"/>
      <w:bookmarkEnd w:id="103"/>
      <w:r w:rsidRPr="008A4FC6">
        <w:t>J2735EmergencyDetails</w:t>
      </w:r>
      <w:bookmarkEnd w:id="104"/>
      <w:bookmarkEnd w:id="105"/>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312028"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06" w:name="_J2735EventDescription"/>
      <w:bookmarkStart w:id="107" w:name="_Toc514407729"/>
      <w:bookmarkEnd w:id="106"/>
      <w:r w:rsidRPr="00C219BA">
        <w:t>J2735EventDescription</w:t>
      </w:r>
      <w:bookmarkEnd w:id="107"/>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lastRenderedPageBreak/>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312028"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lastRenderedPageBreak/>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108" w:name="_J2735TrailerData"/>
      <w:bookmarkStart w:id="109" w:name="_Toc514407730"/>
      <w:bookmarkEnd w:id="108"/>
      <w:r w:rsidRPr="00C219BA">
        <w:t>J2735TrailerData</w:t>
      </w:r>
      <w:bookmarkEnd w:id="109"/>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312028"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110" w:name="_J2735VehicleClassification"/>
      <w:bookmarkStart w:id="111" w:name="_Ref511817467"/>
      <w:bookmarkStart w:id="112" w:name="_Toc514407731"/>
      <w:bookmarkEnd w:id="110"/>
      <w:r w:rsidRPr="008A2877">
        <w:t>J2735VehicleClassification</w:t>
      </w:r>
      <w:bookmarkEnd w:id="111"/>
      <w:bookmarkEnd w:id="112"/>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lastRenderedPageBreak/>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lastRenderedPageBreak/>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13" w:name="_J2735VehicleData"/>
      <w:bookmarkStart w:id="114" w:name="_Toc514407732"/>
      <w:bookmarkEnd w:id="113"/>
      <w:r w:rsidRPr="0030246B">
        <w:t>J2735VehicleData</w:t>
      </w:r>
      <w:bookmarkEnd w:id="114"/>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 xml:space="preserve">epresents the estimated </w:t>
            </w:r>
            <w:r w:rsidRPr="005C5E6E">
              <w:lastRenderedPageBreak/>
              <w:t>weight of the vehicle over a span of stepwise linear values.</w:t>
            </w:r>
            <w:r>
              <w:t xml:space="preserve"> See J2735 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312028"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115" w:name="_J2735WeatherReport"/>
      <w:bookmarkStart w:id="116" w:name="_Toc514407733"/>
      <w:bookmarkEnd w:id="115"/>
      <w:r w:rsidRPr="008E57CC">
        <w:t>J2735WeatherReport</w:t>
      </w:r>
      <w:bookmarkEnd w:id="116"/>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w:t>
            </w:r>
            <w:r w:rsidRPr="00D767DF">
              <w:lastRenderedPageBreak/>
              <w:t xml:space="preserve">is approximately to 0.36 mm/hr. </w:t>
            </w:r>
          </w:p>
        </w:tc>
        <w:tc>
          <w:tcPr>
            <w:tcW w:w="1193" w:type="dxa"/>
          </w:tcPr>
          <w:p w:rsidR="009C514A" w:rsidRPr="00D767DF" w:rsidRDefault="009C514A" w:rsidP="008268A7">
            <w:pPr>
              <w:rPr>
                <w:vertAlign w:val="superscript"/>
              </w:rPr>
            </w:pPr>
            <w:r>
              <w:lastRenderedPageBreak/>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17" w:name="_J2735WeatherProbe"/>
      <w:bookmarkStart w:id="118" w:name="_Toc514407734"/>
      <w:bookmarkEnd w:id="117"/>
      <w:r w:rsidRPr="00D13329">
        <w:t>J2735WeatherProbe</w:t>
      </w:r>
      <w:bookmarkEnd w:id="118"/>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312028"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w:t>
            </w:r>
            <w:r w:rsidRPr="000A243D">
              <w:lastRenderedPageBreak/>
              <w:t>of the wiper systems on the subject vehicle, including 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119" w:name="_J2735WiperSet"/>
      <w:bookmarkStart w:id="120" w:name="_Ref511899307"/>
      <w:bookmarkStart w:id="121" w:name="_Toc514407735"/>
      <w:bookmarkEnd w:id="119"/>
      <w:r w:rsidRPr="009C514A">
        <w:t>J2735WiperSet</w:t>
      </w:r>
      <w:bookmarkEnd w:id="120"/>
      <w:bookmarkEnd w:id="121"/>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22" w:name="_J2735ObstacleDetection"/>
      <w:bookmarkStart w:id="123" w:name="_Toc514407736"/>
      <w:bookmarkEnd w:id="122"/>
      <w:r w:rsidRPr="00E274B6">
        <w:lastRenderedPageBreak/>
        <w:t>J2735ObstacleDetection</w:t>
      </w:r>
      <w:bookmarkEnd w:id="123"/>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312028"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312028"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lastRenderedPageBreak/>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24" w:name="_J2735DDateTime"/>
      <w:bookmarkStart w:id="125" w:name="_Toc514407737"/>
      <w:bookmarkEnd w:id="124"/>
      <w:r w:rsidRPr="005056CD">
        <w:t>J2735DDateTime</w:t>
      </w:r>
      <w:bookmarkEnd w:id="125"/>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w:t>
            </w:r>
            <w:r w:rsidRPr="00F27C43">
              <w:lastRenderedPageBreak/>
              <w:t>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26" w:name="_J2735DisabledVehicle"/>
      <w:bookmarkStart w:id="127" w:name="_Toc514407738"/>
      <w:bookmarkEnd w:id="126"/>
      <w:r w:rsidRPr="00E45AA5">
        <w:t>J2735DisabledVehicle</w:t>
      </w:r>
      <w:bookmarkEnd w:id="127"/>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28" w:name="_J2735SpeedProfile"/>
      <w:bookmarkStart w:id="129" w:name="_Toc514407739"/>
      <w:bookmarkEnd w:id="128"/>
      <w:r w:rsidRPr="006D1AAC">
        <w:t>J2735SpeedProfile</w:t>
      </w:r>
      <w:bookmarkEnd w:id="129"/>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w:t>
      </w:r>
      <w:r w:rsidRPr="00E32F45">
        <w:lastRenderedPageBreak/>
        <w:t>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30" w:name="_J2735RTCMPackage"/>
      <w:bookmarkStart w:id="131" w:name="_Toc514407740"/>
      <w:bookmarkEnd w:id="130"/>
      <w:r w:rsidRPr="007251EE">
        <w:t>J2735RTCMPackage</w:t>
      </w:r>
      <w:bookmarkEnd w:id="131"/>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312028"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32" w:name="_J2735RegionalContent"/>
      <w:bookmarkEnd w:id="132"/>
      <w:r>
        <w:lastRenderedPageBreak/>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33" w:name="_J2735RTCMheader"/>
      <w:bookmarkStart w:id="134" w:name="_Toc514407741"/>
      <w:bookmarkEnd w:id="133"/>
      <w:r w:rsidRPr="00DC1FE7">
        <w:t>J2735RTCMheader</w:t>
      </w:r>
      <w:bookmarkEnd w:id="134"/>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312028"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312028"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35" w:name="_J2735AntennaOffsetSet"/>
      <w:bookmarkStart w:id="136" w:name="_Toc514407742"/>
      <w:bookmarkEnd w:id="135"/>
      <w:r w:rsidRPr="00743995">
        <w:lastRenderedPageBreak/>
        <w:t>J2735AntennaOffsetSet</w:t>
      </w:r>
      <w:bookmarkEnd w:id="136"/>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37" w:name="_J2735FullPositionVector"/>
      <w:bookmarkStart w:id="138" w:name="_Toc514407743"/>
      <w:bookmarkEnd w:id="137"/>
      <w:r w:rsidRPr="00DC57ED">
        <w:t>J2735FullPositionVector</w:t>
      </w:r>
      <w:bookmarkEnd w:id="138"/>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312028"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312028"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312028"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312028"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312028"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312028"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39" w:name="_J2735TransmissionAndSpeed"/>
      <w:bookmarkStart w:id="140" w:name="_Toc514407744"/>
      <w:bookmarkEnd w:id="139"/>
      <w:r w:rsidRPr="00BA23A7">
        <w:t>J2735TransmissionAndSpeed</w:t>
      </w:r>
      <w:bookmarkEnd w:id="140"/>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41" w:name="_J2735TransmissionState_1"/>
      <w:bookmarkEnd w:id="141"/>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42" w:name="_J2735PositionConfidenceSet"/>
      <w:bookmarkStart w:id="143" w:name="_Toc514407745"/>
      <w:bookmarkEnd w:id="142"/>
      <w:r w:rsidRPr="00BA23A7">
        <w:t>J2735PositionConfidenceSet</w:t>
      </w:r>
      <w:bookmarkEnd w:id="143"/>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44" w:name="_J2735SpeedandHeadingandThrottleConf"/>
      <w:bookmarkStart w:id="145" w:name="_Toc514407746"/>
      <w:bookmarkEnd w:id="144"/>
      <w:r w:rsidRPr="00BA23A7">
        <w:t>J2735SpeedandHeadingandThrottleConfidence</w:t>
      </w:r>
      <w:bookmarkEnd w:id="145"/>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46" w:name="_J2735PathHistoryPoint"/>
      <w:bookmarkStart w:id="147" w:name="_Toc514407747"/>
      <w:bookmarkEnd w:id="146"/>
      <w:r w:rsidRPr="00750EEC">
        <w:t>J2735PathHistoryPoint</w:t>
      </w:r>
      <w:bookmarkEnd w:id="147"/>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312028"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48" w:name="_J2735PrivilegedEvents"/>
      <w:bookmarkStart w:id="149" w:name="_Toc514407748"/>
      <w:bookmarkEnd w:id="148"/>
      <w:r w:rsidRPr="00EA5684">
        <w:t>J2735PrivilegedEvents</w:t>
      </w:r>
      <w:bookmarkEnd w:id="149"/>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312028"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50" w:name="_J2735Extent"/>
      <w:bookmarkStart w:id="151" w:name="_J2735PivotPointDescription"/>
      <w:bookmarkStart w:id="152" w:name="_Toc514407749"/>
      <w:bookmarkEnd w:id="150"/>
      <w:bookmarkEnd w:id="151"/>
      <w:r w:rsidRPr="00D359EF">
        <w:t>J2735PivotPointDescription</w:t>
      </w:r>
      <w:bookmarkEnd w:id="152"/>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53" w:name="_J2735TrailerUnitDescription"/>
      <w:bookmarkStart w:id="154" w:name="_Toc514407750"/>
      <w:bookmarkEnd w:id="153"/>
      <w:r w:rsidRPr="00623372">
        <w:t>J2735TrailerUnitDescription</w:t>
      </w:r>
      <w:bookmarkEnd w:id="154"/>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312028"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312028"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312028"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312028"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55" w:name="_J2735BumperHeights"/>
      <w:bookmarkStart w:id="156" w:name="_Toc514407751"/>
      <w:bookmarkEnd w:id="155"/>
      <w:r w:rsidRPr="00DD77A1">
        <w:t>J2735BumperHeights</w:t>
      </w:r>
      <w:bookmarkEnd w:id="156"/>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57" w:name="_J2735TrailerHistoryPoint"/>
      <w:bookmarkStart w:id="158" w:name="_Toc514407752"/>
      <w:bookmarkEnd w:id="157"/>
      <w:r w:rsidRPr="002026AB">
        <w:t>J2735TrailerHistoryPoint</w:t>
      </w:r>
      <w:bookmarkEnd w:id="158"/>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312028"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59" w:name="_J2735Node_XY"/>
      <w:bookmarkStart w:id="160" w:name="_Toc514407753"/>
      <w:bookmarkEnd w:id="159"/>
      <w:r w:rsidRPr="000E6669">
        <w:t>J2735Node_XY</w:t>
      </w:r>
      <w:bookmarkEnd w:id="160"/>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61" w:name="_Toc514407754"/>
      <w:r>
        <w:rPr>
          <w:lang w:eastAsia="ja-JP"/>
        </w:rPr>
        <w:lastRenderedPageBreak/>
        <w:t>Sample Data</w:t>
      </w:r>
      <w:bookmarkEnd w:id="161"/>
    </w:p>
    <w:p w:rsidR="00A1173A" w:rsidRDefault="00A1173A" w:rsidP="00A1173A">
      <w:pPr>
        <w:pStyle w:val="Heading2"/>
      </w:pPr>
      <w:bookmarkStart w:id="162" w:name="_Toc514407755"/>
      <w:r>
        <w:t>Sample TIM Data</w:t>
      </w:r>
      <w:bookmarkEnd w:id="162"/>
    </w:p>
    <w:p w:rsidR="00A1173A" w:rsidRDefault="00CC3809" w:rsidP="00A1173A">
      <w:pPr>
        <w:pStyle w:val="Heading3"/>
      </w:pPr>
      <w:bookmarkStart w:id="163" w:name="_Toc514407756"/>
      <w:bookmarkStart w:id="164" w:name="_ODE_Broadcast_TIM"/>
      <w:bookmarkEnd w:id="164"/>
      <w:ins w:id="165" w:author="Musavi, Hamid [USA]" w:date="2018-09-04T18:32:00Z">
        <w:r>
          <w:t xml:space="preserve">ODE </w:t>
        </w:r>
      </w:ins>
      <w:r w:rsidR="00A1173A">
        <w:t>Broadcast TIM</w:t>
      </w:r>
      <w:bookmarkEnd w:id="163"/>
    </w:p>
    <w:p w:rsidR="00A1173A" w:rsidRPr="008B1559" w:rsidRDefault="00A1173A" w:rsidP="00A1173A">
      <w:r>
        <w:t xml:space="preserve">This is sample TIM broadcast </w:t>
      </w:r>
      <w:r w:rsidRPr="006F7F91">
        <w:rPr>
          <w:i/>
          <w:rPrChange w:id="166" w:author="Musavi, Hamid [USA]" w:date="2018-09-04T18:39:00Z">
            <w:rPr/>
          </w:rPrChange>
        </w:rPr>
        <w:t>request</w:t>
      </w:r>
      <w:r>
        <w:t xml:space="preserve"> message </w:t>
      </w:r>
      <w:del w:id="167" w:author="Musavi, Hamid [USA]" w:date="2018-09-04T18:39:00Z">
        <w:r w:rsidDel="006F7F91">
          <w:delText xml:space="preserve">by </w:delText>
        </w:r>
      </w:del>
      <w:r>
        <w:t>received from TMC. A TIM broadcast request is translated into a J2735 XER encoded TravelerInformation message, then encoded into ASN.1 binary Unaligned Packed Encoding Rule (UPER) format and finally deposited on to RSUs or SDW.</w:t>
      </w:r>
      <w:ins w:id="168" w:author="Musavi, Hamid [USA]" w:date="2018-09-04T18:40:00Z">
        <w:r w:rsidR="006F7F91">
          <w:t xml:space="preserve"> This sample message format is before conversion to </w:t>
        </w:r>
        <w:r w:rsidR="006F7F91">
          <w:fldChar w:fldCharType="begin"/>
        </w:r>
        <w:r w:rsidR="006F7F91">
          <w:instrText xml:space="preserve"> HYPERLINK  \l "_J2735_Broadcast_TIM" </w:instrText>
        </w:r>
        <w:r w:rsidR="006F7F91">
          <w:fldChar w:fldCharType="separate"/>
        </w:r>
        <w:r w:rsidR="006F7F91" w:rsidRPr="006F7F91">
          <w:rPr>
            <w:rStyle w:val="Hyperlink"/>
          </w:rPr>
          <w:t>J2735 Broadcast</w:t>
        </w:r>
        <w:r w:rsidR="006F7F91">
          <w:fldChar w:fldCharType="end"/>
        </w:r>
      </w:ins>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w:t>
      </w:r>
      <w:r w:rsidR="007C24BB">
        <w:rPr>
          <w:rFonts w:ascii="Courier New" w:hAnsi="Courier New" w:cs="Courier New"/>
          <w:sz w:val="20"/>
          <w:szCs w:val="20"/>
        </w:rPr>
        <w:t>5</w:t>
      </w: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69" w:name="_Toc514407757"/>
      <w:r>
        <w:t xml:space="preserve">Received TIM </w:t>
      </w:r>
      <w:r w:rsidR="00D93DEF">
        <w:t>from rxMsg</w:t>
      </w:r>
      <w:bookmarkEnd w:id="169"/>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70" w:name="_Toc514407758"/>
      <w:r>
        <w:t>Sample Distress Notification Message (dnMsg)</w:t>
      </w:r>
      <w:bookmarkEnd w:id="170"/>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r w:rsidR="007C24BB">
        <w:rPr>
          <w:rFonts w:ascii="Courier New" w:hAnsi="Courier New" w:cs="Courier New"/>
        </w:rPr>
        <w:t>5</w:t>
      </w: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Pr>
        <w:rPr>
          <w:ins w:id="171" w:author="Musavi, Hamid [USA]" w:date="2018-09-04T18:33:00Z"/>
        </w:rPr>
      </w:pPr>
    </w:p>
    <w:p w:rsidR="006F7F91" w:rsidRDefault="006F7F91" w:rsidP="006F7F91">
      <w:pPr>
        <w:pStyle w:val="Heading3"/>
        <w:rPr>
          <w:ins w:id="172" w:author="Musavi, Hamid [USA]" w:date="2018-09-04T18:33:00Z"/>
        </w:rPr>
      </w:pPr>
      <w:bookmarkStart w:id="173" w:name="_J2735_Broadcast_TIM"/>
      <w:bookmarkEnd w:id="173"/>
      <w:ins w:id="174" w:author="Musavi, Hamid [USA]" w:date="2018-09-04T18:33:00Z">
        <w:r>
          <w:t>J2735</w:t>
        </w:r>
        <w:r>
          <w:t xml:space="preserve"> Broadcast TIM</w:t>
        </w:r>
      </w:ins>
    </w:p>
    <w:p w:rsidR="006F7F91" w:rsidRPr="008B1559" w:rsidRDefault="006F7F91" w:rsidP="006F7F91">
      <w:pPr>
        <w:rPr>
          <w:ins w:id="175" w:author="Musavi, Hamid [USA]" w:date="2018-09-04T18:33:00Z"/>
        </w:rPr>
      </w:pPr>
      <w:ins w:id="176" w:author="Musavi, Hamid [USA]" w:date="2018-09-04T18:33:00Z">
        <w:r>
          <w:t xml:space="preserve">This is sample </w:t>
        </w:r>
      </w:ins>
      <w:ins w:id="177" w:author="Musavi, Hamid [USA]" w:date="2018-09-04T18:41:00Z">
        <w:r>
          <w:t xml:space="preserve">J2735 </w:t>
        </w:r>
      </w:ins>
      <w:ins w:id="178" w:author="Musavi, Hamid [USA]" w:date="2018-09-04T18:33:00Z">
        <w:r>
          <w:t xml:space="preserve">TIM broadcast message. A </w:t>
        </w:r>
      </w:ins>
      <w:ins w:id="179" w:author="Musavi, Hamid [USA]" w:date="2018-09-04T18:41:00Z">
        <w:r>
          <w:fldChar w:fldCharType="begin"/>
        </w:r>
        <w:r>
          <w:instrText xml:space="preserve"> HYPERLINK  \l "_ODE_Broadcast_TIM" </w:instrText>
        </w:r>
        <w:r>
          <w:fldChar w:fldCharType="separate"/>
        </w:r>
        <w:r w:rsidRPr="006F7F91">
          <w:rPr>
            <w:rStyle w:val="Hyperlink"/>
          </w:rPr>
          <w:t>TIM broadcast request</w:t>
        </w:r>
        <w:r>
          <w:fldChar w:fldCharType="end"/>
        </w:r>
      </w:ins>
      <w:bookmarkStart w:id="180" w:name="_GoBack"/>
      <w:bookmarkEnd w:id="180"/>
      <w:ins w:id="181" w:author="Musavi, Hamid [USA]" w:date="2018-09-04T18:33:00Z">
        <w:r>
          <w:t xml:space="preserve"> is </w:t>
        </w:r>
      </w:ins>
      <w:ins w:id="182" w:author="Musavi, Hamid [USA]" w:date="2018-09-04T18:34:00Z">
        <w:r>
          <w:t xml:space="preserve">received from TMC and then </w:t>
        </w:r>
      </w:ins>
      <w:ins w:id="183" w:author="Musavi, Hamid [USA]" w:date="2018-09-04T18:33:00Z">
        <w:r>
          <w:t>translated into a J2735 XER encoded TravelerInformation message, then encoded into ASN.1 binary Unaligned Packed Encoding Rule (UPER) format and finally deposited on to RSUs or SDW.</w:t>
        </w:r>
      </w:ins>
      <w:ins w:id="184" w:author="Musavi, Hamid [USA]" w:date="2018-09-04T18:34:00Z">
        <w:r>
          <w:t xml:space="preserve"> This is the message after it has gone through the J2735 conversion.</w:t>
        </w:r>
      </w:ins>
    </w:p>
    <w:p w:rsidR="006F7F91" w:rsidRPr="006F7F91" w:rsidRDefault="006F7F91" w:rsidP="006F7F91">
      <w:pPr>
        <w:shd w:val="clear" w:color="auto" w:fill="D9D9D9" w:themeFill="background1" w:themeFillShade="D9"/>
        <w:spacing w:after="0"/>
        <w:rPr>
          <w:ins w:id="185" w:author="Musavi, Hamid [USA]" w:date="2018-09-04T18:35:00Z"/>
          <w:rFonts w:ascii="Courier New" w:hAnsi="Courier New" w:cs="Courier New"/>
          <w:sz w:val="20"/>
          <w:szCs w:val="20"/>
        </w:rPr>
      </w:pPr>
      <w:ins w:id="186" w:author="Musavi, Hamid [USA]" w:date="2018-09-04T18:35:00Z">
        <w:r w:rsidRPr="006F7F91">
          <w:rPr>
            <w:rFonts w:ascii="Courier New" w:hAnsi="Courier New" w:cs="Courier New"/>
            <w:sz w:val="20"/>
            <w:szCs w:val="20"/>
          </w:rPr>
          <w:t>{</w:t>
        </w:r>
      </w:ins>
    </w:p>
    <w:p w:rsidR="006F7F91" w:rsidRPr="006F7F91" w:rsidRDefault="006F7F91" w:rsidP="006F7F91">
      <w:pPr>
        <w:shd w:val="clear" w:color="auto" w:fill="D9D9D9" w:themeFill="background1" w:themeFillShade="D9"/>
        <w:spacing w:after="0"/>
        <w:rPr>
          <w:ins w:id="187" w:author="Musavi, Hamid [USA]" w:date="2018-09-04T18:35:00Z"/>
          <w:rFonts w:ascii="Courier New" w:hAnsi="Courier New" w:cs="Courier New"/>
          <w:sz w:val="20"/>
          <w:szCs w:val="20"/>
        </w:rPr>
      </w:pPr>
      <w:ins w:id="188" w:author="Musavi, Hamid [USA]" w:date="2018-09-04T18:35:00Z">
        <w:r w:rsidRPr="006F7F91">
          <w:rPr>
            <w:rFonts w:ascii="Courier New" w:hAnsi="Courier New" w:cs="Courier New"/>
            <w:sz w:val="20"/>
            <w:szCs w:val="20"/>
          </w:rPr>
          <w:t xml:space="preserve">  "metadata": {</w:t>
        </w:r>
      </w:ins>
    </w:p>
    <w:p w:rsidR="006F7F91" w:rsidRPr="006F7F91" w:rsidRDefault="006F7F91" w:rsidP="006F7F91">
      <w:pPr>
        <w:shd w:val="clear" w:color="auto" w:fill="D9D9D9" w:themeFill="background1" w:themeFillShade="D9"/>
        <w:spacing w:after="0"/>
        <w:rPr>
          <w:ins w:id="189" w:author="Musavi, Hamid [USA]" w:date="2018-09-04T18:35:00Z"/>
          <w:rFonts w:ascii="Courier New" w:hAnsi="Courier New" w:cs="Courier New"/>
          <w:sz w:val="20"/>
          <w:szCs w:val="20"/>
        </w:rPr>
      </w:pPr>
      <w:ins w:id="190" w:author="Musavi, Hamid [USA]" w:date="2018-09-04T18:35:00Z">
        <w:r w:rsidRPr="006F7F91">
          <w:rPr>
            <w:rFonts w:ascii="Courier New" w:hAnsi="Courier New" w:cs="Courier New"/>
            <w:sz w:val="20"/>
            <w:szCs w:val="20"/>
          </w:rPr>
          <w:t xml:space="preserve">    "request": {</w:t>
        </w:r>
      </w:ins>
    </w:p>
    <w:p w:rsidR="006F7F91" w:rsidRPr="006F7F91" w:rsidRDefault="006F7F91" w:rsidP="006F7F91">
      <w:pPr>
        <w:shd w:val="clear" w:color="auto" w:fill="D9D9D9" w:themeFill="background1" w:themeFillShade="D9"/>
        <w:spacing w:after="0"/>
        <w:rPr>
          <w:ins w:id="191" w:author="Musavi, Hamid [USA]" w:date="2018-09-04T18:35:00Z"/>
          <w:rFonts w:ascii="Courier New" w:hAnsi="Courier New" w:cs="Courier New"/>
          <w:sz w:val="20"/>
          <w:szCs w:val="20"/>
        </w:rPr>
      </w:pPr>
      <w:ins w:id="192" w:author="Musavi, Hamid [USA]" w:date="2018-09-04T18:35:00Z">
        <w:r w:rsidRPr="006F7F91">
          <w:rPr>
            <w:rFonts w:ascii="Courier New" w:hAnsi="Courier New" w:cs="Courier New"/>
            <w:sz w:val="20"/>
            <w:szCs w:val="20"/>
          </w:rPr>
          <w:t xml:space="preserve">      "ode": {</w:t>
        </w:r>
      </w:ins>
    </w:p>
    <w:p w:rsidR="006F7F91" w:rsidRPr="006F7F91" w:rsidRDefault="006F7F91" w:rsidP="006F7F91">
      <w:pPr>
        <w:shd w:val="clear" w:color="auto" w:fill="D9D9D9" w:themeFill="background1" w:themeFillShade="D9"/>
        <w:spacing w:after="0"/>
        <w:rPr>
          <w:ins w:id="193" w:author="Musavi, Hamid [USA]" w:date="2018-09-04T18:35:00Z"/>
          <w:rFonts w:ascii="Courier New" w:hAnsi="Courier New" w:cs="Courier New"/>
          <w:sz w:val="20"/>
          <w:szCs w:val="20"/>
        </w:rPr>
      </w:pPr>
      <w:ins w:id="194" w:author="Musavi, Hamid [USA]" w:date="2018-09-04T18:35:00Z">
        <w:r w:rsidRPr="006F7F91">
          <w:rPr>
            <w:rFonts w:ascii="Courier New" w:hAnsi="Courier New" w:cs="Courier New"/>
            <w:sz w:val="20"/>
            <w:szCs w:val="20"/>
          </w:rPr>
          <w:t xml:space="preserve">        "verb": 0,</w:t>
        </w:r>
      </w:ins>
    </w:p>
    <w:p w:rsidR="006F7F91" w:rsidRPr="006F7F91" w:rsidRDefault="006F7F91" w:rsidP="006F7F91">
      <w:pPr>
        <w:shd w:val="clear" w:color="auto" w:fill="D9D9D9" w:themeFill="background1" w:themeFillShade="D9"/>
        <w:spacing w:after="0"/>
        <w:rPr>
          <w:ins w:id="195" w:author="Musavi, Hamid [USA]" w:date="2018-09-04T18:35:00Z"/>
          <w:rFonts w:ascii="Courier New" w:hAnsi="Courier New" w:cs="Courier New"/>
          <w:sz w:val="20"/>
          <w:szCs w:val="20"/>
        </w:rPr>
      </w:pPr>
      <w:ins w:id="196" w:author="Musavi, Hamid [USA]" w:date="2018-09-04T18:35:00Z">
        <w:r w:rsidRPr="006F7F91">
          <w:rPr>
            <w:rFonts w:ascii="Courier New" w:hAnsi="Courier New" w:cs="Courier New"/>
            <w:sz w:val="20"/>
            <w:szCs w:val="20"/>
          </w:rPr>
          <w:t xml:space="preserve">        "index": 10,</w:t>
        </w:r>
      </w:ins>
    </w:p>
    <w:p w:rsidR="006F7F91" w:rsidRPr="006F7F91" w:rsidRDefault="006F7F91" w:rsidP="006F7F91">
      <w:pPr>
        <w:shd w:val="clear" w:color="auto" w:fill="D9D9D9" w:themeFill="background1" w:themeFillShade="D9"/>
        <w:spacing w:after="0"/>
        <w:rPr>
          <w:ins w:id="197" w:author="Musavi, Hamid [USA]" w:date="2018-09-04T18:35:00Z"/>
          <w:rFonts w:ascii="Courier New" w:hAnsi="Courier New" w:cs="Courier New"/>
          <w:sz w:val="20"/>
          <w:szCs w:val="20"/>
        </w:rPr>
      </w:pPr>
      <w:ins w:id="198" w:author="Musavi, Hamid [USA]" w:date="2018-09-04T18:35:00Z">
        <w:r w:rsidRPr="006F7F91">
          <w:rPr>
            <w:rFonts w:ascii="Courier New" w:hAnsi="Courier New" w:cs="Courier New"/>
            <w:sz w:val="20"/>
            <w:szCs w:val="20"/>
          </w:rPr>
          <w:t xml:space="preserve">        "version": 2</w:t>
        </w:r>
      </w:ins>
    </w:p>
    <w:p w:rsidR="006F7F91" w:rsidRPr="006F7F91" w:rsidRDefault="006F7F91" w:rsidP="006F7F91">
      <w:pPr>
        <w:shd w:val="clear" w:color="auto" w:fill="D9D9D9" w:themeFill="background1" w:themeFillShade="D9"/>
        <w:spacing w:after="0"/>
        <w:rPr>
          <w:ins w:id="199" w:author="Musavi, Hamid [USA]" w:date="2018-09-04T18:35:00Z"/>
          <w:rFonts w:ascii="Courier New" w:hAnsi="Courier New" w:cs="Courier New"/>
          <w:sz w:val="20"/>
          <w:szCs w:val="20"/>
        </w:rPr>
      </w:pPr>
      <w:ins w:id="20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01" w:author="Musavi, Hamid [USA]" w:date="2018-09-04T18:35:00Z"/>
          <w:rFonts w:ascii="Courier New" w:hAnsi="Courier New" w:cs="Courier New"/>
          <w:sz w:val="20"/>
          <w:szCs w:val="20"/>
        </w:rPr>
      </w:pPr>
      <w:ins w:id="202" w:author="Musavi, Hamid [USA]" w:date="2018-09-04T18:35:00Z">
        <w:r w:rsidRPr="006F7F91">
          <w:rPr>
            <w:rFonts w:ascii="Courier New" w:hAnsi="Courier New" w:cs="Courier New"/>
            <w:sz w:val="20"/>
            <w:szCs w:val="20"/>
          </w:rPr>
          <w:t xml:space="preserve">      "rsus": [</w:t>
        </w:r>
      </w:ins>
    </w:p>
    <w:p w:rsidR="006F7F91" w:rsidRPr="006F7F91" w:rsidRDefault="006F7F91" w:rsidP="006F7F91">
      <w:pPr>
        <w:shd w:val="clear" w:color="auto" w:fill="D9D9D9" w:themeFill="background1" w:themeFillShade="D9"/>
        <w:spacing w:after="0"/>
        <w:rPr>
          <w:ins w:id="203" w:author="Musavi, Hamid [USA]" w:date="2018-09-04T18:35:00Z"/>
          <w:rFonts w:ascii="Courier New" w:hAnsi="Courier New" w:cs="Courier New"/>
          <w:sz w:val="20"/>
          <w:szCs w:val="20"/>
        </w:rPr>
      </w:pPr>
      <w:ins w:id="20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05" w:author="Musavi, Hamid [USA]" w:date="2018-09-04T18:35:00Z"/>
          <w:rFonts w:ascii="Courier New" w:hAnsi="Courier New" w:cs="Courier New"/>
          <w:sz w:val="20"/>
          <w:szCs w:val="20"/>
        </w:rPr>
      </w:pPr>
      <w:ins w:id="206" w:author="Musavi, Hamid [USA]" w:date="2018-09-04T18:35:00Z">
        <w:r w:rsidRPr="006F7F91">
          <w:rPr>
            <w:rFonts w:ascii="Courier New" w:hAnsi="Courier New" w:cs="Courier New"/>
            <w:sz w:val="20"/>
            <w:szCs w:val="20"/>
          </w:rPr>
          <w:t xml:space="preserve">          "rsuTarget": "127.0.0.1",</w:t>
        </w:r>
      </w:ins>
    </w:p>
    <w:p w:rsidR="006F7F91" w:rsidRPr="006F7F91" w:rsidRDefault="006F7F91" w:rsidP="006F7F91">
      <w:pPr>
        <w:shd w:val="clear" w:color="auto" w:fill="D9D9D9" w:themeFill="background1" w:themeFillShade="D9"/>
        <w:spacing w:after="0"/>
        <w:rPr>
          <w:ins w:id="207" w:author="Musavi, Hamid [USA]" w:date="2018-09-04T18:35:00Z"/>
          <w:rFonts w:ascii="Courier New" w:hAnsi="Courier New" w:cs="Courier New"/>
          <w:sz w:val="20"/>
          <w:szCs w:val="20"/>
        </w:rPr>
      </w:pPr>
      <w:ins w:id="208" w:author="Musavi, Hamid [USA]" w:date="2018-09-04T18:35:00Z">
        <w:r w:rsidRPr="006F7F91">
          <w:rPr>
            <w:rFonts w:ascii="Courier New" w:hAnsi="Courier New" w:cs="Courier New"/>
            <w:sz w:val="20"/>
            <w:szCs w:val="20"/>
          </w:rPr>
          <w:t xml:space="preserve">          "rsuUsername": "v3user",</w:t>
        </w:r>
      </w:ins>
    </w:p>
    <w:p w:rsidR="006F7F91" w:rsidRPr="006F7F91" w:rsidRDefault="006F7F91" w:rsidP="006F7F91">
      <w:pPr>
        <w:shd w:val="clear" w:color="auto" w:fill="D9D9D9" w:themeFill="background1" w:themeFillShade="D9"/>
        <w:spacing w:after="0"/>
        <w:rPr>
          <w:ins w:id="209" w:author="Musavi, Hamid [USA]" w:date="2018-09-04T18:35:00Z"/>
          <w:rFonts w:ascii="Courier New" w:hAnsi="Courier New" w:cs="Courier New"/>
          <w:sz w:val="20"/>
          <w:szCs w:val="20"/>
        </w:rPr>
      </w:pPr>
      <w:ins w:id="210" w:author="Musavi, Hamid [USA]" w:date="2018-09-04T18:35:00Z">
        <w:r w:rsidRPr="006F7F91">
          <w:rPr>
            <w:rFonts w:ascii="Courier New" w:hAnsi="Courier New" w:cs="Courier New"/>
            <w:sz w:val="20"/>
            <w:szCs w:val="20"/>
          </w:rPr>
          <w:t xml:space="preserve">          "rsuRetries": 0,</w:t>
        </w:r>
      </w:ins>
    </w:p>
    <w:p w:rsidR="006F7F91" w:rsidRPr="006F7F91" w:rsidRDefault="006F7F91" w:rsidP="006F7F91">
      <w:pPr>
        <w:shd w:val="clear" w:color="auto" w:fill="D9D9D9" w:themeFill="background1" w:themeFillShade="D9"/>
        <w:spacing w:after="0"/>
        <w:rPr>
          <w:ins w:id="211" w:author="Musavi, Hamid [USA]" w:date="2018-09-04T18:35:00Z"/>
          <w:rFonts w:ascii="Courier New" w:hAnsi="Courier New" w:cs="Courier New"/>
          <w:sz w:val="20"/>
          <w:szCs w:val="20"/>
        </w:rPr>
      </w:pPr>
      <w:ins w:id="212" w:author="Musavi, Hamid [USA]" w:date="2018-09-04T18:35:00Z">
        <w:r w:rsidRPr="006F7F91">
          <w:rPr>
            <w:rFonts w:ascii="Courier New" w:hAnsi="Courier New" w:cs="Courier New"/>
            <w:sz w:val="20"/>
            <w:szCs w:val="20"/>
          </w:rPr>
          <w:t xml:space="preserve">          "rsuTimeout": 2000,</w:t>
        </w:r>
      </w:ins>
    </w:p>
    <w:p w:rsidR="006F7F91" w:rsidRPr="006F7F91" w:rsidRDefault="006F7F91" w:rsidP="006F7F91">
      <w:pPr>
        <w:shd w:val="clear" w:color="auto" w:fill="D9D9D9" w:themeFill="background1" w:themeFillShade="D9"/>
        <w:spacing w:after="0"/>
        <w:rPr>
          <w:ins w:id="213" w:author="Musavi, Hamid [USA]" w:date="2018-09-04T18:35:00Z"/>
          <w:rFonts w:ascii="Courier New" w:hAnsi="Courier New" w:cs="Courier New"/>
          <w:sz w:val="20"/>
          <w:szCs w:val="20"/>
        </w:rPr>
      </w:pPr>
      <w:ins w:id="214" w:author="Musavi, Hamid [USA]" w:date="2018-09-04T18:35:00Z">
        <w:r w:rsidRPr="006F7F91">
          <w:rPr>
            <w:rFonts w:ascii="Courier New" w:hAnsi="Courier New" w:cs="Courier New"/>
            <w:sz w:val="20"/>
            <w:szCs w:val="20"/>
          </w:rPr>
          <w:t xml:space="preserve">          "rsuPassword": "password"</w:t>
        </w:r>
      </w:ins>
    </w:p>
    <w:p w:rsidR="006F7F91" w:rsidRPr="006F7F91" w:rsidRDefault="006F7F91" w:rsidP="006F7F91">
      <w:pPr>
        <w:shd w:val="clear" w:color="auto" w:fill="D9D9D9" w:themeFill="background1" w:themeFillShade="D9"/>
        <w:spacing w:after="0"/>
        <w:rPr>
          <w:ins w:id="215" w:author="Musavi, Hamid [USA]" w:date="2018-09-04T18:35:00Z"/>
          <w:rFonts w:ascii="Courier New" w:hAnsi="Courier New" w:cs="Courier New"/>
          <w:sz w:val="20"/>
          <w:szCs w:val="20"/>
        </w:rPr>
      </w:pPr>
      <w:ins w:id="21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17" w:author="Musavi, Hamid [USA]" w:date="2018-09-04T18:35:00Z"/>
          <w:rFonts w:ascii="Courier New" w:hAnsi="Courier New" w:cs="Courier New"/>
          <w:sz w:val="20"/>
          <w:szCs w:val="20"/>
        </w:rPr>
      </w:pPr>
      <w:ins w:id="21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19" w:author="Musavi, Hamid [USA]" w:date="2018-09-04T18:35:00Z"/>
          <w:rFonts w:ascii="Courier New" w:hAnsi="Courier New" w:cs="Courier New"/>
          <w:sz w:val="20"/>
          <w:szCs w:val="20"/>
        </w:rPr>
      </w:pPr>
      <w:ins w:id="220" w:author="Musavi, Hamid [USA]" w:date="2018-09-04T18:35:00Z">
        <w:r w:rsidRPr="006F7F91">
          <w:rPr>
            <w:rFonts w:ascii="Courier New" w:hAnsi="Courier New" w:cs="Courier New"/>
            <w:sz w:val="20"/>
            <w:szCs w:val="20"/>
          </w:rPr>
          <w:t xml:space="preserve">          "rsuTarget": "127.0.0.2",</w:t>
        </w:r>
      </w:ins>
    </w:p>
    <w:p w:rsidR="006F7F91" w:rsidRPr="006F7F91" w:rsidRDefault="006F7F91" w:rsidP="006F7F91">
      <w:pPr>
        <w:shd w:val="clear" w:color="auto" w:fill="D9D9D9" w:themeFill="background1" w:themeFillShade="D9"/>
        <w:spacing w:after="0"/>
        <w:rPr>
          <w:ins w:id="221" w:author="Musavi, Hamid [USA]" w:date="2018-09-04T18:35:00Z"/>
          <w:rFonts w:ascii="Courier New" w:hAnsi="Courier New" w:cs="Courier New"/>
          <w:sz w:val="20"/>
          <w:szCs w:val="20"/>
        </w:rPr>
      </w:pPr>
      <w:ins w:id="222" w:author="Musavi, Hamid [USA]" w:date="2018-09-04T18:35:00Z">
        <w:r w:rsidRPr="006F7F91">
          <w:rPr>
            <w:rFonts w:ascii="Courier New" w:hAnsi="Courier New" w:cs="Courier New"/>
            <w:sz w:val="20"/>
            <w:szCs w:val="20"/>
          </w:rPr>
          <w:lastRenderedPageBreak/>
          <w:t xml:space="preserve">          "rsuUsername": "v3user",</w:t>
        </w:r>
      </w:ins>
    </w:p>
    <w:p w:rsidR="006F7F91" w:rsidRPr="006F7F91" w:rsidRDefault="006F7F91" w:rsidP="006F7F91">
      <w:pPr>
        <w:shd w:val="clear" w:color="auto" w:fill="D9D9D9" w:themeFill="background1" w:themeFillShade="D9"/>
        <w:spacing w:after="0"/>
        <w:rPr>
          <w:ins w:id="223" w:author="Musavi, Hamid [USA]" w:date="2018-09-04T18:35:00Z"/>
          <w:rFonts w:ascii="Courier New" w:hAnsi="Courier New" w:cs="Courier New"/>
          <w:sz w:val="20"/>
          <w:szCs w:val="20"/>
        </w:rPr>
      </w:pPr>
      <w:ins w:id="224" w:author="Musavi, Hamid [USA]" w:date="2018-09-04T18:35:00Z">
        <w:r w:rsidRPr="006F7F91">
          <w:rPr>
            <w:rFonts w:ascii="Courier New" w:hAnsi="Courier New" w:cs="Courier New"/>
            <w:sz w:val="20"/>
            <w:szCs w:val="20"/>
          </w:rPr>
          <w:t xml:space="preserve">          "rsuRetries": 1,</w:t>
        </w:r>
      </w:ins>
    </w:p>
    <w:p w:rsidR="006F7F91" w:rsidRPr="006F7F91" w:rsidRDefault="006F7F91" w:rsidP="006F7F91">
      <w:pPr>
        <w:shd w:val="clear" w:color="auto" w:fill="D9D9D9" w:themeFill="background1" w:themeFillShade="D9"/>
        <w:spacing w:after="0"/>
        <w:rPr>
          <w:ins w:id="225" w:author="Musavi, Hamid [USA]" w:date="2018-09-04T18:35:00Z"/>
          <w:rFonts w:ascii="Courier New" w:hAnsi="Courier New" w:cs="Courier New"/>
          <w:sz w:val="20"/>
          <w:szCs w:val="20"/>
        </w:rPr>
      </w:pPr>
      <w:ins w:id="226" w:author="Musavi, Hamid [USA]" w:date="2018-09-04T18:35:00Z">
        <w:r w:rsidRPr="006F7F91">
          <w:rPr>
            <w:rFonts w:ascii="Courier New" w:hAnsi="Courier New" w:cs="Courier New"/>
            <w:sz w:val="20"/>
            <w:szCs w:val="20"/>
          </w:rPr>
          <w:t xml:space="preserve">          "rsuTimeout": 1000,</w:t>
        </w:r>
      </w:ins>
    </w:p>
    <w:p w:rsidR="006F7F91" w:rsidRPr="006F7F91" w:rsidRDefault="006F7F91" w:rsidP="006F7F91">
      <w:pPr>
        <w:shd w:val="clear" w:color="auto" w:fill="D9D9D9" w:themeFill="background1" w:themeFillShade="D9"/>
        <w:spacing w:after="0"/>
        <w:rPr>
          <w:ins w:id="227" w:author="Musavi, Hamid [USA]" w:date="2018-09-04T18:35:00Z"/>
          <w:rFonts w:ascii="Courier New" w:hAnsi="Courier New" w:cs="Courier New"/>
          <w:sz w:val="20"/>
          <w:szCs w:val="20"/>
        </w:rPr>
      </w:pPr>
      <w:ins w:id="228" w:author="Musavi, Hamid [USA]" w:date="2018-09-04T18:35:00Z">
        <w:r w:rsidRPr="006F7F91">
          <w:rPr>
            <w:rFonts w:ascii="Courier New" w:hAnsi="Courier New" w:cs="Courier New"/>
            <w:sz w:val="20"/>
            <w:szCs w:val="20"/>
          </w:rPr>
          <w:t xml:space="preserve">          "rsuPassword": "password"</w:t>
        </w:r>
      </w:ins>
    </w:p>
    <w:p w:rsidR="006F7F91" w:rsidRPr="006F7F91" w:rsidRDefault="006F7F91" w:rsidP="006F7F91">
      <w:pPr>
        <w:shd w:val="clear" w:color="auto" w:fill="D9D9D9" w:themeFill="background1" w:themeFillShade="D9"/>
        <w:spacing w:after="0"/>
        <w:rPr>
          <w:ins w:id="229" w:author="Musavi, Hamid [USA]" w:date="2018-09-04T18:35:00Z"/>
          <w:rFonts w:ascii="Courier New" w:hAnsi="Courier New" w:cs="Courier New"/>
          <w:sz w:val="20"/>
          <w:szCs w:val="20"/>
        </w:rPr>
      </w:pPr>
      <w:ins w:id="23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31" w:author="Musavi, Hamid [USA]" w:date="2018-09-04T18:35:00Z"/>
          <w:rFonts w:ascii="Courier New" w:hAnsi="Courier New" w:cs="Courier New"/>
          <w:sz w:val="20"/>
          <w:szCs w:val="20"/>
        </w:rPr>
      </w:pPr>
      <w:ins w:id="232"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33" w:author="Musavi, Hamid [USA]" w:date="2018-09-04T18:35:00Z"/>
          <w:rFonts w:ascii="Courier New" w:hAnsi="Courier New" w:cs="Courier New"/>
          <w:sz w:val="20"/>
          <w:szCs w:val="20"/>
        </w:rPr>
      </w:pPr>
      <w:ins w:id="234" w:author="Musavi, Hamid [USA]" w:date="2018-09-04T18:35:00Z">
        <w:r w:rsidRPr="006F7F91">
          <w:rPr>
            <w:rFonts w:ascii="Courier New" w:hAnsi="Courier New" w:cs="Courier New"/>
            <w:sz w:val="20"/>
            <w:szCs w:val="20"/>
          </w:rPr>
          <w:t xml:space="preserve">          "rsuTarget": "127.0.0.3",</w:t>
        </w:r>
      </w:ins>
    </w:p>
    <w:p w:rsidR="006F7F91" w:rsidRPr="006F7F91" w:rsidRDefault="006F7F91" w:rsidP="006F7F91">
      <w:pPr>
        <w:shd w:val="clear" w:color="auto" w:fill="D9D9D9" w:themeFill="background1" w:themeFillShade="D9"/>
        <w:spacing w:after="0"/>
        <w:rPr>
          <w:ins w:id="235" w:author="Musavi, Hamid [USA]" w:date="2018-09-04T18:35:00Z"/>
          <w:rFonts w:ascii="Courier New" w:hAnsi="Courier New" w:cs="Courier New"/>
          <w:sz w:val="20"/>
          <w:szCs w:val="20"/>
        </w:rPr>
      </w:pPr>
      <w:ins w:id="236" w:author="Musavi, Hamid [USA]" w:date="2018-09-04T18:35:00Z">
        <w:r w:rsidRPr="006F7F91">
          <w:rPr>
            <w:rFonts w:ascii="Courier New" w:hAnsi="Courier New" w:cs="Courier New"/>
            <w:sz w:val="20"/>
            <w:szCs w:val="20"/>
          </w:rPr>
          <w:t xml:space="preserve">          "rsuUsername": "v3user",</w:t>
        </w:r>
      </w:ins>
    </w:p>
    <w:p w:rsidR="006F7F91" w:rsidRPr="006F7F91" w:rsidRDefault="006F7F91" w:rsidP="006F7F91">
      <w:pPr>
        <w:shd w:val="clear" w:color="auto" w:fill="D9D9D9" w:themeFill="background1" w:themeFillShade="D9"/>
        <w:spacing w:after="0"/>
        <w:rPr>
          <w:ins w:id="237" w:author="Musavi, Hamid [USA]" w:date="2018-09-04T18:35:00Z"/>
          <w:rFonts w:ascii="Courier New" w:hAnsi="Courier New" w:cs="Courier New"/>
          <w:sz w:val="20"/>
          <w:szCs w:val="20"/>
        </w:rPr>
      </w:pPr>
      <w:ins w:id="238" w:author="Musavi, Hamid [USA]" w:date="2018-09-04T18:35:00Z">
        <w:r w:rsidRPr="006F7F91">
          <w:rPr>
            <w:rFonts w:ascii="Courier New" w:hAnsi="Courier New" w:cs="Courier New"/>
            <w:sz w:val="20"/>
            <w:szCs w:val="20"/>
          </w:rPr>
          <w:t xml:space="preserve">          "rsuRetries": 1,</w:t>
        </w:r>
      </w:ins>
    </w:p>
    <w:p w:rsidR="006F7F91" w:rsidRPr="006F7F91" w:rsidRDefault="006F7F91" w:rsidP="006F7F91">
      <w:pPr>
        <w:shd w:val="clear" w:color="auto" w:fill="D9D9D9" w:themeFill="background1" w:themeFillShade="D9"/>
        <w:spacing w:after="0"/>
        <w:rPr>
          <w:ins w:id="239" w:author="Musavi, Hamid [USA]" w:date="2018-09-04T18:35:00Z"/>
          <w:rFonts w:ascii="Courier New" w:hAnsi="Courier New" w:cs="Courier New"/>
          <w:sz w:val="20"/>
          <w:szCs w:val="20"/>
        </w:rPr>
      </w:pPr>
      <w:ins w:id="240" w:author="Musavi, Hamid [USA]" w:date="2018-09-04T18:35:00Z">
        <w:r w:rsidRPr="006F7F91">
          <w:rPr>
            <w:rFonts w:ascii="Courier New" w:hAnsi="Courier New" w:cs="Courier New"/>
            <w:sz w:val="20"/>
            <w:szCs w:val="20"/>
          </w:rPr>
          <w:t xml:space="preserve">          "rsuTimeout": 1000,</w:t>
        </w:r>
      </w:ins>
    </w:p>
    <w:p w:rsidR="006F7F91" w:rsidRPr="006F7F91" w:rsidRDefault="006F7F91" w:rsidP="006F7F91">
      <w:pPr>
        <w:shd w:val="clear" w:color="auto" w:fill="D9D9D9" w:themeFill="background1" w:themeFillShade="D9"/>
        <w:spacing w:after="0"/>
        <w:rPr>
          <w:ins w:id="241" w:author="Musavi, Hamid [USA]" w:date="2018-09-04T18:35:00Z"/>
          <w:rFonts w:ascii="Courier New" w:hAnsi="Courier New" w:cs="Courier New"/>
          <w:sz w:val="20"/>
          <w:szCs w:val="20"/>
        </w:rPr>
      </w:pPr>
      <w:ins w:id="242" w:author="Musavi, Hamid [USA]" w:date="2018-09-04T18:35:00Z">
        <w:r w:rsidRPr="006F7F91">
          <w:rPr>
            <w:rFonts w:ascii="Courier New" w:hAnsi="Courier New" w:cs="Courier New"/>
            <w:sz w:val="20"/>
            <w:szCs w:val="20"/>
          </w:rPr>
          <w:t xml:space="preserve">          "rsuPassword": "password"</w:t>
        </w:r>
      </w:ins>
    </w:p>
    <w:p w:rsidR="006F7F91" w:rsidRPr="006F7F91" w:rsidRDefault="006F7F91" w:rsidP="006F7F91">
      <w:pPr>
        <w:shd w:val="clear" w:color="auto" w:fill="D9D9D9" w:themeFill="background1" w:themeFillShade="D9"/>
        <w:spacing w:after="0"/>
        <w:rPr>
          <w:ins w:id="243" w:author="Musavi, Hamid [USA]" w:date="2018-09-04T18:35:00Z"/>
          <w:rFonts w:ascii="Courier New" w:hAnsi="Courier New" w:cs="Courier New"/>
          <w:sz w:val="20"/>
          <w:szCs w:val="20"/>
        </w:rPr>
      </w:pPr>
      <w:ins w:id="24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45" w:author="Musavi, Hamid [USA]" w:date="2018-09-04T18:35:00Z"/>
          <w:rFonts w:ascii="Courier New" w:hAnsi="Courier New" w:cs="Courier New"/>
          <w:sz w:val="20"/>
          <w:szCs w:val="20"/>
        </w:rPr>
      </w:pPr>
      <w:ins w:id="24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47" w:author="Musavi, Hamid [USA]" w:date="2018-09-04T18:35:00Z"/>
          <w:rFonts w:ascii="Courier New" w:hAnsi="Courier New" w:cs="Courier New"/>
          <w:sz w:val="20"/>
          <w:szCs w:val="20"/>
        </w:rPr>
      </w:pPr>
      <w:ins w:id="248" w:author="Musavi, Hamid [USA]" w:date="2018-09-04T18:35:00Z">
        <w:r w:rsidRPr="006F7F91">
          <w:rPr>
            <w:rFonts w:ascii="Courier New" w:hAnsi="Courier New" w:cs="Courier New"/>
            <w:sz w:val="20"/>
            <w:szCs w:val="20"/>
          </w:rPr>
          <w:t xml:space="preserve">      "snmp": {</w:t>
        </w:r>
      </w:ins>
    </w:p>
    <w:p w:rsidR="006F7F91" w:rsidRPr="006F7F91" w:rsidRDefault="006F7F91" w:rsidP="006F7F91">
      <w:pPr>
        <w:shd w:val="clear" w:color="auto" w:fill="D9D9D9" w:themeFill="background1" w:themeFillShade="D9"/>
        <w:spacing w:after="0"/>
        <w:rPr>
          <w:ins w:id="249" w:author="Musavi, Hamid [USA]" w:date="2018-09-04T18:35:00Z"/>
          <w:rFonts w:ascii="Courier New" w:hAnsi="Courier New" w:cs="Courier New"/>
          <w:sz w:val="20"/>
          <w:szCs w:val="20"/>
        </w:rPr>
      </w:pPr>
      <w:ins w:id="250" w:author="Musavi, Hamid [USA]" w:date="2018-09-04T18:35:00Z">
        <w:r w:rsidRPr="006F7F91">
          <w:rPr>
            <w:rFonts w:ascii="Courier New" w:hAnsi="Courier New" w:cs="Courier New"/>
            <w:sz w:val="20"/>
            <w:szCs w:val="20"/>
          </w:rPr>
          <w:t xml:space="preserve">        "mode": 1,</w:t>
        </w:r>
      </w:ins>
    </w:p>
    <w:p w:rsidR="006F7F91" w:rsidRPr="006F7F91" w:rsidRDefault="006F7F91" w:rsidP="006F7F91">
      <w:pPr>
        <w:shd w:val="clear" w:color="auto" w:fill="D9D9D9" w:themeFill="background1" w:themeFillShade="D9"/>
        <w:spacing w:after="0"/>
        <w:rPr>
          <w:ins w:id="251" w:author="Musavi, Hamid [USA]" w:date="2018-09-04T18:35:00Z"/>
          <w:rFonts w:ascii="Courier New" w:hAnsi="Courier New" w:cs="Courier New"/>
          <w:sz w:val="20"/>
          <w:szCs w:val="20"/>
        </w:rPr>
      </w:pPr>
      <w:ins w:id="252" w:author="Musavi, Hamid [USA]" w:date="2018-09-04T18:35:00Z">
        <w:r w:rsidRPr="006F7F91">
          <w:rPr>
            <w:rFonts w:ascii="Courier New" w:hAnsi="Courier New" w:cs="Courier New"/>
            <w:sz w:val="20"/>
            <w:szCs w:val="20"/>
          </w:rPr>
          <w:t xml:space="preserve">        "deliverystop": "2018-01-01T17:47:11-05:15",</w:t>
        </w:r>
      </w:ins>
    </w:p>
    <w:p w:rsidR="006F7F91" w:rsidRPr="006F7F91" w:rsidRDefault="006F7F91" w:rsidP="006F7F91">
      <w:pPr>
        <w:shd w:val="clear" w:color="auto" w:fill="D9D9D9" w:themeFill="background1" w:themeFillShade="D9"/>
        <w:spacing w:after="0"/>
        <w:rPr>
          <w:ins w:id="253" w:author="Musavi, Hamid [USA]" w:date="2018-09-04T18:35:00Z"/>
          <w:rFonts w:ascii="Courier New" w:hAnsi="Courier New" w:cs="Courier New"/>
          <w:sz w:val="20"/>
          <w:szCs w:val="20"/>
        </w:rPr>
      </w:pPr>
      <w:ins w:id="254" w:author="Musavi, Hamid [USA]" w:date="2018-09-04T18:35:00Z">
        <w:r w:rsidRPr="006F7F91">
          <w:rPr>
            <w:rFonts w:ascii="Courier New" w:hAnsi="Courier New" w:cs="Courier New"/>
            <w:sz w:val="20"/>
            <w:szCs w:val="20"/>
          </w:rPr>
          <w:t xml:space="preserve">        "rsuid": "00000083",</w:t>
        </w:r>
      </w:ins>
    </w:p>
    <w:p w:rsidR="006F7F91" w:rsidRPr="006F7F91" w:rsidRDefault="006F7F91" w:rsidP="006F7F91">
      <w:pPr>
        <w:shd w:val="clear" w:color="auto" w:fill="D9D9D9" w:themeFill="background1" w:themeFillShade="D9"/>
        <w:spacing w:after="0"/>
        <w:rPr>
          <w:ins w:id="255" w:author="Musavi, Hamid [USA]" w:date="2018-09-04T18:35:00Z"/>
          <w:rFonts w:ascii="Courier New" w:hAnsi="Courier New" w:cs="Courier New"/>
          <w:sz w:val="20"/>
          <w:szCs w:val="20"/>
        </w:rPr>
      </w:pPr>
      <w:ins w:id="256" w:author="Musavi, Hamid [USA]" w:date="2018-09-04T18:35:00Z">
        <w:r w:rsidRPr="006F7F91">
          <w:rPr>
            <w:rFonts w:ascii="Courier New" w:hAnsi="Courier New" w:cs="Courier New"/>
            <w:sz w:val="20"/>
            <w:szCs w:val="20"/>
          </w:rPr>
          <w:t xml:space="preserve">        "deliverystart": "2017-06-01T17:47:11-05:00",</w:t>
        </w:r>
      </w:ins>
    </w:p>
    <w:p w:rsidR="006F7F91" w:rsidRPr="006F7F91" w:rsidRDefault="006F7F91" w:rsidP="006F7F91">
      <w:pPr>
        <w:shd w:val="clear" w:color="auto" w:fill="D9D9D9" w:themeFill="background1" w:themeFillShade="D9"/>
        <w:spacing w:after="0"/>
        <w:rPr>
          <w:ins w:id="257" w:author="Musavi, Hamid [USA]" w:date="2018-09-04T18:35:00Z"/>
          <w:rFonts w:ascii="Courier New" w:hAnsi="Courier New" w:cs="Courier New"/>
          <w:sz w:val="20"/>
          <w:szCs w:val="20"/>
        </w:rPr>
      </w:pPr>
      <w:ins w:id="258" w:author="Musavi, Hamid [USA]" w:date="2018-09-04T18:35:00Z">
        <w:r w:rsidRPr="006F7F91">
          <w:rPr>
            <w:rFonts w:ascii="Courier New" w:hAnsi="Courier New" w:cs="Courier New"/>
            <w:sz w:val="20"/>
            <w:szCs w:val="20"/>
          </w:rPr>
          <w:t xml:space="preserve">        "enable": 1,</w:t>
        </w:r>
      </w:ins>
    </w:p>
    <w:p w:rsidR="006F7F91" w:rsidRPr="006F7F91" w:rsidRDefault="006F7F91" w:rsidP="006F7F91">
      <w:pPr>
        <w:shd w:val="clear" w:color="auto" w:fill="D9D9D9" w:themeFill="background1" w:themeFillShade="D9"/>
        <w:spacing w:after="0"/>
        <w:rPr>
          <w:ins w:id="259" w:author="Musavi, Hamid [USA]" w:date="2018-09-04T18:35:00Z"/>
          <w:rFonts w:ascii="Courier New" w:hAnsi="Courier New" w:cs="Courier New"/>
          <w:sz w:val="20"/>
          <w:szCs w:val="20"/>
        </w:rPr>
      </w:pPr>
      <w:ins w:id="260" w:author="Musavi, Hamid [USA]" w:date="2018-09-04T18:35:00Z">
        <w:r w:rsidRPr="006F7F91">
          <w:rPr>
            <w:rFonts w:ascii="Courier New" w:hAnsi="Courier New" w:cs="Courier New"/>
            <w:sz w:val="20"/>
            <w:szCs w:val="20"/>
          </w:rPr>
          <w:t xml:space="preserve">        "channel": 178,</w:t>
        </w:r>
      </w:ins>
    </w:p>
    <w:p w:rsidR="006F7F91" w:rsidRPr="006F7F91" w:rsidRDefault="006F7F91" w:rsidP="006F7F91">
      <w:pPr>
        <w:shd w:val="clear" w:color="auto" w:fill="D9D9D9" w:themeFill="background1" w:themeFillShade="D9"/>
        <w:spacing w:after="0"/>
        <w:rPr>
          <w:ins w:id="261" w:author="Musavi, Hamid [USA]" w:date="2018-09-04T18:35:00Z"/>
          <w:rFonts w:ascii="Courier New" w:hAnsi="Courier New" w:cs="Courier New"/>
          <w:sz w:val="20"/>
          <w:szCs w:val="20"/>
        </w:rPr>
      </w:pPr>
      <w:ins w:id="262" w:author="Musavi, Hamid [USA]" w:date="2018-09-04T18:35:00Z">
        <w:r w:rsidRPr="006F7F91">
          <w:rPr>
            <w:rFonts w:ascii="Courier New" w:hAnsi="Courier New" w:cs="Courier New"/>
            <w:sz w:val="20"/>
            <w:szCs w:val="20"/>
          </w:rPr>
          <w:t xml:space="preserve">        "msgid": 31,</w:t>
        </w:r>
      </w:ins>
    </w:p>
    <w:p w:rsidR="006F7F91" w:rsidRPr="006F7F91" w:rsidRDefault="006F7F91" w:rsidP="006F7F91">
      <w:pPr>
        <w:shd w:val="clear" w:color="auto" w:fill="D9D9D9" w:themeFill="background1" w:themeFillShade="D9"/>
        <w:spacing w:after="0"/>
        <w:rPr>
          <w:ins w:id="263" w:author="Musavi, Hamid [USA]" w:date="2018-09-04T18:35:00Z"/>
          <w:rFonts w:ascii="Courier New" w:hAnsi="Courier New" w:cs="Courier New"/>
          <w:sz w:val="20"/>
          <w:szCs w:val="20"/>
        </w:rPr>
      </w:pPr>
      <w:ins w:id="264" w:author="Musavi, Hamid [USA]" w:date="2018-09-04T18:35:00Z">
        <w:r w:rsidRPr="006F7F91">
          <w:rPr>
            <w:rFonts w:ascii="Courier New" w:hAnsi="Courier New" w:cs="Courier New"/>
            <w:sz w:val="20"/>
            <w:szCs w:val="20"/>
          </w:rPr>
          <w:t xml:space="preserve">        "interval": 2,</w:t>
        </w:r>
      </w:ins>
    </w:p>
    <w:p w:rsidR="006F7F91" w:rsidRPr="006F7F91" w:rsidRDefault="006F7F91" w:rsidP="006F7F91">
      <w:pPr>
        <w:shd w:val="clear" w:color="auto" w:fill="D9D9D9" w:themeFill="background1" w:themeFillShade="D9"/>
        <w:spacing w:after="0"/>
        <w:rPr>
          <w:ins w:id="265" w:author="Musavi, Hamid [USA]" w:date="2018-09-04T18:35:00Z"/>
          <w:rFonts w:ascii="Courier New" w:hAnsi="Courier New" w:cs="Courier New"/>
          <w:sz w:val="20"/>
          <w:szCs w:val="20"/>
        </w:rPr>
      </w:pPr>
      <w:ins w:id="266" w:author="Musavi, Hamid [USA]" w:date="2018-09-04T18:35:00Z">
        <w:r w:rsidRPr="006F7F91">
          <w:rPr>
            <w:rFonts w:ascii="Courier New" w:hAnsi="Courier New" w:cs="Courier New"/>
            <w:sz w:val="20"/>
            <w:szCs w:val="20"/>
          </w:rPr>
          <w:t xml:space="preserve">        "status": 4</w:t>
        </w:r>
      </w:ins>
    </w:p>
    <w:p w:rsidR="006F7F91" w:rsidRPr="006F7F91" w:rsidRDefault="006F7F91" w:rsidP="006F7F91">
      <w:pPr>
        <w:shd w:val="clear" w:color="auto" w:fill="D9D9D9" w:themeFill="background1" w:themeFillShade="D9"/>
        <w:spacing w:after="0"/>
        <w:rPr>
          <w:ins w:id="267" w:author="Musavi, Hamid [USA]" w:date="2018-09-04T18:35:00Z"/>
          <w:rFonts w:ascii="Courier New" w:hAnsi="Courier New" w:cs="Courier New"/>
          <w:sz w:val="20"/>
          <w:szCs w:val="20"/>
        </w:rPr>
      </w:pPr>
      <w:ins w:id="26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69" w:author="Musavi, Hamid [USA]" w:date="2018-09-04T18:35:00Z"/>
          <w:rFonts w:ascii="Courier New" w:hAnsi="Courier New" w:cs="Courier New"/>
          <w:sz w:val="20"/>
          <w:szCs w:val="20"/>
        </w:rPr>
      </w:pPr>
      <w:ins w:id="27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71" w:author="Musavi, Hamid [USA]" w:date="2018-09-04T18:35:00Z"/>
          <w:rFonts w:ascii="Courier New" w:hAnsi="Courier New" w:cs="Courier New"/>
          <w:sz w:val="20"/>
          <w:szCs w:val="20"/>
        </w:rPr>
      </w:pPr>
      <w:ins w:id="272" w:author="Musavi, Hamid [USA]" w:date="2018-09-04T18:35:00Z">
        <w:r w:rsidRPr="006F7F91">
          <w:rPr>
            <w:rFonts w:ascii="Courier New" w:hAnsi="Courier New" w:cs="Courier New"/>
            <w:sz w:val="20"/>
            <w:szCs w:val="20"/>
          </w:rPr>
          <w:t xml:space="preserve">    "schemaVersion": 5,</w:t>
        </w:r>
      </w:ins>
    </w:p>
    <w:p w:rsidR="006F7F91" w:rsidRPr="006F7F91" w:rsidRDefault="006F7F91" w:rsidP="006F7F91">
      <w:pPr>
        <w:shd w:val="clear" w:color="auto" w:fill="D9D9D9" w:themeFill="background1" w:themeFillShade="D9"/>
        <w:spacing w:after="0"/>
        <w:rPr>
          <w:ins w:id="273" w:author="Musavi, Hamid [USA]" w:date="2018-09-04T18:35:00Z"/>
          <w:rFonts w:ascii="Courier New" w:hAnsi="Courier New" w:cs="Courier New"/>
          <w:sz w:val="20"/>
          <w:szCs w:val="20"/>
        </w:rPr>
      </w:pPr>
      <w:ins w:id="274" w:author="Musavi, Hamid [USA]" w:date="2018-09-04T18:35:00Z">
        <w:r w:rsidRPr="006F7F91">
          <w:rPr>
            <w:rFonts w:ascii="Courier New" w:hAnsi="Courier New" w:cs="Courier New"/>
            <w:sz w:val="20"/>
            <w:szCs w:val="20"/>
          </w:rPr>
          <w:t xml:space="preserve">    "payloadType": "us.dot.its.jpo.ode.model.OdeTimPayload",</w:t>
        </w:r>
      </w:ins>
    </w:p>
    <w:p w:rsidR="006F7F91" w:rsidRPr="006F7F91" w:rsidRDefault="006F7F91" w:rsidP="006F7F91">
      <w:pPr>
        <w:shd w:val="clear" w:color="auto" w:fill="D9D9D9" w:themeFill="background1" w:themeFillShade="D9"/>
        <w:spacing w:after="0"/>
        <w:rPr>
          <w:ins w:id="275" w:author="Musavi, Hamid [USA]" w:date="2018-09-04T18:35:00Z"/>
          <w:rFonts w:ascii="Courier New" w:hAnsi="Courier New" w:cs="Courier New"/>
          <w:sz w:val="20"/>
          <w:szCs w:val="20"/>
        </w:rPr>
      </w:pPr>
      <w:ins w:id="276" w:author="Musavi, Hamid [USA]" w:date="2018-09-04T18:35:00Z">
        <w:r w:rsidRPr="006F7F91">
          <w:rPr>
            <w:rFonts w:ascii="Courier New" w:hAnsi="Courier New" w:cs="Courier New"/>
            <w:sz w:val="20"/>
            <w:szCs w:val="20"/>
          </w:rPr>
          <w:t xml:space="preserve">    "serialId": {</w:t>
        </w:r>
      </w:ins>
    </w:p>
    <w:p w:rsidR="006F7F91" w:rsidRPr="006F7F91" w:rsidRDefault="006F7F91" w:rsidP="006F7F91">
      <w:pPr>
        <w:shd w:val="clear" w:color="auto" w:fill="D9D9D9" w:themeFill="background1" w:themeFillShade="D9"/>
        <w:spacing w:after="0"/>
        <w:rPr>
          <w:ins w:id="277" w:author="Musavi, Hamid [USA]" w:date="2018-09-04T18:35:00Z"/>
          <w:rFonts w:ascii="Courier New" w:hAnsi="Courier New" w:cs="Courier New"/>
          <w:sz w:val="20"/>
          <w:szCs w:val="20"/>
        </w:rPr>
      </w:pPr>
      <w:ins w:id="278" w:author="Musavi, Hamid [USA]" w:date="2018-09-04T18:35:00Z">
        <w:r w:rsidRPr="006F7F91">
          <w:rPr>
            <w:rFonts w:ascii="Courier New" w:hAnsi="Courier New" w:cs="Courier New"/>
            <w:sz w:val="20"/>
            <w:szCs w:val="20"/>
          </w:rPr>
          <w:t xml:space="preserve">      "recordId": 0,</w:t>
        </w:r>
      </w:ins>
    </w:p>
    <w:p w:rsidR="006F7F91" w:rsidRPr="006F7F91" w:rsidRDefault="006F7F91" w:rsidP="006F7F91">
      <w:pPr>
        <w:shd w:val="clear" w:color="auto" w:fill="D9D9D9" w:themeFill="background1" w:themeFillShade="D9"/>
        <w:spacing w:after="0"/>
        <w:rPr>
          <w:ins w:id="279" w:author="Musavi, Hamid [USA]" w:date="2018-09-04T18:35:00Z"/>
          <w:rFonts w:ascii="Courier New" w:hAnsi="Courier New" w:cs="Courier New"/>
          <w:sz w:val="20"/>
          <w:szCs w:val="20"/>
        </w:rPr>
      </w:pPr>
      <w:ins w:id="280" w:author="Musavi, Hamid [USA]" w:date="2018-09-04T18:35:00Z">
        <w:r w:rsidRPr="006F7F91">
          <w:rPr>
            <w:rFonts w:ascii="Courier New" w:hAnsi="Courier New" w:cs="Courier New"/>
            <w:sz w:val="20"/>
            <w:szCs w:val="20"/>
          </w:rPr>
          <w:t xml:space="preserve">      "serialNumber": 0,</w:t>
        </w:r>
      </w:ins>
    </w:p>
    <w:p w:rsidR="006F7F91" w:rsidRPr="006F7F91" w:rsidRDefault="006F7F91" w:rsidP="006F7F91">
      <w:pPr>
        <w:shd w:val="clear" w:color="auto" w:fill="D9D9D9" w:themeFill="background1" w:themeFillShade="D9"/>
        <w:spacing w:after="0"/>
        <w:rPr>
          <w:ins w:id="281" w:author="Musavi, Hamid [USA]" w:date="2018-09-04T18:35:00Z"/>
          <w:rFonts w:ascii="Courier New" w:hAnsi="Courier New" w:cs="Courier New"/>
          <w:sz w:val="20"/>
          <w:szCs w:val="20"/>
        </w:rPr>
      </w:pPr>
      <w:ins w:id="282" w:author="Musavi, Hamid [USA]" w:date="2018-09-04T18:35:00Z">
        <w:r w:rsidRPr="006F7F91">
          <w:rPr>
            <w:rFonts w:ascii="Courier New" w:hAnsi="Courier New" w:cs="Courier New"/>
            <w:sz w:val="20"/>
            <w:szCs w:val="20"/>
          </w:rPr>
          <w:t xml:space="preserve">      "streamId": "163eada1-0574-47c6-8504-6e3febc4a03e",</w:t>
        </w:r>
      </w:ins>
    </w:p>
    <w:p w:rsidR="006F7F91" w:rsidRPr="006F7F91" w:rsidRDefault="006F7F91" w:rsidP="006F7F91">
      <w:pPr>
        <w:shd w:val="clear" w:color="auto" w:fill="D9D9D9" w:themeFill="background1" w:themeFillShade="D9"/>
        <w:spacing w:after="0"/>
        <w:rPr>
          <w:ins w:id="283" w:author="Musavi, Hamid [USA]" w:date="2018-09-04T18:35:00Z"/>
          <w:rFonts w:ascii="Courier New" w:hAnsi="Courier New" w:cs="Courier New"/>
          <w:sz w:val="20"/>
          <w:szCs w:val="20"/>
        </w:rPr>
      </w:pPr>
      <w:ins w:id="284" w:author="Musavi, Hamid [USA]" w:date="2018-09-04T18:35:00Z">
        <w:r w:rsidRPr="006F7F91">
          <w:rPr>
            <w:rFonts w:ascii="Courier New" w:hAnsi="Courier New" w:cs="Courier New"/>
            <w:sz w:val="20"/>
            <w:szCs w:val="20"/>
          </w:rPr>
          <w:t xml:space="preserve">      "bundleSize": 1,</w:t>
        </w:r>
      </w:ins>
    </w:p>
    <w:p w:rsidR="006F7F91" w:rsidRPr="006F7F91" w:rsidRDefault="006F7F91" w:rsidP="006F7F91">
      <w:pPr>
        <w:shd w:val="clear" w:color="auto" w:fill="D9D9D9" w:themeFill="background1" w:themeFillShade="D9"/>
        <w:spacing w:after="0"/>
        <w:rPr>
          <w:ins w:id="285" w:author="Musavi, Hamid [USA]" w:date="2018-09-04T18:35:00Z"/>
          <w:rFonts w:ascii="Courier New" w:hAnsi="Courier New" w:cs="Courier New"/>
          <w:sz w:val="20"/>
          <w:szCs w:val="20"/>
        </w:rPr>
      </w:pPr>
      <w:ins w:id="286" w:author="Musavi, Hamid [USA]" w:date="2018-09-04T18:35:00Z">
        <w:r w:rsidRPr="006F7F91">
          <w:rPr>
            <w:rFonts w:ascii="Courier New" w:hAnsi="Courier New" w:cs="Courier New"/>
            <w:sz w:val="20"/>
            <w:szCs w:val="20"/>
          </w:rPr>
          <w:t xml:space="preserve">      "bundleId": 0</w:t>
        </w:r>
      </w:ins>
    </w:p>
    <w:p w:rsidR="006F7F91" w:rsidRPr="006F7F91" w:rsidRDefault="006F7F91" w:rsidP="006F7F91">
      <w:pPr>
        <w:shd w:val="clear" w:color="auto" w:fill="D9D9D9" w:themeFill="background1" w:themeFillShade="D9"/>
        <w:spacing w:after="0"/>
        <w:rPr>
          <w:ins w:id="287" w:author="Musavi, Hamid [USA]" w:date="2018-09-04T18:35:00Z"/>
          <w:rFonts w:ascii="Courier New" w:hAnsi="Courier New" w:cs="Courier New"/>
          <w:sz w:val="20"/>
          <w:szCs w:val="20"/>
        </w:rPr>
      </w:pPr>
      <w:ins w:id="28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89" w:author="Musavi, Hamid [USA]" w:date="2018-09-04T18:35:00Z"/>
          <w:rFonts w:ascii="Courier New" w:hAnsi="Courier New" w:cs="Courier New"/>
          <w:sz w:val="20"/>
          <w:szCs w:val="20"/>
        </w:rPr>
      </w:pPr>
      <w:ins w:id="290" w:author="Musavi, Hamid [USA]" w:date="2018-09-04T18:35:00Z">
        <w:r w:rsidRPr="006F7F91">
          <w:rPr>
            <w:rFonts w:ascii="Courier New" w:hAnsi="Courier New" w:cs="Courier New"/>
            <w:sz w:val="20"/>
            <w:szCs w:val="20"/>
          </w:rPr>
          <w:t xml:space="preserve">    "sanitized": false,</w:t>
        </w:r>
      </w:ins>
    </w:p>
    <w:p w:rsidR="006F7F91" w:rsidRPr="006F7F91" w:rsidRDefault="006F7F91" w:rsidP="006F7F91">
      <w:pPr>
        <w:shd w:val="clear" w:color="auto" w:fill="D9D9D9" w:themeFill="background1" w:themeFillShade="D9"/>
        <w:spacing w:after="0"/>
        <w:rPr>
          <w:ins w:id="291" w:author="Musavi, Hamid [USA]" w:date="2018-09-04T18:35:00Z"/>
          <w:rFonts w:ascii="Courier New" w:hAnsi="Courier New" w:cs="Courier New"/>
          <w:sz w:val="20"/>
          <w:szCs w:val="20"/>
        </w:rPr>
      </w:pPr>
      <w:ins w:id="292" w:author="Musavi, Hamid [USA]" w:date="2018-09-04T18:35:00Z">
        <w:r w:rsidRPr="006F7F91">
          <w:rPr>
            <w:rFonts w:ascii="Courier New" w:hAnsi="Courier New" w:cs="Courier New"/>
            <w:sz w:val="20"/>
            <w:szCs w:val="20"/>
          </w:rPr>
          <w:t xml:space="preserve">    "odeReceivedAt": "2018-09-04T22:20:13.133Z[UTC]"</w:t>
        </w:r>
      </w:ins>
    </w:p>
    <w:p w:rsidR="006F7F91" w:rsidRPr="006F7F91" w:rsidRDefault="006F7F91" w:rsidP="006F7F91">
      <w:pPr>
        <w:shd w:val="clear" w:color="auto" w:fill="D9D9D9" w:themeFill="background1" w:themeFillShade="D9"/>
        <w:spacing w:after="0"/>
        <w:rPr>
          <w:ins w:id="293" w:author="Musavi, Hamid [USA]" w:date="2018-09-04T18:35:00Z"/>
          <w:rFonts w:ascii="Courier New" w:hAnsi="Courier New" w:cs="Courier New"/>
          <w:sz w:val="20"/>
          <w:szCs w:val="20"/>
        </w:rPr>
      </w:pPr>
      <w:ins w:id="29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295" w:author="Musavi, Hamid [USA]" w:date="2018-09-04T18:35:00Z"/>
          <w:rFonts w:ascii="Courier New" w:hAnsi="Courier New" w:cs="Courier New"/>
          <w:sz w:val="20"/>
          <w:szCs w:val="20"/>
        </w:rPr>
      </w:pPr>
      <w:ins w:id="296" w:author="Musavi, Hamid [USA]" w:date="2018-09-04T18:35:00Z">
        <w:r w:rsidRPr="006F7F91">
          <w:rPr>
            <w:rFonts w:ascii="Courier New" w:hAnsi="Courier New" w:cs="Courier New"/>
            <w:sz w:val="20"/>
            <w:szCs w:val="20"/>
          </w:rPr>
          <w:t xml:space="preserve">  "payload": {</w:t>
        </w:r>
      </w:ins>
    </w:p>
    <w:p w:rsidR="006F7F91" w:rsidRPr="006F7F91" w:rsidRDefault="006F7F91" w:rsidP="006F7F91">
      <w:pPr>
        <w:shd w:val="clear" w:color="auto" w:fill="D9D9D9" w:themeFill="background1" w:themeFillShade="D9"/>
        <w:spacing w:after="0"/>
        <w:rPr>
          <w:ins w:id="297" w:author="Musavi, Hamid [USA]" w:date="2018-09-04T18:35:00Z"/>
          <w:rFonts w:ascii="Courier New" w:hAnsi="Courier New" w:cs="Courier New"/>
          <w:sz w:val="20"/>
          <w:szCs w:val="20"/>
        </w:rPr>
      </w:pPr>
      <w:ins w:id="298" w:author="Musavi, Hamid [USA]" w:date="2018-09-04T18:35:00Z">
        <w:r w:rsidRPr="006F7F91">
          <w:rPr>
            <w:rFonts w:ascii="Courier New" w:hAnsi="Courier New" w:cs="Courier New"/>
            <w:sz w:val="20"/>
            <w:szCs w:val="20"/>
          </w:rPr>
          <w:t xml:space="preserve">    "data": {</w:t>
        </w:r>
      </w:ins>
    </w:p>
    <w:p w:rsidR="006F7F91" w:rsidRPr="006F7F91" w:rsidRDefault="006F7F91" w:rsidP="006F7F91">
      <w:pPr>
        <w:shd w:val="clear" w:color="auto" w:fill="D9D9D9" w:themeFill="background1" w:themeFillShade="D9"/>
        <w:spacing w:after="0"/>
        <w:rPr>
          <w:ins w:id="299" w:author="Musavi, Hamid [USA]" w:date="2018-09-04T18:35:00Z"/>
          <w:rFonts w:ascii="Courier New" w:hAnsi="Courier New" w:cs="Courier New"/>
          <w:sz w:val="20"/>
          <w:szCs w:val="20"/>
        </w:rPr>
      </w:pPr>
      <w:ins w:id="300" w:author="Musavi, Hamid [USA]" w:date="2018-09-04T18:35:00Z">
        <w:r w:rsidRPr="006F7F91">
          <w:rPr>
            <w:rFonts w:ascii="Courier New" w:hAnsi="Courier New" w:cs="Courier New"/>
            <w:sz w:val="20"/>
            <w:szCs w:val="20"/>
          </w:rPr>
          <w:t xml:space="preserve">      "MessageFrame": {</w:t>
        </w:r>
      </w:ins>
    </w:p>
    <w:p w:rsidR="006F7F91" w:rsidRPr="006F7F91" w:rsidRDefault="006F7F91" w:rsidP="006F7F91">
      <w:pPr>
        <w:shd w:val="clear" w:color="auto" w:fill="D9D9D9" w:themeFill="background1" w:themeFillShade="D9"/>
        <w:spacing w:after="0"/>
        <w:rPr>
          <w:ins w:id="301" w:author="Musavi, Hamid [USA]" w:date="2018-09-04T18:35:00Z"/>
          <w:rFonts w:ascii="Courier New" w:hAnsi="Courier New" w:cs="Courier New"/>
          <w:sz w:val="20"/>
          <w:szCs w:val="20"/>
        </w:rPr>
      </w:pPr>
      <w:ins w:id="302" w:author="Musavi, Hamid [USA]" w:date="2018-09-04T18:35:00Z">
        <w:r w:rsidRPr="006F7F91">
          <w:rPr>
            <w:rFonts w:ascii="Courier New" w:hAnsi="Courier New" w:cs="Courier New"/>
            <w:sz w:val="20"/>
            <w:szCs w:val="20"/>
          </w:rPr>
          <w:t xml:space="preserve">        "messageId": 31,</w:t>
        </w:r>
      </w:ins>
    </w:p>
    <w:p w:rsidR="006F7F91" w:rsidRPr="006F7F91" w:rsidRDefault="006F7F91" w:rsidP="006F7F91">
      <w:pPr>
        <w:shd w:val="clear" w:color="auto" w:fill="D9D9D9" w:themeFill="background1" w:themeFillShade="D9"/>
        <w:spacing w:after="0"/>
        <w:rPr>
          <w:ins w:id="303" w:author="Musavi, Hamid [USA]" w:date="2018-09-04T18:35:00Z"/>
          <w:rFonts w:ascii="Courier New" w:hAnsi="Courier New" w:cs="Courier New"/>
          <w:sz w:val="20"/>
          <w:szCs w:val="20"/>
        </w:rPr>
      </w:pPr>
      <w:ins w:id="304" w:author="Musavi, Hamid [USA]" w:date="2018-09-04T18:35:00Z">
        <w:r w:rsidRPr="006F7F91">
          <w:rPr>
            <w:rFonts w:ascii="Courier New" w:hAnsi="Courier New" w:cs="Courier New"/>
            <w:sz w:val="20"/>
            <w:szCs w:val="20"/>
          </w:rPr>
          <w:t xml:space="preserve">        "value": {</w:t>
        </w:r>
      </w:ins>
    </w:p>
    <w:p w:rsidR="006F7F91" w:rsidRPr="006F7F91" w:rsidRDefault="006F7F91" w:rsidP="006F7F91">
      <w:pPr>
        <w:shd w:val="clear" w:color="auto" w:fill="D9D9D9" w:themeFill="background1" w:themeFillShade="D9"/>
        <w:spacing w:after="0"/>
        <w:rPr>
          <w:ins w:id="305" w:author="Musavi, Hamid [USA]" w:date="2018-09-04T18:35:00Z"/>
          <w:rFonts w:ascii="Courier New" w:hAnsi="Courier New" w:cs="Courier New"/>
          <w:sz w:val="20"/>
          <w:szCs w:val="20"/>
        </w:rPr>
      </w:pPr>
      <w:ins w:id="306" w:author="Musavi, Hamid [USA]" w:date="2018-09-04T18:35:00Z">
        <w:r w:rsidRPr="006F7F91">
          <w:rPr>
            <w:rFonts w:ascii="Courier New" w:hAnsi="Courier New" w:cs="Courier New"/>
            <w:sz w:val="20"/>
            <w:szCs w:val="20"/>
          </w:rPr>
          <w:t xml:space="preserve">          "TravelerInformation": {</w:t>
        </w:r>
      </w:ins>
    </w:p>
    <w:p w:rsidR="006F7F91" w:rsidRPr="006F7F91" w:rsidRDefault="006F7F91" w:rsidP="006F7F91">
      <w:pPr>
        <w:shd w:val="clear" w:color="auto" w:fill="D9D9D9" w:themeFill="background1" w:themeFillShade="D9"/>
        <w:spacing w:after="0"/>
        <w:rPr>
          <w:ins w:id="307" w:author="Musavi, Hamid [USA]" w:date="2018-09-04T18:35:00Z"/>
          <w:rFonts w:ascii="Courier New" w:hAnsi="Courier New" w:cs="Courier New"/>
          <w:sz w:val="20"/>
          <w:szCs w:val="20"/>
        </w:rPr>
      </w:pPr>
      <w:ins w:id="308" w:author="Musavi, Hamid [USA]" w:date="2018-09-04T18:35:00Z">
        <w:r w:rsidRPr="006F7F91">
          <w:rPr>
            <w:rFonts w:ascii="Courier New" w:hAnsi="Courier New" w:cs="Courier New"/>
            <w:sz w:val="20"/>
            <w:szCs w:val="20"/>
          </w:rPr>
          <w:t xml:space="preserve">            "timeStamp": 102607,</w:t>
        </w:r>
      </w:ins>
    </w:p>
    <w:p w:rsidR="006F7F91" w:rsidRPr="006F7F91" w:rsidRDefault="006F7F91" w:rsidP="006F7F91">
      <w:pPr>
        <w:shd w:val="clear" w:color="auto" w:fill="D9D9D9" w:themeFill="background1" w:themeFillShade="D9"/>
        <w:spacing w:after="0"/>
        <w:rPr>
          <w:ins w:id="309" w:author="Musavi, Hamid [USA]" w:date="2018-09-04T18:35:00Z"/>
          <w:rFonts w:ascii="Courier New" w:hAnsi="Courier New" w:cs="Courier New"/>
          <w:sz w:val="20"/>
          <w:szCs w:val="20"/>
        </w:rPr>
      </w:pPr>
      <w:ins w:id="310" w:author="Musavi, Hamid [USA]" w:date="2018-09-04T18:35:00Z">
        <w:r w:rsidRPr="006F7F91">
          <w:rPr>
            <w:rFonts w:ascii="Courier New" w:hAnsi="Courier New" w:cs="Courier New"/>
            <w:sz w:val="20"/>
            <w:szCs w:val="20"/>
          </w:rPr>
          <w:t xml:space="preserve">            "packetID": "EC9C236B0000000000",</w:t>
        </w:r>
      </w:ins>
    </w:p>
    <w:p w:rsidR="006F7F91" w:rsidRPr="006F7F91" w:rsidRDefault="006F7F91" w:rsidP="006F7F91">
      <w:pPr>
        <w:shd w:val="clear" w:color="auto" w:fill="D9D9D9" w:themeFill="background1" w:themeFillShade="D9"/>
        <w:spacing w:after="0"/>
        <w:rPr>
          <w:ins w:id="311" w:author="Musavi, Hamid [USA]" w:date="2018-09-04T18:35:00Z"/>
          <w:rFonts w:ascii="Courier New" w:hAnsi="Courier New" w:cs="Courier New"/>
          <w:sz w:val="20"/>
          <w:szCs w:val="20"/>
        </w:rPr>
      </w:pPr>
      <w:ins w:id="312" w:author="Musavi, Hamid [USA]" w:date="2018-09-04T18:35:00Z">
        <w:r w:rsidRPr="006F7F91">
          <w:rPr>
            <w:rFonts w:ascii="Courier New" w:hAnsi="Courier New" w:cs="Courier New"/>
            <w:sz w:val="20"/>
            <w:szCs w:val="20"/>
          </w:rPr>
          <w:t xml:space="preserve">            "urlB": null,</w:t>
        </w:r>
      </w:ins>
    </w:p>
    <w:p w:rsidR="006F7F91" w:rsidRPr="006F7F91" w:rsidRDefault="006F7F91" w:rsidP="006F7F91">
      <w:pPr>
        <w:shd w:val="clear" w:color="auto" w:fill="D9D9D9" w:themeFill="background1" w:themeFillShade="D9"/>
        <w:spacing w:after="0"/>
        <w:rPr>
          <w:ins w:id="313" w:author="Musavi, Hamid [USA]" w:date="2018-09-04T18:35:00Z"/>
          <w:rFonts w:ascii="Courier New" w:hAnsi="Courier New" w:cs="Courier New"/>
          <w:sz w:val="20"/>
          <w:szCs w:val="20"/>
        </w:rPr>
      </w:pPr>
      <w:ins w:id="314" w:author="Musavi, Hamid [USA]" w:date="2018-09-04T18:35:00Z">
        <w:r w:rsidRPr="006F7F91">
          <w:rPr>
            <w:rFonts w:ascii="Courier New" w:hAnsi="Courier New" w:cs="Courier New"/>
            <w:sz w:val="20"/>
            <w:szCs w:val="20"/>
          </w:rPr>
          <w:t xml:space="preserve">            "dataFrames": {</w:t>
        </w:r>
      </w:ins>
    </w:p>
    <w:p w:rsidR="006F7F91" w:rsidRPr="006F7F91" w:rsidRDefault="006F7F91" w:rsidP="006F7F91">
      <w:pPr>
        <w:shd w:val="clear" w:color="auto" w:fill="D9D9D9" w:themeFill="background1" w:themeFillShade="D9"/>
        <w:spacing w:after="0"/>
        <w:rPr>
          <w:ins w:id="315" w:author="Musavi, Hamid [USA]" w:date="2018-09-04T18:35:00Z"/>
          <w:rFonts w:ascii="Courier New" w:hAnsi="Courier New" w:cs="Courier New"/>
          <w:sz w:val="20"/>
          <w:szCs w:val="20"/>
        </w:rPr>
      </w:pPr>
      <w:ins w:id="316" w:author="Musavi, Hamid [USA]" w:date="2018-09-04T18:35:00Z">
        <w:r w:rsidRPr="006F7F91">
          <w:rPr>
            <w:rFonts w:ascii="Courier New" w:hAnsi="Courier New" w:cs="Courier New"/>
            <w:sz w:val="20"/>
            <w:szCs w:val="20"/>
          </w:rPr>
          <w:t xml:space="preserve">              "TravelerDataFrame": {</w:t>
        </w:r>
      </w:ins>
    </w:p>
    <w:p w:rsidR="006F7F91" w:rsidRPr="006F7F91" w:rsidRDefault="006F7F91" w:rsidP="006F7F91">
      <w:pPr>
        <w:shd w:val="clear" w:color="auto" w:fill="D9D9D9" w:themeFill="background1" w:themeFillShade="D9"/>
        <w:spacing w:after="0"/>
        <w:rPr>
          <w:ins w:id="317" w:author="Musavi, Hamid [USA]" w:date="2018-09-04T18:35:00Z"/>
          <w:rFonts w:ascii="Courier New" w:hAnsi="Courier New" w:cs="Courier New"/>
          <w:sz w:val="20"/>
          <w:szCs w:val="20"/>
        </w:rPr>
      </w:pPr>
      <w:ins w:id="318" w:author="Musavi, Hamid [USA]" w:date="2018-09-04T18:35:00Z">
        <w:r w:rsidRPr="006F7F91">
          <w:rPr>
            <w:rFonts w:ascii="Courier New" w:hAnsi="Courier New" w:cs="Courier New"/>
            <w:sz w:val="20"/>
            <w:szCs w:val="20"/>
          </w:rPr>
          <w:t xml:space="preserve">                "regions": {</w:t>
        </w:r>
      </w:ins>
    </w:p>
    <w:p w:rsidR="006F7F91" w:rsidRPr="006F7F91" w:rsidRDefault="006F7F91" w:rsidP="006F7F91">
      <w:pPr>
        <w:shd w:val="clear" w:color="auto" w:fill="D9D9D9" w:themeFill="background1" w:themeFillShade="D9"/>
        <w:spacing w:after="0"/>
        <w:rPr>
          <w:ins w:id="319" w:author="Musavi, Hamid [USA]" w:date="2018-09-04T18:35:00Z"/>
          <w:rFonts w:ascii="Courier New" w:hAnsi="Courier New" w:cs="Courier New"/>
          <w:sz w:val="20"/>
          <w:szCs w:val="20"/>
        </w:rPr>
      </w:pPr>
      <w:ins w:id="320" w:author="Musavi, Hamid [USA]" w:date="2018-09-04T18:35:00Z">
        <w:r w:rsidRPr="006F7F91">
          <w:rPr>
            <w:rFonts w:ascii="Courier New" w:hAnsi="Courier New" w:cs="Courier New"/>
            <w:sz w:val="20"/>
            <w:szCs w:val="20"/>
          </w:rPr>
          <w:t xml:space="preserve">                  "GeographicalPath": {</w:t>
        </w:r>
      </w:ins>
    </w:p>
    <w:p w:rsidR="006F7F91" w:rsidRPr="006F7F91" w:rsidRDefault="006F7F91" w:rsidP="006F7F91">
      <w:pPr>
        <w:shd w:val="clear" w:color="auto" w:fill="D9D9D9" w:themeFill="background1" w:themeFillShade="D9"/>
        <w:spacing w:after="0"/>
        <w:rPr>
          <w:ins w:id="321" w:author="Musavi, Hamid [USA]" w:date="2018-09-04T18:35:00Z"/>
          <w:rFonts w:ascii="Courier New" w:hAnsi="Courier New" w:cs="Courier New"/>
          <w:sz w:val="20"/>
          <w:szCs w:val="20"/>
        </w:rPr>
      </w:pPr>
      <w:ins w:id="322" w:author="Musavi, Hamid [USA]" w:date="2018-09-04T18:35:00Z">
        <w:r w:rsidRPr="006F7F91">
          <w:rPr>
            <w:rFonts w:ascii="Courier New" w:hAnsi="Courier New" w:cs="Courier New"/>
            <w:sz w:val="20"/>
            <w:szCs w:val="20"/>
          </w:rPr>
          <w:t xml:space="preserve">                    "closedPath": {</w:t>
        </w:r>
      </w:ins>
    </w:p>
    <w:p w:rsidR="006F7F91" w:rsidRPr="006F7F91" w:rsidRDefault="006F7F91" w:rsidP="006F7F91">
      <w:pPr>
        <w:shd w:val="clear" w:color="auto" w:fill="D9D9D9" w:themeFill="background1" w:themeFillShade="D9"/>
        <w:spacing w:after="0"/>
        <w:rPr>
          <w:ins w:id="323" w:author="Musavi, Hamid [USA]" w:date="2018-09-04T18:35:00Z"/>
          <w:rFonts w:ascii="Courier New" w:hAnsi="Courier New" w:cs="Courier New"/>
          <w:sz w:val="20"/>
          <w:szCs w:val="20"/>
        </w:rPr>
      </w:pPr>
      <w:ins w:id="324" w:author="Musavi, Hamid [USA]" w:date="2018-09-04T18:35:00Z">
        <w:r w:rsidRPr="006F7F91">
          <w:rPr>
            <w:rFonts w:ascii="Courier New" w:hAnsi="Courier New" w:cs="Courier New"/>
            <w:sz w:val="20"/>
            <w:szCs w:val="20"/>
          </w:rPr>
          <w:t xml:space="preserve">                      "false": ""</w:t>
        </w:r>
      </w:ins>
    </w:p>
    <w:p w:rsidR="006F7F91" w:rsidRPr="006F7F91" w:rsidRDefault="006F7F91" w:rsidP="006F7F91">
      <w:pPr>
        <w:shd w:val="clear" w:color="auto" w:fill="D9D9D9" w:themeFill="background1" w:themeFillShade="D9"/>
        <w:spacing w:after="0"/>
        <w:rPr>
          <w:ins w:id="325" w:author="Musavi, Hamid [USA]" w:date="2018-09-04T18:35:00Z"/>
          <w:rFonts w:ascii="Courier New" w:hAnsi="Courier New" w:cs="Courier New"/>
          <w:sz w:val="20"/>
          <w:szCs w:val="20"/>
        </w:rPr>
      </w:pPr>
      <w:ins w:id="32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27" w:author="Musavi, Hamid [USA]" w:date="2018-09-04T18:35:00Z"/>
          <w:rFonts w:ascii="Courier New" w:hAnsi="Courier New" w:cs="Courier New"/>
          <w:sz w:val="20"/>
          <w:szCs w:val="20"/>
        </w:rPr>
      </w:pPr>
      <w:ins w:id="328" w:author="Musavi, Hamid [USA]" w:date="2018-09-04T18:35:00Z">
        <w:r w:rsidRPr="006F7F91">
          <w:rPr>
            <w:rFonts w:ascii="Courier New" w:hAnsi="Courier New" w:cs="Courier New"/>
            <w:sz w:val="20"/>
            <w:szCs w:val="20"/>
          </w:rPr>
          <w:lastRenderedPageBreak/>
          <w:t xml:space="preserve">                    "anchor": {</w:t>
        </w:r>
      </w:ins>
    </w:p>
    <w:p w:rsidR="006F7F91" w:rsidRPr="006F7F91" w:rsidRDefault="006F7F91" w:rsidP="006F7F91">
      <w:pPr>
        <w:shd w:val="clear" w:color="auto" w:fill="D9D9D9" w:themeFill="background1" w:themeFillShade="D9"/>
        <w:spacing w:after="0"/>
        <w:rPr>
          <w:ins w:id="329" w:author="Musavi, Hamid [USA]" w:date="2018-09-04T18:35:00Z"/>
          <w:rFonts w:ascii="Courier New" w:hAnsi="Courier New" w:cs="Courier New"/>
          <w:sz w:val="20"/>
          <w:szCs w:val="20"/>
        </w:rPr>
      </w:pPr>
      <w:ins w:id="330" w:author="Musavi, Hamid [USA]" w:date="2018-09-04T18:35:00Z">
        <w:r w:rsidRPr="006F7F91">
          <w:rPr>
            <w:rFonts w:ascii="Courier New" w:hAnsi="Courier New" w:cs="Courier New"/>
            <w:sz w:val="20"/>
            <w:szCs w:val="20"/>
          </w:rPr>
          <w:t xml:space="preserve">                      "elevation": 9171,</w:t>
        </w:r>
      </w:ins>
    </w:p>
    <w:p w:rsidR="006F7F91" w:rsidRPr="006F7F91" w:rsidRDefault="006F7F91" w:rsidP="006F7F91">
      <w:pPr>
        <w:shd w:val="clear" w:color="auto" w:fill="D9D9D9" w:themeFill="background1" w:themeFillShade="D9"/>
        <w:spacing w:after="0"/>
        <w:rPr>
          <w:ins w:id="331" w:author="Musavi, Hamid [USA]" w:date="2018-09-04T18:35:00Z"/>
          <w:rFonts w:ascii="Courier New" w:hAnsi="Courier New" w:cs="Courier New"/>
          <w:sz w:val="20"/>
          <w:szCs w:val="20"/>
        </w:rPr>
      </w:pPr>
      <w:ins w:id="332" w:author="Musavi, Hamid [USA]" w:date="2018-09-04T18:35:00Z">
        <w:r w:rsidRPr="006F7F91">
          <w:rPr>
            <w:rFonts w:ascii="Courier New" w:hAnsi="Courier New" w:cs="Courier New"/>
            <w:sz w:val="20"/>
            <w:szCs w:val="20"/>
          </w:rPr>
          <w:t xml:space="preserve">                      "lat": 416784730,</w:t>
        </w:r>
      </w:ins>
    </w:p>
    <w:p w:rsidR="006F7F91" w:rsidRPr="006F7F91" w:rsidRDefault="006F7F91" w:rsidP="006F7F91">
      <w:pPr>
        <w:shd w:val="clear" w:color="auto" w:fill="D9D9D9" w:themeFill="background1" w:themeFillShade="D9"/>
        <w:spacing w:after="0"/>
        <w:rPr>
          <w:ins w:id="333" w:author="Musavi, Hamid [USA]" w:date="2018-09-04T18:35:00Z"/>
          <w:rFonts w:ascii="Courier New" w:hAnsi="Courier New" w:cs="Courier New"/>
          <w:sz w:val="20"/>
          <w:szCs w:val="20"/>
        </w:rPr>
      </w:pPr>
      <w:ins w:id="334" w:author="Musavi, Hamid [USA]" w:date="2018-09-04T18:35:00Z">
        <w:r w:rsidRPr="006F7F91">
          <w:rPr>
            <w:rFonts w:ascii="Courier New" w:hAnsi="Courier New" w:cs="Courier New"/>
            <w:sz w:val="20"/>
            <w:szCs w:val="20"/>
          </w:rPr>
          <w:t xml:space="preserve">                      "long": -1087827750</w:t>
        </w:r>
      </w:ins>
    </w:p>
    <w:p w:rsidR="006F7F91" w:rsidRPr="006F7F91" w:rsidRDefault="006F7F91" w:rsidP="006F7F91">
      <w:pPr>
        <w:shd w:val="clear" w:color="auto" w:fill="D9D9D9" w:themeFill="background1" w:themeFillShade="D9"/>
        <w:spacing w:after="0"/>
        <w:rPr>
          <w:ins w:id="335" w:author="Musavi, Hamid [USA]" w:date="2018-09-04T18:35:00Z"/>
          <w:rFonts w:ascii="Courier New" w:hAnsi="Courier New" w:cs="Courier New"/>
          <w:sz w:val="20"/>
          <w:szCs w:val="20"/>
        </w:rPr>
      </w:pPr>
      <w:ins w:id="33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37" w:author="Musavi, Hamid [USA]" w:date="2018-09-04T18:35:00Z"/>
          <w:rFonts w:ascii="Courier New" w:hAnsi="Courier New" w:cs="Courier New"/>
          <w:sz w:val="20"/>
          <w:szCs w:val="20"/>
        </w:rPr>
      </w:pPr>
      <w:ins w:id="338" w:author="Musavi, Hamid [USA]" w:date="2018-09-04T18:35:00Z">
        <w:r w:rsidRPr="006F7F91">
          <w:rPr>
            <w:rFonts w:ascii="Courier New" w:hAnsi="Courier New" w:cs="Courier New"/>
            <w:sz w:val="20"/>
            <w:szCs w:val="20"/>
          </w:rPr>
          <w:t xml:space="preserve">                    "name": "bob",</w:t>
        </w:r>
      </w:ins>
    </w:p>
    <w:p w:rsidR="006F7F91" w:rsidRPr="006F7F91" w:rsidRDefault="006F7F91" w:rsidP="006F7F91">
      <w:pPr>
        <w:shd w:val="clear" w:color="auto" w:fill="D9D9D9" w:themeFill="background1" w:themeFillShade="D9"/>
        <w:spacing w:after="0"/>
        <w:rPr>
          <w:ins w:id="339" w:author="Musavi, Hamid [USA]" w:date="2018-09-04T18:35:00Z"/>
          <w:rFonts w:ascii="Courier New" w:hAnsi="Courier New" w:cs="Courier New"/>
          <w:sz w:val="20"/>
          <w:szCs w:val="20"/>
        </w:rPr>
      </w:pPr>
      <w:ins w:id="340" w:author="Musavi, Hamid [USA]" w:date="2018-09-04T18:35:00Z">
        <w:r w:rsidRPr="006F7F91">
          <w:rPr>
            <w:rFonts w:ascii="Courier New" w:hAnsi="Courier New" w:cs="Courier New"/>
            <w:sz w:val="20"/>
            <w:szCs w:val="20"/>
          </w:rPr>
          <w:t xml:space="preserve">                    "laneWidth": 700,</w:t>
        </w:r>
      </w:ins>
    </w:p>
    <w:p w:rsidR="006F7F91" w:rsidRPr="006F7F91" w:rsidRDefault="006F7F91" w:rsidP="006F7F91">
      <w:pPr>
        <w:shd w:val="clear" w:color="auto" w:fill="D9D9D9" w:themeFill="background1" w:themeFillShade="D9"/>
        <w:spacing w:after="0"/>
        <w:rPr>
          <w:ins w:id="341" w:author="Musavi, Hamid [USA]" w:date="2018-09-04T18:35:00Z"/>
          <w:rFonts w:ascii="Courier New" w:hAnsi="Courier New" w:cs="Courier New"/>
          <w:sz w:val="20"/>
          <w:szCs w:val="20"/>
        </w:rPr>
      </w:pPr>
      <w:ins w:id="342" w:author="Musavi, Hamid [USA]" w:date="2018-09-04T18:35:00Z">
        <w:r w:rsidRPr="006F7F91">
          <w:rPr>
            <w:rFonts w:ascii="Courier New" w:hAnsi="Courier New" w:cs="Courier New"/>
            <w:sz w:val="20"/>
            <w:szCs w:val="20"/>
          </w:rPr>
          <w:t xml:space="preserve">                    "directionality": {</w:t>
        </w:r>
      </w:ins>
    </w:p>
    <w:p w:rsidR="006F7F91" w:rsidRPr="006F7F91" w:rsidRDefault="006F7F91" w:rsidP="006F7F91">
      <w:pPr>
        <w:shd w:val="clear" w:color="auto" w:fill="D9D9D9" w:themeFill="background1" w:themeFillShade="D9"/>
        <w:spacing w:after="0"/>
        <w:rPr>
          <w:ins w:id="343" w:author="Musavi, Hamid [USA]" w:date="2018-09-04T18:35:00Z"/>
          <w:rFonts w:ascii="Courier New" w:hAnsi="Courier New" w:cs="Courier New"/>
          <w:sz w:val="20"/>
          <w:szCs w:val="20"/>
        </w:rPr>
      </w:pPr>
      <w:ins w:id="344" w:author="Musavi, Hamid [USA]" w:date="2018-09-04T18:35:00Z">
        <w:r w:rsidRPr="006F7F91">
          <w:rPr>
            <w:rFonts w:ascii="Courier New" w:hAnsi="Courier New" w:cs="Courier New"/>
            <w:sz w:val="20"/>
            <w:szCs w:val="20"/>
          </w:rPr>
          <w:t xml:space="preserve">                      "both": ""</w:t>
        </w:r>
      </w:ins>
    </w:p>
    <w:p w:rsidR="006F7F91" w:rsidRPr="006F7F91" w:rsidRDefault="006F7F91" w:rsidP="006F7F91">
      <w:pPr>
        <w:shd w:val="clear" w:color="auto" w:fill="D9D9D9" w:themeFill="background1" w:themeFillShade="D9"/>
        <w:spacing w:after="0"/>
        <w:rPr>
          <w:ins w:id="345" w:author="Musavi, Hamid [USA]" w:date="2018-09-04T18:35:00Z"/>
          <w:rFonts w:ascii="Courier New" w:hAnsi="Courier New" w:cs="Courier New"/>
          <w:sz w:val="20"/>
          <w:szCs w:val="20"/>
        </w:rPr>
      </w:pPr>
      <w:ins w:id="34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47" w:author="Musavi, Hamid [USA]" w:date="2018-09-04T18:35:00Z"/>
          <w:rFonts w:ascii="Courier New" w:hAnsi="Courier New" w:cs="Courier New"/>
          <w:sz w:val="20"/>
          <w:szCs w:val="20"/>
        </w:rPr>
      </w:pPr>
      <w:ins w:id="348" w:author="Musavi, Hamid [USA]" w:date="2018-09-04T18:35:00Z">
        <w:r w:rsidRPr="006F7F91">
          <w:rPr>
            <w:rFonts w:ascii="Courier New" w:hAnsi="Courier New" w:cs="Courier New"/>
            <w:sz w:val="20"/>
            <w:szCs w:val="20"/>
          </w:rPr>
          <w:t xml:space="preserve">                    "description": {</w:t>
        </w:r>
      </w:ins>
    </w:p>
    <w:p w:rsidR="006F7F91" w:rsidRPr="006F7F91" w:rsidRDefault="006F7F91" w:rsidP="006F7F91">
      <w:pPr>
        <w:shd w:val="clear" w:color="auto" w:fill="D9D9D9" w:themeFill="background1" w:themeFillShade="D9"/>
        <w:spacing w:after="0"/>
        <w:rPr>
          <w:ins w:id="349" w:author="Musavi, Hamid [USA]" w:date="2018-09-04T18:35:00Z"/>
          <w:rFonts w:ascii="Courier New" w:hAnsi="Courier New" w:cs="Courier New"/>
          <w:sz w:val="20"/>
          <w:szCs w:val="20"/>
        </w:rPr>
      </w:pPr>
      <w:ins w:id="350" w:author="Musavi, Hamid [USA]" w:date="2018-09-04T18:35:00Z">
        <w:r w:rsidRPr="006F7F91">
          <w:rPr>
            <w:rFonts w:ascii="Courier New" w:hAnsi="Courier New" w:cs="Courier New"/>
            <w:sz w:val="20"/>
            <w:szCs w:val="20"/>
          </w:rPr>
          <w:t xml:space="preserve">                      "geometry": {</w:t>
        </w:r>
      </w:ins>
    </w:p>
    <w:p w:rsidR="006F7F91" w:rsidRPr="006F7F91" w:rsidRDefault="006F7F91" w:rsidP="006F7F91">
      <w:pPr>
        <w:shd w:val="clear" w:color="auto" w:fill="D9D9D9" w:themeFill="background1" w:themeFillShade="D9"/>
        <w:spacing w:after="0"/>
        <w:rPr>
          <w:ins w:id="351" w:author="Musavi, Hamid [USA]" w:date="2018-09-04T18:35:00Z"/>
          <w:rFonts w:ascii="Courier New" w:hAnsi="Courier New" w:cs="Courier New"/>
          <w:sz w:val="20"/>
          <w:szCs w:val="20"/>
        </w:rPr>
      </w:pPr>
      <w:ins w:id="352" w:author="Musavi, Hamid [USA]" w:date="2018-09-04T18:35:00Z">
        <w:r w:rsidRPr="006F7F91">
          <w:rPr>
            <w:rFonts w:ascii="Courier New" w:hAnsi="Courier New" w:cs="Courier New"/>
            <w:sz w:val="20"/>
            <w:szCs w:val="20"/>
          </w:rPr>
          <w:t xml:space="preserve">                        "extent": 1,</w:t>
        </w:r>
      </w:ins>
    </w:p>
    <w:p w:rsidR="006F7F91" w:rsidRPr="006F7F91" w:rsidRDefault="006F7F91" w:rsidP="006F7F91">
      <w:pPr>
        <w:shd w:val="clear" w:color="auto" w:fill="D9D9D9" w:themeFill="background1" w:themeFillShade="D9"/>
        <w:spacing w:after="0"/>
        <w:rPr>
          <w:ins w:id="353" w:author="Musavi, Hamid [USA]" w:date="2018-09-04T18:35:00Z"/>
          <w:rFonts w:ascii="Courier New" w:hAnsi="Courier New" w:cs="Courier New"/>
          <w:sz w:val="20"/>
          <w:szCs w:val="20"/>
        </w:rPr>
      </w:pPr>
      <w:ins w:id="354" w:author="Musavi, Hamid [USA]" w:date="2018-09-04T18:35:00Z">
        <w:r w:rsidRPr="006F7F91">
          <w:rPr>
            <w:rFonts w:ascii="Courier New" w:hAnsi="Courier New" w:cs="Courier New"/>
            <w:sz w:val="20"/>
            <w:szCs w:val="20"/>
          </w:rPr>
          <w:t xml:space="preserve">                        "laneWidth": 3300,</w:t>
        </w:r>
      </w:ins>
    </w:p>
    <w:p w:rsidR="006F7F91" w:rsidRPr="006F7F91" w:rsidRDefault="006F7F91" w:rsidP="006F7F91">
      <w:pPr>
        <w:shd w:val="clear" w:color="auto" w:fill="D9D9D9" w:themeFill="background1" w:themeFillShade="D9"/>
        <w:spacing w:after="0"/>
        <w:rPr>
          <w:ins w:id="355" w:author="Musavi, Hamid [USA]" w:date="2018-09-04T18:35:00Z"/>
          <w:rFonts w:ascii="Courier New" w:hAnsi="Courier New" w:cs="Courier New"/>
          <w:sz w:val="20"/>
          <w:szCs w:val="20"/>
        </w:rPr>
      </w:pPr>
      <w:ins w:id="356" w:author="Musavi, Hamid [USA]" w:date="2018-09-04T18:35:00Z">
        <w:r w:rsidRPr="006F7F91">
          <w:rPr>
            <w:rFonts w:ascii="Courier New" w:hAnsi="Courier New" w:cs="Courier New"/>
            <w:sz w:val="20"/>
            <w:szCs w:val="20"/>
          </w:rPr>
          <w:t xml:space="preserve">                        "circle": {</w:t>
        </w:r>
      </w:ins>
    </w:p>
    <w:p w:rsidR="006F7F91" w:rsidRPr="006F7F91" w:rsidRDefault="006F7F91" w:rsidP="006F7F91">
      <w:pPr>
        <w:shd w:val="clear" w:color="auto" w:fill="D9D9D9" w:themeFill="background1" w:themeFillShade="D9"/>
        <w:spacing w:after="0"/>
        <w:rPr>
          <w:ins w:id="357" w:author="Musavi, Hamid [USA]" w:date="2018-09-04T18:35:00Z"/>
          <w:rFonts w:ascii="Courier New" w:hAnsi="Courier New" w:cs="Courier New"/>
          <w:sz w:val="20"/>
          <w:szCs w:val="20"/>
        </w:rPr>
      </w:pPr>
      <w:ins w:id="358" w:author="Musavi, Hamid [USA]" w:date="2018-09-04T18:35:00Z">
        <w:r w:rsidRPr="006F7F91">
          <w:rPr>
            <w:rFonts w:ascii="Courier New" w:hAnsi="Courier New" w:cs="Courier New"/>
            <w:sz w:val="20"/>
            <w:szCs w:val="20"/>
          </w:rPr>
          <w:t xml:space="preserve">                          "center": {</w:t>
        </w:r>
      </w:ins>
    </w:p>
    <w:p w:rsidR="006F7F91" w:rsidRPr="006F7F91" w:rsidRDefault="006F7F91" w:rsidP="006F7F91">
      <w:pPr>
        <w:shd w:val="clear" w:color="auto" w:fill="D9D9D9" w:themeFill="background1" w:themeFillShade="D9"/>
        <w:spacing w:after="0"/>
        <w:rPr>
          <w:ins w:id="359" w:author="Musavi, Hamid [USA]" w:date="2018-09-04T18:35:00Z"/>
          <w:rFonts w:ascii="Courier New" w:hAnsi="Courier New" w:cs="Courier New"/>
          <w:sz w:val="20"/>
          <w:szCs w:val="20"/>
        </w:rPr>
      </w:pPr>
      <w:ins w:id="360" w:author="Musavi, Hamid [USA]" w:date="2018-09-04T18:35:00Z">
        <w:r w:rsidRPr="006F7F91">
          <w:rPr>
            <w:rFonts w:ascii="Courier New" w:hAnsi="Courier New" w:cs="Courier New"/>
            <w:sz w:val="20"/>
            <w:szCs w:val="20"/>
          </w:rPr>
          <w:t xml:space="preserve">                            "elevation": 9171,</w:t>
        </w:r>
      </w:ins>
    </w:p>
    <w:p w:rsidR="006F7F91" w:rsidRPr="006F7F91" w:rsidRDefault="006F7F91" w:rsidP="006F7F91">
      <w:pPr>
        <w:shd w:val="clear" w:color="auto" w:fill="D9D9D9" w:themeFill="background1" w:themeFillShade="D9"/>
        <w:spacing w:after="0"/>
        <w:rPr>
          <w:ins w:id="361" w:author="Musavi, Hamid [USA]" w:date="2018-09-04T18:35:00Z"/>
          <w:rFonts w:ascii="Courier New" w:hAnsi="Courier New" w:cs="Courier New"/>
          <w:sz w:val="20"/>
          <w:szCs w:val="20"/>
        </w:rPr>
      </w:pPr>
      <w:ins w:id="362" w:author="Musavi, Hamid [USA]" w:date="2018-09-04T18:35:00Z">
        <w:r w:rsidRPr="006F7F91">
          <w:rPr>
            <w:rFonts w:ascii="Courier New" w:hAnsi="Courier New" w:cs="Courier New"/>
            <w:sz w:val="20"/>
            <w:szCs w:val="20"/>
          </w:rPr>
          <w:t xml:space="preserve">                            "lat": 416784730,</w:t>
        </w:r>
      </w:ins>
    </w:p>
    <w:p w:rsidR="006F7F91" w:rsidRPr="006F7F91" w:rsidRDefault="006F7F91" w:rsidP="006F7F91">
      <w:pPr>
        <w:shd w:val="clear" w:color="auto" w:fill="D9D9D9" w:themeFill="background1" w:themeFillShade="D9"/>
        <w:spacing w:after="0"/>
        <w:rPr>
          <w:ins w:id="363" w:author="Musavi, Hamid [USA]" w:date="2018-09-04T18:35:00Z"/>
          <w:rFonts w:ascii="Courier New" w:hAnsi="Courier New" w:cs="Courier New"/>
          <w:sz w:val="20"/>
          <w:szCs w:val="20"/>
        </w:rPr>
      </w:pPr>
      <w:ins w:id="364" w:author="Musavi, Hamid [USA]" w:date="2018-09-04T18:35:00Z">
        <w:r w:rsidRPr="006F7F91">
          <w:rPr>
            <w:rFonts w:ascii="Courier New" w:hAnsi="Courier New" w:cs="Courier New"/>
            <w:sz w:val="20"/>
            <w:szCs w:val="20"/>
          </w:rPr>
          <w:t xml:space="preserve">                            "long": -1087827750</w:t>
        </w:r>
      </w:ins>
    </w:p>
    <w:p w:rsidR="006F7F91" w:rsidRPr="006F7F91" w:rsidRDefault="006F7F91" w:rsidP="006F7F91">
      <w:pPr>
        <w:shd w:val="clear" w:color="auto" w:fill="D9D9D9" w:themeFill="background1" w:themeFillShade="D9"/>
        <w:spacing w:after="0"/>
        <w:rPr>
          <w:ins w:id="365" w:author="Musavi, Hamid [USA]" w:date="2018-09-04T18:35:00Z"/>
          <w:rFonts w:ascii="Courier New" w:hAnsi="Courier New" w:cs="Courier New"/>
          <w:sz w:val="20"/>
          <w:szCs w:val="20"/>
        </w:rPr>
      </w:pPr>
      <w:ins w:id="36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67" w:author="Musavi, Hamid [USA]" w:date="2018-09-04T18:35:00Z"/>
          <w:rFonts w:ascii="Courier New" w:hAnsi="Courier New" w:cs="Courier New"/>
          <w:sz w:val="20"/>
          <w:szCs w:val="20"/>
        </w:rPr>
      </w:pPr>
      <w:ins w:id="368" w:author="Musavi, Hamid [USA]" w:date="2018-09-04T18:35:00Z">
        <w:r w:rsidRPr="006F7F91">
          <w:rPr>
            <w:rFonts w:ascii="Courier New" w:hAnsi="Courier New" w:cs="Courier New"/>
            <w:sz w:val="20"/>
            <w:szCs w:val="20"/>
          </w:rPr>
          <w:t xml:space="preserve">                          "units": 7,</w:t>
        </w:r>
      </w:ins>
    </w:p>
    <w:p w:rsidR="006F7F91" w:rsidRPr="006F7F91" w:rsidRDefault="006F7F91" w:rsidP="006F7F91">
      <w:pPr>
        <w:shd w:val="clear" w:color="auto" w:fill="D9D9D9" w:themeFill="background1" w:themeFillShade="D9"/>
        <w:spacing w:after="0"/>
        <w:rPr>
          <w:ins w:id="369" w:author="Musavi, Hamid [USA]" w:date="2018-09-04T18:35:00Z"/>
          <w:rFonts w:ascii="Courier New" w:hAnsi="Courier New" w:cs="Courier New"/>
          <w:sz w:val="20"/>
          <w:szCs w:val="20"/>
        </w:rPr>
      </w:pPr>
      <w:ins w:id="370" w:author="Musavi, Hamid [USA]" w:date="2018-09-04T18:35:00Z">
        <w:r w:rsidRPr="006F7F91">
          <w:rPr>
            <w:rFonts w:ascii="Courier New" w:hAnsi="Courier New" w:cs="Courier New"/>
            <w:sz w:val="20"/>
            <w:szCs w:val="20"/>
          </w:rPr>
          <w:t xml:space="preserve">                          "radius": 15</w:t>
        </w:r>
      </w:ins>
    </w:p>
    <w:p w:rsidR="006F7F91" w:rsidRPr="006F7F91" w:rsidRDefault="006F7F91" w:rsidP="006F7F91">
      <w:pPr>
        <w:shd w:val="clear" w:color="auto" w:fill="D9D9D9" w:themeFill="background1" w:themeFillShade="D9"/>
        <w:spacing w:after="0"/>
        <w:rPr>
          <w:ins w:id="371" w:author="Musavi, Hamid [USA]" w:date="2018-09-04T18:35:00Z"/>
          <w:rFonts w:ascii="Courier New" w:hAnsi="Courier New" w:cs="Courier New"/>
          <w:sz w:val="20"/>
          <w:szCs w:val="20"/>
        </w:rPr>
      </w:pPr>
      <w:ins w:id="372"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73" w:author="Musavi, Hamid [USA]" w:date="2018-09-04T18:35:00Z"/>
          <w:rFonts w:ascii="Courier New" w:hAnsi="Courier New" w:cs="Courier New"/>
          <w:sz w:val="20"/>
          <w:szCs w:val="20"/>
        </w:rPr>
      </w:pPr>
      <w:ins w:id="374" w:author="Musavi, Hamid [USA]" w:date="2018-09-04T18:35:00Z">
        <w:r w:rsidRPr="006F7F91">
          <w:rPr>
            <w:rFonts w:ascii="Courier New" w:hAnsi="Courier New" w:cs="Courier New"/>
            <w:sz w:val="20"/>
            <w:szCs w:val="20"/>
          </w:rPr>
          <w:t xml:space="preserve">                        "direction": 1010101010101010</w:t>
        </w:r>
      </w:ins>
    </w:p>
    <w:p w:rsidR="006F7F91" w:rsidRPr="006F7F91" w:rsidRDefault="006F7F91" w:rsidP="006F7F91">
      <w:pPr>
        <w:shd w:val="clear" w:color="auto" w:fill="D9D9D9" w:themeFill="background1" w:themeFillShade="D9"/>
        <w:spacing w:after="0"/>
        <w:rPr>
          <w:ins w:id="375" w:author="Musavi, Hamid [USA]" w:date="2018-09-04T18:35:00Z"/>
          <w:rFonts w:ascii="Courier New" w:hAnsi="Courier New" w:cs="Courier New"/>
          <w:sz w:val="20"/>
          <w:szCs w:val="20"/>
        </w:rPr>
      </w:pPr>
      <w:ins w:id="37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77" w:author="Musavi, Hamid [USA]" w:date="2018-09-04T18:35:00Z"/>
          <w:rFonts w:ascii="Courier New" w:hAnsi="Courier New" w:cs="Courier New"/>
          <w:sz w:val="20"/>
          <w:szCs w:val="20"/>
        </w:rPr>
      </w:pPr>
      <w:ins w:id="37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79" w:author="Musavi, Hamid [USA]" w:date="2018-09-04T18:35:00Z"/>
          <w:rFonts w:ascii="Courier New" w:hAnsi="Courier New" w:cs="Courier New"/>
          <w:sz w:val="20"/>
          <w:szCs w:val="20"/>
        </w:rPr>
      </w:pPr>
      <w:ins w:id="380" w:author="Musavi, Hamid [USA]" w:date="2018-09-04T18:35:00Z">
        <w:r w:rsidRPr="006F7F91">
          <w:rPr>
            <w:rFonts w:ascii="Courier New" w:hAnsi="Courier New" w:cs="Courier New"/>
            <w:sz w:val="20"/>
            <w:szCs w:val="20"/>
          </w:rPr>
          <w:t xml:space="preserve">                    "id": {</w:t>
        </w:r>
      </w:ins>
    </w:p>
    <w:p w:rsidR="006F7F91" w:rsidRPr="006F7F91" w:rsidRDefault="006F7F91" w:rsidP="006F7F91">
      <w:pPr>
        <w:shd w:val="clear" w:color="auto" w:fill="D9D9D9" w:themeFill="background1" w:themeFillShade="D9"/>
        <w:spacing w:after="0"/>
        <w:rPr>
          <w:ins w:id="381" w:author="Musavi, Hamid [USA]" w:date="2018-09-04T18:35:00Z"/>
          <w:rFonts w:ascii="Courier New" w:hAnsi="Courier New" w:cs="Courier New"/>
          <w:sz w:val="20"/>
          <w:szCs w:val="20"/>
        </w:rPr>
      </w:pPr>
      <w:ins w:id="382" w:author="Musavi, Hamid [USA]" w:date="2018-09-04T18:35:00Z">
        <w:r w:rsidRPr="006F7F91">
          <w:rPr>
            <w:rFonts w:ascii="Courier New" w:hAnsi="Courier New" w:cs="Courier New"/>
            <w:sz w:val="20"/>
            <w:szCs w:val="20"/>
          </w:rPr>
          <w:t xml:space="preserve">                      "id": 33,</w:t>
        </w:r>
      </w:ins>
    </w:p>
    <w:p w:rsidR="006F7F91" w:rsidRPr="006F7F91" w:rsidRDefault="006F7F91" w:rsidP="006F7F91">
      <w:pPr>
        <w:shd w:val="clear" w:color="auto" w:fill="D9D9D9" w:themeFill="background1" w:themeFillShade="D9"/>
        <w:spacing w:after="0"/>
        <w:rPr>
          <w:ins w:id="383" w:author="Musavi, Hamid [USA]" w:date="2018-09-04T18:35:00Z"/>
          <w:rFonts w:ascii="Courier New" w:hAnsi="Courier New" w:cs="Courier New"/>
          <w:sz w:val="20"/>
          <w:szCs w:val="20"/>
        </w:rPr>
      </w:pPr>
      <w:ins w:id="384" w:author="Musavi, Hamid [USA]" w:date="2018-09-04T18:35:00Z">
        <w:r w:rsidRPr="006F7F91">
          <w:rPr>
            <w:rFonts w:ascii="Courier New" w:hAnsi="Courier New" w:cs="Courier New"/>
            <w:sz w:val="20"/>
            <w:szCs w:val="20"/>
          </w:rPr>
          <w:t xml:space="preserve">                      "region": 23</w:t>
        </w:r>
      </w:ins>
    </w:p>
    <w:p w:rsidR="006F7F91" w:rsidRPr="006F7F91" w:rsidRDefault="006F7F91" w:rsidP="006F7F91">
      <w:pPr>
        <w:shd w:val="clear" w:color="auto" w:fill="D9D9D9" w:themeFill="background1" w:themeFillShade="D9"/>
        <w:spacing w:after="0"/>
        <w:rPr>
          <w:ins w:id="385" w:author="Musavi, Hamid [USA]" w:date="2018-09-04T18:35:00Z"/>
          <w:rFonts w:ascii="Courier New" w:hAnsi="Courier New" w:cs="Courier New"/>
          <w:sz w:val="20"/>
          <w:szCs w:val="20"/>
        </w:rPr>
      </w:pPr>
      <w:ins w:id="38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87" w:author="Musavi, Hamid [USA]" w:date="2018-09-04T18:35:00Z"/>
          <w:rFonts w:ascii="Courier New" w:hAnsi="Courier New" w:cs="Courier New"/>
          <w:sz w:val="20"/>
          <w:szCs w:val="20"/>
        </w:rPr>
      </w:pPr>
      <w:ins w:id="388" w:author="Musavi, Hamid [USA]" w:date="2018-09-04T18:35:00Z">
        <w:r w:rsidRPr="006F7F91">
          <w:rPr>
            <w:rFonts w:ascii="Courier New" w:hAnsi="Courier New" w:cs="Courier New"/>
            <w:sz w:val="20"/>
            <w:szCs w:val="20"/>
          </w:rPr>
          <w:t xml:space="preserve">                    "direction": 1010101010101010</w:t>
        </w:r>
      </w:ins>
    </w:p>
    <w:p w:rsidR="006F7F91" w:rsidRPr="006F7F91" w:rsidRDefault="006F7F91" w:rsidP="006F7F91">
      <w:pPr>
        <w:shd w:val="clear" w:color="auto" w:fill="D9D9D9" w:themeFill="background1" w:themeFillShade="D9"/>
        <w:spacing w:after="0"/>
        <w:rPr>
          <w:ins w:id="389" w:author="Musavi, Hamid [USA]" w:date="2018-09-04T18:35:00Z"/>
          <w:rFonts w:ascii="Courier New" w:hAnsi="Courier New" w:cs="Courier New"/>
          <w:sz w:val="20"/>
          <w:szCs w:val="20"/>
        </w:rPr>
      </w:pPr>
      <w:ins w:id="39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91" w:author="Musavi, Hamid [USA]" w:date="2018-09-04T18:35:00Z"/>
          <w:rFonts w:ascii="Courier New" w:hAnsi="Courier New" w:cs="Courier New"/>
          <w:sz w:val="20"/>
          <w:szCs w:val="20"/>
        </w:rPr>
      </w:pPr>
      <w:ins w:id="392"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393" w:author="Musavi, Hamid [USA]" w:date="2018-09-04T18:35:00Z"/>
          <w:rFonts w:ascii="Courier New" w:hAnsi="Courier New" w:cs="Courier New"/>
          <w:sz w:val="20"/>
          <w:szCs w:val="20"/>
        </w:rPr>
      </w:pPr>
      <w:ins w:id="394" w:author="Musavi, Hamid [USA]" w:date="2018-09-04T18:35:00Z">
        <w:r w:rsidRPr="006F7F91">
          <w:rPr>
            <w:rFonts w:ascii="Courier New" w:hAnsi="Courier New" w:cs="Courier New"/>
            <w:sz w:val="20"/>
            <w:szCs w:val="20"/>
          </w:rPr>
          <w:t xml:space="preserve">                "duratonTime": 22,</w:t>
        </w:r>
      </w:ins>
    </w:p>
    <w:p w:rsidR="006F7F91" w:rsidRPr="006F7F91" w:rsidRDefault="006F7F91" w:rsidP="006F7F91">
      <w:pPr>
        <w:shd w:val="clear" w:color="auto" w:fill="D9D9D9" w:themeFill="background1" w:themeFillShade="D9"/>
        <w:spacing w:after="0"/>
        <w:rPr>
          <w:ins w:id="395" w:author="Musavi, Hamid [USA]" w:date="2018-09-04T18:35:00Z"/>
          <w:rFonts w:ascii="Courier New" w:hAnsi="Courier New" w:cs="Courier New"/>
          <w:sz w:val="20"/>
          <w:szCs w:val="20"/>
        </w:rPr>
      </w:pPr>
      <w:ins w:id="396" w:author="Musavi, Hamid [USA]" w:date="2018-09-04T18:35:00Z">
        <w:r w:rsidRPr="006F7F91">
          <w:rPr>
            <w:rFonts w:ascii="Courier New" w:hAnsi="Courier New" w:cs="Courier New"/>
            <w:sz w:val="20"/>
            <w:szCs w:val="20"/>
          </w:rPr>
          <w:t xml:space="preserve">                "sspMsgRights1": 2,</w:t>
        </w:r>
      </w:ins>
    </w:p>
    <w:p w:rsidR="006F7F91" w:rsidRPr="006F7F91" w:rsidRDefault="006F7F91" w:rsidP="006F7F91">
      <w:pPr>
        <w:shd w:val="clear" w:color="auto" w:fill="D9D9D9" w:themeFill="background1" w:themeFillShade="D9"/>
        <w:spacing w:after="0"/>
        <w:rPr>
          <w:ins w:id="397" w:author="Musavi, Hamid [USA]" w:date="2018-09-04T18:35:00Z"/>
          <w:rFonts w:ascii="Courier New" w:hAnsi="Courier New" w:cs="Courier New"/>
          <w:sz w:val="20"/>
          <w:szCs w:val="20"/>
        </w:rPr>
      </w:pPr>
      <w:ins w:id="398" w:author="Musavi, Hamid [USA]" w:date="2018-09-04T18:35:00Z">
        <w:r w:rsidRPr="006F7F91">
          <w:rPr>
            <w:rFonts w:ascii="Courier New" w:hAnsi="Courier New" w:cs="Courier New"/>
            <w:sz w:val="20"/>
            <w:szCs w:val="20"/>
          </w:rPr>
          <w:t xml:space="preserve">                "sspMsgRights2": 3,</w:t>
        </w:r>
      </w:ins>
    </w:p>
    <w:p w:rsidR="006F7F91" w:rsidRPr="006F7F91" w:rsidRDefault="006F7F91" w:rsidP="006F7F91">
      <w:pPr>
        <w:shd w:val="clear" w:color="auto" w:fill="D9D9D9" w:themeFill="background1" w:themeFillShade="D9"/>
        <w:spacing w:after="0"/>
        <w:rPr>
          <w:ins w:id="399" w:author="Musavi, Hamid [USA]" w:date="2018-09-04T18:35:00Z"/>
          <w:rFonts w:ascii="Courier New" w:hAnsi="Courier New" w:cs="Courier New"/>
          <w:sz w:val="20"/>
          <w:szCs w:val="20"/>
        </w:rPr>
      </w:pPr>
      <w:ins w:id="400" w:author="Musavi, Hamid [USA]" w:date="2018-09-04T18:35:00Z">
        <w:r w:rsidRPr="006F7F91">
          <w:rPr>
            <w:rFonts w:ascii="Courier New" w:hAnsi="Courier New" w:cs="Courier New"/>
            <w:sz w:val="20"/>
            <w:szCs w:val="20"/>
          </w:rPr>
          <w:t xml:space="preserve">                "startYear": 2017,</w:t>
        </w:r>
      </w:ins>
    </w:p>
    <w:p w:rsidR="006F7F91" w:rsidRPr="006F7F91" w:rsidRDefault="006F7F91" w:rsidP="006F7F91">
      <w:pPr>
        <w:shd w:val="clear" w:color="auto" w:fill="D9D9D9" w:themeFill="background1" w:themeFillShade="D9"/>
        <w:spacing w:after="0"/>
        <w:rPr>
          <w:ins w:id="401" w:author="Musavi, Hamid [USA]" w:date="2018-09-04T18:35:00Z"/>
          <w:rFonts w:ascii="Courier New" w:hAnsi="Courier New" w:cs="Courier New"/>
          <w:sz w:val="20"/>
          <w:szCs w:val="20"/>
        </w:rPr>
      </w:pPr>
      <w:ins w:id="402" w:author="Musavi, Hamid [USA]" w:date="2018-09-04T18:35:00Z">
        <w:r w:rsidRPr="006F7F91">
          <w:rPr>
            <w:rFonts w:ascii="Courier New" w:hAnsi="Courier New" w:cs="Courier New"/>
            <w:sz w:val="20"/>
            <w:szCs w:val="20"/>
          </w:rPr>
          <w:t xml:space="preserve">                "msgId": {</w:t>
        </w:r>
      </w:ins>
    </w:p>
    <w:p w:rsidR="006F7F91" w:rsidRPr="006F7F91" w:rsidRDefault="006F7F91" w:rsidP="006F7F91">
      <w:pPr>
        <w:shd w:val="clear" w:color="auto" w:fill="D9D9D9" w:themeFill="background1" w:themeFillShade="D9"/>
        <w:spacing w:after="0"/>
        <w:rPr>
          <w:ins w:id="403" w:author="Musavi, Hamid [USA]" w:date="2018-09-04T18:35:00Z"/>
          <w:rFonts w:ascii="Courier New" w:hAnsi="Courier New" w:cs="Courier New"/>
          <w:sz w:val="20"/>
          <w:szCs w:val="20"/>
        </w:rPr>
      </w:pPr>
      <w:ins w:id="404" w:author="Musavi, Hamid [USA]" w:date="2018-09-04T18:35:00Z">
        <w:r w:rsidRPr="006F7F91">
          <w:rPr>
            <w:rFonts w:ascii="Courier New" w:hAnsi="Courier New" w:cs="Courier New"/>
            <w:sz w:val="20"/>
            <w:szCs w:val="20"/>
          </w:rPr>
          <w:t xml:space="preserve">                  "roadSignID": {</w:t>
        </w:r>
      </w:ins>
    </w:p>
    <w:p w:rsidR="006F7F91" w:rsidRPr="006F7F91" w:rsidRDefault="006F7F91" w:rsidP="006F7F91">
      <w:pPr>
        <w:shd w:val="clear" w:color="auto" w:fill="D9D9D9" w:themeFill="background1" w:themeFillShade="D9"/>
        <w:spacing w:after="0"/>
        <w:rPr>
          <w:ins w:id="405" w:author="Musavi, Hamid [USA]" w:date="2018-09-04T18:35:00Z"/>
          <w:rFonts w:ascii="Courier New" w:hAnsi="Courier New" w:cs="Courier New"/>
          <w:sz w:val="20"/>
          <w:szCs w:val="20"/>
        </w:rPr>
      </w:pPr>
      <w:ins w:id="406" w:author="Musavi, Hamid [USA]" w:date="2018-09-04T18:35:00Z">
        <w:r w:rsidRPr="006F7F91">
          <w:rPr>
            <w:rFonts w:ascii="Courier New" w:hAnsi="Courier New" w:cs="Courier New"/>
            <w:sz w:val="20"/>
            <w:szCs w:val="20"/>
          </w:rPr>
          <w:t xml:space="preserve">                    "crc": "0000",</w:t>
        </w:r>
      </w:ins>
    </w:p>
    <w:p w:rsidR="006F7F91" w:rsidRPr="006F7F91" w:rsidRDefault="006F7F91" w:rsidP="006F7F91">
      <w:pPr>
        <w:shd w:val="clear" w:color="auto" w:fill="D9D9D9" w:themeFill="background1" w:themeFillShade="D9"/>
        <w:spacing w:after="0"/>
        <w:rPr>
          <w:ins w:id="407" w:author="Musavi, Hamid [USA]" w:date="2018-09-04T18:35:00Z"/>
          <w:rFonts w:ascii="Courier New" w:hAnsi="Courier New" w:cs="Courier New"/>
          <w:sz w:val="20"/>
          <w:szCs w:val="20"/>
        </w:rPr>
      </w:pPr>
      <w:ins w:id="408" w:author="Musavi, Hamid [USA]" w:date="2018-09-04T18:35:00Z">
        <w:r w:rsidRPr="006F7F91">
          <w:rPr>
            <w:rFonts w:ascii="Courier New" w:hAnsi="Courier New" w:cs="Courier New"/>
            <w:sz w:val="20"/>
            <w:szCs w:val="20"/>
          </w:rPr>
          <w:t xml:space="preserve">                    "viewAngle": 1010101010101010,</w:t>
        </w:r>
      </w:ins>
    </w:p>
    <w:p w:rsidR="006F7F91" w:rsidRPr="006F7F91" w:rsidRDefault="006F7F91" w:rsidP="006F7F91">
      <w:pPr>
        <w:shd w:val="clear" w:color="auto" w:fill="D9D9D9" w:themeFill="background1" w:themeFillShade="D9"/>
        <w:spacing w:after="0"/>
        <w:rPr>
          <w:ins w:id="409" w:author="Musavi, Hamid [USA]" w:date="2018-09-04T18:35:00Z"/>
          <w:rFonts w:ascii="Courier New" w:hAnsi="Courier New" w:cs="Courier New"/>
          <w:sz w:val="20"/>
          <w:szCs w:val="20"/>
        </w:rPr>
      </w:pPr>
      <w:ins w:id="410" w:author="Musavi, Hamid [USA]" w:date="2018-09-04T18:35:00Z">
        <w:r w:rsidRPr="006F7F91">
          <w:rPr>
            <w:rFonts w:ascii="Courier New" w:hAnsi="Courier New" w:cs="Courier New"/>
            <w:sz w:val="20"/>
            <w:szCs w:val="20"/>
          </w:rPr>
          <w:t xml:space="preserve">                    "mutcdCode": {</w:t>
        </w:r>
      </w:ins>
    </w:p>
    <w:p w:rsidR="006F7F91" w:rsidRPr="006F7F91" w:rsidRDefault="006F7F91" w:rsidP="006F7F91">
      <w:pPr>
        <w:shd w:val="clear" w:color="auto" w:fill="D9D9D9" w:themeFill="background1" w:themeFillShade="D9"/>
        <w:spacing w:after="0"/>
        <w:rPr>
          <w:ins w:id="411" w:author="Musavi, Hamid [USA]" w:date="2018-09-04T18:35:00Z"/>
          <w:rFonts w:ascii="Courier New" w:hAnsi="Courier New" w:cs="Courier New"/>
          <w:sz w:val="20"/>
          <w:szCs w:val="20"/>
        </w:rPr>
      </w:pPr>
      <w:ins w:id="412" w:author="Musavi, Hamid [USA]" w:date="2018-09-04T18:35:00Z">
        <w:r w:rsidRPr="006F7F91">
          <w:rPr>
            <w:rFonts w:ascii="Courier New" w:hAnsi="Courier New" w:cs="Courier New"/>
            <w:sz w:val="20"/>
            <w:szCs w:val="20"/>
          </w:rPr>
          <w:t xml:space="preserve">                      "warning": ""</w:t>
        </w:r>
      </w:ins>
    </w:p>
    <w:p w:rsidR="006F7F91" w:rsidRPr="006F7F91" w:rsidRDefault="006F7F91" w:rsidP="006F7F91">
      <w:pPr>
        <w:shd w:val="clear" w:color="auto" w:fill="D9D9D9" w:themeFill="background1" w:themeFillShade="D9"/>
        <w:spacing w:after="0"/>
        <w:rPr>
          <w:ins w:id="413" w:author="Musavi, Hamid [USA]" w:date="2018-09-04T18:35:00Z"/>
          <w:rFonts w:ascii="Courier New" w:hAnsi="Courier New" w:cs="Courier New"/>
          <w:sz w:val="20"/>
          <w:szCs w:val="20"/>
        </w:rPr>
      </w:pPr>
      <w:ins w:id="41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15" w:author="Musavi, Hamid [USA]" w:date="2018-09-04T18:35:00Z"/>
          <w:rFonts w:ascii="Courier New" w:hAnsi="Courier New" w:cs="Courier New"/>
          <w:sz w:val="20"/>
          <w:szCs w:val="20"/>
        </w:rPr>
      </w:pPr>
      <w:ins w:id="416" w:author="Musavi, Hamid [USA]" w:date="2018-09-04T18:35:00Z">
        <w:r w:rsidRPr="006F7F91">
          <w:rPr>
            <w:rFonts w:ascii="Courier New" w:hAnsi="Courier New" w:cs="Courier New"/>
            <w:sz w:val="20"/>
            <w:szCs w:val="20"/>
          </w:rPr>
          <w:t xml:space="preserve">                    "position": {</w:t>
        </w:r>
      </w:ins>
    </w:p>
    <w:p w:rsidR="006F7F91" w:rsidRPr="006F7F91" w:rsidRDefault="006F7F91" w:rsidP="006F7F91">
      <w:pPr>
        <w:shd w:val="clear" w:color="auto" w:fill="D9D9D9" w:themeFill="background1" w:themeFillShade="D9"/>
        <w:spacing w:after="0"/>
        <w:rPr>
          <w:ins w:id="417" w:author="Musavi, Hamid [USA]" w:date="2018-09-04T18:35:00Z"/>
          <w:rFonts w:ascii="Courier New" w:hAnsi="Courier New" w:cs="Courier New"/>
          <w:sz w:val="20"/>
          <w:szCs w:val="20"/>
        </w:rPr>
      </w:pPr>
      <w:ins w:id="418" w:author="Musavi, Hamid [USA]" w:date="2018-09-04T18:35:00Z">
        <w:r w:rsidRPr="006F7F91">
          <w:rPr>
            <w:rFonts w:ascii="Courier New" w:hAnsi="Courier New" w:cs="Courier New"/>
            <w:sz w:val="20"/>
            <w:szCs w:val="20"/>
          </w:rPr>
          <w:t xml:space="preserve">                      "elevation": 9171,</w:t>
        </w:r>
      </w:ins>
    </w:p>
    <w:p w:rsidR="006F7F91" w:rsidRPr="006F7F91" w:rsidRDefault="006F7F91" w:rsidP="006F7F91">
      <w:pPr>
        <w:shd w:val="clear" w:color="auto" w:fill="D9D9D9" w:themeFill="background1" w:themeFillShade="D9"/>
        <w:spacing w:after="0"/>
        <w:rPr>
          <w:ins w:id="419" w:author="Musavi, Hamid [USA]" w:date="2018-09-04T18:35:00Z"/>
          <w:rFonts w:ascii="Courier New" w:hAnsi="Courier New" w:cs="Courier New"/>
          <w:sz w:val="20"/>
          <w:szCs w:val="20"/>
        </w:rPr>
      </w:pPr>
      <w:ins w:id="420" w:author="Musavi, Hamid [USA]" w:date="2018-09-04T18:35:00Z">
        <w:r w:rsidRPr="006F7F91">
          <w:rPr>
            <w:rFonts w:ascii="Courier New" w:hAnsi="Courier New" w:cs="Courier New"/>
            <w:sz w:val="20"/>
            <w:szCs w:val="20"/>
          </w:rPr>
          <w:t xml:space="preserve">                      "lat": 416784730,</w:t>
        </w:r>
      </w:ins>
    </w:p>
    <w:p w:rsidR="006F7F91" w:rsidRPr="006F7F91" w:rsidRDefault="006F7F91" w:rsidP="006F7F91">
      <w:pPr>
        <w:shd w:val="clear" w:color="auto" w:fill="D9D9D9" w:themeFill="background1" w:themeFillShade="D9"/>
        <w:spacing w:after="0"/>
        <w:rPr>
          <w:ins w:id="421" w:author="Musavi, Hamid [USA]" w:date="2018-09-04T18:35:00Z"/>
          <w:rFonts w:ascii="Courier New" w:hAnsi="Courier New" w:cs="Courier New"/>
          <w:sz w:val="20"/>
          <w:szCs w:val="20"/>
        </w:rPr>
      </w:pPr>
      <w:ins w:id="422" w:author="Musavi, Hamid [USA]" w:date="2018-09-04T18:35:00Z">
        <w:r w:rsidRPr="006F7F91">
          <w:rPr>
            <w:rFonts w:ascii="Courier New" w:hAnsi="Courier New" w:cs="Courier New"/>
            <w:sz w:val="20"/>
            <w:szCs w:val="20"/>
          </w:rPr>
          <w:t xml:space="preserve">                      "long": -1087827750</w:t>
        </w:r>
      </w:ins>
    </w:p>
    <w:p w:rsidR="006F7F91" w:rsidRPr="006F7F91" w:rsidRDefault="006F7F91" w:rsidP="006F7F91">
      <w:pPr>
        <w:shd w:val="clear" w:color="auto" w:fill="D9D9D9" w:themeFill="background1" w:themeFillShade="D9"/>
        <w:spacing w:after="0"/>
        <w:rPr>
          <w:ins w:id="423" w:author="Musavi, Hamid [USA]" w:date="2018-09-04T18:35:00Z"/>
          <w:rFonts w:ascii="Courier New" w:hAnsi="Courier New" w:cs="Courier New"/>
          <w:sz w:val="20"/>
          <w:szCs w:val="20"/>
        </w:rPr>
      </w:pPr>
      <w:ins w:id="42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25" w:author="Musavi, Hamid [USA]" w:date="2018-09-04T18:35:00Z"/>
          <w:rFonts w:ascii="Courier New" w:hAnsi="Courier New" w:cs="Courier New"/>
          <w:sz w:val="20"/>
          <w:szCs w:val="20"/>
        </w:rPr>
      </w:pPr>
      <w:ins w:id="42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27" w:author="Musavi, Hamid [USA]" w:date="2018-09-04T18:35:00Z"/>
          <w:rFonts w:ascii="Courier New" w:hAnsi="Courier New" w:cs="Courier New"/>
          <w:sz w:val="20"/>
          <w:szCs w:val="20"/>
        </w:rPr>
      </w:pPr>
      <w:ins w:id="42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29" w:author="Musavi, Hamid [USA]" w:date="2018-09-04T18:35:00Z"/>
          <w:rFonts w:ascii="Courier New" w:hAnsi="Courier New" w:cs="Courier New"/>
          <w:sz w:val="20"/>
          <w:szCs w:val="20"/>
        </w:rPr>
      </w:pPr>
      <w:ins w:id="430" w:author="Musavi, Hamid [USA]" w:date="2018-09-04T18:35:00Z">
        <w:r w:rsidRPr="006F7F91">
          <w:rPr>
            <w:rFonts w:ascii="Courier New" w:hAnsi="Courier New" w:cs="Courier New"/>
            <w:sz w:val="20"/>
            <w:szCs w:val="20"/>
          </w:rPr>
          <w:t xml:space="preserve">                "priority": 0,</w:t>
        </w:r>
      </w:ins>
    </w:p>
    <w:p w:rsidR="006F7F91" w:rsidRPr="006F7F91" w:rsidRDefault="006F7F91" w:rsidP="006F7F91">
      <w:pPr>
        <w:shd w:val="clear" w:color="auto" w:fill="D9D9D9" w:themeFill="background1" w:themeFillShade="D9"/>
        <w:spacing w:after="0"/>
        <w:rPr>
          <w:ins w:id="431" w:author="Musavi, Hamid [USA]" w:date="2018-09-04T18:35:00Z"/>
          <w:rFonts w:ascii="Courier New" w:hAnsi="Courier New" w:cs="Courier New"/>
          <w:sz w:val="20"/>
          <w:szCs w:val="20"/>
        </w:rPr>
      </w:pPr>
      <w:ins w:id="432" w:author="Musavi, Hamid [USA]" w:date="2018-09-04T18:35:00Z">
        <w:r w:rsidRPr="006F7F91">
          <w:rPr>
            <w:rFonts w:ascii="Courier New" w:hAnsi="Courier New" w:cs="Courier New"/>
            <w:sz w:val="20"/>
            <w:szCs w:val="20"/>
          </w:rPr>
          <w:t xml:space="preserve">                "content": {</w:t>
        </w:r>
      </w:ins>
    </w:p>
    <w:p w:rsidR="006F7F91" w:rsidRPr="006F7F91" w:rsidRDefault="006F7F91" w:rsidP="006F7F91">
      <w:pPr>
        <w:shd w:val="clear" w:color="auto" w:fill="D9D9D9" w:themeFill="background1" w:themeFillShade="D9"/>
        <w:spacing w:after="0"/>
        <w:rPr>
          <w:ins w:id="433" w:author="Musavi, Hamid [USA]" w:date="2018-09-04T18:35:00Z"/>
          <w:rFonts w:ascii="Courier New" w:hAnsi="Courier New" w:cs="Courier New"/>
          <w:sz w:val="20"/>
          <w:szCs w:val="20"/>
        </w:rPr>
      </w:pPr>
      <w:ins w:id="434" w:author="Musavi, Hamid [USA]" w:date="2018-09-04T18:35:00Z">
        <w:r w:rsidRPr="006F7F91">
          <w:rPr>
            <w:rFonts w:ascii="Courier New" w:hAnsi="Courier New" w:cs="Courier New"/>
            <w:sz w:val="20"/>
            <w:szCs w:val="20"/>
          </w:rPr>
          <w:lastRenderedPageBreak/>
          <w:t xml:space="preserve">                  "advisory": {</w:t>
        </w:r>
      </w:ins>
    </w:p>
    <w:p w:rsidR="006F7F91" w:rsidRPr="006F7F91" w:rsidRDefault="006F7F91" w:rsidP="006F7F91">
      <w:pPr>
        <w:shd w:val="clear" w:color="auto" w:fill="D9D9D9" w:themeFill="background1" w:themeFillShade="D9"/>
        <w:spacing w:after="0"/>
        <w:rPr>
          <w:ins w:id="435" w:author="Musavi, Hamid [USA]" w:date="2018-09-04T18:35:00Z"/>
          <w:rFonts w:ascii="Courier New" w:hAnsi="Courier New" w:cs="Courier New"/>
          <w:sz w:val="20"/>
          <w:szCs w:val="20"/>
        </w:rPr>
      </w:pPr>
      <w:ins w:id="436" w:author="Musavi, Hamid [USA]" w:date="2018-09-04T18:35:00Z">
        <w:r w:rsidRPr="006F7F91">
          <w:rPr>
            <w:rFonts w:ascii="Courier New" w:hAnsi="Courier New" w:cs="Courier New"/>
            <w:sz w:val="20"/>
            <w:szCs w:val="20"/>
          </w:rPr>
          <w:t xml:space="preserve">                    "SEQUENCE": [</w:t>
        </w:r>
      </w:ins>
    </w:p>
    <w:p w:rsidR="006F7F91" w:rsidRPr="006F7F91" w:rsidRDefault="006F7F91" w:rsidP="006F7F91">
      <w:pPr>
        <w:shd w:val="clear" w:color="auto" w:fill="D9D9D9" w:themeFill="background1" w:themeFillShade="D9"/>
        <w:spacing w:after="0"/>
        <w:rPr>
          <w:ins w:id="437" w:author="Musavi, Hamid [USA]" w:date="2018-09-04T18:35:00Z"/>
          <w:rFonts w:ascii="Courier New" w:hAnsi="Courier New" w:cs="Courier New"/>
          <w:sz w:val="20"/>
          <w:szCs w:val="20"/>
        </w:rPr>
      </w:pPr>
      <w:ins w:id="43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39" w:author="Musavi, Hamid [USA]" w:date="2018-09-04T18:35:00Z"/>
          <w:rFonts w:ascii="Courier New" w:hAnsi="Courier New" w:cs="Courier New"/>
          <w:sz w:val="20"/>
          <w:szCs w:val="20"/>
        </w:rPr>
      </w:pPr>
      <w:ins w:id="440" w:author="Musavi, Hamid [USA]" w:date="2018-09-04T18:35:00Z">
        <w:r w:rsidRPr="006F7F91">
          <w:rPr>
            <w:rFonts w:ascii="Courier New" w:hAnsi="Courier New" w:cs="Courier New"/>
            <w:sz w:val="20"/>
            <w:szCs w:val="20"/>
          </w:rPr>
          <w:t xml:space="preserve">                        "item": {</w:t>
        </w:r>
      </w:ins>
    </w:p>
    <w:p w:rsidR="006F7F91" w:rsidRPr="006F7F91" w:rsidRDefault="006F7F91" w:rsidP="006F7F91">
      <w:pPr>
        <w:shd w:val="clear" w:color="auto" w:fill="D9D9D9" w:themeFill="background1" w:themeFillShade="D9"/>
        <w:spacing w:after="0"/>
        <w:rPr>
          <w:ins w:id="441" w:author="Musavi, Hamid [USA]" w:date="2018-09-04T18:35:00Z"/>
          <w:rFonts w:ascii="Courier New" w:hAnsi="Courier New" w:cs="Courier New"/>
          <w:sz w:val="20"/>
          <w:szCs w:val="20"/>
        </w:rPr>
      </w:pPr>
      <w:ins w:id="442" w:author="Musavi, Hamid [USA]" w:date="2018-09-04T18:35:00Z">
        <w:r w:rsidRPr="006F7F91">
          <w:rPr>
            <w:rFonts w:ascii="Courier New" w:hAnsi="Courier New" w:cs="Courier New"/>
            <w:sz w:val="20"/>
            <w:szCs w:val="20"/>
          </w:rPr>
          <w:t xml:space="preserve">                          "itis": 125</w:t>
        </w:r>
      </w:ins>
    </w:p>
    <w:p w:rsidR="006F7F91" w:rsidRPr="006F7F91" w:rsidRDefault="006F7F91" w:rsidP="006F7F91">
      <w:pPr>
        <w:shd w:val="clear" w:color="auto" w:fill="D9D9D9" w:themeFill="background1" w:themeFillShade="D9"/>
        <w:spacing w:after="0"/>
        <w:rPr>
          <w:ins w:id="443" w:author="Musavi, Hamid [USA]" w:date="2018-09-04T18:35:00Z"/>
          <w:rFonts w:ascii="Courier New" w:hAnsi="Courier New" w:cs="Courier New"/>
          <w:sz w:val="20"/>
          <w:szCs w:val="20"/>
        </w:rPr>
      </w:pPr>
      <w:ins w:id="44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45" w:author="Musavi, Hamid [USA]" w:date="2018-09-04T18:35:00Z"/>
          <w:rFonts w:ascii="Courier New" w:hAnsi="Courier New" w:cs="Courier New"/>
          <w:sz w:val="20"/>
          <w:szCs w:val="20"/>
        </w:rPr>
      </w:pPr>
      <w:ins w:id="44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47" w:author="Musavi, Hamid [USA]" w:date="2018-09-04T18:35:00Z"/>
          <w:rFonts w:ascii="Courier New" w:hAnsi="Courier New" w:cs="Courier New"/>
          <w:sz w:val="20"/>
          <w:szCs w:val="20"/>
        </w:rPr>
      </w:pPr>
      <w:ins w:id="44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49" w:author="Musavi, Hamid [USA]" w:date="2018-09-04T18:35:00Z"/>
          <w:rFonts w:ascii="Courier New" w:hAnsi="Courier New" w:cs="Courier New"/>
          <w:sz w:val="20"/>
          <w:szCs w:val="20"/>
        </w:rPr>
      </w:pPr>
      <w:ins w:id="450" w:author="Musavi, Hamid [USA]" w:date="2018-09-04T18:35:00Z">
        <w:r w:rsidRPr="006F7F91">
          <w:rPr>
            <w:rFonts w:ascii="Courier New" w:hAnsi="Courier New" w:cs="Courier New"/>
            <w:sz w:val="20"/>
            <w:szCs w:val="20"/>
          </w:rPr>
          <w:t xml:space="preserve">                        "item": {</w:t>
        </w:r>
      </w:ins>
    </w:p>
    <w:p w:rsidR="006F7F91" w:rsidRPr="006F7F91" w:rsidRDefault="006F7F91" w:rsidP="006F7F91">
      <w:pPr>
        <w:shd w:val="clear" w:color="auto" w:fill="D9D9D9" w:themeFill="background1" w:themeFillShade="D9"/>
        <w:spacing w:after="0"/>
        <w:rPr>
          <w:ins w:id="451" w:author="Musavi, Hamid [USA]" w:date="2018-09-04T18:35:00Z"/>
          <w:rFonts w:ascii="Courier New" w:hAnsi="Courier New" w:cs="Courier New"/>
          <w:sz w:val="20"/>
          <w:szCs w:val="20"/>
        </w:rPr>
      </w:pPr>
      <w:ins w:id="452" w:author="Musavi, Hamid [USA]" w:date="2018-09-04T18:35:00Z">
        <w:r w:rsidRPr="006F7F91">
          <w:rPr>
            <w:rFonts w:ascii="Courier New" w:hAnsi="Courier New" w:cs="Courier New"/>
            <w:sz w:val="20"/>
            <w:szCs w:val="20"/>
          </w:rPr>
          <w:t xml:space="preserve">                          "text": "some text"</w:t>
        </w:r>
      </w:ins>
    </w:p>
    <w:p w:rsidR="006F7F91" w:rsidRPr="006F7F91" w:rsidRDefault="006F7F91" w:rsidP="006F7F91">
      <w:pPr>
        <w:shd w:val="clear" w:color="auto" w:fill="D9D9D9" w:themeFill="background1" w:themeFillShade="D9"/>
        <w:spacing w:after="0"/>
        <w:rPr>
          <w:ins w:id="453" w:author="Musavi, Hamid [USA]" w:date="2018-09-04T18:35:00Z"/>
          <w:rFonts w:ascii="Courier New" w:hAnsi="Courier New" w:cs="Courier New"/>
          <w:sz w:val="20"/>
          <w:szCs w:val="20"/>
        </w:rPr>
      </w:pPr>
      <w:ins w:id="45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55" w:author="Musavi, Hamid [USA]" w:date="2018-09-04T18:35:00Z"/>
          <w:rFonts w:ascii="Courier New" w:hAnsi="Courier New" w:cs="Courier New"/>
          <w:sz w:val="20"/>
          <w:szCs w:val="20"/>
        </w:rPr>
      </w:pPr>
      <w:ins w:id="45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57" w:author="Musavi, Hamid [USA]" w:date="2018-09-04T18:35:00Z"/>
          <w:rFonts w:ascii="Courier New" w:hAnsi="Courier New" w:cs="Courier New"/>
          <w:sz w:val="20"/>
          <w:szCs w:val="20"/>
        </w:rPr>
      </w:pPr>
      <w:ins w:id="45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59" w:author="Musavi, Hamid [USA]" w:date="2018-09-04T18:35:00Z"/>
          <w:rFonts w:ascii="Courier New" w:hAnsi="Courier New" w:cs="Courier New"/>
          <w:sz w:val="20"/>
          <w:szCs w:val="20"/>
        </w:rPr>
      </w:pPr>
      <w:ins w:id="460" w:author="Musavi, Hamid [USA]" w:date="2018-09-04T18:35:00Z">
        <w:r w:rsidRPr="006F7F91">
          <w:rPr>
            <w:rFonts w:ascii="Courier New" w:hAnsi="Courier New" w:cs="Courier New"/>
            <w:sz w:val="20"/>
            <w:szCs w:val="20"/>
          </w:rPr>
          <w:t xml:space="preserve">                        "item": {</w:t>
        </w:r>
      </w:ins>
    </w:p>
    <w:p w:rsidR="006F7F91" w:rsidRPr="006F7F91" w:rsidRDefault="006F7F91" w:rsidP="006F7F91">
      <w:pPr>
        <w:shd w:val="clear" w:color="auto" w:fill="D9D9D9" w:themeFill="background1" w:themeFillShade="D9"/>
        <w:spacing w:after="0"/>
        <w:rPr>
          <w:ins w:id="461" w:author="Musavi, Hamid [USA]" w:date="2018-09-04T18:35:00Z"/>
          <w:rFonts w:ascii="Courier New" w:hAnsi="Courier New" w:cs="Courier New"/>
          <w:sz w:val="20"/>
          <w:szCs w:val="20"/>
        </w:rPr>
      </w:pPr>
      <w:ins w:id="462" w:author="Musavi, Hamid [USA]" w:date="2018-09-04T18:35:00Z">
        <w:r w:rsidRPr="006F7F91">
          <w:rPr>
            <w:rFonts w:ascii="Courier New" w:hAnsi="Courier New" w:cs="Courier New"/>
            <w:sz w:val="20"/>
            <w:szCs w:val="20"/>
          </w:rPr>
          <w:t xml:space="preserve">                          "itis": 250</w:t>
        </w:r>
      </w:ins>
    </w:p>
    <w:p w:rsidR="006F7F91" w:rsidRPr="006F7F91" w:rsidRDefault="006F7F91" w:rsidP="006F7F91">
      <w:pPr>
        <w:shd w:val="clear" w:color="auto" w:fill="D9D9D9" w:themeFill="background1" w:themeFillShade="D9"/>
        <w:spacing w:after="0"/>
        <w:rPr>
          <w:ins w:id="463" w:author="Musavi, Hamid [USA]" w:date="2018-09-04T18:35:00Z"/>
          <w:rFonts w:ascii="Courier New" w:hAnsi="Courier New" w:cs="Courier New"/>
          <w:sz w:val="20"/>
          <w:szCs w:val="20"/>
        </w:rPr>
      </w:pPr>
      <w:ins w:id="46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65" w:author="Musavi, Hamid [USA]" w:date="2018-09-04T18:35:00Z"/>
          <w:rFonts w:ascii="Courier New" w:hAnsi="Courier New" w:cs="Courier New"/>
          <w:sz w:val="20"/>
          <w:szCs w:val="20"/>
        </w:rPr>
      </w:pPr>
      <w:ins w:id="46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67" w:author="Musavi, Hamid [USA]" w:date="2018-09-04T18:35:00Z"/>
          <w:rFonts w:ascii="Courier New" w:hAnsi="Courier New" w:cs="Courier New"/>
          <w:sz w:val="20"/>
          <w:szCs w:val="20"/>
        </w:rPr>
      </w:pPr>
      <w:ins w:id="46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69" w:author="Musavi, Hamid [USA]" w:date="2018-09-04T18:35:00Z"/>
          <w:rFonts w:ascii="Courier New" w:hAnsi="Courier New" w:cs="Courier New"/>
          <w:sz w:val="20"/>
          <w:szCs w:val="20"/>
        </w:rPr>
      </w:pPr>
      <w:ins w:id="470" w:author="Musavi, Hamid [USA]" w:date="2018-09-04T18:35:00Z">
        <w:r w:rsidRPr="006F7F91">
          <w:rPr>
            <w:rFonts w:ascii="Courier New" w:hAnsi="Courier New" w:cs="Courier New"/>
            <w:sz w:val="20"/>
            <w:szCs w:val="20"/>
          </w:rPr>
          <w:t xml:space="preserve">                        "item": {</w:t>
        </w:r>
      </w:ins>
    </w:p>
    <w:p w:rsidR="006F7F91" w:rsidRPr="006F7F91" w:rsidRDefault="006F7F91" w:rsidP="006F7F91">
      <w:pPr>
        <w:shd w:val="clear" w:color="auto" w:fill="D9D9D9" w:themeFill="background1" w:themeFillShade="D9"/>
        <w:spacing w:after="0"/>
        <w:rPr>
          <w:ins w:id="471" w:author="Musavi, Hamid [USA]" w:date="2018-09-04T18:35:00Z"/>
          <w:rFonts w:ascii="Courier New" w:hAnsi="Courier New" w:cs="Courier New"/>
          <w:sz w:val="20"/>
          <w:szCs w:val="20"/>
        </w:rPr>
      </w:pPr>
      <w:ins w:id="472" w:author="Musavi, Hamid [USA]" w:date="2018-09-04T18:35:00Z">
        <w:r w:rsidRPr="006F7F91">
          <w:rPr>
            <w:rFonts w:ascii="Courier New" w:hAnsi="Courier New" w:cs="Courier New"/>
            <w:sz w:val="20"/>
            <w:szCs w:val="20"/>
          </w:rPr>
          <w:t xml:space="preserve">                          "text": 98765</w:t>
        </w:r>
      </w:ins>
    </w:p>
    <w:p w:rsidR="006F7F91" w:rsidRPr="006F7F91" w:rsidRDefault="006F7F91" w:rsidP="006F7F91">
      <w:pPr>
        <w:shd w:val="clear" w:color="auto" w:fill="D9D9D9" w:themeFill="background1" w:themeFillShade="D9"/>
        <w:spacing w:after="0"/>
        <w:rPr>
          <w:ins w:id="473" w:author="Musavi, Hamid [USA]" w:date="2018-09-04T18:35:00Z"/>
          <w:rFonts w:ascii="Courier New" w:hAnsi="Courier New" w:cs="Courier New"/>
          <w:sz w:val="20"/>
          <w:szCs w:val="20"/>
        </w:rPr>
      </w:pPr>
      <w:ins w:id="47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75" w:author="Musavi, Hamid [USA]" w:date="2018-09-04T18:35:00Z"/>
          <w:rFonts w:ascii="Courier New" w:hAnsi="Courier New" w:cs="Courier New"/>
          <w:sz w:val="20"/>
          <w:szCs w:val="20"/>
        </w:rPr>
      </w:pPr>
      <w:ins w:id="47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77" w:author="Musavi, Hamid [USA]" w:date="2018-09-04T18:35:00Z"/>
          <w:rFonts w:ascii="Courier New" w:hAnsi="Courier New" w:cs="Courier New"/>
          <w:sz w:val="20"/>
          <w:szCs w:val="20"/>
        </w:rPr>
      </w:pPr>
      <w:ins w:id="47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79" w:author="Musavi, Hamid [USA]" w:date="2018-09-04T18:35:00Z"/>
          <w:rFonts w:ascii="Courier New" w:hAnsi="Courier New" w:cs="Courier New"/>
          <w:sz w:val="20"/>
          <w:szCs w:val="20"/>
        </w:rPr>
      </w:pPr>
      <w:ins w:id="48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81" w:author="Musavi, Hamid [USA]" w:date="2018-09-04T18:35:00Z"/>
          <w:rFonts w:ascii="Courier New" w:hAnsi="Courier New" w:cs="Courier New"/>
          <w:sz w:val="20"/>
          <w:szCs w:val="20"/>
        </w:rPr>
      </w:pPr>
      <w:ins w:id="482"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83" w:author="Musavi, Hamid [USA]" w:date="2018-09-04T18:35:00Z"/>
          <w:rFonts w:ascii="Courier New" w:hAnsi="Courier New" w:cs="Courier New"/>
          <w:sz w:val="20"/>
          <w:szCs w:val="20"/>
        </w:rPr>
      </w:pPr>
      <w:ins w:id="484" w:author="Musavi, Hamid [USA]" w:date="2018-09-04T18:35:00Z">
        <w:r w:rsidRPr="006F7F91">
          <w:rPr>
            <w:rFonts w:ascii="Courier New" w:hAnsi="Courier New" w:cs="Courier New"/>
            <w:sz w:val="20"/>
            <w:szCs w:val="20"/>
          </w:rPr>
          <w:t xml:space="preserve">                "url": null,</w:t>
        </w:r>
      </w:ins>
    </w:p>
    <w:p w:rsidR="006F7F91" w:rsidRPr="006F7F91" w:rsidRDefault="006F7F91" w:rsidP="006F7F91">
      <w:pPr>
        <w:shd w:val="clear" w:color="auto" w:fill="D9D9D9" w:themeFill="background1" w:themeFillShade="D9"/>
        <w:spacing w:after="0"/>
        <w:rPr>
          <w:ins w:id="485" w:author="Musavi, Hamid [USA]" w:date="2018-09-04T18:35:00Z"/>
          <w:rFonts w:ascii="Courier New" w:hAnsi="Courier New" w:cs="Courier New"/>
          <w:sz w:val="20"/>
          <w:szCs w:val="20"/>
        </w:rPr>
      </w:pPr>
      <w:ins w:id="486" w:author="Musavi, Hamid [USA]" w:date="2018-09-04T18:35:00Z">
        <w:r w:rsidRPr="006F7F91">
          <w:rPr>
            <w:rFonts w:ascii="Courier New" w:hAnsi="Courier New" w:cs="Courier New"/>
            <w:sz w:val="20"/>
            <w:szCs w:val="20"/>
          </w:rPr>
          <w:t xml:space="preserve">                "sspTimRights": 0,</w:t>
        </w:r>
      </w:ins>
    </w:p>
    <w:p w:rsidR="006F7F91" w:rsidRPr="006F7F91" w:rsidRDefault="006F7F91" w:rsidP="006F7F91">
      <w:pPr>
        <w:shd w:val="clear" w:color="auto" w:fill="D9D9D9" w:themeFill="background1" w:themeFillShade="D9"/>
        <w:spacing w:after="0"/>
        <w:rPr>
          <w:ins w:id="487" w:author="Musavi, Hamid [USA]" w:date="2018-09-04T18:35:00Z"/>
          <w:rFonts w:ascii="Courier New" w:hAnsi="Courier New" w:cs="Courier New"/>
          <w:sz w:val="20"/>
          <w:szCs w:val="20"/>
        </w:rPr>
      </w:pPr>
      <w:ins w:id="488" w:author="Musavi, Hamid [USA]" w:date="2018-09-04T18:35:00Z">
        <w:r w:rsidRPr="006F7F91">
          <w:rPr>
            <w:rFonts w:ascii="Courier New" w:hAnsi="Courier New" w:cs="Courier New"/>
            <w:sz w:val="20"/>
            <w:szCs w:val="20"/>
          </w:rPr>
          <w:t xml:space="preserve">                "sspLocationRights": 3,</w:t>
        </w:r>
      </w:ins>
    </w:p>
    <w:p w:rsidR="006F7F91" w:rsidRPr="006F7F91" w:rsidRDefault="006F7F91" w:rsidP="006F7F91">
      <w:pPr>
        <w:shd w:val="clear" w:color="auto" w:fill="D9D9D9" w:themeFill="background1" w:themeFillShade="D9"/>
        <w:spacing w:after="0"/>
        <w:rPr>
          <w:ins w:id="489" w:author="Musavi, Hamid [USA]" w:date="2018-09-04T18:35:00Z"/>
          <w:rFonts w:ascii="Courier New" w:hAnsi="Courier New" w:cs="Courier New"/>
          <w:sz w:val="20"/>
          <w:szCs w:val="20"/>
        </w:rPr>
      </w:pPr>
      <w:ins w:id="490" w:author="Musavi, Hamid [USA]" w:date="2018-09-04T18:35:00Z">
        <w:r w:rsidRPr="006F7F91">
          <w:rPr>
            <w:rFonts w:ascii="Courier New" w:hAnsi="Courier New" w:cs="Courier New"/>
            <w:sz w:val="20"/>
            <w:szCs w:val="20"/>
          </w:rPr>
          <w:t xml:space="preserve">                "frameType": {</w:t>
        </w:r>
      </w:ins>
    </w:p>
    <w:p w:rsidR="006F7F91" w:rsidRPr="006F7F91" w:rsidRDefault="006F7F91" w:rsidP="006F7F91">
      <w:pPr>
        <w:shd w:val="clear" w:color="auto" w:fill="D9D9D9" w:themeFill="background1" w:themeFillShade="D9"/>
        <w:spacing w:after="0"/>
        <w:rPr>
          <w:ins w:id="491" w:author="Musavi, Hamid [USA]" w:date="2018-09-04T18:35:00Z"/>
          <w:rFonts w:ascii="Courier New" w:hAnsi="Courier New" w:cs="Courier New"/>
          <w:sz w:val="20"/>
          <w:szCs w:val="20"/>
        </w:rPr>
      </w:pPr>
      <w:ins w:id="492" w:author="Musavi, Hamid [USA]" w:date="2018-09-04T18:35:00Z">
        <w:r w:rsidRPr="006F7F91">
          <w:rPr>
            <w:rFonts w:ascii="Courier New" w:hAnsi="Courier New" w:cs="Courier New"/>
            <w:sz w:val="20"/>
            <w:szCs w:val="20"/>
          </w:rPr>
          <w:t xml:space="preserve">                  "advisory": ""</w:t>
        </w:r>
      </w:ins>
    </w:p>
    <w:p w:rsidR="006F7F91" w:rsidRPr="006F7F91" w:rsidRDefault="006F7F91" w:rsidP="006F7F91">
      <w:pPr>
        <w:shd w:val="clear" w:color="auto" w:fill="D9D9D9" w:themeFill="background1" w:themeFillShade="D9"/>
        <w:spacing w:after="0"/>
        <w:rPr>
          <w:ins w:id="493" w:author="Musavi, Hamid [USA]" w:date="2018-09-04T18:35:00Z"/>
          <w:rFonts w:ascii="Courier New" w:hAnsi="Courier New" w:cs="Courier New"/>
          <w:sz w:val="20"/>
          <w:szCs w:val="20"/>
        </w:rPr>
      </w:pPr>
      <w:ins w:id="49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95" w:author="Musavi, Hamid [USA]" w:date="2018-09-04T18:35:00Z"/>
          <w:rFonts w:ascii="Courier New" w:hAnsi="Courier New" w:cs="Courier New"/>
          <w:sz w:val="20"/>
          <w:szCs w:val="20"/>
        </w:rPr>
      </w:pPr>
      <w:ins w:id="496" w:author="Musavi, Hamid [USA]" w:date="2018-09-04T18:35:00Z">
        <w:r w:rsidRPr="006F7F91">
          <w:rPr>
            <w:rFonts w:ascii="Courier New" w:hAnsi="Courier New" w:cs="Courier New"/>
            <w:sz w:val="20"/>
            <w:szCs w:val="20"/>
          </w:rPr>
          <w:t xml:space="preserve">                "startTime": 482027</w:t>
        </w:r>
      </w:ins>
    </w:p>
    <w:p w:rsidR="006F7F91" w:rsidRPr="006F7F91" w:rsidRDefault="006F7F91" w:rsidP="006F7F91">
      <w:pPr>
        <w:shd w:val="clear" w:color="auto" w:fill="D9D9D9" w:themeFill="background1" w:themeFillShade="D9"/>
        <w:spacing w:after="0"/>
        <w:rPr>
          <w:ins w:id="497" w:author="Musavi, Hamid [USA]" w:date="2018-09-04T18:35:00Z"/>
          <w:rFonts w:ascii="Courier New" w:hAnsi="Courier New" w:cs="Courier New"/>
          <w:sz w:val="20"/>
          <w:szCs w:val="20"/>
        </w:rPr>
      </w:pPr>
      <w:ins w:id="49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499" w:author="Musavi, Hamid [USA]" w:date="2018-09-04T18:35:00Z"/>
          <w:rFonts w:ascii="Courier New" w:hAnsi="Courier New" w:cs="Courier New"/>
          <w:sz w:val="20"/>
          <w:szCs w:val="20"/>
        </w:rPr>
      </w:pPr>
      <w:ins w:id="50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501" w:author="Musavi, Hamid [USA]" w:date="2018-09-04T18:35:00Z"/>
          <w:rFonts w:ascii="Courier New" w:hAnsi="Courier New" w:cs="Courier New"/>
          <w:sz w:val="20"/>
          <w:szCs w:val="20"/>
        </w:rPr>
      </w:pPr>
      <w:ins w:id="502" w:author="Musavi, Hamid [USA]" w:date="2018-09-04T18:35:00Z">
        <w:r w:rsidRPr="006F7F91">
          <w:rPr>
            <w:rFonts w:ascii="Courier New" w:hAnsi="Courier New" w:cs="Courier New"/>
            <w:sz w:val="20"/>
            <w:szCs w:val="20"/>
          </w:rPr>
          <w:t xml:space="preserve">            "msgCnt": 13</w:t>
        </w:r>
      </w:ins>
    </w:p>
    <w:p w:rsidR="006F7F91" w:rsidRPr="006F7F91" w:rsidRDefault="006F7F91" w:rsidP="006F7F91">
      <w:pPr>
        <w:shd w:val="clear" w:color="auto" w:fill="D9D9D9" w:themeFill="background1" w:themeFillShade="D9"/>
        <w:spacing w:after="0"/>
        <w:rPr>
          <w:ins w:id="503" w:author="Musavi, Hamid [USA]" w:date="2018-09-04T18:35:00Z"/>
          <w:rFonts w:ascii="Courier New" w:hAnsi="Courier New" w:cs="Courier New"/>
          <w:sz w:val="20"/>
          <w:szCs w:val="20"/>
        </w:rPr>
      </w:pPr>
      <w:ins w:id="504"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505" w:author="Musavi, Hamid [USA]" w:date="2018-09-04T18:35:00Z"/>
          <w:rFonts w:ascii="Courier New" w:hAnsi="Courier New" w:cs="Courier New"/>
          <w:sz w:val="20"/>
          <w:szCs w:val="20"/>
        </w:rPr>
      </w:pPr>
      <w:ins w:id="506"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507" w:author="Musavi, Hamid [USA]" w:date="2018-09-04T18:35:00Z"/>
          <w:rFonts w:ascii="Courier New" w:hAnsi="Courier New" w:cs="Courier New"/>
          <w:sz w:val="20"/>
          <w:szCs w:val="20"/>
        </w:rPr>
      </w:pPr>
      <w:ins w:id="508"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509" w:author="Musavi, Hamid [USA]" w:date="2018-09-04T18:35:00Z"/>
          <w:rFonts w:ascii="Courier New" w:hAnsi="Courier New" w:cs="Courier New"/>
          <w:sz w:val="20"/>
          <w:szCs w:val="20"/>
        </w:rPr>
      </w:pPr>
      <w:ins w:id="510" w:author="Musavi, Hamid [USA]" w:date="2018-09-04T18:35:00Z">
        <w:r w:rsidRPr="006F7F91">
          <w:rPr>
            <w:rFonts w:ascii="Courier New" w:hAnsi="Courier New" w:cs="Courier New"/>
            <w:sz w:val="20"/>
            <w:szCs w:val="20"/>
          </w:rPr>
          <w:t xml:space="preserve">    },</w:t>
        </w:r>
      </w:ins>
    </w:p>
    <w:p w:rsidR="006F7F91" w:rsidRPr="006F7F91" w:rsidRDefault="006F7F91" w:rsidP="006F7F91">
      <w:pPr>
        <w:shd w:val="clear" w:color="auto" w:fill="D9D9D9" w:themeFill="background1" w:themeFillShade="D9"/>
        <w:spacing w:after="0"/>
        <w:rPr>
          <w:ins w:id="511" w:author="Musavi, Hamid [USA]" w:date="2018-09-04T18:35:00Z"/>
          <w:rFonts w:ascii="Courier New" w:hAnsi="Courier New" w:cs="Courier New"/>
          <w:sz w:val="20"/>
          <w:szCs w:val="20"/>
        </w:rPr>
      </w:pPr>
      <w:ins w:id="512" w:author="Musavi, Hamid [USA]" w:date="2018-09-04T18:35:00Z">
        <w:r w:rsidRPr="006F7F91">
          <w:rPr>
            <w:rFonts w:ascii="Courier New" w:hAnsi="Courier New" w:cs="Courier New"/>
            <w:sz w:val="20"/>
            <w:szCs w:val="20"/>
          </w:rPr>
          <w:t xml:space="preserve">    "dataType": "TravelerInformation"</w:t>
        </w:r>
      </w:ins>
    </w:p>
    <w:p w:rsidR="006F7F91" w:rsidRPr="006F7F91" w:rsidRDefault="006F7F91" w:rsidP="006F7F91">
      <w:pPr>
        <w:shd w:val="clear" w:color="auto" w:fill="D9D9D9" w:themeFill="background1" w:themeFillShade="D9"/>
        <w:spacing w:after="0"/>
        <w:rPr>
          <w:ins w:id="513" w:author="Musavi, Hamid [USA]" w:date="2018-09-04T18:35:00Z"/>
          <w:rFonts w:ascii="Courier New" w:hAnsi="Courier New" w:cs="Courier New"/>
          <w:sz w:val="20"/>
          <w:szCs w:val="20"/>
        </w:rPr>
      </w:pPr>
      <w:ins w:id="514" w:author="Musavi, Hamid [USA]" w:date="2018-09-04T18:35:00Z">
        <w:r w:rsidRPr="006F7F91">
          <w:rPr>
            <w:rFonts w:ascii="Courier New" w:hAnsi="Courier New" w:cs="Courier New"/>
            <w:sz w:val="20"/>
            <w:szCs w:val="20"/>
          </w:rPr>
          <w:t xml:space="preserve">  }</w:t>
        </w:r>
      </w:ins>
    </w:p>
    <w:p w:rsidR="006F7F91" w:rsidRPr="008B1559" w:rsidRDefault="006F7F91" w:rsidP="006F7F91">
      <w:pPr>
        <w:shd w:val="clear" w:color="auto" w:fill="D9D9D9" w:themeFill="background1" w:themeFillShade="D9"/>
        <w:spacing w:after="0"/>
        <w:rPr>
          <w:ins w:id="515" w:author="Musavi, Hamid [USA]" w:date="2018-09-04T18:33:00Z"/>
          <w:rFonts w:ascii="Courier New" w:hAnsi="Courier New" w:cs="Courier New"/>
          <w:sz w:val="20"/>
          <w:szCs w:val="20"/>
        </w:rPr>
      </w:pPr>
      <w:ins w:id="516" w:author="Musavi, Hamid [USA]" w:date="2018-09-04T18:35:00Z">
        <w:r w:rsidRPr="006F7F91">
          <w:rPr>
            <w:rFonts w:ascii="Courier New" w:hAnsi="Courier New" w:cs="Courier New"/>
            <w:sz w:val="20"/>
            <w:szCs w:val="20"/>
          </w:rPr>
          <w:t>}</w:t>
        </w:r>
      </w:ins>
    </w:p>
    <w:p w:rsidR="006F7F91" w:rsidRPr="008B1559" w:rsidRDefault="006F7F91" w:rsidP="006F7F91">
      <w:pPr>
        <w:rPr>
          <w:ins w:id="517" w:author="Musavi, Hamid [USA]" w:date="2018-09-04T18:33:00Z"/>
        </w:rPr>
      </w:pPr>
    </w:p>
    <w:p w:rsidR="006F7F91" w:rsidRPr="00DE00B4" w:rsidRDefault="006F7F91" w:rsidP="00DE00B4"/>
    <w:p w:rsidR="00A1173A" w:rsidRDefault="00A1173A" w:rsidP="00A1173A">
      <w:pPr>
        <w:pStyle w:val="Heading2"/>
      </w:pPr>
      <w:bookmarkStart w:id="518" w:name="_Toc514407759"/>
      <w:r>
        <w:t>Sample Driver Alert</w:t>
      </w:r>
      <w:bookmarkEnd w:id="518"/>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7C24BB">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519" w:name="_Toc514407760"/>
      <w:r>
        <w:t>Sample BSM Data</w:t>
      </w:r>
      <w:bookmarkEnd w:id="519"/>
    </w:p>
    <w:p w:rsidR="008B1559" w:rsidRDefault="00D93DEF" w:rsidP="008B1559">
      <w:pPr>
        <w:pStyle w:val="Heading3"/>
      </w:pPr>
      <w:bookmarkStart w:id="520" w:name="_Toc514407761"/>
      <w:r>
        <w:t>BSM from bsmTx</w:t>
      </w:r>
      <w:bookmarkEnd w:id="520"/>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521" w:name="_Toc514407762"/>
      <w:r>
        <w:t xml:space="preserve">BSM </w:t>
      </w:r>
      <w:r w:rsidR="00D93DEF">
        <w:t xml:space="preserve">from </w:t>
      </w:r>
      <w:r w:rsidR="003B7407">
        <w:t>bsmLogDuringEvent</w:t>
      </w:r>
      <w:bookmarkEnd w:id="521"/>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sidR="003B603E">
        <w:rPr>
          <w:rFonts w:ascii="Courier New" w:hAnsi="Courier New" w:cs="Courier New"/>
          <w:sz w:val="20"/>
          <w:szCs w:val="20"/>
        </w:rPr>
        <w:t>5</w:t>
      </w: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522" w:name="_Toc514407763"/>
      <w:r>
        <w:t>BSM from rxMsg</w:t>
      </w:r>
      <w:bookmarkEnd w:id="522"/>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"2018-05-09T16:29:30.349Z[UTC]",</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r>
        <w:rPr>
          <w:rFonts w:ascii="Courier New" w:hAnsi="Courier New" w:cs="Courier New"/>
          <w:sz w:val="20"/>
          <w:szCs w:val="20"/>
        </w:rPr>
        <w:t>5</w:t>
      </w:r>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"2018-05-06T20:26:28.690Z[UTC]",</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523" w:name="_Toc51440776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523"/>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8AB" w:rsidRDefault="001268AB" w:rsidP="002F2B93">
      <w:pPr>
        <w:spacing w:after="0" w:line="240" w:lineRule="auto"/>
      </w:pPr>
      <w:r>
        <w:separator/>
      </w:r>
    </w:p>
  </w:endnote>
  <w:endnote w:type="continuationSeparator" w:id="0">
    <w:p w:rsidR="001268AB" w:rsidRDefault="001268AB" w:rsidP="002F2B93">
      <w:pPr>
        <w:spacing w:after="0" w:line="240" w:lineRule="auto"/>
      </w:pPr>
      <w:r>
        <w:continuationSeparator/>
      </w:r>
    </w:p>
  </w:endnote>
  <w:endnote w:id="1">
    <w:p w:rsidR="00312028" w:rsidRDefault="00312028">
      <w:pPr>
        <w:pStyle w:val="EndnoteText"/>
      </w:pPr>
      <w:r>
        <w:rPr>
          <w:rStyle w:val="EndnoteReference"/>
        </w:rPr>
        <w:endnoteRef/>
      </w:r>
      <w:r>
        <w:t xml:space="preserve"> </w:t>
      </w:r>
      <w:r w:rsidRPr="00F33F98">
        <w:t>Midnight will be represented as 0:00 for all time fields</w:t>
      </w:r>
    </w:p>
  </w:endnote>
  <w:endnote w:id="2">
    <w:p w:rsidR="00312028" w:rsidRDefault="00312028">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8AB" w:rsidRDefault="001268AB" w:rsidP="002F2B93">
      <w:pPr>
        <w:spacing w:after="0" w:line="240" w:lineRule="auto"/>
      </w:pPr>
      <w:r>
        <w:separator/>
      </w:r>
    </w:p>
  </w:footnote>
  <w:footnote w:type="continuationSeparator" w:id="0">
    <w:p w:rsidR="001268AB" w:rsidRDefault="001268AB" w:rsidP="002F2B93">
      <w:pPr>
        <w:spacing w:after="0" w:line="240" w:lineRule="auto"/>
      </w:pPr>
      <w:r>
        <w:continuationSeparator/>
      </w:r>
    </w:p>
  </w:footnote>
  <w:footnote w:id="1">
    <w:p w:rsidR="00312028" w:rsidRDefault="00312028"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312028" w:rsidRDefault="00312028">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312028" w:rsidRDefault="00312028">
      <w:pPr>
        <w:pStyle w:val="FootnoteText"/>
      </w:pPr>
      <w:r>
        <w:rPr>
          <w:rStyle w:val="FootnoteReference"/>
        </w:rPr>
        <w:footnoteRef/>
      </w:r>
      <w:r>
        <w:t xml:space="preserve"> Available starting with schemaVersion 3</w:t>
      </w:r>
    </w:p>
  </w:footnote>
  <w:footnote w:id="4">
    <w:p w:rsidR="00312028" w:rsidRDefault="00312028">
      <w:pPr>
        <w:pStyle w:val="FootnoteText"/>
      </w:pPr>
      <w:r>
        <w:rPr>
          <w:rStyle w:val="FootnoteReference"/>
        </w:rPr>
        <w:footnoteRef/>
      </w:r>
      <w:r>
        <w:t xml:space="preserve"> Available starting with schemaVersion 4</w:t>
      </w:r>
    </w:p>
  </w:footnote>
  <w:footnote w:id="5">
    <w:p w:rsidR="00312028" w:rsidRDefault="00312028">
      <w:pPr>
        <w:pStyle w:val="FootnoteText"/>
      </w:pPr>
      <w:r>
        <w:rPr>
          <w:rStyle w:val="FootnoteReference"/>
        </w:rPr>
        <w:footnoteRef/>
      </w:r>
      <w:r>
        <w:t xml:space="preserve"> Only available in schemaVersion 3.</w:t>
      </w:r>
    </w:p>
  </w:footnote>
  <w:footnote w:id="6">
    <w:p w:rsidR="00312028" w:rsidRDefault="00312028">
      <w:pPr>
        <w:pStyle w:val="FootnoteText"/>
      </w:pPr>
      <w:r>
        <w:rPr>
          <w:rStyle w:val="FootnoteReference"/>
        </w:rPr>
        <w:footnoteRef/>
      </w:r>
      <w:r>
        <w:t xml:space="preserve"> Available starting with schemaVersion 4</w:t>
      </w:r>
    </w:p>
  </w:footnote>
  <w:footnote w:id="7">
    <w:p w:rsidR="00312028" w:rsidRDefault="00312028">
      <w:pPr>
        <w:pStyle w:val="FootnoteText"/>
      </w:pPr>
      <w:r>
        <w:rPr>
          <w:rStyle w:val="FootnoteReference"/>
        </w:rPr>
        <w:footnoteRef/>
      </w:r>
      <w:r>
        <w:t xml:space="preserve"> Available starting with schemaVersion 4</w:t>
      </w:r>
    </w:p>
  </w:footnote>
  <w:footnote w:id="8">
    <w:p w:rsidR="00312028" w:rsidRDefault="00312028">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028" w:rsidRPr="008C1C89" w:rsidRDefault="00312028"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03415"/>
    <w:rsid w:val="00105574"/>
    <w:rsid w:val="001268AB"/>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2028"/>
    <w:rsid w:val="003128AE"/>
    <w:rsid w:val="003148C0"/>
    <w:rsid w:val="00326696"/>
    <w:rsid w:val="00330EC7"/>
    <w:rsid w:val="00331B6B"/>
    <w:rsid w:val="0033406E"/>
    <w:rsid w:val="00342210"/>
    <w:rsid w:val="003658DB"/>
    <w:rsid w:val="00384A61"/>
    <w:rsid w:val="00384C3A"/>
    <w:rsid w:val="00384C92"/>
    <w:rsid w:val="003B603E"/>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2E2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367E1"/>
    <w:rsid w:val="00737EB1"/>
    <w:rsid w:val="00743995"/>
    <w:rsid w:val="007525DE"/>
    <w:rsid w:val="007562FF"/>
    <w:rsid w:val="007614B8"/>
    <w:rsid w:val="00763A9D"/>
    <w:rsid w:val="007715A7"/>
    <w:rsid w:val="00792834"/>
    <w:rsid w:val="007C24BB"/>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81E1B"/>
    <w:rsid w:val="009C4A87"/>
    <w:rsid w:val="009C514A"/>
    <w:rsid w:val="009D5560"/>
    <w:rsid w:val="00A0274F"/>
    <w:rsid w:val="00A036F1"/>
    <w:rsid w:val="00A1173A"/>
    <w:rsid w:val="00A2643F"/>
    <w:rsid w:val="00A27E77"/>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C3809"/>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35716"/>
    <w:rsid w:val="00F42C77"/>
    <w:rsid w:val="00F541AD"/>
    <w:rsid w:val="00F56140"/>
    <w:rsid w:val="00F70BA7"/>
    <w:rsid w:val="00F9037A"/>
    <w:rsid w:val="00F92CCB"/>
    <w:rsid w:val="00FA06F2"/>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D01B"/>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585A67D0-FCD6-4DEB-85F8-8CDAAE69F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72</Pages>
  <Words>16197</Words>
  <Characters>92324</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28</cp:revision>
  <dcterms:created xsi:type="dcterms:W3CDTF">2018-04-23T18:57:00Z</dcterms:created>
  <dcterms:modified xsi:type="dcterms:W3CDTF">2018-09-04T22:42:00Z</dcterms:modified>
</cp:coreProperties>
</file>