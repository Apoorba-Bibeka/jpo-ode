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C89" w:rsidRPr="00AC61F8" w:rsidRDefault="008C1C89" w:rsidP="008C1C89">
      <w:pPr>
        <w:pStyle w:val="NormalArial11"/>
        <w:ind w:left="2880"/>
        <w:jc w:val="left"/>
        <w:rPr>
          <w:b/>
        </w:rPr>
      </w:pPr>
      <w:r w:rsidRPr="00AC61F8">
        <w:rPr>
          <w:b/>
          <w:noProof/>
        </w:rPr>
        <w:drawing>
          <wp:anchor distT="0" distB="0" distL="114300" distR="114300" simplePos="0" relativeHeight="251659264" behindDoc="0" locked="0" layoutInCell="1" allowOverlap="1" wp14:anchorId="3B81A5D2" wp14:editId="77C33257">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0288" behindDoc="0" locked="0" layoutInCell="1" allowOverlap="1" wp14:anchorId="166F37A2" wp14:editId="43B5F76D">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266F3"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" strokecolor="#002060" strokeweight="4.5pt">
                <v:stroke joinstyle="miter"/>
                <w10:wrap anchorx="page" anchory="page"/>
              </v:line>
            </w:pict>
          </mc:Fallback>
        </mc:AlternateContent>
      </w:r>
      <w:r w:rsidRPr="00AC61F8">
        <w:rPr>
          <w:b/>
        </w:rPr>
        <w:t>Contract #: DTFH6116D00035</w:t>
      </w:r>
    </w:p>
    <w:p w:rsidR="008C1C89" w:rsidRPr="00AC61F8" w:rsidRDefault="008C1C89" w:rsidP="008C1C89">
      <w:pPr>
        <w:pStyle w:val="NormalArial11"/>
        <w:ind w:left="2880"/>
        <w:jc w:val="left"/>
        <w:rPr>
          <w:b/>
        </w:rPr>
      </w:pPr>
      <w:r w:rsidRPr="00AC61F8">
        <w:rPr>
          <w:b/>
        </w:rPr>
        <w:t>TOPR #: HOIT212116217</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rsidR="008C1C89" w:rsidRPr="00AC61F8" w:rsidRDefault="008C1C89" w:rsidP="008C1C89">
      <w:pPr>
        <w:pStyle w:val="NormalArial11"/>
        <w:spacing w:before="0" w:after="0"/>
        <w:ind w:left="2880"/>
        <w:jc w:val="left"/>
        <w:rPr>
          <w:sz w:val="36"/>
          <w:szCs w:val="36"/>
        </w:rPr>
      </w:pPr>
      <w:r w:rsidRPr="00AC61F8">
        <w:rPr>
          <w:sz w:val="36"/>
          <w:szCs w:val="36"/>
        </w:rPr>
        <w:t xml:space="preserve">Operational Data Environment </w:t>
      </w:r>
    </w:p>
    <w:p w:rsidR="008C1C89" w:rsidRPr="00AC61F8" w:rsidRDefault="008C1C89" w:rsidP="008C1C89">
      <w:pPr>
        <w:pStyle w:val="NormalArial11"/>
        <w:spacing w:before="0" w:after="0"/>
        <w:ind w:left="2880"/>
        <w:jc w:val="left"/>
        <w:rPr>
          <w:b/>
          <w:color w:val="0070C0"/>
          <w:sz w:val="48"/>
          <w:szCs w:val="48"/>
        </w:rPr>
      </w:pPr>
      <w:r>
        <w:rPr>
          <w:b/>
          <w:color w:val="0070C0"/>
          <w:sz w:val="48"/>
          <w:szCs w:val="48"/>
        </w:rPr>
        <w:t>Output Schema Reference</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Submitted to: </w:t>
      </w:r>
    </w:p>
    <w:p w:rsidR="008C1C89" w:rsidRPr="00AC61F8" w:rsidRDefault="008C1C89" w:rsidP="008C1C89">
      <w:pPr>
        <w:pStyle w:val="NormalArial11"/>
        <w:ind w:left="2880"/>
        <w:jc w:val="left"/>
        <w:rPr>
          <w:color w:val="000000" w:themeColor="text1"/>
        </w:rPr>
      </w:pPr>
      <w:r w:rsidRPr="00AC61F8">
        <w:rPr>
          <w:color w:val="000000" w:themeColor="text1"/>
        </w:rPr>
        <w:t xml:space="preserve">U.S. Department of Transportation (USDOT) </w:t>
      </w:r>
    </w:p>
    <w:p w:rsidR="008C1C89" w:rsidRPr="00AC61F8" w:rsidRDefault="008C1C89" w:rsidP="008C1C89">
      <w:pPr>
        <w:pStyle w:val="NormalArial11"/>
        <w:ind w:left="2880"/>
        <w:jc w:val="left"/>
        <w:rPr>
          <w:color w:val="000000" w:themeColor="text1"/>
        </w:rPr>
      </w:pPr>
      <w:r w:rsidRPr="00AC61F8">
        <w:rPr>
          <w:color w:val="000000" w:themeColor="text1"/>
        </w:rPr>
        <w:t>Federal Highway Administration ITS JPO</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ins w:id="0" w:author="Musavi, Hamid [USA]" w:date="2018-11-09T15:21:00Z">
        <w:r w:rsidR="00722CA7">
          <w:rPr>
            <w:b/>
            <w:noProof/>
            <w:color w:val="0070C0"/>
          </w:rPr>
          <w:t>November 9, 2018</w:t>
        </w:r>
      </w:ins>
      <w:del w:id="1" w:author="Musavi, Hamid [USA]" w:date="2018-11-09T11:02:00Z">
        <w:r w:rsidR="007404E0" w:rsidDel="000C5D5E">
          <w:rPr>
            <w:b/>
            <w:noProof/>
            <w:color w:val="0070C0"/>
          </w:rPr>
          <w:delText>October 29, 2018</w:delText>
        </w:r>
      </w:del>
      <w:r>
        <w:rPr>
          <w:b/>
          <w:color w:val="0070C0"/>
        </w:rPr>
        <w:fldChar w:fldCharType="end"/>
      </w: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Prepared by: </w:t>
      </w:r>
    </w:p>
    <w:p w:rsidR="008C1C89" w:rsidRDefault="008C1C89" w:rsidP="008C1C89">
      <w:pPr>
        <w:pStyle w:val="NormalArial11"/>
        <w:ind w:left="2880"/>
        <w:jc w:val="left"/>
      </w:pPr>
      <w:r w:rsidRPr="00961C9B">
        <w:t>Booz Allen Hamilton</w:t>
      </w:r>
      <w:r w:rsidRPr="00961C9B">
        <w:br/>
        <w:t>8283 Greensboro Drive</w:t>
      </w:r>
      <w:r w:rsidRPr="00961C9B">
        <w:br/>
        <w:t xml:space="preserve">McLean, VA 22102 </w:t>
      </w:r>
    </w:p>
    <w:p w:rsidR="008C1C89" w:rsidRDefault="008C1C89" w:rsidP="008C1C89"/>
    <w:p w:rsidR="008C1C89" w:rsidRDefault="008C1C89" w:rsidP="008C1C89"/>
    <w:p w:rsidR="008C1C89" w:rsidRDefault="008C1C89"/>
    <w:p w:rsidR="008C1C89" w:rsidRDefault="008C1C89"/>
    <w:p w:rsidR="008C1C89" w:rsidRDefault="008C1C89" w:rsidP="008C1C89">
      <w:pPr>
        <w:jc w:val="center"/>
      </w:pPr>
      <w:r w:rsidRPr="002A65E2">
        <w:rPr>
          <w:color w:val="002060"/>
        </w:rPr>
        <w:t>This page intentionally blank</w:t>
      </w:r>
      <w:r>
        <w:t xml:space="preserve"> </w:t>
      </w:r>
      <w:r>
        <w:br w:type="page"/>
      </w:r>
    </w:p>
    <w:sdt>
      <w:sdtPr>
        <w:rPr>
          <w:rFonts w:asciiTheme="minorHAnsi" w:eastAsiaTheme="minorHAnsi" w:hAnsiTheme="minorHAnsi" w:cstheme="minorBidi"/>
          <w:b w:val="0"/>
          <w:color w:val="auto"/>
          <w:spacing w:val="0"/>
          <w:sz w:val="22"/>
          <w:szCs w:val="22"/>
          <w:lang w:eastAsia="en-US"/>
        </w:rPr>
        <w:id w:val="2121341188"/>
        <w:docPartObj>
          <w:docPartGallery w:val="Table of Contents"/>
          <w:docPartUnique/>
        </w:docPartObj>
      </w:sdtPr>
      <w:sdtEndPr>
        <w:rPr>
          <w:bCs/>
          <w:noProof/>
        </w:rPr>
      </w:sdtEndPr>
      <w:sdtContent>
        <w:p w:rsidR="008C1C89" w:rsidRDefault="008C1C89" w:rsidP="008C1C89">
          <w:pPr>
            <w:pStyle w:val="TOCHeading"/>
            <w:numPr>
              <w:ilvl w:val="0"/>
              <w:numId w:val="0"/>
            </w:numPr>
          </w:pPr>
          <w:r>
            <w:t>Contents</w:t>
          </w:r>
        </w:p>
        <w:p w:rsidR="00110F5C" w:rsidRDefault="008C1C89">
          <w:pPr>
            <w:pStyle w:val="TOC1"/>
            <w:tabs>
              <w:tab w:val="left" w:pos="480"/>
              <w:tab w:val="right" w:leader="dot" w:pos="9350"/>
            </w:tabs>
            <w:rPr>
              <w:noProof/>
              <w:lang w:eastAsia="en-US"/>
            </w:rPr>
          </w:pPr>
          <w:r>
            <w:fldChar w:fldCharType="begin"/>
          </w:r>
          <w:r>
            <w:instrText xml:space="preserve"> TOC \o "1-3" \h \z \u </w:instrText>
          </w:r>
          <w:r>
            <w:fldChar w:fldCharType="separate"/>
          </w:r>
          <w:hyperlink w:anchor="_Toc524363063" w:history="1">
            <w:r w:rsidR="00110F5C" w:rsidRPr="00255C36">
              <w:rPr>
                <w:rStyle w:val="Hyperlink"/>
                <w:noProof/>
              </w:rPr>
              <w:t>1</w:t>
            </w:r>
            <w:r w:rsidR="00110F5C">
              <w:rPr>
                <w:noProof/>
                <w:lang w:eastAsia="en-US"/>
              </w:rPr>
              <w:tab/>
            </w:r>
            <w:r w:rsidR="00110F5C" w:rsidRPr="00255C36">
              <w:rPr>
                <w:rStyle w:val="Hyperlink"/>
                <w:noProof/>
              </w:rPr>
              <w:t>Introduction</w:t>
            </w:r>
            <w:r w:rsidR="00110F5C">
              <w:rPr>
                <w:noProof/>
                <w:webHidden/>
              </w:rPr>
              <w:tab/>
            </w:r>
            <w:r w:rsidR="00110F5C">
              <w:rPr>
                <w:noProof/>
                <w:webHidden/>
              </w:rPr>
              <w:fldChar w:fldCharType="begin"/>
            </w:r>
            <w:r w:rsidR="00110F5C">
              <w:rPr>
                <w:noProof/>
                <w:webHidden/>
              </w:rPr>
              <w:instrText xml:space="preserve"> PAGEREF _Toc524363063 \h </w:instrText>
            </w:r>
            <w:r w:rsidR="00110F5C">
              <w:rPr>
                <w:noProof/>
                <w:webHidden/>
              </w:rPr>
            </w:r>
            <w:r w:rsidR="00110F5C">
              <w:rPr>
                <w:noProof/>
                <w:webHidden/>
              </w:rPr>
              <w:fldChar w:fldCharType="separate"/>
            </w:r>
            <w:r w:rsidR="00110F5C">
              <w:rPr>
                <w:noProof/>
                <w:webHidden/>
              </w:rPr>
              <w:t>7</w:t>
            </w:r>
            <w:r w:rsidR="00110F5C">
              <w:rPr>
                <w:noProof/>
                <w:webHidden/>
              </w:rPr>
              <w:fldChar w:fldCharType="end"/>
            </w:r>
          </w:hyperlink>
        </w:p>
        <w:p w:rsidR="00110F5C" w:rsidRDefault="001C3DDE">
          <w:pPr>
            <w:pStyle w:val="TOC1"/>
            <w:tabs>
              <w:tab w:val="left" w:pos="480"/>
              <w:tab w:val="right" w:leader="dot" w:pos="9350"/>
            </w:tabs>
            <w:rPr>
              <w:noProof/>
              <w:lang w:eastAsia="en-US"/>
            </w:rPr>
          </w:pPr>
          <w:hyperlink w:anchor="_Toc524363064" w:history="1">
            <w:r w:rsidR="00110F5C" w:rsidRPr="00255C36">
              <w:rPr>
                <w:rStyle w:val="Hyperlink"/>
                <w:noProof/>
              </w:rPr>
              <w:t>2</w:t>
            </w:r>
            <w:r w:rsidR="00110F5C">
              <w:rPr>
                <w:noProof/>
                <w:lang w:eastAsia="en-US"/>
              </w:rPr>
              <w:tab/>
            </w:r>
            <w:r w:rsidR="00110F5C" w:rsidRPr="00255C36">
              <w:rPr>
                <w:rStyle w:val="Hyperlink"/>
                <w:noProof/>
              </w:rPr>
              <w:t>Published Topics</w:t>
            </w:r>
            <w:r w:rsidR="00110F5C">
              <w:rPr>
                <w:noProof/>
                <w:webHidden/>
              </w:rPr>
              <w:tab/>
            </w:r>
            <w:r w:rsidR="00110F5C">
              <w:rPr>
                <w:noProof/>
                <w:webHidden/>
              </w:rPr>
              <w:fldChar w:fldCharType="begin"/>
            </w:r>
            <w:r w:rsidR="00110F5C">
              <w:rPr>
                <w:noProof/>
                <w:webHidden/>
              </w:rPr>
              <w:instrText xml:space="preserve"> PAGEREF _Toc524363064 \h </w:instrText>
            </w:r>
            <w:r w:rsidR="00110F5C">
              <w:rPr>
                <w:noProof/>
                <w:webHidden/>
              </w:rPr>
            </w:r>
            <w:r w:rsidR="00110F5C">
              <w:rPr>
                <w:noProof/>
                <w:webHidden/>
              </w:rPr>
              <w:fldChar w:fldCharType="separate"/>
            </w:r>
            <w:r w:rsidR="00110F5C">
              <w:rPr>
                <w:noProof/>
                <w:webHidden/>
              </w:rPr>
              <w:t>7</w:t>
            </w:r>
            <w:r w:rsidR="00110F5C">
              <w:rPr>
                <w:noProof/>
                <w:webHidden/>
              </w:rPr>
              <w:fldChar w:fldCharType="end"/>
            </w:r>
          </w:hyperlink>
        </w:p>
        <w:p w:rsidR="00110F5C" w:rsidRDefault="001C3DDE">
          <w:pPr>
            <w:pStyle w:val="TOC1"/>
            <w:tabs>
              <w:tab w:val="left" w:pos="480"/>
              <w:tab w:val="right" w:leader="dot" w:pos="9350"/>
            </w:tabs>
            <w:rPr>
              <w:noProof/>
              <w:lang w:eastAsia="en-US"/>
            </w:rPr>
          </w:pPr>
          <w:hyperlink w:anchor="_Toc524363065" w:history="1">
            <w:r w:rsidR="00110F5C" w:rsidRPr="00255C36">
              <w:rPr>
                <w:rStyle w:val="Hyperlink"/>
                <w:noProof/>
              </w:rPr>
              <w:t>3</w:t>
            </w:r>
            <w:r w:rsidR="00110F5C">
              <w:rPr>
                <w:noProof/>
                <w:lang w:eastAsia="en-US"/>
              </w:rPr>
              <w:tab/>
            </w:r>
            <w:r w:rsidR="00110F5C" w:rsidRPr="00255C36">
              <w:rPr>
                <w:rStyle w:val="Hyperlink"/>
                <w:noProof/>
              </w:rPr>
              <w:t>Common Data Schemas</w:t>
            </w:r>
            <w:r w:rsidR="00110F5C">
              <w:rPr>
                <w:noProof/>
                <w:webHidden/>
              </w:rPr>
              <w:tab/>
            </w:r>
            <w:r w:rsidR="00110F5C">
              <w:rPr>
                <w:noProof/>
                <w:webHidden/>
              </w:rPr>
              <w:fldChar w:fldCharType="begin"/>
            </w:r>
            <w:r w:rsidR="00110F5C">
              <w:rPr>
                <w:noProof/>
                <w:webHidden/>
              </w:rPr>
              <w:instrText xml:space="preserve"> PAGEREF _Toc524363065 \h </w:instrText>
            </w:r>
            <w:r w:rsidR="00110F5C">
              <w:rPr>
                <w:noProof/>
                <w:webHidden/>
              </w:rPr>
            </w:r>
            <w:r w:rsidR="00110F5C">
              <w:rPr>
                <w:noProof/>
                <w:webHidden/>
              </w:rPr>
              <w:fldChar w:fldCharType="separate"/>
            </w:r>
            <w:r w:rsidR="00110F5C">
              <w:rPr>
                <w:noProof/>
                <w:webHidden/>
              </w:rPr>
              <w:t>8</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066" w:history="1">
            <w:r w:rsidR="00110F5C" w:rsidRPr="00255C36">
              <w:rPr>
                <w:rStyle w:val="Hyperlink"/>
                <w:noProof/>
              </w:rPr>
              <w:t>3.1</w:t>
            </w:r>
            <w:r w:rsidR="00110F5C">
              <w:rPr>
                <w:noProof/>
                <w:lang w:eastAsia="en-US"/>
              </w:rPr>
              <w:tab/>
            </w:r>
            <w:r w:rsidR="00110F5C" w:rsidRPr="00255C36">
              <w:rPr>
                <w:rStyle w:val="Hyperlink"/>
                <w:noProof/>
              </w:rPr>
              <w:t>ODE Data</w:t>
            </w:r>
            <w:r w:rsidR="00110F5C">
              <w:rPr>
                <w:noProof/>
                <w:webHidden/>
              </w:rPr>
              <w:tab/>
            </w:r>
            <w:r w:rsidR="00110F5C">
              <w:rPr>
                <w:noProof/>
                <w:webHidden/>
              </w:rPr>
              <w:fldChar w:fldCharType="begin"/>
            </w:r>
            <w:r w:rsidR="00110F5C">
              <w:rPr>
                <w:noProof/>
                <w:webHidden/>
              </w:rPr>
              <w:instrText xml:space="preserve"> PAGEREF _Toc524363066 \h </w:instrText>
            </w:r>
            <w:r w:rsidR="00110F5C">
              <w:rPr>
                <w:noProof/>
                <w:webHidden/>
              </w:rPr>
            </w:r>
            <w:r w:rsidR="00110F5C">
              <w:rPr>
                <w:noProof/>
                <w:webHidden/>
              </w:rPr>
              <w:fldChar w:fldCharType="separate"/>
            </w:r>
            <w:r w:rsidR="00110F5C">
              <w:rPr>
                <w:noProof/>
                <w:webHidden/>
              </w:rPr>
              <w:t>9</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067" w:history="1">
            <w:r w:rsidR="00110F5C" w:rsidRPr="00255C36">
              <w:rPr>
                <w:rStyle w:val="Hyperlink"/>
                <w:noProof/>
              </w:rPr>
              <w:t>3.2</w:t>
            </w:r>
            <w:r w:rsidR="00110F5C">
              <w:rPr>
                <w:noProof/>
                <w:lang w:eastAsia="en-US"/>
              </w:rPr>
              <w:tab/>
            </w:r>
            <w:r w:rsidR="00110F5C" w:rsidRPr="00255C36">
              <w:rPr>
                <w:rStyle w:val="Hyperlink"/>
                <w:noProof/>
              </w:rPr>
              <w:t>ODE Message Metadata</w:t>
            </w:r>
            <w:r w:rsidR="00110F5C">
              <w:rPr>
                <w:noProof/>
                <w:webHidden/>
              </w:rPr>
              <w:tab/>
            </w:r>
            <w:r w:rsidR="00110F5C">
              <w:rPr>
                <w:noProof/>
                <w:webHidden/>
              </w:rPr>
              <w:fldChar w:fldCharType="begin"/>
            </w:r>
            <w:r w:rsidR="00110F5C">
              <w:rPr>
                <w:noProof/>
                <w:webHidden/>
              </w:rPr>
              <w:instrText xml:space="preserve"> PAGEREF _Toc524363067 \h </w:instrText>
            </w:r>
            <w:r w:rsidR="00110F5C">
              <w:rPr>
                <w:noProof/>
                <w:webHidden/>
              </w:rPr>
            </w:r>
            <w:r w:rsidR="00110F5C">
              <w:rPr>
                <w:noProof/>
                <w:webHidden/>
              </w:rPr>
              <w:fldChar w:fldCharType="separate"/>
            </w:r>
            <w:r w:rsidR="00110F5C">
              <w:rPr>
                <w:noProof/>
                <w:webHidden/>
              </w:rPr>
              <w:t>9</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068" w:history="1">
            <w:r w:rsidR="00110F5C" w:rsidRPr="00255C36">
              <w:rPr>
                <w:rStyle w:val="Hyperlink"/>
                <w:noProof/>
              </w:rPr>
              <w:t>3.3</w:t>
            </w:r>
            <w:r w:rsidR="00110F5C">
              <w:rPr>
                <w:noProof/>
                <w:lang w:eastAsia="en-US"/>
              </w:rPr>
              <w:tab/>
            </w:r>
            <w:r w:rsidR="00110F5C" w:rsidRPr="00255C36">
              <w:rPr>
                <w:rStyle w:val="Hyperlink"/>
                <w:noProof/>
              </w:rPr>
              <w:t>SerialId</w:t>
            </w:r>
            <w:r w:rsidR="00110F5C">
              <w:rPr>
                <w:noProof/>
                <w:webHidden/>
              </w:rPr>
              <w:tab/>
            </w:r>
            <w:r w:rsidR="00110F5C">
              <w:rPr>
                <w:noProof/>
                <w:webHidden/>
              </w:rPr>
              <w:fldChar w:fldCharType="begin"/>
            </w:r>
            <w:r w:rsidR="00110F5C">
              <w:rPr>
                <w:noProof/>
                <w:webHidden/>
              </w:rPr>
              <w:instrText xml:space="preserve"> PAGEREF _Toc524363068 \h </w:instrText>
            </w:r>
            <w:r w:rsidR="00110F5C">
              <w:rPr>
                <w:noProof/>
                <w:webHidden/>
              </w:rPr>
            </w:r>
            <w:r w:rsidR="00110F5C">
              <w:rPr>
                <w:noProof/>
                <w:webHidden/>
              </w:rPr>
              <w:fldChar w:fldCharType="separate"/>
            </w:r>
            <w:r w:rsidR="00110F5C">
              <w:rPr>
                <w:noProof/>
                <w:webHidden/>
              </w:rPr>
              <w:t>11</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069" w:history="1">
            <w:r w:rsidR="00110F5C" w:rsidRPr="00255C36">
              <w:rPr>
                <w:rStyle w:val="Hyperlink"/>
                <w:noProof/>
              </w:rPr>
              <w:t>3.4</w:t>
            </w:r>
            <w:r w:rsidR="00110F5C">
              <w:rPr>
                <w:noProof/>
                <w:lang w:eastAsia="en-US"/>
              </w:rPr>
              <w:tab/>
            </w:r>
            <w:r w:rsidR="00110F5C" w:rsidRPr="00255C36">
              <w:rPr>
                <w:rStyle w:val="Hyperlink"/>
                <w:noProof/>
              </w:rPr>
              <w:t>Encodings</w:t>
            </w:r>
            <w:r w:rsidR="00110F5C">
              <w:rPr>
                <w:noProof/>
                <w:webHidden/>
              </w:rPr>
              <w:tab/>
            </w:r>
            <w:r w:rsidR="00110F5C">
              <w:rPr>
                <w:noProof/>
                <w:webHidden/>
              </w:rPr>
              <w:fldChar w:fldCharType="begin"/>
            </w:r>
            <w:r w:rsidR="00110F5C">
              <w:rPr>
                <w:noProof/>
                <w:webHidden/>
              </w:rPr>
              <w:instrText xml:space="preserve"> PAGEREF _Toc524363069 \h </w:instrText>
            </w:r>
            <w:r w:rsidR="00110F5C">
              <w:rPr>
                <w:noProof/>
                <w:webHidden/>
              </w:rPr>
            </w:r>
            <w:r w:rsidR="00110F5C">
              <w:rPr>
                <w:noProof/>
                <w:webHidden/>
              </w:rPr>
              <w:fldChar w:fldCharType="separate"/>
            </w:r>
            <w:r w:rsidR="00110F5C">
              <w:rPr>
                <w:noProof/>
                <w:webHidden/>
              </w:rPr>
              <w:t>12</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070" w:history="1">
            <w:r w:rsidR="00110F5C" w:rsidRPr="00255C36">
              <w:rPr>
                <w:rStyle w:val="Hyperlink"/>
                <w:noProof/>
              </w:rPr>
              <w:t>3.5</w:t>
            </w:r>
            <w:r w:rsidR="00110F5C">
              <w:rPr>
                <w:noProof/>
                <w:lang w:eastAsia="en-US"/>
              </w:rPr>
              <w:tab/>
            </w:r>
            <w:r w:rsidR="00110F5C" w:rsidRPr="00255C36">
              <w:rPr>
                <w:rStyle w:val="Hyperlink"/>
                <w:noProof/>
              </w:rPr>
              <w:t>ReceivedMessageDetails</w:t>
            </w:r>
            <w:r w:rsidR="00110F5C">
              <w:rPr>
                <w:noProof/>
                <w:webHidden/>
              </w:rPr>
              <w:tab/>
            </w:r>
            <w:r w:rsidR="00110F5C">
              <w:rPr>
                <w:noProof/>
                <w:webHidden/>
              </w:rPr>
              <w:fldChar w:fldCharType="begin"/>
            </w:r>
            <w:r w:rsidR="00110F5C">
              <w:rPr>
                <w:noProof/>
                <w:webHidden/>
              </w:rPr>
              <w:instrText xml:space="preserve"> PAGEREF _Toc524363070 \h </w:instrText>
            </w:r>
            <w:r w:rsidR="00110F5C">
              <w:rPr>
                <w:noProof/>
                <w:webHidden/>
              </w:rPr>
            </w:r>
            <w:r w:rsidR="00110F5C">
              <w:rPr>
                <w:noProof/>
                <w:webHidden/>
              </w:rPr>
              <w:fldChar w:fldCharType="separate"/>
            </w:r>
            <w:r w:rsidR="00110F5C">
              <w:rPr>
                <w:noProof/>
                <w:webHidden/>
              </w:rPr>
              <w:t>12</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071" w:history="1">
            <w:r w:rsidR="00110F5C" w:rsidRPr="00255C36">
              <w:rPr>
                <w:rStyle w:val="Hyperlink"/>
                <w:noProof/>
              </w:rPr>
              <w:t>3.6</w:t>
            </w:r>
            <w:r w:rsidR="00110F5C">
              <w:rPr>
                <w:noProof/>
                <w:lang w:eastAsia="en-US"/>
              </w:rPr>
              <w:tab/>
            </w:r>
            <w:r w:rsidR="00110F5C" w:rsidRPr="00255C36">
              <w:rPr>
                <w:rStyle w:val="Hyperlink"/>
                <w:noProof/>
              </w:rPr>
              <w:t>OdeMessagePayload</w:t>
            </w:r>
            <w:r w:rsidR="00110F5C">
              <w:rPr>
                <w:noProof/>
                <w:webHidden/>
              </w:rPr>
              <w:tab/>
            </w:r>
            <w:r w:rsidR="00110F5C">
              <w:rPr>
                <w:noProof/>
                <w:webHidden/>
              </w:rPr>
              <w:fldChar w:fldCharType="begin"/>
            </w:r>
            <w:r w:rsidR="00110F5C">
              <w:rPr>
                <w:noProof/>
                <w:webHidden/>
              </w:rPr>
              <w:instrText xml:space="preserve"> PAGEREF _Toc524363071 \h </w:instrText>
            </w:r>
            <w:r w:rsidR="00110F5C">
              <w:rPr>
                <w:noProof/>
                <w:webHidden/>
              </w:rPr>
            </w:r>
            <w:r w:rsidR="00110F5C">
              <w:rPr>
                <w:noProof/>
                <w:webHidden/>
              </w:rPr>
              <w:fldChar w:fldCharType="separate"/>
            </w:r>
            <w:r w:rsidR="00110F5C">
              <w:rPr>
                <w:noProof/>
                <w:webHidden/>
              </w:rPr>
              <w:t>12</w:t>
            </w:r>
            <w:r w:rsidR="00110F5C">
              <w:rPr>
                <w:noProof/>
                <w:webHidden/>
              </w:rPr>
              <w:fldChar w:fldCharType="end"/>
            </w:r>
          </w:hyperlink>
        </w:p>
        <w:p w:rsidR="00110F5C" w:rsidRDefault="001C3DDE">
          <w:pPr>
            <w:pStyle w:val="TOC1"/>
            <w:tabs>
              <w:tab w:val="left" w:pos="480"/>
              <w:tab w:val="right" w:leader="dot" w:pos="9350"/>
            </w:tabs>
            <w:rPr>
              <w:noProof/>
              <w:lang w:eastAsia="en-US"/>
            </w:rPr>
          </w:pPr>
          <w:hyperlink w:anchor="_Toc524363072" w:history="1">
            <w:r w:rsidR="00110F5C" w:rsidRPr="00255C36">
              <w:rPr>
                <w:rStyle w:val="Hyperlink"/>
                <w:noProof/>
              </w:rPr>
              <w:t>4</w:t>
            </w:r>
            <w:r w:rsidR="00110F5C">
              <w:rPr>
                <w:noProof/>
                <w:lang w:eastAsia="en-US"/>
              </w:rPr>
              <w:tab/>
            </w:r>
            <w:r w:rsidR="00110F5C" w:rsidRPr="00255C36">
              <w:rPr>
                <w:rStyle w:val="Hyperlink"/>
                <w:noProof/>
              </w:rPr>
              <w:t>OdeTimPayload</w:t>
            </w:r>
            <w:r w:rsidR="00110F5C">
              <w:rPr>
                <w:noProof/>
                <w:webHidden/>
              </w:rPr>
              <w:tab/>
            </w:r>
            <w:r w:rsidR="00110F5C">
              <w:rPr>
                <w:noProof/>
                <w:webHidden/>
              </w:rPr>
              <w:fldChar w:fldCharType="begin"/>
            </w:r>
            <w:r w:rsidR="00110F5C">
              <w:rPr>
                <w:noProof/>
                <w:webHidden/>
              </w:rPr>
              <w:instrText xml:space="preserve"> PAGEREF _Toc524363072 \h </w:instrText>
            </w:r>
            <w:r w:rsidR="00110F5C">
              <w:rPr>
                <w:noProof/>
                <w:webHidden/>
              </w:rPr>
            </w:r>
            <w:r w:rsidR="00110F5C">
              <w:rPr>
                <w:noProof/>
                <w:webHidden/>
              </w:rPr>
              <w:fldChar w:fldCharType="separate"/>
            </w:r>
            <w:r w:rsidR="00110F5C">
              <w:rPr>
                <w:noProof/>
                <w:webHidden/>
              </w:rPr>
              <w:t>13</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073" w:history="1">
            <w:r w:rsidR="00110F5C" w:rsidRPr="00255C36">
              <w:rPr>
                <w:rStyle w:val="Hyperlink"/>
                <w:noProof/>
              </w:rPr>
              <w:t>4.1</w:t>
            </w:r>
            <w:r w:rsidR="00110F5C">
              <w:rPr>
                <w:noProof/>
                <w:lang w:eastAsia="en-US"/>
              </w:rPr>
              <w:tab/>
            </w:r>
            <w:r w:rsidR="00110F5C" w:rsidRPr="00255C36">
              <w:rPr>
                <w:rStyle w:val="Hyperlink"/>
                <w:noProof/>
              </w:rPr>
              <w:t>OdeTravelerInformationMessage</w:t>
            </w:r>
            <w:r w:rsidR="00110F5C">
              <w:rPr>
                <w:noProof/>
                <w:webHidden/>
              </w:rPr>
              <w:tab/>
            </w:r>
            <w:r w:rsidR="00110F5C">
              <w:rPr>
                <w:noProof/>
                <w:webHidden/>
              </w:rPr>
              <w:fldChar w:fldCharType="begin"/>
            </w:r>
            <w:r w:rsidR="00110F5C">
              <w:rPr>
                <w:noProof/>
                <w:webHidden/>
              </w:rPr>
              <w:instrText xml:space="preserve"> PAGEREF _Toc524363073 \h </w:instrText>
            </w:r>
            <w:r w:rsidR="00110F5C">
              <w:rPr>
                <w:noProof/>
                <w:webHidden/>
              </w:rPr>
            </w:r>
            <w:r w:rsidR="00110F5C">
              <w:rPr>
                <w:noProof/>
                <w:webHidden/>
              </w:rPr>
              <w:fldChar w:fldCharType="separate"/>
            </w:r>
            <w:r w:rsidR="00110F5C">
              <w:rPr>
                <w:noProof/>
                <w:webHidden/>
              </w:rPr>
              <w:t>13</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074" w:history="1">
            <w:r w:rsidR="00110F5C" w:rsidRPr="00255C36">
              <w:rPr>
                <w:rStyle w:val="Hyperlink"/>
                <w:noProof/>
              </w:rPr>
              <w:t>4.2</w:t>
            </w:r>
            <w:r w:rsidR="00110F5C">
              <w:rPr>
                <w:noProof/>
                <w:lang w:eastAsia="en-US"/>
              </w:rPr>
              <w:tab/>
            </w:r>
            <w:r w:rsidR="00110F5C" w:rsidRPr="00255C36">
              <w:rPr>
                <w:rStyle w:val="Hyperlink"/>
                <w:noProof/>
              </w:rPr>
              <w:t>J2735 TravelerInformation</w:t>
            </w:r>
            <w:r w:rsidR="00110F5C">
              <w:rPr>
                <w:noProof/>
                <w:webHidden/>
              </w:rPr>
              <w:tab/>
            </w:r>
            <w:r w:rsidR="00110F5C">
              <w:rPr>
                <w:noProof/>
                <w:webHidden/>
              </w:rPr>
              <w:fldChar w:fldCharType="begin"/>
            </w:r>
            <w:r w:rsidR="00110F5C">
              <w:rPr>
                <w:noProof/>
                <w:webHidden/>
              </w:rPr>
              <w:instrText xml:space="preserve"> PAGEREF _Toc524363074 \h </w:instrText>
            </w:r>
            <w:r w:rsidR="00110F5C">
              <w:rPr>
                <w:noProof/>
                <w:webHidden/>
              </w:rPr>
            </w:r>
            <w:r w:rsidR="00110F5C">
              <w:rPr>
                <w:noProof/>
                <w:webHidden/>
              </w:rPr>
              <w:fldChar w:fldCharType="separate"/>
            </w:r>
            <w:r w:rsidR="00110F5C">
              <w:rPr>
                <w:noProof/>
                <w:webHidden/>
              </w:rPr>
              <w:t>13</w:t>
            </w:r>
            <w:r w:rsidR="00110F5C">
              <w:rPr>
                <w:noProof/>
                <w:webHidden/>
              </w:rPr>
              <w:fldChar w:fldCharType="end"/>
            </w:r>
          </w:hyperlink>
        </w:p>
        <w:p w:rsidR="00110F5C" w:rsidRDefault="001C3DDE">
          <w:pPr>
            <w:pStyle w:val="TOC1"/>
            <w:tabs>
              <w:tab w:val="left" w:pos="480"/>
              <w:tab w:val="right" w:leader="dot" w:pos="9350"/>
            </w:tabs>
            <w:rPr>
              <w:noProof/>
              <w:lang w:eastAsia="en-US"/>
            </w:rPr>
          </w:pPr>
          <w:hyperlink w:anchor="_Toc524363075" w:history="1">
            <w:r w:rsidR="00110F5C" w:rsidRPr="00255C36">
              <w:rPr>
                <w:rStyle w:val="Hyperlink"/>
                <w:noProof/>
              </w:rPr>
              <w:t>5</w:t>
            </w:r>
            <w:r w:rsidR="00110F5C">
              <w:rPr>
                <w:noProof/>
                <w:lang w:eastAsia="en-US"/>
              </w:rPr>
              <w:tab/>
            </w:r>
            <w:r w:rsidR="00110F5C" w:rsidRPr="00255C36">
              <w:rPr>
                <w:rStyle w:val="Hyperlink"/>
                <w:noProof/>
              </w:rPr>
              <w:t>OdeDriverAlertPayload</w:t>
            </w:r>
            <w:r w:rsidR="00110F5C">
              <w:rPr>
                <w:noProof/>
                <w:webHidden/>
              </w:rPr>
              <w:tab/>
            </w:r>
            <w:r w:rsidR="00110F5C">
              <w:rPr>
                <w:noProof/>
                <w:webHidden/>
              </w:rPr>
              <w:fldChar w:fldCharType="begin"/>
            </w:r>
            <w:r w:rsidR="00110F5C">
              <w:rPr>
                <w:noProof/>
                <w:webHidden/>
              </w:rPr>
              <w:instrText xml:space="preserve"> PAGEREF _Toc524363075 \h </w:instrText>
            </w:r>
            <w:r w:rsidR="00110F5C">
              <w:rPr>
                <w:noProof/>
                <w:webHidden/>
              </w:rPr>
            </w:r>
            <w:r w:rsidR="00110F5C">
              <w:rPr>
                <w:noProof/>
                <w:webHidden/>
              </w:rPr>
              <w:fldChar w:fldCharType="separate"/>
            </w:r>
            <w:r w:rsidR="00110F5C">
              <w:rPr>
                <w:noProof/>
                <w:webHidden/>
              </w:rPr>
              <w:t>13</w:t>
            </w:r>
            <w:r w:rsidR="00110F5C">
              <w:rPr>
                <w:noProof/>
                <w:webHidden/>
              </w:rPr>
              <w:fldChar w:fldCharType="end"/>
            </w:r>
          </w:hyperlink>
        </w:p>
        <w:p w:rsidR="00110F5C" w:rsidRDefault="001C3DDE">
          <w:pPr>
            <w:pStyle w:val="TOC1"/>
            <w:tabs>
              <w:tab w:val="left" w:pos="480"/>
              <w:tab w:val="right" w:leader="dot" w:pos="9350"/>
            </w:tabs>
            <w:rPr>
              <w:noProof/>
              <w:lang w:eastAsia="en-US"/>
            </w:rPr>
          </w:pPr>
          <w:hyperlink w:anchor="_Toc524363076" w:history="1">
            <w:r w:rsidR="00110F5C" w:rsidRPr="00255C36">
              <w:rPr>
                <w:rStyle w:val="Hyperlink"/>
                <w:noProof/>
              </w:rPr>
              <w:t>6</w:t>
            </w:r>
            <w:r w:rsidR="00110F5C">
              <w:rPr>
                <w:noProof/>
                <w:lang w:eastAsia="en-US"/>
              </w:rPr>
              <w:tab/>
            </w:r>
            <w:r w:rsidR="00110F5C" w:rsidRPr="00255C36">
              <w:rPr>
                <w:rStyle w:val="Hyperlink"/>
                <w:noProof/>
              </w:rPr>
              <w:t>OdeBsmPayload</w:t>
            </w:r>
            <w:r w:rsidR="00110F5C">
              <w:rPr>
                <w:noProof/>
                <w:webHidden/>
              </w:rPr>
              <w:tab/>
            </w:r>
            <w:r w:rsidR="00110F5C">
              <w:rPr>
                <w:noProof/>
                <w:webHidden/>
              </w:rPr>
              <w:fldChar w:fldCharType="begin"/>
            </w:r>
            <w:r w:rsidR="00110F5C">
              <w:rPr>
                <w:noProof/>
                <w:webHidden/>
              </w:rPr>
              <w:instrText xml:space="preserve"> PAGEREF _Toc524363076 \h </w:instrText>
            </w:r>
            <w:r w:rsidR="00110F5C">
              <w:rPr>
                <w:noProof/>
                <w:webHidden/>
              </w:rPr>
            </w:r>
            <w:r w:rsidR="00110F5C">
              <w:rPr>
                <w:noProof/>
                <w:webHidden/>
              </w:rPr>
              <w:fldChar w:fldCharType="separate"/>
            </w:r>
            <w:r w:rsidR="00110F5C">
              <w:rPr>
                <w:noProof/>
                <w:webHidden/>
              </w:rPr>
              <w:t>14</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077" w:history="1">
            <w:r w:rsidR="00110F5C" w:rsidRPr="00255C36">
              <w:rPr>
                <w:rStyle w:val="Hyperlink"/>
                <w:noProof/>
              </w:rPr>
              <w:t>6.1</w:t>
            </w:r>
            <w:r w:rsidR="00110F5C">
              <w:rPr>
                <w:noProof/>
                <w:lang w:eastAsia="en-US"/>
              </w:rPr>
              <w:tab/>
            </w:r>
            <w:r w:rsidR="00110F5C" w:rsidRPr="00255C36">
              <w:rPr>
                <w:rStyle w:val="Hyperlink"/>
                <w:noProof/>
              </w:rPr>
              <w:t>J2735BsmCoreData</w:t>
            </w:r>
            <w:r w:rsidR="00110F5C">
              <w:rPr>
                <w:noProof/>
                <w:webHidden/>
              </w:rPr>
              <w:tab/>
            </w:r>
            <w:r w:rsidR="00110F5C">
              <w:rPr>
                <w:noProof/>
                <w:webHidden/>
              </w:rPr>
              <w:fldChar w:fldCharType="begin"/>
            </w:r>
            <w:r w:rsidR="00110F5C">
              <w:rPr>
                <w:noProof/>
                <w:webHidden/>
              </w:rPr>
              <w:instrText xml:space="preserve"> PAGEREF _Toc524363077 \h </w:instrText>
            </w:r>
            <w:r w:rsidR="00110F5C">
              <w:rPr>
                <w:noProof/>
                <w:webHidden/>
              </w:rPr>
            </w:r>
            <w:r w:rsidR="00110F5C">
              <w:rPr>
                <w:noProof/>
                <w:webHidden/>
              </w:rPr>
              <w:fldChar w:fldCharType="separate"/>
            </w:r>
            <w:r w:rsidR="00110F5C">
              <w:rPr>
                <w:noProof/>
                <w:webHidden/>
              </w:rPr>
              <w:t>14</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078" w:history="1">
            <w:r w:rsidR="00110F5C" w:rsidRPr="00255C36">
              <w:rPr>
                <w:rStyle w:val="Hyperlink"/>
                <w:noProof/>
              </w:rPr>
              <w:t>6.2</w:t>
            </w:r>
            <w:r w:rsidR="00110F5C">
              <w:rPr>
                <w:noProof/>
                <w:lang w:eastAsia="en-US"/>
              </w:rPr>
              <w:tab/>
            </w:r>
            <w:r w:rsidR="00110F5C" w:rsidRPr="00255C36">
              <w:rPr>
                <w:rStyle w:val="Hyperlink"/>
                <w:noProof/>
              </w:rPr>
              <w:t>J2735BsmPart2Content</w:t>
            </w:r>
            <w:r w:rsidR="00110F5C">
              <w:rPr>
                <w:noProof/>
                <w:webHidden/>
              </w:rPr>
              <w:tab/>
            </w:r>
            <w:r w:rsidR="00110F5C">
              <w:rPr>
                <w:noProof/>
                <w:webHidden/>
              </w:rPr>
              <w:fldChar w:fldCharType="begin"/>
            </w:r>
            <w:r w:rsidR="00110F5C">
              <w:rPr>
                <w:noProof/>
                <w:webHidden/>
              </w:rPr>
              <w:instrText xml:space="preserve"> PAGEREF _Toc524363078 \h </w:instrText>
            </w:r>
            <w:r w:rsidR="00110F5C">
              <w:rPr>
                <w:noProof/>
                <w:webHidden/>
              </w:rPr>
            </w:r>
            <w:r w:rsidR="00110F5C">
              <w:rPr>
                <w:noProof/>
                <w:webHidden/>
              </w:rPr>
              <w:fldChar w:fldCharType="separate"/>
            </w:r>
            <w:r w:rsidR="00110F5C">
              <w:rPr>
                <w:noProof/>
                <w:webHidden/>
              </w:rPr>
              <w:t>16</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079" w:history="1">
            <w:r w:rsidR="00110F5C" w:rsidRPr="00255C36">
              <w:rPr>
                <w:rStyle w:val="Hyperlink"/>
                <w:noProof/>
              </w:rPr>
              <w:t>6.3</w:t>
            </w:r>
            <w:r w:rsidR="00110F5C">
              <w:rPr>
                <w:noProof/>
                <w:lang w:eastAsia="en-US"/>
              </w:rPr>
              <w:tab/>
            </w:r>
            <w:r w:rsidR="00110F5C" w:rsidRPr="00255C36">
              <w:rPr>
                <w:rStyle w:val="Hyperlink"/>
                <w:noProof/>
              </w:rPr>
              <w:t>OdePosition3D</w:t>
            </w:r>
            <w:r w:rsidR="00110F5C">
              <w:rPr>
                <w:noProof/>
                <w:webHidden/>
              </w:rPr>
              <w:tab/>
            </w:r>
            <w:r w:rsidR="00110F5C">
              <w:rPr>
                <w:noProof/>
                <w:webHidden/>
              </w:rPr>
              <w:fldChar w:fldCharType="begin"/>
            </w:r>
            <w:r w:rsidR="00110F5C">
              <w:rPr>
                <w:noProof/>
                <w:webHidden/>
              </w:rPr>
              <w:instrText xml:space="preserve"> PAGEREF _Toc524363079 \h </w:instrText>
            </w:r>
            <w:r w:rsidR="00110F5C">
              <w:rPr>
                <w:noProof/>
                <w:webHidden/>
              </w:rPr>
            </w:r>
            <w:r w:rsidR="00110F5C">
              <w:rPr>
                <w:noProof/>
                <w:webHidden/>
              </w:rPr>
              <w:fldChar w:fldCharType="separate"/>
            </w:r>
            <w:r w:rsidR="00110F5C">
              <w:rPr>
                <w:noProof/>
                <w:webHidden/>
              </w:rPr>
              <w:t>16</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080" w:history="1">
            <w:r w:rsidR="00110F5C" w:rsidRPr="00255C36">
              <w:rPr>
                <w:rStyle w:val="Hyperlink"/>
                <w:noProof/>
              </w:rPr>
              <w:t>6.4</w:t>
            </w:r>
            <w:r w:rsidR="00110F5C">
              <w:rPr>
                <w:noProof/>
                <w:lang w:eastAsia="en-US"/>
              </w:rPr>
              <w:tab/>
            </w:r>
            <w:r w:rsidR="00110F5C" w:rsidRPr="00255C36">
              <w:rPr>
                <w:rStyle w:val="Hyperlink"/>
                <w:noProof/>
              </w:rPr>
              <w:t>J2735AccelerationSet4Way</w:t>
            </w:r>
            <w:r w:rsidR="00110F5C">
              <w:rPr>
                <w:noProof/>
                <w:webHidden/>
              </w:rPr>
              <w:tab/>
            </w:r>
            <w:r w:rsidR="00110F5C">
              <w:rPr>
                <w:noProof/>
                <w:webHidden/>
              </w:rPr>
              <w:fldChar w:fldCharType="begin"/>
            </w:r>
            <w:r w:rsidR="00110F5C">
              <w:rPr>
                <w:noProof/>
                <w:webHidden/>
              </w:rPr>
              <w:instrText xml:space="preserve"> PAGEREF _Toc524363080 \h </w:instrText>
            </w:r>
            <w:r w:rsidR="00110F5C">
              <w:rPr>
                <w:noProof/>
                <w:webHidden/>
              </w:rPr>
            </w:r>
            <w:r w:rsidR="00110F5C">
              <w:rPr>
                <w:noProof/>
                <w:webHidden/>
              </w:rPr>
              <w:fldChar w:fldCharType="separate"/>
            </w:r>
            <w:r w:rsidR="00110F5C">
              <w:rPr>
                <w:noProof/>
                <w:webHidden/>
              </w:rPr>
              <w:t>17</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081" w:history="1">
            <w:r w:rsidR="00110F5C" w:rsidRPr="00255C36">
              <w:rPr>
                <w:rStyle w:val="Hyperlink"/>
                <w:noProof/>
              </w:rPr>
              <w:t>6.5</w:t>
            </w:r>
            <w:r w:rsidR="00110F5C">
              <w:rPr>
                <w:noProof/>
                <w:lang w:eastAsia="en-US"/>
              </w:rPr>
              <w:tab/>
            </w:r>
            <w:r w:rsidR="00110F5C" w:rsidRPr="00255C36">
              <w:rPr>
                <w:rStyle w:val="Hyperlink"/>
                <w:noProof/>
              </w:rPr>
              <w:t>J2735PositionalAccuracy</w:t>
            </w:r>
            <w:r w:rsidR="00110F5C">
              <w:rPr>
                <w:noProof/>
                <w:webHidden/>
              </w:rPr>
              <w:tab/>
            </w:r>
            <w:r w:rsidR="00110F5C">
              <w:rPr>
                <w:noProof/>
                <w:webHidden/>
              </w:rPr>
              <w:fldChar w:fldCharType="begin"/>
            </w:r>
            <w:r w:rsidR="00110F5C">
              <w:rPr>
                <w:noProof/>
                <w:webHidden/>
              </w:rPr>
              <w:instrText xml:space="preserve"> PAGEREF _Toc524363081 \h </w:instrText>
            </w:r>
            <w:r w:rsidR="00110F5C">
              <w:rPr>
                <w:noProof/>
                <w:webHidden/>
              </w:rPr>
            </w:r>
            <w:r w:rsidR="00110F5C">
              <w:rPr>
                <w:noProof/>
                <w:webHidden/>
              </w:rPr>
              <w:fldChar w:fldCharType="separate"/>
            </w:r>
            <w:r w:rsidR="00110F5C">
              <w:rPr>
                <w:noProof/>
                <w:webHidden/>
              </w:rPr>
              <w:t>17</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082" w:history="1">
            <w:r w:rsidR="00110F5C" w:rsidRPr="00255C36">
              <w:rPr>
                <w:rStyle w:val="Hyperlink"/>
                <w:noProof/>
              </w:rPr>
              <w:t>6.6</w:t>
            </w:r>
            <w:r w:rsidR="00110F5C">
              <w:rPr>
                <w:noProof/>
                <w:lang w:eastAsia="en-US"/>
              </w:rPr>
              <w:tab/>
            </w:r>
            <w:r w:rsidR="00110F5C" w:rsidRPr="00255C36">
              <w:rPr>
                <w:rStyle w:val="Hyperlink"/>
                <w:noProof/>
              </w:rPr>
              <w:t>J2735BrakeSystemStatus</w:t>
            </w:r>
            <w:r w:rsidR="00110F5C">
              <w:rPr>
                <w:noProof/>
                <w:webHidden/>
              </w:rPr>
              <w:tab/>
            </w:r>
            <w:r w:rsidR="00110F5C">
              <w:rPr>
                <w:noProof/>
                <w:webHidden/>
              </w:rPr>
              <w:fldChar w:fldCharType="begin"/>
            </w:r>
            <w:r w:rsidR="00110F5C">
              <w:rPr>
                <w:noProof/>
                <w:webHidden/>
              </w:rPr>
              <w:instrText xml:space="preserve"> PAGEREF _Toc524363082 \h </w:instrText>
            </w:r>
            <w:r w:rsidR="00110F5C">
              <w:rPr>
                <w:noProof/>
                <w:webHidden/>
              </w:rPr>
            </w:r>
            <w:r w:rsidR="00110F5C">
              <w:rPr>
                <w:noProof/>
                <w:webHidden/>
              </w:rPr>
              <w:fldChar w:fldCharType="separate"/>
            </w:r>
            <w:r w:rsidR="00110F5C">
              <w:rPr>
                <w:noProof/>
                <w:webHidden/>
              </w:rPr>
              <w:t>18</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083" w:history="1">
            <w:r w:rsidR="00110F5C" w:rsidRPr="00255C36">
              <w:rPr>
                <w:rStyle w:val="Hyperlink"/>
                <w:noProof/>
              </w:rPr>
              <w:t>6.7</w:t>
            </w:r>
            <w:r w:rsidR="00110F5C">
              <w:rPr>
                <w:noProof/>
                <w:lang w:eastAsia="en-US"/>
              </w:rPr>
              <w:tab/>
            </w:r>
            <w:r w:rsidR="00110F5C" w:rsidRPr="00255C36">
              <w:rPr>
                <w:rStyle w:val="Hyperlink"/>
                <w:noProof/>
              </w:rPr>
              <w:t>J2735VehicleSize</w:t>
            </w:r>
            <w:r w:rsidR="00110F5C">
              <w:rPr>
                <w:noProof/>
                <w:webHidden/>
              </w:rPr>
              <w:tab/>
            </w:r>
            <w:r w:rsidR="00110F5C">
              <w:rPr>
                <w:noProof/>
                <w:webHidden/>
              </w:rPr>
              <w:fldChar w:fldCharType="begin"/>
            </w:r>
            <w:r w:rsidR="00110F5C">
              <w:rPr>
                <w:noProof/>
                <w:webHidden/>
              </w:rPr>
              <w:instrText xml:space="preserve"> PAGEREF _Toc524363083 \h </w:instrText>
            </w:r>
            <w:r w:rsidR="00110F5C">
              <w:rPr>
                <w:noProof/>
                <w:webHidden/>
              </w:rPr>
            </w:r>
            <w:r w:rsidR="00110F5C">
              <w:rPr>
                <w:noProof/>
                <w:webHidden/>
              </w:rPr>
              <w:fldChar w:fldCharType="separate"/>
            </w:r>
            <w:r w:rsidR="00110F5C">
              <w:rPr>
                <w:noProof/>
                <w:webHidden/>
              </w:rPr>
              <w:t>19</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084" w:history="1">
            <w:r w:rsidR="00110F5C" w:rsidRPr="00255C36">
              <w:rPr>
                <w:rStyle w:val="Hyperlink"/>
                <w:noProof/>
              </w:rPr>
              <w:t>6.8</w:t>
            </w:r>
            <w:r w:rsidR="00110F5C">
              <w:rPr>
                <w:noProof/>
                <w:lang w:eastAsia="en-US"/>
              </w:rPr>
              <w:tab/>
            </w:r>
            <w:r w:rsidR="00110F5C" w:rsidRPr="00255C36">
              <w:rPr>
                <w:rStyle w:val="Hyperlink"/>
                <w:noProof/>
              </w:rPr>
              <w:t>J2735BitString</w:t>
            </w:r>
            <w:r w:rsidR="00110F5C">
              <w:rPr>
                <w:noProof/>
                <w:webHidden/>
              </w:rPr>
              <w:tab/>
            </w:r>
            <w:r w:rsidR="00110F5C">
              <w:rPr>
                <w:noProof/>
                <w:webHidden/>
              </w:rPr>
              <w:fldChar w:fldCharType="begin"/>
            </w:r>
            <w:r w:rsidR="00110F5C">
              <w:rPr>
                <w:noProof/>
                <w:webHidden/>
              </w:rPr>
              <w:instrText xml:space="preserve"> PAGEREF _Toc524363084 \h </w:instrText>
            </w:r>
            <w:r w:rsidR="00110F5C">
              <w:rPr>
                <w:noProof/>
                <w:webHidden/>
              </w:rPr>
            </w:r>
            <w:r w:rsidR="00110F5C">
              <w:rPr>
                <w:noProof/>
                <w:webHidden/>
              </w:rPr>
              <w:fldChar w:fldCharType="separate"/>
            </w:r>
            <w:r w:rsidR="00110F5C">
              <w:rPr>
                <w:noProof/>
                <w:webHidden/>
              </w:rPr>
              <w:t>19</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085" w:history="1">
            <w:r w:rsidR="00110F5C" w:rsidRPr="00255C36">
              <w:rPr>
                <w:rStyle w:val="Hyperlink"/>
                <w:noProof/>
              </w:rPr>
              <w:t>6.9</w:t>
            </w:r>
            <w:r w:rsidR="00110F5C">
              <w:rPr>
                <w:noProof/>
                <w:lang w:eastAsia="en-US"/>
              </w:rPr>
              <w:tab/>
            </w:r>
            <w:r w:rsidR="00110F5C" w:rsidRPr="00255C36">
              <w:rPr>
                <w:rStyle w:val="Hyperlink"/>
                <w:noProof/>
              </w:rPr>
              <w:t>J2735VehicleSafetyExtensions</w:t>
            </w:r>
            <w:r w:rsidR="00110F5C">
              <w:rPr>
                <w:noProof/>
                <w:webHidden/>
              </w:rPr>
              <w:tab/>
            </w:r>
            <w:r w:rsidR="00110F5C">
              <w:rPr>
                <w:noProof/>
                <w:webHidden/>
              </w:rPr>
              <w:fldChar w:fldCharType="begin"/>
            </w:r>
            <w:r w:rsidR="00110F5C">
              <w:rPr>
                <w:noProof/>
                <w:webHidden/>
              </w:rPr>
              <w:instrText xml:space="preserve"> PAGEREF _Toc524363085 \h </w:instrText>
            </w:r>
            <w:r w:rsidR="00110F5C">
              <w:rPr>
                <w:noProof/>
                <w:webHidden/>
              </w:rPr>
            </w:r>
            <w:r w:rsidR="00110F5C">
              <w:rPr>
                <w:noProof/>
                <w:webHidden/>
              </w:rPr>
              <w:fldChar w:fldCharType="separate"/>
            </w:r>
            <w:r w:rsidR="00110F5C">
              <w:rPr>
                <w:noProof/>
                <w:webHidden/>
              </w:rPr>
              <w:t>19</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086" w:history="1">
            <w:r w:rsidR="00110F5C" w:rsidRPr="00255C36">
              <w:rPr>
                <w:rStyle w:val="Hyperlink"/>
                <w:noProof/>
              </w:rPr>
              <w:t>6.10</w:t>
            </w:r>
            <w:r w:rsidR="00110F5C">
              <w:rPr>
                <w:noProof/>
                <w:lang w:eastAsia="en-US"/>
              </w:rPr>
              <w:tab/>
            </w:r>
            <w:r w:rsidR="00110F5C" w:rsidRPr="00255C36">
              <w:rPr>
                <w:rStyle w:val="Hyperlink"/>
                <w:noProof/>
              </w:rPr>
              <w:t>J2735SpecialVehicleExtensions</w:t>
            </w:r>
            <w:r w:rsidR="00110F5C">
              <w:rPr>
                <w:noProof/>
                <w:webHidden/>
              </w:rPr>
              <w:tab/>
            </w:r>
            <w:r w:rsidR="00110F5C">
              <w:rPr>
                <w:noProof/>
                <w:webHidden/>
              </w:rPr>
              <w:fldChar w:fldCharType="begin"/>
            </w:r>
            <w:r w:rsidR="00110F5C">
              <w:rPr>
                <w:noProof/>
                <w:webHidden/>
              </w:rPr>
              <w:instrText xml:space="preserve"> PAGEREF _Toc524363086 \h </w:instrText>
            </w:r>
            <w:r w:rsidR="00110F5C">
              <w:rPr>
                <w:noProof/>
                <w:webHidden/>
              </w:rPr>
            </w:r>
            <w:r w:rsidR="00110F5C">
              <w:rPr>
                <w:noProof/>
                <w:webHidden/>
              </w:rPr>
              <w:fldChar w:fldCharType="separate"/>
            </w:r>
            <w:r w:rsidR="00110F5C">
              <w:rPr>
                <w:noProof/>
                <w:webHidden/>
              </w:rPr>
              <w:t>20</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087" w:history="1">
            <w:r w:rsidR="00110F5C" w:rsidRPr="00255C36">
              <w:rPr>
                <w:rStyle w:val="Hyperlink"/>
                <w:noProof/>
              </w:rPr>
              <w:t>6.11</w:t>
            </w:r>
            <w:r w:rsidR="00110F5C">
              <w:rPr>
                <w:noProof/>
                <w:lang w:eastAsia="en-US"/>
              </w:rPr>
              <w:tab/>
            </w:r>
            <w:r w:rsidR="00110F5C" w:rsidRPr="00255C36">
              <w:rPr>
                <w:rStyle w:val="Hyperlink"/>
                <w:noProof/>
              </w:rPr>
              <w:t>J2735SupplementalVehicleExtensions</w:t>
            </w:r>
            <w:r w:rsidR="00110F5C">
              <w:rPr>
                <w:noProof/>
                <w:webHidden/>
              </w:rPr>
              <w:tab/>
            </w:r>
            <w:r w:rsidR="00110F5C">
              <w:rPr>
                <w:noProof/>
                <w:webHidden/>
              </w:rPr>
              <w:fldChar w:fldCharType="begin"/>
            </w:r>
            <w:r w:rsidR="00110F5C">
              <w:rPr>
                <w:noProof/>
                <w:webHidden/>
              </w:rPr>
              <w:instrText xml:space="preserve"> PAGEREF _Toc524363087 \h </w:instrText>
            </w:r>
            <w:r w:rsidR="00110F5C">
              <w:rPr>
                <w:noProof/>
                <w:webHidden/>
              </w:rPr>
            </w:r>
            <w:r w:rsidR="00110F5C">
              <w:rPr>
                <w:noProof/>
                <w:webHidden/>
              </w:rPr>
              <w:fldChar w:fldCharType="separate"/>
            </w:r>
            <w:r w:rsidR="00110F5C">
              <w:rPr>
                <w:noProof/>
                <w:webHidden/>
              </w:rPr>
              <w:t>21</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088" w:history="1">
            <w:r w:rsidR="00110F5C" w:rsidRPr="00255C36">
              <w:rPr>
                <w:rStyle w:val="Hyperlink"/>
                <w:noProof/>
              </w:rPr>
              <w:t>6.12</w:t>
            </w:r>
            <w:r w:rsidR="00110F5C">
              <w:rPr>
                <w:noProof/>
                <w:lang w:eastAsia="en-US"/>
              </w:rPr>
              <w:tab/>
            </w:r>
            <w:r w:rsidR="00110F5C" w:rsidRPr="00255C36">
              <w:rPr>
                <w:rStyle w:val="Hyperlink"/>
                <w:noProof/>
              </w:rPr>
              <w:t>J2735PathHistory</w:t>
            </w:r>
            <w:r w:rsidR="00110F5C">
              <w:rPr>
                <w:noProof/>
                <w:webHidden/>
              </w:rPr>
              <w:tab/>
            </w:r>
            <w:r w:rsidR="00110F5C">
              <w:rPr>
                <w:noProof/>
                <w:webHidden/>
              </w:rPr>
              <w:fldChar w:fldCharType="begin"/>
            </w:r>
            <w:r w:rsidR="00110F5C">
              <w:rPr>
                <w:noProof/>
                <w:webHidden/>
              </w:rPr>
              <w:instrText xml:space="preserve"> PAGEREF _Toc524363088 \h </w:instrText>
            </w:r>
            <w:r w:rsidR="00110F5C">
              <w:rPr>
                <w:noProof/>
                <w:webHidden/>
              </w:rPr>
            </w:r>
            <w:r w:rsidR="00110F5C">
              <w:rPr>
                <w:noProof/>
                <w:webHidden/>
              </w:rPr>
              <w:fldChar w:fldCharType="separate"/>
            </w:r>
            <w:r w:rsidR="00110F5C">
              <w:rPr>
                <w:noProof/>
                <w:webHidden/>
              </w:rPr>
              <w:t>22</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089" w:history="1">
            <w:r w:rsidR="00110F5C" w:rsidRPr="00255C36">
              <w:rPr>
                <w:rStyle w:val="Hyperlink"/>
                <w:noProof/>
              </w:rPr>
              <w:t>6.13</w:t>
            </w:r>
            <w:r w:rsidR="00110F5C">
              <w:rPr>
                <w:noProof/>
                <w:lang w:eastAsia="en-US"/>
              </w:rPr>
              <w:tab/>
            </w:r>
            <w:r w:rsidR="00110F5C" w:rsidRPr="00255C36">
              <w:rPr>
                <w:rStyle w:val="Hyperlink"/>
                <w:noProof/>
              </w:rPr>
              <w:t>J2735PathPrediction</w:t>
            </w:r>
            <w:r w:rsidR="00110F5C">
              <w:rPr>
                <w:noProof/>
                <w:webHidden/>
              </w:rPr>
              <w:tab/>
            </w:r>
            <w:r w:rsidR="00110F5C">
              <w:rPr>
                <w:noProof/>
                <w:webHidden/>
              </w:rPr>
              <w:fldChar w:fldCharType="begin"/>
            </w:r>
            <w:r w:rsidR="00110F5C">
              <w:rPr>
                <w:noProof/>
                <w:webHidden/>
              </w:rPr>
              <w:instrText xml:space="preserve"> PAGEREF _Toc524363089 \h </w:instrText>
            </w:r>
            <w:r w:rsidR="00110F5C">
              <w:rPr>
                <w:noProof/>
                <w:webHidden/>
              </w:rPr>
            </w:r>
            <w:r w:rsidR="00110F5C">
              <w:rPr>
                <w:noProof/>
                <w:webHidden/>
              </w:rPr>
              <w:fldChar w:fldCharType="separate"/>
            </w:r>
            <w:r w:rsidR="00110F5C">
              <w:rPr>
                <w:noProof/>
                <w:webHidden/>
              </w:rPr>
              <w:t>23</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090" w:history="1">
            <w:r w:rsidR="00110F5C" w:rsidRPr="00255C36">
              <w:rPr>
                <w:rStyle w:val="Hyperlink"/>
                <w:noProof/>
              </w:rPr>
              <w:t>6.14</w:t>
            </w:r>
            <w:r w:rsidR="00110F5C">
              <w:rPr>
                <w:noProof/>
                <w:lang w:eastAsia="en-US"/>
              </w:rPr>
              <w:tab/>
            </w:r>
            <w:r w:rsidR="00110F5C" w:rsidRPr="00255C36">
              <w:rPr>
                <w:rStyle w:val="Hyperlink"/>
                <w:noProof/>
              </w:rPr>
              <w:t>J2735EmergencyDetails</w:t>
            </w:r>
            <w:r w:rsidR="00110F5C">
              <w:rPr>
                <w:noProof/>
                <w:webHidden/>
              </w:rPr>
              <w:tab/>
            </w:r>
            <w:r w:rsidR="00110F5C">
              <w:rPr>
                <w:noProof/>
                <w:webHidden/>
              </w:rPr>
              <w:fldChar w:fldCharType="begin"/>
            </w:r>
            <w:r w:rsidR="00110F5C">
              <w:rPr>
                <w:noProof/>
                <w:webHidden/>
              </w:rPr>
              <w:instrText xml:space="preserve"> PAGEREF _Toc524363090 \h </w:instrText>
            </w:r>
            <w:r w:rsidR="00110F5C">
              <w:rPr>
                <w:noProof/>
                <w:webHidden/>
              </w:rPr>
            </w:r>
            <w:r w:rsidR="00110F5C">
              <w:rPr>
                <w:noProof/>
                <w:webHidden/>
              </w:rPr>
              <w:fldChar w:fldCharType="separate"/>
            </w:r>
            <w:r w:rsidR="00110F5C">
              <w:rPr>
                <w:noProof/>
                <w:webHidden/>
              </w:rPr>
              <w:t>24</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091" w:history="1">
            <w:r w:rsidR="00110F5C" w:rsidRPr="00255C36">
              <w:rPr>
                <w:rStyle w:val="Hyperlink"/>
                <w:noProof/>
              </w:rPr>
              <w:t>6.15</w:t>
            </w:r>
            <w:r w:rsidR="00110F5C">
              <w:rPr>
                <w:noProof/>
                <w:lang w:eastAsia="en-US"/>
              </w:rPr>
              <w:tab/>
            </w:r>
            <w:r w:rsidR="00110F5C" w:rsidRPr="00255C36">
              <w:rPr>
                <w:rStyle w:val="Hyperlink"/>
                <w:noProof/>
              </w:rPr>
              <w:t>J2735EventDescription</w:t>
            </w:r>
            <w:r w:rsidR="00110F5C">
              <w:rPr>
                <w:noProof/>
                <w:webHidden/>
              </w:rPr>
              <w:tab/>
            </w:r>
            <w:r w:rsidR="00110F5C">
              <w:rPr>
                <w:noProof/>
                <w:webHidden/>
              </w:rPr>
              <w:fldChar w:fldCharType="begin"/>
            </w:r>
            <w:r w:rsidR="00110F5C">
              <w:rPr>
                <w:noProof/>
                <w:webHidden/>
              </w:rPr>
              <w:instrText xml:space="preserve"> PAGEREF _Toc524363091 \h </w:instrText>
            </w:r>
            <w:r w:rsidR="00110F5C">
              <w:rPr>
                <w:noProof/>
                <w:webHidden/>
              </w:rPr>
            </w:r>
            <w:r w:rsidR="00110F5C">
              <w:rPr>
                <w:noProof/>
                <w:webHidden/>
              </w:rPr>
              <w:fldChar w:fldCharType="separate"/>
            </w:r>
            <w:r w:rsidR="00110F5C">
              <w:rPr>
                <w:noProof/>
                <w:webHidden/>
              </w:rPr>
              <w:t>24</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092" w:history="1">
            <w:r w:rsidR="00110F5C" w:rsidRPr="00255C36">
              <w:rPr>
                <w:rStyle w:val="Hyperlink"/>
                <w:noProof/>
              </w:rPr>
              <w:t>6.16</w:t>
            </w:r>
            <w:r w:rsidR="00110F5C">
              <w:rPr>
                <w:noProof/>
                <w:lang w:eastAsia="en-US"/>
              </w:rPr>
              <w:tab/>
            </w:r>
            <w:r w:rsidR="00110F5C" w:rsidRPr="00255C36">
              <w:rPr>
                <w:rStyle w:val="Hyperlink"/>
                <w:noProof/>
              </w:rPr>
              <w:t>J2735TrailerData</w:t>
            </w:r>
            <w:r w:rsidR="00110F5C">
              <w:rPr>
                <w:noProof/>
                <w:webHidden/>
              </w:rPr>
              <w:tab/>
            </w:r>
            <w:r w:rsidR="00110F5C">
              <w:rPr>
                <w:noProof/>
                <w:webHidden/>
              </w:rPr>
              <w:fldChar w:fldCharType="begin"/>
            </w:r>
            <w:r w:rsidR="00110F5C">
              <w:rPr>
                <w:noProof/>
                <w:webHidden/>
              </w:rPr>
              <w:instrText xml:space="preserve"> PAGEREF _Toc524363092 \h </w:instrText>
            </w:r>
            <w:r w:rsidR="00110F5C">
              <w:rPr>
                <w:noProof/>
                <w:webHidden/>
              </w:rPr>
            </w:r>
            <w:r w:rsidR="00110F5C">
              <w:rPr>
                <w:noProof/>
                <w:webHidden/>
              </w:rPr>
              <w:fldChar w:fldCharType="separate"/>
            </w:r>
            <w:r w:rsidR="00110F5C">
              <w:rPr>
                <w:noProof/>
                <w:webHidden/>
              </w:rPr>
              <w:t>26</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093" w:history="1">
            <w:r w:rsidR="00110F5C" w:rsidRPr="00255C36">
              <w:rPr>
                <w:rStyle w:val="Hyperlink"/>
                <w:noProof/>
              </w:rPr>
              <w:t>6.17</w:t>
            </w:r>
            <w:r w:rsidR="00110F5C">
              <w:rPr>
                <w:noProof/>
                <w:lang w:eastAsia="en-US"/>
              </w:rPr>
              <w:tab/>
            </w:r>
            <w:r w:rsidR="00110F5C" w:rsidRPr="00255C36">
              <w:rPr>
                <w:rStyle w:val="Hyperlink"/>
                <w:noProof/>
              </w:rPr>
              <w:t>J2735VehicleClassification</w:t>
            </w:r>
            <w:r w:rsidR="00110F5C">
              <w:rPr>
                <w:noProof/>
                <w:webHidden/>
              </w:rPr>
              <w:tab/>
            </w:r>
            <w:r w:rsidR="00110F5C">
              <w:rPr>
                <w:noProof/>
                <w:webHidden/>
              </w:rPr>
              <w:fldChar w:fldCharType="begin"/>
            </w:r>
            <w:r w:rsidR="00110F5C">
              <w:rPr>
                <w:noProof/>
                <w:webHidden/>
              </w:rPr>
              <w:instrText xml:space="preserve"> PAGEREF _Toc524363093 \h </w:instrText>
            </w:r>
            <w:r w:rsidR="00110F5C">
              <w:rPr>
                <w:noProof/>
                <w:webHidden/>
              </w:rPr>
            </w:r>
            <w:r w:rsidR="00110F5C">
              <w:rPr>
                <w:noProof/>
                <w:webHidden/>
              </w:rPr>
              <w:fldChar w:fldCharType="separate"/>
            </w:r>
            <w:r w:rsidR="00110F5C">
              <w:rPr>
                <w:noProof/>
                <w:webHidden/>
              </w:rPr>
              <w:t>26</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094" w:history="1">
            <w:r w:rsidR="00110F5C" w:rsidRPr="00255C36">
              <w:rPr>
                <w:rStyle w:val="Hyperlink"/>
                <w:noProof/>
              </w:rPr>
              <w:t>6.18</w:t>
            </w:r>
            <w:r w:rsidR="00110F5C">
              <w:rPr>
                <w:noProof/>
                <w:lang w:eastAsia="en-US"/>
              </w:rPr>
              <w:tab/>
            </w:r>
            <w:r w:rsidR="00110F5C" w:rsidRPr="00255C36">
              <w:rPr>
                <w:rStyle w:val="Hyperlink"/>
                <w:noProof/>
              </w:rPr>
              <w:t>J2735VehicleData</w:t>
            </w:r>
            <w:r w:rsidR="00110F5C">
              <w:rPr>
                <w:noProof/>
                <w:webHidden/>
              </w:rPr>
              <w:tab/>
            </w:r>
            <w:r w:rsidR="00110F5C">
              <w:rPr>
                <w:noProof/>
                <w:webHidden/>
              </w:rPr>
              <w:fldChar w:fldCharType="begin"/>
            </w:r>
            <w:r w:rsidR="00110F5C">
              <w:rPr>
                <w:noProof/>
                <w:webHidden/>
              </w:rPr>
              <w:instrText xml:space="preserve"> PAGEREF _Toc524363094 \h </w:instrText>
            </w:r>
            <w:r w:rsidR="00110F5C">
              <w:rPr>
                <w:noProof/>
                <w:webHidden/>
              </w:rPr>
            </w:r>
            <w:r w:rsidR="00110F5C">
              <w:rPr>
                <w:noProof/>
                <w:webHidden/>
              </w:rPr>
              <w:fldChar w:fldCharType="separate"/>
            </w:r>
            <w:r w:rsidR="00110F5C">
              <w:rPr>
                <w:noProof/>
                <w:webHidden/>
              </w:rPr>
              <w:t>28</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095" w:history="1">
            <w:r w:rsidR="00110F5C" w:rsidRPr="00255C36">
              <w:rPr>
                <w:rStyle w:val="Hyperlink"/>
                <w:noProof/>
              </w:rPr>
              <w:t>6.19</w:t>
            </w:r>
            <w:r w:rsidR="00110F5C">
              <w:rPr>
                <w:noProof/>
                <w:lang w:eastAsia="en-US"/>
              </w:rPr>
              <w:tab/>
            </w:r>
            <w:r w:rsidR="00110F5C" w:rsidRPr="00255C36">
              <w:rPr>
                <w:rStyle w:val="Hyperlink"/>
                <w:noProof/>
              </w:rPr>
              <w:t>J2735WeatherReport</w:t>
            </w:r>
            <w:r w:rsidR="00110F5C">
              <w:rPr>
                <w:noProof/>
                <w:webHidden/>
              </w:rPr>
              <w:tab/>
            </w:r>
            <w:r w:rsidR="00110F5C">
              <w:rPr>
                <w:noProof/>
                <w:webHidden/>
              </w:rPr>
              <w:fldChar w:fldCharType="begin"/>
            </w:r>
            <w:r w:rsidR="00110F5C">
              <w:rPr>
                <w:noProof/>
                <w:webHidden/>
              </w:rPr>
              <w:instrText xml:space="preserve"> PAGEREF _Toc524363095 \h </w:instrText>
            </w:r>
            <w:r w:rsidR="00110F5C">
              <w:rPr>
                <w:noProof/>
                <w:webHidden/>
              </w:rPr>
            </w:r>
            <w:r w:rsidR="00110F5C">
              <w:rPr>
                <w:noProof/>
                <w:webHidden/>
              </w:rPr>
              <w:fldChar w:fldCharType="separate"/>
            </w:r>
            <w:r w:rsidR="00110F5C">
              <w:rPr>
                <w:noProof/>
                <w:webHidden/>
              </w:rPr>
              <w:t>29</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096" w:history="1">
            <w:r w:rsidR="00110F5C" w:rsidRPr="00255C36">
              <w:rPr>
                <w:rStyle w:val="Hyperlink"/>
                <w:noProof/>
              </w:rPr>
              <w:t>6.20</w:t>
            </w:r>
            <w:r w:rsidR="00110F5C">
              <w:rPr>
                <w:noProof/>
                <w:lang w:eastAsia="en-US"/>
              </w:rPr>
              <w:tab/>
            </w:r>
            <w:r w:rsidR="00110F5C" w:rsidRPr="00255C36">
              <w:rPr>
                <w:rStyle w:val="Hyperlink"/>
                <w:noProof/>
              </w:rPr>
              <w:t>J2735WeatherProbe</w:t>
            </w:r>
            <w:r w:rsidR="00110F5C">
              <w:rPr>
                <w:noProof/>
                <w:webHidden/>
              </w:rPr>
              <w:tab/>
            </w:r>
            <w:r w:rsidR="00110F5C">
              <w:rPr>
                <w:noProof/>
                <w:webHidden/>
              </w:rPr>
              <w:fldChar w:fldCharType="begin"/>
            </w:r>
            <w:r w:rsidR="00110F5C">
              <w:rPr>
                <w:noProof/>
                <w:webHidden/>
              </w:rPr>
              <w:instrText xml:space="preserve"> PAGEREF _Toc524363096 \h </w:instrText>
            </w:r>
            <w:r w:rsidR="00110F5C">
              <w:rPr>
                <w:noProof/>
                <w:webHidden/>
              </w:rPr>
            </w:r>
            <w:r w:rsidR="00110F5C">
              <w:rPr>
                <w:noProof/>
                <w:webHidden/>
              </w:rPr>
              <w:fldChar w:fldCharType="separate"/>
            </w:r>
            <w:r w:rsidR="00110F5C">
              <w:rPr>
                <w:noProof/>
                <w:webHidden/>
              </w:rPr>
              <w:t>30</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097" w:history="1">
            <w:r w:rsidR="00110F5C" w:rsidRPr="00255C36">
              <w:rPr>
                <w:rStyle w:val="Hyperlink"/>
                <w:noProof/>
              </w:rPr>
              <w:t>6.21</w:t>
            </w:r>
            <w:r w:rsidR="00110F5C">
              <w:rPr>
                <w:noProof/>
                <w:lang w:eastAsia="en-US"/>
              </w:rPr>
              <w:tab/>
            </w:r>
            <w:r w:rsidR="00110F5C" w:rsidRPr="00255C36">
              <w:rPr>
                <w:rStyle w:val="Hyperlink"/>
                <w:noProof/>
              </w:rPr>
              <w:t>J2735WiperSet</w:t>
            </w:r>
            <w:r w:rsidR="00110F5C">
              <w:rPr>
                <w:noProof/>
                <w:webHidden/>
              </w:rPr>
              <w:tab/>
            </w:r>
            <w:r w:rsidR="00110F5C">
              <w:rPr>
                <w:noProof/>
                <w:webHidden/>
              </w:rPr>
              <w:fldChar w:fldCharType="begin"/>
            </w:r>
            <w:r w:rsidR="00110F5C">
              <w:rPr>
                <w:noProof/>
                <w:webHidden/>
              </w:rPr>
              <w:instrText xml:space="preserve"> PAGEREF _Toc524363097 \h </w:instrText>
            </w:r>
            <w:r w:rsidR="00110F5C">
              <w:rPr>
                <w:noProof/>
                <w:webHidden/>
              </w:rPr>
            </w:r>
            <w:r w:rsidR="00110F5C">
              <w:rPr>
                <w:noProof/>
                <w:webHidden/>
              </w:rPr>
              <w:fldChar w:fldCharType="separate"/>
            </w:r>
            <w:r w:rsidR="00110F5C">
              <w:rPr>
                <w:noProof/>
                <w:webHidden/>
              </w:rPr>
              <w:t>31</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098" w:history="1">
            <w:r w:rsidR="00110F5C" w:rsidRPr="00255C36">
              <w:rPr>
                <w:rStyle w:val="Hyperlink"/>
                <w:noProof/>
              </w:rPr>
              <w:t>6.22</w:t>
            </w:r>
            <w:r w:rsidR="00110F5C">
              <w:rPr>
                <w:noProof/>
                <w:lang w:eastAsia="en-US"/>
              </w:rPr>
              <w:tab/>
            </w:r>
            <w:r w:rsidR="00110F5C" w:rsidRPr="00255C36">
              <w:rPr>
                <w:rStyle w:val="Hyperlink"/>
                <w:noProof/>
              </w:rPr>
              <w:t>J2735ObstacleDetection</w:t>
            </w:r>
            <w:r w:rsidR="00110F5C">
              <w:rPr>
                <w:noProof/>
                <w:webHidden/>
              </w:rPr>
              <w:tab/>
            </w:r>
            <w:r w:rsidR="00110F5C">
              <w:rPr>
                <w:noProof/>
                <w:webHidden/>
              </w:rPr>
              <w:fldChar w:fldCharType="begin"/>
            </w:r>
            <w:r w:rsidR="00110F5C">
              <w:rPr>
                <w:noProof/>
                <w:webHidden/>
              </w:rPr>
              <w:instrText xml:space="preserve"> PAGEREF _Toc524363098 \h </w:instrText>
            </w:r>
            <w:r w:rsidR="00110F5C">
              <w:rPr>
                <w:noProof/>
                <w:webHidden/>
              </w:rPr>
            </w:r>
            <w:r w:rsidR="00110F5C">
              <w:rPr>
                <w:noProof/>
                <w:webHidden/>
              </w:rPr>
              <w:fldChar w:fldCharType="separate"/>
            </w:r>
            <w:r w:rsidR="00110F5C">
              <w:rPr>
                <w:noProof/>
                <w:webHidden/>
              </w:rPr>
              <w:t>32</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099" w:history="1">
            <w:r w:rsidR="00110F5C" w:rsidRPr="00255C36">
              <w:rPr>
                <w:rStyle w:val="Hyperlink"/>
                <w:noProof/>
              </w:rPr>
              <w:t>6.23</w:t>
            </w:r>
            <w:r w:rsidR="00110F5C">
              <w:rPr>
                <w:noProof/>
                <w:lang w:eastAsia="en-US"/>
              </w:rPr>
              <w:tab/>
            </w:r>
            <w:r w:rsidR="00110F5C" w:rsidRPr="00255C36">
              <w:rPr>
                <w:rStyle w:val="Hyperlink"/>
                <w:noProof/>
              </w:rPr>
              <w:t>J2735DDateTime</w:t>
            </w:r>
            <w:r w:rsidR="00110F5C">
              <w:rPr>
                <w:noProof/>
                <w:webHidden/>
              </w:rPr>
              <w:tab/>
            </w:r>
            <w:r w:rsidR="00110F5C">
              <w:rPr>
                <w:noProof/>
                <w:webHidden/>
              </w:rPr>
              <w:fldChar w:fldCharType="begin"/>
            </w:r>
            <w:r w:rsidR="00110F5C">
              <w:rPr>
                <w:noProof/>
                <w:webHidden/>
              </w:rPr>
              <w:instrText xml:space="preserve"> PAGEREF _Toc524363099 \h </w:instrText>
            </w:r>
            <w:r w:rsidR="00110F5C">
              <w:rPr>
                <w:noProof/>
                <w:webHidden/>
              </w:rPr>
            </w:r>
            <w:r w:rsidR="00110F5C">
              <w:rPr>
                <w:noProof/>
                <w:webHidden/>
              </w:rPr>
              <w:fldChar w:fldCharType="separate"/>
            </w:r>
            <w:r w:rsidR="00110F5C">
              <w:rPr>
                <w:noProof/>
                <w:webHidden/>
              </w:rPr>
              <w:t>33</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100" w:history="1">
            <w:r w:rsidR="00110F5C" w:rsidRPr="00255C36">
              <w:rPr>
                <w:rStyle w:val="Hyperlink"/>
                <w:noProof/>
              </w:rPr>
              <w:t>6.24</w:t>
            </w:r>
            <w:r w:rsidR="00110F5C">
              <w:rPr>
                <w:noProof/>
                <w:lang w:eastAsia="en-US"/>
              </w:rPr>
              <w:tab/>
            </w:r>
            <w:r w:rsidR="00110F5C" w:rsidRPr="00255C36">
              <w:rPr>
                <w:rStyle w:val="Hyperlink"/>
                <w:noProof/>
              </w:rPr>
              <w:t>J2735DisabledVehicle</w:t>
            </w:r>
            <w:r w:rsidR="00110F5C">
              <w:rPr>
                <w:noProof/>
                <w:webHidden/>
              </w:rPr>
              <w:tab/>
            </w:r>
            <w:r w:rsidR="00110F5C">
              <w:rPr>
                <w:noProof/>
                <w:webHidden/>
              </w:rPr>
              <w:fldChar w:fldCharType="begin"/>
            </w:r>
            <w:r w:rsidR="00110F5C">
              <w:rPr>
                <w:noProof/>
                <w:webHidden/>
              </w:rPr>
              <w:instrText xml:space="preserve"> PAGEREF _Toc524363100 \h </w:instrText>
            </w:r>
            <w:r w:rsidR="00110F5C">
              <w:rPr>
                <w:noProof/>
                <w:webHidden/>
              </w:rPr>
            </w:r>
            <w:r w:rsidR="00110F5C">
              <w:rPr>
                <w:noProof/>
                <w:webHidden/>
              </w:rPr>
              <w:fldChar w:fldCharType="separate"/>
            </w:r>
            <w:r w:rsidR="00110F5C">
              <w:rPr>
                <w:noProof/>
                <w:webHidden/>
              </w:rPr>
              <w:t>34</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101" w:history="1">
            <w:r w:rsidR="00110F5C" w:rsidRPr="00255C36">
              <w:rPr>
                <w:rStyle w:val="Hyperlink"/>
                <w:noProof/>
              </w:rPr>
              <w:t>6.25</w:t>
            </w:r>
            <w:r w:rsidR="00110F5C">
              <w:rPr>
                <w:noProof/>
                <w:lang w:eastAsia="en-US"/>
              </w:rPr>
              <w:tab/>
            </w:r>
            <w:r w:rsidR="00110F5C" w:rsidRPr="00255C36">
              <w:rPr>
                <w:rStyle w:val="Hyperlink"/>
                <w:noProof/>
              </w:rPr>
              <w:t>J2735SpeedProfile</w:t>
            </w:r>
            <w:r w:rsidR="00110F5C">
              <w:rPr>
                <w:noProof/>
                <w:webHidden/>
              </w:rPr>
              <w:tab/>
            </w:r>
            <w:r w:rsidR="00110F5C">
              <w:rPr>
                <w:noProof/>
                <w:webHidden/>
              </w:rPr>
              <w:fldChar w:fldCharType="begin"/>
            </w:r>
            <w:r w:rsidR="00110F5C">
              <w:rPr>
                <w:noProof/>
                <w:webHidden/>
              </w:rPr>
              <w:instrText xml:space="preserve"> PAGEREF _Toc524363101 \h </w:instrText>
            </w:r>
            <w:r w:rsidR="00110F5C">
              <w:rPr>
                <w:noProof/>
                <w:webHidden/>
              </w:rPr>
            </w:r>
            <w:r w:rsidR="00110F5C">
              <w:rPr>
                <w:noProof/>
                <w:webHidden/>
              </w:rPr>
              <w:fldChar w:fldCharType="separate"/>
            </w:r>
            <w:r w:rsidR="00110F5C">
              <w:rPr>
                <w:noProof/>
                <w:webHidden/>
              </w:rPr>
              <w:t>34</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102" w:history="1">
            <w:r w:rsidR="00110F5C" w:rsidRPr="00255C36">
              <w:rPr>
                <w:rStyle w:val="Hyperlink"/>
                <w:noProof/>
              </w:rPr>
              <w:t>6.26</w:t>
            </w:r>
            <w:r w:rsidR="00110F5C">
              <w:rPr>
                <w:noProof/>
                <w:lang w:eastAsia="en-US"/>
              </w:rPr>
              <w:tab/>
            </w:r>
            <w:r w:rsidR="00110F5C" w:rsidRPr="00255C36">
              <w:rPr>
                <w:rStyle w:val="Hyperlink"/>
                <w:noProof/>
              </w:rPr>
              <w:t>J2735RTCMPackage</w:t>
            </w:r>
            <w:r w:rsidR="00110F5C">
              <w:rPr>
                <w:noProof/>
                <w:webHidden/>
              </w:rPr>
              <w:tab/>
            </w:r>
            <w:r w:rsidR="00110F5C">
              <w:rPr>
                <w:noProof/>
                <w:webHidden/>
              </w:rPr>
              <w:fldChar w:fldCharType="begin"/>
            </w:r>
            <w:r w:rsidR="00110F5C">
              <w:rPr>
                <w:noProof/>
                <w:webHidden/>
              </w:rPr>
              <w:instrText xml:space="preserve"> PAGEREF _Toc524363102 \h </w:instrText>
            </w:r>
            <w:r w:rsidR="00110F5C">
              <w:rPr>
                <w:noProof/>
                <w:webHidden/>
              </w:rPr>
            </w:r>
            <w:r w:rsidR="00110F5C">
              <w:rPr>
                <w:noProof/>
                <w:webHidden/>
              </w:rPr>
              <w:fldChar w:fldCharType="separate"/>
            </w:r>
            <w:r w:rsidR="00110F5C">
              <w:rPr>
                <w:noProof/>
                <w:webHidden/>
              </w:rPr>
              <w:t>35</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103" w:history="1">
            <w:r w:rsidR="00110F5C" w:rsidRPr="00255C36">
              <w:rPr>
                <w:rStyle w:val="Hyperlink"/>
                <w:noProof/>
              </w:rPr>
              <w:t>6.27</w:t>
            </w:r>
            <w:r w:rsidR="00110F5C">
              <w:rPr>
                <w:noProof/>
                <w:lang w:eastAsia="en-US"/>
              </w:rPr>
              <w:tab/>
            </w:r>
            <w:r w:rsidR="00110F5C" w:rsidRPr="00255C36">
              <w:rPr>
                <w:rStyle w:val="Hyperlink"/>
                <w:noProof/>
              </w:rPr>
              <w:t>J2735RTCMheader</w:t>
            </w:r>
            <w:r w:rsidR="00110F5C">
              <w:rPr>
                <w:noProof/>
                <w:webHidden/>
              </w:rPr>
              <w:tab/>
            </w:r>
            <w:r w:rsidR="00110F5C">
              <w:rPr>
                <w:noProof/>
                <w:webHidden/>
              </w:rPr>
              <w:fldChar w:fldCharType="begin"/>
            </w:r>
            <w:r w:rsidR="00110F5C">
              <w:rPr>
                <w:noProof/>
                <w:webHidden/>
              </w:rPr>
              <w:instrText xml:space="preserve"> PAGEREF _Toc524363103 \h </w:instrText>
            </w:r>
            <w:r w:rsidR="00110F5C">
              <w:rPr>
                <w:noProof/>
                <w:webHidden/>
              </w:rPr>
            </w:r>
            <w:r w:rsidR="00110F5C">
              <w:rPr>
                <w:noProof/>
                <w:webHidden/>
              </w:rPr>
              <w:fldChar w:fldCharType="separate"/>
            </w:r>
            <w:r w:rsidR="00110F5C">
              <w:rPr>
                <w:noProof/>
                <w:webHidden/>
              </w:rPr>
              <w:t>36</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104" w:history="1">
            <w:r w:rsidR="00110F5C" w:rsidRPr="00255C36">
              <w:rPr>
                <w:rStyle w:val="Hyperlink"/>
                <w:noProof/>
              </w:rPr>
              <w:t>6.28</w:t>
            </w:r>
            <w:r w:rsidR="00110F5C">
              <w:rPr>
                <w:noProof/>
                <w:lang w:eastAsia="en-US"/>
              </w:rPr>
              <w:tab/>
            </w:r>
            <w:r w:rsidR="00110F5C" w:rsidRPr="00255C36">
              <w:rPr>
                <w:rStyle w:val="Hyperlink"/>
                <w:noProof/>
              </w:rPr>
              <w:t>J2735AntennaOffsetSet</w:t>
            </w:r>
            <w:r w:rsidR="00110F5C">
              <w:rPr>
                <w:noProof/>
                <w:webHidden/>
              </w:rPr>
              <w:tab/>
            </w:r>
            <w:r w:rsidR="00110F5C">
              <w:rPr>
                <w:noProof/>
                <w:webHidden/>
              </w:rPr>
              <w:fldChar w:fldCharType="begin"/>
            </w:r>
            <w:r w:rsidR="00110F5C">
              <w:rPr>
                <w:noProof/>
                <w:webHidden/>
              </w:rPr>
              <w:instrText xml:space="preserve"> PAGEREF _Toc524363104 \h </w:instrText>
            </w:r>
            <w:r w:rsidR="00110F5C">
              <w:rPr>
                <w:noProof/>
                <w:webHidden/>
              </w:rPr>
            </w:r>
            <w:r w:rsidR="00110F5C">
              <w:rPr>
                <w:noProof/>
                <w:webHidden/>
              </w:rPr>
              <w:fldChar w:fldCharType="separate"/>
            </w:r>
            <w:r w:rsidR="00110F5C">
              <w:rPr>
                <w:noProof/>
                <w:webHidden/>
              </w:rPr>
              <w:t>37</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105" w:history="1">
            <w:r w:rsidR="00110F5C" w:rsidRPr="00255C36">
              <w:rPr>
                <w:rStyle w:val="Hyperlink"/>
                <w:noProof/>
              </w:rPr>
              <w:t>6.29</w:t>
            </w:r>
            <w:r w:rsidR="00110F5C">
              <w:rPr>
                <w:noProof/>
                <w:lang w:eastAsia="en-US"/>
              </w:rPr>
              <w:tab/>
            </w:r>
            <w:r w:rsidR="00110F5C" w:rsidRPr="00255C36">
              <w:rPr>
                <w:rStyle w:val="Hyperlink"/>
                <w:noProof/>
              </w:rPr>
              <w:t>J2735FullPositionVector</w:t>
            </w:r>
            <w:r w:rsidR="00110F5C">
              <w:rPr>
                <w:noProof/>
                <w:webHidden/>
              </w:rPr>
              <w:tab/>
            </w:r>
            <w:r w:rsidR="00110F5C">
              <w:rPr>
                <w:noProof/>
                <w:webHidden/>
              </w:rPr>
              <w:fldChar w:fldCharType="begin"/>
            </w:r>
            <w:r w:rsidR="00110F5C">
              <w:rPr>
                <w:noProof/>
                <w:webHidden/>
              </w:rPr>
              <w:instrText xml:space="preserve"> PAGEREF _Toc524363105 \h </w:instrText>
            </w:r>
            <w:r w:rsidR="00110F5C">
              <w:rPr>
                <w:noProof/>
                <w:webHidden/>
              </w:rPr>
            </w:r>
            <w:r w:rsidR="00110F5C">
              <w:rPr>
                <w:noProof/>
                <w:webHidden/>
              </w:rPr>
              <w:fldChar w:fldCharType="separate"/>
            </w:r>
            <w:r w:rsidR="00110F5C">
              <w:rPr>
                <w:noProof/>
                <w:webHidden/>
              </w:rPr>
              <w:t>38</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106" w:history="1">
            <w:r w:rsidR="00110F5C" w:rsidRPr="00255C36">
              <w:rPr>
                <w:rStyle w:val="Hyperlink"/>
                <w:noProof/>
              </w:rPr>
              <w:t>6.30</w:t>
            </w:r>
            <w:r w:rsidR="00110F5C">
              <w:rPr>
                <w:noProof/>
                <w:lang w:eastAsia="en-US"/>
              </w:rPr>
              <w:tab/>
            </w:r>
            <w:r w:rsidR="00110F5C" w:rsidRPr="00255C36">
              <w:rPr>
                <w:rStyle w:val="Hyperlink"/>
                <w:noProof/>
              </w:rPr>
              <w:t>J2735TransmissionAndSpeed</w:t>
            </w:r>
            <w:r w:rsidR="00110F5C">
              <w:rPr>
                <w:noProof/>
                <w:webHidden/>
              </w:rPr>
              <w:tab/>
            </w:r>
            <w:r w:rsidR="00110F5C">
              <w:rPr>
                <w:noProof/>
                <w:webHidden/>
              </w:rPr>
              <w:fldChar w:fldCharType="begin"/>
            </w:r>
            <w:r w:rsidR="00110F5C">
              <w:rPr>
                <w:noProof/>
                <w:webHidden/>
              </w:rPr>
              <w:instrText xml:space="preserve"> PAGEREF _Toc524363106 \h </w:instrText>
            </w:r>
            <w:r w:rsidR="00110F5C">
              <w:rPr>
                <w:noProof/>
                <w:webHidden/>
              </w:rPr>
            </w:r>
            <w:r w:rsidR="00110F5C">
              <w:rPr>
                <w:noProof/>
                <w:webHidden/>
              </w:rPr>
              <w:fldChar w:fldCharType="separate"/>
            </w:r>
            <w:r w:rsidR="00110F5C">
              <w:rPr>
                <w:noProof/>
                <w:webHidden/>
              </w:rPr>
              <w:t>39</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107" w:history="1">
            <w:r w:rsidR="00110F5C" w:rsidRPr="00255C36">
              <w:rPr>
                <w:rStyle w:val="Hyperlink"/>
                <w:noProof/>
              </w:rPr>
              <w:t>6.31</w:t>
            </w:r>
            <w:r w:rsidR="00110F5C">
              <w:rPr>
                <w:noProof/>
                <w:lang w:eastAsia="en-US"/>
              </w:rPr>
              <w:tab/>
            </w:r>
            <w:r w:rsidR="00110F5C" w:rsidRPr="00255C36">
              <w:rPr>
                <w:rStyle w:val="Hyperlink"/>
                <w:noProof/>
              </w:rPr>
              <w:t>J2735PositionConfidenceSet</w:t>
            </w:r>
            <w:r w:rsidR="00110F5C">
              <w:rPr>
                <w:noProof/>
                <w:webHidden/>
              </w:rPr>
              <w:tab/>
            </w:r>
            <w:r w:rsidR="00110F5C">
              <w:rPr>
                <w:noProof/>
                <w:webHidden/>
              </w:rPr>
              <w:fldChar w:fldCharType="begin"/>
            </w:r>
            <w:r w:rsidR="00110F5C">
              <w:rPr>
                <w:noProof/>
                <w:webHidden/>
              </w:rPr>
              <w:instrText xml:space="preserve"> PAGEREF _Toc524363107 \h </w:instrText>
            </w:r>
            <w:r w:rsidR="00110F5C">
              <w:rPr>
                <w:noProof/>
                <w:webHidden/>
              </w:rPr>
            </w:r>
            <w:r w:rsidR="00110F5C">
              <w:rPr>
                <w:noProof/>
                <w:webHidden/>
              </w:rPr>
              <w:fldChar w:fldCharType="separate"/>
            </w:r>
            <w:r w:rsidR="00110F5C">
              <w:rPr>
                <w:noProof/>
                <w:webHidden/>
              </w:rPr>
              <w:t>40</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108" w:history="1">
            <w:r w:rsidR="00110F5C" w:rsidRPr="00255C36">
              <w:rPr>
                <w:rStyle w:val="Hyperlink"/>
                <w:noProof/>
              </w:rPr>
              <w:t>6.32</w:t>
            </w:r>
            <w:r w:rsidR="00110F5C">
              <w:rPr>
                <w:noProof/>
                <w:lang w:eastAsia="en-US"/>
              </w:rPr>
              <w:tab/>
            </w:r>
            <w:r w:rsidR="00110F5C" w:rsidRPr="00255C36">
              <w:rPr>
                <w:rStyle w:val="Hyperlink"/>
                <w:noProof/>
              </w:rPr>
              <w:t>J2735SpeedandHeadingandThrottleConfidence</w:t>
            </w:r>
            <w:r w:rsidR="00110F5C">
              <w:rPr>
                <w:noProof/>
                <w:webHidden/>
              </w:rPr>
              <w:tab/>
            </w:r>
            <w:r w:rsidR="00110F5C">
              <w:rPr>
                <w:noProof/>
                <w:webHidden/>
              </w:rPr>
              <w:fldChar w:fldCharType="begin"/>
            </w:r>
            <w:r w:rsidR="00110F5C">
              <w:rPr>
                <w:noProof/>
                <w:webHidden/>
              </w:rPr>
              <w:instrText xml:space="preserve"> PAGEREF _Toc524363108 \h </w:instrText>
            </w:r>
            <w:r w:rsidR="00110F5C">
              <w:rPr>
                <w:noProof/>
                <w:webHidden/>
              </w:rPr>
            </w:r>
            <w:r w:rsidR="00110F5C">
              <w:rPr>
                <w:noProof/>
                <w:webHidden/>
              </w:rPr>
              <w:fldChar w:fldCharType="separate"/>
            </w:r>
            <w:r w:rsidR="00110F5C">
              <w:rPr>
                <w:noProof/>
                <w:webHidden/>
              </w:rPr>
              <w:t>41</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109" w:history="1">
            <w:r w:rsidR="00110F5C" w:rsidRPr="00255C36">
              <w:rPr>
                <w:rStyle w:val="Hyperlink"/>
                <w:noProof/>
              </w:rPr>
              <w:t>6.33</w:t>
            </w:r>
            <w:r w:rsidR="00110F5C">
              <w:rPr>
                <w:noProof/>
                <w:lang w:eastAsia="en-US"/>
              </w:rPr>
              <w:tab/>
            </w:r>
            <w:r w:rsidR="00110F5C" w:rsidRPr="00255C36">
              <w:rPr>
                <w:rStyle w:val="Hyperlink"/>
                <w:noProof/>
              </w:rPr>
              <w:t>J2735PathHistoryPoint</w:t>
            </w:r>
            <w:r w:rsidR="00110F5C">
              <w:rPr>
                <w:noProof/>
                <w:webHidden/>
              </w:rPr>
              <w:tab/>
            </w:r>
            <w:r w:rsidR="00110F5C">
              <w:rPr>
                <w:noProof/>
                <w:webHidden/>
              </w:rPr>
              <w:fldChar w:fldCharType="begin"/>
            </w:r>
            <w:r w:rsidR="00110F5C">
              <w:rPr>
                <w:noProof/>
                <w:webHidden/>
              </w:rPr>
              <w:instrText xml:space="preserve"> PAGEREF _Toc524363109 \h </w:instrText>
            </w:r>
            <w:r w:rsidR="00110F5C">
              <w:rPr>
                <w:noProof/>
                <w:webHidden/>
              </w:rPr>
            </w:r>
            <w:r w:rsidR="00110F5C">
              <w:rPr>
                <w:noProof/>
                <w:webHidden/>
              </w:rPr>
              <w:fldChar w:fldCharType="separate"/>
            </w:r>
            <w:r w:rsidR="00110F5C">
              <w:rPr>
                <w:noProof/>
                <w:webHidden/>
              </w:rPr>
              <w:t>41</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110" w:history="1">
            <w:r w:rsidR="00110F5C" w:rsidRPr="00255C36">
              <w:rPr>
                <w:rStyle w:val="Hyperlink"/>
                <w:noProof/>
              </w:rPr>
              <w:t>6.34</w:t>
            </w:r>
            <w:r w:rsidR="00110F5C">
              <w:rPr>
                <w:noProof/>
                <w:lang w:eastAsia="en-US"/>
              </w:rPr>
              <w:tab/>
            </w:r>
            <w:r w:rsidR="00110F5C" w:rsidRPr="00255C36">
              <w:rPr>
                <w:rStyle w:val="Hyperlink"/>
                <w:noProof/>
              </w:rPr>
              <w:t>J2735PrivilegedEvents</w:t>
            </w:r>
            <w:r w:rsidR="00110F5C">
              <w:rPr>
                <w:noProof/>
                <w:webHidden/>
              </w:rPr>
              <w:tab/>
            </w:r>
            <w:r w:rsidR="00110F5C">
              <w:rPr>
                <w:noProof/>
                <w:webHidden/>
              </w:rPr>
              <w:fldChar w:fldCharType="begin"/>
            </w:r>
            <w:r w:rsidR="00110F5C">
              <w:rPr>
                <w:noProof/>
                <w:webHidden/>
              </w:rPr>
              <w:instrText xml:space="preserve"> PAGEREF _Toc524363110 \h </w:instrText>
            </w:r>
            <w:r w:rsidR="00110F5C">
              <w:rPr>
                <w:noProof/>
                <w:webHidden/>
              </w:rPr>
            </w:r>
            <w:r w:rsidR="00110F5C">
              <w:rPr>
                <w:noProof/>
                <w:webHidden/>
              </w:rPr>
              <w:fldChar w:fldCharType="separate"/>
            </w:r>
            <w:r w:rsidR="00110F5C">
              <w:rPr>
                <w:noProof/>
                <w:webHidden/>
              </w:rPr>
              <w:t>42</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111" w:history="1">
            <w:r w:rsidR="00110F5C" w:rsidRPr="00255C36">
              <w:rPr>
                <w:rStyle w:val="Hyperlink"/>
                <w:noProof/>
              </w:rPr>
              <w:t>6.35</w:t>
            </w:r>
            <w:r w:rsidR="00110F5C">
              <w:rPr>
                <w:noProof/>
                <w:lang w:eastAsia="en-US"/>
              </w:rPr>
              <w:tab/>
            </w:r>
            <w:r w:rsidR="00110F5C" w:rsidRPr="00255C36">
              <w:rPr>
                <w:rStyle w:val="Hyperlink"/>
                <w:noProof/>
              </w:rPr>
              <w:t>J2735PivotPointDescription</w:t>
            </w:r>
            <w:r w:rsidR="00110F5C">
              <w:rPr>
                <w:noProof/>
                <w:webHidden/>
              </w:rPr>
              <w:tab/>
            </w:r>
            <w:r w:rsidR="00110F5C">
              <w:rPr>
                <w:noProof/>
                <w:webHidden/>
              </w:rPr>
              <w:fldChar w:fldCharType="begin"/>
            </w:r>
            <w:r w:rsidR="00110F5C">
              <w:rPr>
                <w:noProof/>
                <w:webHidden/>
              </w:rPr>
              <w:instrText xml:space="preserve"> PAGEREF _Toc524363111 \h </w:instrText>
            </w:r>
            <w:r w:rsidR="00110F5C">
              <w:rPr>
                <w:noProof/>
                <w:webHidden/>
              </w:rPr>
            </w:r>
            <w:r w:rsidR="00110F5C">
              <w:rPr>
                <w:noProof/>
                <w:webHidden/>
              </w:rPr>
              <w:fldChar w:fldCharType="separate"/>
            </w:r>
            <w:r w:rsidR="00110F5C">
              <w:rPr>
                <w:noProof/>
                <w:webHidden/>
              </w:rPr>
              <w:t>43</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112" w:history="1">
            <w:r w:rsidR="00110F5C" w:rsidRPr="00255C36">
              <w:rPr>
                <w:rStyle w:val="Hyperlink"/>
                <w:noProof/>
              </w:rPr>
              <w:t>6.36</w:t>
            </w:r>
            <w:r w:rsidR="00110F5C">
              <w:rPr>
                <w:noProof/>
                <w:lang w:eastAsia="en-US"/>
              </w:rPr>
              <w:tab/>
            </w:r>
            <w:r w:rsidR="00110F5C" w:rsidRPr="00255C36">
              <w:rPr>
                <w:rStyle w:val="Hyperlink"/>
                <w:noProof/>
              </w:rPr>
              <w:t>J2735TrailerUnitDescription</w:t>
            </w:r>
            <w:r w:rsidR="00110F5C">
              <w:rPr>
                <w:noProof/>
                <w:webHidden/>
              </w:rPr>
              <w:tab/>
            </w:r>
            <w:r w:rsidR="00110F5C">
              <w:rPr>
                <w:noProof/>
                <w:webHidden/>
              </w:rPr>
              <w:fldChar w:fldCharType="begin"/>
            </w:r>
            <w:r w:rsidR="00110F5C">
              <w:rPr>
                <w:noProof/>
                <w:webHidden/>
              </w:rPr>
              <w:instrText xml:space="preserve"> PAGEREF _Toc524363112 \h </w:instrText>
            </w:r>
            <w:r w:rsidR="00110F5C">
              <w:rPr>
                <w:noProof/>
                <w:webHidden/>
              </w:rPr>
            </w:r>
            <w:r w:rsidR="00110F5C">
              <w:rPr>
                <w:noProof/>
                <w:webHidden/>
              </w:rPr>
              <w:fldChar w:fldCharType="separate"/>
            </w:r>
            <w:r w:rsidR="00110F5C">
              <w:rPr>
                <w:noProof/>
                <w:webHidden/>
              </w:rPr>
              <w:t>44</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113" w:history="1">
            <w:r w:rsidR="00110F5C" w:rsidRPr="00255C36">
              <w:rPr>
                <w:rStyle w:val="Hyperlink"/>
                <w:noProof/>
              </w:rPr>
              <w:t>6.37</w:t>
            </w:r>
            <w:r w:rsidR="00110F5C">
              <w:rPr>
                <w:noProof/>
                <w:lang w:eastAsia="en-US"/>
              </w:rPr>
              <w:tab/>
            </w:r>
            <w:r w:rsidR="00110F5C" w:rsidRPr="00255C36">
              <w:rPr>
                <w:rStyle w:val="Hyperlink"/>
                <w:noProof/>
              </w:rPr>
              <w:t>J2735BumperHeights</w:t>
            </w:r>
            <w:r w:rsidR="00110F5C">
              <w:rPr>
                <w:noProof/>
                <w:webHidden/>
              </w:rPr>
              <w:tab/>
            </w:r>
            <w:r w:rsidR="00110F5C">
              <w:rPr>
                <w:noProof/>
                <w:webHidden/>
              </w:rPr>
              <w:fldChar w:fldCharType="begin"/>
            </w:r>
            <w:r w:rsidR="00110F5C">
              <w:rPr>
                <w:noProof/>
                <w:webHidden/>
              </w:rPr>
              <w:instrText xml:space="preserve"> PAGEREF _Toc524363113 \h </w:instrText>
            </w:r>
            <w:r w:rsidR="00110F5C">
              <w:rPr>
                <w:noProof/>
                <w:webHidden/>
              </w:rPr>
            </w:r>
            <w:r w:rsidR="00110F5C">
              <w:rPr>
                <w:noProof/>
                <w:webHidden/>
              </w:rPr>
              <w:fldChar w:fldCharType="separate"/>
            </w:r>
            <w:r w:rsidR="00110F5C">
              <w:rPr>
                <w:noProof/>
                <w:webHidden/>
              </w:rPr>
              <w:t>45</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114" w:history="1">
            <w:r w:rsidR="00110F5C" w:rsidRPr="00255C36">
              <w:rPr>
                <w:rStyle w:val="Hyperlink"/>
                <w:noProof/>
              </w:rPr>
              <w:t>6.38</w:t>
            </w:r>
            <w:r w:rsidR="00110F5C">
              <w:rPr>
                <w:noProof/>
                <w:lang w:eastAsia="en-US"/>
              </w:rPr>
              <w:tab/>
            </w:r>
            <w:r w:rsidR="00110F5C" w:rsidRPr="00255C36">
              <w:rPr>
                <w:rStyle w:val="Hyperlink"/>
                <w:noProof/>
              </w:rPr>
              <w:t>J2735TrailerHistoryPoint</w:t>
            </w:r>
            <w:r w:rsidR="00110F5C">
              <w:rPr>
                <w:noProof/>
                <w:webHidden/>
              </w:rPr>
              <w:tab/>
            </w:r>
            <w:r w:rsidR="00110F5C">
              <w:rPr>
                <w:noProof/>
                <w:webHidden/>
              </w:rPr>
              <w:fldChar w:fldCharType="begin"/>
            </w:r>
            <w:r w:rsidR="00110F5C">
              <w:rPr>
                <w:noProof/>
                <w:webHidden/>
              </w:rPr>
              <w:instrText xml:space="preserve"> PAGEREF _Toc524363114 \h </w:instrText>
            </w:r>
            <w:r w:rsidR="00110F5C">
              <w:rPr>
                <w:noProof/>
                <w:webHidden/>
              </w:rPr>
            </w:r>
            <w:r w:rsidR="00110F5C">
              <w:rPr>
                <w:noProof/>
                <w:webHidden/>
              </w:rPr>
              <w:fldChar w:fldCharType="separate"/>
            </w:r>
            <w:r w:rsidR="00110F5C">
              <w:rPr>
                <w:noProof/>
                <w:webHidden/>
              </w:rPr>
              <w:t>46</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115" w:history="1">
            <w:r w:rsidR="00110F5C" w:rsidRPr="00255C36">
              <w:rPr>
                <w:rStyle w:val="Hyperlink"/>
                <w:noProof/>
              </w:rPr>
              <w:t>6.39</w:t>
            </w:r>
            <w:r w:rsidR="00110F5C">
              <w:rPr>
                <w:noProof/>
                <w:lang w:eastAsia="en-US"/>
              </w:rPr>
              <w:tab/>
            </w:r>
            <w:r w:rsidR="00110F5C" w:rsidRPr="00255C36">
              <w:rPr>
                <w:rStyle w:val="Hyperlink"/>
                <w:noProof/>
              </w:rPr>
              <w:t>J2735Node_XY</w:t>
            </w:r>
            <w:r w:rsidR="00110F5C">
              <w:rPr>
                <w:noProof/>
                <w:webHidden/>
              </w:rPr>
              <w:tab/>
            </w:r>
            <w:r w:rsidR="00110F5C">
              <w:rPr>
                <w:noProof/>
                <w:webHidden/>
              </w:rPr>
              <w:fldChar w:fldCharType="begin"/>
            </w:r>
            <w:r w:rsidR="00110F5C">
              <w:rPr>
                <w:noProof/>
                <w:webHidden/>
              </w:rPr>
              <w:instrText xml:space="preserve"> PAGEREF _Toc524363115 \h </w:instrText>
            </w:r>
            <w:r w:rsidR="00110F5C">
              <w:rPr>
                <w:noProof/>
                <w:webHidden/>
              </w:rPr>
            </w:r>
            <w:r w:rsidR="00110F5C">
              <w:rPr>
                <w:noProof/>
                <w:webHidden/>
              </w:rPr>
              <w:fldChar w:fldCharType="separate"/>
            </w:r>
            <w:r w:rsidR="00110F5C">
              <w:rPr>
                <w:noProof/>
                <w:webHidden/>
              </w:rPr>
              <w:t>46</w:t>
            </w:r>
            <w:r w:rsidR="00110F5C">
              <w:rPr>
                <w:noProof/>
                <w:webHidden/>
              </w:rPr>
              <w:fldChar w:fldCharType="end"/>
            </w:r>
          </w:hyperlink>
        </w:p>
        <w:p w:rsidR="00110F5C" w:rsidRDefault="001C3DDE">
          <w:pPr>
            <w:pStyle w:val="TOC1"/>
            <w:tabs>
              <w:tab w:val="left" w:pos="480"/>
              <w:tab w:val="right" w:leader="dot" w:pos="9350"/>
            </w:tabs>
            <w:rPr>
              <w:noProof/>
              <w:lang w:eastAsia="en-US"/>
            </w:rPr>
          </w:pPr>
          <w:hyperlink w:anchor="_Toc524363116" w:history="1">
            <w:r w:rsidR="00110F5C" w:rsidRPr="00255C36">
              <w:rPr>
                <w:rStyle w:val="Hyperlink"/>
                <w:noProof/>
              </w:rPr>
              <w:t>7</w:t>
            </w:r>
            <w:r w:rsidR="00110F5C">
              <w:rPr>
                <w:noProof/>
                <w:lang w:eastAsia="en-US"/>
              </w:rPr>
              <w:tab/>
            </w:r>
            <w:r w:rsidR="00110F5C" w:rsidRPr="00255C36">
              <w:rPr>
                <w:rStyle w:val="Hyperlink"/>
                <w:noProof/>
              </w:rPr>
              <w:t>Sample Data</w:t>
            </w:r>
            <w:r w:rsidR="00110F5C">
              <w:rPr>
                <w:noProof/>
                <w:webHidden/>
              </w:rPr>
              <w:tab/>
            </w:r>
            <w:r w:rsidR="00110F5C">
              <w:rPr>
                <w:noProof/>
                <w:webHidden/>
              </w:rPr>
              <w:fldChar w:fldCharType="begin"/>
            </w:r>
            <w:r w:rsidR="00110F5C">
              <w:rPr>
                <w:noProof/>
                <w:webHidden/>
              </w:rPr>
              <w:instrText xml:space="preserve"> PAGEREF _Toc524363116 \h </w:instrText>
            </w:r>
            <w:r w:rsidR="00110F5C">
              <w:rPr>
                <w:noProof/>
                <w:webHidden/>
              </w:rPr>
            </w:r>
            <w:r w:rsidR="00110F5C">
              <w:rPr>
                <w:noProof/>
                <w:webHidden/>
              </w:rPr>
              <w:fldChar w:fldCharType="separate"/>
            </w:r>
            <w:r w:rsidR="00110F5C">
              <w:rPr>
                <w:noProof/>
                <w:webHidden/>
              </w:rPr>
              <w:t>47</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117" w:history="1">
            <w:r w:rsidR="00110F5C" w:rsidRPr="00255C36">
              <w:rPr>
                <w:rStyle w:val="Hyperlink"/>
                <w:noProof/>
              </w:rPr>
              <w:t>7.1</w:t>
            </w:r>
            <w:r w:rsidR="00110F5C">
              <w:rPr>
                <w:noProof/>
                <w:lang w:eastAsia="en-US"/>
              </w:rPr>
              <w:tab/>
            </w:r>
            <w:r w:rsidR="00110F5C" w:rsidRPr="00255C36">
              <w:rPr>
                <w:rStyle w:val="Hyperlink"/>
                <w:noProof/>
              </w:rPr>
              <w:t>Sample TIM Data</w:t>
            </w:r>
            <w:r w:rsidR="00110F5C">
              <w:rPr>
                <w:noProof/>
                <w:webHidden/>
              </w:rPr>
              <w:tab/>
            </w:r>
            <w:r w:rsidR="00110F5C">
              <w:rPr>
                <w:noProof/>
                <w:webHidden/>
              </w:rPr>
              <w:fldChar w:fldCharType="begin"/>
            </w:r>
            <w:r w:rsidR="00110F5C">
              <w:rPr>
                <w:noProof/>
                <w:webHidden/>
              </w:rPr>
              <w:instrText xml:space="preserve"> PAGEREF _Toc524363117 \h </w:instrText>
            </w:r>
            <w:r w:rsidR="00110F5C">
              <w:rPr>
                <w:noProof/>
                <w:webHidden/>
              </w:rPr>
            </w:r>
            <w:r w:rsidR="00110F5C">
              <w:rPr>
                <w:noProof/>
                <w:webHidden/>
              </w:rPr>
              <w:fldChar w:fldCharType="separate"/>
            </w:r>
            <w:r w:rsidR="00110F5C">
              <w:rPr>
                <w:noProof/>
                <w:webHidden/>
              </w:rPr>
              <w:t>47</w:t>
            </w:r>
            <w:r w:rsidR="00110F5C">
              <w:rPr>
                <w:noProof/>
                <w:webHidden/>
              </w:rPr>
              <w:fldChar w:fldCharType="end"/>
            </w:r>
          </w:hyperlink>
        </w:p>
        <w:p w:rsidR="00110F5C" w:rsidRDefault="001C3DDE">
          <w:pPr>
            <w:pStyle w:val="TOC3"/>
            <w:tabs>
              <w:tab w:val="left" w:pos="1440"/>
              <w:tab w:val="right" w:leader="dot" w:pos="9350"/>
            </w:tabs>
            <w:rPr>
              <w:rFonts w:asciiTheme="minorHAnsi" w:eastAsiaTheme="minorEastAsia" w:hAnsiTheme="minorHAnsi" w:cstheme="minorBidi"/>
              <w:noProof/>
              <w:sz w:val="22"/>
              <w:szCs w:val="22"/>
            </w:rPr>
          </w:pPr>
          <w:hyperlink w:anchor="_Toc524363118" w:history="1">
            <w:r w:rsidR="00110F5C" w:rsidRPr="00255C36">
              <w:rPr>
                <w:rStyle w:val="Hyperlink"/>
                <w:rFonts w:eastAsiaTheme="majorEastAsia"/>
                <w:noProof/>
              </w:rPr>
              <w:t>7.1.1</w:t>
            </w:r>
            <w:r w:rsidR="00110F5C">
              <w:rPr>
                <w:rFonts w:asciiTheme="minorHAnsi" w:eastAsiaTheme="minorEastAsia" w:hAnsiTheme="minorHAnsi" w:cstheme="minorBidi"/>
                <w:noProof/>
                <w:sz w:val="22"/>
                <w:szCs w:val="22"/>
              </w:rPr>
              <w:tab/>
            </w:r>
            <w:r w:rsidR="00110F5C" w:rsidRPr="00255C36">
              <w:rPr>
                <w:rStyle w:val="Hyperlink"/>
                <w:rFonts w:eastAsiaTheme="majorEastAsia"/>
                <w:noProof/>
              </w:rPr>
              <w:t>ODE Broadcast TIM</w:t>
            </w:r>
            <w:r w:rsidR="00110F5C">
              <w:rPr>
                <w:noProof/>
                <w:webHidden/>
              </w:rPr>
              <w:tab/>
            </w:r>
            <w:r w:rsidR="00110F5C">
              <w:rPr>
                <w:noProof/>
                <w:webHidden/>
              </w:rPr>
              <w:fldChar w:fldCharType="begin"/>
            </w:r>
            <w:r w:rsidR="00110F5C">
              <w:rPr>
                <w:noProof/>
                <w:webHidden/>
              </w:rPr>
              <w:instrText xml:space="preserve"> PAGEREF _Toc524363118 \h </w:instrText>
            </w:r>
            <w:r w:rsidR="00110F5C">
              <w:rPr>
                <w:noProof/>
                <w:webHidden/>
              </w:rPr>
            </w:r>
            <w:r w:rsidR="00110F5C">
              <w:rPr>
                <w:noProof/>
                <w:webHidden/>
              </w:rPr>
              <w:fldChar w:fldCharType="separate"/>
            </w:r>
            <w:r w:rsidR="00110F5C">
              <w:rPr>
                <w:noProof/>
                <w:webHidden/>
              </w:rPr>
              <w:t>47</w:t>
            </w:r>
            <w:r w:rsidR="00110F5C">
              <w:rPr>
                <w:noProof/>
                <w:webHidden/>
              </w:rPr>
              <w:fldChar w:fldCharType="end"/>
            </w:r>
          </w:hyperlink>
        </w:p>
        <w:p w:rsidR="00110F5C" w:rsidRDefault="001C3DDE">
          <w:pPr>
            <w:pStyle w:val="TOC3"/>
            <w:tabs>
              <w:tab w:val="left" w:pos="1440"/>
              <w:tab w:val="right" w:leader="dot" w:pos="9350"/>
            </w:tabs>
            <w:rPr>
              <w:rFonts w:asciiTheme="minorHAnsi" w:eastAsiaTheme="minorEastAsia" w:hAnsiTheme="minorHAnsi" w:cstheme="minorBidi"/>
              <w:noProof/>
              <w:sz w:val="22"/>
              <w:szCs w:val="22"/>
            </w:rPr>
          </w:pPr>
          <w:hyperlink w:anchor="_Toc524363119" w:history="1">
            <w:r w:rsidR="00110F5C" w:rsidRPr="00255C36">
              <w:rPr>
                <w:rStyle w:val="Hyperlink"/>
                <w:rFonts w:eastAsiaTheme="majorEastAsia"/>
                <w:noProof/>
              </w:rPr>
              <w:t>7.1.2</w:t>
            </w:r>
            <w:r w:rsidR="00110F5C">
              <w:rPr>
                <w:rFonts w:asciiTheme="minorHAnsi" w:eastAsiaTheme="minorEastAsia" w:hAnsiTheme="minorHAnsi" w:cstheme="minorBidi"/>
                <w:noProof/>
                <w:sz w:val="22"/>
                <w:szCs w:val="22"/>
              </w:rPr>
              <w:tab/>
            </w:r>
            <w:r w:rsidR="00110F5C" w:rsidRPr="00255C36">
              <w:rPr>
                <w:rStyle w:val="Hyperlink"/>
                <w:rFonts w:eastAsiaTheme="majorEastAsia"/>
                <w:noProof/>
              </w:rPr>
              <w:t>Received TIM from rxMsg</w:t>
            </w:r>
            <w:r w:rsidR="00110F5C">
              <w:rPr>
                <w:noProof/>
                <w:webHidden/>
              </w:rPr>
              <w:tab/>
            </w:r>
            <w:r w:rsidR="00110F5C">
              <w:rPr>
                <w:noProof/>
                <w:webHidden/>
              </w:rPr>
              <w:fldChar w:fldCharType="begin"/>
            </w:r>
            <w:r w:rsidR="00110F5C">
              <w:rPr>
                <w:noProof/>
                <w:webHidden/>
              </w:rPr>
              <w:instrText xml:space="preserve"> PAGEREF _Toc524363119 \h </w:instrText>
            </w:r>
            <w:r w:rsidR="00110F5C">
              <w:rPr>
                <w:noProof/>
                <w:webHidden/>
              </w:rPr>
            </w:r>
            <w:r w:rsidR="00110F5C">
              <w:rPr>
                <w:noProof/>
                <w:webHidden/>
              </w:rPr>
              <w:fldChar w:fldCharType="separate"/>
            </w:r>
            <w:r w:rsidR="00110F5C">
              <w:rPr>
                <w:noProof/>
                <w:webHidden/>
              </w:rPr>
              <w:t>49</w:t>
            </w:r>
            <w:r w:rsidR="00110F5C">
              <w:rPr>
                <w:noProof/>
                <w:webHidden/>
              </w:rPr>
              <w:fldChar w:fldCharType="end"/>
            </w:r>
          </w:hyperlink>
        </w:p>
        <w:p w:rsidR="00110F5C" w:rsidRDefault="001C3DDE">
          <w:pPr>
            <w:pStyle w:val="TOC3"/>
            <w:tabs>
              <w:tab w:val="left" w:pos="1440"/>
              <w:tab w:val="right" w:leader="dot" w:pos="9350"/>
            </w:tabs>
            <w:rPr>
              <w:rFonts w:asciiTheme="minorHAnsi" w:eastAsiaTheme="minorEastAsia" w:hAnsiTheme="minorHAnsi" w:cstheme="minorBidi"/>
              <w:noProof/>
              <w:sz w:val="22"/>
              <w:szCs w:val="22"/>
            </w:rPr>
          </w:pPr>
          <w:hyperlink w:anchor="_Toc524363120" w:history="1">
            <w:r w:rsidR="00110F5C" w:rsidRPr="00255C36">
              <w:rPr>
                <w:rStyle w:val="Hyperlink"/>
                <w:rFonts w:eastAsiaTheme="majorEastAsia"/>
                <w:noProof/>
              </w:rPr>
              <w:t>7.1.3</w:t>
            </w:r>
            <w:r w:rsidR="00110F5C">
              <w:rPr>
                <w:rFonts w:asciiTheme="minorHAnsi" w:eastAsiaTheme="minorEastAsia" w:hAnsiTheme="minorHAnsi" w:cstheme="minorBidi"/>
                <w:noProof/>
                <w:sz w:val="22"/>
                <w:szCs w:val="22"/>
              </w:rPr>
              <w:tab/>
            </w:r>
            <w:r w:rsidR="00110F5C" w:rsidRPr="00255C36">
              <w:rPr>
                <w:rStyle w:val="Hyperlink"/>
                <w:rFonts w:eastAsiaTheme="majorEastAsia"/>
                <w:noProof/>
              </w:rPr>
              <w:t>Sample Distress Notification Message (dnMsg)</w:t>
            </w:r>
            <w:r w:rsidR="00110F5C">
              <w:rPr>
                <w:noProof/>
                <w:webHidden/>
              </w:rPr>
              <w:tab/>
            </w:r>
            <w:r w:rsidR="00110F5C">
              <w:rPr>
                <w:noProof/>
                <w:webHidden/>
              </w:rPr>
              <w:fldChar w:fldCharType="begin"/>
            </w:r>
            <w:r w:rsidR="00110F5C">
              <w:rPr>
                <w:noProof/>
                <w:webHidden/>
              </w:rPr>
              <w:instrText xml:space="preserve"> PAGEREF _Toc524363120 \h </w:instrText>
            </w:r>
            <w:r w:rsidR="00110F5C">
              <w:rPr>
                <w:noProof/>
                <w:webHidden/>
              </w:rPr>
            </w:r>
            <w:r w:rsidR="00110F5C">
              <w:rPr>
                <w:noProof/>
                <w:webHidden/>
              </w:rPr>
              <w:fldChar w:fldCharType="separate"/>
            </w:r>
            <w:r w:rsidR="00110F5C">
              <w:rPr>
                <w:noProof/>
                <w:webHidden/>
              </w:rPr>
              <w:t>53</w:t>
            </w:r>
            <w:r w:rsidR="00110F5C">
              <w:rPr>
                <w:noProof/>
                <w:webHidden/>
              </w:rPr>
              <w:fldChar w:fldCharType="end"/>
            </w:r>
          </w:hyperlink>
        </w:p>
        <w:p w:rsidR="00110F5C" w:rsidRDefault="001C3DDE">
          <w:pPr>
            <w:pStyle w:val="TOC3"/>
            <w:tabs>
              <w:tab w:val="left" w:pos="1440"/>
              <w:tab w:val="right" w:leader="dot" w:pos="9350"/>
            </w:tabs>
            <w:rPr>
              <w:rFonts w:asciiTheme="minorHAnsi" w:eastAsiaTheme="minorEastAsia" w:hAnsiTheme="minorHAnsi" w:cstheme="minorBidi"/>
              <w:noProof/>
              <w:sz w:val="22"/>
              <w:szCs w:val="22"/>
            </w:rPr>
          </w:pPr>
          <w:hyperlink w:anchor="_Toc524363121" w:history="1">
            <w:r w:rsidR="00110F5C" w:rsidRPr="00255C36">
              <w:rPr>
                <w:rStyle w:val="Hyperlink"/>
                <w:rFonts w:eastAsiaTheme="majorEastAsia"/>
                <w:noProof/>
              </w:rPr>
              <w:t>7.1.4</w:t>
            </w:r>
            <w:r w:rsidR="00110F5C">
              <w:rPr>
                <w:rFonts w:asciiTheme="minorHAnsi" w:eastAsiaTheme="minorEastAsia" w:hAnsiTheme="minorHAnsi" w:cstheme="minorBidi"/>
                <w:noProof/>
                <w:sz w:val="22"/>
                <w:szCs w:val="22"/>
              </w:rPr>
              <w:tab/>
            </w:r>
            <w:r w:rsidR="00110F5C" w:rsidRPr="00255C36">
              <w:rPr>
                <w:rStyle w:val="Hyperlink"/>
                <w:rFonts w:eastAsiaTheme="majorEastAsia"/>
                <w:noProof/>
              </w:rPr>
              <w:t>J2735 Broadcast TIM</w:t>
            </w:r>
            <w:r w:rsidR="00110F5C">
              <w:rPr>
                <w:noProof/>
                <w:webHidden/>
              </w:rPr>
              <w:tab/>
            </w:r>
            <w:r w:rsidR="00110F5C">
              <w:rPr>
                <w:noProof/>
                <w:webHidden/>
              </w:rPr>
              <w:fldChar w:fldCharType="begin"/>
            </w:r>
            <w:r w:rsidR="00110F5C">
              <w:rPr>
                <w:noProof/>
                <w:webHidden/>
              </w:rPr>
              <w:instrText xml:space="preserve"> PAGEREF _Toc524363121 \h </w:instrText>
            </w:r>
            <w:r w:rsidR="00110F5C">
              <w:rPr>
                <w:noProof/>
                <w:webHidden/>
              </w:rPr>
            </w:r>
            <w:r w:rsidR="00110F5C">
              <w:rPr>
                <w:noProof/>
                <w:webHidden/>
              </w:rPr>
              <w:fldChar w:fldCharType="separate"/>
            </w:r>
            <w:r w:rsidR="00110F5C">
              <w:rPr>
                <w:noProof/>
                <w:webHidden/>
              </w:rPr>
              <w:t>56</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122" w:history="1">
            <w:r w:rsidR="00110F5C" w:rsidRPr="00255C36">
              <w:rPr>
                <w:rStyle w:val="Hyperlink"/>
                <w:noProof/>
              </w:rPr>
              <w:t>7.2</w:t>
            </w:r>
            <w:r w:rsidR="00110F5C">
              <w:rPr>
                <w:noProof/>
                <w:lang w:eastAsia="en-US"/>
              </w:rPr>
              <w:tab/>
            </w:r>
            <w:r w:rsidR="00110F5C" w:rsidRPr="00255C36">
              <w:rPr>
                <w:rStyle w:val="Hyperlink"/>
                <w:noProof/>
              </w:rPr>
              <w:t>Sample Driver Alert</w:t>
            </w:r>
            <w:r w:rsidR="00110F5C">
              <w:rPr>
                <w:noProof/>
                <w:webHidden/>
              </w:rPr>
              <w:tab/>
            </w:r>
            <w:r w:rsidR="00110F5C">
              <w:rPr>
                <w:noProof/>
                <w:webHidden/>
              </w:rPr>
              <w:fldChar w:fldCharType="begin"/>
            </w:r>
            <w:r w:rsidR="00110F5C">
              <w:rPr>
                <w:noProof/>
                <w:webHidden/>
              </w:rPr>
              <w:instrText xml:space="preserve"> PAGEREF _Toc524363122 \h </w:instrText>
            </w:r>
            <w:r w:rsidR="00110F5C">
              <w:rPr>
                <w:noProof/>
                <w:webHidden/>
              </w:rPr>
            </w:r>
            <w:r w:rsidR="00110F5C">
              <w:rPr>
                <w:noProof/>
                <w:webHidden/>
              </w:rPr>
              <w:fldChar w:fldCharType="separate"/>
            </w:r>
            <w:r w:rsidR="00110F5C">
              <w:rPr>
                <w:noProof/>
                <w:webHidden/>
              </w:rPr>
              <w:t>60</w:t>
            </w:r>
            <w:r w:rsidR="00110F5C">
              <w:rPr>
                <w:noProof/>
                <w:webHidden/>
              </w:rPr>
              <w:fldChar w:fldCharType="end"/>
            </w:r>
          </w:hyperlink>
        </w:p>
        <w:p w:rsidR="00110F5C" w:rsidRDefault="001C3DDE">
          <w:pPr>
            <w:pStyle w:val="TOC2"/>
            <w:tabs>
              <w:tab w:val="left" w:pos="1080"/>
              <w:tab w:val="right" w:leader="dot" w:pos="9350"/>
            </w:tabs>
            <w:rPr>
              <w:noProof/>
              <w:lang w:eastAsia="en-US"/>
            </w:rPr>
          </w:pPr>
          <w:hyperlink w:anchor="_Toc524363123" w:history="1">
            <w:r w:rsidR="00110F5C" w:rsidRPr="00255C36">
              <w:rPr>
                <w:rStyle w:val="Hyperlink"/>
                <w:noProof/>
              </w:rPr>
              <w:t>7.3</w:t>
            </w:r>
            <w:r w:rsidR="00110F5C">
              <w:rPr>
                <w:noProof/>
                <w:lang w:eastAsia="en-US"/>
              </w:rPr>
              <w:tab/>
            </w:r>
            <w:r w:rsidR="00110F5C" w:rsidRPr="00255C36">
              <w:rPr>
                <w:rStyle w:val="Hyperlink"/>
                <w:noProof/>
              </w:rPr>
              <w:t>Sample BSM Data</w:t>
            </w:r>
            <w:r w:rsidR="00110F5C">
              <w:rPr>
                <w:noProof/>
                <w:webHidden/>
              </w:rPr>
              <w:tab/>
            </w:r>
            <w:r w:rsidR="00110F5C">
              <w:rPr>
                <w:noProof/>
                <w:webHidden/>
              </w:rPr>
              <w:fldChar w:fldCharType="begin"/>
            </w:r>
            <w:r w:rsidR="00110F5C">
              <w:rPr>
                <w:noProof/>
                <w:webHidden/>
              </w:rPr>
              <w:instrText xml:space="preserve"> PAGEREF _Toc524363123 \h </w:instrText>
            </w:r>
            <w:r w:rsidR="00110F5C">
              <w:rPr>
                <w:noProof/>
                <w:webHidden/>
              </w:rPr>
            </w:r>
            <w:r w:rsidR="00110F5C">
              <w:rPr>
                <w:noProof/>
                <w:webHidden/>
              </w:rPr>
              <w:fldChar w:fldCharType="separate"/>
            </w:r>
            <w:r w:rsidR="00110F5C">
              <w:rPr>
                <w:noProof/>
                <w:webHidden/>
              </w:rPr>
              <w:t>61</w:t>
            </w:r>
            <w:r w:rsidR="00110F5C">
              <w:rPr>
                <w:noProof/>
                <w:webHidden/>
              </w:rPr>
              <w:fldChar w:fldCharType="end"/>
            </w:r>
          </w:hyperlink>
        </w:p>
        <w:p w:rsidR="00110F5C" w:rsidRDefault="001C3DDE">
          <w:pPr>
            <w:pStyle w:val="TOC3"/>
            <w:tabs>
              <w:tab w:val="left" w:pos="1440"/>
              <w:tab w:val="right" w:leader="dot" w:pos="9350"/>
            </w:tabs>
            <w:rPr>
              <w:rFonts w:asciiTheme="minorHAnsi" w:eastAsiaTheme="minorEastAsia" w:hAnsiTheme="minorHAnsi" w:cstheme="minorBidi"/>
              <w:noProof/>
              <w:sz w:val="22"/>
              <w:szCs w:val="22"/>
            </w:rPr>
          </w:pPr>
          <w:hyperlink w:anchor="_Toc524363124" w:history="1">
            <w:r w:rsidR="00110F5C" w:rsidRPr="00255C36">
              <w:rPr>
                <w:rStyle w:val="Hyperlink"/>
                <w:rFonts w:eastAsiaTheme="majorEastAsia"/>
                <w:noProof/>
              </w:rPr>
              <w:t>7.3.1</w:t>
            </w:r>
            <w:r w:rsidR="00110F5C">
              <w:rPr>
                <w:rFonts w:asciiTheme="minorHAnsi" w:eastAsiaTheme="minorEastAsia" w:hAnsiTheme="minorHAnsi" w:cstheme="minorBidi"/>
                <w:noProof/>
                <w:sz w:val="22"/>
                <w:szCs w:val="22"/>
              </w:rPr>
              <w:tab/>
            </w:r>
            <w:r w:rsidR="00110F5C" w:rsidRPr="00255C36">
              <w:rPr>
                <w:rStyle w:val="Hyperlink"/>
                <w:rFonts w:eastAsiaTheme="majorEastAsia"/>
                <w:noProof/>
              </w:rPr>
              <w:t>BSM from bsmTx</w:t>
            </w:r>
            <w:r w:rsidR="00110F5C">
              <w:rPr>
                <w:noProof/>
                <w:webHidden/>
              </w:rPr>
              <w:tab/>
            </w:r>
            <w:r w:rsidR="00110F5C">
              <w:rPr>
                <w:noProof/>
                <w:webHidden/>
              </w:rPr>
              <w:fldChar w:fldCharType="begin"/>
            </w:r>
            <w:r w:rsidR="00110F5C">
              <w:rPr>
                <w:noProof/>
                <w:webHidden/>
              </w:rPr>
              <w:instrText xml:space="preserve"> PAGEREF _Toc524363124 \h </w:instrText>
            </w:r>
            <w:r w:rsidR="00110F5C">
              <w:rPr>
                <w:noProof/>
                <w:webHidden/>
              </w:rPr>
            </w:r>
            <w:r w:rsidR="00110F5C">
              <w:rPr>
                <w:noProof/>
                <w:webHidden/>
              </w:rPr>
              <w:fldChar w:fldCharType="separate"/>
            </w:r>
            <w:r w:rsidR="00110F5C">
              <w:rPr>
                <w:noProof/>
                <w:webHidden/>
              </w:rPr>
              <w:t>61</w:t>
            </w:r>
            <w:r w:rsidR="00110F5C">
              <w:rPr>
                <w:noProof/>
                <w:webHidden/>
              </w:rPr>
              <w:fldChar w:fldCharType="end"/>
            </w:r>
          </w:hyperlink>
        </w:p>
        <w:p w:rsidR="00110F5C" w:rsidRDefault="001C3DDE">
          <w:pPr>
            <w:pStyle w:val="TOC3"/>
            <w:tabs>
              <w:tab w:val="left" w:pos="1440"/>
              <w:tab w:val="right" w:leader="dot" w:pos="9350"/>
            </w:tabs>
            <w:rPr>
              <w:rFonts w:asciiTheme="minorHAnsi" w:eastAsiaTheme="minorEastAsia" w:hAnsiTheme="minorHAnsi" w:cstheme="minorBidi"/>
              <w:noProof/>
              <w:sz w:val="22"/>
              <w:szCs w:val="22"/>
            </w:rPr>
          </w:pPr>
          <w:hyperlink w:anchor="_Toc524363125" w:history="1">
            <w:r w:rsidR="00110F5C" w:rsidRPr="00255C36">
              <w:rPr>
                <w:rStyle w:val="Hyperlink"/>
                <w:rFonts w:eastAsiaTheme="majorEastAsia"/>
                <w:noProof/>
              </w:rPr>
              <w:t>7.3.2</w:t>
            </w:r>
            <w:r w:rsidR="00110F5C">
              <w:rPr>
                <w:rFonts w:asciiTheme="minorHAnsi" w:eastAsiaTheme="minorEastAsia" w:hAnsiTheme="minorHAnsi" w:cstheme="minorBidi"/>
                <w:noProof/>
                <w:sz w:val="22"/>
                <w:szCs w:val="22"/>
              </w:rPr>
              <w:tab/>
            </w:r>
            <w:r w:rsidR="00110F5C" w:rsidRPr="00255C36">
              <w:rPr>
                <w:rStyle w:val="Hyperlink"/>
                <w:rFonts w:eastAsiaTheme="majorEastAsia"/>
                <w:noProof/>
              </w:rPr>
              <w:t>BSM from bsmLogDuringEvent</w:t>
            </w:r>
            <w:r w:rsidR="00110F5C">
              <w:rPr>
                <w:noProof/>
                <w:webHidden/>
              </w:rPr>
              <w:tab/>
            </w:r>
            <w:r w:rsidR="00110F5C">
              <w:rPr>
                <w:noProof/>
                <w:webHidden/>
              </w:rPr>
              <w:fldChar w:fldCharType="begin"/>
            </w:r>
            <w:r w:rsidR="00110F5C">
              <w:rPr>
                <w:noProof/>
                <w:webHidden/>
              </w:rPr>
              <w:instrText xml:space="preserve"> PAGEREF _Toc524363125 \h </w:instrText>
            </w:r>
            <w:r w:rsidR="00110F5C">
              <w:rPr>
                <w:noProof/>
                <w:webHidden/>
              </w:rPr>
            </w:r>
            <w:r w:rsidR="00110F5C">
              <w:rPr>
                <w:noProof/>
                <w:webHidden/>
              </w:rPr>
              <w:fldChar w:fldCharType="separate"/>
            </w:r>
            <w:r w:rsidR="00110F5C">
              <w:rPr>
                <w:noProof/>
                <w:webHidden/>
              </w:rPr>
              <w:t>65</w:t>
            </w:r>
            <w:r w:rsidR="00110F5C">
              <w:rPr>
                <w:noProof/>
                <w:webHidden/>
              </w:rPr>
              <w:fldChar w:fldCharType="end"/>
            </w:r>
          </w:hyperlink>
        </w:p>
        <w:p w:rsidR="00110F5C" w:rsidRDefault="001C3DDE">
          <w:pPr>
            <w:pStyle w:val="TOC3"/>
            <w:tabs>
              <w:tab w:val="left" w:pos="1440"/>
              <w:tab w:val="right" w:leader="dot" w:pos="9350"/>
            </w:tabs>
            <w:rPr>
              <w:rFonts w:asciiTheme="minorHAnsi" w:eastAsiaTheme="minorEastAsia" w:hAnsiTheme="minorHAnsi" w:cstheme="minorBidi"/>
              <w:noProof/>
              <w:sz w:val="22"/>
              <w:szCs w:val="22"/>
            </w:rPr>
          </w:pPr>
          <w:hyperlink w:anchor="_Toc524363126" w:history="1">
            <w:r w:rsidR="00110F5C" w:rsidRPr="00255C36">
              <w:rPr>
                <w:rStyle w:val="Hyperlink"/>
                <w:rFonts w:eastAsiaTheme="majorEastAsia"/>
                <w:noProof/>
              </w:rPr>
              <w:t>7.3.3</w:t>
            </w:r>
            <w:r w:rsidR="00110F5C">
              <w:rPr>
                <w:rFonts w:asciiTheme="minorHAnsi" w:eastAsiaTheme="minorEastAsia" w:hAnsiTheme="minorHAnsi" w:cstheme="minorBidi"/>
                <w:noProof/>
                <w:sz w:val="22"/>
                <w:szCs w:val="22"/>
              </w:rPr>
              <w:tab/>
            </w:r>
            <w:r w:rsidR="00110F5C" w:rsidRPr="00255C36">
              <w:rPr>
                <w:rStyle w:val="Hyperlink"/>
                <w:rFonts w:eastAsiaTheme="majorEastAsia"/>
                <w:noProof/>
              </w:rPr>
              <w:t>BSM from rxMsg</w:t>
            </w:r>
            <w:r w:rsidR="00110F5C">
              <w:rPr>
                <w:noProof/>
                <w:webHidden/>
              </w:rPr>
              <w:tab/>
            </w:r>
            <w:r w:rsidR="00110F5C">
              <w:rPr>
                <w:noProof/>
                <w:webHidden/>
              </w:rPr>
              <w:fldChar w:fldCharType="begin"/>
            </w:r>
            <w:r w:rsidR="00110F5C">
              <w:rPr>
                <w:noProof/>
                <w:webHidden/>
              </w:rPr>
              <w:instrText xml:space="preserve"> PAGEREF _Toc524363126 \h </w:instrText>
            </w:r>
            <w:r w:rsidR="00110F5C">
              <w:rPr>
                <w:noProof/>
                <w:webHidden/>
              </w:rPr>
            </w:r>
            <w:r w:rsidR="00110F5C">
              <w:rPr>
                <w:noProof/>
                <w:webHidden/>
              </w:rPr>
              <w:fldChar w:fldCharType="separate"/>
            </w:r>
            <w:r w:rsidR="00110F5C">
              <w:rPr>
                <w:noProof/>
                <w:webHidden/>
              </w:rPr>
              <w:t>68</w:t>
            </w:r>
            <w:r w:rsidR="00110F5C">
              <w:rPr>
                <w:noProof/>
                <w:webHidden/>
              </w:rPr>
              <w:fldChar w:fldCharType="end"/>
            </w:r>
          </w:hyperlink>
        </w:p>
        <w:p w:rsidR="00110F5C" w:rsidRDefault="001C3DDE">
          <w:pPr>
            <w:pStyle w:val="TOC1"/>
            <w:tabs>
              <w:tab w:val="left" w:pos="480"/>
              <w:tab w:val="right" w:leader="dot" w:pos="9350"/>
            </w:tabs>
            <w:rPr>
              <w:noProof/>
              <w:lang w:eastAsia="en-US"/>
            </w:rPr>
          </w:pPr>
          <w:hyperlink w:anchor="_Toc524363127" w:history="1">
            <w:r w:rsidR="00110F5C" w:rsidRPr="00255C36">
              <w:rPr>
                <w:rStyle w:val="Hyperlink"/>
                <w:noProof/>
              </w:rPr>
              <w:t>8</w:t>
            </w:r>
            <w:r w:rsidR="00110F5C">
              <w:rPr>
                <w:noProof/>
                <w:lang w:eastAsia="en-US"/>
              </w:rPr>
              <w:tab/>
            </w:r>
            <w:r w:rsidR="00110F5C" w:rsidRPr="00255C36">
              <w:rPr>
                <w:rStyle w:val="Hyperlink"/>
                <w:noProof/>
              </w:rPr>
              <w:t>References</w:t>
            </w:r>
            <w:r w:rsidR="00110F5C">
              <w:rPr>
                <w:noProof/>
                <w:webHidden/>
              </w:rPr>
              <w:tab/>
            </w:r>
            <w:r w:rsidR="00110F5C">
              <w:rPr>
                <w:noProof/>
                <w:webHidden/>
              </w:rPr>
              <w:fldChar w:fldCharType="begin"/>
            </w:r>
            <w:r w:rsidR="00110F5C">
              <w:rPr>
                <w:noProof/>
                <w:webHidden/>
              </w:rPr>
              <w:instrText xml:space="preserve"> PAGEREF _Toc524363127 \h </w:instrText>
            </w:r>
            <w:r w:rsidR="00110F5C">
              <w:rPr>
                <w:noProof/>
                <w:webHidden/>
              </w:rPr>
            </w:r>
            <w:r w:rsidR="00110F5C">
              <w:rPr>
                <w:noProof/>
                <w:webHidden/>
              </w:rPr>
              <w:fldChar w:fldCharType="separate"/>
            </w:r>
            <w:r w:rsidR="00110F5C">
              <w:rPr>
                <w:noProof/>
                <w:webHidden/>
              </w:rPr>
              <w:t>71</w:t>
            </w:r>
            <w:r w:rsidR="00110F5C">
              <w:rPr>
                <w:noProof/>
                <w:webHidden/>
              </w:rPr>
              <w:fldChar w:fldCharType="end"/>
            </w:r>
          </w:hyperlink>
        </w:p>
        <w:p w:rsidR="008C1C89" w:rsidRDefault="008C1C89">
          <w:r>
            <w:rPr>
              <w:b/>
              <w:bCs/>
              <w:noProof/>
            </w:rPr>
            <w:fldChar w:fldCharType="end"/>
          </w:r>
        </w:p>
      </w:sdtContent>
    </w:sdt>
    <w:p w:rsidR="008C1C89" w:rsidRDefault="008C1C89"/>
    <w:p w:rsidR="008C1C89" w:rsidRDefault="008C1C89">
      <w:r>
        <w:br w:type="page"/>
      </w:r>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8C1C89" w:rsidTr="004A585F">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rsidR="008C1C89" w:rsidRPr="00314B85" w:rsidRDefault="008C1C89" w:rsidP="004A585F">
            <w:pPr>
              <w:pStyle w:val="NormalArial11"/>
              <w:rPr>
                <w:sz w:val="20"/>
                <w:szCs w:val="20"/>
              </w:rPr>
            </w:pPr>
            <w:r w:rsidRPr="00314B85">
              <w:rPr>
                <w:sz w:val="20"/>
                <w:szCs w:val="20"/>
              </w:rPr>
              <w:lastRenderedPageBreak/>
              <w:t>Version</w:t>
            </w:r>
            <w:r>
              <w:rPr>
                <w:sz w:val="20"/>
                <w:szCs w:val="20"/>
              </w:rPr>
              <w:t xml:space="preserve"> </w:t>
            </w:r>
            <w:r w:rsidRPr="00314B85">
              <w:rPr>
                <w:sz w:val="20"/>
                <w:szCs w:val="20"/>
              </w:rPr>
              <w:t>#</w:t>
            </w:r>
          </w:p>
        </w:tc>
        <w:tc>
          <w:tcPr>
            <w:tcW w:w="1820" w:type="dxa"/>
            <w:hideMark/>
          </w:tcPr>
          <w:p w:rsidR="008C1C89" w:rsidRPr="00314B85" w:rsidRDefault="008C1C89" w:rsidP="004A585F">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Pr>
                <w:sz w:val="20"/>
                <w:szCs w:val="20"/>
              </w:rPr>
              <w:t xml:space="preserve"> </w:t>
            </w:r>
            <w:r w:rsidRPr="00314B85">
              <w:rPr>
                <w:sz w:val="20"/>
                <w:szCs w:val="20"/>
              </w:rPr>
              <w:t>By</w:t>
            </w:r>
          </w:p>
        </w:tc>
        <w:tc>
          <w:tcPr>
            <w:tcW w:w="1529" w:type="dxa"/>
            <w:hideMark/>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Pr>
                <w:sz w:val="20"/>
                <w:szCs w:val="20"/>
              </w:rPr>
              <w:t xml:space="preserve"> </w:t>
            </w:r>
            <w:r w:rsidRPr="00314B85">
              <w:rPr>
                <w:sz w:val="20"/>
                <w:szCs w:val="20"/>
              </w:rPr>
              <w:t>Date</w:t>
            </w:r>
          </w:p>
        </w:tc>
        <w:tc>
          <w:tcPr>
            <w:tcW w:w="4841" w:type="dxa"/>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8C1C89"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8C1C89" w:rsidRPr="00314B85" w:rsidRDefault="008C1C89" w:rsidP="004A585F">
            <w:pPr>
              <w:pStyle w:val="NormalArial11"/>
              <w:rPr>
                <w:sz w:val="20"/>
                <w:szCs w:val="20"/>
              </w:rPr>
            </w:pPr>
            <w:r>
              <w:rPr>
                <w:sz w:val="20"/>
                <w:szCs w:val="20"/>
              </w:rPr>
              <w:t>0.1</w:t>
            </w:r>
          </w:p>
        </w:tc>
        <w:tc>
          <w:tcPr>
            <w:tcW w:w="1820" w:type="dxa"/>
          </w:tcPr>
          <w:p w:rsidR="008C1C89" w:rsidRPr="00314B85" w:rsidRDefault="008C1C89"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8C1C89" w:rsidRPr="00314B85"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4/20/2018</w:t>
            </w:r>
          </w:p>
        </w:tc>
        <w:tc>
          <w:tcPr>
            <w:tcW w:w="4841" w:type="dxa"/>
          </w:tcPr>
          <w:p w:rsidR="008C1C89" w:rsidRPr="00314B85" w:rsidRDefault="008C1C89"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13140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0.2</w:t>
            </w:r>
          </w:p>
        </w:tc>
        <w:tc>
          <w:tcPr>
            <w:tcW w:w="1820" w:type="dxa"/>
          </w:tcPr>
          <w:p w:rsidR="00131406" w:rsidRDefault="0013140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131406" w:rsidRPr="00314B85"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4/20/2018</w:t>
            </w:r>
          </w:p>
        </w:tc>
        <w:tc>
          <w:tcPr>
            <w:tcW w:w="4841" w:type="dxa"/>
          </w:tcPr>
          <w:p w:rsidR="00131406"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Converted end-notes to footnotes</w:t>
            </w:r>
          </w:p>
        </w:tc>
      </w:tr>
      <w:tr w:rsidR="00131406"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0.3</w:t>
            </w:r>
          </w:p>
        </w:tc>
        <w:tc>
          <w:tcPr>
            <w:tcW w:w="1820" w:type="dxa"/>
          </w:tcPr>
          <w:p w:rsidR="00131406" w:rsidRDefault="00131406"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131406"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4/23/2018</w:t>
            </w:r>
          </w:p>
        </w:tc>
        <w:tc>
          <w:tcPr>
            <w:tcW w:w="4841" w:type="dxa"/>
          </w:tcPr>
          <w:p w:rsidR="00131406" w:rsidRDefault="002A3A22"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Converted footnotes back to end-notes and added document reference</w:t>
            </w:r>
            <w:r w:rsidR="007F4117">
              <w:rPr>
                <w:sz w:val="20"/>
                <w:szCs w:val="20"/>
              </w:rPr>
              <w:t>s</w:t>
            </w:r>
            <w:r w:rsidR="00614482">
              <w:rPr>
                <w:sz w:val="20"/>
                <w:szCs w:val="20"/>
              </w:rPr>
              <w:t xml:space="preserve"> and more</w:t>
            </w:r>
            <w:r>
              <w:rPr>
                <w:sz w:val="20"/>
                <w:szCs w:val="20"/>
              </w:rPr>
              <w:t>.</w:t>
            </w:r>
          </w:p>
        </w:tc>
      </w:tr>
      <w:tr w:rsidR="000B454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0B4546" w:rsidRDefault="000B4546" w:rsidP="004A585F">
            <w:pPr>
              <w:pStyle w:val="NormalArial11"/>
              <w:rPr>
                <w:sz w:val="20"/>
                <w:szCs w:val="20"/>
              </w:rPr>
            </w:pPr>
            <w:r>
              <w:rPr>
                <w:sz w:val="20"/>
                <w:szCs w:val="20"/>
              </w:rPr>
              <w:t>0.4</w:t>
            </w:r>
          </w:p>
        </w:tc>
        <w:tc>
          <w:tcPr>
            <w:tcW w:w="1820" w:type="dxa"/>
          </w:tcPr>
          <w:p w:rsidR="000B4546" w:rsidRDefault="000B454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4/26/2018</w:t>
            </w:r>
          </w:p>
        </w:tc>
        <w:tc>
          <w:tcPr>
            <w:tcW w:w="4841"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Addressed review comments</w:t>
            </w:r>
          </w:p>
        </w:tc>
      </w:tr>
      <w:tr w:rsidR="00B53D6A"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B53D6A" w:rsidRDefault="00B53D6A" w:rsidP="004A585F">
            <w:pPr>
              <w:pStyle w:val="NormalArial11"/>
              <w:rPr>
                <w:sz w:val="20"/>
                <w:szCs w:val="20"/>
              </w:rPr>
            </w:pPr>
            <w:r>
              <w:rPr>
                <w:sz w:val="20"/>
                <w:szCs w:val="20"/>
              </w:rPr>
              <w:t>0.5</w:t>
            </w:r>
          </w:p>
        </w:tc>
        <w:tc>
          <w:tcPr>
            <w:tcW w:w="1820" w:type="dxa"/>
          </w:tcPr>
          <w:p w:rsidR="00B53D6A" w:rsidRDefault="00B53D6A"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5/9/2018</w:t>
            </w:r>
          </w:p>
        </w:tc>
        <w:tc>
          <w:tcPr>
            <w:tcW w:w="4841"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Documented changes related to schemaVersion 5</w:t>
            </w:r>
          </w:p>
        </w:tc>
      </w:tr>
      <w:tr w:rsidR="00C81C0C"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C81C0C" w:rsidRDefault="00C81C0C" w:rsidP="004A585F">
            <w:pPr>
              <w:pStyle w:val="NormalArial11"/>
              <w:rPr>
                <w:sz w:val="20"/>
                <w:szCs w:val="20"/>
              </w:rPr>
            </w:pPr>
            <w:r>
              <w:rPr>
                <w:sz w:val="20"/>
                <w:szCs w:val="20"/>
              </w:rPr>
              <w:t>0.6</w:t>
            </w:r>
          </w:p>
        </w:tc>
        <w:tc>
          <w:tcPr>
            <w:tcW w:w="1820" w:type="dxa"/>
          </w:tcPr>
          <w:p w:rsidR="00C81C0C" w:rsidRDefault="00C81C0C"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C81C0C" w:rsidRDefault="00C81C0C"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5/18/2018</w:t>
            </w:r>
          </w:p>
        </w:tc>
        <w:tc>
          <w:tcPr>
            <w:tcW w:w="4841" w:type="dxa"/>
          </w:tcPr>
          <w:p w:rsidR="00C81C0C" w:rsidRDefault="00502E2D"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Finalized document and accepted all change marks.</w:t>
            </w:r>
          </w:p>
        </w:tc>
      </w:tr>
      <w:tr w:rsidR="00722CA7" w:rsidTr="001C3DDE">
        <w:trPr>
          <w:cnfStyle w:val="000000100000" w:firstRow="0" w:lastRow="0" w:firstColumn="0" w:lastColumn="0" w:oddVBand="0" w:evenVBand="0" w:oddHBand="1" w:evenHBand="0" w:firstRowFirstColumn="0" w:firstRowLastColumn="0" w:lastRowFirstColumn="0" w:lastRowLastColumn="0"/>
          <w:trHeight w:val="311"/>
          <w:ins w:id="2" w:author="Musavi, Hamid [USA]" w:date="2018-11-09T15:27:00Z"/>
        </w:trPr>
        <w:tc>
          <w:tcPr>
            <w:cnfStyle w:val="001000000000" w:firstRow="0" w:lastRow="0" w:firstColumn="1" w:lastColumn="0" w:oddVBand="0" w:evenVBand="0" w:oddHBand="0" w:evenHBand="0" w:firstRowFirstColumn="0" w:firstRowLastColumn="0" w:lastRowFirstColumn="0" w:lastRowLastColumn="0"/>
            <w:tcW w:w="1160" w:type="dxa"/>
          </w:tcPr>
          <w:p w:rsidR="00722CA7" w:rsidRDefault="00722CA7" w:rsidP="001C3DDE">
            <w:pPr>
              <w:pStyle w:val="NormalArial11"/>
              <w:rPr>
                <w:ins w:id="3" w:author="Musavi, Hamid [USA]" w:date="2018-11-09T15:27:00Z"/>
                <w:sz w:val="20"/>
                <w:szCs w:val="20"/>
              </w:rPr>
            </w:pPr>
            <w:ins w:id="4" w:author="Musavi, Hamid [USA]" w:date="2018-11-09T15:27:00Z">
              <w:r>
                <w:rPr>
                  <w:sz w:val="20"/>
                  <w:szCs w:val="20"/>
                </w:rPr>
                <w:t>0.7</w:t>
              </w:r>
            </w:ins>
          </w:p>
        </w:tc>
        <w:tc>
          <w:tcPr>
            <w:tcW w:w="1820" w:type="dxa"/>
          </w:tcPr>
          <w:p w:rsidR="00722CA7" w:rsidRDefault="00722CA7" w:rsidP="001C3DDE">
            <w:pPr>
              <w:pStyle w:val="NormalArial11"/>
              <w:jc w:val="left"/>
              <w:cnfStyle w:val="000000100000" w:firstRow="0" w:lastRow="0" w:firstColumn="0" w:lastColumn="0" w:oddVBand="0" w:evenVBand="0" w:oddHBand="1" w:evenHBand="0" w:firstRowFirstColumn="0" w:firstRowLastColumn="0" w:lastRowFirstColumn="0" w:lastRowLastColumn="0"/>
              <w:rPr>
                <w:ins w:id="5" w:author="Musavi, Hamid [USA]" w:date="2018-11-09T15:27:00Z"/>
                <w:sz w:val="20"/>
                <w:szCs w:val="20"/>
              </w:rPr>
            </w:pPr>
            <w:ins w:id="6" w:author="Musavi, Hamid [USA]" w:date="2018-11-09T15:27:00Z">
              <w:r>
                <w:rPr>
                  <w:sz w:val="20"/>
                  <w:szCs w:val="20"/>
                </w:rPr>
                <w:t>Hamid Musavi</w:t>
              </w:r>
            </w:ins>
          </w:p>
        </w:tc>
        <w:tc>
          <w:tcPr>
            <w:tcW w:w="1529" w:type="dxa"/>
          </w:tcPr>
          <w:p w:rsidR="00722CA7" w:rsidRDefault="00722CA7" w:rsidP="001C3DDE">
            <w:pPr>
              <w:pStyle w:val="NormalArial11"/>
              <w:cnfStyle w:val="000000100000" w:firstRow="0" w:lastRow="0" w:firstColumn="0" w:lastColumn="0" w:oddVBand="0" w:evenVBand="0" w:oddHBand="1" w:evenHBand="0" w:firstRowFirstColumn="0" w:firstRowLastColumn="0" w:lastRowFirstColumn="0" w:lastRowLastColumn="0"/>
              <w:rPr>
                <w:ins w:id="7" w:author="Musavi, Hamid [USA]" w:date="2018-11-09T15:27:00Z"/>
                <w:sz w:val="20"/>
                <w:szCs w:val="20"/>
              </w:rPr>
            </w:pPr>
            <w:ins w:id="8" w:author="Musavi, Hamid [USA]" w:date="2018-11-09T15:27:00Z">
              <w:r>
                <w:rPr>
                  <w:sz w:val="20"/>
                  <w:szCs w:val="20"/>
                </w:rPr>
                <w:t>9/10/2018</w:t>
              </w:r>
            </w:ins>
          </w:p>
        </w:tc>
        <w:tc>
          <w:tcPr>
            <w:tcW w:w="4841" w:type="dxa"/>
          </w:tcPr>
          <w:p w:rsidR="00722CA7" w:rsidRDefault="00722CA7" w:rsidP="001C3DDE">
            <w:pPr>
              <w:pStyle w:val="NormalArial11"/>
              <w:cnfStyle w:val="000000100000" w:firstRow="0" w:lastRow="0" w:firstColumn="0" w:lastColumn="0" w:oddVBand="0" w:evenVBand="0" w:oddHBand="1" w:evenHBand="0" w:firstRowFirstColumn="0" w:firstRowLastColumn="0" w:lastRowFirstColumn="0" w:lastRowLastColumn="0"/>
              <w:rPr>
                <w:ins w:id="9" w:author="Musavi, Hamid [USA]" w:date="2018-11-09T15:27:00Z"/>
                <w:sz w:val="20"/>
                <w:szCs w:val="20"/>
              </w:rPr>
            </w:pPr>
            <w:ins w:id="10" w:author="Musavi, Hamid [USA]" w:date="2018-11-09T15:27:00Z">
              <w:r>
                <w:rPr>
                  <w:sz w:val="20"/>
                  <w:szCs w:val="20"/>
                </w:rPr>
                <w:t>Added J2735 Broadcast TIM published topic and upgrade to schemaVersion 6.</w:t>
              </w:r>
            </w:ins>
          </w:p>
        </w:tc>
      </w:tr>
    </w:tbl>
    <w:p w:rsidR="008C1C89" w:rsidRDefault="008C1C89"/>
    <w:p w:rsidR="008C1C89" w:rsidRDefault="008C1C89">
      <w:r>
        <w:br w:type="page"/>
      </w:r>
    </w:p>
    <w:p w:rsidR="00C54325" w:rsidRPr="00314B85" w:rsidRDefault="00C54325" w:rsidP="00C54325">
      <w:pPr>
        <w:pStyle w:val="Heading1"/>
        <w:keepNext w:val="0"/>
        <w:keepLines w:val="0"/>
        <w:spacing w:before="120" w:line="264" w:lineRule="auto"/>
      </w:pPr>
      <w:bookmarkStart w:id="11" w:name="_Toc464836202"/>
      <w:bookmarkStart w:id="12" w:name="_Toc483908130"/>
      <w:bookmarkStart w:id="13" w:name="_Toc512256589"/>
      <w:bookmarkStart w:id="14" w:name="_Toc524363063"/>
      <w:r w:rsidRPr="00314B85">
        <w:lastRenderedPageBreak/>
        <w:t>Introduction</w:t>
      </w:r>
      <w:bookmarkEnd w:id="11"/>
      <w:bookmarkEnd w:id="12"/>
      <w:bookmarkEnd w:id="13"/>
      <w:bookmarkEnd w:id="14"/>
    </w:p>
    <w:p w:rsidR="00C54325" w:rsidRDefault="00C54325" w:rsidP="00C54325">
      <w:pPr>
        <w:pStyle w:val="NormalArial11"/>
      </w:pPr>
      <w:r>
        <w:t>The Intelligent Transportation Systems Joint Program Office’s (ITS JPO) Operational Data Environment (ODE) is a real-time virtual data router that ingests and processes operational data from various connected devices—including vehicles, infrastructure, and traffic management centers—and distributes it to other devices and subscribing transportation management applications. Using the ITS ODE within intelligent transportation deployments increases data fluidity and interoperability while meeting operational needs and protecting user privacy. The software’s microservices architecture makes it easy to add new capabilities to meet local needs.</w:t>
      </w:r>
    </w:p>
    <w:p w:rsidR="00D23963" w:rsidRDefault="00C54325" w:rsidP="00C54325">
      <w:pPr>
        <w:pStyle w:val="NormalArial11"/>
      </w:pPr>
      <w:r>
        <w:t>This document describes the schema of the data published by the ODE to be consumed by client applications</w:t>
      </w:r>
      <w:r w:rsidR="00D1354D">
        <w:t>.</w:t>
      </w:r>
      <w:r w:rsidR="00D1354D" w:rsidRPr="00D1354D">
        <w:t xml:space="preserve"> </w:t>
      </w:r>
      <w:r w:rsidR="00D1354D">
        <w:t>For additional information about developing applications to interface with the ODE, refer to the ODE Users Guide.</w:t>
      </w:r>
      <w:sdt>
        <w:sdtPr>
          <w:id w:val="-1867505611"/>
          <w:citation/>
        </w:sdtPr>
        <w:sdtContent>
          <w:r w:rsidR="00D1354D">
            <w:fldChar w:fldCharType="begin"/>
          </w:r>
          <w:r w:rsidR="004A585F">
            <w:instrText xml:space="preserve">CITATION BAH_ODE_UG \l 1033 </w:instrText>
          </w:r>
          <w:r w:rsidR="00D1354D">
            <w:fldChar w:fldCharType="separate"/>
          </w:r>
          <w:r w:rsidR="00B9778E">
            <w:rPr>
              <w:noProof/>
            </w:rPr>
            <w:t xml:space="preserve"> (US DOT ITS JPO, 2018)</w:t>
          </w:r>
          <w:r w:rsidR="00D1354D">
            <w:fldChar w:fldCharType="end"/>
          </w:r>
        </w:sdtContent>
      </w:sdt>
    </w:p>
    <w:p w:rsidR="00CB0DBB" w:rsidRDefault="00D23963" w:rsidP="00D23963">
      <w:pPr>
        <w:pStyle w:val="Heading1"/>
      </w:pPr>
      <w:bookmarkStart w:id="15" w:name="_Toc524363064"/>
      <w:r>
        <w:t>Published Topics</w:t>
      </w:r>
      <w:bookmarkEnd w:id="15"/>
    </w:p>
    <w:p w:rsidR="008C1C89" w:rsidRDefault="008C1C89" w:rsidP="008C1C89">
      <w:r>
        <w:t>ODE publishes Connected Vehicle data via Kafka messaging platform. The data is streamed in two basic formats:</w:t>
      </w:r>
    </w:p>
    <w:p w:rsidR="008C1C89" w:rsidRDefault="008C1C89" w:rsidP="008C1C89">
      <w:pPr>
        <w:pStyle w:val="ListParagraph"/>
        <w:numPr>
          <w:ilvl w:val="0"/>
          <w:numId w:val="1"/>
        </w:numPr>
      </w:pPr>
      <w:r>
        <w:t>Plain Old Java Objects (POJO) – serialized in binary format</w:t>
      </w:r>
    </w:p>
    <w:p w:rsidR="008C1C89" w:rsidRDefault="008C1C89" w:rsidP="008C1C89">
      <w:pPr>
        <w:pStyle w:val="ListParagraph"/>
        <w:numPr>
          <w:ilvl w:val="0"/>
          <w:numId w:val="1"/>
        </w:numPr>
      </w:pPr>
      <w:r>
        <w:t>JavaScript Object Notation (JSON) – serialized in plain text format</w:t>
      </w:r>
    </w:p>
    <w:p w:rsidR="00CB0DBB" w:rsidRDefault="00CB0DBB" w:rsidP="00CB0DBB">
      <w:r>
        <w:t>The following table provides the name, record type and record format of the topics published by ODE.</w:t>
      </w:r>
    </w:p>
    <w:tbl>
      <w:tblPr>
        <w:tblStyle w:val="TableGrid"/>
        <w:tblW w:w="9355" w:type="dxa"/>
        <w:tblLayout w:type="fixed"/>
        <w:tblLook w:val="04A0" w:firstRow="1" w:lastRow="0" w:firstColumn="1" w:lastColumn="0" w:noHBand="0" w:noVBand="1"/>
      </w:tblPr>
      <w:tblGrid>
        <w:gridCol w:w="2695"/>
        <w:gridCol w:w="2880"/>
        <w:gridCol w:w="2790"/>
        <w:gridCol w:w="990"/>
      </w:tblGrid>
      <w:tr w:rsidR="00532F35" w:rsidRPr="00FA5D0B" w:rsidTr="00955C0A">
        <w:tc>
          <w:tcPr>
            <w:tcW w:w="2695" w:type="dxa"/>
          </w:tcPr>
          <w:p w:rsidR="00532F35" w:rsidRPr="00FA5D0B" w:rsidRDefault="00532F35" w:rsidP="00D23963">
            <w:r w:rsidRPr="00FA5D0B">
              <w:t>Topic Name</w:t>
            </w:r>
          </w:p>
        </w:tc>
        <w:tc>
          <w:tcPr>
            <w:tcW w:w="2880" w:type="dxa"/>
          </w:tcPr>
          <w:p w:rsidR="00532F35" w:rsidRPr="00FA5D0B" w:rsidRDefault="00532F35" w:rsidP="00D23963">
            <w:r>
              <w:t>Content Description</w:t>
            </w:r>
          </w:p>
        </w:tc>
        <w:tc>
          <w:tcPr>
            <w:tcW w:w="2790" w:type="dxa"/>
          </w:tcPr>
          <w:p w:rsidR="00532F35" w:rsidRPr="00FA5D0B" w:rsidRDefault="00532F35" w:rsidP="00D23963">
            <w:r w:rsidRPr="00FA5D0B">
              <w:t>Data Type</w:t>
            </w:r>
          </w:p>
        </w:tc>
        <w:tc>
          <w:tcPr>
            <w:tcW w:w="990" w:type="dxa"/>
          </w:tcPr>
          <w:p w:rsidR="00532F35" w:rsidRPr="00FA5D0B" w:rsidRDefault="00532F35" w:rsidP="00D23963">
            <w:r>
              <w:t>Format</w:t>
            </w:r>
          </w:p>
        </w:tc>
      </w:tr>
      <w:tr w:rsidR="00532F35" w:rsidRPr="00FA5D0B" w:rsidTr="00955C0A">
        <w:tc>
          <w:tcPr>
            <w:tcW w:w="2695" w:type="dxa"/>
          </w:tcPr>
          <w:p w:rsidR="00532F35" w:rsidRPr="00532F35" w:rsidRDefault="00532F35" w:rsidP="00D23963">
            <w:pPr>
              <w:rPr>
                <w:rFonts w:ascii="Courier New" w:hAnsi="Courier New" w:cs="Courier New"/>
              </w:rPr>
            </w:pPr>
            <w:r w:rsidRPr="00532F35">
              <w:rPr>
                <w:rFonts w:ascii="Courier New" w:hAnsi="Courier New" w:cs="Courier New"/>
              </w:rPr>
              <w:t>topic.OdeBsmPojo</w:t>
            </w:r>
          </w:p>
        </w:tc>
        <w:tc>
          <w:tcPr>
            <w:tcW w:w="2880" w:type="dxa"/>
          </w:tcPr>
          <w:p w:rsidR="00532F35" w:rsidRPr="00532F35" w:rsidRDefault="00B96478" w:rsidP="00D23963">
            <w:pPr>
              <w:keepNext/>
              <w:rPr>
                <w:rFonts w:cs="Courier New"/>
              </w:rPr>
            </w:pPr>
            <w:r>
              <w:rPr>
                <w:rFonts w:cs="Courier New"/>
              </w:rPr>
              <w:t xml:space="preserve">All </w:t>
            </w:r>
            <w:r w:rsidR="00532F35">
              <w:rPr>
                <w:rFonts w:cs="Courier New"/>
              </w:rPr>
              <w:t>Basic Safety Message</w:t>
            </w:r>
            <w:r>
              <w:rPr>
                <w:rFonts w:cs="Courier New"/>
              </w:rPr>
              <w:t>s process by ODE (u</w:t>
            </w:r>
            <w:r w:rsidRPr="00532F35">
              <w:rPr>
                <w:rFonts w:cs="Courier New"/>
              </w:rPr>
              <w:t>n</w:t>
            </w:r>
            <w:r>
              <w:rPr>
                <w:rFonts w:cs="Courier New"/>
              </w:rPr>
              <w:t>filtered and un-sanitized)</w:t>
            </w:r>
          </w:p>
        </w:tc>
        <w:tc>
          <w:tcPr>
            <w:tcW w:w="2790" w:type="dxa"/>
          </w:tcPr>
          <w:p w:rsidR="00532F35" w:rsidRPr="00FA5D0B" w:rsidRDefault="00532F35" w:rsidP="00D23963">
            <w:pPr>
              <w:keepNext/>
              <w:rPr>
                <w:b/>
              </w:rPr>
            </w:pPr>
            <w:r w:rsidRPr="00F47D65">
              <w:rPr>
                <w:rFonts w:ascii="Courier New" w:hAnsi="Courier New" w:cs="Courier New"/>
              </w:rPr>
              <w:t>us.dot.its.jpo.ode.model.OdeBsmData</w:t>
            </w:r>
          </w:p>
        </w:tc>
        <w:tc>
          <w:tcPr>
            <w:tcW w:w="990" w:type="dxa"/>
          </w:tcPr>
          <w:p w:rsidR="00532F35" w:rsidRPr="001A789C" w:rsidRDefault="00532F35" w:rsidP="00D23963">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topic.OdeBsmJson</w:t>
            </w:r>
          </w:p>
        </w:tc>
        <w:tc>
          <w:tcPr>
            <w:tcW w:w="2880" w:type="dxa"/>
          </w:tcPr>
          <w:p w:rsidR="00B96478" w:rsidRPr="00532F35" w:rsidRDefault="00B96478" w:rsidP="00B96478">
            <w:pPr>
              <w:keepNext/>
              <w:rPr>
                <w:rFonts w:cs="Courier New"/>
              </w:rPr>
            </w:pPr>
            <w:r>
              <w:rPr>
                <w:rFonts w:cs="Courier New"/>
              </w:rPr>
              <w:t>All Basic Safety Messages process by ODE (u</w:t>
            </w:r>
            <w:r w:rsidRPr="00532F35">
              <w:rPr>
                <w:rFonts w:cs="Courier New"/>
              </w:rPr>
              <w:t>n</w:t>
            </w:r>
            <w:r>
              <w:rPr>
                <w:rFonts w:cs="Courier New"/>
              </w:rPr>
              <w:t>filtered and un-sanitized)</w:t>
            </w:r>
          </w:p>
        </w:tc>
        <w:tc>
          <w:tcPr>
            <w:tcW w:w="2790" w:type="dxa"/>
          </w:tcPr>
          <w:p w:rsidR="00B96478" w:rsidRPr="00FA5D0B" w:rsidRDefault="00B96478" w:rsidP="00B96478">
            <w:pPr>
              <w:keepNext/>
              <w:rPr>
                <w:rFonts w:ascii="Courier New" w:hAnsi="Courier New" w:cs="Courier New"/>
              </w:rPr>
            </w:pPr>
            <w:r w:rsidRPr="00F47D65">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D23963">
            <w:pPr>
              <w:rPr>
                <w:rFonts w:ascii="Courier New" w:hAnsi="Courier New" w:cs="Courier New"/>
              </w:rPr>
            </w:pPr>
            <w:r w:rsidRPr="00532F35">
              <w:rPr>
                <w:rFonts w:ascii="Courier New" w:hAnsi="Courier New" w:cs="Courier New"/>
              </w:rPr>
              <w:t>topic.FilteredOdeBsmJson</w:t>
            </w:r>
          </w:p>
        </w:tc>
        <w:tc>
          <w:tcPr>
            <w:tcW w:w="2880" w:type="dxa"/>
          </w:tcPr>
          <w:p w:rsidR="00B96478" w:rsidRPr="00532F35" w:rsidRDefault="00B96478" w:rsidP="00D23963">
            <w:pPr>
              <w:keepNext/>
              <w:rPr>
                <w:rFonts w:cs="Courier New"/>
              </w:rPr>
            </w:pPr>
            <w:r>
              <w:rPr>
                <w:rFonts w:cs="Courier New"/>
              </w:rPr>
              <w:t>Filtered based on a configured Geo-fence and sanitized (PII removed) Basic Safety Message</w:t>
            </w:r>
          </w:p>
        </w:tc>
        <w:tc>
          <w:tcPr>
            <w:tcW w:w="2790" w:type="dxa"/>
          </w:tcPr>
          <w:p w:rsidR="00B96478" w:rsidRPr="00134262" w:rsidRDefault="00B96478" w:rsidP="00D23963">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D23963">
            <w:pPr>
              <w:keepNext/>
              <w:rPr>
                <w:rFonts w:cs="Courier New"/>
              </w:rPr>
            </w:pPr>
            <w:r w:rsidRPr="001A789C">
              <w:rPr>
                <w:rFonts w:cs="Courier New"/>
              </w:rPr>
              <w:t>JSON</w:t>
            </w:r>
          </w:p>
        </w:tc>
      </w:tr>
      <w:tr w:rsidR="00532F35" w:rsidRPr="00FA5D0B" w:rsidTr="00955C0A">
        <w:tc>
          <w:tcPr>
            <w:tcW w:w="2695" w:type="dxa"/>
          </w:tcPr>
          <w:p w:rsidR="00532F35" w:rsidRPr="00532F35" w:rsidRDefault="00532F35" w:rsidP="00532F35">
            <w:pPr>
              <w:rPr>
                <w:rFonts w:ascii="Courier New" w:hAnsi="Courier New" w:cs="Courier New"/>
              </w:rPr>
            </w:pPr>
            <w:r w:rsidRPr="00532F35">
              <w:rPr>
                <w:rFonts w:ascii="Courier New" w:hAnsi="Courier New" w:cs="Courier New"/>
              </w:rPr>
              <w:t>topic.OdeBsmRxPojo</w:t>
            </w:r>
          </w:p>
        </w:tc>
        <w:tc>
          <w:tcPr>
            <w:tcW w:w="2880" w:type="dxa"/>
          </w:tcPr>
          <w:p w:rsidR="00532F35" w:rsidRPr="00532F35" w:rsidRDefault="00532F35" w:rsidP="00532F35">
            <w:pPr>
              <w:keepNext/>
              <w:rPr>
                <w:rFonts w:cs="Courier New"/>
              </w:rPr>
            </w:pPr>
            <w:r w:rsidRPr="00532F35">
              <w:rPr>
                <w:rFonts w:cs="Courier New"/>
              </w:rPr>
              <w:t>Un</w:t>
            </w:r>
            <w:r>
              <w:rPr>
                <w:rFonts w:cs="Courier New"/>
              </w:rPr>
              <w:t>filtered and un-sanitized Basic Safety Message</w:t>
            </w:r>
            <w:r w:rsidR="00B96478">
              <w:rPr>
                <w:rFonts w:cs="Courier New"/>
              </w:rPr>
              <w:t xml:space="preserve"> r</w:t>
            </w:r>
            <w:r>
              <w:rPr>
                <w:rFonts w:cs="Courier New"/>
              </w:rPr>
              <w:t xml:space="preserve">eceived </w:t>
            </w:r>
            <w:r w:rsidR="00B96478">
              <w:rPr>
                <w:rFonts w:cs="Courier New"/>
              </w:rPr>
              <w:t>by the Ego Vehicle (EV) OBU from a Remote Vehicles (RV)</w:t>
            </w:r>
          </w:p>
        </w:tc>
        <w:tc>
          <w:tcPr>
            <w:tcW w:w="2790" w:type="dxa"/>
          </w:tcPr>
          <w:p w:rsidR="00532F35" w:rsidRPr="00FA5D0B" w:rsidRDefault="00532F35" w:rsidP="00532F35">
            <w:pPr>
              <w:keepNext/>
              <w:rPr>
                <w:rFonts w:ascii="Courier New" w:hAnsi="Courier New" w:cs="Courier New"/>
              </w:rPr>
            </w:pPr>
            <w:r w:rsidRPr="00134262">
              <w:rPr>
                <w:rFonts w:ascii="Courier New" w:hAnsi="Courier New" w:cs="Courier New"/>
              </w:rPr>
              <w:t>us.dot.its.jpo.ode.model.OdeBsmData</w:t>
            </w:r>
          </w:p>
        </w:tc>
        <w:tc>
          <w:tcPr>
            <w:tcW w:w="990" w:type="dxa"/>
          </w:tcPr>
          <w:p w:rsidR="00532F35" w:rsidRPr="001A789C" w:rsidRDefault="00532F35" w:rsidP="00532F35">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topic.OdeBsmTxPojo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Basic Safety Message transmitted by the Ego Vehicle (EV) OBU</w:t>
            </w:r>
          </w:p>
        </w:tc>
        <w:tc>
          <w:tcPr>
            <w:tcW w:w="2790" w:type="dxa"/>
          </w:tcPr>
          <w:p w:rsidR="00B96478" w:rsidRPr="00FA5D0B" w:rsidRDefault="00B96478" w:rsidP="00B96478">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topic.OdeBsmDuringEventPojo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 xml:space="preserve">filtered and un-sanitized Basic Safety Message received by the Ego Vehicle (EV) OBU from a Remote </w:t>
            </w:r>
            <w:r>
              <w:rPr>
                <w:rFonts w:cs="Courier New"/>
              </w:rPr>
              <w:lastRenderedPageBreak/>
              <w:t>Vehicles (RV) during an event.</w:t>
            </w:r>
          </w:p>
        </w:tc>
        <w:tc>
          <w:tcPr>
            <w:tcW w:w="2790" w:type="dxa"/>
          </w:tcPr>
          <w:p w:rsidR="00B96478" w:rsidRPr="00134262" w:rsidRDefault="00B96478" w:rsidP="00B96478">
            <w:pPr>
              <w:keepNext/>
              <w:rPr>
                <w:rFonts w:ascii="Courier New" w:hAnsi="Courier New" w:cs="Courier New"/>
              </w:rPr>
            </w:pPr>
            <w:r w:rsidRPr="00134262">
              <w:rPr>
                <w:rFonts w:ascii="Courier New" w:hAnsi="Courier New" w:cs="Courier New"/>
              </w:rPr>
              <w:lastRenderedPageBreak/>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topic.OdeTimJson</w:t>
            </w:r>
          </w:p>
        </w:tc>
        <w:tc>
          <w:tcPr>
            <w:tcW w:w="2880" w:type="dxa"/>
          </w:tcPr>
          <w:p w:rsidR="00B96478" w:rsidRPr="00532F35" w:rsidRDefault="009C4A87" w:rsidP="00B96478">
            <w:pPr>
              <w:keepNext/>
              <w:rPr>
                <w:rFonts w:cs="Courier New"/>
              </w:rPr>
            </w:pPr>
            <w:r>
              <w:rPr>
                <w:rFonts w:cs="Courier New"/>
              </w:rPr>
              <w:t xml:space="preserve">All </w:t>
            </w:r>
            <w:r w:rsidR="00B96478">
              <w:rPr>
                <w:rFonts w:cs="Courier New"/>
              </w:rPr>
              <w:t>Traveler Information Message</w:t>
            </w:r>
            <w:r>
              <w:rPr>
                <w:rFonts w:cs="Courier New"/>
              </w:rPr>
              <w:t xml:space="preserve"> processed by ODE (u</w:t>
            </w:r>
            <w:r w:rsidRPr="00532F35">
              <w:rPr>
                <w:rFonts w:cs="Courier New"/>
              </w:rPr>
              <w:t>n</w:t>
            </w:r>
            <w:r>
              <w:rPr>
                <w:rFonts w:cs="Courier New"/>
              </w:rPr>
              <w:t>filtered and un-sanitized)</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topic.FilteredOdeTimJson</w:t>
            </w:r>
          </w:p>
        </w:tc>
        <w:tc>
          <w:tcPr>
            <w:tcW w:w="2880" w:type="dxa"/>
          </w:tcPr>
          <w:p w:rsidR="00B96478" w:rsidRPr="00532F35" w:rsidRDefault="00B96478" w:rsidP="00B96478">
            <w:pPr>
              <w:keepNext/>
              <w:rPr>
                <w:rFonts w:cs="Courier New"/>
              </w:rPr>
            </w:pPr>
            <w:r>
              <w:rPr>
                <w:rFonts w:cs="Courier New"/>
              </w:rPr>
              <w:t>Filtered based on a configured Geo-fence and sanitized (PII removed) Traveler Information Message</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topic.OdeDNMsgJson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containing a Distress Notification received by EV</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topic.OdeTimRxJson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received by the Ego Vehicle (EV) OBU from a Remote Vehicles (RV)</w:t>
            </w:r>
          </w:p>
        </w:tc>
        <w:tc>
          <w:tcPr>
            <w:tcW w:w="2790" w:type="dxa"/>
          </w:tcPr>
          <w:p w:rsidR="00B96478"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topic.OdeTimBroadcastPojo</w:t>
            </w:r>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topic.OdeTimBroadcastJson</w:t>
            </w:r>
          </w:p>
        </w:tc>
        <w:tc>
          <w:tcPr>
            <w:tcW w:w="2880" w:type="dxa"/>
          </w:tcPr>
          <w:p w:rsidR="00B96478" w:rsidRPr="00532F35" w:rsidRDefault="00B96478" w:rsidP="00B96478">
            <w:pPr>
              <w:keepNext/>
              <w:rPr>
                <w:rFonts w:cs="Courier New"/>
              </w:rPr>
            </w:pPr>
            <w:r>
              <w:rPr>
                <w:rFonts w:cs="Courier New"/>
              </w:rPr>
              <w:t xml:space="preserve">Traveler Information Message broadcast </w:t>
            </w:r>
            <w:r w:rsidR="006F7F91">
              <w:rPr>
                <w:rFonts w:cs="Courier New"/>
              </w:rPr>
              <w:t xml:space="preserve">request received from </w:t>
            </w:r>
            <w:r>
              <w:rPr>
                <w:rFonts w:cs="Courier New"/>
              </w:rPr>
              <w:t>Transportation Management Center (TMC)</w:t>
            </w:r>
          </w:p>
        </w:tc>
        <w:tc>
          <w:tcPr>
            <w:tcW w:w="2790" w:type="dxa"/>
          </w:tcPr>
          <w:p w:rsidR="00B96478" w:rsidRPr="00F47D65"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Pr="00A50733" w:rsidRDefault="00B96478" w:rsidP="00B96478">
            <w:pPr>
              <w:keepNext/>
              <w:rPr>
                <w:rFonts w:cs="Courier New"/>
              </w:rPr>
            </w:pPr>
            <w:r w:rsidRPr="00A50733">
              <w:rPr>
                <w:rFonts w:cs="Courier New"/>
              </w:rPr>
              <w:t>JSON</w:t>
            </w:r>
          </w:p>
        </w:tc>
      </w:tr>
      <w:tr w:rsidR="00CC3809" w:rsidRPr="00FA5D0B" w:rsidTr="00312028">
        <w:tc>
          <w:tcPr>
            <w:tcW w:w="2695" w:type="dxa"/>
          </w:tcPr>
          <w:p w:rsidR="00CC3809" w:rsidRPr="00532F35" w:rsidRDefault="00CC3809" w:rsidP="00CC3809">
            <w:pPr>
              <w:rPr>
                <w:rFonts w:ascii="Courier New" w:hAnsi="Courier New" w:cs="Courier New"/>
              </w:rPr>
            </w:pPr>
            <w:r w:rsidRPr="00532F35">
              <w:rPr>
                <w:rFonts w:ascii="Courier New" w:hAnsi="Courier New" w:cs="Courier New"/>
              </w:rPr>
              <w:t>topic.</w:t>
            </w:r>
            <w:r>
              <w:rPr>
                <w:rFonts w:ascii="Courier New" w:hAnsi="Courier New" w:cs="Courier New"/>
              </w:rPr>
              <w:t>J2735</w:t>
            </w:r>
            <w:r w:rsidRPr="00532F35">
              <w:rPr>
                <w:rFonts w:ascii="Courier New" w:hAnsi="Courier New" w:cs="Courier New"/>
              </w:rPr>
              <w:t>TimBroadcastJson</w:t>
            </w:r>
          </w:p>
        </w:tc>
        <w:tc>
          <w:tcPr>
            <w:tcW w:w="2880" w:type="dxa"/>
          </w:tcPr>
          <w:p w:rsidR="00CC3809" w:rsidRPr="00532F35" w:rsidRDefault="00CC3809" w:rsidP="00CC3809">
            <w:pPr>
              <w:keepNext/>
              <w:rPr>
                <w:rFonts w:cs="Courier New"/>
              </w:rPr>
            </w:pPr>
            <w:r>
              <w:rPr>
                <w:rFonts w:cs="Courier New"/>
              </w:rPr>
              <w:t>Traveler Information Message broadcast by</w:t>
            </w:r>
            <w:r w:rsidR="006F7F91">
              <w:rPr>
                <w:rFonts w:cs="Courier New"/>
              </w:rPr>
              <w:t xml:space="preserve"> the ODE according to the TIM broadcast request received from</w:t>
            </w:r>
            <w:r>
              <w:rPr>
                <w:rFonts w:cs="Courier New"/>
              </w:rPr>
              <w:t xml:space="preserve"> Transportation Management Center (TMC)</w:t>
            </w:r>
          </w:p>
        </w:tc>
        <w:tc>
          <w:tcPr>
            <w:tcW w:w="2790" w:type="dxa"/>
          </w:tcPr>
          <w:p w:rsidR="00CC3809" w:rsidRPr="00F47D65" w:rsidRDefault="00CC3809" w:rsidP="00CC3809">
            <w:pPr>
              <w:keepNext/>
              <w:rPr>
                <w:rFonts w:ascii="Courier New" w:hAnsi="Courier New" w:cs="Courier New"/>
              </w:rPr>
            </w:pPr>
            <w:r>
              <w:rPr>
                <w:rFonts w:ascii="Courier New" w:hAnsi="Courier New" w:cs="Courier New"/>
              </w:rPr>
              <w:t>J2735 TravelerInformation</w:t>
            </w:r>
          </w:p>
        </w:tc>
        <w:tc>
          <w:tcPr>
            <w:tcW w:w="990" w:type="dxa"/>
          </w:tcPr>
          <w:p w:rsidR="00CC3809" w:rsidRPr="00A50733" w:rsidRDefault="00CC3809" w:rsidP="00CC3809">
            <w:pPr>
              <w:keepNext/>
              <w:rPr>
                <w:rFonts w:cs="Courier New"/>
              </w:rPr>
            </w:pPr>
            <w:r w:rsidRPr="00A50733">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topic.OdeDriverAlertJson</w:t>
            </w:r>
          </w:p>
        </w:tc>
        <w:tc>
          <w:tcPr>
            <w:tcW w:w="2880" w:type="dxa"/>
          </w:tcPr>
          <w:p w:rsidR="00B96478" w:rsidRPr="00532F35" w:rsidRDefault="009C4A87" w:rsidP="00B96478">
            <w:pPr>
              <w:keepNext/>
              <w:rPr>
                <w:rFonts w:cs="Courier New"/>
              </w:rPr>
            </w:pPr>
            <w:r>
              <w:rPr>
                <w:rFonts w:cs="Courier New"/>
              </w:rPr>
              <w:t>Driver Alert messages received by the EV OBU</w:t>
            </w:r>
          </w:p>
        </w:tc>
        <w:tc>
          <w:tcPr>
            <w:tcW w:w="2790" w:type="dxa"/>
          </w:tcPr>
          <w:p w:rsidR="00B96478" w:rsidRPr="00F47D65" w:rsidRDefault="00B96478" w:rsidP="00B96478">
            <w:pPr>
              <w:keepNext/>
              <w:rPr>
                <w:rFonts w:ascii="Courier New" w:hAnsi="Courier New" w:cs="Courier New"/>
              </w:rPr>
            </w:pPr>
            <w:r w:rsidRPr="00532F35">
              <w:rPr>
                <w:rFonts w:ascii="Courier New" w:hAnsi="Courier New" w:cs="Courier New"/>
              </w:rPr>
              <w:t>us.dot.its.jpo.ode.model.OdeDriverAlertData</w:t>
            </w:r>
          </w:p>
        </w:tc>
        <w:tc>
          <w:tcPr>
            <w:tcW w:w="990" w:type="dxa"/>
          </w:tcPr>
          <w:p w:rsidR="00B96478" w:rsidRPr="00A50733" w:rsidRDefault="00B96478" w:rsidP="00D23963">
            <w:pPr>
              <w:keepNext/>
              <w:rPr>
                <w:rFonts w:cs="Courier New"/>
              </w:rPr>
            </w:pPr>
            <w:r w:rsidRPr="00A50733">
              <w:rPr>
                <w:rFonts w:cs="Courier New"/>
              </w:rPr>
              <w:t>JSON</w:t>
            </w:r>
          </w:p>
        </w:tc>
      </w:tr>
    </w:tbl>
    <w:p w:rsidR="00D23963" w:rsidRDefault="00D23963" w:rsidP="00D23963">
      <w:pPr>
        <w:pStyle w:val="Caption"/>
      </w:pPr>
      <w:r>
        <w:t xml:space="preserve">Table </w:t>
      </w:r>
      <w:fldSimple w:instr=" SEQ Table \* ARABIC ">
        <w:r w:rsidR="00B9778E">
          <w:rPr>
            <w:noProof/>
          </w:rPr>
          <w:t>1</w:t>
        </w:r>
      </w:fldSimple>
      <w:r>
        <w:t xml:space="preserve"> - ODE Published Topics</w:t>
      </w:r>
    </w:p>
    <w:p w:rsidR="00D23963" w:rsidRDefault="00ED77CC" w:rsidP="008268A7">
      <w:pPr>
        <w:pStyle w:val="Heading1"/>
      </w:pPr>
      <w:bookmarkStart w:id="16" w:name="_Toc524363065"/>
      <w:r>
        <w:t>Common</w:t>
      </w:r>
      <w:r w:rsidR="00D23963">
        <w:t xml:space="preserve"> Data Schemas</w:t>
      </w:r>
      <w:bookmarkEnd w:id="16"/>
    </w:p>
    <w:p w:rsidR="00C54325" w:rsidRDefault="00C54325" w:rsidP="00C54325">
      <w:r>
        <w:t>ODE output data is provided from the following sources:</w:t>
      </w:r>
    </w:p>
    <w:p w:rsidR="00C54325" w:rsidRDefault="00C54325" w:rsidP="00C54325">
      <w:pPr>
        <w:pStyle w:val="ListParagraph"/>
        <w:numPr>
          <w:ilvl w:val="0"/>
          <w:numId w:val="40"/>
        </w:numPr>
      </w:pPr>
      <w:r>
        <w:t>OBU Log files uploaded to ODE. These log files may contain one or more of the following data types:</w:t>
      </w:r>
    </w:p>
    <w:p w:rsidR="00C54325" w:rsidRDefault="00C54325" w:rsidP="00C54325">
      <w:pPr>
        <w:pStyle w:val="ListParagraph"/>
        <w:numPr>
          <w:ilvl w:val="1"/>
          <w:numId w:val="40"/>
        </w:numPr>
      </w:pPr>
      <w:r>
        <w:t>J2735</w:t>
      </w:r>
      <w:sdt>
        <w:sdtPr>
          <w:id w:val="-463575201"/>
          <w:citation/>
        </w:sdt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Basic Safety Message (BSM)</w:t>
      </w:r>
    </w:p>
    <w:p w:rsidR="00C54325" w:rsidRDefault="00C54325" w:rsidP="00C54325">
      <w:pPr>
        <w:pStyle w:val="ListParagraph"/>
        <w:numPr>
          <w:ilvl w:val="1"/>
          <w:numId w:val="40"/>
        </w:numPr>
      </w:pPr>
      <w:r>
        <w:t>J2735</w:t>
      </w:r>
      <w:sdt>
        <w:sdtPr>
          <w:id w:val="1330866381"/>
          <w:citation/>
        </w:sdt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Traveler Information Message (TIM)</w:t>
      </w:r>
    </w:p>
    <w:p w:rsidR="00C54325" w:rsidRDefault="00C54325" w:rsidP="00C54325">
      <w:pPr>
        <w:pStyle w:val="ListParagraph"/>
        <w:numPr>
          <w:ilvl w:val="1"/>
          <w:numId w:val="40"/>
        </w:numPr>
      </w:pPr>
      <w:r>
        <w:t>Driver alert message</w:t>
      </w:r>
    </w:p>
    <w:p w:rsidR="00C54325" w:rsidRPr="00C54325" w:rsidRDefault="00C54325" w:rsidP="00C54325">
      <w:pPr>
        <w:pStyle w:val="ListParagraph"/>
        <w:numPr>
          <w:ilvl w:val="1"/>
          <w:numId w:val="40"/>
        </w:numPr>
      </w:pPr>
      <w:r>
        <w:lastRenderedPageBreak/>
        <w:t>TIM deposit request from Transportation Management Center (TMC)</w:t>
      </w:r>
    </w:p>
    <w:p w:rsidR="00D23963" w:rsidRDefault="00D23963" w:rsidP="008268A7">
      <w:pPr>
        <w:pStyle w:val="Heading2"/>
      </w:pPr>
      <w:bookmarkStart w:id="17" w:name="_Toc462052304"/>
      <w:bookmarkStart w:id="18" w:name="_Toc483908188"/>
      <w:bookmarkStart w:id="19" w:name="_Toc524363066"/>
      <w:r w:rsidRPr="00145701">
        <w:t>ODE Data</w:t>
      </w:r>
      <w:bookmarkEnd w:id="17"/>
      <w:bookmarkEnd w:id="18"/>
      <w:bookmarkEnd w:id="19"/>
    </w:p>
    <w:p w:rsidR="00D23963" w:rsidRPr="000702E5" w:rsidRDefault="00C117BA" w:rsidP="008268A7">
      <w:r>
        <w:t>The top-</w:t>
      </w:r>
      <w:r w:rsidR="00D23963">
        <w:t xml:space="preserve">level structure of ODE Data Message is defined in the </w:t>
      </w:r>
      <w:r w:rsidR="00D23963">
        <w:fldChar w:fldCharType="begin"/>
      </w:r>
      <w:r w:rsidR="00D23963">
        <w:instrText xml:space="preserve"> REF _Ref504554250 \h </w:instrText>
      </w:r>
      <w:r w:rsidR="00D23963">
        <w:fldChar w:fldCharType="separate"/>
      </w:r>
      <w:r w:rsidR="00B9778E">
        <w:t xml:space="preserve">Table </w:t>
      </w:r>
      <w:r w:rsidR="00B9778E">
        <w:rPr>
          <w:noProof/>
        </w:rPr>
        <w:t>2</w:t>
      </w:r>
      <w:r w:rsidR="00D23963">
        <w:fldChar w:fldCharType="end"/>
      </w:r>
      <w:r w:rsidR="00F70BA7">
        <w:t xml:space="preserve"> </w:t>
      </w:r>
      <w:r w:rsidR="00D23963">
        <w:t>below:</w:t>
      </w:r>
    </w:p>
    <w:tbl>
      <w:tblPr>
        <w:tblStyle w:val="TableGrid"/>
        <w:tblW w:w="9360" w:type="dxa"/>
        <w:tblInd w:w="-5" w:type="dxa"/>
        <w:tblLook w:val="04A0" w:firstRow="1" w:lastRow="0" w:firstColumn="1" w:lastColumn="0" w:noHBand="0" w:noVBand="1"/>
      </w:tblPr>
      <w:tblGrid>
        <w:gridCol w:w="1616"/>
        <w:gridCol w:w="4144"/>
        <w:gridCol w:w="3600"/>
      </w:tblGrid>
      <w:tr w:rsidR="00D23963" w:rsidRPr="006E5FF6" w:rsidTr="00955C0A">
        <w:tc>
          <w:tcPr>
            <w:tcW w:w="1616" w:type="dxa"/>
          </w:tcPr>
          <w:p w:rsidR="00D23963" w:rsidRPr="006E5FF6" w:rsidRDefault="00D23963" w:rsidP="008268A7">
            <w:pPr>
              <w:rPr>
                <w:b/>
              </w:rPr>
            </w:pPr>
            <w:r w:rsidRPr="006E5FF6">
              <w:rPr>
                <w:b/>
              </w:rPr>
              <w:t>Name</w:t>
            </w:r>
          </w:p>
        </w:tc>
        <w:tc>
          <w:tcPr>
            <w:tcW w:w="4144" w:type="dxa"/>
          </w:tcPr>
          <w:p w:rsidR="00D23963" w:rsidRPr="006E5FF6" w:rsidRDefault="00D23963" w:rsidP="008268A7">
            <w:pPr>
              <w:rPr>
                <w:b/>
              </w:rPr>
            </w:pPr>
            <w:r w:rsidRPr="006E5FF6">
              <w:rPr>
                <w:b/>
              </w:rPr>
              <w:t>Type</w:t>
            </w:r>
          </w:p>
        </w:tc>
        <w:tc>
          <w:tcPr>
            <w:tcW w:w="3600" w:type="dxa"/>
          </w:tcPr>
          <w:p w:rsidR="00D23963" w:rsidRPr="006E5FF6" w:rsidRDefault="00D23963" w:rsidP="008268A7">
            <w:pPr>
              <w:rPr>
                <w:b/>
              </w:rPr>
            </w:pPr>
            <w:r w:rsidRPr="006E5FF6">
              <w:rPr>
                <w:b/>
              </w:rPr>
              <w:t>Description</w:t>
            </w:r>
          </w:p>
        </w:tc>
      </w:tr>
      <w:tr w:rsidR="00D23963" w:rsidRPr="003E745F" w:rsidTr="00955C0A">
        <w:tc>
          <w:tcPr>
            <w:tcW w:w="1616" w:type="dxa"/>
          </w:tcPr>
          <w:p w:rsidR="00D23963" w:rsidRPr="003E745F" w:rsidRDefault="00D23963" w:rsidP="008268A7">
            <w:r>
              <w:rPr>
                <w:rFonts w:ascii="Courier New" w:hAnsi="Courier New" w:cs="Courier New"/>
              </w:rPr>
              <w:t>metadata</w:t>
            </w:r>
          </w:p>
        </w:tc>
        <w:tc>
          <w:tcPr>
            <w:tcW w:w="4144" w:type="dxa"/>
          </w:tcPr>
          <w:p w:rsidR="00D23963" w:rsidRPr="000901B3" w:rsidRDefault="00D23963" w:rsidP="008268A7">
            <w:pPr>
              <w:rPr>
                <w:rFonts w:ascii="Courier New" w:hAnsi="Courier New" w:cs="Courier New"/>
              </w:rPr>
            </w:pPr>
            <w:r>
              <w:rPr>
                <w:rFonts w:ascii="Courier New" w:hAnsi="Courier New" w:cs="Courier New"/>
              </w:rPr>
              <w:t xml:space="preserve">One of </w:t>
            </w:r>
            <w:hyperlink w:anchor="_ODE_Message_Metadata" w:history="1">
              <w:r w:rsidRPr="00F33F98">
                <w:rPr>
                  <w:rStyle w:val="Hyperlink"/>
                  <w:rFonts w:ascii="Courier New" w:hAnsi="Courier New" w:cs="Courier New"/>
                </w:rPr>
                <w:t>OdeMsgMetadata</w:t>
              </w:r>
            </w:hyperlink>
            <w:r>
              <w:rPr>
                <w:rFonts w:ascii="Courier New" w:hAnsi="Courier New" w:cs="Courier New"/>
              </w:rPr>
              <w:t xml:space="preserve"> types</w:t>
            </w:r>
          </w:p>
        </w:tc>
        <w:tc>
          <w:tcPr>
            <w:tcW w:w="3600" w:type="dxa"/>
          </w:tcPr>
          <w:p w:rsidR="00D23963" w:rsidRPr="003E745F" w:rsidRDefault="00D23963" w:rsidP="008268A7">
            <w:r>
              <w:t xml:space="preserve">See section </w:t>
            </w:r>
            <w:r>
              <w:fldChar w:fldCharType="begin"/>
            </w:r>
            <w:r>
              <w:instrText xml:space="preserve"> REF _Ref471813394 \r \h  \* MERGEFORMAT </w:instrText>
            </w:r>
            <w:r>
              <w:fldChar w:fldCharType="separate"/>
            </w:r>
            <w:r w:rsidR="00B9778E">
              <w:t>3.2</w:t>
            </w:r>
            <w:r>
              <w:fldChar w:fldCharType="end"/>
            </w:r>
          </w:p>
        </w:tc>
      </w:tr>
      <w:tr w:rsidR="00D23963" w:rsidRPr="003E745F" w:rsidTr="00955C0A">
        <w:tc>
          <w:tcPr>
            <w:tcW w:w="1616" w:type="dxa"/>
          </w:tcPr>
          <w:p w:rsidR="00D23963" w:rsidRPr="000D041D" w:rsidRDefault="00D23963" w:rsidP="008268A7">
            <w:pPr>
              <w:rPr>
                <w:rFonts w:ascii="Courier New" w:hAnsi="Courier New" w:cs="Courier New"/>
              </w:rPr>
            </w:pPr>
            <w:r>
              <w:rPr>
                <w:rFonts w:ascii="Courier New" w:hAnsi="Courier New" w:cs="Courier New"/>
              </w:rPr>
              <w:t>payload</w:t>
            </w:r>
          </w:p>
        </w:tc>
        <w:tc>
          <w:tcPr>
            <w:tcW w:w="4144" w:type="dxa"/>
          </w:tcPr>
          <w:p w:rsidR="00D23963" w:rsidRPr="000D041D" w:rsidRDefault="00D23963" w:rsidP="008268A7">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3600" w:type="dxa"/>
          </w:tcPr>
          <w:p w:rsidR="00D23963" w:rsidRPr="003E745F" w:rsidRDefault="00D23963" w:rsidP="008268A7">
            <w:r>
              <w:rPr>
                <w:rFonts w:ascii="Courier New" w:hAnsi="Courier New" w:cs="Courier New"/>
              </w:rPr>
              <w:t xml:space="preserve">See section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3.6</w:t>
            </w:r>
            <w:r>
              <w:rPr>
                <w:rFonts w:ascii="Courier New" w:hAnsi="Courier New" w:cs="Courier New"/>
              </w:rPr>
              <w:fldChar w:fldCharType="end"/>
            </w:r>
            <w:r>
              <w:rPr>
                <w:rFonts w:ascii="Courier New" w:hAnsi="Courier New" w:cs="Courier New"/>
              </w:rPr>
              <w:t xml:space="preserve"> and its subsections</w:t>
            </w:r>
          </w:p>
        </w:tc>
      </w:tr>
    </w:tbl>
    <w:p w:rsidR="00D23963" w:rsidRDefault="00D23963" w:rsidP="008268A7">
      <w:pPr>
        <w:pStyle w:val="Caption"/>
      </w:pPr>
      <w:bookmarkStart w:id="20" w:name="_Ref504554250"/>
      <w:bookmarkStart w:id="21" w:name="_Toc441572980"/>
      <w:bookmarkStart w:id="22" w:name="_Toc456253308"/>
      <w:r>
        <w:t xml:space="preserve">Table </w:t>
      </w:r>
      <w:fldSimple w:instr=" SEQ Table \* ARABIC ">
        <w:r w:rsidR="00B9778E">
          <w:rPr>
            <w:noProof/>
          </w:rPr>
          <w:t>2</w:t>
        </w:r>
      </w:fldSimple>
      <w:bookmarkEnd w:id="20"/>
      <w:r>
        <w:t xml:space="preserve"> – OdeData</w:t>
      </w:r>
      <w:bookmarkEnd w:id="21"/>
      <w:bookmarkEnd w:id="22"/>
    </w:p>
    <w:p w:rsidR="00D23963" w:rsidRDefault="00D23963" w:rsidP="008268A7">
      <w:pPr>
        <w:pStyle w:val="Heading2"/>
      </w:pPr>
      <w:bookmarkStart w:id="23" w:name="_ODE_Message_Metadata"/>
      <w:bookmarkStart w:id="24" w:name="_Toc462052305"/>
      <w:bookmarkStart w:id="25" w:name="_Ref471813394"/>
      <w:bookmarkStart w:id="26" w:name="_Toc483908189"/>
      <w:bookmarkStart w:id="27" w:name="_Toc524363067"/>
      <w:bookmarkEnd w:id="23"/>
      <w:r w:rsidRPr="00284BEB">
        <w:t>ODE Message Metadata</w:t>
      </w:r>
      <w:bookmarkEnd w:id="24"/>
      <w:bookmarkEnd w:id="25"/>
      <w:bookmarkEnd w:id="26"/>
      <w:bookmarkEnd w:id="27"/>
    </w:p>
    <w:p w:rsidR="00D23963" w:rsidRPr="00F33F98" w:rsidRDefault="00D23963" w:rsidP="008268A7">
      <w:pPr>
        <w:pStyle w:val="Caption"/>
        <w:rPr>
          <w:b w:val="0"/>
        </w:rPr>
      </w:pPr>
      <w:r w:rsidRPr="0089135F">
        <w:rPr>
          <w:b w:val="0"/>
        </w:rPr>
        <w:t xml:space="preserve">The structure of OdeMsgMetadata is defined in </w:t>
      </w:r>
      <w:r w:rsidR="0089135F">
        <w:rPr>
          <w:b w:val="0"/>
        </w:rPr>
        <w:fldChar w:fldCharType="begin"/>
      </w:r>
      <w:r w:rsidR="0089135F">
        <w:rPr>
          <w:b w:val="0"/>
        </w:rPr>
        <w:instrText xml:space="preserve"> REF _Ref512003542 \h </w:instrText>
      </w:r>
      <w:r w:rsidR="0089135F">
        <w:rPr>
          <w:b w:val="0"/>
        </w:rPr>
      </w:r>
      <w:r w:rsidR="0089135F">
        <w:rPr>
          <w:b w:val="0"/>
        </w:rPr>
        <w:fldChar w:fldCharType="separate"/>
      </w:r>
      <w:r w:rsidR="00B9778E">
        <w:t xml:space="preserve">Table </w:t>
      </w:r>
      <w:r w:rsidR="00B9778E">
        <w:rPr>
          <w:noProof/>
        </w:rPr>
        <w:t>3</w:t>
      </w:r>
      <w:r w:rsidR="0089135F">
        <w:rPr>
          <w:b w:val="0"/>
        </w:rPr>
        <w:fldChar w:fldCharType="end"/>
      </w:r>
      <w:r w:rsidR="00F33F98">
        <w:rPr>
          <w:b w:val="0"/>
        </w:rPr>
        <w:t xml:space="preserve">. </w:t>
      </w:r>
    </w:p>
    <w:tbl>
      <w:tblPr>
        <w:tblStyle w:val="TableGrid"/>
        <w:tblW w:w="0" w:type="auto"/>
        <w:tblLayout w:type="fixed"/>
        <w:tblLook w:val="04A0" w:firstRow="1" w:lastRow="0" w:firstColumn="1" w:lastColumn="0" w:noHBand="0" w:noVBand="1"/>
      </w:tblPr>
      <w:tblGrid>
        <w:gridCol w:w="2695"/>
        <w:gridCol w:w="2430"/>
        <w:gridCol w:w="4225"/>
      </w:tblGrid>
      <w:tr w:rsidR="00064973" w:rsidRPr="006E5FF6" w:rsidTr="00E0724D">
        <w:tc>
          <w:tcPr>
            <w:tcW w:w="2695" w:type="dxa"/>
          </w:tcPr>
          <w:p w:rsidR="00064973" w:rsidRPr="006E5FF6" w:rsidRDefault="00064973" w:rsidP="008268A7">
            <w:pPr>
              <w:rPr>
                <w:b/>
              </w:rPr>
            </w:pPr>
            <w:r w:rsidRPr="006E5FF6">
              <w:rPr>
                <w:b/>
              </w:rPr>
              <w:t>Name</w:t>
            </w:r>
          </w:p>
        </w:tc>
        <w:tc>
          <w:tcPr>
            <w:tcW w:w="2430" w:type="dxa"/>
          </w:tcPr>
          <w:p w:rsidR="00064973" w:rsidRPr="006E5FF6" w:rsidRDefault="00064973" w:rsidP="008268A7">
            <w:pPr>
              <w:rPr>
                <w:b/>
              </w:rPr>
            </w:pPr>
            <w:r w:rsidRPr="006E5FF6">
              <w:rPr>
                <w:b/>
              </w:rPr>
              <w:t>Type</w:t>
            </w:r>
          </w:p>
        </w:tc>
        <w:tc>
          <w:tcPr>
            <w:tcW w:w="4225" w:type="dxa"/>
          </w:tcPr>
          <w:p w:rsidR="00064973" w:rsidRPr="006E5FF6" w:rsidRDefault="00064973" w:rsidP="008268A7">
            <w:pPr>
              <w:rPr>
                <w:b/>
              </w:rPr>
            </w:pPr>
            <w:r w:rsidRPr="006E5FF6">
              <w:rPr>
                <w:b/>
              </w:rPr>
              <w:t>Description</w:t>
            </w:r>
          </w:p>
          <w:p w:rsidR="00064973" w:rsidRPr="006E5FF6" w:rsidRDefault="00064973" w:rsidP="008268A7">
            <w:pPr>
              <w:rPr>
                <w:b/>
              </w:rPr>
            </w:pPr>
          </w:p>
        </w:tc>
      </w:tr>
      <w:tr w:rsidR="00E0724D" w:rsidRPr="003E745F" w:rsidTr="00284194">
        <w:tc>
          <w:tcPr>
            <w:tcW w:w="2695" w:type="dxa"/>
          </w:tcPr>
          <w:p w:rsidR="00E0724D" w:rsidRPr="006A024C" w:rsidRDefault="00E0724D" w:rsidP="00284194">
            <w:pPr>
              <w:rPr>
                <w:rFonts w:ascii="Courier New" w:hAnsi="Courier New" w:cs="Courier New"/>
              </w:rPr>
            </w:pPr>
            <w:r w:rsidRPr="006A024C">
              <w:rPr>
                <w:rFonts w:ascii="Courier New" w:hAnsi="Courier New" w:cs="Courier New"/>
              </w:rPr>
              <w:t>bsmSource</w:t>
            </w:r>
            <w:r>
              <w:rPr>
                <w:rStyle w:val="FootnoteReference"/>
                <w:rFonts w:ascii="Courier New" w:hAnsi="Courier New" w:cs="Courier New"/>
              </w:rPr>
              <w:footnoteReference w:id="1"/>
            </w:r>
          </w:p>
        </w:tc>
        <w:tc>
          <w:tcPr>
            <w:tcW w:w="2430" w:type="dxa"/>
          </w:tcPr>
          <w:p w:rsidR="00E0724D" w:rsidRPr="006A024C"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keepNext/>
            </w:pPr>
            <w:r>
              <w:t>Present for BSM data only, 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BsmSource</w:t>
            </w:r>
            <w:r>
              <w:rPr>
                <w:rFonts w:ascii="Consolas" w:hAnsi="Consolas" w:cs="Consolas"/>
                <w:color w:val="000000"/>
                <w:sz w:val="20"/>
                <w:szCs w:val="20"/>
              </w:rPr>
              <w:t xml:space="preserve"> {</w:t>
            </w:r>
            <w:r>
              <w:rPr>
                <w:rFonts w:ascii="Consolas" w:hAnsi="Consolas" w:cs="Consolas"/>
                <w:b/>
                <w:bCs/>
                <w:i/>
                <w:iCs/>
                <w:color w:val="0000C0"/>
                <w:sz w:val="20"/>
                <w:szCs w:val="20"/>
              </w:rPr>
              <w:t>EV</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sidRPr="000901B3">
              <w:t>constants</w:t>
            </w:r>
            <w:r>
              <w:t>.</w:t>
            </w:r>
          </w:p>
        </w:tc>
      </w:tr>
      <w:tr w:rsidR="00A50733" w:rsidRPr="003E745F" w:rsidTr="00284194">
        <w:tc>
          <w:tcPr>
            <w:tcW w:w="2695" w:type="dxa"/>
          </w:tcPr>
          <w:p w:rsidR="00A50733" w:rsidRPr="00E8307D" w:rsidRDefault="00A50733" w:rsidP="00284194">
            <w:pPr>
              <w:rPr>
                <w:rFonts w:ascii="Courier New" w:hAnsi="Courier New" w:cs="Courier New"/>
              </w:rPr>
            </w:pPr>
            <w:r w:rsidRPr="006A024C">
              <w:rPr>
                <w:rFonts w:ascii="Courier New" w:hAnsi="Courier New" w:cs="Courier New"/>
              </w:rPr>
              <w:t>Encodings</w:t>
            </w:r>
          </w:p>
        </w:tc>
        <w:tc>
          <w:tcPr>
            <w:tcW w:w="2430" w:type="dxa"/>
          </w:tcPr>
          <w:p w:rsidR="00A50733" w:rsidRPr="00E8307D" w:rsidRDefault="00A50733" w:rsidP="00284194">
            <w:pPr>
              <w:rPr>
                <w:rFonts w:ascii="Courier New" w:hAnsi="Courier New" w:cs="Courier New"/>
              </w:rPr>
            </w:pPr>
            <w:r>
              <w:rPr>
                <w:rFonts w:ascii="Courier New" w:hAnsi="Courier New" w:cs="Courier New"/>
              </w:rPr>
              <w:t xml:space="preserve">Array of </w:t>
            </w:r>
            <w:hyperlink w:anchor="_Encodings" w:history="1">
              <w:r w:rsidRPr="00064973">
                <w:rPr>
                  <w:rStyle w:val="Hyperlink"/>
                  <w:rFonts w:ascii="Courier New" w:hAnsi="Courier New" w:cs="Courier New"/>
                </w:rPr>
                <w:t>Encoding</w:t>
              </w:r>
            </w:hyperlink>
          </w:p>
        </w:tc>
        <w:tc>
          <w:tcPr>
            <w:tcW w:w="4225" w:type="dxa"/>
          </w:tcPr>
          <w:p w:rsidR="00A50733" w:rsidRDefault="00A50733" w:rsidP="00284194">
            <w:pPr>
              <w:autoSpaceDE w:val="0"/>
              <w:autoSpaceDN w:val="0"/>
              <w:adjustRightInd w:val="0"/>
            </w:pPr>
            <w:r>
              <w:t xml:space="preserve">A list of </w:t>
            </w:r>
            <w:ins w:id="28" w:author="Musavi, Hamid [USA]" w:date="2018-10-29T10:44:00Z">
              <w:r>
                <w:fldChar w:fldCharType="begin"/>
              </w:r>
              <w:r>
                <w:instrText xml:space="preserve"> HYPERLINK  \l "_ASN.1_Encodings" </w:instrText>
              </w:r>
              <w:r>
                <w:fldChar w:fldCharType="separate"/>
              </w:r>
              <w:r w:rsidRPr="00A50733">
                <w:rPr>
                  <w:rStyle w:val="Hyperlink"/>
                </w:rPr>
                <w:t>Asn1Encodings</w:t>
              </w:r>
              <w:r>
                <w:fldChar w:fldCharType="end"/>
              </w:r>
            </w:ins>
            <w:r>
              <w:t xml:space="preserve">. See section </w:t>
            </w:r>
            <w:r>
              <w:fldChar w:fldCharType="begin"/>
            </w:r>
            <w:r>
              <w:instrText xml:space="preserve"> REF _Ref511810641 \r \h </w:instrText>
            </w:r>
            <w:r>
              <w:fldChar w:fldCharType="separate"/>
            </w:r>
            <w:r>
              <w:t>3.4</w:t>
            </w:r>
            <w:r>
              <w:fldChar w:fldCharType="end"/>
            </w:r>
          </w:p>
        </w:tc>
      </w:tr>
      <w:tr w:rsidR="00E0724D" w:rsidRPr="003E745F" w:rsidTr="00E0724D">
        <w:tc>
          <w:tcPr>
            <w:tcW w:w="2695" w:type="dxa"/>
          </w:tcPr>
          <w:p w:rsidR="00E0724D" w:rsidRDefault="00E0724D" w:rsidP="00284194">
            <w:pPr>
              <w:rPr>
                <w:rFonts w:ascii="Courier New" w:hAnsi="Courier New" w:cs="Courier New"/>
              </w:rPr>
            </w:pPr>
            <w:r w:rsidRPr="00E8307D">
              <w:rPr>
                <w:rFonts w:ascii="Courier New" w:hAnsi="Courier New" w:cs="Courier New"/>
              </w:rPr>
              <w:t>logFileName</w:t>
            </w:r>
          </w:p>
        </w:tc>
        <w:tc>
          <w:tcPr>
            <w:tcW w:w="2430" w:type="dxa"/>
          </w:tcPr>
          <w:p w:rsidR="00E0724D" w:rsidRPr="000901B3" w:rsidRDefault="00E0724D" w:rsidP="00284194">
            <w:pPr>
              <w:rPr>
                <w:rFonts w:ascii="Courier New" w:hAnsi="Courier New" w:cs="Courier New"/>
              </w:rPr>
            </w:pPr>
            <w:r w:rsidRPr="000901B3">
              <w:rPr>
                <w:rFonts w:ascii="Courier New" w:hAnsi="Courier New" w:cs="Courier New"/>
              </w:rPr>
              <w:t>String</w:t>
            </w:r>
          </w:p>
        </w:tc>
        <w:tc>
          <w:tcPr>
            <w:tcW w:w="4225" w:type="dxa"/>
          </w:tcPr>
          <w:p w:rsidR="00E0724D" w:rsidRDefault="00E0724D" w:rsidP="00284194">
            <w:pPr>
              <w:keepNext/>
            </w:pPr>
            <w:r>
              <w:t>Simple name of the log file ingested. This element is defined in OdeLogMetadata</w:t>
            </w:r>
          </w:p>
        </w:tc>
      </w:tr>
      <w:tr w:rsidR="00E0724D" w:rsidRPr="003E745F" w:rsidTr="00E0724D">
        <w:tc>
          <w:tcPr>
            <w:tcW w:w="2695" w:type="dxa"/>
          </w:tcPr>
          <w:p w:rsidR="00E0724D" w:rsidRDefault="00E0724D" w:rsidP="00284194">
            <w:pPr>
              <w:rPr>
                <w:rFonts w:ascii="Courier New" w:hAnsi="Courier New" w:cs="Courier New"/>
              </w:rPr>
            </w:pPr>
            <w:r w:rsidRPr="007568DF">
              <w:rPr>
                <w:rFonts w:ascii="Courier New" w:hAnsi="Courier New" w:cs="Courier New"/>
              </w:rPr>
              <w:t>odeReceivedAt</w:t>
            </w:r>
            <w:r>
              <w:rPr>
                <w:rStyle w:val="EndnoteReference"/>
                <w:rFonts w:ascii="Courier New" w:hAnsi="Courier New" w:cs="Courier New"/>
              </w:rPr>
              <w:endnoteReference w:id="1"/>
            </w:r>
            <w:r>
              <w:rPr>
                <w:rStyle w:val="FootnoteReference"/>
                <w:rFonts w:ascii="Courier New" w:hAnsi="Courier New" w:cs="Courier New"/>
              </w:rPr>
              <w:footnoteReference w:id="2"/>
            </w:r>
          </w:p>
        </w:tc>
        <w:tc>
          <w:tcPr>
            <w:tcW w:w="2430" w:type="dxa"/>
          </w:tcPr>
          <w:p w:rsidR="00E0724D" w:rsidRDefault="00E0724D" w:rsidP="00284194">
            <w:pPr>
              <w:rPr>
                <w:rFonts w:ascii="Courier New" w:hAnsi="Courier New" w:cs="Courier New"/>
              </w:rPr>
            </w:pPr>
            <w:r>
              <w:rPr>
                <w:rFonts w:ascii="Courier New" w:hAnsi="Courier New" w:cs="Courier New"/>
              </w:rPr>
              <w:t>String</w:t>
            </w:r>
          </w:p>
        </w:tc>
        <w:tc>
          <w:tcPr>
            <w:tcW w:w="4225" w:type="dxa"/>
          </w:tcPr>
          <w:p w:rsidR="00E0724D" w:rsidRPr="003E745F" w:rsidRDefault="00E0724D" w:rsidP="00284194">
            <w:pPr>
              <w:keepNext/>
            </w:pPr>
            <w:r>
              <w:t xml:space="preserve">The date and time that the payload paired with this metadata was received by the ODE. </w:t>
            </w:r>
            <w:r>
              <w:rPr>
                <w:rFonts w:ascii="Segoe UI" w:hAnsi="Segoe UI" w:cs="Segoe UI"/>
                <w:sz w:val="18"/>
                <w:szCs w:val="18"/>
              </w:rPr>
              <w:t xml:space="preserve">The ISO date-time format : </w:t>
            </w:r>
            <w:r w:rsidRPr="00515E5E">
              <w:rPr>
                <w:b/>
              </w:rPr>
              <w:t>yyyy-MM-ddThh:mm:ss.sssZ</w:t>
            </w:r>
            <w:del w:id="29" w:author="Musavi, Hamid [USA]" w:date="2018-11-09T15:28:00Z">
              <w:r w:rsidDel="001C3DDE">
                <w:rPr>
                  <w:b/>
                </w:rPr>
                <w:delText>[zoneId]</w:delText>
              </w:r>
            </w:del>
            <w:r>
              <w:rPr>
                <w:rFonts w:ascii="Segoe UI" w:hAnsi="Segoe UI" w:cs="Segoe UI"/>
                <w:sz w:val="18"/>
                <w:szCs w:val="18"/>
              </w:rPr>
              <w:t xml:space="preserve">, such as </w:t>
            </w:r>
            <w:r w:rsidRPr="008B1559">
              <w:rPr>
                <w:rFonts w:ascii="Courier New" w:hAnsi="Courier New" w:cs="Courier New"/>
                <w:sz w:val="20"/>
                <w:szCs w:val="20"/>
              </w:rPr>
              <w:t>2017-10-25T22:38:59.592Z</w:t>
            </w:r>
            <w:del w:id="30" w:author="Musavi, Hamid [USA]" w:date="2018-11-09T15:28:00Z">
              <w:r w:rsidRPr="008B1559" w:rsidDel="001C3DDE">
                <w:rPr>
                  <w:rFonts w:ascii="Courier New" w:hAnsi="Courier New" w:cs="Courier New"/>
                  <w:sz w:val="20"/>
                  <w:szCs w:val="20"/>
                </w:rPr>
                <w:delText>[UTC]</w:delText>
              </w:r>
            </w:del>
            <w:r>
              <w:rPr>
                <w:rFonts w:ascii="Segoe UI" w:hAnsi="Segoe UI" w:cs="Segoe UI"/>
                <w:sz w:val="18"/>
                <w:szCs w:val="18"/>
              </w:rPr>
              <w:t>'.</w:t>
            </w:r>
          </w:p>
        </w:tc>
      </w:tr>
      <w:tr w:rsidR="00E0724D" w:rsidRPr="003E745F" w:rsidTr="00E0724D">
        <w:tc>
          <w:tcPr>
            <w:tcW w:w="2695" w:type="dxa"/>
          </w:tcPr>
          <w:p w:rsidR="00E0724D" w:rsidRPr="003E745F" w:rsidRDefault="00E0724D" w:rsidP="00284194">
            <w:r w:rsidRPr="005A611E">
              <w:rPr>
                <w:rFonts w:ascii="Courier New" w:hAnsi="Courier New" w:cs="Courier New"/>
              </w:rPr>
              <w:t>payloadType</w:t>
            </w:r>
          </w:p>
        </w:tc>
        <w:tc>
          <w:tcPr>
            <w:tcW w:w="2430" w:type="dxa"/>
          </w:tcPr>
          <w:p w:rsidR="00E0724D" w:rsidRPr="003E745F" w:rsidRDefault="00E0724D" w:rsidP="00284194">
            <w:r w:rsidRPr="00831530">
              <w:rPr>
                <w:rFonts w:ascii="Courier New" w:hAnsi="Courier New" w:cs="Courier New"/>
              </w:rPr>
              <w:t>String</w:t>
            </w:r>
            <w:r w:rsidRPr="00831530">
              <w:rPr>
                <w:rFonts w:ascii="Courier New" w:hAnsi="Courier New" w:cs="Courier New"/>
              </w:rPr>
              <w:tab/>
            </w:r>
          </w:p>
        </w:tc>
        <w:tc>
          <w:tcPr>
            <w:tcW w:w="4225" w:type="dxa"/>
          </w:tcPr>
          <w:p w:rsidR="00E0724D" w:rsidRPr="003E745F" w:rsidRDefault="00E0724D" w:rsidP="00284194">
            <w:r>
              <w:t>The Java type of the payload data structure</w:t>
            </w:r>
          </w:p>
        </w:tc>
      </w:tr>
      <w:tr w:rsidR="00E0724D" w:rsidRPr="003E745F" w:rsidTr="00284194">
        <w:tc>
          <w:tcPr>
            <w:tcW w:w="2695" w:type="dxa"/>
          </w:tcPr>
          <w:p w:rsidR="00E0724D" w:rsidRPr="006A024C" w:rsidRDefault="00E0724D" w:rsidP="00284194">
            <w:pPr>
              <w:rPr>
                <w:rFonts w:ascii="Courier New" w:hAnsi="Courier New" w:cs="Courier New"/>
              </w:rPr>
            </w:pPr>
            <w:r w:rsidRPr="006A024C">
              <w:rPr>
                <w:rFonts w:ascii="Courier New" w:hAnsi="Courier New" w:cs="Courier New"/>
              </w:rPr>
              <w:t>receivedMessageDetails</w:t>
            </w:r>
            <w:r>
              <w:rPr>
                <w:rStyle w:val="FootnoteReference"/>
                <w:rFonts w:ascii="Courier New" w:hAnsi="Courier New" w:cs="Courier New"/>
              </w:rPr>
              <w:footnoteReference w:id="3"/>
            </w:r>
          </w:p>
        </w:tc>
        <w:tc>
          <w:tcPr>
            <w:tcW w:w="2430" w:type="dxa"/>
          </w:tcPr>
          <w:p w:rsidR="00E0724D" w:rsidRPr="006A024C" w:rsidRDefault="001C3DDE" w:rsidP="00284194">
            <w:pPr>
              <w:rPr>
                <w:rFonts w:ascii="Courier New" w:hAnsi="Courier New" w:cs="Courier New"/>
              </w:rPr>
            </w:pPr>
            <w:hyperlink w:anchor="_ReceivedMessageDetails" w:history="1">
              <w:r w:rsidR="00E0724D" w:rsidRPr="00064973">
                <w:rPr>
                  <w:rStyle w:val="Hyperlink"/>
                  <w:rFonts w:ascii="Courier New" w:hAnsi="Courier New" w:cs="Courier New"/>
                </w:rPr>
                <w:t>ReceivedMessageDetails</w:t>
              </w:r>
            </w:hyperlink>
          </w:p>
        </w:tc>
        <w:tc>
          <w:tcPr>
            <w:tcW w:w="4225" w:type="dxa"/>
          </w:tcPr>
          <w:p w:rsidR="00E0724D" w:rsidRDefault="00E0724D" w:rsidP="00284194">
            <w:pPr>
              <w:keepNext/>
              <w:autoSpaceDE w:val="0"/>
              <w:autoSpaceDN w:val="0"/>
              <w:adjustRightInd w:val="0"/>
            </w:pPr>
            <w:r>
              <w:t xml:space="preserve">See section </w:t>
            </w:r>
            <w:r>
              <w:fldChar w:fldCharType="begin"/>
            </w:r>
            <w:r>
              <w:instrText xml:space="preserve"> REF _Ref511810761 \r \h </w:instrText>
            </w:r>
            <w:r>
              <w:fldChar w:fldCharType="separate"/>
            </w:r>
            <w:r>
              <w:t>3.5</w:t>
            </w:r>
            <w:r>
              <w:fldChar w:fldCharType="end"/>
            </w:r>
          </w:p>
        </w:tc>
      </w:tr>
      <w:tr w:rsidR="00E0724D" w:rsidRPr="003E745F" w:rsidTr="00E0724D">
        <w:tc>
          <w:tcPr>
            <w:tcW w:w="2695" w:type="dxa"/>
          </w:tcPr>
          <w:p w:rsidR="00E0724D" w:rsidDel="007568DF" w:rsidRDefault="00E0724D" w:rsidP="00284194">
            <w:pPr>
              <w:rPr>
                <w:rFonts w:ascii="Courier New" w:hAnsi="Courier New" w:cs="Courier New"/>
              </w:rPr>
            </w:pPr>
            <w:r w:rsidRPr="007568DF">
              <w:rPr>
                <w:rFonts w:ascii="Courier New" w:hAnsi="Courier New" w:cs="Courier New"/>
              </w:rPr>
              <w:t>recordGeneratedAt</w:t>
            </w:r>
            <w:bookmarkStart w:id="31" w:name="_Ref512500396"/>
            <w:r>
              <w:rPr>
                <w:rStyle w:val="FootnoteReference"/>
                <w:rFonts w:ascii="Courier New" w:hAnsi="Courier New" w:cs="Courier New"/>
              </w:rPr>
              <w:footnoteReference w:id="4"/>
            </w:r>
            <w:bookmarkEnd w:id="31"/>
          </w:p>
        </w:tc>
        <w:tc>
          <w:tcPr>
            <w:tcW w:w="2430" w:type="dxa"/>
          </w:tcPr>
          <w:p w:rsidR="00E0724D"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keepNext/>
            </w:pPr>
            <w:r>
              <w:t xml:space="preserve">The date and time that the data was generated at the source defined by </w:t>
            </w:r>
            <w:r w:rsidRPr="000901B3">
              <w:rPr>
                <w:rFonts w:ascii="Courier New" w:hAnsi="Courier New" w:cs="Courier New"/>
              </w:rPr>
              <w:t>recordGeneratedBy</w:t>
            </w:r>
            <w:r>
              <w:rPr>
                <w:rFonts w:ascii="Courier New" w:hAnsi="Courier New" w:cs="Courier New"/>
              </w:rPr>
              <w:t xml:space="preserve">. </w:t>
            </w:r>
            <w:r>
              <w:rPr>
                <w:rFonts w:ascii="Segoe UI" w:hAnsi="Segoe UI" w:cs="Segoe UI"/>
                <w:sz w:val="18"/>
                <w:szCs w:val="18"/>
              </w:rPr>
              <w:t>The ISO</w:t>
            </w:r>
            <w:del w:id="32" w:author="Musavi, Hamid [USA]" w:date="2018-11-09T15:29:00Z">
              <w:r w:rsidDel="001C3DDE">
                <w:rPr>
                  <w:rFonts w:ascii="Segoe UI" w:hAnsi="Segoe UI" w:cs="Segoe UI"/>
                  <w:sz w:val="18"/>
                  <w:szCs w:val="18"/>
                </w:rPr>
                <w:delText>-like</w:delText>
              </w:r>
            </w:del>
            <w:r>
              <w:rPr>
                <w:rFonts w:ascii="Segoe UI" w:hAnsi="Segoe UI" w:cs="Segoe UI"/>
                <w:sz w:val="18"/>
                <w:szCs w:val="18"/>
              </w:rPr>
              <w:t xml:space="preserve"> date-time format</w:t>
            </w:r>
            <w:del w:id="33" w:author="Musavi, Hamid [USA]" w:date="2018-11-09T15:29:00Z">
              <w:r w:rsidDel="001C3DDE">
                <w:rPr>
                  <w:rFonts w:ascii="Segoe UI" w:hAnsi="Segoe UI" w:cs="Segoe UI"/>
                  <w:sz w:val="18"/>
                  <w:szCs w:val="18"/>
                </w:rPr>
                <w:delText xml:space="preserve"> with offset and zone</w:delText>
              </w:r>
            </w:del>
            <w:r>
              <w:rPr>
                <w:rFonts w:ascii="Segoe UI" w:hAnsi="Segoe UI" w:cs="Segoe UI"/>
                <w:sz w:val="18"/>
                <w:szCs w:val="18"/>
              </w:rPr>
              <w:t xml:space="preserve">: </w:t>
            </w:r>
            <w:r w:rsidRPr="00515E5E">
              <w:rPr>
                <w:b/>
              </w:rPr>
              <w:t>yyyy-MM-ddThh:mm:ss.sssZ</w:t>
            </w:r>
            <w:del w:id="34" w:author="Musavi, Hamid [USA]" w:date="2018-11-09T15:29:00Z">
              <w:r w:rsidDel="001C3DDE">
                <w:rPr>
                  <w:b/>
                </w:rPr>
                <w:delText>[zoneId]</w:delText>
              </w:r>
            </w:del>
            <w:r>
              <w:rPr>
                <w:rFonts w:ascii="Segoe UI" w:hAnsi="Segoe UI" w:cs="Segoe UI"/>
                <w:sz w:val="18"/>
                <w:szCs w:val="18"/>
              </w:rPr>
              <w:t xml:space="preserve">, such as </w:t>
            </w:r>
            <w:r w:rsidRPr="008B1559">
              <w:rPr>
                <w:rFonts w:ascii="Courier New" w:hAnsi="Courier New" w:cs="Courier New"/>
                <w:sz w:val="20"/>
                <w:szCs w:val="20"/>
              </w:rPr>
              <w:t>2017-10-25T22:38:59.592Z</w:t>
            </w:r>
            <w:del w:id="35" w:author="Musavi, Hamid [USA]" w:date="2018-11-09T15:29:00Z">
              <w:r w:rsidRPr="008B1559" w:rsidDel="001C3DDE">
                <w:rPr>
                  <w:rFonts w:ascii="Courier New" w:hAnsi="Courier New" w:cs="Courier New"/>
                  <w:sz w:val="20"/>
                  <w:szCs w:val="20"/>
                </w:rPr>
                <w:delText>[UTC]</w:delText>
              </w:r>
            </w:del>
            <w:r>
              <w:rPr>
                <w:rFonts w:ascii="Segoe UI" w:hAnsi="Segoe UI" w:cs="Segoe UI"/>
                <w:sz w:val="18"/>
                <w:szCs w:val="18"/>
              </w:rPr>
              <w:t>'.</w:t>
            </w:r>
          </w:p>
        </w:tc>
      </w:tr>
      <w:tr w:rsidR="00E0724D" w:rsidRPr="003E745F" w:rsidTr="00E0724D">
        <w:tc>
          <w:tcPr>
            <w:tcW w:w="2695" w:type="dxa"/>
          </w:tcPr>
          <w:p w:rsidR="00E0724D" w:rsidRPr="007568DF" w:rsidRDefault="00E0724D" w:rsidP="00284194">
            <w:pPr>
              <w:rPr>
                <w:rFonts w:ascii="Courier New" w:hAnsi="Courier New" w:cs="Courier New"/>
              </w:rPr>
            </w:pPr>
            <w:r w:rsidRPr="00831530">
              <w:rPr>
                <w:rFonts w:ascii="Courier New" w:hAnsi="Courier New" w:cs="Courier New"/>
              </w:rPr>
              <w:t>recordGeneratedBy</w:t>
            </w:r>
            <w:r w:rsidRPr="000B4546">
              <w:rPr>
                <w:rFonts w:ascii="Courier New" w:hAnsi="Courier New" w:cs="Courier New"/>
                <w:vertAlign w:val="superscript"/>
              </w:rPr>
              <w:fldChar w:fldCharType="begin"/>
            </w:r>
            <w:r w:rsidRPr="000B4546">
              <w:rPr>
                <w:rFonts w:ascii="Courier New" w:hAnsi="Courier New" w:cs="Courier New"/>
                <w:vertAlign w:val="superscript"/>
              </w:rPr>
              <w:instrText xml:space="preserve"> NOTEREF _Ref512500396 \h </w:instrText>
            </w:r>
            <w:r>
              <w:rPr>
                <w:rFonts w:ascii="Courier New" w:hAnsi="Courier New" w:cs="Courier New"/>
                <w:vertAlign w:val="superscript"/>
              </w:rPr>
              <w:instrText xml:space="preserve"> \* MERGEFORMAT </w:instrText>
            </w:r>
            <w:r w:rsidRPr="000B4546">
              <w:rPr>
                <w:rFonts w:ascii="Courier New" w:hAnsi="Courier New" w:cs="Courier New"/>
                <w:vertAlign w:val="superscript"/>
              </w:rPr>
            </w:r>
            <w:r w:rsidRPr="000B4546">
              <w:rPr>
                <w:rFonts w:ascii="Courier New" w:hAnsi="Courier New" w:cs="Courier New"/>
                <w:vertAlign w:val="superscript"/>
              </w:rPr>
              <w:fldChar w:fldCharType="separate"/>
            </w:r>
            <w:r>
              <w:rPr>
                <w:rFonts w:ascii="Courier New" w:hAnsi="Courier New" w:cs="Courier New"/>
                <w:vertAlign w:val="superscript"/>
              </w:rPr>
              <w:t>3</w:t>
            </w:r>
            <w:r w:rsidRPr="000B4546">
              <w:rPr>
                <w:rFonts w:ascii="Courier New" w:hAnsi="Courier New" w:cs="Courier New"/>
                <w:vertAlign w:val="superscript"/>
              </w:rPr>
              <w:fldChar w:fldCharType="end"/>
            </w:r>
          </w:p>
        </w:tc>
        <w:tc>
          <w:tcPr>
            <w:tcW w:w="2430" w:type="dxa"/>
          </w:tcPr>
          <w:p w:rsidR="00E0724D"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autoSpaceDE w:val="0"/>
              <w:autoSpaceDN w:val="0"/>
              <w:adjustRightInd w:val="0"/>
            </w:pPr>
            <w:r>
              <w:t>An enumeration value from</w:t>
            </w:r>
            <w:r>
              <w:br/>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GeneratedBy</w:t>
            </w:r>
            <w:r>
              <w:rPr>
                <w:rFonts w:ascii="Consolas" w:hAnsi="Consolas" w:cs="Consolas"/>
                <w:color w:val="000000"/>
                <w:sz w:val="20"/>
                <w:szCs w:val="20"/>
              </w:rPr>
              <w:t xml:space="preserve"> {</w:t>
            </w:r>
            <w:r>
              <w:rPr>
                <w:rFonts w:ascii="Consolas" w:hAnsi="Consolas" w:cs="Consolas"/>
                <w:b/>
                <w:bCs/>
                <w:i/>
                <w:iCs/>
                <w:color w:val="0000C0"/>
                <w:sz w:val="20"/>
                <w:szCs w:val="20"/>
              </w:rPr>
              <w:t>TMC</w:t>
            </w:r>
            <w:r>
              <w:rPr>
                <w:rFonts w:ascii="Consolas" w:hAnsi="Consolas" w:cs="Consolas"/>
                <w:color w:val="000000"/>
                <w:sz w:val="20"/>
                <w:szCs w:val="20"/>
              </w:rPr>
              <w:t xml:space="preserve">, </w:t>
            </w:r>
            <w:r>
              <w:rPr>
                <w:rFonts w:ascii="Consolas" w:hAnsi="Consolas" w:cs="Consolas"/>
                <w:b/>
                <w:bCs/>
                <w:i/>
                <w:iCs/>
                <w:color w:val="0000C0"/>
                <w:sz w:val="20"/>
                <w:szCs w:val="20"/>
              </w:rPr>
              <w:t>OBU</w:t>
            </w:r>
            <w:r>
              <w:rPr>
                <w:rFonts w:ascii="Consolas" w:hAnsi="Consolas" w:cs="Consolas"/>
                <w:color w:val="000000"/>
                <w:sz w:val="20"/>
                <w:szCs w:val="20"/>
              </w:rPr>
              <w:t xml:space="preserve">, </w:t>
            </w:r>
            <w:r>
              <w:rPr>
                <w:rFonts w:ascii="Consolas" w:hAnsi="Consolas" w:cs="Consolas"/>
                <w:b/>
                <w:bCs/>
                <w:i/>
                <w:iCs/>
                <w:color w:val="0000C0"/>
                <w:sz w:val="20"/>
                <w:szCs w:val="20"/>
              </w:rPr>
              <w:t>RSU</w:t>
            </w:r>
            <w:r>
              <w:rPr>
                <w:rFonts w:ascii="Consolas" w:hAnsi="Consolas" w:cs="Consolas"/>
                <w:color w:val="000000"/>
                <w:sz w:val="20"/>
                <w:szCs w:val="20"/>
              </w:rPr>
              <w:t>}</w:t>
            </w:r>
          </w:p>
        </w:tc>
      </w:tr>
      <w:tr w:rsidR="00E0724D" w:rsidRPr="003E745F" w:rsidTr="00284194">
        <w:tc>
          <w:tcPr>
            <w:tcW w:w="2695" w:type="dxa"/>
          </w:tcPr>
          <w:p w:rsidR="00E0724D" w:rsidRPr="00E8307D" w:rsidRDefault="00E0724D" w:rsidP="00284194">
            <w:pPr>
              <w:rPr>
                <w:rFonts w:ascii="Courier New" w:hAnsi="Courier New" w:cs="Courier New"/>
              </w:rPr>
            </w:pPr>
            <w:r w:rsidRPr="00E8307D">
              <w:rPr>
                <w:rFonts w:ascii="Courier New" w:hAnsi="Courier New" w:cs="Courier New"/>
              </w:rPr>
              <w:t>recordType</w:t>
            </w:r>
            <w:r>
              <w:rPr>
                <w:rStyle w:val="FootnoteReference"/>
                <w:rFonts w:ascii="Courier New" w:hAnsi="Courier New" w:cs="Courier New"/>
              </w:rPr>
              <w:footnoteReference w:id="5"/>
            </w:r>
          </w:p>
        </w:tc>
        <w:tc>
          <w:tcPr>
            <w:tcW w:w="2430" w:type="dxa"/>
          </w:tcPr>
          <w:p w:rsidR="00E0724D" w:rsidRPr="00E8307D" w:rsidRDefault="00E0724D" w:rsidP="00284194">
            <w:pPr>
              <w:rPr>
                <w:rFonts w:ascii="Courier New" w:hAnsi="Courier New" w:cs="Courier New"/>
              </w:rPr>
            </w:pPr>
            <w:r>
              <w:rPr>
                <w:rFonts w:ascii="Courier New" w:hAnsi="Courier New" w:cs="Courier New"/>
              </w:rPr>
              <w:t>String</w:t>
            </w:r>
          </w:p>
        </w:tc>
        <w:tc>
          <w:tcPr>
            <w:tcW w:w="4225" w:type="dxa"/>
          </w:tcPr>
          <w:p w:rsidR="00E0724D" w:rsidRDefault="00E0724D" w:rsidP="00284194">
            <w:pPr>
              <w:keepNext/>
              <w:rPr>
                <w:rFonts w:ascii="Consolas" w:hAnsi="Consolas" w:cs="Consolas"/>
                <w:color w:val="000000"/>
                <w:sz w:val="20"/>
                <w:szCs w:val="20"/>
              </w:rPr>
            </w:pPr>
            <w:r>
              <w:t xml:space="preserve">This field identifies the file type from which the record was ingested and the record </w:t>
            </w:r>
            <w:r>
              <w:lastRenderedPageBreak/>
              <w:t xml:space="preserve">type. Current valid file types are: </w:t>
            </w:r>
            <w:r>
              <w:rPr>
                <w:rFonts w:ascii="Consolas" w:hAnsi="Consolas" w:cs="Consolas"/>
                <w:color w:val="000000"/>
                <w:sz w:val="20"/>
                <w:szCs w:val="20"/>
              </w:rPr>
              <w:t>{</w:t>
            </w:r>
            <w:r>
              <w:rPr>
                <w:rFonts w:ascii="Consolas" w:hAnsi="Consolas" w:cs="Consolas"/>
                <w:b/>
                <w:bCs/>
                <w:i/>
                <w:iCs/>
                <w:color w:val="0000C0"/>
                <w:sz w:val="20"/>
                <w:szCs w:val="20"/>
              </w:rPr>
              <w:t>bsmLogDuringEvent</w:t>
            </w:r>
            <w:r>
              <w:rPr>
                <w:rFonts w:ascii="Consolas" w:hAnsi="Consolas" w:cs="Consolas"/>
                <w:color w:val="000000"/>
                <w:sz w:val="20"/>
                <w:szCs w:val="20"/>
              </w:rPr>
              <w:t xml:space="preserve">, </w:t>
            </w:r>
            <w:r>
              <w:rPr>
                <w:rFonts w:ascii="Consolas" w:hAnsi="Consolas" w:cs="Consolas"/>
                <w:b/>
                <w:bCs/>
                <w:i/>
                <w:iCs/>
                <w:color w:val="0000C0"/>
                <w:sz w:val="20"/>
                <w:szCs w:val="20"/>
              </w:rPr>
              <w:t>rxMsg</w:t>
            </w:r>
            <w:r>
              <w:rPr>
                <w:rFonts w:ascii="Consolas" w:hAnsi="Consolas" w:cs="Consolas"/>
                <w:color w:val="000000"/>
                <w:sz w:val="20"/>
                <w:szCs w:val="20"/>
              </w:rPr>
              <w:t xml:space="preserve">, </w:t>
            </w:r>
            <w:r>
              <w:rPr>
                <w:rFonts w:ascii="Consolas" w:hAnsi="Consolas" w:cs="Consolas"/>
                <w:b/>
                <w:bCs/>
                <w:i/>
                <w:iCs/>
                <w:color w:val="0000C0"/>
                <w:sz w:val="20"/>
                <w:szCs w:val="20"/>
              </w:rPr>
              <w:t>dnMsg</w:t>
            </w:r>
            <w:r>
              <w:rPr>
                <w:rFonts w:ascii="Consolas" w:hAnsi="Consolas" w:cs="Consolas"/>
                <w:color w:val="000000"/>
                <w:sz w:val="20"/>
                <w:szCs w:val="20"/>
              </w:rPr>
              <w:t xml:space="preserve">, </w:t>
            </w:r>
            <w:r>
              <w:rPr>
                <w:rFonts w:ascii="Consolas" w:hAnsi="Consolas" w:cs="Consolas"/>
                <w:b/>
                <w:bCs/>
                <w:i/>
                <w:iCs/>
                <w:color w:val="0000C0"/>
                <w:sz w:val="20"/>
                <w:szCs w:val="20"/>
              </w:rPr>
              <w:t>bsmTx</w:t>
            </w:r>
            <w:r>
              <w:rPr>
                <w:rFonts w:ascii="Consolas" w:hAnsi="Consolas" w:cs="Consolas"/>
                <w:color w:val="000000"/>
                <w:sz w:val="20"/>
                <w:szCs w:val="20"/>
              </w:rPr>
              <w:t xml:space="preserve">, </w:t>
            </w:r>
            <w:r>
              <w:rPr>
                <w:rFonts w:ascii="Consolas" w:hAnsi="Consolas" w:cs="Consolas"/>
                <w:b/>
                <w:bCs/>
                <w:i/>
                <w:iCs/>
                <w:color w:val="0000C0"/>
                <w:sz w:val="20"/>
                <w:szCs w:val="20"/>
              </w:rPr>
              <w:t>driverAlert</w:t>
            </w:r>
            <w:r>
              <w:rPr>
                <w:rFonts w:ascii="Consolas" w:hAnsi="Consolas" w:cs="Consolas"/>
                <w:color w:val="000000"/>
                <w:sz w:val="20"/>
                <w:szCs w:val="20"/>
              </w:rPr>
              <w:t xml:space="preserve">, </w:t>
            </w:r>
            <w:r>
              <w:rPr>
                <w:rFonts w:ascii="Consolas" w:hAnsi="Consolas" w:cs="Consolas"/>
                <w:b/>
                <w:bCs/>
                <w:i/>
                <w:iCs/>
                <w:color w:val="0000C0"/>
                <w:sz w:val="20"/>
                <w:szCs w:val="20"/>
              </w:rPr>
              <w:t>unsupported</w:t>
            </w:r>
            <w:r>
              <w:rPr>
                <w:rFonts w:ascii="Consolas" w:hAnsi="Consolas" w:cs="Consolas"/>
                <w:color w:val="000000"/>
                <w:sz w:val="20"/>
                <w:szCs w:val="20"/>
              </w:rPr>
              <w:t xml:space="preserve">}. </w:t>
            </w:r>
          </w:p>
          <w:p w:rsidR="00E0724D" w:rsidRDefault="00E0724D" w:rsidP="00284194">
            <w:pPr>
              <w:keepNext/>
            </w:pPr>
          </w:p>
        </w:tc>
      </w:tr>
      <w:tr w:rsidR="00E0724D" w:rsidRPr="003E745F" w:rsidTr="00E0724D">
        <w:trPr>
          <w:ins w:id="36" w:author="Musavi, Hamid [USA]" w:date="2018-10-29T10:35:00Z"/>
        </w:trPr>
        <w:tc>
          <w:tcPr>
            <w:tcW w:w="2695" w:type="dxa"/>
          </w:tcPr>
          <w:p w:rsidR="00E0724D" w:rsidRPr="00831530" w:rsidRDefault="00A50733" w:rsidP="00284194">
            <w:pPr>
              <w:rPr>
                <w:ins w:id="37" w:author="Musavi, Hamid [USA]" w:date="2018-10-29T10:35:00Z"/>
                <w:rFonts w:ascii="Courier New" w:hAnsi="Courier New" w:cs="Courier New"/>
              </w:rPr>
            </w:pPr>
            <w:ins w:id="38" w:author="Musavi, Hamid [USA]" w:date="2018-10-29T10:46:00Z">
              <w:r>
                <w:rPr>
                  <w:rFonts w:ascii="Courier New" w:hAnsi="Courier New" w:cs="Courier New"/>
                </w:rPr>
                <w:lastRenderedPageBreak/>
                <w:t>r</w:t>
              </w:r>
            </w:ins>
            <w:ins w:id="39" w:author="Musavi, Hamid [USA]" w:date="2018-10-29T10:35:00Z">
              <w:r w:rsidR="00E0724D">
                <w:rPr>
                  <w:rFonts w:ascii="Courier New" w:hAnsi="Courier New" w:cs="Courier New"/>
                </w:rPr>
                <w:t>equest</w:t>
              </w:r>
            </w:ins>
            <w:ins w:id="40" w:author="Musavi, Hamid [USA]" w:date="2018-11-09T11:05:00Z">
              <w:r w:rsidR="000C5D5E">
                <w:rPr>
                  <w:rStyle w:val="FootnoteReference"/>
                  <w:rFonts w:ascii="Courier New" w:hAnsi="Courier New" w:cs="Courier New"/>
                </w:rPr>
                <w:footnoteReference w:id="6"/>
              </w:r>
            </w:ins>
          </w:p>
        </w:tc>
        <w:tc>
          <w:tcPr>
            <w:tcW w:w="2430" w:type="dxa"/>
          </w:tcPr>
          <w:p w:rsidR="00E0724D" w:rsidRDefault="00E0724D" w:rsidP="00284194">
            <w:pPr>
              <w:rPr>
                <w:ins w:id="42" w:author="Musavi, Hamid [USA]" w:date="2018-10-29T10:35:00Z"/>
                <w:rFonts w:ascii="Courier New" w:hAnsi="Courier New" w:cs="Courier New"/>
              </w:rPr>
            </w:pPr>
            <w:ins w:id="43" w:author="Musavi, Hamid [USA]" w:date="2018-10-29T10:39:00Z">
              <w:r w:rsidRPr="00E0724D">
                <w:rPr>
                  <w:rFonts w:ascii="Courier New" w:hAnsi="Courier New" w:cs="Courier New"/>
                </w:rPr>
                <w:t>ServiceRequest</w:t>
              </w:r>
            </w:ins>
          </w:p>
        </w:tc>
        <w:tc>
          <w:tcPr>
            <w:tcW w:w="4225" w:type="dxa"/>
          </w:tcPr>
          <w:p w:rsidR="00E0724D" w:rsidRDefault="00E0724D" w:rsidP="00284194">
            <w:pPr>
              <w:autoSpaceDE w:val="0"/>
              <w:autoSpaceDN w:val="0"/>
              <w:adjustRightInd w:val="0"/>
              <w:rPr>
                <w:ins w:id="44" w:author="Musavi, Hamid [USA]" w:date="2018-10-29T10:35:00Z"/>
              </w:rPr>
            </w:pPr>
            <w:ins w:id="45" w:author="Musavi, Hamid [USA]" w:date="2018-10-29T10:36:00Z">
              <w:r>
                <w:t>A structure containing the web service request received by ODE.</w:t>
              </w:r>
            </w:ins>
          </w:p>
        </w:tc>
      </w:tr>
      <w:tr w:rsidR="00E0724D" w:rsidRPr="003E745F" w:rsidTr="00E0724D">
        <w:tc>
          <w:tcPr>
            <w:tcW w:w="2695" w:type="dxa"/>
          </w:tcPr>
          <w:p w:rsidR="00E0724D" w:rsidRPr="00831530" w:rsidRDefault="00E0724D" w:rsidP="00284194">
            <w:pPr>
              <w:rPr>
                <w:rFonts w:ascii="Courier New" w:hAnsi="Courier New" w:cs="Courier New"/>
              </w:rPr>
            </w:pPr>
            <w:r>
              <w:rPr>
                <w:rFonts w:ascii="Courier New" w:hAnsi="Courier New" w:cs="Courier New"/>
              </w:rPr>
              <w:t>sanitized</w:t>
            </w:r>
            <w:r w:rsidRPr="000B4546">
              <w:rPr>
                <w:rFonts w:ascii="Courier New" w:hAnsi="Courier New" w:cs="Courier New"/>
                <w:vertAlign w:val="superscript"/>
              </w:rPr>
              <w:fldChar w:fldCharType="begin"/>
            </w:r>
            <w:r w:rsidRPr="000B4546">
              <w:rPr>
                <w:rFonts w:ascii="Courier New" w:hAnsi="Courier New" w:cs="Courier New"/>
                <w:vertAlign w:val="superscript"/>
              </w:rPr>
              <w:instrText xml:space="preserve"> NOTEREF _Ref512500396 \h </w:instrText>
            </w:r>
            <w:r>
              <w:rPr>
                <w:rFonts w:ascii="Courier New" w:hAnsi="Courier New" w:cs="Courier New"/>
                <w:vertAlign w:val="superscript"/>
              </w:rPr>
              <w:instrText xml:space="preserve"> \* MERGEFORMAT </w:instrText>
            </w:r>
            <w:r w:rsidRPr="000B4546">
              <w:rPr>
                <w:rFonts w:ascii="Courier New" w:hAnsi="Courier New" w:cs="Courier New"/>
                <w:vertAlign w:val="superscript"/>
              </w:rPr>
            </w:r>
            <w:r w:rsidRPr="000B4546">
              <w:rPr>
                <w:rFonts w:ascii="Courier New" w:hAnsi="Courier New" w:cs="Courier New"/>
                <w:vertAlign w:val="superscript"/>
              </w:rPr>
              <w:fldChar w:fldCharType="separate"/>
            </w:r>
            <w:r>
              <w:rPr>
                <w:rFonts w:ascii="Courier New" w:hAnsi="Courier New" w:cs="Courier New"/>
                <w:vertAlign w:val="superscript"/>
              </w:rPr>
              <w:t>3</w:t>
            </w:r>
            <w:r w:rsidRPr="000B4546">
              <w:rPr>
                <w:rFonts w:ascii="Courier New" w:hAnsi="Courier New" w:cs="Courier New"/>
                <w:vertAlign w:val="superscript"/>
              </w:rPr>
              <w:fldChar w:fldCharType="end"/>
            </w:r>
          </w:p>
        </w:tc>
        <w:tc>
          <w:tcPr>
            <w:tcW w:w="2430" w:type="dxa"/>
          </w:tcPr>
          <w:p w:rsidR="00E0724D" w:rsidRPr="000901B3" w:rsidRDefault="00E0724D" w:rsidP="00284194">
            <w:pPr>
              <w:rPr>
                <w:rFonts w:ascii="Courier New" w:hAnsi="Courier New" w:cs="Courier New"/>
              </w:rPr>
            </w:pPr>
            <w:r w:rsidRPr="000901B3">
              <w:rPr>
                <w:rFonts w:ascii="Courier New" w:hAnsi="Courier New" w:cs="Courier New"/>
              </w:rPr>
              <w:t>Boolean</w:t>
            </w:r>
            <w:r>
              <w:rPr>
                <w:rFonts w:ascii="Courier New" w:hAnsi="Courier New" w:cs="Courier New"/>
              </w:rPr>
              <w:t xml:space="preserve"> String</w:t>
            </w:r>
          </w:p>
        </w:tc>
        <w:tc>
          <w:tcPr>
            <w:tcW w:w="4225" w:type="dxa"/>
          </w:tcPr>
          <w:p w:rsidR="00E0724D" w:rsidRDefault="00E0724D" w:rsidP="00284194">
            <w:pPr>
              <w:keepNext/>
            </w:pPr>
            <w:r w:rsidRPr="00A6471D">
              <w:rPr>
                <w:rFonts w:ascii="Courier New" w:hAnsi="Courier New" w:cs="Courier New"/>
              </w:rPr>
              <w:t>true</w:t>
            </w:r>
            <w:r>
              <w:t xml:space="preserve"> or </w:t>
            </w:r>
            <w:r w:rsidRPr="00A6471D">
              <w:rPr>
                <w:rFonts w:ascii="Courier New" w:hAnsi="Courier New" w:cs="Courier New"/>
              </w:rPr>
              <w:t>false</w:t>
            </w:r>
            <w:r>
              <w:t>. True if the record has been processed by a privacy protection module.</w:t>
            </w:r>
          </w:p>
        </w:tc>
      </w:tr>
      <w:tr w:rsidR="0089135F" w:rsidRPr="006E5FF6" w:rsidTr="00E0724D">
        <w:tc>
          <w:tcPr>
            <w:tcW w:w="2695" w:type="dxa"/>
          </w:tcPr>
          <w:p w:rsidR="0089135F" w:rsidRPr="000D041D" w:rsidRDefault="0089135F" w:rsidP="008268A7">
            <w:pPr>
              <w:rPr>
                <w:rFonts w:ascii="Courier New" w:hAnsi="Courier New" w:cs="Courier New"/>
              </w:rPr>
            </w:pPr>
            <w:r>
              <w:rPr>
                <w:rFonts w:ascii="Courier New" w:hAnsi="Courier New" w:cs="Courier New"/>
              </w:rPr>
              <w:t>schemaVersion</w:t>
            </w:r>
            <w:r w:rsidR="000B4546">
              <w:rPr>
                <w:rStyle w:val="FootnoteReference"/>
                <w:rFonts w:ascii="Courier New" w:hAnsi="Courier New" w:cs="Courier New"/>
              </w:rPr>
              <w:footnoteReference w:id="7"/>
            </w:r>
          </w:p>
        </w:tc>
        <w:tc>
          <w:tcPr>
            <w:tcW w:w="2430" w:type="dxa"/>
          </w:tcPr>
          <w:p w:rsidR="0089135F" w:rsidRDefault="0089135F" w:rsidP="008268A7">
            <w:pPr>
              <w:rPr>
                <w:rFonts w:ascii="Courier New" w:hAnsi="Courier New" w:cs="Courier New"/>
              </w:rPr>
            </w:pPr>
            <w:r>
              <w:rPr>
                <w:rFonts w:ascii="Courier New" w:hAnsi="Courier New" w:cs="Courier New"/>
              </w:rPr>
              <w:t>Integer</w:t>
            </w:r>
          </w:p>
        </w:tc>
        <w:tc>
          <w:tcPr>
            <w:tcW w:w="4225" w:type="dxa"/>
          </w:tcPr>
          <w:p w:rsidR="0089135F" w:rsidRPr="003E745F" w:rsidRDefault="0089135F" w:rsidP="008268A7">
            <w:r>
              <w:t>The version number for this schema, an integer starting with 1.</w:t>
            </w:r>
            <w:r w:rsidR="000B4546">
              <w:t xml:space="preserve"> Current/latest schemaVersion is </w:t>
            </w:r>
            <w:del w:id="46" w:author="Musavi, Hamid [USA]" w:date="2018-11-09T11:03:00Z">
              <w:r w:rsidR="00103415" w:rsidDel="000C5D5E">
                <w:delText>5</w:delText>
              </w:r>
            </w:del>
            <w:ins w:id="47" w:author="Musavi, Hamid [USA]" w:date="2018-11-09T11:03:00Z">
              <w:r w:rsidR="000C5D5E">
                <w:t>6</w:t>
              </w:r>
            </w:ins>
            <w:r w:rsidR="000B4546">
              <w:t>.</w:t>
            </w:r>
          </w:p>
          <w:p w:rsidR="0089135F" w:rsidRPr="003E745F" w:rsidRDefault="0089135F" w:rsidP="008268A7">
            <w:pPr>
              <w:keepNext/>
            </w:pPr>
          </w:p>
        </w:tc>
      </w:tr>
      <w:tr w:rsidR="00A50733" w:rsidRPr="003E745F" w:rsidTr="00284194">
        <w:tc>
          <w:tcPr>
            <w:tcW w:w="2695" w:type="dxa"/>
          </w:tcPr>
          <w:p w:rsidR="00A50733" w:rsidRPr="00E8307D" w:rsidRDefault="00A50733" w:rsidP="00284194">
            <w:pPr>
              <w:rPr>
                <w:rFonts w:ascii="Courier New" w:hAnsi="Courier New" w:cs="Courier New"/>
              </w:rPr>
            </w:pPr>
            <w:r w:rsidRPr="00E8307D">
              <w:rPr>
                <w:rFonts w:ascii="Courier New" w:hAnsi="Courier New" w:cs="Courier New"/>
              </w:rPr>
              <w:t>securityResultCode</w:t>
            </w:r>
            <w:r>
              <w:rPr>
                <w:rStyle w:val="FootnoteReference"/>
                <w:rFonts w:ascii="Courier New" w:hAnsi="Courier New" w:cs="Courier New"/>
              </w:rPr>
              <w:footnoteReference w:id="8"/>
            </w:r>
          </w:p>
        </w:tc>
        <w:tc>
          <w:tcPr>
            <w:tcW w:w="2430" w:type="dxa"/>
          </w:tcPr>
          <w:p w:rsidR="00A50733" w:rsidRPr="00E8307D" w:rsidRDefault="00A50733" w:rsidP="00284194">
            <w:pPr>
              <w:rPr>
                <w:rFonts w:ascii="Courier New" w:hAnsi="Courier New" w:cs="Courier New"/>
              </w:rPr>
            </w:pPr>
            <w:r>
              <w:rPr>
                <w:rFonts w:ascii="Courier New" w:hAnsi="Courier New" w:cs="Courier New"/>
              </w:rPr>
              <w:t>String</w:t>
            </w:r>
          </w:p>
        </w:tc>
        <w:tc>
          <w:tcPr>
            <w:tcW w:w="4225" w:type="dxa"/>
          </w:tcPr>
          <w:p w:rsidR="00A50733" w:rsidRDefault="00A50733" w:rsidP="00284194">
            <w:pPr>
              <w:keepNext/>
            </w:pPr>
            <w:r>
              <w:t>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constant SecurityResultCode {</w:t>
            </w:r>
            <w:r>
              <w:rPr>
                <w:rFonts w:ascii="Consolas" w:hAnsi="Consolas" w:cs="Consolas"/>
                <w:b/>
                <w:bCs/>
                <w:i/>
                <w:iCs/>
                <w:color w:val="0000C0"/>
                <w:sz w:val="20"/>
                <w:szCs w:val="20"/>
              </w:rPr>
              <w:t>success</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inconsistentInputParameters</w:t>
            </w:r>
            <w:r>
              <w:rPr>
                <w:rFonts w:ascii="Consolas" w:hAnsi="Consolas" w:cs="Consolas"/>
                <w:color w:val="000000"/>
                <w:sz w:val="20"/>
                <w:szCs w:val="20"/>
              </w:rPr>
              <w:t xml:space="preserve">, </w:t>
            </w:r>
            <w:r>
              <w:rPr>
                <w:rFonts w:ascii="Consolas" w:hAnsi="Consolas" w:cs="Consolas"/>
                <w:b/>
                <w:bCs/>
                <w:i/>
                <w:iCs/>
                <w:color w:val="0000C0"/>
                <w:sz w:val="20"/>
                <w:szCs w:val="20"/>
              </w:rPr>
              <w:t>spduParsingInvalidInput</w:t>
            </w:r>
            <w:r>
              <w:rPr>
                <w:rFonts w:ascii="Consolas" w:hAnsi="Consolas" w:cs="Consolas"/>
                <w:color w:val="000000"/>
                <w:sz w:val="20"/>
                <w:szCs w:val="20"/>
              </w:rPr>
              <w:t xml:space="preserve">, </w:t>
            </w:r>
            <w:r>
              <w:rPr>
                <w:rFonts w:ascii="Consolas" w:hAnsi="Consolas" w:cs="Consolas"/>
                <w:b/>
                <w:bCs/>
                <w:i/>
                <w:iCs/>
                <w:color w:val="0000C0"/>
                <w:sz w:val="20"/>
                <w:szCs w:val="20"/>
              </w:rPr>
              <w:t>spduParsingUnsupportedCriticalInformationField</w:t>
            </w:r>
            <w:r>
              <w:rPr>
                <w:rFonts w:ascii="Consolas" w:hAnsi="Consolas" w:cs="Consolas"/>
                <w:color w:val="000000"/>
                <w:sz w:val="20"/>
                <w:szCs w:val="20"/>
              </w:rPr>
              <w:t xml:space="preserve">, </w:t>
            </w:r>
            <w:r>
              <w:rPr>
                <w:rFonts w:ascii="Consolas" w:hAnsi="Consolas" w:cs="Consolas"/>
                <w:b/>
                <w:bCs/>
                <w:i/>
                <w:iCs/>
                <w:color w:val="0000C0"/>
                <w:sz w:val="20"/>
                <w:szCs w:val="20"/>
              </w:rPr>
              <w:t>spduParsingCertificateNotFound</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spduParsingGenerationTimeNotAvailable</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spduParsingGenerationLocationNotAvailable</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spduCertificateChainNotEnoughInformationToConstructChain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spduCertificateChainChainEndedAtUntrustedRoot</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spduCertificateChainChainWasTooLongForImplementation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spduCertificateChainCertificateRevoked</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spduCertificateChainOverdueCRL</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spduCertificateChainInconsistentExpiryTimes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spduCertificateChainInconsistentStartTimes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spduCertificateChainInconsistentChainPermissions</w:t>
            </w:r>
            <w:r>
              <w:rPr>
                <w:rFonts w:ascii="Consolas" w:hAnsi="Consolas" w:cs="Consolas"/>
                <w:color w:val="000000"/>
                <w:sz w:val="20"/>
                <w:szCs w:val="20"/>
              </w:rPr>
              <w:t xml:space="preserve">, </w:t>
            </w:r>
            <w:r>
              <w:rPr>
                <w:rFonts w:ascii="Consolas" w:hAnsi="Consolas" w:cs="Consolas"/>
                <w:b/>
                <w:bCs/>
                <w:i/>
                <w:iCs/>
                <w:color w:val="0000C0"/>
                <w:sz w:val="20"/>
                <w:szCs w:val="20"/>
              </w:rPr>
              <w:t>spduCryptoVerificationFailure</w:t>
            </w:r>
            <w:r>
              <w:rPr>
                <w:rFonts w:ascii="Consolas" w:hAnsi="Consolas" w:cs="Consolas"/>
                <w:color w:val="000000"/>
                <w:sz w:val="20"/>
                <w:szCs w:val="20"/>
              </w:rPr>
              <w:t xml:space="preserve">, </w:t>
            </w:r>
            <w:r>
              <w:rPr>
                <w:rFonts w:ascii="Consolas" w:hAnsi="Consolas" w:cs="Consolas"/>
                <w:b/>
                <w:bCs/>
                <w:i/>
                <w:iCs/>
                <w:color w:val="0000C0"/>
                <w:sz w:val="20"/>
                <w:szCs w:val="20"/>
              </w:rPr>
              <w:t>spduConsistencyFutureCertificateAtGenerationTime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spduConsistencyExpiredCertificateAtGenerationTime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spduConsistencyExpiryDateTooEarly</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spduConsistencyExpiryDateTooLate</w:t>
            </w:r>
            <w:r>
              <w:rPr>
                <w:rFonts w:ascii="Consolas" w:hAnsi="Consolas" w:cs="Consolas"/>
                <w:color w:val="000000"/>
                <w:sz w:val="20"/>
                <w:szCs w:val="20"/>
              </w:rPr>
              <w:t xml:space="preserve">, </w:t>
            </w:r>
            <w:r>
              <w:rPr>
                <w:rFonts w:ascii="Consolas" w:hAnsi="Consolas" w:cs="Consolas"/>
                <w:b/>
                <w:bCs/>
                <w:i/>
                <w:iCs/>
                <w:color w:val="0000C0"/>
                <w:sz w:val="20"/>
                <w:szCs w:val="20"/>
              </w:rPr>
              <w:t>spduConsistencyGenerationLocationOut</w:t>
            </w:r>
            <w:r>
              <w:rPr>
                <w:rFonts w:ascii="Consolas" w:hAnsi="Consolas" w:cs="Consolas"/>
                <w:b/>
                <w:bCs/>
                <w:i/>
                <w:iCs/>
                <w:color w:val="0000C0"/>
                <w:sz w:val="20"/>
                <w:szCs w:val="20"/>
              </w:rPr>
              <w:lastRenderedPageBreak/>
              <w:t>sideValidityRegion</w:t>
            </w:r>
            <w:r>
              <w:rPr>
                <w:rFonts w:ascii="Consolas" w:hAnsi="Consolas" w:cs="Consolas"/>
                <w:color w:val="000000"/>
                <w:sz w:val="20"/>
                <w:szCs w:val="20"/>
              </w:rPr>
              <w:t xml:space="preserve">, </w:t>
            </w:r>
            <w:r>
              <w:rPr>
                <w:rFonts w:ascii="Consolas" w:hAnsi="Consolas" w:cs="Consolas"/>
                <w:b/>
                <w:bCs/>
                <w:i/>
                <w:iCs/>
                <w:color w:val="0000C0"/>
                <w:sz w:val="20"/>
                <w:szCs w:val="20"/>
              </w:rPr>
              <w:t>spduConsistencyNoGenerationLocation</w:t>
            </w:r>
            <w:r>
              <w:rPr>
                <w:rFonts w:ascii="Consolas" w:hAnsi="Consolas" w:cs="Consolas"/>
                <w:color w:val="000000"/>
                <w:sz w:val="20"/>
                <w:szCs w:val="20"/>
              </w:rPr>
              <w:t xml:space="preserve">, </w:t>
            </w:r>
            <w:r>
              <w:rPr>
                <w:rFonts w:ascii="Consolas" w:hAnsi="Consolas" w:cs="Consolas"/>
                <w:b/>
                <w:bCs/>
                <w:i/>
                <w:iCs/>
                <w:color w:val="0000C0"/>
                <w:sz w:val="20"/>
                <w:szCs w:val="20"/>
              </w:rPr>
              <w:t>spduConsistencyUnauthorizedPSID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spduInternalConsistencyExpiryTimeBeforeGenerationTime</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spduInternalConsistencyextDataHashDoesntMatch</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spduInternalConsistencynoExtDataHashProvided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spduInternalConsistencynoExtDataHashPresent</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spduLocalConsistencyPSIDsDontMatch</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spduLocalConsistencyChainWasTooLongForSDEE</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spduRelevanceGenerationTimeTooFarInFuture</w:t>
            </w:r>
            <w:r>
              <w:rPr>
                <w:rFonts w:ascii="Consolas" w:hAnsi="Consolas" w:cs="Consolas"/>
                <w:color w:val="000000"/>
                <w:sz w:val="20"/>
                <w:szCs w:val="20"/>
              </w:rPr>
              <w:t xml:space="preserve">, </w:t>
            </w:r>
            <w:r>
              <w:rPr>
                <w:rFonts w:ascii="Consolas" w:hAnsi="Consolas" w:cs="Consolas"/>
                <w:b/>
                <w:bCs/>
                <w:i/>
                <w:iCs/>
                <w:color w:val="0000C0"/>
                <w:sz w:val="20"/>
                <w:szCs w:val="20"/>
              </w:rPr>
              <w:t>spduRelevanceExpiryTimeInPast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spduRelevanceGenerationLocationTooDistant</w:t>
            </w:r>
            <w:r>
              <w:rPr>
                <w:rFonts w:ascii="Consolas" w:hAnsi="Consolas" w:cs="Consolas"/>
                <w:color w:val="000000"/>
                <w:sz w:val="20"/>
                <w:szCs w:val="20"/>
              </w:rPr>
              <w:t xml:space="preserve">, </w:t>
            </w:r>
            <w:r>
              <w:rPr>
                <w:rFonts w:ascii="Consolas" w:hAnsi="Consolas" w:cs="Consolas"/>
                <w:b/>
                <w:bCs/>
                <w:i/>
                <w:iCs/>
                <w:color w:val="0000C0"/>
                <w:sz w:val="20"/>
                <w:szCs w:val="20"/>
              </w:rPr>
              <w:t>spduRelevanceReplayedSpdu</w:t>
            </w:r>
            <w:r>
              <w:rPr>
                <w:rFonts w:ascii="Consolas" w:hAnsi="Consolas" w:cs="Consolas"/>
                <w:color w:val="000000"/>
                <w:sz w:val="20"/>
                <w:szCs w:val="20"/>
              </w:rPr>
              <w:t xml:space="preserve">, </w:t>
            </w:r>
            <w:r>
              <w:rPr>
                <w:rFonts w:ascii="Consolas" w:hAnsi="Consolas" w:cs="Consolas"/>
                <w:b/>
                <w:bCs/>
                <w:i/>
                <w:iCs/>
                <w:color w:val="0000C0"/>
                <w:sz w:val="20"/>
                <w:szCs w:val="20"/>
              </w:rPr>
              <w:t>spduCertificateExpired</w:t>
            </w:r>
            <w:r>
              <w:rPr>
                <w:rFonts w:ascii="Consolas" w:hAnsi="Consolas" w:cs="Consolas"/>
                <w:color w:val="000000"/>
                <w:sz w:val="20"/>
                <w:szCs w:val="20"/>
              </w:rPr>
              <w:t>}.</w:t>
            </w:r>
            <w:r>
              <w:t xml:space="preserve"> This element is defined in OdeLogMetadata</w:t>
            </w:r>
          </w:p>
        </w:tc>
      </w:tr>
      <w:tr w:rsidR="0089135F" w:rsidRPr="003E745F" w:rsidTr="00E0724D">
        <w:tc>
          <w:tcPr>
            <w:tcW w:w="2695" w:type="dxa"/>
          </w:tcPr>
          <w:p w:rsidR="0089135F" w:rsidRDefault="0089135F" w:rsidP="008268A7">
            <w:pPr>
              <w:rPr>
                <w:rFonts w:ascii="Courier New" w:hAnsi="Courier New" w:cs="Courier New"/>
              </w:rPr>
            </w:pPr>
            <w:r>
              <w:rPr>
                <w:rFonts w:ascii="Courier New" w:hAnsi="Courier New" w:cs="Courier New"/>
              </w:rPr>
              <w:lastRenderedPageBreak/>
              <w:t>serialId</w:t>
            </w:r>
          </w:p>
        </w:tc>
        <w:tc>
          <w:tcPr>
            <w:tcW w:w="2430" w:type="dxa"/>
          </w:tcPr>
          <w:p w:rsidR="0089135F" w:rsidRDefault="0089135F" w:rsidP="008268A7">
            <w:pPr>
              <w:rPr>
                <w:rFonts w:ascii="Courier New" w:hAnsi="Courier New" w:cs="Courier New"/>
              </w:rPr>
            </w:pPr>
            <w:r>
              <w:rPr>
                <w:rFonts w:ascii="Courier New" w:hAnsi="Courier New" w:cs="Courier New"/>
              </w:rPr>
              <w:t xml:space="preserve">Object </w:t>
            </w:r>
            <w:hyperlink w:anchor="_SerialId" w:history="1">
              <w:r w:rsidRPr="006F7E07">
                <w:rPr>
                  <w:rStyle w:val="Hyperlink"/>
                  <w:rFonts w:ascii="Courier New" w:hAnsi="Courier New" w:cs="Courier New"/>
                </w:rPr>
                <w:t>SerialId</w:t>
              </w:r>
            </w:hyperlink>
          </w:p>
        </w:tc>
        <w:tc>
          <w:tcPr>
            <w:tcW w:w="4225" w:type="dxa"/>
          </w:tcPr>
          <w:p w:rsidR="0089135F" w:rsidRPr="003E745F" w:rsidRDefault="0089135F" w:rsidP="008268A7">
            <w:pPr>
              <w:keepNext/>
            </w:pPr>
            <w:r>
              <w:t>A unique serial number representing this record.</w:t>
            </w:r>
          </w:p>
        </w:tc>
      </w:tr>
      <w:tr w:rsidR="000B4546" w:rsidRPr="003E745F" w:rsidTr="00E0724D">
        <w:tc>
          <w:tcPr>
            <w:tcW w:w="2695" w:type="dxa"/>
          </w:tcPr>
          <w:p w:rsidR="000B4546" w:rsidRPr="00E8307D" w:rsidRDefault="000B4546" w:rsidP="008268A7">
            <w:pPr>
              <w:rPr>
                <w:rFonts w:ascii="Courier New" w:hAnsi="Courier New" w:cs="Courier New"/>
              </w:rPr>
            </w:pPr>
            <w:r>
              <w:rPr>
                <w:rFonts w:ascii="Courier New" w:hAnsi="Courier New" w:cs="Courier New"/>
              </w:rPr>
              <w:t>validSignature</w:t>
            </w:r>
            <w:r>
              <w:rPr>
                <w:rStyle w:val="FootnoteReference"/>
                <w:rFonts w:ascii="Courier New" w:hAnsi="Courier New" w:cs="Courier New"/>
              </w:rPr>
              <w:footnoteReference w:id="9"/>
            </w:r>
          </w:p>
        </w:tc>
        <w:tc>
          <w:tcPr>
            <w:tcW w:w="2430" w:type="dxa"/>
          </w:tcPr>
          <w:p w:rsidR="000B4546" w:rsidRDefault="000B4546" w:rsidP="008268A7">
            <w:pPr>
              <w:rPr>
                <w:rFonts w:ascii="Courier New" w:hAnsi="Courier New" w:cs="Courier New"/>
              </w:rPr>
            </w:pPr>
            <w:r>
              <w:rPr>
                <w:rFonts w:ascii="Courier New" w:hAnsi="Courier New" w:cs="Courier New"/>
              </w:rPr>
              <w:t>Boolean</w:t>
            </w:r>
          </w:p>
        </w:tc>
        <w:tc>
          <w:tcPr>
            <w:tcW w:w="4225" w:type="dxa"/>
          </w:tcPr>
          <w:p w:rsidR="000B4546" w:rsidRDefault="000B4546" w:rsidP="008268A7">
            <w:pPr>
              <w:keepNext/>
            </w:pPr>
            <w:r>
              <w:t xml:space="preserve">DEPRECATED: True if signature validation was successful, false otherwise. Replaced with </w:t>
            </w:r>
            <w:r w:rsidRPr="00E8307D">
              <w:rPr>
                <w:rFonts w:ascii="Courier New" w:hAnsi="Courier New" w:cs="Courier New"/>
              </w:rPr>
              <w:t>securityResultCode</w:t>
            </w:r>
            <w:r>
              <w:t xml:space="preserve"> as of schemaVersion 4.</w:t>
            </w:r>
          </w:p>
        </w:tc>
      </w:tr>
    </w:tbl>
    <w:p w:rsidR="00955C0A" w:rsidRDefault="00955C0A" w:rsidP="008268A7">
      <w:pPr>
        <w:pStyle w:val="Caption"/>
      </w:pPr>
      <w:bookmarkStart w:id="48" w:name="_Ref512003542"/>
      <w:bookmarkStart w:id="49" w:name="_Toc441572981"/>
      <w:bookmarkStart w:id="50" w:name="_Toc456253309"/>
      <w:bookmarkStart w:id="51" w:name="_Ref504554190"/>
      <w:r>
        <w:t xml:space="preserve">Table </w:t>
      </w:r>
      <w:fldSimple w:instr=" SEQ Table \* ARABIC ">
        <w:r w:rsidR="00B9778E">
          <w:rPr>
            <w:noProof/>
          </w:rPr>
          <w:t>3</w:t>
        </w:r>
      </w:fldSimple>
      <w:bookmarkEnd w:id="48"/>
      <w:r w:rsidR="0089135F">
        <w:t xml:space="preserve"> - OdeMsgMetadata</w:t>
      </w:r>
    </w:p>
    <w:p w:rsidR="006F7E07" w:rsidRDefault="006F7E07" w:rsidP="008268A7">
      <w:pPr>
        <w:pStyle w:val="Heading2"/>
        <w:rPr>
          <w:lang w:eastAsia="ja-JP"/>
        </w:rPr>
      </w:pPr>
      <w:bookmarkStart w:id="52" w:name="_SerialId"/>
      <w:bookmarkStart w:id="53" w:name="_Toc524363068"/>
      <w:bookmarkEnd w:id="49"/>
      <w:bookmarkEnd w:id="50"/>
      <w:bookmarkEnd w:id="51"/>
      <w:bookmarkEnd w:id="52"/>
      <w:r>
        <w:rPr>
          <w:lang w:eastAsia="ja-JP"/>
        </w:rPr>
        <w:t>SerialId</w:t>
      </w:r>
      <w:bookmarkEnd w:id="53"/>
    </w:p>
    <w:p w:rsidR="00955C0A" w:rsidRPr="00955C0A" w:rsidRDefault="00955C0A" w:rsidP="008268A7">
      <w:pPr>
        <w:rPr>
          <w:lang w:eastAsia="ja-JP"/>
        </w:rPr>
      </w:pPr>
      <w:r>
        <w:rPr>
          <w:lang w:eastAsia="ja-JP"/>
        </w:rPr>
        <w:t>This da</w:t>
      </w:r>
      <w:r w:rsidR="0014208E">
        <w:rPr>
          <w:lang w:eastAsia="ja-JP"/>
        </w:rPr>
        <w:t>ta structure can serve as a unique</w:t>
      </w:r>
      <w:r>
        <w:rPr>
          <w:lang w:eastAsia="ja-JP"/>
        </w:rPr>
        <w:t xml:space="preserve"> key for each record.</w:t>
      </w:r>
    </w:p>
    <w:tbl>
      <w:tblPr>
        <w:tblStyle w:val="TableGrid"/>
        <w:tblW w:w="0" w:type="auto"/>
        <w:tblLayout w:type="fixed"/>
        <w:tblLook w:val="04A0" w:firstRow="1" w:lastRow="0" w:firstColumn="1" w:lastColumn="0" w:noHBand="0" w:noVBand="1"/>
      </w:tblPr>
      <w:tblGrid>
        <w:gridCol w:w="1975"/>
        <w:gridCol w:w="1260"/>
        <w:gridCol w:w="2643"/>
        <w:gridCol w:w="957"/>
        <w:gridCol w:w="1156"/>
        <w:gridCol w:w="1359"/>
      </w:tblGrid>
      <w:tr w:rsidR="006F7E07" w:rsidRPr="006E5FF6" w:rsidTr="00955C0A">
        <w:tc>
          <w:tcPr>
            <w:tcW w:w="1975" w:type="dxa"/>
          </w:tcPr>
          <w:p w:rsidR="006F7E07" w:rsidRPr="006E5FF6" w:rsidRDefault="006F7E07" w:rsidP="008268A7">
            <w:pPr>
              <w:rPr>
                <w:b/>
              </w:rPr>
            </w:pPr>
            <w:r w:rsidRPr="006E5FF6">
              <w:rPr>
                <w:b/>
              </w:rPr>
              <w:t>Name</w:t>
            </w:r>
          </w:p>
        </w:tc>
        <w:tc>
          <w:tcPr>
            <w:tcW w:w="1260" w:type="dxa"/>
          </w:tcPr>
          <w:p w:rsidR="006F7E07" w:rsidRPr="006E5FF6" w:rsidRDefault="006F7E07" w:rsidP="008268A7">
            <w:pPr>
              <w:rPr>
                <w:b/>
              </w:rPr>
            </w:pPr>
            <w:r w:rsidRPr="006E5FF6">
              <w:rPr>
                <w:b/>
              </w:rPr>
              <w:t>Type</w:t>
            </w:r>
          </w:p>
        </w:tc>
        <w:tc>
          <w:tcPr>
            <w:tcW w:w="2643" w:type="dxa"/>
          </w:tcPr>
          <w:p w:rsidR="006F7E07" w:rsidRPr="006E5FF6" w:rsidRDefault="006F7E07" w:rsidP="008268A7">
            <w:pPr>
              <w:rPr>
                <w:b/>
              </w:rPr>
            </w:pPr>
            <w:r w:rsidRPr="006E5FF6">
              <w:rPr>
                <w:b/>
              </w:rPr>
              <w:t>Description</w:t>
            </w:r>
          </w:p>
        </w:tc>
        <w:tc>
          <w:tcPr>
            <w:tcW w:w="957" w:type="dxa"/>
          </w:tcPr>
          <w:p w:rsidR="006F7E07" w:rsidRPr="006E5FF6" w:rsidRDefault="006F7E07" w:rsidP="008268A7">
            <w:pPr>
              <w:rPr>
                <w:b/>
              </w:rPr>
            </w:pPr>
            <w:r w:rsidRPr="006E5FF6">
              <w:rPr>
                <w:b/>
              </w:rPr>
              <w:t>Units</w:t>
            </w:r>
          </w:p>
        </w:tc>
        <w:tc>
          <w:tcPr>
            <w:tcW w:w="1156" w:type="dxa"/>
          </w:tcPr>
          <w:p w:rsidR="006F7E07" w:rsidRPr="006E5FF6" w:rsidRDefault="006F7E07" w:rsidP="008268A7">
            <w:pPr>
              <w:rPr>
                <w:b/>
              </w:rPr>
            </w:pPr>
            <w:r w:rsidRPr="006E5FF6">
              <w:rPr>
                <w:b/>
              </w:rPr>
              <w:t>Valid Min</w:t>
            </w:r>
          </w:p>
        </w:tc>
        <w:tc>
          <w:tcPr>
            <w:tcW w:w="1359" w:type="dxa"/>
          </w:tcPr>
          <w:p w:rsidR="006F7E07" w:rsidRPr="006E5FF6" w:rsidRDefault="006F7E07" w:rsidP="008268A7">
            <w:pPr>
              <w:rPr>
                <w:b/>
              </w:rPr>
            </w:pPr>
            <w:r w:rsidRPr="006E5FF6">
              <w:rPr>
                <w:b/>
              </w:rPr>
              <w:t>Valid Max</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streamId</w:t>
            </w:r>
          </w:p>
        </w:tc>
        <w:tc>
          <w:tcPr>
            <w:tcW w:w="1260" w:type="dxa"/>
          </w:tcPr>
          <w:p w:rsidR="006F7E07" w:rsidRPr="006F7E07" w:rsidRDefault="006F7E07" w:rsidP="008268A7">
            <w:pPr>
              <w:rPr>
                <w:rFonts w:ascii="Courier New" w:hAnsi="Courier New" w:cs="Courier New"/>
              </w:rPr>
            </w:pPr>
            <w:r w:rsidRPr="006F7E07">
              <w:rPr>
                <w:rFonts w:ascii="Courier New" w:hAnsi="Courier New" w:cs="Courier New"/>
              </w:rPr>
              <w:t>String</w:t>
            </w:r>
          </w:p>
        </w:tc>
        <w:tc>
          <w:tcPr>
            <w:tcW w:w="2643" w:type="dxa"/>
          </w:tcPr>
          <w:p w:rsidR="006F7E07" w:rsidRPr="003E745F" w:rsidRDefault="006F7E07" w:rsidP="008268A7">
            <w:r>
              <w:t xml:space="preserve">Universally Unique ID (UUID) of </w:t>
            </w:r>
            <w:r w:rsidRPr="006F7E07">
              <w:t>Stream that process the original log file</w:t>
            </w:r>
          </w:p>
        </w:tc>
        <w:tc>
          <w:tcPr>
            <w:tcW w:w="957" w:type="dxa"/>
          </w:tcPr>
          <w:p w:rsidR="006F7E07" w:rsidRPr="003E745F" w:rsidRDefault="006F7E07" w:rsidP="008268A7">
            <w:r>
              <w:t>N/A</w:t>
            </w:r>
          </w:p>
        </w:tc>
        <w:tc>
          <w:tcPr>
            <w:tcW w:w="1156" w:type="dxa"/>
          </w:tcPr>
          <w:p w:rsidR="006F7E07" w:rsidRPr="003E745F" w:rsidRDefault="006F7E07" w:rsidP="008268A7">
            <w:r>
              <w:t>N/A</w:t>
            </w:r>
          </w:p>
        </w:tc>
        <w:tc>
          <w:tcPr>
            <w:tcW w:w="1359" w:type="dxa"/>
          </w:tcPr>
          <w:p w:rsidR="006F7E07" w:rsidRPr="003E745F" w:rsidRDefault="006F7E07" w:rsidP="008268A7">
            <w:r>
              <w:t>N/A</w:t>
            </w:r>
          </w:p>
        </w:tc>
      </w:tr>
      <w:tr w:rsidR="006F7E07" w:rsidRPr="003E745F" w:rsidTr="00955C0A">
        <w:tc>
          <w:tcPr>
            <w:tcW w:w="1975" w:type="dxa"/>
          </w:tcPr>
          <w:p w:rsidR="006F7E07" w:rsidRDefault="006F7E07" w:rsidP="008268A7">
            <w:pPr>
              <w:rPr>
                <w:rFonts w:ascii="Courier New" w:hAnsi="Courier New" w:cs="Courier New"/>
              </w:rPr>
            </w:pPr>
            <w:r w:rsidRPr="006F7E07">
              <w:rPr>
                <w:rFonts w:ascii="Courier New" w:hAnsi="Courier New" w:cs="Courier New"/>
              </w:rPr>
              <w:t>bundleSize</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Size of the bundle within the processed file</w:t>
            </w:r>
          </w:p>
        </w:tc>
        <w:tc>
          <w:tcPr>
            <w:tcW w:w="957" w:type="dxa"/>
          </w:tcPr>
          <w:p w:rsidR="006F7E07" w:rsidRPr="003E745F" w:rsidRDefault="006F7E07" w:rsidP="008268A7">
            <w:r>
              <w:t>N/A</w:t>
            </w:r>
          </w:p>
        </w:tc>
        <w:tc>
          <w:tcPr>
            <w:tcW w:w="1156" w:type="dxa"/>
          </w:tcPr>
          <w:p w:rsidR="006F7E07" w:rsidRPr="003E745F" w:rsidRDefault="006F7E07" w:rsidP="008268A7">
            <w:r>
              <w:t>1</w:t>
            </w:r>
          </w:p>
        </w:tc>
        <w:tc>
          <w:tcPr>
            <w:tcW w:w="1359" w:type="dxa"/>
          </w:tcPr>
          <w:p w:rsidR="006F7E07" w:rsidRPr="003E745F" w:rsidRDefault="006F7E07" w:rsidP="008268A7">
            <w:pPr>
              <w:keepNext/>
            </w:pPr>
            <w:r>
              <w:t>MAX_INT</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bundleId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Bundle identifier</w:t>
            </w:r>
            <w:r>
              <w:t xml:space="preserve"> within the stream</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recordId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Record identi</w:t>
            </w:r>
            <w:r>
              <w:t>fi</w:t>
            </w:r>
            <w:r w:rsidRPr="006F7E07">
              <w:t>er within the bundle</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MAX_INT - 1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serialNumber</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 xml:space="preserve">Combined identifier within </w:t>
            </w:r>
            <w:r>
              <w:t>the</w:t>
            </w:r>
            <w:r w:rsidRPr="006F7E07">
              <w:t xml:space="preserve"> stream</w:t>
            </w:r>
            <w:r>
              <w:t xml:space="preserve">, a combination of </w:t>
            </w:r>
            <w:r w:rsidRPr="006F7E07">
              <w:rPr>
                <w:rFonts w:ascii="Courier New" w:hAnsi="Courier New" w:cs="Courier New"/>
              </w:rPr>
              <w:t>bundleSize</w:t>
            </w:r>
            <w:r>
              <w:t xml:space="preserve">, </w:t>
            </w:r>
            <w:r w:rsidRPr="006F7E07">
              <w:rPr>
                <w:rFonts w:ascii="Courier New" w:hAnsi="Courier New" w:cs="Courier New"/>
              </w:rPr>
              <w:lastRenderedPageBreak/>
              <w:t>bundleId</w:t>
            </w:r>
            <w:r>
              <w:t xml:space="preserve">, and </w:t>
            </w:r>
            <w:r w:rsidRPr="006F7E07">
              <w:rPr>
                <w:rFonts w:ascii="Courier New" w:hAnsi="Courier New" w:cs="Courier New"/>
              </w:rPr>
              <w:t>recordId</w:t>
            </w:r>
            <w:r>
              <w:t>.</w:t>
            </w:r>
          </w:p>
        </w:tc>
        <w:tc>
          <w:tcPr>
            <w:tcW w:w="957" w:type="dxa"/>
          </w:tcPr>
          <w:p w:rsidR="006F7E07" w:rsidRPr="003E745F" w:rsidRDefault="006F7E07" w:rsidP="008268A7">
            <w:r>
              <w:lastRenderedPageBreak/>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bl>
    <w:p w:rsidR="006F7E07" w:rsidRPr="006F7E07" w:rsidRDefault="00955C0A" w:rsidP="008268A7">
      <w:pPr>
        <w:pStyle w:val="Caption"/>
      </w:pPr>
      <w:r>
        <w:t xml:space="preserve">Table </w:t>
      </w:r>
      <w:fldSimple w:instr=" SEQ Table \* ARABIC ">
        <w:r w:rsidR="00B9778E">
          <w:rPr>
            <w:noProof/>
          </w:rPr>
          <w:t>4</w:t>
        </w:r>
      </w:fldSimple>
      <w:r>
        <w:t xml:space="preserve"> - SerialId</w:t>
      </w:r>
    </w:p>
    <w:p w:rsidR="006F7E07" w:rsidRDefault="00A50733" w:rsidP="008268A7">
      <w:pPr>
        <w:pStyle w:val="Heading2"/>
        <w:rPr>
          <w:lang w:eastAsia="ja-JP"/>
        </w:rPr>
      </w:pPr>
      <w:bookmarkStart w:id="54" w:name="_Encodings"/>
      <w:bookmarkStart w:id="55" w:name="_ASN.1_Encodings"/>
      <w:bookmarkStart w:id="56" w:name="_Ref511810641"/>
      <w:bookmarkStart w:id="57" w:name="_Toc524363069"/>
      <w:bookmarkEnd w:id="54"/>
      <w:bookmarkEnd w:id="55"/>
      <w:ins w:id="58" w:author="Musavi, Hamid [USA]" w:date="2018-10-29T10:43:00Z">
        <w:r>
          <w:rPr>
            <w:lang w:eastAsia="ja-JP"/>
          </w:rPr>
          <w:t xml:space="preserve">ASN.1 </w:t>
        </w:r>
      </w:ins>
      <w:r w:rsidR="00064973">
        <w:rPr>
          <w:lang w:eastAsia="ja-JP"/>
        </w:rPr>
        <w:t>Encodings</w:t>
      </w:r>
      <w:bookmarkEnd w:id="56"/>
      <w:bookmarkEnd w:id="57"/>
    </w:p>
    <w:p w:rsidR="00064973" w:rsidRPr="00064973" w:rsidRDefault="00064973" w:rsidP="008268A7">
      <w:pPr>
        <w:rPr>
          <w:lang w:eastAsia="ja-JP"/>
        </w:rPr>
      </w:pPr>
      <w:r>
        <w:t>A list of ASN.1 encoding instructions</w:t>
      </w:r>
      <w:r w:rsidR="006954E2">
        <w:t xml:space="preserve"> provided to the ASN.1 CODEC module. This entire object is removed from the stream prior to publishing the data.</w:t>
      </w:r>
    </w:p>
    <w:tbl>
      <w:tblPr>
        <w:tblStyle w:val="TableGrid"/>
        <w:tblW w:w="9355" w:type="dxa"/>
        <w:tblLayout w:type="fixed"/>
        <w:tblLook w:val="04A0" w:firstRow="1" w:lastRow="0" w:firstColumn="1" w:lastColumn="0" w:noHBand="0" w:noVBand="1"/>
      </w:tblPr>
      <w:tblGrid>
        <w:gridCol w:w="1801"/>
        <w:gridCol w:w="1801"/>
        <w:gridCol w:w="5753"/>
      </w:tblGrid>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E5FF6">
              <w:rPr>
                <w:b/>
              </w:rPr>
              <w:t>Name</w:t>
            </w:r>
          </w:p>
        </w:tc>
        <w:tc>
          <w:tcPr>
            <w:tcW w:w="1801" w:type="dxa"/>
          </w:tcPr>
          <w:p w:rsidR="00064973" w:rsidRDefault="00064973" w:rsidP="008268A7">
            <w:pPr>
              <w:autoSpaceDE w:val="0"/>
              <w:autoSpaceDN w:val="0"/>
              <w:adjustRightInd w:val="0"/>
              <w:rPr>
                <w:rFonts w:ascii="Courier New" w:hAnsi="Courier New" w:cs="Courier New"/>
              </w:rPr>
            </w:pPr>
            <w:r w:rsidRPr="006E5FF6">
              <w:rPr>
                <w:b/>
              </w:rPr>
              <w:t>Type</w:t>
            </w:r>
          </w:p>
        </w:tc>
        <w:tc>
          <w:tcPr>
            <w:tcW w:w="5753" w:type="dxa"/>
          </w:tcPr>
          <w:p w:rsidR="00064973" w:rsidRDefault="00064973" w:rsidP="008268A7">
            <w:pPr>
              <w:autoSpaceDE w:val="0"/>
              <w:autoSpaceDN w:val="0"/>
              <w:adjustRightInd w:val="0"/>
              <w:rPr>
                <w:rFonts w:ascii="Courier New" w:hAnsi="Courier New" w:cs="Courier New"/>
              </w:rPr>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elementName</w:t>
            </w:r>
          </w:p>
        </w:tc>
        <w:tc>
          <w:tcPr>
            <w:tcW w:w="1801"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Name of element to be ASN.1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elementType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ASN.1 type/data structure to be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encodingRule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One of the following</w:t>
            </w:r>
          </w:p>
          <w:p w:rsidR="00064973" w:rsidRPr="000901B3" w:rsidRDefault="00064973" w:rsidP="008268A7">
            <w:pPr>
              <w:keepNext/>
              <w:autoSpaceDE w:val="0"/>
              <w:autoSpaceDN w:val="0"/>
              <w:adjustRightInd w:val="0"/>
              <w:rPr>
                <w:rFonts w:ascii="Consolas" w:hAnsi="Consolas" w:cs="Consolas"/>
                <w:sz w:val="20"/>
                <w:szCs w:val="20"/>
              </w:rPr>
            </w:pPr>
            <w:r>
              <w:rPr>
                <w:rFonts w:ascii="Consolas" w:hAnsi="Consolas" w:cs="Consolas"/>
                <w:b/>
                <w:bCs/>
                <w:color w:val="7F0055"/>
                <w:sz w:val="20"/>
                <w:szCs w:val="20"/>
              </w:rPr>
              <w:t>enum</w:t>
            </w:r>
            <w:r>
              <w:rPr>
                <w:rFonts w:ascii="Consolas" w:hAnsi="Consolas" w:cs="Consolas"/>
                <w:color w:val="000000"/>
                <w:sz w:val="20"/>
                <w:szCs w:val="20"/>
              </w:rPr>
              <w:t xml:space="preserve"> EncodingRule {</w:t>
            </w:r>
            <w:r>
              <w:rPr>
                <w:rFonts w:ascii="Consolas" w:hAnsi="Consolas" w:cs="Consolas"/>
                <w:b/>
                <w:bCs/>
                <w:i/>
                <w:iCs/>
                <w:color w:val="0000C0"/>
                <w:sz w:val="20"/>
                <w:szCs w:val="20"/>
              </w:rPr>
              <w:t>UPER</w:t>
            </w:r>
            <w:r>
              <w:rPr>
                <w:rFonts w:ascii="Consolas" w:hAnsi="Consolas" w:cs="Consolas"/>
                <w:color w:val="000000"/>
                <w:sz w:val="20"/>
                <w:szCs w:val="20"/>
              </w:rPr>
              <w:t xml:space="preserve">, </w:t>
            </w:r>
            <w:r>
              <w:rPr>
                <w:rFonts w:ascii="Consolas" w:hAnsi="Consolas" w:cs="Consolas"/>
                <w:b/>
                <w:bCs/>
                <w:i/>
                <w:iCs/>
                <w:color w:val="0000C0"/>
                <w:sz w:val="20"/>
                <w:szCs w:val="20"/>
              </w:rPr>
              <w:t>COER</w:t>
            </w:r>
            <w:r>
              <w:rPr>
                <w:rFonts w:ascii="Consolas" w:hAnsi="Consolas" w:cs="Consolas"/>
                <w:color w:val="000000"/>
                <w:sz w:val="20"/>
                <w:szCs w:val="20"/>
              </w:rPr>
              <w:t>}</w:t>
            </w:r>
          </w:p>
        </w:tc>
      </w:tr>
    </w:tbl>
    <w:p w:rsidR="00064973" w:rsidRDefault="00955C0A" w:rsidP="008268A7">
      <w:pPr>
        <w:pStyle w:val="Caption"/>
      </w:pPr>
      <w:r>
        <w:t xml:space="preserve">Table </w:t>
      </w:r>
      <w:fldSimple w:instr=" SEQ Table \* ARABIC ">
        <w:r w:rsidR="00B9778E">
          <w:rPr>
            <w:noProof/>
          </w:rPr>
          <w:t>5</w:t>
        </w:r>
      </w:fldSimple>
      <w:r>
        <w:t xml:space="preserve"> - Encodings</w:t>
      </w:r>
    </w:p>
    <w:p w:rsidR="00064973" w:rsidRDefault="00064973" w:rsidP="008268A7">
      <w:pPr>
        <w:pStyle w:val="Heading2"/>
        <w:rPr>
          <w:lang w:eastAsia="ja-JP"/>
        </w:rPr>
      </w:pPr>
      <w:bookmarkStart w:id="59" w:name="_ReceivedMessageDetails"/>
      <w:bookmarkStart w:id="60" w:name="_Ref511810761"/>
      <w:bookmarkStart w:id="61" w:name="_Toc524363070"/>
      <w:bookmarkEnd w:id="59"/>
      <w:r>
        <w:rPr>
          <w:lang w:eastAsia="ja-JP"/>
        </w:rPr>
        <w:t>ReceivedMessageDetails</w:t>
      </w:r>
      <w:bookmarkEnd w:id="60"/>
      <w:bookmarkEnd w:id="61"/>
    </w:p>
    <w:p w:rsidR="00FA06F2" w:rsidRDefault="00C117BA" w:rsidP="008268A7">
      <w:pPr>
        <w:rPr>
          <w:lang w:eastAsia="ja-JP"/>
        </w:rPr>
      </w:pPr>
      <w:r>
        <w:rPr>
          <w:lang w:eastAsia="ja-JP"/>
        </w:rPr>
        <w:t>This data structure contains the location of the vehicle when this data record was logged and the source of the data.</w:t>
      </w:r>
      <w:r w:rsidR="00103415">
        <w:rPr>
          <w:lang w:eastAsia="ja-JP"/>
        </w:rPr>
        <w:t xml:space="preserve"> This object is present on all record types as of </w:t>
      </w:r>
      <w:r w:rsidR="00103415" w:rsidRPr="00B53D6A">
        <w:rPr>
          <w:rFonts w:ascii="Courier New" w:hAnsi="Courier New" w:cs="Courier New"/>
          <w:lang w:eastAsia="ja-JP"/>
        </w:rPr>
        <w:t>schemaVersion</w:t>
      </w:r>
      <w:r w:rsidR="00103415">
        <w:rPr>
          <w:lang w:eastAsia="ja-JP"/>
        </w:rPr>
        <w:t xml:space="preserve"> 5. </w:t>
      </w:r>
      <w:r w:rsidR="00FA06F2">
        <w:rPr>
          <w:lang w:eastAsia="ja-JP"/>
        </w:rPr>
        <w:t xml:space="preserve">Prior to </w:t>
      </w:r>
      <w:r w:rsidR="00FA06F2" w:rsidRPr="000B1572">
        <w:rPr>
          <w:rFonts w:ascii="Courier New" w:hAnsi="Courier New" w:cs="Courier New"/>
          <w:lang w:eastAsia="ja-JP"/>
        </w:rPr>
        <w:t>schemaVersion</w:t>
      </w:r>
      <w:r w:rsidR="00E221A5">
        <w:rPr>
          <w:lang w:eastAsia="ja-JP"/>
        </w:rPr>
        <w:t xml:space="preserve"> 5, there was no</w:t>
      </w:r>
      <w:r w:rsidR="00FA06F2">
        <w:rPr>
          <w:lang w:eastAsia="ja-JP"/>
        </w:rPr>
        <w:t xml:space="preserve"> </w:t>
      </w:r>
      <w:r w:rsidR="00FA06F2" w:rsidRPr="00B53D6A">
        <w:rPr>
          <w:rFonts w:ascii="Courier New" w:hAnsi="Courier New" w:cs="Courier New"/>
          <w:lang w:eastAsia="ja-JP"/>
        </w:rPr>
        <w:t>receiveMessageDetails</w:t>
      </w:r>
      <w:r w:rsidR="00FA06F2">
        <w:rPr>
          <w:lang w:eastAsia="ja-JP"/>
        </w:rPr>
        <w:t xml:space="preserve"> in BSM records.</w:t>
      </w:r>
    </w:p>
    <w:p w:rsidR="00FA06F2" w:rsidRDefault="00FA06F2" w:rsidP="008268A7">
      <w:pPr>
        <w:rPr>
          <w:lang w:eastAsia="ja-JP"/>
        </w:rPr>
      </w:pPr>
      <w:r>
        <w:rPr>
          <w:lang w:eastAsia="ja-JP"/>
        </w:rPr>
        <w:t xml:space="preserve">For BSM records </w:t>
      </w:r>
      <w:r w:rsidR="00A9504E" w:rsidRPr="00B53D6A">
        <w:rPr>
          <w:lang w:eastAsia="ja-JP"/>
        </w:rPr>
        <w:t>with</w:t>
      </w:r>
      <w:r w:rsidR="00A9504E">
        <w:rPr>
          <w:rFonts w:ascii="Courier New" w:hAnsi="Courier New" w:cs="Courier New"/>
          <w:lang w:eastAsia="ja-JP"/>
        </w:rPr>
        <w:t xml:space="preserve"> bsmSource=RV</w:t>
      </w:r>
      <w:r>
        <w:rPr>
          <w:lang w:eastAsia="ja-JP"/>
        </w:rPr>
        <w:t>,</w:t>
      </w:r>
      <w:r w:rsidR="00103415">
        <w:rPr>
          <w:lang w:eastAsia="ja-JP"/>
        </w:rPr>
        <w:t xml:space="preserve"> </w:t>
      </w:r>
      <w:r w:rsidR="00103415" w:rsidRPr="00B53D6A">
        <w:rPr>
          <w:rFonts w:ascii="Courier New" w:hAnsi="Courier New" w:cs="Courier New"/>
          <w:lang w:eastAsia="ja-JP"/>
        </w:rPr>
        <w:t>locationData</w:t>
      </w:r>
      <w:r w:rsidR="00103415">
        <w:rPr>
          <w:lang w:eastAsia="ja-JP"/>
        </w:rPr>
        <w:t xml:space="preserve"> will represent the location of the E</w:t>
      </w:r>
      <w:r w:rsidR="00F92CCB">
        <w:rPr>
          <w:lang w:eastAsia="ja-JP"/>
        </w:rPr>
        <w:t>go Vehicle (E</w:t>
      </w:r>
      <w:r w:rsidR="00103415">
        <w:rPr>
          <w:lang w:eastAsia="ja-JP"/>
        </w:rPr>
        <w:t>V</w:t>
      </w:r>
      <w:r w:rsidR="00F92CCB">
        <w:rPr>
          <w:lang w:eastAsia="ja-JP"/>
        </w:rPr>
        <w:t>)</w:t>
      </w:r>
      <w:r w:rsidR="00103415">
        <w:rPr>
          <w:lang w:eastAsia="ja-JP"/>
        </w:rPr>
        <w:t xml:space="preserve"> </w:t>
      </w:r>
      <w:r>
        <w:rPr>
          <w:lang w:eastAsia="ja-JP"/>
        </w:rPr>
        <w:t xml:space="preserve">that </w:t>
      </w:r>
      <w:r w:rsidR="00103415">
        <w:rPr>
          <w:lang w:eastAsia="ja-JP"/>
        </w:rPr>
        <w:t>receiv</w:t>
      </w:r>
      <w:r>
        <w:rPr>
          <w:lang w:eastAsia="ja-JP"/>
        </w:rPr>
        <w:t>ed</w:t>
      </w:r>
      <w:r w:rsidR="00F92CCB">
        <w:rPr>
          <w:lang w:eastAsia="ja-JP"/>
        </w:rPr>
        <w:t xml:space="preserve"> the BSM from a R</w:t>
      </w:r>
      <w:r>
        <w:rPr>
          <w:lang w:eastAsia="ja-JP"/>
        </w:rPr>
        <w:t>emot</w:t>
      </w:r>
      <w:r w:rsidR="00F92CCB">
        <w:rPr>
          <w:lang w:eastAsia="ja-JP"/>
        </w:rPr>
        <w:t>e V</w:t>
      </w:r>
      <w:r w:rsidR="00103415">
        <w:rPr>
          <w:lang w:eastAsia="ja-JP"/>
        </w:rPr>
        <w:t>ehicle (RV)</w:t>
      </w:r>
      <w:r>
        <w:rPr>
          <w:lang w:eastAsia="ja-JP"/>
        </w:rPr>
        <w:t xml:space="preserve"> while the location data inside the BSM payload will represe</w:t>
      </w:r>
      <w:r w:rsidR="00F92CCB">
        <w:rPr>
          <w:lang w:eastAsia="ja-JP"/>
        </w:rPr>
        <w:t>nt the location of the RV</w:t>
      </w:r>
      <w:r>
        <w:rPr>
          <w:lang w:eastAsia="ja-JP"/>
        </w:rPr>
        <w:t>.</w:t>
      </w:r>
      <w:r w:rsidR="00103415">
        <w:rPr>
          <w:lang w:eastAsia="ja-JP"/>
        </w:rPr>
        <w:t xml:space="preserve"> </w:t>
      </w:r>
      <w:r w:rsidR="00F92CCB" w:rsidRPr="00F92CCB">
        <w:rPr>
          <w:lang w:eastAsia="ja-JP"/>
        </w:rPr>
        <w:t>For BSMs inside a `</w:t>
      </w:r>
      <w:r w:rsidR="00F92CCB" w:rsidRPr="00F92CCB">
        <w:rPr>
          <w:rFonts w:ascii="Courier New" w:hAnsi="Courier New" w:cs="Courier New"/>
          <w:lang w:eastAsia="ja-JP"/>
        </w:rPr>
        <w:t>rxMsg</w:t>
      </w:r>
      <w:r w:rsidR="00F92CCB" w:rsidRPr="00F92CCB">
        <w:rPr>
          <w:lang w:eastAsia="ja-JP"/>
        </w:rPr>
        <w:t>` log file, `</w:t>
      </w:r>
      <w:r w:rsidR="00F92CCB" w:rsidRPr="00F92CCB">
        <w:rPr>
          <w:rFonts w:ascii="Courier New" w:hAnsi="Courier New" w:cs="Courier New"/>
          <w:lang w:eastAsia="ja-JP"/>
        </w:rPr>
        <w:t>rxSource</w:t>
      </w:r>
      <w:r w:rsidR="00F92CCB" w:rsidRPr="00F92CCB">
        <w:rPr>
          <w:lang w:eastAsia="ja-JP"/>
        </w:rPr>
        <w:t>` will be equal to `</w:t>
      </w:r>
      <w:r w:rsidR="00F92CCB" w:rsidRPr="00F92CCB">
        <w:rPr>
          <w:rFonts w:ascii="Courier New" w:hAnsi="Courier New" w:cs="Courier New"/>
          <w:lang w:eastAsia="ja-JP"/>
        </w:rPr>
        <w:t>RV</w:t>
      </w:r>
      <w:r w:rsidR="00F92CCB" w:rsidRPr="00F92CCB">
        <w:rPr>
          <w:lang w:eastAsia="ja-JP"/>
        </w:rPr>
        <w:t>` as does `</w:t>
      </w:r>
      <w:r w:rsidR="00F92CCB" w:rsidRPr="00F92CCB">
        <w:rPr>
          <w:rFonts w:ascii="Courier New" w:hAnsi="Courier New" w:cs="Courier New"/>
          <w:lang w:eastAsia="ja-JP"/>
        </w:rPr>
        <w:t>bsmSource</w:t>
      </w:r>
      <w:r w:rsidR="00F92CCB" w:rsidRPr="00F92CCB">
        <w:rPr>
          <w:lang w:eastAsia="ja-JP"/>
        </w:rPr>
        <w:t>`. For other log files that may contain BSM data (`</w:t>
      </w:r>
      <w:r w:rsidR="00F92CCB" w:rsidRPr="00F92CCB">
        <w:rPr>
          <w:rFonts w:ascii="Courier New" w:hAnsi="Courier New" w:cs="Courier New"/>
          <w:lang w:eastAsia="ja-JP"/>
        </w:rPr>
        <w:t>bsmTx</w:t>
      </w:r>
      <w:r w:rsidR="00F92CCB" w:rsidRPr="00F92CCB">
        <w:rPr>
          <w:lang w:eastAsia="ja-JP"/>
        </w:rPr>
        <w:t>` and `</w:t>
      </w:r>
      <w:r w:rsidR="00F92CCB" w:rsidRPr="00F92CCB">
        <w:rPr>
          <w:rFonts w:ascii="Courier New" w:hAnsi="Courier New" w:cs="Courier New"/>
          <w:lang w:eastAsia="ja-JP"/>
        </w:rPr>
        <w:t>bsmLogDuringEvent</w:t>
      </w:r>
      <w:r w:rsidR="00F92CCB" w:rsidRPr="00F92CCB">
        <w:rPr>
          <w:lang w:eastAsia="ja-JP"/>
        </w:rPr>
        <w:t>`), there `</w:t>
      </w:r>
      <w:r w:rsidR="00F92CCB" w:rsidRPr="00F92CCB">
        <w:rPr>
          <w:rFonts w:ascii="Courier New" w:hAnsi="Courier New" w:cs="Courier New"/>
          <w:lang w:eastAsia="ja-JP"/>
        </w:rPr>
        <w:t>rxSource</w:t>
      </w:r>
      <w:r w:rsidR="00F92CCB" w:rsidRPr="00F92CCB">
        <w:rPr>
          <w:lang w:eastAsia="ja-JP"/>
        </w:rPr>
        <w:t>` will be `</w:t>
      </w:r>
      <w:r w:rsidR="00F92CCB" w:rsidRPr="00F92CCB">
        <w:rPr>
          <w:rFonts w:ascii="Courier New" w:hAnsi="Courier New" w:cs="Courier New"/>
          <w:lang w:eastAsia="ja-JP"/>
        </w:rPr>
        <w:t>null</w:t>
      </w:r>
      <w:r w:rsidR="00F92CCB" w:rsidRPr="00F92CCB">
        <w:rPr>
          <w:lang w:eastAsia="ja-JP"/>
        </w:rPr>
        <w:t>` or not present in `</w:t>
      </w:r>
      <w:r w:rsidR="00F92CCB" w:rsidRPr="00F92CCB">
        <w:rPr>
          <w:rFonts w:ascii="Courier New" w:hAnsi="Courier New" w:cs="Courier New"/>
          <w:lang w:eastAsia="ja-JP"/>
        </w:rPr>
        <w:t>receivedMessageDetails</w:t>
      </w:r>
      <w:r w:rsidR="00F92CCB" w:rsidRPr="00F92CCB">
        <w:rPr>
          <w:lang w:eastAsia="ja-JP"/>
        </w:rPr>
        <w:t>`.</w:t>
      </w:r>
      <w:r w:rsidR="00103415">
        <w:rPr>
          <w:lang w:eastAsia="ja-JP"/>
        </w:rPr>
        <w:t xml:space="preserve"> </w:t>
      </w:r>
    </w:p>
    <w:p w:rsidR="00F70BA7" w:rsidRDefault="00103415" w:rsidP="008268A7">
      <w:pPr>
        <w:rPr>
          <w:lang w:eastAsia="ja-JP"/>
        </w:rPr>
      </w:pPr>
      <w:r>
        <w:rPr>
          <w:lang w:eastAsia="ja-JP"/>
        </w:rPr>
        <w:t>For</w:t>
      </w:r>
      <w:r w:rsidR="00FA06F2">
        <w:rPr>
          <w:lang w:eastAsia="ja-JP"/>
        </w:rPr>
        <w:t xml:space="preserve"> </w:t>
      </w:r>
      <w:r w:rsidR="00A9504E">
        <w:rPr>
          <w:lang w:eastAsia="ja-JP"/>
        </w:rPr>
        <w:t xml:space="preserve">BSM records </w:t>
      </w:r>
      <w:r w:rsidR="00A9504E" w:rsidRPr="000B1572">
        <w:rPr>
          <w:lang w:eastAsia="ja-JP"/>
        </w:rPr>
        <w:t>with</w:t>
      </w:r>
      <w:r w:rsidR="00A9504E">
        <w:rPr>
          <w:rFonts w:ascii="Courier New" w:hAnsi="Courier New" w:cs="Courier New"/>
          <w:lang w:eastAsia="ja-JP"/>
        </w:rPr>
        <w:t xml:space="preserve"> bsmSource=EV</w:t>
      </w:r>
      <w:r w:rsidR="00FA06F2">
        <w:rPr>
          <w:lang w:eastAsia="ja-JP"/>
        </w:rPr>
        <w:t xml:space="preserve">, the </w:t>
      </w:r>
      <w:r w:rsidR="00FA06F2" w:rsidRPr="00B53D6A">
        <w:rPr>
          <w:rFonts w:ascii="Courier New" w:hAnsi="Courier New" w:cs="Courier New"/>
          <w:lang w:eastAsia="ja-JP"/>
        </w:rPr>
        <w:t>locationData</w:t>
      </w:r>
      <w:r w:rsidR="00FA06F2">
        <w:rPr>
          <w:lang w:eastAsia="ja-JP"/>
        </w:rPr>
        <w:t xml:space="preserve"> should be very close or identical to the location data within the </w:t>
      </w:r>
      <w:r w:rsidR="00A9504E">
        <w:rPr>
          <w:lang w:eastAsia="ja-JP"/>
        </w:rPr>
        <w:t>BSM payload</w:t>
      </w:r>
      <w:r w:rsidR="00FA06F2">
        <w:rPr>
          <w:lang w:eastAsia="ja-JP"/>
        </w:rPr>
        <w:t xml:space="preserve">. </w:t>
      </w:r>
    </w:p>
    <w:p w:rsidR="00A9504E" w:rsidRPr="00C117BA" w:rsidRDefault="00A9504E" w:rsidP="008268A7">
      <w:pPr>
        <w:rPr>
          <w:lang w:eastAsia="ja-JP"/>
        </w:rPr>
      </w:pPr>
    </w:p>
    <w:tbl>
      <w:tblPr>
        <w:tblStyle w:val="TableGrid"/>
        <w:tblW w:w="9355" w:type="dxa"/>
        <w:tblLayout w:type="fixed"/>
        <w:tblLook w:val="04A0" w:firstRow="1" w:lastRow="0" w:firstColumn="1" w:lastColumn="0" w:noHBand="0" w:noVBand="1"/>
      </w:tblPr>
      <w:tblGrid>
        <w:gridCol w:w="1801"/>
        <w:gridCol w:w="1683"/>
        <w:gridCol w:w="5871"/>
      </w:tblGrid>
      <w:tr w:rsidR="00064973" w:rsidTr="00064973">
        <w:tc>
          <w:tcPr>
            <w:tcW w:w="1801" w:type="dxa"/>
          </w:tcPr>
          <w:p w:rsidR="00064973" w:rsidRDefault="00064973" w:rsidP="008268A7">
            <w:pPr>
              <w:autoSpaceDE w:val="0"/>
              <w:autoSpaceDN w:val="0"/>
              <w:adjustRightInd w:val="0"/>
            </w:pPr>
            <w:r w:rsidRPr="006E5FF6">
              <w:rPr>
                <w:b/>
              </w:rPr>
              <w:t>Name</w:t>
            </w:r>
          </w:p>
        </w:tc>
        <w:tc>
          <w:tcPr>
            <w:tcW w:w="1683" w:type="dxa"/>
          </w:tcPr>
          <w:p w:rsidR="00064973" w:rsidRDefault="00064973" w:rsidP="008268A7">
            <w:pPr>
              <w:autoSpaceDE w:val="0"/>
              <w:autoSpaceDN w:val="0"/>
              <w:adjustRightInd w:val="0"/>
            </w:pPr>
            <w:r w:rsidRPr="006E5FF6">
              <w:rPr>
                <w:b/>
              </w:rPr>
              <w:t>Type</w:t>
            </w:r>
          </w:p>
        </w:tc>
        <w:tc>
          <w:tcPr>
            <w:tcW w:w="5871" w:type="dxa"/>
          </w:tcPr>
          <w:p w:rsidR="00064973" w:rsidRDefault="00064973" w:rsidP="008268A7">
            <w:pPr>
              <w:autoSpaceDE w:val="0"/>
              <w:autoSpaceDN w:val="0"/>
              <w:adjustRightInd w:val="0"/>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locationData</w:t>
            </w:r>
          </w:p>
        </w:tc>
        <w:tc>
          <w:tcPr>
            <w:tcW w:w="168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Object</w:t>
            </w:r>
          </w:p>
        </w:tc>
        <w:tc>
          <w:tcPr>
            <w:tcW w:w="587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 data structure containing the following:</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latitude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longitude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elevation</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speed</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heading</w:t>
            </w:r>
            <w:r>
              <w:rPr>
                <w:rFonts w:ascii="Consolas" w:hAnsi="Consolas" w:cs="Consolas"/>
                <w:color w:val="000000"/>
                <w:sz w:val="20"/>
                <w:szCs w:val="20"/>
              </w:rPr>
              <w:t>;</w:t>
            </w:r>
          </w:p>
          <w:p w:rsidR="00064973" w:rsidRDefault="00064973" w:rsidP="008268A7">
            <w:pPr>
              <w:autoSpaceDE w:val="0"/>
              <w:autoSpaceDN w:val="0"/>
              <w:adjustRightInd w:val="0"/>
              <w:rPr>
                <w:rFonts w:ascii="Courier New" w:hAnsi="Courier New" w:cs="Courier New"/>
              </w:rPr>
            </w:pPr>
          </w:p>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Latitude and longitude will be represented in degrees, elevation in meters, speed in meters per second and heading in degrees.</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8D2A4B">
              <w:rPr>
                <w:rFonts w:ascii="Courier New" w:hAnsi="Courier New" w:cs="Courier New"/>
              </w:rPr>
              <w:t>rxSource</w:t>
            </w:r>
          </w:p>
        </w:tc>
        <w:tc>
          <w:tcPr>
            <w:tcW w:w="1683" w:type="dxa"/>
          </w:tcPr>
          <w:p w:rsidR="00064973" w:rsidRPr="006A024C"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871" w:type="dxa"/>
          </w:tcPr>
          <w:p w:rsidR="00064973" w:rsidRDefault="00064973" w:rsidP="008268A7">
            <w:pPr>
              <w:keepNext/>
              <w:autoSpaceDE w:val="0"/>
              <w:autoSpaceDN w:val="0"/>
              <w:adjustRightInd w:val="0"/>
              <w:rPr>
                <w:rFonts w:ascii="Courier New" w:hAnsi="Courier New" w:cs="Courier New"/>
              </w:rPr>
            </w:pPr>
            <w:r>
              <w:rPr>
                <w:rFonts w:ascii="Courier New" w:hAnsi="Courier New" w:cs="Courier New"/>
              </w:rPr>
              <w:t xml:space="preserve">One of </w:t>
            </w:r>
            <w:r>
              <w:rPr>
                <w:rFonts w:ascii="Consolas" w:hAnsi="Consolas" w:cs="Consolas"/>
                <w:b/>
                <w:bCs/>
                <w:color w:val="7F0055"/>
                <w:sz w:val="20"/>
                <w:szCs w:val="20"/>
              </w:rPr>
              <w:t>enum</w:t>
            </w:r>
            <w:r>
              <w:rPr>
                <w:rFonts w:ascii="Consolas" w:hAnsi="Consolas" w:cs="Consolas"/>
                <w:color w:val="000000"/>
                <w:sz w:val="20"/>
                <w:szCs w:val="20"/>
              </w:rPr>
              <w:t xml:space="preserve"> RxSource {</w:t>
            </w:r>
            <w:r>
              <w:rPr>
                <w:rFonts w:ascii="Consolas" w:hAnsi="Consolas" w:cs="Consolas"/>
                <w:b/>
                <w:bCs/>
                <w:i/>
                <w:iCs/>
                <w:color w:val="0000C0"/>
                <w:sz w:val="20"/>
                <w:szCs w:val="20"/>
              </w:rPr>
              <w:t>RSU</w:t>
            </w:r>
            <w:r>
              <w:rPr>
                <w:rFonts w:ascii="Consolas" w:hAnsi="Consolas" w:cs="Consolas"/>
                <w:color w:val="000000"/>
                <w:sz w:val="20"/>
                <w:szCs w:val="20"/>
              </w:rPr>
              <w:t xml:space="preserve">, </w:t>
            </w:r>
            <w:r>
              <w:rPr>
                <w:rFonts w:ascii="Consolas" w:hAnsi="Consolas" w:cs="Consolas"/>
                <w:b/>
                <w:bCs/>
                <w:i/>
                <w:iCs/>
                <w:color w:val="0000C0"/>
                <w:sz w:val="20"/>
                <w:szCs w:val="20"/>
              </w:rPr>
              <w:t>SAT</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SNMP</w:t>
            </w:r>
            <w:r>
              <w:rPr>
                <w:rFonts w:ascii="Consolas" w:hAnsi="Consolas" w:cs="Consolas"/>
                <w:color w:val="000000"/>
                <w:sz w:val="20"/>
                <w:szCs w:val="20"/>
              </w:rPr>
              <w:t xml:space="preserve">, </w:t>
            </w:r>
            <w:r>
              <w:rPr>
                <w:rFonts w:ascii="Consolas" w:hAnsi="Consolas" w:cs="Consolas"/>
                <w:b/>
                <w:bCs/>
                <w:i/>
                <w:iCs/>
                <w:color w:val="0000C0"/>
                <w:sz w:val="20"/>
                <w:szCs w:val="20"/>
              </w:rPr>
              <w:t>NA</w:t>
            </w:r>
            <w:r w:rsidR="00D93DEF">
              <w:rPr>
                <w:rFonts w:ascii="Consolas" w:hAnsi="Consolas" w:cs="Consolas"/>
                <w:b/>
                <w:bCs/>
                <w:i/>
                <w:iCs/>
                <w:color w:val="0000C0"/>
                <w:sz w:val="20"/>
                <w:szCs w:val="20"/>
              </w:rPr>
              <w:t>, unknown</w:t>
            </w:r>
            <w:r>
              <w:rPr>
                <w:rFonts w:ascii="Consolas" w:hAnsi="Consolas" w:cs="Consolas"/>
                <w:color w:val="000000"/>
                <w:sz w:val="20"/>
                <w:szCs w:val="20"/>
              </w:rPr>
              <w:t>} c</w:t>
            </w:r>
            <w:r>
              <w:rPr>
                <w:rFonts w:ascii="Courier New" w:hAnsi="Courier New" w:cs="Courier New"/>
              </w:rPr>
              <w:t>onstants</w:t>
            </w:r>
            <w:r w:rsidR="00F541AD">
              <w:rPr>
                <w:rFonts w:ascii="Courier New" w:hAnsi="Courier New" w:cs="Courier New"/>
              </w:rPr>
              <w:t xml:space="preserve">. </w:t>
            </w:r>
            <w:r w:rsidR="00F541AD" w:rsidRPr="00F541AD">
              <w:rPr>
                <w:rFonts w:cstheme="minorHAnsi"/>
              </w:rPr>
              <w:t>This element exists only in logs received in</w:t>
            </w:r>
            <w:r w:rsidR="00F541AD">
              <w:rPr>
                <w:rFonts w:ascii="Courier New" w:hAnsi="Courier New" w:cs="Courier New"/>
              </w:rPr>
              <w:t xml:space="preserve"> rxMsg </w:t>
            </w:r>
            <w:r w:rsidR="00F541AD" w:rsidRPr="00F541AD">
              <w:rPr>
                <w:rFonts w:cstheme="minorHAnsi"/>
              </w:rPr>
              <w:t>files (i.e.</w:t>
            </w:r>
            <w:r w:rsidR="00F541AD">
              <w:rPr>
                <w:rFonts w:ascii="Courier New" w:hAnsi="Courier New" w:cs="Courier New"/>
              </w:rPr>
              <w:t xml:space="preserve"> rxMsg recordType.</w:t>
            </w:r>
          </w:p>
        </w:tc>
      </w:tr>
    </w:tbl>
    <w:p w:rsidR="00064973" w:rsidRPr="00064973" w:rsidRDefault="00955C0A" w:rsidP="008268A7">
      <w:pPr>
        <w:pStyle w:val="Caption"/>
      </w:pPr>
      <w:r>
        <w:t xml:space="preserve">Table </w:t>
      </w:r>
      <w:fldSimple w:instr=" SEQ Table \* ARABIC ">
        <w:r w:rsidR="00B9778E">
          <w:rPr>
            <w:noProof/>
          </w:rPr>
          <w:t>6</w:t>
        </w:r>
      </w:fldSimple>
      <w:r>
        <w:t xml:space="preserve"> - ReceivedMessageDetails</w:t>
      </w:r>
    </w:p>
    <w:p w:rsidR="00D23963" w:rsidRDefault="00C117BA" w:rsidP="008268A7">
      <w:pPr>
        <w:pStyle w:val="Heading2"/>
      </w:pPr>
      <w:bookmarkStart w:id="62" w:name="_ODE_Payload_Violation"/>
      <w:bookmarkStart w:id="63" w:name="_ODE_Data_Message"/>
      <w:bookmarkStart w:id="64" w:name="_ODE_Data_Message_1"/>
      <w:bookmarkStart w:id="65" w:name="_Toc462052307"/>
      <w:bookmarkStart w:id="66" w:name="_Ref471813434"/>
      <w:bookmarkStart w:id="67" w:name="_Toc483908194"/>
      <w:bookmarkStart w:id="68" w:name="_Toc524363071"/>
      <w:bookmarkStart w:id="69" w:name="_Toc462052316"/>
      <w:bookmarkEnd w:id="62"/>
      <w:bookmarkEnd w:id="63"/>
      <w:bookmarkEnd w:id="64"/>
      <w:r>
        <w:lastRenderedPageBreak/>
        <w:t>Ode</w:t>
      </w:r>
      <w:r w:rsidR="00D23963" w:rsidRPr="00284BEB">
        <w:t>MessagePayload</w:t>
      </w:r>
      <w:bookmarkEnd w:id="65"/>
      <w:bookmarkEnd w:id="66"/>
      <w:bookmarkEnd w:id="67"/>
      <w:bookmarkEnd w:id="68"/>
    </w:p>
    <w:p w:rsidR="002148E5" w:rsidRPr="00914E42" w:rsidRDefault="00D23963" w:rsidP="008268A7">
      <w:r>
        <w:t>OdeMsgPayload is the parent class for all payload data structures, each of which conta</w:t>
      </w:r>
      <w:r w:rsidR="006954E2">
        <w:t>in the following data elements.</w:t>
      </w:r>
    </w:p>
    <w:tbl>
      <w:tblPr>
        <w:tblStyle w:val="TableGrid"/>
        <w:tblW w:w="0" w:type="auto"/>
        <w:tblLook w:val="04A0" w:firstRow="1" w:lastRow="0" w:firstColumn="1" w:lastColumn="0" w:noHBand="0" w:noVBand="1"/>
      </w:tblPr>
      <w:tblGrid>
        <w:gridCol w:w="1776"/>
        <w:gridCol w:w="1833"/>
        <w:gridCol w:w="5741"/>
      </w:tblGrid>
      <w:tr w:rsidR="00955C0A" w:rsidRPr="006E5FF6" w:rsidTr="00955C0A">
        <w:tc>
          <w:tcPr>
            <w:tcW w:w="1776" w:type="dxa"/>
          </w:tcPr>
          <w:p w:rsidR="00955C0A" w:rsidRPr="006E5FF6" w:rsidRDefault="00955C0A" w:rsidP="008268A7">
            <w:pPr>
              <w:rPr>
                <w:b/>
              </w:rPr>
            </w:pPr>
            <w:r w:rsidRPr="006E5FF6">
              <w:rPr>
                <w:b/>
              </w:rPr>
              <w:t>Name</w:t>
            </w:r>
          </w:p>
        </w:tc>
        <w:tc>
          <w:tcPr>
            <w:tcW w:w="1833" w:type="dxa"/>
          </w:tcPr>
          <w:p w:rsidR="00955C0A" w:rsidRPr="006E5FF6" w:rsidRDefault="00955C0A" w:rsidP="008268A7">
            <w:pPr>
              <w:rPr>
                <w:b/>
              </w:rPr>
            </w:pPr>
            <w:r w:rsidRPr="006E5FF6">
              <w:rPr>
                <w:b/>
              </w:rPr>
              <w:t>Type</w:t>
            </w:r>
          </w:p>
        </w:tc>
        <w:tc>
          <w:tcPr>
            <w:tcW w:w="5741" w:type="dxa"/>
          </w:tcPr>
          <w:p w:rsidR="00955C0A" w:rsidRPr="006E5FF6" w:rsidRDefault="00955C0A" w:rsidP="008268A7">
            <w:pPr>
              <w:rPr>
                <w:b/>
              </w:rPr>
            </w:pPr>
            <w:r w:rsidRPr="006E5FF6">
              <w:rPr>
                <w:b/>
              </w:rPr>
              <w:t>Description</w:t>
            </w:r>
          </w:p>
        </w:tc>
      </w:tr>
      <w:tr w:rsidR="00955C0A" w:rsidRPr="003E745F" w:rsidTr="00955C0A">
        <w:tc>
          <w:tcPr>
            <w:tcW w:w="1776" w:type="dxa"/>
          </w:tcPr>
          <w:p w:rsidR="00955C0A" w:rsidRPr="000D041D" w:rsidRDefault="00955C0A" w:rsidP="008268A7">
            <w:pPr>
              <w:rPr>
                <w:rFonts w:ascii="Courier New" w:hAnsi="Courier New" w:cs="Courier New"/>
              </w:rPr>
            </w:pPr>
            <w:r w:rsidRPr="003D1E97">
              <w:rPr>
                <w:rFonts w:ascii="Courier New" w:hAnsi="Courier New" w:cs="Courier New"/>
              </w:rPr>
              <w:t>dataType</w:t>
            </w:r>
          </w:p>
        </w:tc>
        <w:tc>
          <w:tcPr>
            <w:tcW w:w="1833" w:type="dxa"/>
          </w:tcPr>
          <w:p w:rsidR="00955C0A" w:rsidRDefault="00955C0A" w:rsidP="008268A7">
            <w:pPr>
              <w:rPr>
                <w:rFonts w:ascii="Courier New" w:hAnsi="Courier New" w:cs="Courier New"/>
              </w:rPr>
            </w:pPr>
            <w:r>
              <w:rPr>
                <w:rFonts w:ascii="Courier New" w:hAnsi="Courier New" w:cs="Courier New"/>
              </w:rPr>
              <w:t>String</w:t>
            </w:r>
          </w:p>
        </w:tc>
        <w:tc>
          <w:tcPr>
            <w:tcW w:w="5741" w:type="dxa"/>
          </w:tcPr>
          <w:p w:rsidR="00955C0A" w:rsidRPr="003E745F" w:rsidRDefault="00955C0A" w:rsidP="008268A7">
            <w:pPr>
              <w:keepNext/>
            </w:pPr>
            <w:r>
              <w:t>The type of data contained in the data element.</w:t>
            </w:r>
          </w:p>
        </w:tc>
      </w:tr>
      <w:tr w:rsidR="00955C0A" w:rsidRPr="003E745F" w:rsidTr="00955C0A">
        <w:tc>
          <w:tcPr>
            <w:tcW w:w="1776" w:type="dxa"/>
          </w:tcPr>
          <w:p w:rsidR="00955C0A" w:rsidRPr="003D1E97" w:rsidRDefault="00955C0A" w:rsidP="008268A7">
            <w:pPr>
              <w:rPr>
                <w:rFonts w:ascii="Courier New" w:hAnsi="Courier New" w:cs="Courier New"/>
              </w:rPr>
            </w:pPr>
            <w:r>
              <w:rPr>
                <w:rFonts w:ascii="Courier New" w:hAnsi="Courier New" w:cs="Courier New"/>
              </w:rPr>
              <w:t>D</w:t>
            </w:r>
            <w:r w:rsidRPr="003D1E97">
              <w:rPr>
                <w:rFonts w:ascii="Courier New" w:hAnsi="Courier New" w:cs="Courier New"/>
              </w:rPr>
              <w:t>ata</w:t>
            </w:r>
          </w:p>
        </w:tc>
        <w:tc>
          <w:tcPr>
            <w:tcW w:w="1833" w:type="dxa"/>
          </w:tcPr>
          <w:p w:rsidR="00955C0A" w:rsidDel="003D1E97" w:rsidRDefault="00955C0A" w:rsidP="008268A7">
            <w:pPr>
              <w:rPr>
                <w:rFonts w:ascii="Courier New" w:hAnsi="Courier New" w:cs="Courier New"/>
              </w:rPr>
            </w:pPr>
            <w:r>
              <w:rPr>
                <w:rFonts w:ascii="Courier New" w:hAnsi="Courier New" w:cs="Courier New"/>
              </w:rPr>
              <w:t>OdeObject</w:t>
            </w:r>
          </w:p>
        </w:tc>
        <w:tc>
          <w:tcPr>
            <w:tcW w:w="5741" w:type="dxa"/>
          </w:tcPr>
          <w:p w:rsidR="00955C0A" w:rsidDel="003D1E97" w:rsidRDefault="00955C0A" w:rsidP="008268A7">
            <w:pPr>
              <w:keepNext/>
            </w:pPr>
            <w:r>
              <w:t>The data within this payload</w:t>
            </w:r>
          </w:p>
        </w:tc>
      </w:tr>
    </w:tbl>
    <w:p w:rsidR="00955C0A" w:rsidRDefault="00955C0A" w:rsidP="008268A7">
      <w:pPr>
        <w:pStyle w:val="Caption"/>
      </w:pPr>
      <w:r>
        <w:t xml:space="preserve">Table </w:t>
      </w:r>
      <w:fldSimple w:instr=" SEQ Table \* ARABIC ">
        <w:r w:rsidR="00B9778E">
          <w:rPr>
            <w:noProof/>
          </w:rPr>
          <w:t>7</w:t>
        </w:r>
      </w:fldSimple>
      <w:r>
        <w:t xml:space="preserve"> - OdeMsgPayload</w:t>
      </w:r>
    </w:p>
    <w:p w:rsidR="00D23963" w:rsidRDefault="00D23963" w:rsidP="008268A7">
      <w:r>
        <w:t>The following subsection</w:t>
      </w:r>
      <w:r w:rsidR="008C5899">
        <w:t>s</w:t>
      </w:r>
      <w:r>
        <w:t xml:space="preserve"> describe the child schemas of </w:t>
      </w:r>
      <w:hyperlink w:anchor="_ODE_Data_Message_1" w:history="1">
        <w:r w:rsidRPr="000A3293">
          <w:rPr>
            <w:rStyle w:val="Hyperlink"/>
          </w:rPr>
          <w:t>OdeMsgPayload</w:t>
        </w:r>
      </w:hyperlink>
      <w:r>
        <w:t>.</w:t>
      </w:r>
      <w:bookmarkEnd w:id="69"/>
      <w:r w:rsidR="00C83C92">
        <w:t xml:space="preserve"> The following OdeMsgPayload types are currently supported:</w:t>
      </w:r>
    </w:p>
    <w:p w:rsidR="007367E1" w:rsidRDefault="00C83C92" w:rsidP="00AF2AED">
      <w:pPr>
        <w:pStyle w:val="ListParagraph"/>
        <w:numPr>
          <w:ilvl w:val="0"/>
          <w:numId w:val="28"/>
        </w:numPr>
      </w:pPr>
      <w:r>
        <w:t xml:space="preserve">OdeTimPayload – </w:t>
      </w:r>
      <w:r w:rsidR="00B77060">
        <w:t xml:space="preserve">This payload may contain </w:t>
      </w:r>
      <w:r w:rsidR="007367E1">
        <w:t>one of the following data objects:</w:t>
      </w:r>
      <w:r>
        <w:t xml:space="preserve"> </w:t>
      </w:r>
    </w:p>
    <w:p w:rsidR="00C83C92" w:rsidRDefault="00C83C92" w:rsidP="00B9778E">
      <w:pPr>
        <w:pStyle w:val="ListParagraph"/>
        <w:numPr>
          <w:ilvl w:val="1"/>
          <w:numId w:val="28"/>
        </w:numPr>
      </w:pPr>
      <w:r w:rsidRPr="00C83C92">
        <w:t>J2735TravelerInformationMessage</w:t>
      </w:r>
    </w:p>
    <w:p w:rsidR="007367E1" w:rsidRDefault="007367E1" w:rsidP="00B9778E">
      <w:pPr>
        <w:pStyle w:val="ListParagraph"/>
        <w:numPr>
          <w:ilvl w:val="1"/>
          <w:numId w:val="28"/>
        </w:numPr>
      </w:pPr>
      <w:r>
        <w:t>OdeTravelerInformationMessage</w:t>
      </w:r>
    </w:p>
    <w:p w:rsidR="00C83C92" w:rsidRDefault="00C83C92" w:rsidP="00AF2AED">
      <w:pPr>
        <w:pStyle w:val="ListParagraph"/>
        <w:numPr>
          <w:ilvl w:val="0"/>
          <w:numId w:val="28"/>
        </w:numPr>
      </w:pPr>
      <w:r>
        <w:t xml:space="preserve">OdeDriverAlertPayload – containing an </w:t>
      </w:r>
      <w:r w:rsidRPr="00C83C92">
        <w:rPr>
          <w:i/>
        </w:rPr>
        <w:t>alert</w:t>
      </w:r>
      <w:r>
        <w:t xml:space="preserve"> text </w:t>
      </w:r>
      <w:r w:rsidRPr="00C83C92">
        <w:t>message</w:t>
      </w:r>
    </w:p>
    <w:p w:rsidR="00ED77CC" w:rsidRDefault="00ED77CC" w:rsidP="00AF2AED">
      <w:pPr>
        <w:pStyle w:val="ListParagraph"/>
        <w:numPr>
          <w:ilvl w:val="0"/>
          <w:numId w:val="28"/>
        </w:numPr>
      </w:pPr>
      <w:r>
        <w:t>OdeBsmPayload – containing a J2735Bsm</w:t>
      </w:r>
    </w:p>
    <w:p w:rsidR="00C83C92" w:rsidRDefault="00C83C92" w:rsidP="008268A7">
      <w:r>
        <w:t>The following subsections describe the structure, element types, and valid range of values for each of the above payload types.</w:t>
      </w:r>
    </w:p>
    <w:p w:rsidR="00A50733" w:rsidRDefault="00A50733" w:rsidP="00A50733">
      <w:pPr>
        <w:pStyle w:val="Heading2"/>
        <w:rPr>
          <w:ins w:id="70" w:author="Musavi, Hamid [USA]" w:date="2018-10-29T10:47:00Z"/>
        </w:rPr>
      </w:pPr>
      <w:bookmarkStart w:id="71" w:name="_Toc524363072"/>
      <w:ins w:id="72" w:author="Musavi, Hamid [USA]" w:date="2018-10-29T10:47:00Z">
        <w:r>
          <w:t>Service Request</w:t>
        </w:r>
      </w:ins>
      <w:ins w:id="73" w:author="Musavi, Hamid [USA]" w:date="2018-11-09T11:06:00Z">
        <w:r w:rsidR="000C5D5E">
          <w:rPr>
            <w:rStyle w:val="FootnoteReference"/>
          </w:rPr>
          <w:footnoteReference w:id="10"/>
        </w:r>
      </w:ins>
    </w:p>
    <w:p w:rsidR="00A50733" w:rsidRDefault="00A50733" w:rsidP="00A50733">
      <w:pPr>
        <w:rPr>
          <w:ins w:id="77" w:author="Musavi, Hamid [USA]" w:date="2018-10-29T10:48:00Z"/>
        </w:rPr>
      </w:pPr>
      <w:ins w:id="78" w:author="Musavi, Hamid [USA]" w:date="2018-10-29T10:47:00Z">
        <w:r>
          <w:t xml:space="preserve">Service request structure is contained within a RESTful API web service request and will contain the following data elements to describe the </w:t>
        </w:r>
      </w:ins>
      <w:ins w:id="79" w:author="Musavi, Hamid [USA]" w:date="2018-10-29T10:48:00Z">
        <w:r>
          <w:t>instructions for the ODE regarding the execution of the request.</w:t>
        </w:r>
      </w:ins>
    </w:p>
    <w:tbl>
      <w:tblPr>
        <w:tblStyle w:val="TableGrid"/>
        <w:tblW w:w="0" w:type="auto"/>
        <w:tblLook w:val="04A0" w:firstRow="1" w:lastRow="0" w:firstColumn="1" w:lastColumn="0" w:noHBand="0" w:noVBand="1"/>
      </w:tblPr>
      <w:tblGrid>
        <w:gridCol w:w="1415"/>
        <w:gridCol w:w="3649"/>
        <w:gridCol w:w="4286"/>
      </w:tblGrid>
      <w:tr w:rsidR="00332E8E" w:rsidRPr="006E5FF6" w:rsidTr="00CD6460">
        <w:trPr>
          <w:ins w:id="80" w:author="Musavi, Hamid [USA]" w:date="2018-10-29T10:48:00Z"/>
        </w:trPr>
        <w:tc>
          <w:tcPr>
            <w:tcW w:w="1415" w:type="dxa"/>
          </w:tcPr>
          <w:p w:rsidR="00A50733" w:rsidRPr="006E5FF6" w:rsidRDefault="00A50733" w:rsidP="00284194">
            <w:pPr>
              <w:rPr>
                <w:ins w:id="81" w:author="Musavi, Hamid [USA]" w:date="2018-10-29T10:48:00Z"/>
                <w:b/>
              </w:rPr>
            </w:pPr>
            <w:ins w:id="82" w:author="Musavi, Hamid [USA]" w:date="2018-10-29T10:48:00Z">
              <w:r w:rsidRPr="006E5FF6">
                <w:rPr>
                  <w:b/>
                </w:rPr>
                <w:t>Name</w:t>
              </w:r>
            </w:ins>
          </w:p>
        </w:tc>
        <w:tc>
          <w:tcPr>
            <w:tcW w:w="3649" w:type="dxa"/>
          </w:tcPr>
          <w:p w:rsidR="00A50733" w:rsidRPr="006E5FF6" w:rsidRDefault="00A50733" w:rsidP="00284194">
            <w:pPr>
              <w:rPr>
                <w:ins w:id="83" w:author="Musavi, Hamid [USA]" w:date="2018-10-29T10:48:00Z"/>
                <w:b/>
              </w:rPr>
            </w:pPr>
            <w:ins w:id="84" w:author="Musavi, Hamid [USA]" w:date="2018-10-29T10:48:00Z">
              <w:r w:rsidRPr="006E5FF6">
                <w:rPr>
                  <w:b/>
                </w:rPr>
                <w:t>Type</w:t>
              </w:r>
            </w:ins>
          </w:p>
        </w:tc>
        <w:tc>
          <w:tcPr>
            <w:tcW w:w="4286" w:type="dxa"/>
          </w:tcPr>
          <w:p w:rsidR="00A50733" w:rsidRPr="006E5FF6" w:rsidRDefault="00A50733" w:rsidP="00284194">
            <w:pPr>
              <w:rPr>
                <w:ins w:id="85" w:author="Musavi, Hamid [USA]" w:date="2018-10-29T10:48:00Z"/>
                <w:b/>
              </w:rPr>
            </w:pPr>
            <w:ins w:id="86" w:author="Musavi, Hamid [USA]" w:date="2018-10-29T10:48:00Z">
              <w:r w:rsidRPr="006E5FF6">
                <w:rPr>
                  <w:b/>
                </w:rPr>
                <w:t>Description</w:t>
              </w:r>
            </w:ins>
          </w:p>
        </w:tc>
      </w:tr>
      <w:tr w:rsidR="00332E8E" w:rsidRPr="003E745F" w:rsidTr="00CD6460">
        <w:trPr>
          <w:ins w:id="87" w:author="Musavi, Hamid [USA]" w:date="2018-10-29T10:48:00Z"/>
        </w:trPr>
        <w:tc>
          <w:tcPr>
            <w:tcW w:w="1415" w:type="dxa"/>
          </w:tcPr>
          <w:p w:rsidR="00A50733" w:rsidRPr="000D041D" w:rsidRDefault="00A50733" w:rsidP="00284194">
            <w:pPr>
              <w:rPr>
                <w:ins w:id="88" w:author="Musavi, Hamid [USA]" w:date="2018-10-29T10:48:00Z"/>
                <w:rFonts w:ascii="Courier New" w:hAnsi="Courier New" w:cs="Courier New"/>
              </w:rPr>
            </w:pPr>
            <w:ins w:id="89" w:author="Musavi, Hamid [USA]" w:date="2018-10-29T10:49:00Z">
              <w:r w:rsidRPr="00A50733">
                <w:rPr>
                  <w:rFonts w:ascii="Courier New" w:hAnsi="Courier New" w:cs="Courier New"/>
                </w:rPr>
                <w:t>ode</w:t>
              </w:r>
            </w:ins>
          </w:p>
        </w:tc>
        <w:tc>
          <w:tcPr>
            <w:tcW w:w="3649" w:type="dxa"/>
          </w:tcPr>
          <w:p w:rsidR="00A50733" w:rsidRDefault="00042910" w:rsidP="00284194">
            <w:pPr>
              <w:rPr>
                <w:ins w:id="90" w:author="Musavi, Hamid [USA]" w:date="2018-10-29T10:48:00Z"/>
                <w:rFonts w:ascii="Courier New" w:hAnsi="Courier New" w:cs="Courier New"/>
              </w:rPr>
            </w:pPr>
            <w:ins w:id="91" w:author="Musavi, Hamid [USA]" w:date="2018-10-29T17:48:00Z">
              <w:r>
                <w:rPr>
                  <w:rFonts w:ascii="Courier New" w:hAnsi="Courier New" w:cs="Courier New"/>
                </w:rPr>
                <w:fldChar w:fldCharType="begin"/>
              </w:r>
              <w:r>
                <w:rPr>
                  <w:rFonts w:ascii="Courier New" w:hAnsi="Courier New" w:cs="Courier New"/>
                </w:rPr>
                <w:instrText xml:space="preserve"> HYPERLINK  \l "_ServiceRequest.OdeInternal" </w:instrText>
              </w:r>
              <w:r>
                <w:rPr>
                  <w:rFonts w:ascii="Courier New" w:hAnsi="Courier New" w:cs="Courier New"/>
                </w:rPr>
                <w:fldChar w:fldCharType="separate"/>
              </w:r>
              <w:r w:rsidRPr="00042910">
                <w:rPr>
                  <w:rStyle w:val="Hyperlink"/>
                  <w:rFonts w:ascii="Courier New" w:hAnsi="Courier New" w:cs="Courier New"/>
                </w:rPr>
                <w:t>ServiceRequest.</w:t>
              </w:r>
              <w:r w:rsidR="00332E8E" w:rsidRPr="00042910">
                <w:rPr>
                  <w:rStyle w:val="Hyperlink"/>
                  <w:rFonts w:ascii="Courier New" w:hAnsi="Courier New" w:cs="Courier New"/>
                </w:rPr>
                <w:t>OdeInternal</w:t>
              </w:r>
              <w:r>
                <w:rPr>
                  <w:rFonts w:ascii="Courier New" w:hAnsi="Courier New" w:cs="Courier New"/>
                </w:rPr>
                <w:fldChar w:fldCharType="end"/>
              </w:r>
            </w:ins>
          </w:p>
        </w:tc>
        <w:tc>
          <w:tcPr>
            <w:tcW w:w="4286" w:type="dxa"/>
          </w:tcPr>
          <w:p w:rsidR="00A50733" w:rsidRPr="003E745F" w:rsidRDefault="00A50733" w:rsidP="00284194">
            <w:pPr>
              <w:keepNext/>
              <w:rPr>
                <w:ins w:id="92" w:author="Musavi, Hamid [USA]" w:date="2018-10-29T10:48:00Z"/>
              </w:rPr>
            </w:pPr>
            <w:ins w:id="93" w:author="Musavi, Hamid [USA]" w:date="2018-10-29T10:50:00Z">
              <w:r>
                <w:t xml:space="preserve">This element data structure </w:t>
              </w:r>
            </w:ins>
            <w:ins w:id="94" w:author="Musavi, Hamid [USA]" w:date="2018-10-29T11:13:00Z">
              <w:r w:rsidR="005269C9">
                <w:t>specifies</w:t>
              </w:r>
            </w:ins>
            <w:ins w:id="95" w:author="Musavi, Hamid [USA]" w:date="2018-10-29T10:50:00Z">
              <w:r w:rsidR="00332E8E">
                <w:t xml:space="preserve"> parameters used </w:t>
              </w:r>
            </w:ins>
            <w:ins w:id="96" w:author="Musavi, Hamid [USA]" w:date="2018-10-29T10:52:00Z">
              <w:r w:rsidR="00332E8E">
                <w:t xml:space="preserve">internally </w:t>
              </w:r>
              <w:r w:rsidR="005269C9">
                <w:t>by the ODE</w:t>
              </w:r>
              <w:r w:rsidR="00332E8E">
                <w:t xml:space="preserve"> for troubleshooting</w:t>
              </w:r>
            </w:ins>
            <w:ins w:id="97" w:author="Musavi, Hamid [USA]" w:date="2018-10-29T10:54:00Z">
              <w:r w:rsidR="00332E8E">
                <w:t xml:space="preserve"> purposes</w:t>
              </w:r>
            </w:ins>
            <w:ins w:id="98" w:author="Musavi, Hamid [USA]" w:date="2018-10-29T10:52:00Z">
              <w:r w:rsidR="00332E8E">
                <w:t>.</w:t>
              </w:r>
            </w:ins>
          </w:p>
        </w:tc>
      </w:tr>
      <w:tr w:rsidR="00877C1A" w:rsidRPr="003E745F" w:rsidTr="00284194">
        <w:trPr>
          <w:ins w:id="99" w:author="Musavi, Hamid [USA]" w:date="2018-10-29T18:42:00Z"/>
        </w:trPr>
        <w:tc>
          <w:tcPr>
            <w:tcW w:w="1415" w:type="dxa"/>
          </w:tcPr>
          <w:p w:rsidR="00877C1A" w:rsidRDefault="00877C1A" w:rsidP="00284194">
            <w:pPr>
              <w:rPr>
                <w:ins w:id="100" w:author="Musavi, Hamid [USA]" w:date="2018-10-29T18:42:00Z"/>
                <w:rFonts w:ascii="Courier New" w:hAnsi="Courier New" w:cs="Courier New"/>
              </w:rPr>
            </w:pPr>
            <w:ins w:id="101" w:author="Musavi, Hamid [USA]" w:date="2018-10-29T18:42:00Z">
              <w:r w:rsidRPr="00CD6460">
                <w:rPr>
                  <w:rFonts w:ascii="Courier New" w:hAnsi="Courier New" w:cs="Courier New"/>
                </w:rPr>
                <w:t>rsus</w:t>
              </w:r>
            </w:ins>
          </w:p>
        </w:tc>
        <w:tc>
          <w:tcPr>
            <w:tcW w:w="3649" w:type="dxa"/>
          </w:tcPr>
          <w:p w:rsidR="00877C1A" w:rsidRDefault="00877C1A" w:rsidP="00284194">
            <w:pPr>
              <w:rPr>
                <w:ins w:id="102" w:author="Musavi, Hamid [USA]" w:date="2018-10-29T18:42:00Z"/>
                <w:rFonts w:ascii="Courier New" w:hAnsi="Courier New" w:cs="Courier New"/>
              </w:rPr>
            </w:pPr>
            <w:ins w:id="103" w:author="Musavi, Hamid [USA]" w:date="2018-10-29T18:42:00Z">
              <w:r>
                <w:rPr>
                  <w:rFonts w:ascii="Courier New" w:hAnsi="Courier New" w:cs="Courier New"/>
                </w:rPr>
                <w:fldChar w:fldCharType="begin"/>
              </w:r>
              <w:r>
                <w:rPr>
                  <w:rFonts w:ascii="Courier New" w:hAnsi="Courier New" w:cs="Courier New"/>
                </w:rPr>
                <w:instrText xml:space="preserve"> HYPERLINK  \l "_RoadSideUnit.RSU" </w:instrText>
              </w:r>
              <w:r>
                <w:rPr>
                  <w:rFonts w:ascii="Courier New" w:hAnsi="Courier New" w:cs="Courier New"/>
                </w:rPr>
                <w:fldChar w:fldCharType="separate"/>
              </w:r>
              <w:r w:rsidRPr="00042910">
                <w:rPr>
                  <w:rStyle w:val="Hyperlink"/>
                  <w:rFonts w:ascii="Courier New" w:hAnsi="Courier New" w:cs="Courier New"/>
                </w:rPr>
                <w:t>RoadSideUnit.RSU</w:t>
              </w:r>
              <w:r>
                <w:rPr>
                  <w:rFonts w:ascii="Courier New" w:hAnsi="Courier New" w:cs="Courier New"/>
                </w:rPr>
                <w:fldChar w:fldCharType="end"/>
              </w:r>
            </w:ins>
          </w:p>
        </w:tc>
        <w:tc>
          <w:tcPr>
            <w:tcW w:w="4286" w:type="dxa"/>
          </w:tcPr>
          <w:p w:rsidR="00877C1A" w:rsidRDefault="00877C1A" w:rsidP="00284194">
            <w:pPr>
              <w:keepNext/>
              <w:rPr>
                <w:ins w:id="104" w:author="Musavi, Hamid [USA]" w:date="2018-10-29T18:42:00Z"/>
              </w:rPr>
            </w:pPr>
            <w:ins w:id="105" w:author="Musavi, Hamid [USA]" w:date="2018-10-29T18:42:00Z">
              <w:r>
                <w:t>The data structure contains parameters provided by the requester and used by the ODE to send messages the Roadside Units.</w:t>
              </w:r>
            </w:ins>
          </w:p>
        </w:tc>
      </w:tr>
      <w:tr w:rsidR="00332E8E" w:rsidRPr="003E745F" w:rsidTr="00CD6460">
        <w:trPr>
          <w:ins w:id="106" w:author="Musavi, Hamid [USA]" w:date="2018-10-29T10:48:00Z"/>
        </w:trPr>
        <w:tc>
          <w:tcPr>
            <w:tcW w:w="1415" w:type="dxa"/>
          </w:tcPr>
          <w:p w:rsidR="00A50733" w:rsidRPr="003D1E97" w:rsidRDefault="00CD6460" w:rsidP="00284194">
            <w:pPr>
              <w:rPr>
                <w:ins w:id="107" w:author="Musavi, Hamid [USA]" w:date="2018-10-29T10:48:00Z"/>
                <w:rFonts w:ascii="Courier New" w:hAnsi="Courier New" w:cs="Courier New"/>
              </w:rPr>
            </w:pPr>
            <w:ins w:id="108" w:author="Musavi, Hamid [USA]" w:date="2018-10-29T11:15:00Z">
              <w:r w:rsidRPr="00CD6460">
                <w:rPr>
                  <w:rFonts w:ascii="Courier New" w:hAnsi="Courier New" w:cs="Courier New"/>
                </w:rPr>
                <w:t>sdw</w:t>
              </w:r>
            </w:ins>
          </w:p>
        </w:tc>
        <w:tc>
          <w:tcPr>
            <w:tcW w:w="3649" w:type="dxa"/>
          </w:tcPr>
          <w:p w:rsidR="00A50733" w:rsidDel="003D1E97" w:rsidRDefault="00042910" w:rsidP="00284194">
            <w:pPr>
              <w:rPr>
                <w:ins w:id="109" w:author="Musavi, Hamid [USA]" w:date="2018-10-29T10:48:00Z"/>
                <w:rFonts w:ascii="Courier New" w:hAnsi="Courier New" w:cs="Courier New"/>
              </w:rPr>
            </w:pPr>
            <w:ins w:id="110" w:author="Musavi, Hamid [USA]" w:date="2018-10-29T17:48:00Z">
              <w:r>
                <w:rPr>
                  <w:rFonts w:ascii="Courier New" w:hAnsi="Courier New" w:cs="Courier New"/>
                </w:rPr>
                <w:fldChar w:fldCharType="begin"/>
              </w:r>
              <w:r>
                <w:rPr>
                  <w:rFonts w:ascii="Courier New" w:hAnsi="Courier New" w:cs="Courier New"/>
                </w:rPr>
                <w:instrText xml:space="preserve"> HYPERLINK  \l "_SituationDataWarehouse.SDW" </w:instrText>
              </w:r>
              <w:r>
                <w:rPr>
                  <w:rFonts w:ascii="Courier New" w:hAnsi="Courier New" w:cs="Courier New"/>
                </w:rPr>
                <w:fldChar w:fldCharType="separate"/>
              </w:r>
              <w:r w:rsidR="00CD6460" w:rsidRPr="00042910">
                <w:rPr>
                  <w:rStyle w:val="Hyperlink"/>
                  <w:rFonts w:ascii="Courier New" w:hAnsi="Courier New" w:cs="Courier New"/>
                </w:rPr>
                <w:t>SituationDataWarehouse.SDW</w:t>
              </w:r>
              <w:r>
                <w:rPr>
                  <w:rFonts w:ascii="Courier New" w:hAnsi="Courier New" w:cs="Courier New"/>
                </w:rPr>
                <w:fldChar w:fldCharType="end"/>
              </w:r>
            </w:ins>
          </w:p>
        </w:tc>
        <w:tc>
          <w:tcPr>
            <w:tcW w:w="4286" w:type="dxa"/>
          </w:tcPr>
          <w:p w:rsidR="00A50733" w:rsidDel="003D1E97" w:rsidRDefault="00CD6460" w:rsidP="00284194">
            <w:pPr>
              <w:keepNext/>
              <w:rPr>
                <w:ins w:id="111" w:author="Musavi, Hamid [USA]" w:date="2018-10-29T10:48:00Z"/>
              </w:rPr>
            </w:pPr>
            <w:ins w:id="112" w:author="Musavi, Hamid [USA]" w:date="2018-10-29T10:48:00Z">
              <w:r>
                <w:t xml:space="preserve">The data structure </w:t>
              </w:r>
            </w:ins>
            <w:ins w:id="113" w:author="Musavi, Hamid [USA]" w:date="2018-10-29T11:17:00Z">
              <w:r>
                <w:t xml:space="preserve">contains parameters </w:t>
              </w:r>
            </w:ins>
            <w:ins w:id="114" w:author="Musavi, Hamid [USA]" w:date="2018-10-29T10:48:00Z">
              <w:r>
                <w:t xml:space="preserve">provided by the requester </w:t>
              </w:r>
            </w:ins>
            <w:ins w:id="115" w:author="Musavi, Hamid [USA]" w:date="2018-10-29T11:21:00Z">
              <w:r>
                <w:t xml:space="preserve">and used by the ODE to deposit </w:t>
              </w:r>
            </w:ins>
            <w:ins w:id="116" w:author="Musavi, Hamid [USA]" w:date="2018-10-29T11:17:00Z">
              <w:r>
                <w:t>messages to U.S. DOT Situation Data Warehouse</w:t>
              </w:r>
            </w:ins>
          </w:p>
        </w:tc>
      </w:tr>
      <w:tr w:rsidR="00EE01CD" w:rsidRPr="003E745F" w:rsidTr="00CD6460">
        <w:trPr>
          <w:ins w:id="117" w:author="Musavi, Hamid [USA]" w:date="2018-10-29T11:22:00Z"/>
        </w:trPr>
        <w:tc>
          <w:tcPr>
            <w:tcW w:w="1415" w:type="dxa"/>
          </w:tcPr>
          <w:p w:rsidR="00EE01CD" w:rsidRPr="00CD6460" w:rsidRDefault="00EE01CD" w:rsidP="00EE01CD">
            <w:pPr>
              <w:rPr>
                <w:ins w:id="118" w:author="Musavi, Hamid [USA]" w:date="2018-10-29T11:22:00Z"/>
                <w:rFonts w:ascii="Courier New" w:hAnsi="Courier New" w:cs="Courier New"/>
              </w:rPr>
            </w:pPr>
            <w:ins w:id="119" w:author="Musavi, Hamid [USA]" w:date="2018-10-29T11:22:00Z">
              <w:r>
                <w:rPr>
                  <w:rFonts w:ascii="Courier New" w:hAnsi="Courier New" w:cs="Courier New"/>
                </w:rPr>
                <w:t>snmp</w:t>
              </w:r>
            </w:ins>
          </w:p>
        </w:tc>
        <w:tc>
          <w:tcPr>
            <w:tcW w:w="3649" w:type="dxa"/>
          </w:tcPr>
          <w:p w:rsidR="00EE01CD" w:rsidRPr="00CD6460" w:rsidRDefault="00042910" w:rsidP="00EE01CD">
            <w:pPr>
              <w:rPr>
                <w:ins w:id="120" w:author="Musavi, Hamid [USA]" w:date="2018-10-29T11:22:00Z"/>
                <w:rFonts w:ascii="Courier New" w:hAnsi="Courier New" w:cs="Courier New"/>
              </w:rPr>
            </w:pPr>
            <w:ins w:id="121" w:author="Musavi, Hamid [USA]" w:date="2018-10-29T17:48:00Z">
              <w:r>
                <w:rPr>
                  <w:rFonts w:ascii="Courier New" w:hAnsi="Courier New" w:cs="Courier New"/>
                </w:rPr>
                <w:fldChar w:fldCharType="begin"/>
              </w:r>
              <w:r>
                <w:rPr>
                  <w:rFonts w:ascii="Courier New" w:hAnsi="Courier New" w:cs="Courier New"/>
                </w:rPr>
                <w:instrText xml:space="preserve"> HYPERLINK  \l "_SNMP" </w:instrText>
              </w:r>
              <w:r>
                <w:rPr>
                  <w:rFonts w:ascii="Courier New" w:hAnsi="Courier New" w:cs="Courier New"/>
                </w:rPr>
                <w:fldChar w:fldCharType="separate"/>
              </w:r>
              <w:r w:rsidR="00EE01CD" w:rsidRPr="00042910">
                <w:rPr>
                  <w:rStyle w:val="Hyperlink"/>
                  <w:rFonts w:ascii="Courier New" w:hAnsi="Courier New" w:cs="Courier New"/>
                </w:rPr>
                <w:t>SNMP</w:t>
              </w:r>
              <w:r>
                <w:rPr>
                  <w:rFonts w:ascii="Courier New" w:hAnsi="Courier New" w:cs="Courier New"/>
                </w:rPr>
                <w:fldChar w:fldCharType="end"/>
              </w:r>
            </w:ins>
          </w:p>
        </w:tc>
        <w:tc>
          <w:tcPr>
            <w:tcW w:w="4286" w:type="dxa"/>
          </w:tcPr>
          <w:p w:rsidR="00EE01CD" w:rsidRDefault="00EE01CD" w:rsidP="00EE01CD">
            <w:pPr>
              <w:keepNext/>
              <w:rPr>
                <w:ins w:id="122" w:author="Musavi, Hamid [USA]" w:date="2018-10-29T11:22:00Z"/>
              </w:rPr>
            </w:pPr>
            <w:ins w:id="123" w:author="Musavi, Hamid [USA]" w:date="2018-10-29T11:23:00Z">
              <w:r>
                <w:t>The data structure contains parameters provided by the requester and used by the ODE to access the RSUs vial the SNMP interface.</w:t>
              </w:r>
            </w:ins>
          </w:p>
        </w:tc>
      </w:tr>
    </w:tbl>
    <w:p w:rsidR="00A50733" w:rsidRDefault="00A50733" w:rsidP="00A50733">
      <w:pPr>
        <w:rPr>
          <w:ins w:id="124" w:author="Musavi, Hamid [USA]" w:date="2018-10-29T10:54:00Z"/>
        </w:rPr>
      </w:pPr>
    </w:p>
    <w:p w:rsidR="00332E8E" w:rsidRDefault="00332E8E" w:rsidP="00332E8E">
      <w:pPr>
        <w:pStyle w:val="Heading3"/>
        <w:rPr>
          <w:ins w:id="125" w:author="Musavi, Hamid [USA]" w:date="2018-10-29T10:55:00Z"/>
        </w:rPr>
      </w:pPr>
      <w:bookmarkStart w:id="126" w:name="_ServiceRequest.OdeInternal"/>
      <w:bookmarkEnd w:id="126"/>
      <w:ins w:id="127" w:author="Musavi, Hamid [USA]" w:date="2018-10-29T10:55:00Z">
        <w:r w:rsidRPr="00332E8E">
          <w:t>ServiceRequest</w:t>
        </w:r>
      </w:ins>
      <w:ins w:id="128" w:author="Musavi, Hamid [USA]" w:date="2018-10-29T11:16:00Z">
        <w:r w:rsidR="00CD6460">
          <w:t>.</w:t>
        </w:r>
      </w:ins>
      <w:ins w:id="129" w:author="Musavi, Hamid [USA]" w:date="2018-10-29T10:55:00Z">
        <w:r w:rsidRPr="00332E8E">
          <w:t>OdeInternal</w:t>
        </w:r>
      </w:ins>
    </w:p>
    <w:p w:rsidR="00332E8E" w:rsidRDefault="00EE01CD" w:rsidP="00332E8E">
      <w:pPr>
        <w:rPr>
          <w:ins w:id="130" w:author="Musavi, Hamid [USA]" w:date="2018-10-29T11:25:00Z"/>
        </w:rPr>
      </w:pPr>
      <w:ins w:id="131" w:author="Musavi, Hamid [USA]" w:date="2018-10-29T11:25:00Z">
        <w:r w:rsidRPr="00EE01CD">
          <w:t>This element data structure specifies parameters</w:t>
        </w:r>
      </w:ins>
      <w:ins w:id="132" w:author="Musavi, Hamid [USA]" w:date="2018-10-29T18:10:00Z">
        <w:r w:rsidR="007777D4">
          <w:t xml:space="preserve"> and instructions to the ODE or from </w:t>
        </w:r>
      </w:ins>
      <w:ins w:id="133" w:author="Musavi, Hamid [USA]" w:date="2018-10-29T11:25:00Z">
        <w:r w:rsidRPr="00EE01CD">
          <w:t>the ODE.</w:t>
        </w:r>
      </w:ins>
    </w:p>
    <w:tbl>
      <w:tblPr>
        <w:tblStyle w:val="TableGrid"/>
        <w:tblW w:w="0" w:type="auto"/>
        <w:tblLook w:val="04A0" w:firstRow="1" w:lastRow="0" w:firstColumn="1" w:lastColumn="0" w:noHBand="0" w:noVBand="1"/>
      </w:tblPr>
      <w:tblGrid>
        <w:gridCol w:w="1415"/>
        <w:gridCol w:w="3649"/>
        <w:gridCol w:w="4286"/>
      </w:tblGrid>
      <w:tr w:rsidR="00EE01CD" w:rsidRPr="006E5FF6" w:rsidTr="00284194">
        <w:trPr>
          <w:ins w:id="134" w:author="Musavi, Hamid [USA]" w:date="2018-10-29T11:25:00Z"/>
        </w:trPr>
        <w:tc>
          <w:tcPr>
            <w:tcW w:w="1415" w:type="dxa"/>
          </w:tcPr>
          <w:p w:rsidR="00EE01CD" w:rsidRPr="006E5FF6" w:rsidRDefault="00EE01CD" w:rsidP="00284194">
            <w:pPr>
              <w:rPr>
                <w:ins w:id="135" w:author="Musavi, Hamid [USA]" w:date="2018-10-29T11:25:00Z"/>
                <w:b/>
              </w:rPr>
            </w:pPr>
            <w:ins w:id="136" w:author="Musavi, Hamid [USA]" w:date="2018-10-29T11:25:00Z">
              <w:r w:rsidRPr="006E5FF6">
                <w:rPr>
                  <w:b/>
                </w:rPr>
                <w:t>Name</w:t>
              </w:r>
            </w:ins>
          </w:p>
        </w:tc>
        <w:tc>
          <w:tcPr>
            <w:tcW w:w="3649" w:type="dxa"/>
          </w:tcPr>
          <w:p w:rsidR="00EE01CD" w:rsidRPr="006E5FF6" w:rsidRDefault="00EE01CD" w:rsidP="00284194">
            <w:pPr>
              <w:rPr>
                <w:ins w:id="137" w:author="Musavi, Hamid [USA]" w:date="2018-10-29T11:25:00Z"/>
                <w:b/>
              </w:rPr>
            </w:pPr>
            <w:ins w:id="138" w:author="Musavi, Hamid [USA]" w:date="2018-10-29T11:25:00Z">
              <w:r w:rsidRPr="006E5FF6">
                <w:rPr>
                  <w:b/>
                </w:rPr>
                <w:t>Type</w:t>
              </w:r>
            </w:ins>
          </w:p>
        </w:tc>
        <w:tc>
          <w:tcPr>
            <w:tcW w:w="4286" w:type="dxa"/>
          </w:tcPr>
          <w:p w:rsidR="00EE01CD" w:rsidRPr="006E5FF6" w:rsidRDefault="00EE01CD" w:rsidP="00284194">
            <w:pPr>
              <w:rPr>
                <w:ins w:id="139" w:author="Musavi, Hamid [USA]" w:date="2018-10-29T11:25:00Z"/>
                <w:b/>
              </w:rPr>
            </w:pPr>
            <w:ins w:id="140" w:author="Musavi, Hamid [USA]" w:date="2018-10-29T11:25:00Z">
              <w:r w:rsidRPr="006E5FF6">
                <w:rPr>
                  <w:b/>
                </w:rPr>
                <w:t>Description</w:t>
              </w:r>
            </w:ins>
          </w:p>
        </w:tc>
      </w:tr>
      <w:tr w:rsidR="00EE01CD" w:rsidRPr="003E745F" w:rsidTr="00284194">
        <w:trPr>
          <w:ins w:id="141" w:author="Musavi, Hamid [USA]" w:date="2018-10-29T11:25:00Z"/>
        </w:trPr>
        <w:tc>
          <w:tcPr>
            <w:tcW w:w="1415" w:type="dxa"/>
          </w:tcPr>
          <w:p w:rsidR="00EE01CD" w:rsidRPr="003D1E97" w:rsidRDefault="00F83CFF" w:rsidP="00284194">
            <w:pPr>
              <w:rPr>
                <w:ins w:id="142" w:author="Musavi, Hamid [USA]" w:date="2018-10-29T11:25:00Z"/>
                <w:rFonts w:ascii="Courier New" w:hAnsi="Courier New" w:cs="Courier New"/>
              </w:rPr>
            </w:pPr>
            <w:bookmarkStart w:id="143" w:name="_Hlk528575691"/>
            <w:ins w:id="144" w:author="Musavi, Hamid [USA]" w:date="2018-11-09T15:37:00Z">
              <w:r>
                <w:rPr>
                  <w:rFonts w:ascii="Courier New" w:hAnsi="Courier New" w:cs="Courier New"/>
                </w:rPr>
                <w:lastRenderedPageBreak/>
                <w:t>rsuI</w:t>
              </w:r>
            </w:ins>
            <w:ins w:id="145" w:author="Musavi, Hamid [USA]" w:date="2018-10-29T11:30:00Z">
              <w:r w:rsidR="005D6053" w:rsidRPr="005D6053">
                <w:rPr>
                  <w:rFonts w:ascii="Courier New" w:hAnsi="Courier New" w:cs="Courier New"/>
                </w:rPr>
                <w:t>ndex</w:t>
              </w:r>
            </w:ins>
          </w:p>
        </w:tc>
        <w:tc>
          <w:tcPr>
            <w:tcW w:w="3649" w:type="dxa"/>
          </w:tcPr>
          <w:p w:rsidR="00EE01CD" w:rsidDel="003D1E97" w:rsidRDefault="005D6053" w:rsidP="00284194">
            <w:pPr>
              <w:rPr>
                <w:ins w:id="146" w:author="Musavi, Hamid [USA]" w:date="2018-10-29T11:25:00Z"/>
                <w:rFonts w:ascii="Courier New" w:hAnsi="Courier New" w:cs="Courier New"/>
              </w:rPr>
            </w:pPr>
            <w:ins w:id="147" w:author="Musavi, Hamid [USA]" w:date="2018-10-29T11:30:00Z">
              <w:r>
                <w:rPr>
                  <w:rFonts w:ascii="Courier New" w:hAnsi="Courier New" w:cs="Courier New"/>
                </w:rPr>
                <w:t>Integer</w:t>
              </w:r>
            </w:ins>
          </w:p>
        </w:tc>
        <w:tc>
          <w:tcPr>
            <w:tcW w:w="4286" w:type="dxa"/>
          </w:tcPr>
          <w:p w:rsidR="00EE01CD" w:rsidDel="003D1E97" w:rsidRDefault="00B328EB" w:rsidP="00284194">
            <w:pPr>
              <w:keepNext/>
              <w:rPr>
                <w:ins w:id="148" w:author="Musavi, Hamid [USA]" w:date="2018-10-29T11:25:00Z"/>
              </w:rPr>
            </w:pPr>
            <w:ins w:id="149" w:author="Musavi, Hamid [USA]" w:date="2018-10-29T11:30:00Z">
              <w:r>
                <w:t>Index of message storage on RSU</w:t>
              </w:r>
            </w:ins>
          </w:p>
        </w:tc>
      </w:tr>
      <w:bookmarkEnd w:id="143"/>
      <w:tr w:rsidR="00EE01CD" w:rsidRPr="003E745F" w:rsidTr="00284194">
        <w:trPr>
          <w:ins w:id="150" w:author="Musavi, Hamid [USA]" w:date="2018-10-29T11:25:00Z"/>
        </w:trPr>
        <w:tc>
          <w:tcPr>
            <w:tcW w:w="1415" w:type="dxa"/>
          </w:tcPr>
          <w:p w:rsidR="00EE01CD" w:rsidRDefault="00962B27" w:rsidP="00284194">
            <w:pPr>
              <w:rPr>
                <w:ins w:id="151" w:author="Musavi, Hamid [USA]" w:date="2018-10-29T11:25:00Z"/>
                <w:rFonts w:ascii="Courier New" w:hAnsi="Courier New" w:cs="Courier New"/>
              </w:rPr>
            </w:pPr>
            <w:ins w:id="152" w:author="Musavi, Hamid [USA]" w:date="2018-10-29T18:26:00Z">
              <w:r>
                <w:rPr>
                  <w:rFonts w:ascii="Courier New" w:hAnsi="Courier New" w:cs="Courier New"/>
                </w:rPr>
                <w:t>verb</w:t>
              </w:r>
            </w:ins>
          </w:p>
        </w:tc>
        <w:tc>
          <w:tcPr>
            <w:tcW w:w="3649" w:type="dxa"/>
          </w:tcPr>
          <w:p w:rsidR="00EE01CD" w:rsidRDefault="00B15935" w:rsidP="00284194">
            <w:pPr>
              <w:rPr>
                <w:ins w:id="153" w:author="Musavi, Hamid [USA]" w:date="2018-10-29T11:25:00Z"/>
                <w:rFonts w:ascii="Courier New" w:hAnsi="Courier New" w:cs="Courier New"/>
              </w:rPr>
            </w:pPr>
            <w:ins w:id="154" w:author="Musavi, Hamid [USA]" w:date="2018-10-29T18:26:00Z">
              <w:r>
                <w:rPr>
                  <w:rFonts w:ascii="Courier New" w:hAnsi="Courier New" w:cs="Courier New"/>
                </w:rPr>
                <w:t>String</w:t>
              </w:r>
            </w:ins>
          </w:p>
        </w:tc>
        <w:tc>
          <w:tcPr>
            <w:tcW w:w="4286" w:type="dxa"/>
          </w:tcPr>
          <w:p w:rsidR="00EE01CD" w:rsidRDefault="007312D5" w:rsidP="00284194">
            <w:pPr>
              <w:keepNext/>
              <w:rPr>
                <w:ins w:id="155" w:author="Musavi, Hamid [USA]" w:date="2018-10-29T11:25:00Z"/>
              </w:rPr>
            </w:pPr>
            <w:ins w:id="156" w:author="Musavi, Hamid [USA]" w:date="2018-10-29T18:38:00Z">
              <w:r>
                <w:t xml:space="preserve">The request verb: </w:t>
              </w:r>
            </w:ins>
            <w:ins w:id="157" w:author="Musavi, Hamid [USA]" w:date="2018-10-29T18:39:00Z">
              <w:r>
                <w:t>one of {</w:t>
              </w:r>
            </w:ins>
            <w:ins w:id="158" w:author="Musavi, Hamid [USA]" w:date="2018-10-29T18:38:00Z">
              <w:r>
                <w:t>POST, PUT, DELETE, GET</w:t>
              </w:r>
            </w:ins>
            <w:ins w:id="159" w:author="Musavi, Hamid [USA]" w:date="2018-10-29T18:39:00Z">
              <w:r>
                <w:t>}</w:t>
              </w:r>
            </w:ins>
          </w:p>
        </w:tc>
      </w:tr>
      <w:tr w:rsidR="00877C1A" w:rsidRPr="003E745F" w:rsidTr="00877C1A">
        <w:trPr>
          <w:ins w:id="160" w:author="Musavi, Hamid [USA]" w:date="2018-10-29T18:42:00Z"/>
        </w:trPr>
        <w:tc>
          <w:tcPr>
            <w:tcW w:w="1415" w:type="dxa"/>
          </w:tcPr>
          <w:p w:rsidR="00877C1A" w:rsidRPr="000D041D" w:rsidRDefault="00877C1A" w:rsidP="00284194">
            <w:pPr>
              <w:rPr>
                <w:ins w:id="161" w:author="Musavi, Hamid [USA]" w:date="2018-10-29T18:42:00Z"/>
                <w:rFonts w:ascii="Courier New" w:hAnsi="Courier New" w:cs="Courier New"/>
              </w:rPr>
            </w:pPr>
            <w:ins w:id="162" w:author="Musavi, Hamid [USA]" w:date="2018-10-29T18:42:00Z">
              <w:r w:rsidRPr="005D6053">
                <w:rPr>
                  <w:rFonts w:ascii="Courier New" w:hAnsi="Courier New" w:cs="Courier New"/>
                </w:rPr>
                <w:t>version</w:t>
              </w:r>
            </w:ins>
          </w:p>
        </w:tc>
        <w:tc>
          <w:tcPr>
            <w:tcW w:w="3649" w:type="dxa"/>
          </w:tcPr>
          <w:p w:rsidR="00877C1A" w:rsidRDefault="00877C1A" w:rsidP="00284194">
            <w:pPr>
              <w:rPr>
                <w:ins w:id="163" w:author="Musavi, Hamid [USA]" w:date="2018-10-29T18:42:00Z"/>
                <w:rFonts w:ascii="Courier New" w:hAnsi="Courier New" w:cs="Courier New"/>
              </w:rPr>
            </w:pPr>
            <w:ins w:id="164" w:author="Musavi, Hamid [USA]" w:date="2018-10-29T18:42:00Z">
              <w:r>
                <w:rPr>
                  <w:rFonts w:ascii="Courier New" w:hAnsi="Courier New" w:cs="Courier New"/>
                </w:rPr>
                <w:t>Integer</w:t>
              </w:r>
            </w:ins>
          </w:p>
        </w:tc>
        <w:tc>
          <w:tcPr>
            <w:tcW w:w="4286" w:type="dxa"/>
          </w:tcPr>
          <w:p w:rsidR="00877C1A" w:rsidRPr="003E745F" w:rsidRDefault="00877C1A" w:rsidP="00284194">
            <w:pPr>
              <w:keepNext/>
              <w:rPr>
                <w:ins w:id="165" w:author="Musavi, Hamid [USA]" w:date="2018-10-29T18:42:00Z"/>
              </w:rPr>
            </w:pPr>
            <w:ins w:id="166" w:author="Musavi, Hamid [USA]" w:date="2018-10-29T18:42:00Z">
              <w:r>
                <w:t xml:space="preserve">Current major release version of ODE. </w:t>
              </w:r>
            </w:ins>
          </w:p>
        </w:tc>
      </w:tr>
    </w:tbl>
    <w:p w:rsidR="00EE01CD" w:rsidRDefault="00EE01CD" w:rsidP="00332E8E">
      <w:pPr>
        <w:rPr>
          <w:ins w:id="167" w:author="Musavi, Hamid [USA]" w:date="2018-10-29T10:55:00Z"/>
        </w:rPr>
      </w:pPr>
    </w:p>
    <w:p w:rsidR="00332E8E" w:rsidRDefault="00CD6460" w:rsidP="00CD6460">
      <w:pPr>
        <w:pStyle w:val="Heading3"/>
        <w:rPr>
          <w:ins w:id="168" w:author="Musavi, Hamid [USA]" w:date="2018-10-29T10:56:00Z"/>
        </w:rPr>
      </w:pPr>
      <w:bookmarkStart w:id="169" w:name="_SituationDataWarehouse.SDW"/>
      <w:bookmarkEnd w:id="169"/>
      <w:ins w:id="170" w:author="Musavi, Hamid [USA]" w:date="2018-10-29T11:15:00Z">
        <w:r w:rsidRPr="00CD6460">
          <w:t>SituationDataWarehouse.SDW</w:t>
        </w:r>
      </w:ins>
    </w:p>
    <w:p w:rsidR="00332E8E" w:rsidRDefault="00EE01CD" w:rsidP="00332E8E">
      <w:pPr>
        <w:rPr>
          <w:ins w:id="171" w:author="Musavi, Hamid [USA]" w:date="2018-10-29T11:26:00Z"/>
        </w:rPr>
      </w:pPr>
      <w:ins w:id="172" w:author="Musavi, Hamid [USA]" w:date="2018-10-29T11:26:00Z">
        <w:r w:rsidRPr="00EE01CD">
          <w:t>The data structure contains parameters provided by the requester and used by the ODE to deposit messages to U.S. DOT Situation Data Warehouse</w:t>
        </w:r>
      </w:ins>
    </w:p>
    <w:tbl>
      <w:tblPr>
        <w:tblStyle w:val="TableGrid"/>
        <w:tblW w:w="0" w:type="auto"/>
        <w:tblLook w:val="04A0" w:firstRow="1" w:lastRow="0" w:firstColumn="1" w:lastColumn="0" w:noHBand="0" w:noVBand="1"/>
      </w:tblPr>
      <w:tblGrid>
        <w:gridCol w:w="1933"/>
        <w:gridCol w:w="3391"/>
        <w:gridCol w:w="4026"/>
      </w:tblGrid>
      <w:tr w:rsidR="00EE01CD" w:rsidRPr="006E5FF6" w:rsidTr="00041843">
        <w:trPr>
          <w:ins w:id="173" w:author="Musavi, Hamid [USA]" w:date="2018-10-29T11:26:00Z"/>
        </w:trPr>
        <w:tc>
          <w:tcPr>
            <w:tcW w:w="1933" w:type="dxa"/>
          </w:tcPr>
          <w:p w:rsidR="00EE01CD" w:rsidRPr="006E5FF6" w:rsidRDefault="00EE01CD" w:rsidP="00284194">
            <w:pPr>
              <w:rPr>
                <w:ins w:id="174" w:author="Musavi, Hamid [USA]" w:date="2018-10-29T11:26:00Z"/>
                <w:b/>
              </w:rPr>
            </w:pPr>
            <w:ins w:id="175" w:author="Musavi, Hamid [USA]" w:date="2018-10-29T11:26:00Z">
              <w:r w:rsidRPr="006E5FF6">
                <w:rPr>
                  <w:b/>
                </w:rPr>
                <w:t>Name</w:t>
              </w:r>
            </w:ins>
          </w:p>
        </w:tc>
        <w:tc>
          <w:tcPr>
            <w:tcW w:w="3391" w:type="dxa"/>
          </w:tcPr>
          <w:p w:rsidR="00EE01CD" w:rsidRPr="006E5FF6" w:rsidRDefault="00EE01CD" w:rsidP="00284194">
            <w:pPr>
              <w:rPr>
                <w:ins w:id="176" w:author="Musavi, Hamid [USA]" w:date="2018-10-29T11:26:00Z"/>
                <w:b/>
              </w:rPr>
            </w:pPr>
            <w:ins w:id="177" w:author="Musavi, Hamid [USA]" w:date="2018-10-29T11:26:00Z">
              <w:r w:rsidRPr="006E5FF6">
                <w:rPr>
                  <w:b/>
                </w:rPr>
                <w:t>Type</w:t>
              </w:r>
            </w:ins>
          </w:p>
        </w:tc>
        <w:tc>
          <w:tcPr>
            <w:tcW w:w="4026" w:type="dxa"/>
          </w:tcPr>
          <w:p w:rsidR="00EE01CD" w:rsidRPr="006E5FF6" w:rsidRDefault="00EE01CD" w:rsidP="00284194">
            <w:pPr>
              <w:rPr>
                <w:ins w:id="178" w:author="Musavi, Hamid [USA]" w:date="2018-10-29T11:26:00Z"/>
                <w:b/>
              </w:rPr>
            </w:pPr>
            <w:ins w:id="179" w:author="Musavi, Hamid [USA]" w:date="2018-10-29T11:26:00Z">
              <w:r w:rsidRPr="006E5FF6">
                <w:rPr>
                  <w:b/>
                </w:rPr>
                <w:t>Description</w:t>
              </w:r>
            </w:ins>
          </w:p>
        </w:tc>
      </w:tr>
      <w:tr w:rsidR="00EE01CD" w:rsidRPr="003E745F" w:rsidTr="00041843">
        <w:trPr>
          <w:ins w:id="180" w:author="Musavi, Hamid [USA]" w:date="2018-10-29T11:26:00Z"/>
        </w:trPr>
        <w:tc>
          <w:tcPr>
            <w:tcW w:w="1933" w:type="dxa"/>
          </w:tcPr>
          <w:p w:rsidR="00EE01CD" w:rsidRPr="000D041D" w:rsidRDefault="00877C1A" w:rsidP="00284194">
            <w:pPr>
              <w:rPr>
                <w:ins w:id="181" w:author="Musavi, Hamid [USA]" w:date="2018-10-29T11:26:00Z"/>
                <w:rFonts w:ascii="Courier New" w:hAnsi="Courier New" w:cs="Courier New"/>
              </w:rPr>
            </w:pPr>
            <w:ins w:id="182" w:author="Musavi, Hamid [USA]" w:date="2018-10-29T18:41:00Z">
              <w:r w:rsidRPr="00877C1A">
                <w:rPr>
                  <w:rFonts w:ascii="Courier New" w:hAnsi="Courier New" w:cs="Courier New"/>
                </w:rPr>
                <w:t>deliverystart</w:t>
              </w:r>
            </w:ins>
          </w:p>
        </w:tc>
        <w:tc>
          <w:tcPr>
            <w:tcW w:w="3391" w:type="dxa"/>
          </w:tcPr>
          <w:p w:rsidR="00EE01CD" w:rsidRDefault="00877C1A" w:rsidP="00284194">
            <w:pPr>
              <w:rPr>
                <w:ins w:id="183" w:author="Musavi, Hamid [USA]" w:date="2018-10-29T11:26:00Z"/>
                <w:rFonts w:ascii="Courier New" w:hAnsi="Courier New" w:cs="Courier New"/>
              </w:rPr>
            </w:pPr>
            <w:ins w:id="184" w:author="Musavi, Hamid [USA]" w:date="2018-10-29T18:45:00Z">
              <w:r>
                <w:rPr>
                  <w:rFonts w:ascii="Courier New" w:hAnsi="Courier New" w:cs="Courier New"/>
                </w:rPr>
                <w:t>String</w:t>
              </w:r>
            </w:ins>
          </w:p>
        </w:tc>
        <w:tc>
          <w:tcPr>
            <w:tcW w:w="4026" w:type="dxa"/>
          </w:tcPr>
          <w:p w:rsidR="00EE01CD" w:rsidRPr="003E745F" w:rsidRDefault="00877C1A" w:rsidP="00877C1A">
            <w:pPr>
              <w:keepNext/>
              <w:rPr>
                <w:ins w:id="185" w:author="Musavi, Hamid [USA]" w:date="2018-10-29T11:26:00Z"/>
              </w:rPr>
            </w:pPr>
            <w:ins w:id="186" w:author="Musavi, Hamid [USA]" w:date="2018-10-29T18:43:00Z">
              <w:r>
                <w:t>Optional field, ISO string for message delivery start time. Identical to "deliverystart" field in SNMP for when RSU deposit not desired.</w:t>
              </w:r>
            </w:ins>
          </w:p>
        </w:tc>
      </w:tr>
      <w:tr w:rsidR="00EE01CD" w:rsidRPr="003E745F" w:rsidTr="00041843">
        <w:trPr>
          <w:ins w:id="187" w:author="Musavi, Hamid [USA]" w:date="2018-10-29T11:26:00Z"/>
        </w:trPr>
        <w:tc>
          <w:tcPr>
            <w:tcW w:w="1933" w:type="dxa"/>
          </w:tcPr>
          <w:p w:rsidR="00EE01CD" w:rsidRPr="003D1E97" w:rsidRDefault="00877C1A" w:rsidP="00284194">
            <w:pPr>
              <w:rPr>
                <w:ins w:id="188" w:author="Musavi, Hamid [USA]" w:date="2018-10-29T11:26:00Z"/>
                <w:rFonts w:ascii="Courier New" w:hAnsi="Courier New" w:cs="Courier New"/>
              </w:rPr>
            </w:pPr>
            <w:ins w:id="189" w:author="Musavi, Hamid [USA]" w:date="2018-10-29T18:41:00Z">
              <w:r w:rsidRPr="00877C1A">
                <w:rPr>
                  <w:rFonts w:ascii="Courier New" w:hAnsi="Courier New" w:cs="Courier New"/>
                </w:rPr>
                <w:t>deliverystop</w:t>
              </w:r>
            </w:ins>
          </w:p>
        </w:tc>
        <w:tc>
          <w:tcPr>
            <w:tcW w:w="3391" w:type="dxa"/>
          </w:tcPr>
          <w:p w:rsidR="00EE01CD" w:rsidDel="003D1E97" w:rsidRDefault="00877C1A" w:rsidP="00284194">
            <w:pPr>
              <w:rPr>
                <w:ins w:id="190" w:author="Musavi, Hamid [USA]" w:date="2018-10-29T11:26:00Z"/>
                <w:rFonts w:ascii="Courier New" w:hAnsi="Courier New" w:cs="Courier New"/>
              </w:rPr>
            </w:pPr>
            <w:ins w:id="191" w:author="Musavi, Hamid [USA]" w:date="2018-10-29T18:45:00Z">
              <w:r>
                <w:rPr>
                  <w:rFonts w:ascii="Courier New" w:hAnsi="Courier New" w:cs="Courier New"/>
                </w:rPr>
                <w:t>String</w:t>
              </w:r>
            </w:ins>
          </w:p>
        </w:tc>
        <w:tc>
          <w:tcPr>
            <w:tcW w:w="4026" w:type="dxa"/>
          </w:tcPr>
          <w:p w:rsidR="00EE01CD" w:rsidDel="003D1E97" w:rsidRDefault="00877C1A" w:rsidP="00877C1A">
            <w:pPr>
              <w:keepNext/>
              <w:rPr>
                <w:ins w:id="192" w:author="Musavi, Hamid [USA]" w:date="2018-10-29T11:26:00Z"/>
              </w:rPr>
            </w:pPr>
            <w:ins w:id="193" w:author="Musavi, Hamid [USA]" w:date="2018-10-29T18:43:00Z">
              <w:r>
                <w:t>Optional field, ISO string for message delivery stop time. Identical to "deliverystop" field in SNMP for when RSU deposit not desired.</w:t>
              </w:r>
            </w:ins>
          </w:p>
        </w:tc>
      </w:tr>
      <w:tr w:rsidR="00EE01CD" w:rsidRPr="003E745F" w:rsidTr="00041843">
        <w:trPr>
          <w:ins w:id="194" w:author="Musavi, Hamid [USA]" w:date="2018-10-29T11:26:00Z"/>
        </w:trPr>
        <w:tc>
          <w:tcPr>
            <w:tcW w:w="1933" w:type="dxa"/>
          </w:tcPr>
          <w:p w:rsidR="00EE01CD" w:rsidRDefault="00877C1A" w:rsidP="00284194">
            <w:pPr>
              <w:rPr>
                <w:ins w:id="195" w:author="Musavi, Hamid [USA]" w:date="2018-10-29T11:26:00Z"/>
                <w:rFonts w:ascii="Courier New" w:hAnsi="Courier New" w:cs="Courier New"/>
              </w:rPr>
            </w:pPr>
            <w:ins w:id="196" w:author="Musavi, Hamid [USA]" w:date="2018-10-29T18:41:00Z">
              <w:r w:rsidRPr="00877C1A">
                <w:rPr>
                  <w:rFonts w:ascii="Courier New" w:hAnsi="Courier New" w:cs="Courier New"/>
                </w:rPr>
                <w:t>groupID</w:t>
              </w:r>
            </w:ins>
          </w:p>
        </w:tc>
        <w:tc>
          <w:tcPr>
            <w:tcW w:w="3391" w:type="dxa"/>
          </w:tcPr>
          <w:p w:rsidR="00EE01CD" w:rsidRDefault="00877C1A" w:rsidP="00284194">
            <w:pPr>
              <w:rPr>
                <w:ins w:id="197" w:author="Musavi, Hamid [USA]" w:date="2018-10-29T11:26:00Z"/>
                <w:rFonts w:ascii="Courier New" w:hAnsi="Courier New" w:cs="Courier New"/>
              </w:rPr>
            </w:pPr>
            <w:ins w:id="198" w:author="Musavi, Hamid [USA]" w:date="2018-10-29T18:48:00Z">
              <w:r>
                <w:rPr>
                  <w:rFonts w:ascii="Courier New" w:hAnsi="Courier New" w:cs="Courier New"/>
                </w:rPr>
                <w:t>String</w:t>
              </w:r>
            </w:ins>
          </w:p>
        </w:tc>
        <w:tc>
          <w:tcPr>
            <w:tcW w:w="4026" w:type="dxa"/>
          </w:tcPr>
          <w:p w:rsidR="00EE01CD" w:rsidRDefault="00877C1A" w:rsidP="00877C1A">
            <w:pPr>
              <w:keepNext/>
              <w:rPr>
                <w:ins w:id="199" w:author="Musavi, Hamid [USA]" w:date="2018-10-29T11:26:00Z"/>
              </w:rPr>
            </w:pPr>
            <w:ins w:id="200" w:author="Musavi, Hamid [USA]" w:date="2018-10-29T18:43:00Z">
              <w:r>
                <w:t>Eight-digit hex code of the groupID to use, for example "A123B456".</w:t>
              </w:r>
            </w:ins>
            <w:ins w:id="201" w:author="Musavi, Hamid [USA]" w:date="2018-10-29T18:44:00Z">
              <w:r>
                <w:t xml:space="preserve"> </w:t>
              </w:r>
            </w:ins>
            <w:ins w:id="202" w:author="Musavi, Hamid [USA]" w:date="2018-10-29T18:43:00Z">
              <w:r>
                <w:t>GroupID is a DSRC.TemporaryID used for message identification.</w:t>
              </w:r>
            </w:ins>
          </w:p>
        </w:tc>
      </w:tr>
      <w:tr w:rsidR="00EE01CD" w:rsidRPr="003E745F" w:rsidTr="00041843">
        <w:trPr>
          <w:ins w:id="203" w:author="Musavi, Hamid [USA]" w:date="2018-10-29T11:26:00Z"/>
        </w:trPr>
        <w:tc>
          <w:tcPr>
            <w:tcW w:w="1933" w:type="dxa"/>
          </w:tcPr>
          <w:p w:rsidR="00EE01CD" w:rsidRPr="00CD6460" w:rsidRDefault="00877C1A" w:rsidP="00284194">
            <w:pPr>
              <w:rPr>
                <w:ins w:id="204" w:author="Musavi, Hamid [USA]" w:date="2018-10-29T11:26:00Z"/>
                <w:rFonts w:ascii="Courier New" w:hAnsi="Courier New" w:cs="Courier New"/>
              </w:rPr>
            </w:pPr>
            <w:ins w:id="205" w:author="Musavi, Hamid [USA]" w:date="2018-10-29T18:41:00Z">
              <w:r w:rsidRPr="00877C1A">
                <w:rPr>
                  <w:rFonts w:ascii="Courier New" w:hAnsi="Courier New" w:cs="Courier New"/>
                </w:rPr>
                <w:t>recordID</w:t>
              </w:r>
            </w:ins>
          </w:p>
        </w:tc>
        <w:tc>
          <w:tcPr>
            <w:tcW w:w="3391" w:type="dxa"/>
          </w:tcPr>
          <w:p w:rsidR="00EE01CD" w:rsidRPr="00CD6460" w:rsidRDefault="00877C1A" w:rsidP="00284194">
            <w:pPr>
              <w:rPr>
                <w:ins w:id="206" w:author="Musavi, Hamid [USA]" w:date="2018-10-29T11:26:00Z"/>
                <w:rFonts w:ascii="Courier New" w:hAnsi="Courier New" w:cs="Courier New"/>
              </w:rPr>
            </w:pPr>
            <w:ins w:id="207" w:author="Musavi, Hamid [USA]" w:date="2018-10-29T18:48:00Z">
              <w:r>
                <w:rPr>
                  <w:rFonts w:ascii="Courier New" w:hAnsi="Courier New" w:cs="Courier New"/>
                </w:rPr>
                <w:t>String</w:t>
              </w:r>
            </w:ins>
          </w:p>
        </w:tc>
        <w:tc>
          <w:tcPr>
            <w:tcW w:w="4026" w:type="dxa"/>
          </w:tcPr>
          <w:p w:rsidR="00EE01CD" w:rsidRDefault="00877C1A" w:rsidP="00877C1A">
            <w:pPr>
              <w:keepNext/>
              <w:rPr>
                <w:ins w:id="208" w:author="Musavi, Hamid [USA]" w:date="2018-10-29T11:26:00Z"/>
              </w:rPr>
            </w:pPr>
            <w:ins w:id="209" w:author="Musavi, Hamid [USA]" w:date="2018-10-29T18:44:00Z">
              <w:r>
                <w:t>Eight-digit hex code of the recordID to use, for example "A123B456". RecordID is a DSRC.TemporaryID used for message identification.</w:t>
              </w:r>
            </w:ins>
          </w:p>
        </w:tc>
      </w:tr>
      <w:tr w:rsidR="00877C1A" w:rsidRPr="003E745F" w:rsidTr="00877C1A">
        <w:trPr>
          <w:ins w:id="210" w:author="Musavi, Hamid [USA]" w:date="2018-10-29T18:42:00Z"/>
        </w:trPr>
        <w:tc>
          <w:tcPr>
            <w:tcW w:w="1933" w:type="dxa"/>
          </w:tcPr>
          <w:p w:rsidR="00877C1A" w:rsidRPr="00877C1A" w:rsidRDefault="00877C1A" w:rsidP="00284194">
            <w:pPr>
              <w:rPr>
                <w:ins w:id="211" w:author="Musavi, Hamid [USA]" w:date="2018-10-29T18:42:00Z"/>
                <w:rFonts w:ascii="Courier New" w:hAnsi="Courier New" w:cs="Courier New"/>
              </w:rPr>
            </w:pPr>
            <w:ins w:id="212" w:author="Musavi, Hamid [USA]" w:date="2018-10-29T18:42:00Z">
              <w:r w:rsidRPr="00877C1A">
                <w:rPr>
                  <w:rFonts w:ascii="Courier New" w:hAnsi="Courier New" w:cs="Courier New"/>
                </w:rPr>
                <w:t>serviceRegion</w:t>
              </w:r>
            </w:ins>
          </w:p>
        </w:tc>
        <w:tc>
          <w:tcPr>
            <w:tcW w:w="3391" w:type="dxa"/>
          </w:tcPr>
          <w:p w:rsidR="00877C1A" w:rsidRPr="00CD6460" w:rsidRDefault="00041843" w:rsidP="00284194">
            <w:pPr>
              <w:rPr>
                <w:ins w:id="213" w:author="Musavi, Hamid [USA]" w:date="2018-10-29T18:42:00Z"/>
                <w:rFonts w:ascii="Courier New" w:hAnsi="Courier New" w:cs="Courier New"/>
              </w:rPr>
            </w:pPr>
            <w:ins w:id="214" w:author="Musavi, Hamid [USA]" w:date="2018-10-29T18:50:00Z">
              <w:r>
                <w:rPr>
                  <w:rFonts w:ascii="Courier New" w:hAnsi="Courier New" w:cs="Courier New"/>
                </w:rPr>
                <w:fldChar w:fldCharType="begin"/>
              </w:r>
              <w:r>
                <w:rPr>
                  <w:rFonts w:ascii="Courier New" w:hAnsi="Courier New" w:cs="Courier New"/>
                </w:rPr>
                <w:instrText xml:space="preserve"> HYPERLINK  \l "_ServiceRegion" </w:instrText>
              </w:r>
              <w:r>
                <w:rPr>
                  <w:rFonts w:ascii="Courier New" w:hAnsi="Courier New" w:cs="Courier New"/>
                </w:rPr>
                <w:fldChar w:fldCharType="separate"/>
              </w:r>
              <w:r w:rsidRPr="00041843">
                <w:rPr>
                  <w:rStyle w:val="Hyperlink"/>
                  <w:rFonts w:ascii="Courier New" w:hAnsi="Courier New" w:cs="Courier New"/>
                </w:rPr>
                <w:t>ServiceRegion</w:t>
              </w:r>
              <w:r>
                <w:rPr>
                  <w:rFonts w:ascii="Courier New" w:hAnsi="Courier New" w:cs="Courier New"/>
                </w:rPr>
                <w:fldChar w:fldCharType="end"/>
              </w:r>
            </w:ins>
          </w:p>
        </w:tc>
        <w:tc>
          <w:tcPr>
            <w:tcW w:w="4026" w:type="dxa"/>
          </w:tcPr>
          <w:p w:rsidR="00877C1A" w:rsidRDefault="00877C1A" w:rsidP="00284194">
            <w:pPr>
              <w:keepNext/>
              <w:rPr>
                <w:ins w:id="215" w:author="Musavi, Hamid [USA]" w:date="2018-10-29T18:42:00Z"/>
              </w:rPr>
            </w:pPr>
            <w:ins w:id="216" w:author="Musavi, Hamid [USA]" w:date="2018-10-29T18:44:00Z">
              <w:r>
                <w:t>Region to which this message is broadcast.</w:t>
              </w:r>
            </w:ins>
          </w:p>
        </w:tc>
      </w:tr>
      <w:tr w:rsidR="00877C1A" w:rsidRPr="003E745F" w:rsidTr="00041843">
        <w:trPr>
          <w:ins w:id="217" w:author="Musavi, Hamid [USA]" w:date="2018-10-29T18:41:00Z"/>
        </w:trPr>
        <w:tc>
          <w:tcPr>
            <w:tcW w:w="1933" w:type="dxa"/>
          </w:tcPr>
          <w:p w:rsidR="00877C1A" w:rsidRPr="00877C1A" w:rsidRDefault="00877C1A" w:rsidP="00284194">
            <w:pPr>
              <w:rPr>
                <w:ins w:id="218" w:author="Musavi, Hamid [USA]" w:date="2018-10-29T18:41:00Z"/>
                <w:rFonts w:ascii="Courier New" w:hAnsi="Courier New" w:cs="Courier New"/>
              </w:rPr>
            </w:pPr>
            <w:ins w:id="219" w:author="Musavi, Hamid [USA]" w:date="2018-10-29T18:41:00Z">
              <w:r w:rsidRPr="00877C1A">
                <w:rPr>
                  <w:rFonts w:ascii="Courier New" w:hAnsi="Courier New" w:cs="Courier New"/>
                </w:rPr>
                <w:t>ttl</w:t>
              </w:r>
            </w:ins>
          </w:p>
        </w:tc>
        <w:tc>
          <w:tcPr>
            <w:tcW w:w="3391" w:type="dxa"/>
          </w:tcPr>
          <w:p w:rsidR="00877C1A" w:rsidRPr="00CD6460" w:rsidRDefault="00041843" w:rsidP="00284194">
            <w:pPr>
              <w:rPr>
                <w:ins w:id="220" w:author="Musavi, Hamid [USA]" w:date="2018-10-29T18:41:00Z"/>
                <w:rFonts w:ascii="Courier New" w:hAnsi="Courier New" w:cs="Courier New"/>
              </w:rPr>
            </w:pPr>
            <w:ins w:id="221" w:author="Musavi, Hamid [USA]" w:date="2018-10-29T18:52:00Z">
              <w:r>
                <w:rPr>
                  <w:rFonts w:ascii="Courier New" w:hAnsi="Courier New" w:cs="Courier New"/>
                </w:rPr>
                <w:t>enumString</w:t>
              </w:r>
            </w:ins>
          </w:p>
        </w:tc>
        <w:tc>
          <w:tcPr>
            <w:tcW w:w="4026" w:type="dxa"/>
          </w:tcPr>
          <w:p w:rsidR="00041843" w:rsidRDefault="00877C1A" w:rsidP="00041843">
            <w:pPr>
              <w:keepNext/>
              <w:rPr>
                <w:ins w:id="222" w:author="Musavi, Hamid [USA]" w:date="2018-10-29T18:52:00Z"/>
              </w:rPr>
            </w:pPr>
            <w:ins w:id="223" w:author="Musavi, Hamid [USA]" w:date="2018-10-29T18:44:00Z">
              <w:r w:rsidRPr="00877C1A">
                <w:t>Message time to live.</w:t>
              </w:r>
            </w:ins>
            <w:ins w:id="224" w:author="Musavi, Hamid [USA]" w:date="2018-10-29T18:52:00Z">
              <w:r w:rsidR="00041843">
                <w:t xml:space="preserve"> One of {</w:t>
              </w:r>
            </w:ins>
          </w:p>
          <w:p w:rsidR="00041843" w:rsidRDefault="00041843" w:rsidP="00041843">
            <w:pPr>
              <w:keepNext/>
              <w:rPr>
                <w:ins w:id="225" w:author="Musavi, Hamid [USA]" w:date="2018-10-29T18:52:00Z"/>
              </w:rPr>
            </w:pPr>
            <w:ins w:id="226" w:author="Musavi, Hamid [USA]" w:date="2018-10-29T18:52:00Z">
              <w:r>
                <w:t xml:space="preserve">         oneminute, </w:t>
              </w:r>
            </w:ins>
          </w:p>
          <w:p w:rsidR="00041843" w:rsidRDefault="00041843" w:rsidP="00041843">
            <w:pPr>
              <w:keepNext/>
              <w:rPr>
                <w:ins w:id="227" w:author="Musavi, Hamid [USA]" w:date="2018-10-29T18:52:00Z"/>
              </w:rPr>
            </w:pPr>
            <w:ins w:id="228" w:author="Musavi, Hamid [USA]" w:date="2018-10-29T18:52:00Z">
              <w:r>
                <w:t xml:space="preserve">         thirtyminutes, </w:t>
              </w:r>
            </w:ins>
          </w:p>
          <w:p w:rsidR="00041843" w:rsidRDefault="00041843" w:rsidP="00041843">
            <w:pPr>
              <w:keepNext/>
              <w:rPr>
                <w:ins w:id="229" w:author="Musavi, Hamid [USA]" w:date="2018-10-29T18:52:00Z"/>
              </w:rPr>
            </w:pPr>
            <w:ins w:id="230" w:author="Musavi, Hamid [USA]" w:date="2018-10-29T18:52:00Z">
              <w:r>
                <w:t xml:space="preserve">         oneday, </w:t>
              </w:r>
            </w:ins>
          </w:p>
          <w:p w:rsidR="00041843" w:rsidRDefault="00041843" w:rsidP="00041843">
            <w:pPr>
              <w:keepNext/>
              <w:rPr>
                <w:ins w:id="231" w:author="Musavi, Hamid [USA]" w:date="2018-10-29T18:52:00Z"/>
              </w:rPr>
            </w:pPr>
            <w:ins w:id="232" w:author="Musavi, Hamid [USA]" w:date="2018-10-29T18:52:00Z">
              <w:r>
                <w:t xml:space="preserve">         oneweek, </w:t>
              </w:r>
            </w:ins>
          </w:p>
          <w:p w:rsidR="00041843" w:rsidRDefault="00041843" w:rsidP="00041843">
            <w:pPr>
              <w:keepNext/>
              <w:rPr>
                <w:ins w:id="233" w:author="Musavi, Hamid [USA]" w:date="2018-10-29T18:52:00Z"/>
              </w:rPr>
            </w:pPr>
            <w:ins w:id="234" w:author="Musavi, Hamid [USA]" w:date="2018-10-29T18:52:00Z">
              <w:r>
                <w:t xml:space="preserve">         onemonth, </w:t>
              </w:r>
            </w:ins>
          </w:p>
          <w:p w:rsidR="00041843" w:rsidRDefault="00041843" w:rsidP="00041843">
            <w:pPr>
              <w:keepNext/>
              <w:rPr>
                <w:ins w:id="235" w:author="Musavi, Hamid [USA]" w:date="2018-10-29T18:52:00Z"/>
              </w:rPr>
            </w:pPr>
            <w:ins w:id="236" w:author="Musavi, Hamid [USA]" w:date="2018-10-29T18:52:00Z">
              <w:r>
                <w:t xml:space="preserve">         oneyear</w:t>
              </w:r>
            </w:ins>
          </w:p>
          <w:p w:rsidR="00877C1A" w:rsidRDefault="00041843" w:rsidP="00041843">
            <w:pPr>
              <w:keepNext/>
              <w:rPr>
                <w:ins w:id="237" w:author="Musavi, Hamid [USA]" w:date="2018-10-29T18:41:00Z"/>
              </w:rPr>
            </w:pPr>
            <w:ins w:id="238" w:author="Musavi, Hamid [USA]" w:date="2018-10-29T18:52:00Z">
              <w:r>
                <w:t xml:space="preserve">      }</w:t>
              </w:r>
            </w:ins>
          </w:p>
        </w:tc>
      </w:tr>
    </w:tbl>
    <w:p w:rsidR="00EE01CD" w:rsidRDefault="00EE01CD" w:rsidP="00332E8E">
      <w:pPr>
        <w:rPr>
          <w:ins w:id="239" w:author="Musavi, Hamid [USA]" w:date="2018-10-29T10:56:00Z"/>
        </w:rPr>
      </w:pPr>
    </w:p>
    <w:p w:rsidR="00332E8E" w:rsidRPr="00CD6460" w:rsidRDefault="00CD6460" w:rsidP="00332E8E">
      <w:pPr>
        <w:pStyle w:val="Heading3"/>
        <w:rPr>
          <w:ins w:id="240" w:author="Musavi, Hamid [USA]" w:date="2018-10-29T11:21:00Z"/>
        </w:rPr>
      </w:pPr>
      <w:bookmarkStart w:id="241" w:name="_RoadSideUnit.RSU"/>
      <w:bookmarkEnd w:id="241"/>
      <w:ins w:id="242" w:author="Musavi, Hamid [USA]" w:date="2018-10-29T11:21:00Z">
        <w:r w:rsidRPr="00CD6460">
          <w:t>RoadSideUnit.RSU</w:t>
        </w:r>
      </w:ins>
    </w:p>
    <w:p w:rsidR="00CD6460" w:rsidRDefault="00EE01CD" w:rsidP="00CD6460">
      <w:pPr>
        <w:rPr>
          <w:ins w:id="243" w:author="Musavi, Hamid [USA]" w:date="2018-10-29T11:26:00Z"/>
        </w:rPr>
      </w:pPr>
      <w:ins w:id="244" w:author="Musavi, Hamid [USA]" w:date="2018-10-29T11:26:00Z">
        <w:r w:rsidRPr="00EE01CD">
          <w:t>The data structure contains parameters provided by the requester and used by the ODE to send messages the Roadside Units.</w:t>
        </w:r>
      </w:ins>
    </w:p>
    <w:tbl>
      <w:tblPr>
        <w:tblStyle w:val="TableGrid"/>
        <w:tblW w:w="0" w:type="auto"/>
        <w:tblLook w:val="04A0" w:firstRow="1" w:lastRow="0" w:firstColumn="1" w:lastColumn="0" w:noHBand="0" w:noVBand="1"/>
      </w:tblPr>
      <w:tblGrid>
        <w:gridCol w:w="1669"/>
        <w:gridCol w:w="3531"/>
        <w:gridCol w:w="4150"/>
      </w:tblGrid>
      <w:tr w:rsidR="00EE01CD" w:rsidRPr="006E5FF6" w:rsidTr="00D51A7C">
        <w:trPr>
          <w:ins w:id="245" w:author="Musavi, Hamid [USA]" w:date="2018-10-29T11:26:00Z"/>
        </w:trPr>
        <w:tc>
          <w:tcPr>
            <w:tcW w:w="1669" w:type="dxa"/>
          </w:tcPr>
          <w:p w:rsidR="00EE01CD" w:rsidRPr="006E5FF6" w:rsidRDefault="00EE01CD" w:rsidP="00284194">
            <w:pPr>
              <w:rPr>
                <w:ins w:id="246" w:author="Musavi, Hamid [USA]" w:date="2018-10-29T11:26:00Z"/>
                <w:b/>
              </w:rPr>
            </w:pPr>
            <w:ins w:id="247" w:author="Musavi, Hamid [USA]" w:date="2018-10-29T11:26:00Z">
              <w:r w:rsidRPr="006E5FF6">
                <w:rPr>
                  <w:b/>
                </w:rPr>
                <w:t>Name</w:t>
              </w:r>
            </w:ins>
          </w:p>
        </w:tc>
        <w:tc>
          <w:tcPr>
            <w:tcW w:w="3531" w:type="dxa"/>
          </w:tcPr>
          <w:p w:rsidR="00EE01CD" w:rsidRPr="006E5FF6" w:rsidRDefault="00EE01CD" w:rsidP="00284194">
            <w:pPr>
              <w:rPr>
                <w:ins w:id="248" w:author="Musavi, Hamid [USA]" w:date="2018-10-29T11:26:00Z"/>
                <w:b/>
              </w:rPr>
            </w:pPr>
            <w:ins w:id="249" w:author="Musavi, Hamid [USA]" w:date="2018-10-29T11:26:00Z">
              <w:r w:rsidRPr="006E5FF6">
                <w:rPr>
                  <w:b/>
                </w:rPr>
                <w:t>Type</w:t>
              </w:r>
            </w:ins>
          </w:p>
        </w:tc>
        <w:tc>
          <w:tcPr>
            <w:tcW w:w="4150" w:type="dxa"/>
          </w:tcPr>
          <w:p w:rsidR="00EE01CD" w:rsidRPr="006E5FF6" w:rsidRDefault="00EE01CD" w:rsidP="00284194">
            <w:pPr>
              <w:rPr>
                <w:ins w:id="250" w:author="Musavi, Hamid [USA]" w:date="2018-10-29T11:26:00Z"/>
                <w:b/>
              </w:rPr>
            </w:pPr>
            <w:ins w:id="251" w:author="Musavi, Hamid [USA]" w:date="2018-10-29T11:26:00Z">
              <w:r w:rsidRPr="006E5FF6">
                <w:rPr>
                  <w:b/>
                </w:rPr>
                <w:t>Description</w:t>
              </w:r>
            </w:ins>
          </w:p>
        </w:tc>
      </w:tr>
      <w:tr w:rsidR="00D51A7C" w:rsidRPr="003E745F" w:rsidTr="00D51A7C">
        <w:trPr>
          <w:ins w:id="252" w:author="Musavi, Hamid [USA]" w:date="2018-10-29T11:26:00Z"/>
        </w:trPr>
        <w:tc>
          <w:tcPr>
            <w:tcW w:w="1669" w:type="dxa"/>
          </w:tcPr>
          <w:p w:rsidR="00D51A7C" w:rsidRDefault="00D51A7C" w:rsidP="00D51A7C">
            <w:pPr>
              <w:rPr>
                <w:ins w:id="253" w:author="Musavi, Hamid [USA]" w:date="2018-10-29T11:26:00Z"/>
                <w:rFonts w:ascii="Courier New" w:hAnsi="Courier New" w:cs="Courier New"/>
              </w:rPr>
            </w:pPr>
            <w:ins w:id="254" w:author="Musavi, Hamid [USA]" w:date="2018-10-29T18:53:00Z">
              <w:r w:rsidRPr="00D51A7C">
                <w:rPr>
                  <w:rFonts w:ascii="Courier New" w:hAnsi="Courier New" w:cs="Courier New"/>
                </w:rPr>
                <w:t>rsuPassword</w:t>
              </w:r>
            </w:ins>
          </w:p>
        </w:tc>
        <w:tc>
          <w:tcPr>
            <w:tcW w:w="3531" w:type="dxa"/>
          </w:tcPr>
          <w:p w:rsidR="00D51A7C" w:rsidRDefault="00D51A7C" w:rsidP="00D51A7C">
            <w:pPr>
              <w:rPr>
                <w:ins w:id="255" w:author="Musavi, Hamid [USA]" w:date="2018-10-29T11:26:00Z"/>
                <w:rFonts w:ascii="Courier New" w:hAnsi="Courier New" w:cs="Courier New"/>
              </w:rPr>
            </w:pPr>
            <w:ins w:id="256" w:author="Musavi, Hamid [USA]" w:date="2018-10-29T18:53:00Z">
              <w:r w:rsidRPr="00D51A7C">
                <w:rPr>
                  <w:rFonts w:ascii="Courier New" w:hAnsi="Courier New" w:cs="Courier New"/>
                </w:rPr>
                <w:t>String</w:t>
              </w:r>
            </w:ins>
          </w:p>
        </w:tc>
        <w:tc>
          <w:tcPr>
            <w:tcW w:w="4150" w:type="dxa"/>
          </w:tcPr>
          <w:p w:rsidR="00D51A7C" w:rsidRDefault="00D51A7C" w:rsidP="00D51A7C">
            <w:pPr>
              <w:keepNext/>
              <w:rPr>
                <w:ins w:id="257" w:author="Musavi, Hamid [USA]" w:date="2018-10-29T11:26:00Z"/>
              </w:rPr>
            </w:pPr>
            <w:ins w:id="258" w:author="Musavi, Hamid [USA]" w:date="2018-10-29T18:54:00Z">
              <w:r w:rsidRPr="00D51A7C">
                <w:t>SNMP password</w:t>
              </w:r>
            </w:ins>
          </w:p>
        </w:tc>
      </w:tr>
      <w:tr w:rsidR="00D51A7C" w:rsidRPr="003E745F" w:rsidTr="00D51A7C">
        <w:trPr>
          <w:ins w:id="259" w:author="Musavi, Hamid [USA]" w:date="2018-10-29T11:26:00Z"/>
        </w:trPr>
        <w:tc>
          <w:tcPr>
            <w:tcW w:w="1669" w:type="dxa"/>
          </w:tcPr>
          <w:p w:rsidR="00D51A7C" w:rsidRPr="00CD6460" w:rsidRDefault="00D51A7C" w:rsidP="00D51A7C">
            <w:pPr>
              <w:rPr>
                <w:ins w:id="260" w:author="Musavi, Hamid [USA]" w:date="2018-10-29T11:26:00Z"/>
                <w:rFonts w:ascii="Courier New" w:hAnsi="Courier New" w:cs="Courier New"/>
              </w:rPr>
            </w:pPr>
            <w:ins w:id="261" w:author="Musavi, Hamid [USA]" w:date="2018-10-29T18:53:00Z">
              <w:r w:rsidRPr="00D51A7C">
                <w:rPr>
                  <w:rFonts w:ascii="Courier New" w:hAnsi="Courier New" w:cs="Courier New"/>
                </w:rPr>
                <w:t>rsuRetries</w:t>
              </w:r>
            </w:ins>
          </w:p>
        </w:tc>
        <w:tc>
          <w:tcPr>
            <w:tcW w:w="3531" w:type="dxa"/>
          </w:tcPr>
          <w:p w:rsidR="00D51A7C" w:rsidRPr="00CD6460" w:rsidRDefault="00D51A7C" w:rsidP="00D51A7C">
            <w:pPr>
              <w:rPr>
                <w:ins w:id="262" w:author="Musavi, Hamid [USA]" w:date="2018-10-29T11:26:00Z"/>
                <w:rFonts w:ascii="Courier New" w:hAnsi="Courier New" w:cs="Courier New"/>
              </w:rPr>
            </w:pPr>
            <w:ins w:id="263" w:author="Musavi, Hamid [USA]" w:date="2018-10-29T18:54:00Z">
              <w:r>
                <w:rPr>
                  <w:rFonts w:ascii="Courier New" w:hAnsi="Courier New" w:cs="Courier New"/>
                </w:rPr>
                <w:t>Integer</w:t>
              </w:r>
            </w:ins>
          </w:p>
        </w:tc>
        <w:tc>
          <w:tcPr>
            <w:tcW w:w="4150" w:type="dxa"/>
          </w:tcPr>
          <w:p w:rsidR="00D51A7C" w:rsidRDefault="00D51A7C" w:rsidP="00D51A7C">
            <w:pPr>
              <w:keepNext/>
              <w:rPr>
                <w:ins w:id="264" w:author="Musavi, Hamid [USA]" w:date="2018-10-29T11:26:00Z"/>
              </w:rPr>
            </w:pPr>
            <w:ins w:id="265" w:author="Musavi, Hamid [USA]" w:date="2018-10-29T18:54:00Z">
              <w:r w:rsidRPr="00D51A7C">
                <w:t>Number of retries upon message send failure</w:t>
              </w:r>
            </w:ins>
          </w:p>
        </w:tc>
      </w:tr>
      <w:tr w:rsidR="00D51A7C" w:rsidRPr="003E745F" w:rsidTr="00284194">
        <w:trPr>
          <w:ins w:id="266" w:author="Musavi, Hamid [USA]" w:date="2018-10-29T18:55:00Z"/>
        </w:trPr>
        <w:tc>
          <w:tcPr>
            <w:tcW w:w="1669" w:type="dxa"/>
          </w:tcPr>
          <w:p w:rsidR="00D51A7C" w:rsidRPr="000D041D" w:rsidRDefault="00D51A7C" w:rsidP="00284194">
            <w:pPr>
              <w:rPr>
                <w:ins w:id="267" w:author="Musavi, Hamid [USA]" w:date="2018-10-29T18:55:00Z"/>
                <w:rFonts w:ascii="Courier New" w:hAnsi="Courier New" w:cs="Courier New"/>
              </w:rPr>
            </w:pPr>
            <w:ins w:id="268" w:author="Musavi, Hamid [USA]" w:date="2018-10-29T18:55:00Z">
              <w:r w:rsidRPr="00D51A7C">
                <w:rPr>
                  <w:rFonts w:ascii="Courier New" w:hAnsi="Courier New" w:cs="Courier New"/>
                </w:rPr>
                <w:t>rsuTarget</w:t>
              </w:r>
            </w:ins>
          </w:p>
        </w:tc>
        <w:tc>
          <w:tcPr>
            <w:tcW w:w="3531" w:type="dxa"/>
          </w:tcPr>
          <w:p w:rsidR="00D51A7C" w:rsidRDefault="00D51A7C" w:rsidP="00284194">
            <w:pPr>
              <w:rPr>
                <w:ins w:id="269" w:author="Musavi, Hamid [USA]" w:date="2018-10-29T18:55:00Z"/>
                <w:rFonts w:ascii="Courier New" w:hAnsi="Courier New" w:cs="Courier New"/>
              </w:rPr>
            </w:pPr>
            <w:ins w:id="270" w:author="Musavi, Hamid [USA]" w:date="2018-10-29T18:55:00Z">
              <w:r w:rsidRPr="00D51A7C">
                <w:rPr>
                  <w:rFonts w:ascii="Courier New" w:hAnsi="Courier New" w:cs="Courier New"/>
                </w:rPr>
                <w:t>String</w:t>
              </w:r>
            </w:ins>
          </w:p>
        </w:tc>
        <w:tc>
          <w:tcPr>
            <w:tcW w:w="4150" w:type="dxa"/>
          </w:tcPr>
          <w:p w:rsidR="00D51A7C" w:rsidRPr="003E745F" w:rsidRDefault="00D51A7C" w:rsidP="00284194">
            <w:pPr>
              <w:keepNext/>
              <w:rPr>
                <w:ins w:id="271" w:author="Musavi, Hamid [USA]" w:date="2018-10-29T18:55:00Z"/>
              </w:rPr>
            </w:pPr>
            <w:ins w:id="272" w:author="Musavi, Hamid [USA]" w:date="2018-10-29T18:55:00Z">
              <w:r w:rsidRPr="00D51A7C">
                <w:t>IPv4 address of RSU</w:t>
              </w:r>
            </w:ins>
          </w:p>
        </w:tc>
      </w:tr>
      <w:tr w:rsidR="00D51A7C" w:rsidRPr="003E745F" w:rsidTr="00D51A7C">
        <w:trPr>
          <w:ins w:id="273" w:author="Musavi, Hamid [USA]" w:date="2018-10-29T18:53:00Z"/>
        </w:trPr>
        <w:tc>
          <w:tcPr>
            <w:tcW w:w="1669" w:type="dxa"/>
          </w:tcPr>
          <w:p w:rsidR="00D51A7C" w:rsidRPr="00D51A7C" w:rsidRDefault="00D51A7C" w:rsidP="00284194">
            <w:pPr>
              <w:rPr>
                <w:ins w:id="274" w:author="Musavi, Hamid [USA]" w:date="2018-10-29T18:53:00Z"/>
                <w:rFonts w:ascii="Courier New" w:hAnsi="Courier New" w:cs="Courier New"/>
              </w:rPr>
            </w:pPr>
            <w:ins w:id="275" w:author="Musavi, Hamid [USA]" w:date="2018-10-29T18:53:00Z">
              <w:r w:rsidRPr="00D51A7C">
                <w:rPr>
                  <w:rFonts w:ascii="Courier New" w:hAnsi="Courier New" w:cs="Courier New"/>
                </w:rPr>
                <w:lastRenderedPageBreak/>
                <w:t>rsuTimeout</w:t>
              </w:r>
            </w:ins>
          </w:p>
        </w:tc>
        <w:tc>
          <w:tcPr>
            <w:tcW w:w="3531" w:type="dxa"/>
          </w:tcPr>
          <w:p w:rsidR="00D51A7C" w:rsidRPr="00CD6460" w:rsidRDefault="00D51A7C" w:rsidP="00284194">
            <w:pPr>
              <w:rPr>
                <w:ins w:id="276" w:author="Musavi, Hamid [USA]" w:date="2018-10-29T18:53:00Z"/>
                <w:rFonts w:ascii="Courier New" w:hAnsi="Courier New" w:cs="Courier New"/>
              </w:rPr>
            </w:pPr>
            <w:ins w:id="277" w:author="Musavi, Hamid [USA]" w:date="2018-10-29T18:54:00Z">
              <w:r>
                <w:rPr>
                  <w:rFonts w:ascii="Courier New" w:hAnsi="Courier New" w:cs="Courier New"/>
                </w:rPr>
                <w:t>Integer</w:t>
              </w:r>
            </w:ins>
          </w:p>
        </w:tc>
        <w:tc>
          <w:tcPr>
            <w:tcW w:w="4150" w:type="dxa"/>
          </w:tcPr>
          <w:p w:rsidR="00D51A7C" w:rsidRDefault="00D51A7C" w:rsidP="00284194">
            <w:pPr>
              <w:keepNext/>
              <w:rPr>
                <w:ins w:id="278" w:author="Musavi, Hamid [USA]" w:date="2018-10-29T18:53:00Z"/>
              </w:rPr>
            </w:pPr>
            <w:ins w:id="279" w:author="Musavi, Hamid [USA]" w:date="2018-10-29T18:54:00Z">
              <w:r w:rsidRPr="00D51A7C">
                <w:t>Timeout measured in milliseconds</w:t>
              </w:r>
            </w:ins>
          </w:p>
        </w:tc>
      </w:tr>
      <w:tr w:rsidR="00D51A7C" w:rsidRPr="003E745F" w:rsidTr="00284194">
        <w:trPr>
          <w:ins w:id="280" w:author="Musavi, Hamid [USA]" w:date="2018-10-29T18:55:00Z"/>
        </w:trPr>
        <w:tc>
          <w:tcPr>
            <w:tcW w:w="1669" w:type="dxa"/>
          </w:tcPr>
          <w:p w:rsidR="00D51A7C" w:rsidRPr="003D1E97" w:rsidRDefault="00D51A7C" w:rsidP="00284194">
            <w:pPr>
              <w:rPr>
                <w:ins w:id="281" w:author="Musavi, Hamid [USA]" w:date="2018-10-29T18:55:00Z"/>
                <w:rFonts w:ascii="Courier New" w:hAnsi="Courier New" w:cs="Courier New"/>
              </w:rPr>
            </w:pPr>
            <w:ins w:id="282" w:author="Musavi, Hamid [USA]" w:date="2018-10-29T18:55:00Z">
              <w:r w:rsidRPr="00D51A7C">
                <w:rPr>
                  <w:rFonts w:ascii="Courier New" w:hAnsi="Courier New" w:cs="Courier New"/>
                </w:rPr>
                <w:t>rsuUsername</w:t>
              </w:r>
            </w:ins>
          </w:p>
        </w:tc>
        <w:tc>
          <w:tcPr>
            <w:tcW w:w="3531" w:type="dxa"/>
          </w:tcPr>
          <w:p w:rsidR="00D51A7C" w:rsidDel="003D1E97" w:rsidRDefault="00D51A7C" w:rsidP="00284194">
            <w:pPr>
              <w:rPr>
                <w:ins w:id="283" w:author="Musavi, Hamid [USA]" w:date="2018-10-29T18:55:00Z"/>
                <w:rFonts w:ascii="Courier New" w:hAnsi="Courier New" w:cs="Courier New"/>
              </w:rPr>
            </w:pPr>
            <w:ins w:id="284" w:author="Musavi, Hamid [USA]" w:date="2018-10-29T18:55:00Z">
              <w:r w:rsidRPr="00D51A7C">
                <w:rPr>
                  <w:rFonts w:ascii="Courier New" w:hAnsi="Courier New" w:cs="Courier New"/>
                </w:rPr>
                <w:t>String</w:t>
              </w:r>
            </w:ins>
          </w:p>
        </w:tc>
        <w:tc>
          <w:tcPr>
            <w:tcW w:w="4150" w:type="dxa"/>
          </w:tcPr>
          <w:p w:rsidR="00D51A7C" w:rsidDel="003D1E97" w:rsidRDefault="00D51A7C" w:rsidP="00284194">
            <w:pPr>
              <w:keepNext/>
              <w:rPr>
                <w:ins w:id="285" w:author="Musavi, Hamid [USA]" w:date="2018-10-29T18:55:00Z"/>
              </w:rPr>
            </w:pPr>
            <w:ins w:id="286" w:author="Musavi, Hamid [USA]" w:date="2018-10-29T18:55:00Z">
              <w:r w:rsidRPr="00D51A7C">
                <w:t>SNMP username</w:t>
              </w:r>
            </w:ins>
          </w:p>
        </w:tc>
      </w:tr>
    </w:tbl>
    <w:p w:rsidR="00EE01CD" w:rsidRDefault="00EE01CD" w:rsidP="00CD6460">
      <w:pPr>
        <w:rPr>
          <w:ins w:id="287" w:author="Musavi, Hamid [USA]" w:date="2018-10-29T11:26:00Z"/>
        </w:rPr>
      </w:pPr>
    </w:p>
    <w:p w:rsidR="00EE01CD" w:rsidRDefault="00EE01CD" w:rsidP="00EE01CD">
      <w:pPr>
        <w:pStyle w:val="Heading3"/>
        <w:rPr>
          <w:ins w:id="288" w:author="Musavi, Hamid [USA]" w:date="2018-10-29T11:26:00Z"/>
        </w:rPr>
      </w:pPr>
      <w:bookmarkStart w:id="289" w:name="_SNMP"/>
      <w:bookmarkEnd w:id="289"/>
      <w:ins w:id="290" w:author="Musavi, Hamid [USA]" w:date="2018-10-29T11:26:00Z">
        <w:r>
          <w:t>SNMP</w:t>
        </w:r>
      </w:ins>
    </w:p>
    <w:p w:rsidR="00EE01CD" w:rsidRPr="00EE01CD" w:rsidRDefault="00EE01CD" w:rsidP="00EE01CD">
      <w:pPr>
        <w:rPr>
          <w:ins w:id="291" w:author="Musavi, Hamid [USA]" w:date="2018-10-29T11:26:00Z"/>
        </w:rPr>
      </w:pPr>
      <w:ins w:id="292" w:author="Musavi, Hamid [USA]" w:date="2018-10-29T11:26:00Z">
        <w:r w:rsidRPr="00EE01CD">
          <w:t>The data structure contains parameters provided by the requester and used by the ODE to access the RSUs vial the SNMP interface.</w:t>
        </w:r>
      </w:ins>
    </w:p>
    <w:tbl>
      <w:tblPr>
        <w:tblStyle w:val="TableGrid"/>
        <w:tblW w:w="0" w:type="auto"/>
        <w:tblLook w:val="04A0" w:firstRow="1" w:lastRow="0" w:firstColumn="1" w:lastColumn="0" w:noHBand="0" w:noVBand="1"/>
      </w:tblPr>
      <w:tblGrid>
        <w:gridCol w:w="1933"/>
        <w:gridCol w:w="3396"/>
        <w:gridCol w:w="4021"/>
      </w:tblGrid>
      <w:tr w:rsidR="00EE01CD" w:rsidRPr="006E5FF6" w:rsidTr="002C21FC">
        <w:trPr>
          <w:ins w:id="293" w:author="Musavi, Hamid [USA]" w:date="2018-10-29T11:26:00Z"/>
        </w:trPr>
        <w:tc>
          <w:tcPr>
            <w:tcW w:w="1933" w:type="dxa"/>
          </w:tcPr>
          <w:p w:rsidR="00EE01CD" w:rsidRPr="006E5FF6" w:rsidRDefault="00EE01CD" w:rsidP="00284194">
            <w:pPr>
              <w:rPr>
                <w:ins w:id="294" w:author="Musavi, Hamid [USA]" w:date="2018-10-29T11:26:00Z"/>
                <w:b/>
              </w:rPr>
            </w:pPr>
            <w:ins w:id="295" w:author="Musavi, Hamid [USA]" w:date="2018-10-29T11:26:00Z">
              <w:r w:rsidRPr="006E5FF6">
                <w:rPr>
                  <w:b/>
                </w:rPr>
                <w:t>Name</w:t>
              </w:r>
            </w:ins>
          </w:p>
        </w:tc>
        <w:tc>
          <w:tcPr>
            <w:tcW w:w="3396" w:type="dxa"/>
          </w:tcPr>
          <w:p w:rsidR="00EE01CD" w:rsidRPr="006E5FF6" w:rsidRDefault="00EE01CD" w:rsidP="00284194">
            <w:pPr>
              <w:rPr>
                <w:ins w:id="296" w:author="Musavi, Hamid [USA]" w:date="2018-10-29T11:26:00Z"/>
                <w:b/>
              </w:rPr>
            </w:pPr>
            <w:ins w:id="297" w:author="Musavi, Hamid [USA]" w:date="2018-10-29T11:26:00Z">
              <w:r w:rsidRPr="006E5FF6">
                <w:rPr>
                  <w:b/>
                </w:rPr>
                <w:t>Type</w:t>
              </w:r>
            </w:ins>
          </w:p>
        </w:tc>
        <w:tc>
          <w:tcPr>
            <w:tcW w:w="4021" w:type="dxa"/>
          </w:tcPr>
          <w:p w:rsidR="00EE01CD" w:rsidRPr="006E5FF6" w:rsidRDefault="00EE01CD" w:rsidP="00284194">
            <w:pPr>
              <w:rPr>
                <w:ins w:id="298" w:author="Musavi, Hamid [USA]" w:date="2018-10-29T11:26:00Z"/>
                <w:b/>
              </w:rPr>
            </w:pPr>
            <w:ins w:id="299" w:author="Musavi, Hamid [USA]" w:date="2018-10-29T11:26:00Z">
              <w:r w:rsidRPr="006E5FF6">
                <w:rPr>
                  <w:b/>
                </w:rPr>
                <w:t>Description</w:t>
              </w:r>
            </w:ins>
          </w:p>
        </w:tc>
      </w:tr>
      <w:tr w:rsidR="00EE01CD" w:rsidRPr="003E745F" w:rsidTr="002C21FC">
        <w:trPr>
          <w:ins w:id="300" w:author="Musavi, Hamid [USA]" w:date="2018-10-29T11:26:00Z"/>
        </w:trPr>
        <w:tc>
          <w:tcPr>
            <w:tcW w:w="1933" w:type="dxa"/>
          </w:tcPr>
          <w:p w:rsidR="00EE01CD" w:rsidRPr="000D041D" w:rsidRDefault="00D51A7C" w:rsidP="00284194">
            <w:pPr>
              <w:rPr>
                <w:ins w:id="301" w:author="Musavi, Hamid [USA]" w:date="2018-10-29T11:26:00Z"/>
                <w:rFonts w:ascii="Courier New" w:hAnsi="Courier New" w:cs="Courier New"/>
              </w:rPr>
            </w:pPr>
            <w:ins w:id="302" w:author="Musavi, Hamid [USA]" w:date="2018-10-29T18:55:00Z">
              <w:r w:rsidRPr="00D51A7C">
                <w:rPr>
                  <w:rFonts w:ascii="Courier New" w:hAnsi="Courier New" w:cs="Courier New"/>
                </w:rPr>
                <w:t>rsuid</w:t>
              </w:r>
            </w:ins>
          </w:p>
        </w:tc>
        <w:tc>
          <w:tcPr>
            <w:tcW w:w="3396" w:type="dxa"/>
          </w:tcPr>
          <w:p w:rsidR="00EE01CD" w:rsidRDefault="002C21FC" w:rsidP="00284194">
            <w:pPr>
              <w:rPr>
                <w:ins w:id="303" w:author="Musavi, Hamid [USA]" w:date="2018-10-29T11:26:00Z"/>
                <w:rFonts w:ascii="Courier New" w:hAnsi="Courier New" w:cs="Courier New"/>
              </w:rPr>
            </w:pPr>
            <w:ins w:id="304" w:author="Musavi, Hamid [USA]" w:date="2018-10-29T18:59:00Z">
              <w:r>
                <w:rPr>
                  <w:rFonts w:ascii="Courier New" w:hAnsi="Courier New" w:cs="Courier New"/>
                </w:rPr>
                <w:t>String</w:t>
              </w:r>
            </w:ins>
          </w:p>
        </w:tc>
        <w:tc>
          <w:tcPr>
            <w:tcW w:w="4021" w:type="dxa"/>
          </w:tcPr>
          <w:p w:rsidR="00EE01CD" w:rsidRPr="003E745F" w:rsidRDefault="00953DED" w:rsidP="00284194">
            <w:pPr>
              <w:keepNext/>
              <w:rPr>
                <w:ins w:id="305" w:author="Musavi, Hamid [USA]" w:date="2018-10-29T11:26:00Z"/>
              </w:rPr>
            </w:pPr>
            <w:ins w:id="306" w:author="Musavi, Hamid [USA]" w:date="2018-10-29T19:25:00Z">
              <w:r>
                <w:t>OID of the RSU</w:t>
              </w:r>
            </w:ins>
          </w:p>
        </w:tc>
      </w:tr>
      <w:tr w:rsidR="002C21FC" w:rsidRPr="003E745F" w:rsidTr="002C21FC">
        <w:trPr>
          <w:ins w:id="307" w:author="Musavi, Hamid [USA]" w:date="2018-10-29T11:26:00Z"/>
        </w:trPr>
        <w:tc>
          <w:tcPr>
            <w:tcW w:w="1933" w:type="dxa"/>
          </w:tcPr>
          <w:p w:rsidR="002C21FC" w:rsidRPr="003D1E97" w:rsidRDefault="002C21FC" w:rsidP="002C21FC">
            <w:pPr>
              <w:rPr>
                <w:ins w:id="308" w:author="Musavi, Hamid [USA]" w:date="2018-10-29T11:26:00Z"/>
                <w:rFonts w:ascii="Courier New" w:hAnsi="Courier New" w:cs="Courier New"/>
              </w:rPr>
            </w:pPr>
            <w:ins w:id="309" w:author="Musavi, Hamid [USA]" w:date="2018-10-29T18:56:00Z">
              <w:r w:rsidRPr="002C21FC">
                <w:rPr>
                  <w:rFonts w:ascii="Courier New" w:hAnsi="Courier New" w:cs="Courier New"/>
                </w:rPr>
                <w:t>msgid</w:t>
              </w:r>
            </w:ins>
          </w:p>
        </w:tc>
        <w:tc>
          <w:tcPr>
            <w:tcW w:w="3396" w:type="dxa"/>
          </w:tcPr>
          <w:p w:rsidR="002C21FC" w:rsidDel="003D1E97" w:rsidRDefault="002C21FC" w:rsidP="002C21FC">
            <w:pPr>
              <w:rPr>
                <w:ins w:id="310" w:author="Musavi, Hamid [USA]" w:date="2018-10-29T11:26:00Z"/>
                <w:rFonts w:ascii="Courier New" w:hAnsi="Courier New" w:cs="Courier New"/>
              </w:rPr>
            </w:pPr>
            <w:ins w:id="311" w:author="Musavi, Hamid [USA]" w:date="2018-10-29T18:59:00Z">
              <w:r>
                <w:rPr>
                  <w:rFonts w:ascii="Courier New" w:hAnsi="Courier New" w:cs="Courier New"/>
                </w:rPr>
                <w:t>String</w:t>
              </w:r>
            </w:ins>
          </w:p>
        </w:tc>
        <w:tc>
          <w:tcPr>
            <w:tcW w:w="4021" w:type="dxa"/>
          </w:tcPr>
          <w:p w:rsidR="002C21FC" w:rsidDel="003D1E97" w:rsidRDefault="00240328" w:rsidP="002C21FC">
            <w:pPr>
              <w:keepNext/>
              <w:rPr>
                <w:ins w:id="312" w:author="Musavi, Hamid [USA]" w:date="2018-10-29T11:26:00Z"/>
              </w:rPr>
            </w:pPr>
            <w:ins w:id="313" w:author="Musavi, Hamid [USA]" w:date="2018-10-29T19:25:00Z">
              <w:r>
                <w:t>Message ID</w:t>
              </w:r>
            </w:ins>
          </w:p>
        </w:tc>
      </w:tr>
      <w:tr w:rsidR="002C21FC" w:rsidRPr="003E745F" w:rsidTr="002C21FC">
        <w:trPr>
          <w:ins w:id="314" w:author="Musavi, Hamid [USA]" w:date="2018-10-29T11:26:00Z"/>
        </w:trPr>
        <w:tc>
          <w:tcPr>
            <w:tcW w:w="1933" w:type="dxa"/>
          </w:tcPr>
          <w:p w:rsidR="002C21FC" w:rsidRDefault="002C21FC" w:rsidP="002C21FC">
            <w:pPr>
              <w:rPr>
                <w:ins w:id="315" w:author="Musavi, Hamid [USA]" w:date="2018-10-29T11:26:00Z"/>
                <w:rFonts w:ascii="Courier New" w:hAnsi="Courier New" w:cs="Courier New"/>
              </w:rPr>
            </w:pPr>
            <w:ins w:id="316" w:author="Musavi, Hamid [USA]" w:date="2018-10-29T18:56:00Z">
              <w:r w:rsidRPr="002C21FC">
                <w:rPr>
                  <w:rFonts w:ascii="Courier New" w:hAnsi="Courier New" w:cs="Courier New"/>
                </w:rPr>
                <w:t>mode</w:t>
              </w:r>
            </w:ins>
          </w:p>
        </w:tc>
        <w:tc>
          <w:tcPr>
            <w:tcW w:w="3396" w:type="dxa"/>
          </w:tcPr>
          <w:p w:rsidR="002C21FC" w:rsidRDefault="002C21FC" w:rsidP="002C21FC">
            <w:pPr>
              <w:rPr>
                <w:ins w:id="317" w:author="Musavi, Hamid [USA]" w:date="2018-10-29T11:26:00Z"/>
                <w:rFonts w:ascii="Courier New" w:hAnsi="Courier New" w:cs="Courier New"/>
              </w:rPr>
            </w:pPr>
            <w:ins w:id="318" w:author="Musavi, Hamid [USA]" w:date="2018-10-29T18:59:00Z">
              <w:r>
                <w:rPr>
                  <w:rFonts w:ascii="Courier New" w:hAnsi="Courier New" w:cs="Courier New"/>
                </w:rPr>
                <w:t>String</w:t>
              </w:r>
            </w:ins>
          </w:p>
        </w:tc>
        <w:tc>
          <w:tcPr>
            <w:tcW w:w="4021" w:type="dxa"/>
          </w:tcPr>
          <w:p w:rsidR="002C21FC" w:rsidRDefault="00240328" w:rsidP="002C21FC">
            <w:pPr>
              <w:keepNext/>
              <w:rPr>
                <w:ins w:id="319" w:author="Musavi, Hamid [USA]" w:date="2018-10-29T11:26:00Z"/>
              </w:rPr>
            </w:pPr>
            <w:ins w:id="320" w:author="Musavi, Hamid [USA]" w:date="2018-10-29T19:25:00Z">
              <w:r>
                <w:t>Mode</w:t>
              </w:r>
            </w:ins>
          </w:p>
        </w:tc>
      </w:tr>
      <w:tr w:rsidR="002C21FC" w:rsidRPr="003E745F" w:rsidTr="002C21FC">
        <w:trPr>
          <w:ins w:id="321" w:author="Musavi, Hamid [USA]" w:date="2018-10-29T11:26:00Z"/>
        </w:trPr>
        <w:tc>
          <w:tcPr>
            <w:tcW w:w="1933" w:type="dxa"/>
          </w:tcPr>
          <w:p w:rsidR="002C21FC" w:rsidRPr="00CD6460" w:rsidRDefault="002C21FC" w:rsidP="002C21FC">
            <w:pPr>
              <w:rPr>
                <w:ins w:id="322" w:author="Musavi, Hamid [USA]" w:date="2018-10-29T11:26:00Z"/>
                <w:rFonts w:ascii="Courier New" w:hAnsi="Courier New" w:cs="Courier New"/>
              </w:rPr>
            </w:pPr>
            <w:ins w:id="323" w:author="Musavi, Hamid [USA]" w:date="2018-10-29T18:56:00Z">
              <w:r w:rsidRPr="002C21FC">
                <w:rPr>
                  <w:rFonts w:ascii="Courier New" w:hAnsi="Courier New" w:cs="Courier New"/>
                </w:rPr>
                <w:t>channel</w:t>
              </w:r>
            </w:ins>
          </w:p>
        </w:tc>
        <w:tc>
          <w:tcPr>
            <w:tcW w:w="3396" w:type="dxa"/>
          </w:tcPr>
          <w:p w:rsidR="002C21FC" w:rsidRPr="00CD6460" w:rsidRDefault="002C21FC" w:rsidP="002C21FC">
            <w:pPr>
              <w:rPr>
                <w:ins w:id="324" w:author="Musavi, Hamid [USA]" w:date="2018-10-29T11:26:00Z"/>
                <w:rFonts w:ascii="Courier New" w:hAnsi="Courier New" w:cs="Courier New"/>
              </w:rPr>
            </w:pPr>
            <w:ins w:id="325" w:author="Musavi, Hamid [USA]" w:date="2018-10-29T18:59:00Z">
              <w:r>
                <w:rPr>
                  <w:rFonts w:ascii="Courier New" w:hAnsi="Courier New" w:cs="Courier New"/>
                </w:rPr>
                <w:t>String</w:t>
              </w:r>
            </w:ins>
          </w:p>
        </w:tc>
        <w:tc>
          <w:tcPr>
            <w:tcW w:w="4021" w:type="dxa"/>
          </w:tcPr>
          <w:p w:rsidR="002C21FC" w:rsidRDefault="00240328" w:rsidP="002C21FC">
            <w:pPr>
              <w:keepNext/>
              <w:rPr>
                <w:ins w:id="326" w:author="Musavi, Hamid [USA]" w:date="2018-10-29T11:26:00Z"/>
              </w:rPr>
            </w:pPr>
            <w:ins w:id="327" w:author="Musavi, Hamid [USA]" w:date="2018-10-29T19:25:00Z">
              <w:r>
                <w:t>Channel</w:t>
              </w:r>
            </w:ins>
          </w:p>
        </w:tc>
      </w:tr>
      <w:tr w:rsidR="002C21FC" w:rsidRPr="003E745F" w:rsidTr="002C21FC">
        <w:trPr>
          <w:ins w:id="328" w:author="Musavi, Hamid [USA]" w:date="2018-10-29T18:56:00Z"/>
        </w:trPr>
        <w:tc>
          <w:tcPr>
            <w:tcW w:w="1933" w:type="dxa"/>
          </w:tcPr>
          <w:p w:rsidR="002C21FC" w:rsidRPr="002C21FC" w:rsidRDefault="002C21FC" w:rsidP="002C21FC">
            <w:pPr>
              <w:rPr>
                <w:ins w:id="329" w:author="Musavi, Hamid [USA]" w:date="2018-10-29T18:56:00Z"/>
                <w:rFonts w:ascii="Courier New" w:hAnsi="Courier New" w:cs="Courier New"/>
              </w:rPr>
            </w:pPr>
            <w:ins w:id="330" w:author="Musavi, Hamid [USA]" w:date="2018-10-29T18:57:00Z">
              <w:r w:rsidRPr="002C21FC">
                <w:rPr>
                  <w:rFonts w:ascii="Courier New" w:hAnsi="Courier New" w:cs="Courier New"/>
                </w:rPr>
                <w:t>interval</w:t>
              </w:r>
            </w:ins>
          </w:p>
        </w:tc>
        <w:tc>
          <w:tcPr>
            <w:tcW w:w="3396" w:type="dxa"/>
          </w:tcPr>
          <w:p w:rsidR="002C21FC" w:rsidRPr="00CD6460" w:rsidRDefault="002C21FC" w:rsidP="002C21FC">
            <w:pPr>
              <w:rPr>
                <w:ins w:id="331" w:author="Musavi, Hamid [USA]" w:date="2018-10-29T18:56:00Z"/>
                <w:rFonts w:ascii="Courier New" w:hAnsi="Courier New" w:cs="Courier New"/>
              </w:rPr>
            </w:pPr>
            <w:ins w:id="332" w:author="Musavi, Hamid [USA]" w:date="2018-10-29T18:59:00Z">
              <w:r>
                <w:rPr>
                  <w:rFonts w:ascii="Courier New" w:hAnsi="Courier New" w:cs="Courier New"/>
                </w:rPr>
                <w:t>String</w:t>
              </w:r>
            </w:ins>
          </w:p>
        </w:tc>
        <w:tc>
          <w:tcPr>
            <w:tcW w:w="4021" w:type="dxa"/>
          </w:tcPr>
          <w:p w:rsidR="002C21FC" w:rsidRDefault="00240328" w:rsidP="002C21FC">
            <w:pPr>
              <w:keepNext/>
              <w:rPr>
                <w:ins w:id="333" w:author="Musavi, Hamid [USA]" w:date="2018-10-29T18:56:00Z"/>
              </w:rPr>
            </w:pPr>
            <w:ins w:id="334" w:author="Musavi, Hamid [USA]" w:date="2018-10-29T19:25:00Z">
              <w:r>
                <w:t>Interval</w:t>
              </w:r>
            </w:ins>
          </w:p>
        </w:tc>
      </w:tr>
      <w:tr w:rsidR="002C21FC" w:rsidRPr="003E745F" w:rsidTr="002C21FC">
        <w:trPr>
          <w:ins w:id="335" w:author="Musavi, Hamid [USA]" w:date="2018-10-29T18:56:00Z"/>
        </w:trPr>
        <w:tc>
          <w:tcPr>
            <w:tcW w:w="1933" w:type="dxa"/>
          </w:tcPr>
          <w:p w:rsidR="002C21FC" w:rsidRPr="002C21FC" w:rsidRDefault="002C21FC" w:rsidP="002C21FC">
            <w:pPr>
              <w:rPr>
                <w:ins w:id="336" w:author="Musavi, Hamid [USA]" w:date="2018-10-29T18:56:00Z"/>
                <w:rFonts w:ascii="Courier New" w:hAnsi="Courier New" w:cs="Courier New"/>
              </w:rPr>
            </w:pPr>
            <w:ins w:id="337" w:author="Musavi, Hamid [USA]" w:date="2018-10-29T18:57:00Z">
              <w:r w:rsidRPr="002C21FC">
                <w:rPr>
                  <w:rFonts w:ascii="Courier New" w:hAnsi="Courier New" w:cs="Courier New"/>
                </w:rPr>
                <w:t>deliverystart</w:t>
              </w:r>
            </w:ins>
          </w:p>
        </w:tc>
        <w:tc>
          <w:tcPr>
            <w:tcW w:w="3396" w:type="dxa"/>
          </w:tcPr>
          <w:p w:rsidR="002C21FC" w:rsidRPr="00CD6460" w:rsidRDefault="002C21FC" w:rsidP="002C21FC">
            <w:pPr>
              <w:rPr>
                <w:ins w:id="338" w:author="Musavi, Hamid [USA]" w:date="2018-10-29T18:56:00Z"/>
                <w:rFonts w:ascii="Courier New" w:hAnsi="Courier New" w:cs="Courier New"/>
              </w:rPr>
            </w:pPr>
            <w:ins w:id="339" w:author="Musavi, Hamid [USA]" w:date="2018-10-29T18:59:00Z">
              <w:r>
                <w:rPr>
                  <w:rFonts w:ascii="Courier New" w:hAnsi="Courier New" w:cs="Courier New"/>
                </w:rPr>
                <w:t>String</w:t>
              </w:r>
            </w:ins>
          </w:p>
        </w:tc>
        <w:tc>
          <w:tcPr>
            <w:tcW w:w="4021" w:type="dxa"/>
          </w:tcPr>
          <w:p w:rsidR="002C21FC" w:rsidRDefault="002C21FC" w:rsidP="002C21FC">
            <w:pPr>
              <w:keepNext/>
              <w:rPr>
                <w:ins w:id="340" w:author="Musavi, Hamid [USA]" w:date="2018-10-29T18:56:00Z"/>
              </w:rPr>
            </w:pPr>
            <w:ins w:id="341" w:author="Musavi, Hamid [USA]" w:date="2018-10-29T18:58:00Z">
              <w:r>
                <w:t>ISO string for message delivery start time. Takes priority over "deliverystart" field in SDW.</w:t>
              </w:r>
            </w:ins>
          </w:p>
        </w:tc>
      </w:tr>
      <w:tr w:rsidR="002C21FC" w:rsidRPr="003E745F" w:rsidTr="002C21FC">
        <w:trPr>
          <w:ins w:id="342" w:author="Musavi, Hamid [USA]" w:date="2018-10-29T18:56:00Z"/>
        </w:trPr>
        <w:tc>
          <w:tcPr>
            <w:tcW w:w="1933" w:type="dxa"/>
          </w:tcPr>
          <w:p w:rsidR="002C21FC" w:rsidRPr="002C21FC" w:rsidRDefault="002C21FC" w:rsidP="002C21FC">
            <w:pPr>
              <w:rPr>
                <w:ins w:id="343" w:author="Musavi, Hamid [USA]" w:date="2018-10-29T18:56:00Z"/>
                <w:rFonts w:ascii="Courier New" w:hAnsi="Courier New" w:cs="Courier New"/>
              </w:rPr>
            </w:pPr>
            <w:ins w:id="344" w:author="Musavi, Hamid [USA]" w:date="2018-10-29T18:57:00Z">
              <w:r w:rsidRPr="002C21FC">
                <w:rPr>
                  <w:rFonts w:ascii="Courier New" w:hAnsi="Courier New" w:cs="Courier New"/>
                </w:rPr>
                <w:t>deliverystop</w:t>
              </w:r>
            </w:ins>
          </w:p>
        </w:tc>
        <w:tc>
          <w:tcPr>
            <w:tcW w:w="3396" w:type="dxa"/>
          </w:tcPr>
          <w:p w:rsidR="002C21FC" w:rsidRPr="00CD6460" w:rsidRDefault="002C21FC" w:rsidP="002C21FC">
            <w:pPr>
              <w:rPr>
                <w:ins w:id="345" w:author="Musavi, Hamid [USA]" w:date="2018-10-29T18:56:00Z"/>
                <w:rFonts w:ascii="Courier New" w:hAnsi="Courier New" w:cs="Courier New"/>
              </w:rPr>
            </w:pPr>
            <w:ins w:id="346" w:author="Musavi, Hamid [USA]" w:date="2018-10-29T18:59:00Z">
              <w:r>
                <w:rPr>
                  <w:rFonts w:ascii="Courier New" w:hAnsi="Courier New" w:cs="Courier New"/>
                </w:rPr>
                <w:t>String</w:t>
              </w:r>
            </w:ins>
          </w:p>
        </w:tc>
        <w:tc>
          <w:tcPr>
            <w:tcW w:w="4021" w:type="dxa"/>
          </w:tcPr>
          <w:p w:rsidR="002C21FC" w:rsidRDefault="002C21FC" w:rsidP="002C21FC">
            <w:pPr>
              <w:keepNext/>
              <w:rPr>
                <w:ins w:id="347" w:author="Musavi, Hamid [USA]" w:date="2018-10-29T18:56:00Z"/>
              </w:rPr>
            </w:pPr>
            <w:ins w:id="348" w:author="Musavi, Hamid [USA]" w:date="2018-10-29T18:58:00Z">
              <w:r>
                <w:t>ISO string for message delivery stop time. Takes priority over "deliverystop" field in SDW.</w:t>
              </w:r>
            </w:ins>
          </w:p>
        </w:tc>
      </w:tr>
      <w:tr w:rsidR="002C21FC" w:rsidRPr="003E745F" w:rsidTr="002C21FC">
        <w:trPr>
          <w:ins w:id="349" w:author="Musavi, Hamid [USA]" w:date="2018-10-29T18:56:00Z"/>
        </w:trPr>
        <w:tc>
          <w:tcPr>
            <w:tcW w:w="1933" w:type="dxa"/>
          </w:tcPr>
          <w:p w:rsidR="002C21FC" w:rsidRPr="002C21FC" w:rsidRDefault="002C21FC" w:rsidP="002C21FC">
            <w:pPr>
              <w:rPr>
                <w:ins w:id="350" w:author="Musavi, Hamid [USA]" w:date="2018-10-29T18:56:00Z"/>
                <w:rFonts w:ascii="Courier New" w:hAnsi="Courier New" w:cs="Courier New"/>
              </w:rPr>
            </w:pPr>
            <w:ins w:id="351" w:author="Musavi, Hamid [USA]" w:date="2018-10-29T18:57:00Z">
              <w:r w:rsidRPr="002C21FC">
                <w:rPr>
                  <w:rFonts w:ascii="Courier New" w:hAnsi="Courier New" w:cs="Courier New"/>
                </w:rPr>
                <w:t>enable</w:t>
              </w:r>
            </w:ins>
          </w:p>
        </w:tc>
        <w:tc>
          <w:tcPr>
            <w:tcW w:w="3396" w:type="dxa"/>
          </w:tcPr>
          <w:p w:rsidR="002C21FC" w:rsidRPr="00CD6460" w:rsidRDefault="002C21FC" w:rsidP="002C21FC">
            <w:pPr>
              <w:rPr>
                <w:ins w:id="352" w:author="Musavi, Hamid [USA]" w:date="2018-10-29T18:56:00Z"/>
                <w:rFonts w:ascii="Courier New" w:hAnsi="Courier New" w:cs="Courier New"/>
              </w:rPr>
            </w:pPr>
            <w:ins w:id="353" w:author="Musavi, Hamid [USA]" w:date="2018-10-29T18:59:00Z">
              <w:r>
                <w:rPr>
                  <w:rFonts w:ascii="Courier New" w:hAnsi="Courier New" w:cs="Courier New"/>
                </w:rPr>
                <w:t>String</w:t>
              </w:r>
            </w:ins>
          </w:p>
        </w:tc>
        <w:tc>
          <w:tcPr>
            <w:tcW w:w="4021" w:type="dxa"/>
          </w:tcPr>
          <w:p w:rsidR="002C21FC" w:rsidRDefault="00240328" w:rsidP="002C21FC">
            <w:pPr>
              <w:keepNext/>
              <w:rPr>
                <w:ins w:id="354" w:author="Musavi, Hamid [USA]" w:date="2018-10-29T18:56:00Z"/>
              </w:rPr>
            </w:pPr>
            <w:ins w:id="355" w:author="Musavi, Hamid [USA]" w:date="2018-10-29T19:26:00Z">
              <w:r>
                <w:t>Enable RSU: 1 = true, 0 = false</w:t>
              </w:r>
            </w:ins>
          </w:p>
        </w:tc>
      </w:tr>
      <w:tr w:rsidR="002C21FC" w:rsidRPr="003E745F" w:rsidTr="002C21FC">
        <w:trPr>
          <w:ins w:id="356" w:author="Musavi, Hamid [USA]" w:date="2018-10-29T18:56:00Z"/>
        </w:trPr>
        <w:tc>
          <w:tcPr>
            <w:tcW w:w="1933" w:type="dxa"/>
          </w:tcPr>
          <w:p w:rsidR="002C21FC" w:rsidRPr="002C21FC" w:rsidRDefault="002C21FC" w:rsidP="002C21FC">
            <w:pPr>
              <w:rPr>
                <w:ins w:id="357" w:author="Musavi, Hamid [USA]" w:date="2018-10-29T18:56:00Z"/>
                <w:rFonts w:ascii="Courier New" w:hAnsi="Courier New" w:cs="Courier New"/>
              </w:rPr>
            </w:pPr>
            <w:ins w:id="358" w:author="Musavi, Hamid [USA]" w:date="2018-10-29T18:57:00Z">
              <w:r w:rsidRPr="002C21FC">
                <w:rPr>
                  <w:rFonts w:ascii="Courier New" w:hAnsi="Courier New" w:cs="Courier New"/>
                </w:rPr>
                <w:t>status</w:t>
              </w:r>
            </w:ins>
          </w:p>
        </w:tc>
        <w:tc>
          <w:tcPr>
            <w:tcW w:w="3396" w:type="dxa"/>
          </w:tcPr>
          <w:p w:rsidR="002C21FC" w:rsidRPr="00CD6460" w:rsidRDefault="002C21FC" w:rsidP="002C21FC">
            <w:pPr>
              <w:rPr>
                <w:ins w:id="359" w:author="Musavi, Hamid [USA]" w:date="2018-10-29T18:56:00Z"/>
                <w:rFonts w:ascii="Courier New" w:hAnsi="Courier New" w:cs="Courier New"/>
              </w:rPr>
            </w:pPr>
            <w:ins w:id="360" w:author="Musavi, Hamid [USA]" w:date="2018-10-29T18:59:00Z">
              <w:r>
                <w:rPr>
                  <w:rFonts w:ascii="Courier New" w:hAnsi="Courier New" w:cs="Courier New"/>
                </w:rPr>
                <w:t>String</w:t>
              </w:r>
            </w:ins>
          </w:p>
        </w:tc>
        <w:tc>
          <w:tcPr>
            <w:tcW w:w="4021" w:type="dxa"/>
          </w:tcPr>
          <w:p w:rsidR="002C21FC" w:rsidRDefault="00240328" w:rsidP="002C21FC">
            <w:pPr>
              <w:keepNext/>
              <w:rPr>
                <w:ins w:id="361" w:author="Musavi, Hamid [USA]" w:date="2018-10-29T18:56:00Z"/>
              </w:rPr>
            </w:pPr>
            <w:ins w:id="362" w:author="Musavi, Hamid [USA]" w:date="2018-10-29T19:26:00Z">
              <w:r>
                <w:t>RSU Status</w:t>
              </w:r>
            </w:ins>
          </w:p>
        </w:tc>
      </w:tr>
    </w:tbl>
    <w:p w:rsidR="00EE01CD" w:rsidRDefault="00EE01CD" w:rsidP="00CD6460">
      <w:pPr>
        <w:rPr>
          <w:ins w:id="363" w:author="Musavi, Hamid [USA]" w:date="2018-10-29T11:21:00Z"/>
        </w:rPr>
      </w:pPr>
    </w:p>
    <w:p w:rsidR="00CD6460" w:rsidRDefault="00041843" w:rsidP="00041843">
      <w:pPr>
        <w:pStyle w:val="Heading3"/>
        <w:rPr>
          <w:ins w:id="364" w:author="Musavi, Hamid [USA]" w:date="2018-10-29T18:49:00Z"/>
        </w:rPr>
      </w:pPr>
      <w:bookmarkStart w:id="365" w:name="_ServiceRegion"/>
      <w:bookmarkEnd w:id="365"/>
      <w:ins w:id="366" w:author="Musavi, Hamid [USA]" w:date="2018-10-29T18:49:00Z">
        <w:r>
          <w:t>ServiceRegion</w:t>
        </w:r>
      </w:ins>
    </w:p>
    <w:p w:rsidR="00041843" w:rsidRDefault="00041843" w:rsidP="00041843">
      <w:pPr>
        <w:rPr>
          <w:ins w:id="367" w:author="Musavi, Hamid [USA]" w:date="2018-10-29T18:50:00Z"/>
        </w:rPr>
      </w:pPr>
    </w:p>
    <w:tbl>
      <w:tblPr>
        <w:tblStyle w:val="TableGrid"/>
        <w:tblW w:w="0" w:type="auto"/>
        <w:tblLook w:val="04A0" w:firstRow="1" w:lastRow="0" w:firstColumn="1" w:lastColumn="0" w:noHBand="0" w:noVBand="1"/>
      </w:tblPr>
      <w:tblGrid>
        <w:gridCol w:w="1415"/>
        <w:gridCol w:w="3649"/>
        <w:gridCol w:w="4286"/>
      </w:tblGrid>
      <w:tr w:rsidR="00041843" w:rsidRPr="006E5FF6" w:rsidTr="00284194">
        <w:trPr>
          <w:ins w:id="368" w:author="Musavi, Hamid [USA]" w:date="2018-10-29T18:50:00Z"/>
        </w:trPr>
        <w:tc>
          <w:tcPr>
            <w:tcW w:w="1415" w:type="dxa"/>
          </w:tcPr>
          <w:p w:rsidR="00041843" w:rsidRPr="006E5FF6" w:rsidRDefault="00041843" w:rsidP="00284194">
            <w:pPr>
              <w:rPr>
                <w:ins w:id="369" w:author="Musavi, Hamid [USA]" w:date="2018-10-29T18:50:00Z"/>
                <w:b/>
              </w:rPr>
            </w:pPr>
            <w:ins w:id="370" w:author="Musavi, Hamid [USA]" w:date="2018-10-29T18:50:00Z">
              <w:r w:rsidRPr="006E5FF6">
                <w:rPr>
                  <w:b/>
                </w:rPr>
                <w:t>Name</w:t>
              </w:r>
            </w:ins>
          </w:p>
        </w:tc>
        <w:tc>
          <w:tcPr>
            <w:tcW w:w="3649" w:type="dxa"/>
          </w:tcPr>
          <w:p w:rsidR="00041843" w:rsidRPr="006E5FF6" w:rsidRDefault="00041843" w:rsidP="00284194">
            <w:pPr>
              <w:rPr>
                <w:ins w:id="371" w:author="Musavi, Hamid [USA]" w:date="2018-10-29T18:50:00Z"/>
                <w:b/>
              </w:rPr>
            </w:pPr>
            <w:ins w:id="372" w:author="Musavi, Hamid [USA]" w:date="2018-10-29T18:50:00Z">
              <w:r w:rsidRPr="006E5FF6">
                <w:rPr>
                  <w:b/>
                </w:rPr>
                <w:t>Type</w:t>
              </w:r>
            </w:ins>
          </w:p>
        </w:tc>
        <w:tc>
          <w:tcPr>
            <w:tcW w:w="4286" w:type="dxa"/>
          </w:tcPr>
          <w:p w:rsidR="00041843" w:rsidRPr="006E5FF6" w:rsidRDefault="00041843" w:rsidP="00284194">
            <w:pPr>
              <w:rPr>
                <w:ins w:id="373" w:author="Musavi, Hamid [USA]" w:date="2018-10-29T18:50:00Z"/>
                <w:b/>
              </w:rPr>
            </w:pPr>
            <w:ins w:id="374" w:author="Musavi, Hamid [USA]" w:date="2018-10-29T18:50:00Z">
              <w:r w:rsidRPr="006E5FF6">
                <w:rPr>
                  <w:b/>
                </w:rPr>
                <w:t>Description</w:t>
              </w:r>
            </w:ins>
          </w:p>
        </w:tc>
      </w:tr>
      <w:tr w:rsidR="00041843" w:rsidRPr="003E745F" w:rsidTr="00284194">
        <w:trPr>
          <w:ins w:id="375" w:author="Musavi, Hamid [USA]" w:date="2018-10-29T18:50:00Z"/>
        </w:trPr>
        <w:tc>
          <w:tcPr>
            <w:tcW w:w="1415" w:type="dxa"/>
          </w:tcPr>
          <w:p w:rsidR="00041843" w:rsidRPr="000D041D" w:rsidRDefault="00240328" w:rsidP="00284194">
            <w:pPr>
              <w:rPr>
                <w:ins w:id="376" w:author="Musavi, Hamid [USA]" w:date="2018-10-29T18:50:00Z"/>
                <w:rFonts w:ascii="Courier New" w:hAnsi="Courier New" w:cs="Courier New"/>
              </w:rPr>
            </w:pPr>
            <w:ins w:id="377" w:author="Musavi, Hamid [USA]" w:date="2018-10-29T19:27:00Z">
              <w:r w:rsidRPr="00240328">
                <w:rPr>
                  <w:rFonts w:ascii="Courier New" w:hAnsi="Courier New" w:cs="Courier New"/>
                </w:rPr>
                <w:t>nwCorner</w:t>
              </w:r>
            </w:ins>
          </w:p>
        </w:tc>
        <w:tc>
          <w:tcPr>
            <w:tcW w:w="3649" w:type="dxa"/>
          </w:tcPr>
          <w:p w:rsidR="00041843" w:rsidRDefault="00240328" w:rsidP="00284194">
            <w:pPr>
              <w:rPr>
                <w:ins w:id="378" w:author="Musavi, Hamid [USA]" w:date="2018-10-29T18:50:00Z"/>
                <w:rFonts w:ascii="Courier New" w:hAnsi="Courier New" w:cs="Courier New"/>
              </w:rPr>
            </w:pPr>
            <w:ins w:id="379" w:author="Musavi, Hamid [USA]" w:date="2018-10-29T19:27:00Z">
              <w:r>
                <w:rPr>
                  <w:rFonts w:ascii="Courier New" w:hAnsi="Courier New" w:cs="Courier New"/>
                </w:rPr>
                <w:t>Position</w:t>
              </w:r>
            </w:ins>
            <w:ins w:id="380" w:author="Musavi, Hamid [USA]" w:date="2018-10-29T19:28:00Z">
              <w:r>
                <w:rPr>
                  <w:rFonts w:ascii="Courier New" w:hAnsi="Courier New" w:cs="Courier New"/>
                </w:rPr>
                <w:t>2D</w:t>
              </w:r>
            </w:ins>
          </w:p>
        </w:tc>
        <w:tc>
          <w:tcPr>
            <w:tcW w:w="4286" w:type="dxa"/>
          </w:tcPr>
          <w:p w:rsidR="00041843" w:rsidRPr="003E745F" w:rsidRDefault="00240328" w:rsidP="00284194">
            <w:pPr>
              <w:keepNext/>
              <w:rPr>
                <w:ins w:id="381" w:author="Musavi, Hamid [USA]" w:date="2018-10-29T18:50:00Z"/>
              </w:rPr>
            </w:pPr>
            <w:ins w:id="382" w:author="Musavi, Hamid [USA]" w:date="2018-10-29T19:28:00Z">
              <w:r>
                <w:t>N</w:t>
              </w:r>
            </w:ins>
            <w:ins w:id="383" w:author="Musavi, Hamid [USA]" w:date="2018-10-29T19:29:00Z">
              <w:r>
                <w:t>orthwest</w:t>
              </w:r>
            </w:ins>
            <w:ins w:id="384" w:author="Musavi, Hamid [USA]" w:date="2018-10-29T19:28:00Z">
              <w:r>
                <w:t xml:space="preserve"> corner</w:t>
              </w:r>
            </w:ins>
            <w:ins w:id="385" w:author="Musavi, Hamid [USA]" w:date="2018-10-29T19:29:00Z">
              <w:r>
                <w:t xml:space="preserve"> of the service region.</w:t>
              </w:r>
            </w:ins>
            <w:ins w:id="386" w:author="Musavi, Hamid [USA]" w:date="2018-10-29T19:28:00Z">
              <w:r>
                <w:t xml:space="preserve"> </w:t>
              </w:r>
            </w:ins>
          </w:p>
        </w:tc>
      </w:tr>
      <w:tr w:rsidR="00240328" w:rsidRPr="003E745F" w:rsidTr="00284194">
        <w:trPr>
          <w:ins w:id="387" w:author="Musavi, Hamid [USA]" w:date="2018-10-29T18:50:00Z"/>
        </w:trPr>
        <w:tc>
          <w:tcPr>
            <w:tcW w:w="1415" w:type="dxa"/>
          </w:tcPr>
          <w:p w:rsidR="00240328" w:rsidRPr="003D1E97" w:rsidRDefault="00240328" w:rsidP="00240328">
            <w:pPr>
              <w:rPr>
                <w:ins w:id="388" w:author="Musavi, Hamid [USA]" w:date="2018-10-29T18:50:00Z"/>
                <w:rFonts w:ascii="Courier New" w:hAnsi="Courier New" w:cs="Courier New"/>
              </w:rPr>
            </w:pPr>
            <w:ins w:id="389" w:author="Musavi, Hamid [USA]" w:date="2018-10-29T19:27:00Z">
              <w:r w:rsidRPr="00240328">
                <w:rPr>
                  <w:rFonts w:ascii="Courier New" w:hAnsi="Courier New" w:cs="Courier New"/>
                </w:rPr>
                <w:t>seCorner</w:t>
              </w:r>
            </w:ins>
          </w:p>
        </w:tc>
        <w:tc>
          <w:tcPr>
            <w:tcW w:w="3649" w:type="dxa"/>
          </w:tcPr>
          <w:p w:rsidR="00240328" w:rsidDel="003D1E97" w:rsidRDefault="00240328" w:rsidP="00240328">
            <w:pPr>
              <w:rPr>
                <w:ins w:id="390" w:author="Musavi, Hamid [USA]" w:date="2018-10-29T18:50:00Z"/>
                <w:rFonts w:ascii="Courier New" w:hAnsi="Courier New" w:cs="Courier New"/>
              </w:rPr>
            </w:pPr>
            <w:ins w:id="391" w:author="Musavi, Hamid [USA]" w:date="2018-10-29T19:28:00Z">
              <w:r>
                <w:rPr>
                  <w:rFonts w:ascii="Courier New" w:hAnsi="Courier New" w:cs="Courier New"/>
                </w:rPr>
                <w:t>Position2D</w:t>
              </w:r>
            </w:ins>
          </w:p>
        </w:tc>
        <w:tc>
          <w:tcPr>
            <w:tcW w:w="4286" w:type="dxa"/>
          </w:tcPr>
          <w:p w:rsidR="00240328" w:rsidDel="003D1E97" w:rsidRDefault="00240328" w:rsidP="00240328">
            <w:pPr>
              <w:keepNext/>
              <w:rPr>
                <w:ins w:id="392" w:author="Musavi, Hamid [USA]" w:date="2018-10-29T18:50:00Z"/>
              </w:rPr>
            </w:pPr>
            <w:ins w:id="393" w:author="Musavi, Hamid [USA]" w:date="2018-10-29T19:29:00Z">
              <w:r>
                <w:t>Southeast corner of the service region</w:t>
              </w:r>
            </w:ins>
          </w:p>
        </w:tc>
      </w:tr>
    </w:tbl>
    <w:p w:rsidR="00041843" w:rsidRDefault="00041843" w:rsidP="00041843">
      <w:pPr>
        <w:rPr>
          <w:ins w:id="394" w:author="Musavi, Hamid [USA]" w:date="2018-10-29T19:27:00Z"/>
        </w:rPr>
      </w:pPr>
    </w:p>
    <w:p w:rsidR="00240328" w:rsidRDefault="00240328" w:rsidP="00240328">
      <w:pPr>
        <w:pStyle w:val="Heading3"/>
        <w:rPr>
          <w:ins w:id="395" w:author="Musavi, Hamid [USA]" w:date="2018-10-29T19:29:00Z"/>
        </w:rPr>
      </w:pPr>
      <w:ins w:id="396" w:author="Musavi, Hamid [USA]" w:date="2018-10-29T19:29:00Z">
        <w:r>
          <w:t>Position2D</w:t>
        </w:r>
      </w:ins>
    </w:p>
    <w:p w:rsidR="00240328" w:rsidRDefault="00240328" w:rsidP="00240328">
      <w:pPr>
        <w:rPr>
          <w:ins w:id="397" w:author="Musavi, Hamid [USA]" w:date="2018-10-29T19:31:00Z"/>
        </w:rPr>
      </w:pPr>
      <w:ins w:id="398" w:author="Musavi, Hamid [USA]" w:date="2018-10-29T19:32:00Z">
        <w:r>
          <w:t>Two dimensional geographic position.</w:t>
        </w:r>
      </w:ins>
    </w:p>
    <w:tbl>
      <w:tblPr>
        <w:tblStyle w:val="TableGrid"/>
        <w:tblW w:w="0" w:type="auto"/>
        <w:tblLook w:val="04A0" w:firstRow="1" w:lastRow="0" w:firstColumn="1" w:lastColumn="0" w:noHBand="0" w:noVBand="1"/>
      </w:tblPr>
      <w:tblGrid>
        <w:gridCol w:w="1735"/>
        <w:gridCol w:w="1466"/>
        <w:gridCol w:w="1549"/>
        <w:gridCol w:w="1334"/>
        <w:gridCol w:w="1633"/>
        <w:gridCol w:w="1633"/>
      </w:tblGrid>
      <w:tr w:rsidR="00240328" w:rsidRPr="006E5FF6" w:rsidTr="00240328">
        <w:trPr>
          <w:ins w:id="399" w:author="Musavi, Hamid [USA]" w:date="2018-10-29T19:31:00Z"/>
        </w:trPr>
        <w:tc>
          <w:tcPr>
            <w:tcW w:w="1735" w:type="dxa"/>
          </w:tcPr>
          <w:p w:rsidR="00240328" w:rsidRPr="006E5FF6" w:rsidRDefault="00240328" w:rsidP="00284194">
            <w:pPr>
              <w:rPr>
                <w:ins w:id="400" w:author="Musavi, Hamid [USA]" w:date="2018-10-29T19:31:00Z"/>
                <w:b/>
              </w:rPr>
            </w:pPr>
            <w:ins w:id="401" w:author="Musavi, Hamid [USA]" w:date="2018-10-29T19:31:00Z">
              <w:r w:rsidRPr="006E5FF6">
                <w:rPr>
                  <w:b/>
                </w:rPr>
                <w:t>Name</w:t>
              </w:r>
            </w:ins>
          </w:p>
        </w:tc>
        <w:tc>
          <w:tcPr>
            <w:tcW w:w="1466" w:type="dxa"/>
          </w:tcPr>
          <w:p w:rsidR="00240328" w:rsidRPr="006E5FF6" w:rsidRDefault="00240328" w:rsidP="00284194">
            <w:pPr>
              <w:rPr>
                <w:ins w:id="402" w:author="Musavi, Hamid [USA]" w:date="2018-10-29T19:31:00Z"/>
                <w:b/>
              </w:rPr>
            </w:pPr>
            <w:ins w:id="403" w:author="Musavi, Hamid [USA]" w:date="2018-10-29T19:31:00Z">
              <w:r w:rsidRPr="006E5FF6">
                <w:rPr>
                  <w:b/>
                </w:rPr>
                <w:t>Type</w:t>
              </w:r>
            </w:ins>
          </w:p>
        </w:tc>
        <w:tc>
          <w:tcPr>
            <w:tcW w:w="1549" w:type="dxa"/>
          </w:tcPr>
          <w:p w:rsidR="00240328" w:rsidRPr="006E5FF6" w:rsidRDefault="00240328" w:rsidP="00284194">
            <w:pPr>
              <w:rPr>
                <w:ins w:id="404" w:author="Musavi, Hamid [USA]" w:date="2018-10-29T19:31:00Z"/>
                <w:b/>
              </w:rPr>
            </w:pPr>
            <w:ins w:id="405" w:author="Musavi, Hamid [USA]" w:date="2018-10-29T19:31:00Z">
              <w:r w:rsidRPr="006E5FF6">
                <w:rPr>
                  <w:b/>
                </w:rPr>
                <w:t>Description</w:t>
              </w:r>
            </w:ins>
          </w:p>
        </w:tc>
        <w:tc>
          <w:tcPr>
            <w:tcW w:w="1334" w:type="dxa"/>
          </w:tcPr>
          <w:p w:rsidR="00240328" w:rsidRPr="006E5FF6" w:rsidRDefault="00240328" w:rsidP="00284194">
            <w:pPr>
              <w:rPr>
                <w:ins w:id="406" w:author="Musavi, Hamid [USA]" w:date="2018-10-29T19:31:00Z"/>
                <w:b/>
              </w:rPr>
            </w:pPr>
            <w:ins w:id="407" w:author="Musavi, Hamid [USA]" w:date="2018-10-29T19:31:00Z">
              <w:r w:rsidRPr="006E5FF6">
                <w:rPr>
                  <w:b/>
                </w:rPr>
                <w:t>Units</w:t>
              </w:r>
            </w:ins>
          </w:p>
        </w:tc>
        <w:tc>
          <w:tcPr>
            <w:tcW w:w="1633" w:type="dxa"/>
          </w:tcPr>
          <w:p w:rsidR="00240328" w:rsidRPr="006E5FF6" w:rsidRDefault="00240328" w:rsidP="00284194">
            <w:pPr>
              <w:rPr>
                <w:ins w:id="408" w:author="Musavi, Hamid [USA]" w:date="2018-10-29T19:31:00Z"/>
                <w:b/>
              </w:rPr>
            </w:pPr>
            <w:ins w:id="409" w:author="Musavi, Hamid [USA]" w:date="2018-10-29T19:31:00Z">
              <w:r w:rsidRPr="006E5FF6">
                <w:rPr>
                  <w:b/>
                </w:rPr>
                <w:t>Valid Min</w:t>
              </w:r>
            </w:ins>
          </w:p>
        </w:tc>
        <w:tc>
          <w:tcPr>
            <w:tcW w:w="1633" w:type="dxa"/>
          </w:tcPr>
          <w:p w:rsidR="00240328" w:rsidRPr="006E5FF6" w:rsidRDefault="00240328" w:rsidP="00284194">
            <w:pPr>
              <w:rPr>
                <w:ins w:id="410" w:author="Musavi, Hamid [USA]" w:date="2018-10-29T19:31:00Z"/>
                <w:b/>
              </w:rPr>
            </w:pPr>
            <w:ins w:id="411" w:author="Musavi, Hamid [USA]" w:date="2018-10-29T19:31:00Z">
              <w:r w:rsidRPr="006E5FF6">
                <w:rPr>
                  <w:b/>
                </w:rPr>
                <w:t>Valid Max</w:t>
              </w:r>
            </w:ins>
          </w:p>
        </w:tc>
      </w:tr>
      <w:tr w:rsidR="00240328" w:rsidRPr="003E745F" w:rsidTr="00240328">
        <w:trPr>
          <w:ins w:id="412" w:author="Musavi, Hamid [USA]" w:date="2018-10-29T19:31:00Z"/>
        </w:trPr>
        <w:tc>
          <w:tcPr>
            <w:tcW w:w="1735" w:type="dxa"/>
          </w:tcPr>
          <w:p w:rsidR="00240328" w:rsidRPr="000D041D" w:rsidRDefault="00240328" w:rsidP="00284194">
            <w:pPr>
              <w:rPr>
                <w:ins w:id="413" w:author="Musavi, Hamid [USA]" w:date="2018-10-29T19:31:00Z"/>
                <w:rFonts w:ascii="Courier New" w:hAnsi="Courier New" w:cs="Courier New"/>
              </w:rPr>
            </w:pPr>
            <w:ins w:id="414" w:author="Musavi, Hamid [USA]" w:date="2018-10-29T19:31:00Z">
              <w:r w:rsidRPr="000D041D">
                <w:rPr>
                  <w:rFonts w:ascii="Courier New" w:hAnsi="Courier New" w:cs="Courier New"/>
                </w:rPr>
                <w:t>latitude</w:t>
              </w:r>
              <w:r>
                <w:rPr>
                  <w:rFonts w:ascii="Courier New" w:hAnsi="Courier New" w:cs="Courier New"/>
                </w:rPr>
                <w:fldChar w:fldCharType="begin"/>
              </w:r>
              <w:r>
                <w:rPr>
                  <w:rFonts w:ascii="Courier New" w:hAnsi="Courier New" w:cs="Courier New"/>
                </w:rPr>
                <w:instrText xml:space="preserve"> NOTEREF _Ref511750746 \h </w:instrText>
              </w:r>
            </w:ins>
            <w:r>
              <w:rPr>
                <w:rFonts w:ascii="Courier New" w:hAnsi="Courier New" w:cs="Courier New"/>
              </w:rPr>
            </w:r>
            <w:ins w:id="415" w:author="Musavi, Hamid [USA]" w:date="2018-10-29T19:31:00Z">
              <w:r>
                <w:rPr>
                  <w:rFonts w:ascii="Courier New" w:hAnsi="Courier New" w:cs="Courier New"/>
                </w:rPr>
                <w:fldChar w:fldCharType="separate"/>
              </w:r>
              <w:r>
                <w:rPr>
                  <w:rFonts w:ascii="Courier New" w:hAnsi="Courier New" w:cs="Courier New"/>
                </w:rPr>
                <w:t>†</w:t>
              </w:r>
              <w:r>
                <w:rPr>
                  <w:rFonts w:ascii="Courier New" w:hAnsi="Courier New" w:cs="Courier New"/>
                </w:rPr>
                <w:fldChar w:fldCharType="end"/>
              </w:r>
            </w:ins>
          </w:p>
        </w:tc>
        <w:tc>
          <w:tcPr>
            <w:tcW w:w="1466" w:type="dxa"/>
          </w:tcPr>
          <w:p w:rsidR="00240328" w:rsidRDefault="00240328" w:rsidP="00284194">
            <w:pPr>
              <w:rPr>
                <w:ins w:id="416" w:author="Musavi, Hamid [USA]" w:date="2018-10-29T19:31:00Z"/>
                <w:rFonts w:ascii="Courier New" w:hAnsi="Courier New" w:cs="Courier New"/>
              </w:rPr>
            </w:pPr>
            <w:ins w:id="417" w:author="Musavi, Hamid [USA]" w:date="2018-10-29T19:31:00Z">
              <w:r>
                <w:rPr>
                  <w:rFonts w:ascii="Courier New" w:hAnsi="Courier New" w:cs="Courier New"/>
                </w:rPr>
                <w:t>decimal</w:t>
              </w:r>
            </w:ins>
          </w:p>
        </w:tc>
        <w:tc>
          <w:tcPr>
            <w:tcW w:w="1549" w:type="dxa"/>
          </w:tcPr>
          <w:p w:rsidR="00240328" w:rsidRPr="003E745F" w:rsidRDefault="00240328" w:rsidP="00284194">
            <w:pPr>
              <w:rPr>
                <w:ins w:id="418" w:author="Musavi, Hamid [USA]" w:date="2018-10-29T19:31:00Z"/>
              </w:rPr>
            </w:pPr>
            <w:ins w:id="419" w:author="Musavi, Hamid [USA]" w:date="2018-10-29T19:31:00Z">
              <w:r>
                <w:t>The geographic latitude of an object</w:t>
              </w:r>
            </w:ins>
          </w:p>
        </w:tc>
        <w:tc>
          <w:tcPr>
            <w:tcW w:w="1334" w:type="dxa"/>
          </w:tcPr>
          <w:p w:rsidR="00240328" w:rsidRPr="003E745F" w:rsidRDefault="00240328" w:rsidP="00284194">
            <w:pPr>
              <w:rPr>
                <w:ins w:id="420" w:author="Musavi, Hamid [USA]" w:date="2018-10-29T19:31:00Z"/>
              </w:rPr>
            </w:pPr>
            <w:ins w:id="421" w:author="Musavi, Hamid [USA]" w:date="2018-10-29T19:31:00Z">
              <w:r>
                <w:t>Degrees</w:t>
              </w:r>
            </w:ins>
          </w:p>
        </w:tc>
        <w:tc>
          <w:tcPr>
            <w:tcW w:w="1633" w:type="dxa"/>
          </w:tcPr>
          <w:p w:rsidR="00240328" w:rsidRPr="003E745F" w:rsidRDefault="00240328" w:rsidP="00284194">
            <w:pPr>
              <w:rPr>
                <w:ins w:id="422" w:author="Musavi, Hamid [USA]" w:date="2018-10-29T19:31:00Z"/>
              </w:rPr>
            </w:pPr>
            <w:ins w:id="423" w:author="Musavi, Hamid [USA]" w:date="2018-10-29T19:31:00Z">
              <w:r>
                <w:t>-90.0000000</w:t>
              </w:r>
            </w:ins>
          </w:p>
        </w:tc>
        <w:tc>
          <w:tcPr>
            <w:tcW w:w="1633" w:type="dxa"/>
          </w:tcPr>
          <w:p w:rsidR="00240328" w:rsidRPr="003E745F" w:rsidRDefault="00240328" w:rsidP="00284194">
            <w:pPr>
              <w:rPr>
                <w:ins w:id="424" w:author="Musavi, Hamid [USA]" w:date="2018-10-29T19:31:00Z"/>
              </w:rPr>
            </w:pPr>
            <w:ins w:id="425" w:author="Musavi, Hamid [USA]" w:date="2018-10-29T19:31:00Z">
              <w:r>
                <w:t>+90.0000001</w:t>
              </w:r>
            </w:ins>
          </w:p>
        </w:tc>
      </w:tr>
      <w:tr w:rsidR="00240328" w:rsidRPr="003E745F" w:rsidTr="00240328">
        <w:trPr>
          <w:ins w:id="426" w:author="Musavi, Hamid [USA]" w:date="2018-10-29T19:31:00Z"/>
        </w:trPr>
        <w:tc>
          <w:tcPr>
            <w:tcW w:w="1735" w:type="dxa"/>
          </w:tcPr>
          <w:p w:rsidR="00240328" w:rsidRPr="000D041D" w:rsidRDefault="00240328" w:rsidP="00284194">
            <w:pPr>
              <w:rPr>
                <w:ins w:id="427" w:author="Musavi, Hamid [USA]" w:date="2018-10-29T19:31:00Z"/>
                <w:rFonts w:ascii="Courier New" w:hAnsi="Courier New" w:cs="Courier New"/>
              </w:rPr>
            </w:pPr>
            <w:ins w:id="428" w:author="Musavi, Hamid [USA]" w:date="2018-10-29T19:31:00Z">
              <w:r w:rsidRPr="000D041D">
                <w:rPr>
                  <w:rFonts w:ascii="Courier New" w:hAnsi="Courier New" w:cs="Courier New"/>
                </w:rPr>
                <w:t>longitude</w:t>
              </w:r>
              <w:r>
                <w:rPr>
                  <w:rFonts w:ascii="Courier New" w:hAnsi="Courier New" w:cs="Courier New"/>
                </w:rPr>
                <w:fldChar w:fldCharType="begin"/>
              </w:r>
              <w:r>
                <w:rPr>
                  <w:rFonts w:ascii="Courier New" w:hAnsi="Courier New" w:cs="Courier New"/>
                </w:rPr>
                <w:instrText xml:space="preserve"> NOTEREF _Ref511750746 \h </w:instrText>
              </w:r>
            </w:ins>
            <w:r>
              <w:rPr>
                <w:rFonts w:ascii="Courier New" w:hAnsi="Courier New" w:cs="Courier New"/>
              </w:rPr>
            </w:r>
            <w:ins w:id="429" w:author="Musavi, Hamid [USA]" w:date="2018-10-29T19:31:00Z">
              <w:r>
                <w:rPr>
                  <w:rFonts w:ascii="Courier New" w:hAnsi="Courier New" w:cs="Courier New"/>
                </w:rPr>
                <w:fldChar w:fldCharType="separate"/>
              </w:r>
              <w:r>
                <w:rPr>
                  <w:rFonts w:ascii="Courier New" w:hAnsi="Courier New" w:cs="Courier New"/>
                </w:rPr>
                <w:t>†</w:t>
              </w:r>
              <w:r>
                <w:rPr>
                  <w:rFonts w:ascii="Courier New" w:hAnsi="Courier New" w:cs="Courier New"/>
                </w:rPr>
                <w:fldChar w:fldCharType="end"/>
              </w:r>
            </w:ins>
          </w:p>
        </w:tc>
        <w:tc>
          <w:tcPr>
            <w:tcW w:w="1466" w:type="dxa"/>
          </w:tcPr>
          <w:p w:rsidR="00240328" w:rsidRDefault="00240328" w:rsidP="00284194">
            <w:pPr>
              <w:rPr>
                <w:ins w:id="430" w:author="Musavi, Hamid [USA]" w:date="2018-10-29T19:31:00Z"/>
                <w:rFonts w:ascii="Courier New" w:hAnsi="Courier New" w:cs="Courier New"/>
              </w:rPr>
            </w:pPr>
            <w:ins w:id="431" w:author="Musavi, Hamid [USA]" w:date="2018-10-29T19:31:00Z">
              <w:r>
                <w:rPr>
                  <w:rFonts w:ascii="Courier New" w:hAnsi="Courier New" w:cs="Courier New"/>
                </w:rPr>
                <w:t>decimal</w:t>
              </w:r>
            </w:ins>
          </w:p>
        </w:tc>
        <w:tc>
          <w:tcPr>
            <w:tcW w:w="1549" w:type="dxa"/>
          </w:tcPr>
          <w:p w:rsidR="00240328" w:rsidRPr="003E745F" w:rsidRDefault="00240328" w:rsidP="00284194">
            <w:pPr>
              <w:rPr>
                <w:ins w:id="432" w:author="Musavi, Hamid [USA]" w:date="2018-10-29T19:31:00Z"/>
              </w:rPr>
            </w:pPr>
            <w:ins w:id="433" w:author="Musavi, Hamid [USA]" w:date="2018-10-29T19:31:00Z">
              <w:r w:rsidRPr="006A1740">
                <w:t>The geographic longitude of an object</w:t>
              </w:r>
            </w:ins>
          </w:p>
        </w:tc>
        <w:tc>
          <w:tcPr>
            <w:tcW w:w="1334" w:type="dxa"/>
          </w:tcPr>
          <w:p w:rsidR="00240328" w:rsidRPr="003E745F" w:rsidRDefault="00240328" w:rsidP="00284194">
            <w:pPr>
              <w:rPr>
                <w:ins w:id="434" w:author="Musavi, Hamid [USA]" w:date="2018-10-29T19:31:00Z"/>
              </w:rPr>
            </w:pPr>
            <w:ins w:id="435" w:author="Musavi, Hamid [USA]" w:date="2018-10-29T19:31:00Z">
              <w:r>
                <w:t>Degrees</w:t>
              </w:r>
            </w:ins>
          </w:p>
        </w:tc>
        <w:tc>
          <w:tcPr>
            <w:tcW w:w="1633" w:type="dxa"/>
          </w:tcPr>
          <w:p w:rsidR="00240328" w:rsidRPr="003E745F" w:rsidRDefault="00240328" w:rsidP="00284194">
            <w:pPr>
              <w:rPr>
                <w:ins w:id="436" w:author="Musavi, Hamid [USA]" w:date="2018-10-29T19:31:00Z"/>
              </w:rPr>
            </w:pPr>
            <w:ins w:id="437" w:author="Musavi, Hamid [USA]" w:date="2018-10-29T19:31:00Z">
              <w:r>
                <w:t xml:space="preserve">- </w:t>
              </w:r>
              <w:r w:rsidRPr="00B408A7">
                <w:t>179</w:t>
              </w:r>
              <w:r>
                <w:t>.</w:t>
              </w:r>
              <w:r w:rsidRPr="00B408A7">
                <w:t>9999999</w:t>
              </w:r>
            </w:ins>
          </w:p>
        </w:tc>
        <w:tc>
          <w:tcPr>
            <w:tcW w:w="1633" w:type="dxa"/>
          </w:tcPr>
          <w:p w:rsidR="00240328" w:rsidRPr="003E745F" w:rsidRDefault="00240328" w:rsidP="00284194">
            <w:pPr>
              <w:keepNext/>
              <w:rPr>
                <w:ins w:id="438" w:author="Musavi, Hamid [USA]" w:date="2018-10-29T19:31:00Z"/>
              </w:rPr>
            </w:pPr>
            <w:ins w:id="439" w:author="Musavi, Hamid [USA]" w:date="2018-10-29T19:31:00Z">
              <w:r>
                <w:t xml:space="preserve">+ </w:t>
              </w:r>
              <w:r w:rsidRPr="00B408A7">
                <w:t>180</w:t>
              </w:r>
              <w:r>
                <w:t>.</w:t>
              </w:r>
              <w:r w:rsidRPr="00B408A7">
                <w:t>0000001</w:t>
              </w:r>
            </w:ins>
          </w:p>
        </w:tc>
      </w:tr>
    </w:tbl>
    <w:p w:rsidR="00240328" w:rsidRPr="00240328" w:rsidRDefault="00240328" w:rsidP="00240328">
      <w:pPr>
        <w:rPr>
          <w:ins w:id="440" w:author="Musavi, Hamid [USA]" w:date="2018-10-29T10:46:00Z"/>
        </w:rPr>
      </w:pPr>
    </w:p>
    <w:p w:rsidR="00ED77CC" w:rsidRDefault="00ED77CC" w:rsidP="008268A7">
      <w:pPr>
        <w:pStyle w:val="Heading1"/>
      </w:pPr>
      <w:r>
        <w:lastRenderedPageBreak/>
        <w:t>OdeTimPayload</w:t>
      </w:r>
      <w:bookmarkEnd w:id="71"/>
    </w:p>
    <w:p w:rsidR="007367E1" w:rsidRDefault="007367E1" w:rsidP="007367E1">
      <w:r>
        <w:t>Traveler Information Messages (TIM) published by the ODE are of two categories: Broadcast TIM and Received TIM.</w:t>
      </w:r>
    </w:p>
    <w:p w:rsidR="007367E1" w:rsidRDefault="006F7F91" w:rsidP="00B9778E">
      <w:pPr>
        <w:pStyle w:val="ListParagraph"/>
        <w:numPr>
          <w:ilvl w:val="0"/>
          <w:numId w:val="41"/>
        </w:numPr>
      </w:pPr>
      <w:r>
        <w:t xml:space="preserve">ODE </w:t>
      </w:r>
      <w:r w:rsidR="007367E1">
        <w:t>Broadcast TIM</w:t>
      </w:r>
      <w:r w:rsidR="005F000A">
        <w:t>s</w:t>
      </w:r>
      <w:r w:rsidR="007367E1">
        <w:t xml:space="preserve"> are those messages received from the TMC and broadcast to the RSUs and/or SDW (C2I). The payload of broadcast TIM</w:t>
      </w:r>
      <w:r w:rsidR="005F000A">
        <w:t>s</w:t>
      </w:r>
      <w:r w:rsidR="007367E1">
        <w:t xml:space="preserve"> are of the </w:t>
      </w:r>
      <w:r w:rsidR="007367E1" w:rsidRPr="00B9778E">
        <w:rPr>
          <w:i/>
        </w:rPr>
        <w:t>OdeTravelerInformationMessage</w:t>
      </w:r>
      <w:r w:rsidR="007367E1">
        <w:t xml:space="preserve"> type.</w:t>
      </w:r>
    </w:p>
    <w:p w:rsidR="006F7F91" w:rsidRDefault="006F7F91" w:rsidP="00B9778E">
      <w:pPr>
        <w:pStyle w:val="ListParagraph"/>
        <w:numPr>
          <w:ilvl w:val="0"/>
          <w:numId w:val="41"/>
        </w:numPr>
      </w:pPr>
      <w:r>
        <w:t>J2735 Broadcast TIMs</w:t>
      </w:r>
      <w:r w:rsidRPr="006F7F91">
        <w:t xml:space="preserve"> </w:t>
      </w:r>
      <w:r>
        <w:t xml:space="preserve">are ODE Broadcast TIMs received from the TMC, converted to a valid J2735 TravelerInformation format and broadcast to the RSUs and/or SDW (C2I). The payload of broadcast TIMs are of the </w:t>
      </w:r>
      <w:r w:rsidRPr="00B9778E">
        <w:rPr>
          <w:i/>
        </w:rPr>
        <w:t>TravelerInformation</w:t>
      </w:r>
      <w:r>
        <w:t xml:space="preserve"> ASN.1 object.</w:t>
      </w:r>
    </w:p>
    <w:p w:rsidR="007367E1" w:rsidRDefault="007367E1" w:rsidP="00B9778E">
      <w:pPr>
        <w:pStyle w:val="ListParagraph"/>
        <w:numPr>
          <w:ilvl w:val="0"/>
          <w:numId w:val="41"/>
        </w:numPr>
      </w:pPr>
      <w:r>
        <w:t>Received TIM</w:t>
      </w:r>
      <w:r w:rsidR="005F000A">
        <w:t>s</w:t>
      </w:r>
      <w:r>
        <w:t xml:space="preserve"> are those messages received from the OBUs (V2I). The payload of </w:t>
      </w:r>
      <w:r w:rsidR="00D406AB">
        <w:t>received</w:t>
      </w:r>
      <w:r>
        <w:t xml:space="preserve"> TIM</w:t>
      </w:r>
      <w:r w:rsidR="005F000A">
        <w:t>s</w:t>
      </w:r>
      <w:r>
        <w:t xml:space="preserve"> </w:t>
      </w:r>
      <w:r w:rsidR="000E45F7">
        <w:t>contains</w:t>
      </w:r>
      <w:r w:rsidR="005F000A">
        <w:t xml:space="preserve"> the raw format specified in </w:t>
      </w:r>
      <w:r>
        <w:t xml:space="preserve">J2735 </w:t>
      </w:r>
      <w:r w:rsidRPr="00B9778E">
        <w:rPr>
          <w:i/>
        </w:rPr>
        <w:t>TravelerInformation</w:t>
      </w:r>
      <w:r>
        <w:t xml:space="preserve"> </w:t>
      </w:r>
      <w:r w:rsidR="005F000A">
        <w:t>ASN.1 object</w:t>
      </w:r>
      <w:r>
        <w:t>.</w:t>
      </w:r>
    </w:p>
    <w:p w:rsidR="007367E1" w:rsidRDefault="005F000A" w:rsidP="00B9778E">
      <w:pPr>
        <w:pStyle w:val="Heading2"/>
      </w:pPr>
      <w:bookmarkStart w:id="441" w:name="_Toc524363073"/>
      <w:r w:rsidRPr="007367E1">
        <w:t>OdeTravelerInformationMessage</w:t>
      </w:r>
      <w:bookmarkEnd w:id="441"/>
    </w:p>
    <w:p w:rsidR="005F000A" w:rsidRDefault="005F000A">
      <w:r>
        <w:t xml:space="preserve">The </w:t>
      </w:r>
      <w:r w:rsidRPr="007367E1">
        <w:t>OdeTravelerInformationMessage</w:t>
      </w:r>
      <w:r>
        <w:t xml:space="preserve"> is fully described in the </w:t>
      </w:r>
      <w:hyperlink r:id="rId9" w:history="1">
        <w:r w:rsidRPr="005F000A">
          <w:rPr>
            <w:rStyle w:val="Hyperlink"/>
          </w:rPr>
          <w:t>ODE REST API</w:t>
        </w:r>
      </w:hyperlink>
      <w:r>
        <w:t xml:space="preserve"> documentation: </w:t>
      </w:r>
      <w:hyperlink r:id="rId10" w:history="1">
        <w:r w:rsidRPr="009A2FAD">
          <w:rPr>
            <w:rStyle w:val="Hyperlink"/>
          </w:rPr>
          <w:t>https://usdot-jpo-ode.github.io/</w:t>
        </w:r>
      </w:hyperlink>
      <w:r>
        <w:t xml:space="preserve"> </w:t>
      </w:r>
    </w:p>
    <w:p w:rsidR="005F000A" w:rsidRPr="00B9778E" w:rsidRDefault="005F000A" w:rsidP="00B9778E">
      <w:pPr>
        <w:pStyle w:val="Heading2"/>
      </w:pPr>
      <w:bookmarkStart w:id="442" w:name="_Toc524363074"/>
      <w:r>
        <w:t xml:space="preserve">J2735 </w:t>
      </w:r>
      <w:r w:rsidRPr="007367E1">
        <w:t>TravelerInformation</w:t>
      </w:r>
      <w:bookmarkEnd w:id="442"/>
    </w:p>
    <w:p w:rsidR="00ED77CC" w:rsidRDefault="00ED77CC" w:rsidP="008268A7">
      <w:r>
        <w:t xml:space="preserve">J2735 TravelerInformation messages are decoded from ASN.1 binary format to XER format and then directly </w:t>
      </w:r>
      <w:r w:rsidR="00427236">
        <w:t>translated into JSON format. No</w:t>
      </w:r>
      <w:r>
        <w:t xml:space="preserve"> transformation of data is performed on the JSON format that is published to Kafka topics. </w:t>
      </w:r>
      <w:r w:rsidR="00427236">
        <w:t xml:space="preserve">For full details of the fields within TravelerInformation message please refer to </w:t>
      </w:r>
      <w:r w:rsidR="00427236" w:rsidRPr="00427236">
        <w:t>J2735 Standard</w:t>
      </w:r>
      <w:r w:rsidR="00427236">
        <w:t xml:space="preserve"> Specification </w:t>
      </w:r>
      <w:r w:rsidR="00427236" w:rsidRPr="00427236">
        <w:t>(</w:t>
      </w:r>
      <w:hyperlink r:id="rId11" w:history="1">
        <w:r w:rsidR="00427236" w:rsidRPr="00C72494">
          <w:rPr>
            <w:rStyle w:val="Hyperlink"/>
          </w:rPr>
          <w:t>http://standards.sae.org/j2735_201603/</w:t>
        </w:r>
      </w:hyperlink>
      <w:r w:rsidR="00427236">
        <w:t xml:space="preserve"> </w:t>
      </w:r>
      <w:r w:rsidR="00427236" w:rsidRPr="00427236">
        <w:t>)</w:t>
      </w:r>
      <w:r w:rsidR="00427236">
        <w:t>.</w:t>
      </w:r>
    </w:p>
    <w:p w:rsidR="00ED77CC" w:rsidRDefault="00ED77CC" w:rsidP="008268A7">
      <w:pPr>
        <w:pStyle w:val="Heading1"/>
      </w:pPr>
      <w:bookmarkStart w:id="443" w:name="_Toc524363075"/>
      <w:r>
        <w:t>OdeDriverAlertPayload</w:t>
      </w:r>
      <w:bookmarkEnd w:id="443"/>
    </w:p>
    <w:tbl>
      <w:tblPr>
        <w:tblStyle w:val="TableGrid"/>
        <w:tblW w:w="9355" w:type="dxa"/>
        <w:tblLook w:val="04A0" w:firstRow="1" w:lastRow="0" w:firstColumn="1" w:lastColumn="0" w:noHBand="0" w:noVBand="1"/>
      </w:tblPr>
      <w:tblGrid>
        <w:gridCol w:w="1501"/>
        <w:gridCol w:w="3131"/>
        <w:gridCol w:w="4723"/>
      </w:tblGrid>
      <w:tr w:rsidR="00ED77CC" w:rsidRPr="006E5FF6" w:rsidTr="004A585F">
        <w:tc>
          <w:tcPr>
            <w:tcW w:w="1501" w:type="dxa"/>
          </w:tcPr>
          <w:p w:rsidR="00ED77CC" w:rsidRPr="006E5FF6" w:rsidRDefault="00ED77CC" w:rsidP="008268A7">
            <w:pPr>
              <w:rPr>
                <w:b/>
              </w:rPr>
            </w:pPr>
            <w:r w:rsidRPr="006E5FF6">
              <w:rPr>
                <w:b/>
              </w:rPr>
              <w:t>Name</w:t>
            </w:r>
          </w:p>
        </w:tc>
        <w:tc>
          <w:tcPr>
            <w:tcW w:w="3131" w:type="dxa"/>
          </w:tcPr>
          <w:p w:rsidR="00ED77CC" w:rsidRPr="006E5FF6" w:rsidRDefault="00ED77CC" w:rsidP="008268A7">
            <w:pPr>
              <w:rPr>
                <w:b/>
              </w:rPr>
            </w:pPr>
            <w:r w:rsidRPr="006E5FF6">
              <w:rPr>
                <w:b/>
              </w:rPr>
              <w:t>Type</w:t>
            </w:r>
          </w:p>
        </w:tc>
        <w:tc>
          <w:tcPr>
            <w:tcW w:w="4723" w:type="dxa"/>
          </w:tcPr>
          <w:p w:rsidR="00ED77CC" w:rsidRPr="006E5FF6" w:rsidRDefault="00ED77CC" w:rsidP="008268A7">
            <w:pPr>
              <w:rPr>
                <w:b/>
              </w:rPr>
            </w:pPr>
            <w:r w:rsidRPr="006E5FF6">
              <w:rPr>
                <w:b/>
              </w:rPr>
              <w:t>Description</w:t>
            </w:r>
          </w:p>
        </w:tc>
      </w:tr>
      <w:tr w:rsidR="00ED77CC" w:rsidRPr="003E745F" w:rsidTr="004A585F">
        <w:tc>
          <w:tcPr>
            <w:tcW w:w="1501" w:type="dxa"/>
          </w:tcPr>
          <w:p w:rsidR="00ED77CC" w:rsidRPr="000D041D" w:rsidRDefault="00ED77CC" w:rsidP="008268A7">
            <w:pPr>
              <w:rPr>
                <w:rFonts w:ascii="Courier New" w:hAnsi="Courier New" w:cs="Courier New"/>
              </w:rPr>
            </w:pPr>
            <w:r>
              <w:rPr>
                <w:rFonts w:ascii="Courier New" w:hAnsi="Courier New" w:cs="Courier New"/>
              </w:rPr>
              <w:t>Alert</w:t>
            </w:r>
          </w:p>
        </w:tc>
        <w:tc>
          <w:tcPr>
            <w:tcW w:w="3131" w:type="dxa"/>
          </w:tcPr>
          <w:p w:rsidR="00ED77CC" w:rsidRPr="000D041D" w:rsidRDefault="00ED77CC" w:rsidP="008268A7">
            <w:pPr>
              <w:rPr>
                <w:rFonts w:ascii="Courier New" w:hAnsi="Courier New" w:cs="Courier New"/>
              </w:rPr>
            </w:pPr>
            <w:r>
              <w:rPr>
                <w:rFonts w:ascii="Courier New" w:hAnsi="Courier New" w:cs="Courier New"/>
              </w:rPr>
              <w:t>Alert</w:t>
            </w:r>
          </w:p>
        </w:tc>
        <w:tc>
          <w:tcPr>
            <w:tcW w:w="4723" w:type="dxa"/>
          </w:tcPr>
          <w:p w:rsidR="00ED77CC" w:rsidRPr="003E745F" w:rsidRDefault="00ED77CC" w:rsidP="008268A7">
            <w:r>
              <w:t>Driver alert message</w:t>
            </w:r>
            <w:r w:rsidR="000E73C3">
              <w:t xml:space="preserve"> in plain text.</w:t>
            </w:r>
          </w:p>
        </w:tc>
      </w:tr>
    </w:tbl>
    <w:p w:rsidR="00ED77CC" w:rsidRDefault="00ED77CC" w:rsidP="008268A7"/>
    <w:p w:rsidR="002148E5" w:rsidRDefault="002148E5" w:rsidP="008268A7">
      <w:pPr>
        <w:pStyle w:val="Heading1"/>
      </w:pPr>
      <w:bookmarkStart w:id="444" w:name="_Toc524363076"/>
      <w:r>
        <w:t>OdeBsmPayload</w:t>
      </w:r>
      <w:bookmarkEnd w:id="444"/>
    </w:p>
    <w:p w:rsidR="002148E5" w:rsidRPr="002148E5" w:rsidRDefault="0082174B" w:rsidP="008268A7">
      <w:r w:rsidRPr="0082174B">
        <w:t>The basic safety message (BSM) is used in a variety of applications to exchange safety data rega</w:t>
      </w:r>
      <w:r w:rsidR="00C117BA">
        <w:t>rding vehicle state.</w:t>
      </w:r>
    </w:p>
    <w:tbl>
      <w:tblPr>
        <w:tblStyle w:val="TableGrid"/>
        <w:tblW w:w="9355" w:type="dxa"/>
        <w:tblLook w:val="04A0" w:firstRow="1" w:lastRow="0" w:firstColumn="1" w:lastColumn="0" w:noHBand="0" w:noVBand="1"/>
      </w:tblPr>
      <w:tblGrid>
        <w:gridCol w:w="1501"/>
        <w:gridCol w:w="3131"/>
        <w:gridCol w:w="4723"/>
      </w:tblGrid>
      <w:tr w:rsidR="002F2B93" w:rsidRPr="006E5FF6" w:rsidTr="00955C0A">
        <w:tc>
          <w:tcPr>
            <w:tcW w:w="1501" w:type="dxa"/>
          </w:tcPr>
          <w:p w:rsidR="002F2B93" w:rsidRPr="006E5FF6" w:rsidRDefault="002F2B93" w:rsidP="008268A7">
            <w:pPr>
              <w:rPr>
                <w:b/>
              </w:rPr>
            </w:pPr>
            <w:r w:rsidRPr="006E5FF6">
              <w:rPr>
                <w:b/>
              </w:rPr>
              <w:t>Name</w:t>
            </w:r>
          </w:p>
        </w:tc>
        <w:tc>
          <w:tcPr>
            <w:tcW w:w="3131" w:type="dxa"/>
          </w:tcPr>
          <w:p w:rsidR="002F2B93" w:rsidRPr="006E5FF6" w:rsidRDefault="002F2B93" w:rsidP="008268A7">
            <w:pPr>
              <w:rPr>
                <w:b/>
              </w:rPr>
            </w:pPr>
            <w:r w:rsidRPr="006E5FF6">
              <w:rPr>
                <w:b/>
              </w:rPr>
              <w:t>Type</w:t>
            </w:r>
          </w:p>
        </w:tc>
        <w:tc>
          <w:tcPr>
            <w:tcW w:w="4723" w:type="dxa"/>
          </w:tcPr>
          <w:p w:rsidR="002F2B93" w:rsidRPr="006E5FF6" w:rsidRDefault="002F2B93" w:rsidP="008268A7">
            <w:pPr>
              <w:rPr>
                <w:b/>
              </w:rPr>
            </w:pPr>
            <w:r w:rsidRPr="006E5FF6">
              <w:rPr>
                <w:b/>
              </w:rPr>
              <w:t>Description</w:t>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coreData</w:t>
            </w:r>
          </w:p>
        </w:tc>
        <w:tc>
          <w:tcPr>
            <w:tcW w:w="3131" w:type="dxa"/>
          </w:tcPr>
          <w:p w:rsidR="002F2B93" w:rsidRPr="000D041D" w:rsidRDefault="001C3DDE" w:rsidP="008268A7">
            <w:pPr>
              <w:rPr>
                <w:rFonts w:ascii="Courier New" w:hAnsi="Courier New" w:cs="Courier New"/>
              </w:rPr>
            </w:pPr>
            <w:hyperlink w:anchor="_J2735BsmCoreData" w:history="1">
              <w:r w:rsidR="002F2B93" w:rsidRPr="000A3293">
                <w:rPr>
                  <w:rStyle w:val="Hyperlink"/>
                  <w:rFonts w:ascii="Courier New" w:hAnsi="Courier New" w:cs="Courier New"/>
                </w:rPr>
                <w:t>J2735BsmCoreData</w:t>
              </w:r>
            </w:hyperlink>
          </w:p>
        </w:tc>
        <w:tc>
          <w:tcPr>
            <w:tcW w:w="4723" w:type="dxa"/>
          </w:tcPr>
          <w:p w:rsidR="002F2B93" w:rsidRPr="003E745F" w:rsidRDefault="00584B08" w:rsidP="008268A7">
            <w:r w:rsidRPr="00584B08">
              <w:t>Th</w:t>
            </w:r>
            <w:r>
              <w:t xml:space="preserve">is </w:t>
            </w:r>
            <w:r w:rsidRPr="00584B08">
              <w:t>data frame contains the critical core data elements deemed to be needed with every BSM issued.</w:t>
            </w:r>
            <w:r>
              <w:t xml:space="preserve"> </w:t>
            </w:r>
            <w:r w:rsidR="002F2B93">
              <w:t xml:space="preserve">See section </w:t>
            </w:r>
            <w:r w:rsidR="002F2B93">
              <w:fldChar w:fldCharType="begin"/>
            </w:r>
            <w:r w:rsidR="002F2B93">
              <w:instrText xml:space="preserve"> REF _Ref471884029 \r \h </w:instrText>
            </w:r>
            <w:r w:rsidR="002F2B93">
              <w:fldChar w:fldCharType="separate"/>
            </w:r>
            <w:r w:rsidR="00B9778E">
              <w:t>6.1</w:t>
            </w:r>
            <w:r w:rsidR="002F2B93">
              <w:fldChar w:fldCharType="end"/>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partII</w:t>
            </w:r>
          </w:p>
        </w:tc>
        <w:tc>
          <w:tcPr>
            <w:tcW w:w="3131" w:type="dxa"/>
          </w:tcPr>
          <w:p w:rsidR="002F2B93" w:rsidRPr="000D041D" w:rsidRDefault="002F2B93" w:rsidP="008268A7">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4723" w:type="dxa"/>
          </w:tcPr>
          <w:p w:rsidR="002F2B93" w:rsidRPr="003E745F" w:rsidRDefault="00584B08" w:rsidP="008268A7">
            <w:pPr>
              <w:keepNext/>
            </w:pPr>
            <w:r w:rsidRPr="00584B08">
              <w:t>Part II data items are optional for a given BSM and are included as needed according to policies that are beyond the scope of this standard.</w:t>
            </w:r>
            <w:r>
              <w:t xml:space="preserve"> </w:t>
            </w:r>
            <w:r w:rsidR="002F2B93">
              <w:t xml:space="preserve">See section </w:t>
            </w:r>
            <w:r w:rsidR="002F2B93">
              <w:fldChar w:fldCharType="begin"/>
            </w:r>
            <w:r w:rsidR="002F2B93">
              <w:instrText xml:space="preserve"> REF _Ref471884050 \r \h </w:instrText>
            </w:r>
            <w:r w:rsidR="002F2B93">
              <w:fldChar w:fldCharType="separate"/>
            </w:r>
            <w:r w:rsidR="00B9778E">
              <w:t>6.2</w:t>
            </w:r>
            <w:r w:rsidR="002F2B93">
              <w:fldChar w:fldCharType="end"/>
            </w:r>
          </w:p>
        </w:tc>
      </w:tr>
    </w:tbl>
    <w:p w:rsidR="00D23963" w:rsidRDefault="00955C0A" w:rsidP="008268A7">
      <w:pPr>
        <w:pStyle w:val="Caption"/>
      </w:pPr>
      <w:r>
        <w:t xml:space="preserve">Table </w:t>
      </w:r>
      <w:fldSimple w:instr=" SEQ Table \* ARABIC ">
        <w:r w:rsidR="00B9778E">
          <w:rPr>
            <w:noProof/>
          </w:rPr>
          <w:t>8</w:t>
        </w:r>
      </w:fldSimple>
      <w:r>
        <w:t xml:space="preserve"> - OdeBsmPayload</w:t>
      </w:r>
    </w:p>
    <w:p w:rsidR="00D23963" w:rsidRDefault="00D23963" w:rsidP="008268A7">
      <w:pPr>
        <w:pStyle w:val="Heading2"/>
      </w:pPr>
      <w:bookmarkStart w:id="445" w:name="_J2735BsmCoreData"/>
      <w:bookmarkStart w:id="446" w:name="_Ref471884029"/>
      <w:bookmarkStart w:id="447" w:name="_Toc524363077"/>
      <w:bookmarkEnd w:id="445"/>
      <w:r w:rsidRPr="006D1B36">
        <w:lastRenderedPageBreak/>
        <w:t>J2735BsmCoreData</w:t>
      </w:r>
      <w:bookmarkEnd w:id="446"/>
      <w:bookmarkEnd w:id="447"/>
    </w:p>
    <w:p w:rsidR="00D23963" w:rsidRPr="006D1B36" w:rsidRDefault="0082174B" w:rsidP="008268A7">
      <w:r>
        <w:t>J2735</w:t>
      </w:r>
      <w:r w:rsidRPr="0082174B">
        <w:t>BSMcoreData data frame contains the critical core data elements deemed to be needed with every BSM issued. This data frame’s contents are often referred to as the "BSM Part One", although it is reused in other places as well.</w:t>
      </w:r>
    </w:p>
    <w:tbl>
      <w:tblPr>
        <w:tblStyle w:val="TableGrid"/>
        <w:tblW w:w="9355" w:type="dxa"/>
        <w:tblLook w:val="04A0" w:firstRow="1" w:lastRow="0" w:firstColumn="1" w:lastColumn="0" w:noHBand="0" w:noVBand="1"/>
      </w:tblPr>
      <w:tblGrid>
        <w:gridCol w:w="1802"/>
        <w:gridCol w:w="3386"/>
        <w:gridCol w:w="1546"/>
        <w:gridCol w:w="950"/>
        <w:gridCol w:w="722"/>
        <w:gridCol w:w="949"/>
      </w:tblGrid>
      <w:tr w:rsidR="00D23963" w:rsidRPr="006E5FF6" w:rsidTr="00955C0A">
        <w:tc>
          <w:tcPr>
            <w:tcW w:w="1802" w:type="dxa"/>
          </w:tcPr>
          <w:p w:rsidR="00D23963" w:rsidRPr="006E5FF6" w:rsidRDefault="00D23963" w:rsidP="008268A7">
            <w:pPr>
              <w:rPr>
                <w:b/>
              </w:rPr>
            </w:pPr>
            <w:r w:rsidRPr="006E5FF6">
              <w:rPr>
                <w:b/>
              </w:rPr>
              <w:t>Name</w:t>
            </w:r>
          </w:p>
        </w:tc>
        <w:tc>
          <w:tcPr>
            <w:tcW w:w="3386" w:type="dxa"/>
          </w:tcPr>
          <w:p w:rsidR="00D23963" w:rsidRPr="006E5FF6" w:rsidRDefault="00D23963" w:rsidP="008268A7">
            <w:pPr>
              <w:rPr>
                <w:b/>
              </w:rPr>
            </w:pPr>
            <w:r w:rsidRPr="006E5FF6">
              <w:rPr>
                <w:b/>
              </w:rPr>
              <w:t>Type</w:t>
            </w:r>
          </w:p>
        </w:tc>
        <w:tc>
          <w:tcPr>
            <w:tcW w:w="1546" w:type="dxa"/>
          </w:tcPr>
          <w:p w:rsidR="00D23963" w:rsidRPr="006E5FF6" w:rsidRDefault="00D23963" w:rsidP="008268A7">
            <w:pPr>
              <w:rPr>
                <w:b/>
              </w:rPr>
            </w:pPr>
            <w:r w:rsidRPr="006E5FF6">
              <w:rPr>
                <w:b/>
              </w:rPr>
              <w:t>Description</w:t>
            </w:r>
          </w:p>
        </w:tc>
        <w:tc>
          <w:tcPr>
            <w:tcW w:w="950" w:type="dxa"/>
          </w:tcPr>
          <w:p w:rsidR="00D23963" w:rsidRPr="006E5FF6" w:rsidRDefault="00D23963" w:rsidP="008268A7">
            <w:pPr>
              <w:rPr>
                <w:b/>
              </w:rPr>
            </w:pPr>
            <w:r w:rsidRPr="006E5FF6">
              <w:rPr>
                <w:b/>
              </w:rPr>
              <w:t>Units</w:t>
            </w:r>
          </w:p>
        </w:tc>
        <w:tc>
          <w:tcPr>
            <w:tcW w:w="722" w:type="dxa"/>
          </w:tcPr>
          <w:p w:rsidR="00D23963" w:rsidRPr="006E5FF6" w:rsidRDefault="00D23963" w:rsidP="008268A7">
            <w:pPr>
              <w:rPr>
                <w:b/>
              </w:rPr>
            </w:pPr>
            <w:r w:rsidRPr="006E5FF6">
              <w:rPr>
                <w:b/>
              </w:rPr>
              <w:t>Valid Min</w:t>
            </w:r>
          </w:p>
        </w:tc>
        <w:tc>
          <w:tcPr>
            <w:tcW w:w="949" w:type="dxa"/>
          </w:tcPr>
          <w:p w:rsidR="00D23963" w:rsidRPr="006E5FF6" w:rsidRDefault="00D23963" w:rsidP="008268A7">
            <w:pPr>
              <w:rPr>
                <w:b/>
              </w:rPr>
            </w:pPr>
            <w:r w:rsidRPr="006E5FF6">
              <w:rPr>
                <w:b/>
              </w:rPr>
              <w:t>Valid Max</w:t>
            </w:r>
          </w:p>
        </w:tc>
      </w:tr>
      <w:tr w:rsidR="00D23963" w:rsidRPr="003E745F" w:rsidTr="00955C0A">
        <w:tc>
          <w:tcPr>
            <w:tcW w:w="1802" w:type="dxa"/>
          </w:tcPr>
          <w:p w:rsidR="00D23963" w:rsidRPr="000D041D" w:rsidRDefault="00D23963" w:rsidP="008268A7">
            <w:pPr>
              <w:rPr>
                <w:rFonts w:ascii="Courier New" w:hAnsi="Courier New" w:cs="Courier New"/>
              </w:rPr>
            </w:pPr>
            <w:r w:rsidRPr="00666F71">
              <w:rPr>
                <w:rFonts w:ascii="Courier New" w:hAnsi="Courier New" w:cs="Courier New"/>
              </w:rPr>
              <w:t>msgCnt</w:t>
            </w:r>
          </w:p>
        </w:tc>
        <w:tc>
          <w:tcPr>
            <w:tcW w:w="3386" w:type="dxa"/>
          </w:tcPr>
          <w:p w:rsidR="00D23963" w:rsidRPr="000D041D" w:rsidRDefault="00D23963" w:rsidP="008268A7">
            <w:pPr>
              <w:rPr>
                <w:rFonts w:ascii="Courier New" w:hAnsi="Courier New" w:cs="Courier New"/>
              </w:rPr>
            </w:pPr>
            <w:r w:rsidRPr="00666F71">
              <w:rPr>
                <w:rFonts w:ascii="Courier New" w:hAnsi="Courier New" w:cs="Courier New"/>
              </w:rPr>
              <w:t>Integer</w:t>
            </w:r>
          </w:p>
        </w:tc>
        <w:tc>
          <w:tcPr>
            <w:tcW w:w="1546" w:type="dxa"/>
          </w:tcPr>
          <w:p w:rsidR="00D23963" w:rsidRPr="003E745F" w:rsidRDefault="0082174B" w:rsidP="008268A7">
            <w:r w:rsidRPr="0082174B">
              <w:t>MsgCount data element is used to provide a sequence number within a stream of messages with the same DSRCmsgID and from the same sender.</w:t>
            </w:r>
          </w:p>
        </w:tc>
        <w:tc>
          <w:tcPr>
            <w:tcW w:w="950" w:type="dxa"/>
          </w:tcPr>
          <w:p w:rsidR="00D23963" w:rsidRPr="0082174B" w:rsidRDefault="0082174B" w:rsidP="008268A7">
            <w:r>
              <w:t>N/A</w:t>
            </w:r>
          </w:p>
        </w:tc>
        <w:tc>
          <w:tcPr>
            <w:tcW w:w="722" w:type="dxa"/>
          </w:tcPr>
          <w:p w:rsidR="00D23963" w:rsidRPr="003E745F" w:rsidRDefault="0082174B" w:rsidP="008268A7">
            <w:r>
              <w:t>0</w:t>
            </w:r>
          </w:p>
        </w:tc>
        <w:tc>
          <w:tcPr>
            <w:tcW w:w="949" w:type="dxa"/>
          </w:tcPr>
          <w:p w:rsidR="00D23963" w:rsidRPr="003E745F" w:rsidRDefault="0082174B" w:rsidP="008268A7">
            <w:r>
              <w:t>127</w:t>
            </w:r>
          </w:p>
        </w:tc>
      </w:tr>
      <w:tr w:rsidR="002F2B93" w:rsidRPr="003E745F" w:rsidTr="00955C0A">
        <w:tc>
          <w:tcPr>
            <w:tcW w:w="1802" w:type="dxa"/>
          </w:tcPr>
          <w:p w:rsidR="002F2B93" w:rsidRPr="006D1B36" w:rsidRDefault="002F2B93" w:rsidP="008268A7">
            <w:pPr>
              <w:rPr>
                <w:rFonts w:ascii="Courier New" w:hAnsi="Courier New" w:cs="Courier New"/>
              </w:rPr>
            </w:pPr>
            <w:r w:rsidRPr="009442FE">
              <w:rPr>
                <w:rFonts w:ascii="Courier New" w:hAnsi="Courier New" w:cs="Courier New"/>
              </w:rPr>
              <w:t>secMark</w:t>
            </w:r>
          </w:p>
        </w:tc>
        <w:tc>
          <w:tcPr>
            <w:tcW w:w="3386" w:type="dxa"/>
          </w:tcPr>
          <w:p w:rsidR="002F2B93" w:rsidRPr="006D1B36" w:rsidRDefault="002F2B93" w:rsidP="008268A7">
            <w:pPr>
              <w:rPr>
                <w:rFonts w:ascii="Courier New" w:hAnsi="Courier New" w:cs="Courier New"/>
              </w:rPr>
            </w:pPr>
            <w:r w:rsidRPr="00666F71">
              <w:rPr>
                <w:rFonts w:ascii="Courier New" w:hAnsi="Courier New" w:cs="Courier New"/>
              </w:rPr>
              <w:t>Integer</w:t>
            </w:r>
          </w:p>
        </w:tc>
        <w:tc>
          <w:tcPr>
            <w:tcW w:w="1546" w:type="dxa"/>
          </w:tcPr>
          <w:p w:rsidR="002F2B93" w:rsidRPr="003E745F" w:rsidRDefault="0082174B" w:rsidP="008268A7">
            <w:r w:rsidRPr="0082174B">
              <w:t xml:space="preserve">The DSRC second expressed in this data element consists of integer values from zero to 60999, representing the milliseconds within a minute. A leap second is represented by the value range 60000 to 60999. The value of 65535 shall represent an unavailable value in the range of the minute. The values from 61000 to </w:t>
            </w:r>
            <w:r w:rsidRPr="0082174B">
              <w:lastRenderedPageBreak/>
              <w:t>65534 are reserved.</w:t>
            </w:r>
          </w:p>
        </w:tc>
        <w:tc>
          <w:tcPr>
            <w:tcW w:w="950" w:type="dxa"/>
          </w:tcPr>
          <w:p w:rsidR="002F2B93" w:rsidRPr="003E745F" w:rsidRDefault="0082174B" w:rsidP="008268A7">
            <w:r>
              <w:lastRenderedPageBreak/>
              <w:t>Second</w:t>
            </w:r>
          </w:p>
        </w:tc>
        <w:tc>
          <w:tcPr>
            <w:tcW w:w="722" w:type="dxa"/>
          </w:tcPr>
          <w:p w:rsidR="002F2B93" w:rsidRPr="003E745F" w:rsidRDefault="0082174B" w:rsidP="008268A7">
            <w:r>
              <w:t>0</w:t>
            </w:r>
          </w:p>
        </w:tc>
        <w:tc>
          <w:tcPr>
            <w:tcW w:w="949" w:type="dxa"/>
          </w:tcPr>
          <w:p w:rsidR="002F2B93" w:rsidRPr="003E745F" w:rsidRDefault="0082174B" w:rsidP="008268A7">
            <w:r>
              <w:t>65535</w:t>
            </w:r>
          </w:p>
        </w:tc>
      </w:tr>
      <w:tr w:rsidR="002F2B93" w:rsidRPr="003E745F" w:rsidTr="00955C0A">
        <w:tc>
          <w:tcPr>
            <w:tcW w:w="1802" w:type="dxa"/>
          </w:tcPr>
          <w:p w:rsidR="002F2B93" w:rsidRDefault="002F2B93" w:rsidP="008268A7">
            <w:pPr>
              <w:rPr>
                <w:rFonts w:ascii="Courier New" w:hAnsi="Courier New" w:cs="Courier New"/>
              </w:rPr>
            </w:pPr>
            <w:r w:rsidRPr="000D041D">
              <w:rPr>
                <w:rFonts w:ascii="Courier New" w:hAnsi="Courier New" w:cs="Courier New"/>
              </w:rPr>
              <w:t>speed</w:t>
            </w:r>
            <w:bookmarkStart w:id="448" w:name="_Ref511750746"/>
            <w:r w:rsidRPr="00AE71BC">
              <w:rPr>
                <w:rStyle w:val="EndnoteReference"/>
                <w:rFonts w:ascii="Courier New" w:hAnsi="Courier New" w:cs="Courier New"/>
                <w:vertAlign w:val="baseline"/>
              </w:rPr>
              <w:endnoteReference w:id="2"/>
            </w:r>
            <w:bookmarkEnd w:id="448"/>
          </w:p>
        </w:tc>
        <w:tc>
          <w:tcPr>
            <w:tcW w:w="3386" w:type="dxa"/>
          </w:tcPr>
          <w:p w:rsidR="002F2B93" w:rsidRDefault="002F2B93" w:rsidP="008268A7">
            <w:pPr>
              <w:rPr>
                <w:rFonts w:ascii="Courier New" w:hAnsi="Courier New" w:cs="Courier New"/>
              </w:rPr>
            </w:pPr>
            <w:r>
              <w:rPr>
                <w:rFonts w:ascii="Courier New" w:hAnsi="Courier New" w:cs="Courier New"/>
              </w:rPr>
              <w:t>decimal</w:t>
            </w:r>
          </w:p>
          <w:p w:rsidR="002F2B93" w:rsidRDefault="002F2B93" w:rsidP="008268A7">
            <w:pPr>
              <w:rPr>
                <w:rFonts w:ascii="Courier New" w:hAnsi="Courier New" w:cs="Courier New"/>
              </w:rPr>
            </w:pPr>
          </w:p>
        </w:tc>
        <w:tc>
          <w:tcPr>
            <w:tcW w:w="1546" w:type="dxa"/>
          </w:tcPr>
          <w:p w:rsidR="002F2B93" w:rsidRPr="003E745F" w:rsidRDefault="00C117BA" w:rsidP="008268A7">
            <w:r w:rsidRPr="00C117BA">
              <w:t>This data element represents the vehicle speed</w:t>
            </w:r>
          </w:p>
        </w:tc>
        <w:tc>
          <w:tcPr>
            <w:tcW w:w="950" w:type="dxa"/>
          </w:tcPr>
          <w:p w:rsidR="002F2B93" w:rsidRPr="003E745F" w:rsidRDefault="002F2B93" w:rsidP="008268A7">
            <w:r>
              <w:t>m/s</w:t>
            </w:r>
          </w:p>
        </w:tc>
        <w:tc>
          <w:tcPr>
            <w:tcW w:w="722" w:type="dxa"/>
          </w:tcPr>
          <w:p w:rsidR="002F2B93" w:rsidRPr="003E745F" w:rsidRDefault="002F2B93" w:rsidP="008268A7">
            <w:r>
              <w:t>0</w:t>
            </w:r>
          </w:p>
        </w:tc>
        <w:tc>
          <w:tcPr>
            <w:tcW w:w="949" w:type="dxa"/>
          </w:tcPr>
          <w:p w:rsidR="002F2B93" w:rsidRPr="003E745F" w:rsidRDefault="002F2B93" w:rsidP="008268A7">
            <w:r w:rsidRPr="0026390E">
              <w:t>163.8</w:t>
            </w:r>
          </w:p>
        </w:tc>
      </w:tr>
      <w:tr w:rsidR="002F2B93" w:rsidRPr="003E745F" w:rsidTr="00955C0A">
        <w:tc>
          <w:tcPr>
            <w:tcW w:w="1802" w:type="dxa"/>
          </w:tcPr>
          <w:p w:rsidR="002F2B93" w:rsidRDefault="002F2B93" w:rsidP="008268A7">
            <w:pPr>
              <w:rPr>
                <w:rFonts w:ascii="Courier New" w:hAnsi="Courier New" w:cs="Courier New"/>
              </w:rPr>
            </w:pPr>
            <w:r>
              <w:rPr>
                <w:rFonts w:ascii="Courier New" w:hAnsi="Courier New" w:cs="Courier New"/>
              </w:rPr>
              <w:t>heading</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t xml:space="preserve">This </w:t>
            </w:r>
            <w:r w:rsidRPr="00C117BA">
              <w:t>data element provides the current heading of the sending device</w:t>
            </w:r>
            <w:r>
              <w:t>.</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r>
              <w:t>360.000</w:t>
            </w:r>
          </w:p>
        </w:tc>
      </w:tr>
      <w:tr w:rsidR="002F2B93" w:rsidRPr="003E745F" w:rsidTr="00955C0A">
        <w:tc>
          <w:tcPr>
            <w:tcW w:w="1802" w:type="dxa"/>
          </w:tcPr>
          <w:p w:rsidR="002F2B93" w:rsidRPr="004302C8" w:rsidRDefault="002F2B93" w:rsidP="008268A7">
            <w:pPr>
              <w:rPr>
                <w:rFonts w:ascii="Courier New" w:hAnsi="Courier New" w:cs="Courier New"/>
              </w:rPr>
            </w:pPr>
            <w:r w:rsidRPr="0067487F">
              <w:rPr>
                <w:rFonts w:ascii="Courier New" w:hAnsi="Courier New" w:cs="Courier New"/>
              </w:rPr>
              <w:t>angle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rsidRPr="00C117BA">
              <w:t>The angle of the driver’s steering wheel</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pPr>
              <w:keepNext/>
            </w:pPr>
            <w:r>
              <w:t>360.000</w:t>
            </w:r>
          </w:p>
        </w:tc>
      </w:tr>
    </w:tbl>
    <w:p w:rsidR="00D23963" w:rsidRDefault="00955C0A" w:rsidP="008268A7">
      <w:pPr>
        <w:pStyle w:val="Caption"/>
      </w:pPr>
      <w:r>
        <w:t xml:space="preserve">Table </w:t>
      </w:r>
      <w:fldSimple w:instr=" SEQ Table \* ARABIC ">
        <w:r w:rsidR="00B9778E">
          <w:rPr>
            <w:noProof/>
          </w:rPr>
          <w:t>9</w:t>
        </w:r>
      </w:fldSimple>
      <w:r>
        <w:t xml:space="preserve"> - </w:t>
      </w:r>
      <w:r w:rsidRPr="00DD4249">
        <w:t>J2735BsmCoreData</w:t>
      </w:r>
      <w:r>
        <w:rPr>
          <w:noProof/>
        </w:rPr>
        <w:t xml:space="preserve"> (1)</w:t>
      </w:r>
    </w:p>
    <w:tbl>
      <w:tblPr>
        <w:tblStyle w:val="TableGrid"/>
        <w:tblW w:w="9355" w:type="dxa"/>
        <w:tblLook w:val="04A0" w:firstRow="1" w:lastRow="0" w:firstColumn="1" w:lastColumn="0" w:noHBand="0" w:noVBand="1"/>
      </w:tblPr>
      <w:tblGrid>
        <w:gridCol w:w="1802"/>
        <w:gridCol w:w="3386"/>
        <w:gridCol w:w="4167"/>
      </w:tblGrid>
      <w:tr w:rsidR="00955C0A" w:rsidRPr="006E5FF6" w:rsidTr="00955C0A">
        <w:tc>
          <w:tcPr>
            <w:tcW w:w="1802" w:type="dxa"/>
          </w:tcPr>
          <w:p w:rsidR="00955C0A" w:rsidRPr="006E5FF6" w:rsidRDefault="00955C0A" w:rsidP="008268A7">
            <w:pPr>
              <w:rPr>
                <w:b/>
              </w:rPr>
            </w:pPr>
            <w:r w:rsidRPr="006E5FF6">
              <w:rPr>
                <w:b/>
              </w:rPr>
              <w:t>Name</w:t>
            </w:r>
          </w:p>
        </w:tc>
        <w:tc>
          <w:tcPr>
            <w:tcW w:w="3386" w:type="dxa"/>
          </w:tcPr>
          <w:p w:rsidR="00955C0A" w:rsidRPr="006E5FF6" w:rsidRDefault="00955C0A" w:rsidP="008268A7">
            <w:pPr>
              <w:rPr>
                <w:b/>
              </w:rPr>
            </w:pPr>
            <w:r w:rsidRPr="006E5FF6">
              <w:rPr>
                <w:b/>
              </w:rPr>
              <w:t>Type</w:t>
            </w:r>
          </w:p>
        </w:tc>
        <w:tc>
          <w:tcPr>
            <w:tcW w:w="4167" w:type="dxa"/>
          </w:tcPr>
          <w:p w:rsidR="00955C0A" w:rsidRPr="006E5FF6" w:rsidRDefault="00955C0A" w:rsidP="008268A7">
            <w:pPr>
              <w:rPr>
                <w:b/>
              </w:rPr>
            </w:pPr>
            <w:r w:rsidRPr="006E5FF6">
              <w:rPr>
                <w:b/>
              </w:rPr>
              <w:t>Description</w:t>
            </w:r>
          </w:p>
        </w:tc>
      </w:tr>
      <w:tr w:rsidR="00955C0A" w:rsidRPr="003E745F" w:rsidTr="00955C0A">
        <w:tc>
          <w:tcPr>
            <w:tcW w:w="1802" w:type="dxa"/>
          </w:tcPr>
          <w:p w:rsidR="00955C0A" w:rsidRPr="000D041D" w:rsidRDefault="00955C0A" w:rsidP="008268A7">
            <w:pPr>
              <w:rPr>
                <w:rFonts w:ascii="Courier New" w:hAnsi="Courier New" w:cs="Courier New"/>
              </w:rPr>
            </w:pPr>
            <w:r>
              <w:rPr>
                <w:rFonts w:ascii="Courier New" w:hAnsi="Courier New" w:cs="Courier New"/>
              </w:rPr>
              <w:t>I</w:t>
            </w:r>
            <w:r w:rsidRPr="00666F71">
              <w:rPr>
                <w:rFonts w:ascii="Courier New" w:hAnsi="Courier New" w:cs="Courier New"/>
              </w:rPr>
              <w:t>d</w:t>
            </w:r>
          </w:p>
        </w:tc>
        <w:tc>
          <w:tcPr>
            <w:tcW w:w="3386" w:type="dxa"/>
          </w:tcPr>
          <w:p w:rsidR="00955C0A" w:rsidRPr="000D041D" w:rsidRDefault="00955C0A" w:rsidP="008268A7">
            <w:pPr>
              <w:rPr>
                <w:rFonts w:ascii="Courier New" w:hAnsi="Courier New" w:cs="Courier New"/>
              </w:rPr>
            </w:pPr>
            <w:r>
              <w:rPr>
                <w:rFonts w:ascii="Courier New" w:hAnsi="Courier New" w:cs="Courier New"/>
              </w:rPr>
              <w:t xml:space="preserve">HEX </w:t>
            </w:r>
            <w:r w:rsidRPr="00666F71">
              <w:rPr>
                <w:rFonts w:ascii="Courier New" w:hAnsi="Courier New" w:cs="Courier New"/>
              </w:rPr>
              <w:t>String</w:t>
            </w:r>
          </w:p>
        </w:tc>
        <w:tc>
          <w:tcPr>
            <w:tcW w:w="4167" w:type="dxa"/>
          </w:tcPr>
          <w:p w:rsidR="00955C0A" w:rsidRPr="003E745F" w:rsidRDefault="00C117BA" w:rsidP="008268A7">
            <w:r>
              <w:t>This is the 4-</w:t>
            </w:r>
            <w:r w:rsidR="00955C0A" w:rsidRPr="0082174B">
              <w:t xml:space="preserve">octet random device identifier, called the TemporaryID. When used for a mobile OBU device, this value will change periodically to </w:t>
            </w:r>
            <w:r w:rsidR="00F70BA7">
              <w:t xml:space="preserve">help </w:t>
            </w:r>
            <w:r w:rsidR="00955C0A" w:rsidRPr="0082174B">
              <w:t xml:space="preserve">ensure the </w:t>
            </w:r>
            <w:r w:rsidR="00F70BA7">
              <w:t>privacy</w:t>
            </w:r>
            <w:r w:rsidR="00955C0A" w:rsidRPr="0082174B">
              <w:t xml:space="preserve"> of the vehicle, unlike a typical wireless or wired 802 device ID.</w:t>
            </w:r>
          </w:p>
        </w:tc>
      </w:tr>
      <w:tr w:rsidR="00955C0A" w:rsidRPr="003E745F" w:rsidTr="00955C0A">
        <w:tc>
          <w:tcPr>
            <w:tcW w:w="1802" w:type="dxa"/>
          </w:tcPr>
          <w:p w:rsidR="00955C0A" w:rsidRPr="009442FE" w:rsidRDefault="00955C0A" w:rsidP="008268A7">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386" w:type="dxa"/>
          </w:tcPr>
          <w:p w:rsidR="00955C0A" w:rsidRPr="00666F71" w:rsidRDefault="001C3DDE" w:rsidP="008268A7">
            <w:pPr>
              <w:rPr>
                <w:rFonts w:ascii="Courier New" w:hAnsi="Courier New" w:cs="Courier New"/>
              </w:rPr>
            </w:pPr>
            <w:hyperlink w:anchor="_J2735Position3D" w:history="1">
              <w:r w:rsidR="00955C0A">
                <w:rPr>
                  <w:rStyle w:val="Hyperlink"/>
                  <w:rFonts w:ascii="Courier New" w:hAnsi="Courier New" w:cs="Courier New"/>
                </w:rPr>
                <w:t>Ode</w:t>
              </w:r>
              <w:r w:rsidR="00955C0A" w:rsidRPr="009442FE">
                <w:rPr>
                  <w:rStyle w:val="Hyperlink"/>
                  <w:rFonts w:ascii="Courier New" w:hAnsi="Courier New" w:cs="Courier New"/>
                </w:rPr>
                <w:t>Position3D</w:t>
              </w:r>
            </w:hyperlink>
          </w:p>
        </w:tc>
        <w:tc>
          <w:tcPr>
            <w:tcW w:w="4167" w:type="dxa"/>
          </w:tcPr>
          <w:p w:rsidR="00955C0A" w:rsidRPr="003E745F" w:rsidRDefault="00C117BA" w:rsidP="008268A7">
            <w:r>
              <w:t xml:space="preserve">Position of the vehicle. </w:t>
            </w:r>
            <w:r w:rsidR="00955C0A">
              <w:t xml:space="preserve">See section </w:t>
            </w:r>
            <w:r w:rsidR="00955C0A">
              <w:fldChar w:fldCharType="begin"/>
            </w:r>
            <w:r w:rsidR="00955C0A">
              <w:instrText xml:space="preserve"> REF _Ref511749931 \r \h </w:instrText>
            </w:r>
            <w:r w:rsidR="00955C0A">
              <w:fldChar w:fldCharType="separate"/>
            </w:r>
            <w:r w:rsidR="00B9778E">
              <w:t>6.3</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accelSet</w:t>
            </w:r>
          </w:p>
        </w:tc>
        <w:tc>
          <w:tcPr>
            <w:tcW w:w="3386" w:type="dxa"/>
          </w:tcPr>
          <w:p w:rsidR="00955C0A" w:rsidRDefault="001C3DDE" w:rsidP="008268A7">
            <w:pPr>
              <w:rPr>
                <w:rFonts w:ascii="Courier New" w:hAnsi="Courier New" w:cs="Courier New"/>
              </w:rPr>
            </w:pPr>
            <w:hyperlink w:anchor="_J2735AccelerationSet4Way" w:history="1">
              <w:r w:rsidR="00955C0A" w:rsidRPr="004302C8">
                <w:rPr>
                  <w:rStyle w:val="Hyperlink"/>
                  <w:rFonts w:ascii="Courier New" w:hAnsi="Courier New" w:cs="Courier New"/>
                </w:rPr>
                <w:t>J2735AccelerationSet4Way</w:t>
              </w:r>
            </w:hyperlink>
          </w:p>
        </w:tc>
        <w:tc>
          <w:tcPr>
            <w:tcW w:w="4167" w:type="dxa"/>
          </w:tcPr>
          <w:p w:rsidR="00955C0A" w:rsidRPr="003E745F" w:rsidRDefault="00C117BA" w:rsidP="008268A7">
            <w:r>
              <w:t>A</w:t>
            </w:r>
            <w:r w:rsidRPr="00C117BA">
              <w:t>cceleration values in 3 orthogonal directions of the vehicle and with yaw rotation rates</w:t>
            </w:r>
            <w:r>
              <w:t xml:space="preserve">. </w:t>
            </w:r>
            <w:r w:rsidR="00955C0A">
              <w:t xml:space="preserve">See section </w:t>
            </w:r>
            <w:r w:rsidR="00955C0A">
              <w:fldChar w:fldCharType="begin"/>
            </w:r>
            <w:r w:rsidR="00955C0A">
              <w:instrText xml:space="preserve"> REF _Ref511749985 \r \h </w:instrText>
            </w:r>
            <w:r w:rsidR="00955C0A">
              <w:fldChar w:fldCharType="separate"/>
            </w:r>
            <w:r w:rsidR="00B9778E">
              <w:t>6.4</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accuracy</w:t>
            </w:r>
          </w:p>
        </w:tc>
        <w:tc>
          <w:tcPr>
            <w:tcW w:w="3386" w:type="dxa"/>
          </w:tcPr>
          <w:p w:rsidR="00955C0A" w:rsidRDefault="001C3DDE" w:rsidP="008268A7">
            <w:pPr>
              <w:rPr>
                <w:rFonts w:ascii="Courier New" w:hAnsi="Courier New" w:cs="Courier New"/>
              </w:rPr>
            </w:pPr>
            <w:hyperlink w:anchor="_J2735PositionalAccuracy" w:history="1">
              <w:r w:rsidR="00955C0A" w:rsidRPr="004302C8">
                <w:rPr>
                  <w:rStyle w:val="Hyperlink"/>
                  <w:rFonts w:ascii="Courier New" w:hAnsi="Courier New" w:cs="Courier New"/>
                </w:rPr>
                <w:t>J2735PositionalAccuracy</w:t>
              </w:r>
            </w:hyperlink>
          </w:p>
        </w:tc>
        <w:tc>
          <w:tcPr>
            <w:tcW w:w="4167" w:type="dxa"/>
          </w:tcPr>
          <w:p w:rsidR="00955C0A" w:rsidRPr="003E745F" w:rsidRDefault="00955C0A" w:rsidP="008268A7">
            <w:r>
              <w:t xml:space="preserve">See section </w:t>
            </w:r>
            <w:r>
              <w:fldChar w:fldCharType="begin"/>
            </w:r>
            <w:r>
              <w:instrText xml:space="preserve"> REF _Ref511749998 \r \h </w:instrText>
            </w:r>
            <w:r>
              <w:fldChar w:fldCharType="separate"/>
            </w:r>
            <w:r w:rsidR="00B9778E">
              <w:t>6.5</w:t>
            </w:r>
            <w:r>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transmission</w:t>
            </w:r>
          </w:p>
        </w:tc>
        <w:tc>
          <w:tcPr>
            <w:tcW w:w="3386" w:type="dxa"/>
          </w:tcPr>
          <w:p w:rsidR="00955C0A" w:rsidRDefault="00FF200B" w:rsidP="008268A7">
            <w:pPr>
              <w:rPr>
                <w:rFonts w:ascii="Courier New" w:hAnsi="Courier New" w:cs="Courier New"/>
              </w:rPr>
            </w:pPr>
            <w:r>
              <w:rPr>
                <w:rFonts w:ascii="Courier New" w:hAnsi="Courier New" w:cs="Courier New"/>
              </w:rPr>
              <w:t>string</w:t>
            </w:r>
          </w:p>
        </w:tc>
        <w:tc>
          <w:tcPr>
            <w:tcW w:w="4167" w:type="dxa"/>
          </w:tcPr>
          <w:p w:rsidR="00955C0A" w:rsidRDefault="00C117BA" w:rsidP="008268A7">
            <w:r>
              <w:t>U</w:t>
            </w:r>
            <w:r w:rsidRPr="00C117BA">
              <w:t>sed to provide the current state of the vehicle transmission.</w:t>
            </w:r>
            <w:r>
              <w:t xml:space="preserve"> </w:t>
            </w:r>
            <w:r w:rsidR="00955C0A">
              <w:t>One of:</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AE71BC" w:rsidRDefault="00955C0A" w:rsidP="00AF2AED">
            <w:pPr>
              <w:pStyle w:val="ListParagraph"/>
              <w:numPr>
                <w:ilvl w:val="0"/>
                <w:numId w:val="13"/>
              </w:numPr>
              <w:autoSpaceDE w:val="0"/>
              <w:autoSpaceDN w:val="0"/>
              <w:adjustRightInd w:val="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p>
          <w:p w:rsidR="00955C0A" w:rsidRPr="003E745F" w:rsidRDefault="00955C0A" w:rsidP="00AF2AED">
            <w:pPr>
              <w:pStyle w:val="ListParagraph"/>
              <w:numPr>
                <w:ilvl w:val="0"/>
                <w:numId w:val="13"/>
              </w:numPr>
              <w:autoSpaceDE w:val="0"/>
              <w:autoSpaceDN w:val="0"/>
              <w:adjustRightInd w:val="0"/>
            </w:pP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r>
              <w:rPr>
                <w:rFonts w:ascii="Consolas" w:hAnsi="Consolas" w:cs="Consolas"/>
                <w:color w:val="3F7F5F"/>
                <w:sz w:val="20"/>
                <w:szCs w:val="20"/>
              </w:rPr>
              <w:t xml:space="preserve"> value</w:t>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brakes</w:t>
            </w:r>
          </w:p>
        </w:tc>
        <w:tc>
          <w:tcPr>
            <w:tcW w:w="3386" w:type="dxa"/>
          </w:tcPr>
          <w:p w:rsidR="00955C0A" w:rsidRDefault="001C3DDE" w:rsidP="008268A7">
            <w:pPr>
              <w:rPr>
                <w:rFonts w:ascii="Courier New" w:hAnsi="Courier New" w:cs="Courier New"/>
              </w:rPr>
            </w:pPr>
            <w:hyperlink w:anchor="_J2735BrakeSystemStatus" w:history="1">
              <w:r w:rsidR="00955C0A" w:rsidRPr="0067487F">
                <w:rPr>
                  <w:rStyle w:val="Hyperlink"/>
                  <w:rFonts w:ascii="Courier New" w:hAnsi="Courier New" w:cs="Courier New"/>
                </w:rPr>
                <w:t>J2735BrakeSystemStatus</w:t>
              </w:r>
            </w:hyperlink>
          </w:p>
        </w:tc>
        <w:tc>
          <w:tcPr>
            <w:tcW w:w="4167" w:type="dxa"/>
          </w:tcPr>
          <w:p w:rsidR="00955C0A" w:rsidRDefault="00955C0A" w:rsidP="008268A7">
            <w:r>
              <w:t xml:space="preserve">See section </w:t>
            </w:r>
            <w:r>
              <w:fldChar w:fldCharType="begin"/>
            </w:r>
            <w:r>
              <w:instrText xml:space="preserve"> REF _Ref511810037 \r \h </w:instrText>
            </w:r>
            <w:r>
              <w:fldChar w:fldCharType="separate"/>
            </w:r>
            <w:r w:rsidR="00B9778E">
              <w:t>6.6</w:t>
            </w:r>
            <w:r>
              <w:fldChar w:fldCharType="end"/>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lastRenderedPageBreak/>
              <w:t>size</w:t>
            </w:r>
          </w:p>
        </w:tc>
        <w:tc>
          <w:tcPr>
            <w:tcW w:w="3386" w:type="dxa"/>
          </w:tcPr>
          <w:p w:rsidR="00955C0A" w:rsidRDefault="001C3DDE" w:rsidP="008268A7">
            <w:pPr>
              <w:rPr>
                <w:rFonts w:ascii="Courier New" w:hAnsi="Courier New" w:cs="Courier New"/>
              </w:rPr>
            </w:pPr>
            <w:hyperlink w:anchor="_J2735VehicleSize" w:history="1">
              <w:r w:rsidR="00955C0A" w:rsidRPr="0067487F">
                <w:rPr>
                  <w:rStyle w:val="Hyperlink"/>
                  <w:rFonts w:ascii="Courier New" w:hAnsi="Courier New" w:cs="Courier New"/>
                </w:rPr>
                <w:t>J2735VehicleSize</w:t>
              </w:r>
            </w:hyperlink>
          </w:p>
        </w:tc>
        <w:tc>
          <w:tcPr>
            <w:tcW w:w="4167" w:type="dxa"/>
          </w:tcPr>
          <w:p w:rsidR="00955C0A" w:rsidRDefault="00955C0A" w:rsidP="008268A7">
            <w:pPr>
              <w:keepNext/>
            </w:pPr>
            <w:r>
              <w:t xml:space="preserve">See section </w:t>
            </w:r>
            <w:r>
              <w:fldChar w:fldCharType="begin"/>
            </w:r>
            <w:r>
              <w:instrText xml:space="preserve"> REF _Ref511810128 \r \h </w:instrText>
            </w:r>
            <w:r>
              <w:fldChar w:fldCharType="separate"/>
            </w:r>
            <w:r w:rsidR="00B9778E">
              <w:t>6.7</w:t>
            </w:r>
            <w:r>
              <w:fldChar w:fldCharType="end"/>
            </w:r>
          </w:p>
        </w:tc>
      </w:tr>
    </w:tbl>
    <w:p w:rsidR="00955C0A" w:rsidRDefault="00955C0A" w:rsidP="008268A7">
      <w:pPr>
        <w:pStyle w:val="Caption"/>
      </w:pPr>
      <w:r>
        <w:t xml:space="preserve">Table </w:t>
      </w:r>
      <w:fldSimple w:instr=" SEQ Table \* ARABIC ">
        <w:r w:rsidR="00B9778E">
          <w:rPr>
            <w:noProof/>
          </w:rPr>
          <w:t>10</w:t>
        </w:r>
      </w:fldSimple>
      <w:r>
        <w:t xml:space="preserve"> - </w:t>
      </w:r>
      <w:r w:rsidRPr="00586A62">
        <w:t>J2735BsmCoreData</w:t>
      </w:r>
      <w:r>
        <w:t xml:space="preserve"> (2)</w:t>
      </w:r>
    </w:p>
    <w:p w:rsidR="00D23963" w:rsidRDefault="00D23963" w:rsidP="008268A7">
      <w:pPr>
        <w:pStyle w:val="Heading2"/>
      </w:pPr>
      <w:bookmarkStart w:id="449" w:name="_J2735BsmPart2Content"/>
      <w:bookmarkStart w:id="450" w:name="_Ref471884050"/>
      <w:bookmarkStart w:id="451" w:name="_Toc524363078"/>
      <w:bookmarkEnd w:id="449"/>
      <w:r w:rsidRPr="006D1B36">
        <w:t>J2735BsmPart2Content</w:t>
      </w:r>
      <w:bookmarkEnd w:id="450"/>
      <w:bookmarkEnd w:id="451"/>
    </w:p>
    <w:p w:rsidR="00D23963" w:rsidRDefault="007715A7" w:rsidP="008268A7">
      <w:r w:rsidRPr="007715A7">
        <w:t>Part II data items are optional for a given BSM and are included as needed according to policies that are beyond the scope of this standard.</w:t>
      </w:r>
    </w:p>
    <w:tbl>
      <w:tblPr>
        <w:tblStyle w:val="TableGrid"/>
        <w:tblW w:w="9355" w:type="dxa"/>
        <w:tblLook w:val="04A0" w:firstRow="1" w:lastRow="0" w:firstColumn="1" w:lastColumn="0" w:noHBand="0" w:noVBand="1"/>
      </w:tblPr>
      <w:tblGrid>
        <w:gridCol w:w="983"/>
        <w:gridCol w:w="1559"/>
        <w:gridCol w:w="6813"/>
      </w:tblGrid>
      <w:tr w:rsidR="00D02095" w:rsidRPr="006E5FF6" w:rsidTr="00D02095">
        <w:tc>
          <w:tcPr>
            <w:tcW w:w="983" w:type="dxa"/>
          </w:tcPr>
          <w:p w:rsidR="00D02095" w:rsidRPr="006E5FF6" w:rsidRDefault="00D02095" w:rsidP="008268A7">
            <w:pPr>
              <w:rPr>
                <w:b/>
              </w:rPr>
            </w:pPr>
            <w:r w:rsidRPr="006E5FF6">
              <w:rPr>
                <w:b/>
              </w:rPr>
              <w:t>Name</w:t>
            </w:r>
          </w:p>
        </w:tc>
        <w:tc>
          <w:tcPr>
            <w:tcW w:w="1559" w:type="dxa"/>
          </w:tcPr>
          <w:p w:rsidR="00D02095" w:rsidRPr="006E5FF6" w:rsidRDefault="00D02095" w:rsidP="008268A7">
            <w:pPr>
              <w:rPr>
                <w:b/>
              </w:rPr>
            </w:pPr>
            <w:r w:rsidRPr="006E5FF6">
              <w:rPr>
                <w:b/>
              </w:rPr>
              <w:t>Type</w:t>
            </w:r>
          </w:p>
        </w:tc>
        <w:tc>
          <w:tcPr>
            <w:tcW w:w="6813" w:type="dxa"/>
          </w:tcPr>
          <w:p w:rsidR="00D02095" w:rsidRPr="006E5FF6" w:rsidRDefault="00D02095" w:rsidP="008268A7">
            <w:pPr>
              <w:rPr>
                <w:b/>
              </w:rPr>
            </w:pPr>
            <w:r w:rsidRPr="006E5FF6">
              <w:rPr>
                <w:b/>
              </w:rPr>
              <w:t>Description</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id</w:t>
            </w:r>
          </w:p>
        </w:tc>
        <w:tc>
          <w:tcPr>
            <w:tcW w:w="1559" w:type="dxa"/>
          </w:tcPr>
          <w:p w:rsidR="00D02095" w:rsidRPr="000D041D" w:rsidRDefault="00D02095" w:rsidP="008268A7">
            <w:pPr>
              <w:rPr>
                <w:rFonts w:ascii="Courier New" w:hAnsi="Courier New" w:cs="Courier New"/>
              </w:rPr>
            </w:pPr>
            <w:r>
              <w:rPr>
                <w:rFonts w:ascii="Courier New" w:hAnsi="Courier New" w:cs="Courier New"/>
              </w:rPr>
              <w:t>String</w:t>
            </w:r>
          </w:p>
        </w:tc>
        <w:tc>
          <w:tcPr>
            <w:tcW w:w="6813" w:type="dxa"/>
          </w:tcPr>
          <w:p w:rsidR="00D02095" w:rsidRPr="003E745F" w:rsidRDefault="00D02095" w:rsidP="008268A7">
            <w:r>
              <w:t xml:space="preserve">One of: </w:t>
            </w:r>
            <w:r>
              <w:rPr>
                <w:rFonts w:ascii="Consolas" w:hAnsi="Consolas" w:cs="Consolas"/>
                <w:color w:val="000000"/>
                <w:sz w:val="20"/>
                <w:szCs w:val="20"/>
              </w:rPr>
              <w:t>{</w:t>
            </w:r>
            <w:r>
              <w:rPr>
                <w:rFonts w:ascii="Consolas" w:hAnsi="Consolas" w:cs="Consolas"/>
                <w:b/>
                <w:bCs/>
                <w:i/>
                <w:iCs/>
                <w:color w:val="0000C0"/>
                <w:sz w:val="20"/>
                <w:szCs w:val="20"/>
                <w:highlight w:val="lightGray"/>
              </w:rPr>
              <w:t>VehicleSafetyExtensions</w:t>
            </w:r>
            <w:r>
              <w:rPr>
                <w:rFonts w:ascii="Consolas" w:hAnsi="Consolas" w:cs="Consolas"/>
                <w:color w:val="000000"/>
                <w:sz w:val="20"/>
                <w:szCs w:val="20"/>
              </w:rPr>
              <w:t xml:space="preserve">, </w:t>
            </w:r>
            <w:r>
              <w:rPr>
                <w:rFonts w:ascii="Consolas" w:hAnsi="Consolas" w:cs="Consolas"/>
                <w:b/>
                <w:bCs/>
                <w:i/>
                <w:iCs/>
                <w:color w:val="0000C0"/>
                <w:sz w:val="20"/>
                <w:szCs w:val="20"/>
              </w:rPr>
              <w:t>SpecialVehicleExtensions</w:t>
            </w:r>
            <w:r>
              <w:rPr>
                <w:rFonts w:ascii="Consolas" w:hAnsi="Consolas" w:cs="Consolas"/>
                <w:color w:val="000000"/>
                <w:sz w:val="20"/>
                <w:szCs w:val="20"/>
              </w:rPr>
              <w:t xml:space="preserve">, </w:t>
            </w:r>
            <w:r>
              <w:rPr>
                <w:rFonts w:ascii="Consolas" w:hAnsi="Consolas" w:cs="Consolas"/>
                <w:b/>
                <w:bCs/>
                <w:i/>
                <w:iCs/>
                <w:color w:val="0000C0"/>
                <w:sz w:val="20"/>
                <w:szCs w:val="20"/>
              </w:rPr>
              <w:t>SupplementalVehicleExtensions</w:t>
            </w:r>
            <w:r>
              <w:t xml:space="preserve"> }</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value</w:t>
            </w:r>
          </w:p>
        </w:tc>
        <w:tc>
          <w:tcPr>
            <w:tcW w:w="1559" w:type="dxa"/>
          </w:tcPr>
          <w:p w:rsidR="00D02095" w:rsidRPr="000D041D" w:rsidRDefault="00D02095" w:rsidP="008268A7">
            <w:pPr>
              <w:rPr>
                <w:rFonts w:ascii="Courier New" w:hAnsi="Courier New" w:cs="Courier New"/>
              </w:rPr>
            </w:pPr>
            <w:r>
              <w:rPr>
                <w:rFonts w:ascii="Courier New" w:hAnsi="Courier New" w:cs="Courier New"/>
              </w:rPr>
              <w:t>Object</w:t>
            </w:r>
          </w:p>
        </w:tc>
        <w:tc>
          <w:tcPr>
            <w:tcW w:w="6813" w:type="dxa"/>
          </w:tcPr>
          <w:p w:rsidR="00D02095" w:rsidRDefault="00D02095" w:rsidP="008268A7">
            <w:r>
              <w:t>One of the following object types:</w:t>
            </w:r>
          </w:p>
          <w:p w:rsidR="00D02095" w:rsidRDefault="001C3DDE" w:rsidP="00AF2AED">
            <w:pPr>
              <w:pStyle w:val="ListParagraph"/>
              <w:numPr>
                <w:ilvl w:val="0"/>
                <w:numId w:val="12"/>
              </w:numPr>
              <w:spacing w:before="120"/>
            </w:pPr>
            <w:hyperlink w:anchor="_J2735VehicleSafetyExtensions" w:history="1">
              <w:r w:rsidR="00D02095" w:rsidRPr="0067487F">
                <w:rPr>
                  <w:rStyle w:val="Hyperlink"/>
                </w:rPr>
                <w:t>J2735VehicleSafetyExtensions</w:t>
              </w:r>
            </w:hyperlink>
          </w:p>
          <w:p w:rsidR="00D02095" w:rsidRPr="00792834" w:rsidRDefault="00792834" w:rsidP="00AF2AED">
            <w:pPr>
              <w:pStyle w:val="ListParagraph"/>
              <w:numPr>
                <w:ilvl w:val="0"/>
                <w:numId w:val="12"/>
              </w:numPr>
              <w:spacing w:before="120"/>
              <w:rPr>
                <w:rStyle w:val="Hyperlink"/>
              </w:rPr>
            </w:pPr>
            <w:r>
              <w:fldChar w:fldCharType="begin"/>
            </w:r>
            <w:r>
              <w:instrText xml:space="preserve"> HYPERLINK  \l "_J2735SpecialVehicleExtensions" </w:instrText>
            </w:r>
            <w:r>
              <w:fldChar w:fldCharType="separate"/>
            </w:r>
            <w:r w:rsidR="00D02095" w:rsidRPr="00792834">
              <w:rPr>
                <w:rStyle w:val="Hyperlink"/>
              </w:rPr>
              <w:t>J2735SpecialVehicleExtensions</w:t>
            </w:r>
          </w:p>
          <w:p w:rsidR="00D02095" w:rsidRPr="003E745F" w:rsidRDefault="00792834" w:rsidP="00AF2AED">
            <w:pPr>
              <w:pStyle w:val="ListParagraph"/>
              <w:keepNext/>
              <w:numPr>
                <w:ilvl w:val="0"/>
                <w:numId w:val="12"/>
              </w:numPr>
              <w:spacing w:before="120"/>
            </w:pPr>
            <w:r>
              <w:fldChar w:fldCharType="end"/>
            </w:r>
            <w:hyperlink w:anchor="_J2735SupplementalVehicleExtensions" w:history="1">
              <w:r w:rsidR="00D02095" w:rsidRPr="0067487F">
                <w:rPr>
                  <w:rStyle w:val="Hyperlink"/>
                </w:rPr>
                <w:t>J2735SupplementalVehicleExtensions</w:t>
              </w:r>
            </w:hyperlink>
          </w:p>
        </w:tc>
      </w:tr>
    </w:tbl>
    <w:p w:rsidR="00D23963" w:rsidRDefault="00955C0A" w:rsidP="008268A7">
      <w:pPr>
        <w:pStyle w:val="Caption"/>
      </w:pPr>
      <w:r>
        <w:t xml:space="preserve">Table </w:t>
      </w:r>
      <w:fldSimple w:instr=" SEQ Table \* ARABIC ">
        <w:r w:rsidR="00B9778E">
          <w:rPr>
            <w:noProof/>
          </w:rPr>
          <w:t>11</w:t>
        </w:r>
      </w:fldSimple>
      <w:r>
        <w:t xml:space="preserve"> - </w:t>
      </w:r>
      <w:r w:rsidRPr="0091246C">
        <w:t>J2735BsmPart2Content</w:t>
      </w:r>
    </w:p>
    <w:p w:rsidR="00D23963" w:rsidRPr="006719D6" w:rsidRDefault="004775FB" w:rsidP="008268A7">
      <w:pPr>
        <w:pStyle w:val="Heading2"/>
      </w:pPr>
      <w:bookmarkStart w:id="452" w:name="_5J2735Position3D"/>
      <w:bookmarkStart w:id="453" w:name="_J2735Position3D"/>
      <w:bookmarkStart w:id="454" w:name="_OdePosition3D"/>
      <w:bookmarkStart w:id="455" w:name="_Toc462052335"/>
      <w:bookmarkStart w:id="456" w:name="_Ref511749931"/>
      <w:bookmarkStart w:id="457" w:name="_Toc524363079"/>
      <w:bookmarkEnd w:id="452"/>
      <w:bookmarkEnd w:id="453"/>
      <w:bookmarkEnd w:id="454"/>
      <w:r>
        <w:t>Ode</w:t>
      </w:r>
      <w:r w:rsidR="00D23963" w:rsidRPr="006719D6">
        <w:t>Position3D</w:t>
      </w:r>
      <w:bookmarkEnd w:id="455"/>
      <w:bookmarkEnd w:id="456"/>
      <w:bookmarkEnd w:id="457"/>
    </w:p>
    <w:p w:rsidR="00D23963" w:rsidRDefault="00FD010E" w:rsidP="008268A7">
      <w:r>
        <w:t xml:space="preserve">This data structure </w:t>
      </w:r>
      <w:r w:rsidR="00B408A7" w:rsidRPr="00B408A7">
        <w:t>provides a precise location in the WGS-84 coordinate system, from which short offsets may be used to create additional data using a flat earth projection centered on this location</w:t>
      </w:r>
      <w:r w:rsidR="00B408A7">
        <w:t>.</w:t>
      </w:r>
    </w:p>
    <w:tbl>
      <w:tblPr>
        <w:tblStyle w:val="TableGrid"/>
        <w:tblW w:w="0" w:type="auto"/>
        <w:tblLook w:val="04A0" w:firstRow="1" w:lastRow="0" w:firstColumn="1" w:lastColumn="0" w:noHBand="0" w:noVBand="1"/>
      </w:tblPr>
      <w:tblGrid>
        <w:gridCol w:w="1735"/>
        <w:gridCol w:w="1466"/>
        <w:gridCol w:w="1549"/>
        <w:gridCol w:w="1334"/>
        <w:gridCol w:w="1633"/>
        <w:gridCol w:w="1633"/>
      </w:tblGrid>
      <w:tr w:rsidR="00D23963" w:rsidRPr="006E5FF6" w:rsidTr="00D23963">
        <w:tc>
          <w:tcPr>
            <w:tcW w:w="2159" w:type="dxa"/>
          </w:tcPr>
          <w:p w:rsidR="00D23963" w:rsidRPr="006E5FF6" w:rsidRDefault="00D23963" w:rsidP="008268A7">
            <w:pPr>
              <w:rPr>
                <w:b/>
              </w:rPr>
            </w:pPr>
            <w:r w:rsidRPr="006E5FF6">
              <w:rPr>
                <w:b/>
              </w:rPr>
              <w:t>Name</w:t>
            </w:r>
          </w:p>
        </w:tc>
        <w:tc>
          <w:tcPr>
            <w:tcW w:w="2159" w:type="dxa"/>
          </w:tcPr>
          <w:p w:rsidR="00D23963" w:rsidRPr="006E5FF6" w:rsidRDefault="00D23963" w:rsidP="008268A7">
            <w:pPr>
              <w:rPr>
                <w:b/>
              </w:rPr>
            </w:pPr>
            <w:r w:rsidRPr="006E5FF6">
              <w:rPr>
                <w:b/>
              </w:rPr>
              <w:t>Type</w:t>
            </w:r>
          </w:p>
        </w:tc>
        <w:tc>
          <w:tcPr>
            <w:tcW w:w="2158" w:type="dxa"/>
          </w:tcPr>
          <w:p w:rsidR="00D23963" w:rsidRPr="006E5FF6" w:rsidRDefault="00D23963" w:rsidP="008268A7">
            <w:pPr>
              <w:rPr>
                <w:b/>
              </w:rPr>
            </w:pPr>
            <w:r w:rsidRPr="006E5FF6">
              <w:rPr>
                <w:b/>
              </w:rPr>
              <w:t>Description</w:t>
            </w:r>
          </w:p>
        </w:tc>
        <w:tc>
          <w:tcPr>
            <w:tcW w:w="2158" w:type="dxa"/>
          </w:tcPr>
          <w:p w:rsidR="00D23963" w:rsidRPr="006E5FF6" w:rsidRDefault="00D23963" w:rsidP="008268A7">
            <w:pPr>
              <w:rPr>
                <w:b/>
              </w:rPr>
            </w:pPr>
            <w:r w:rsidRPr="006E5FF6">
              <w:rPr>
                <w:b/>
              </w:rPr>
              <w:t>Units</w:t>
            </w:r>
          </w:p>
        </w:tc>
        <w:tc>
          <w:tcPr>
            <w:tcW w:w="2158" w:type="dxa"/>
          </w:tcPr>
          <w:p w:rsidR="00D23963" w:rsidRPr="006E5FF6" w:rsidRDefault="00D23963" w:rsidP="008268A7">
            <w:pPr>
              <w:rPr>
                <w:b/>
              </w:rPr>
            </w:pPr>
            <w:r w:rsidRPr="006E5FF6">
              <w:rPr>
                <w:b/>
              </w:rPr>
              <w:t>Valid Min</w:t>
            </w:r>
          </w:p>
        </w:tc>
        <w:tc>
          <w:tcPr>
            <w:tcW w:w="2158" w:type="dxa"/>
          </w:tcPr>
          <w:p w:rsidR="00D23963" w:rsidRPr="006E5FF6" w:rsidRDefault="00D23963" w:rsidP="008268A7">
            <w:pPr>
              <w:rPr>
                <w:b/>
              </w:rPr>
            </w:pPr>
            <w:r w:rsidRPr="006E5FF6">
              <w:rPr>
                <w:b/>
              </w:rPr>
              <w:t>Valid Max</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elevation</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w:t>
            </w:r>
            <w:r w:rsidRPr="006A1740">
              <w:t>he geographic position above or below the reference ellipsoid (typically WGS-84)</w:t>
            </w:r>
          </w:p>
        </w:tc>
        <w:tc>
          <w:tcPr>
            <w:tcW w:w="2158" w:type="dxa"/>
          </w:tcPr>
          <w:p w:rsidR="00D23963" w:rsidRPr="003E745F" w:rsidRDefault="00D23963" w:rsidP="008268A7">
            <w:r>
              <w:t>meters</w:t>
            </w:r>
          </w:p>
        </w:tc>
        <w:tc>
          <w:tcPr>
            <w:tcW w:w="2158" w:type="dxa"/>
          </w:tcPr>
          <w:p w:rsidR="00D23963" w:rsidRPr="003E745F" w:rsidRDefault="00D23963" w:rsidP="008268A7">
            <w:r w:rsidRPr="00472FC1">
              <w:t>-409.5</w:t>
            </w:r>
          </w:p>
        </w:tc>
        <w:tc>
          <w:tcPr>
            <w:tcW w:w="2158" w:type="dxa"/>
          </w:tcPr>
          <w:p w:rsidR="00D23963" w:rsidRPr="003E745F" w:rsidRDefault="00D23963" w:rsidP="008268A7">
            <w:r w:rsidRPr="00472FC1">
              <w:t>6143.9</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latitude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The geographic latitude of an object</w:t>
            </w:r>
          </w:p>
        </w:tc>
        <w:tc>
          <w:tcPr>
            <w:tcW w:w="2158" w:type="dxa"/>
          </w:tcPr>
          <w:p w:rsidR="00D23963" w:rsidRPr="003E745F" w:rsidRDefault="00D23963" w:rsidP="008268A7">
            <w:r>
              <w:t>Degrees</w:t>
            </w:r>
          </w:p>
        </w:tc>
        <w:tc>
          <w:tcPr>
            <w:tcW w:w="2158" w:type="dxa"/>
          </w:tcPr>
          <w:p w:rsidR="00D23963" w:rsidRPr="003E745F" w:rsidRDefault="00D23963" w:rsidP="008268A7">
            <w:r>
              <w:t>-90.</w:t>
            </w:r>
            <w:r w:rsidR="00B408A7">
              <w:t>0000000</w:t>
            </w:r>
          </w:p>
        </w:tc>
        <w:tc>
          <w:tcPr>
            <w:tcW w:w="2158" w:type="dxa"/>
          </w:tcPr>
          <w:p w:rsidR="00D23963" w:rsidRPr="003E745F" w:rsidRDefault="00D23963" w:rsidP="008268A7">
            <w:r>
              <w:t>+90.</w:t>
            </w:r>
            <w:r w:rsidR="00B408A7">
              <w:t>0000001</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longitude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rsidRPr="006A1740">
              <w:t>The geographic longitude of an object</w:t>
            </w:r>
          </w:p>
        </w:tc>
        <w:tc>
          <w:tcPr>
            <w:tcW w:w="2158" w:type="dxa"/>
          </w:tcPr>
          <w:p w:rsidR="00D23963" w:rsidRPr="003E745F" w:rsidRDefault="00D23963" w:rsidP="008268A7">
            <w:r>
              <w:t>Degrees</w:t>
            </w:r>
          </w:p>
        </w:tc>
        <w:tc>
          <w:tcPr>
            <w:tcW w:w="2158" w:type="dxa"/>
          </w:tcPr>
          <w:p w:rsidR="00D23963" w:rsidRPr="003E745F" w:rsidRDefault="00D23963" w:rsidP="008268A7">
            <w:r>
              <w:t>-</w:t>
            </w:r>
            <w:r w:rsidR="00B408A7">
              <w:t xml:space="preserve"> </w:t>
            </w:r>
            <w:r w:rsidR="00B408A7" w:rsidRPr="00B408A7">
              <w:t>179</w:t>
            </w:r>
            <w:r w:rsidR="00B408A7">
              <w:t>.</w:t>
            </w:r>
            <w:r w:rsidR="00B408A7" w:rsidRPr="00B408A7">
              <w:t>9999999</w:t>
            </w:r>
          </w:p>
        </w:tc>
        <w:tc>
          <w:tcPr>
            <w:tcW w:w="2158" w:type="dxa"/>
          </w:tcPr>
          <w:p w:rsidR="00D23963" w:rsidRPr="003E745F" w:rsidRDefault="00D02095" w:rsidP="008268A7">
            <w:pPr>
              <w:keepNext/>
            </w:pPr>
            <w:r>
              <w:t>+</w:t>
            </w:r>
            <w:r w:rsidR="00B408A7">
              <w:t xml:space="preserve"> </w:t>
            </w:r>
            <w:r w:rsidR="00B408A7" w:rsidRPr="00B408A7">
              <w:t>180</w:t>
            </w:r>
            <w:r w:rsidR="00B408A7">
              <w:t>.</w:t>
            </w:r>
            <w:r w:rsidR="00B408A7" w:rsidRPr="00B408A7">
              <w:t>0000001</w:t>
            </w:r>
          </w:p>
        </w:tc>
      </w:tr>
    </w:tbl>
    <w:p w:rsidR="00D23963" w:rsidRDefault="00D23963" w:rsidP="008268A7">
      <w:pPr>
        <w:pStyle w:val="Caption"/>
      </w:pPr>
      <w:bookmarkStart w:id="458" w:name="_Toc456253340"/>
      <w:r>
        <w:t xml:space="preserve">Table </w:t>
      </w:r>
      <w:fldSimple w:instr=" SEQ Table \* ARABIC ">
        <w:r w:rsidR="00B9778E">
          <w:rPr>
            <w:noProof/>
          </w:rPr>
          <w:t>12</w:t>
        </w:r>
      </w:fldSimple>
      <w:r>
        <w:t xml:space="preserve"> - </w:t>
      </w:r>
      <w:r w:rsidRPr="00633532">
        <w:t>OdePosition3D</w:t>
      </w:r>
      <w:bookmarkEnd w:id="458"/>
    </w:p>
    <w:p w:rsidR="00D23963" w:rsidRDefault="00D23963" w:rsidP="008268A7">
      <w:pPr>
        <w:pStyle w:val="Heading2"/>
      </w:pPr>
      <w:bookmarkStart w:id="459" w:name="_J2735AccelerationSet4Way"/>
      <w:bookmarkStart w:id="460" w:name="_Ref511749985"/>
      <w:bookmarkStart w:id="461" w:name="_Toc524363080"/>
      <w:bookmarkEnd w:id="459"/>
      <w:r w:rsidRPr="00BA3CFB">
        <w:t>J2735AccelerationSet4Way</w:t>
      </w:r>
      <w:bookmarkEnd w:id="460"/>
      <w:bookmarkEnd w:id="461"/>
    </w:p>
    <w:p w:rsidR="00D23963" w:rsidRDefault="00C117BA" w:rsidP="008268A7">
      <w:r w:rsidRPr="00C117BA">
        <w:t>This data frame is a set of acceleration values in 3 orthogonal directions of the vehicle and with yaw rotation rates, expressed as a structure.</w:t>
      </w:r>
    </w:p>
    <w:tbl>
      <w:tblPr>
        <w:tblStyle w:val="TableGrid"/>
        <w:tblW w:w="0" w:type="auto"/>
        <w:tblLook w:val="04A0" w:firstRow="1" w:lastRow="0" w:firstColumn="1" w:lastColumn="0" w:noHBand="0" w:noVBand="1"/>
      </w:tblPr>
      <w:tblGrid>
        <w:gridCol w:w="1683"/>
        <w:gridCol w:w="2070"/>
        <w:gridCol w:w="1660"/>
        <w:gridCol w:w="1497"/>
        <w:gridCol w:w="1186"/>
        <w:gridCol w:w="1254"/>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accelLat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Latitudinal acceleration, </w:t>
            </w:r>
            <w:r>
              <w:lastRenderedPageBreak/>
              <w:t xml:space="preserve">i.e. acceleration perpendicular to the direction of travel. </w:t>
            </w:r>
          </w:p>
        </w:tc>
        <w:tc>
          <w:tcPr>
            <w:tcW w:w="1797" w:type="dxa"/>
          </w:tcPr>
          <w:p w:rsidR="00D23963" w:rsidRPr="006E5FF6" w:rsidRDefault="00D23963" w:rsidP="008268A7">
            <w:pPr>
              <w:rPr>
                <w:vertAlign w:val="superscript"/>
              </w:rPr>
            </w:pPr>
            <w:r>
              <w:lastRenderedPageBreak/>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sidRPr="000D041D">
              <w:rPr>
                <w:rFonts w:ascii="Courier New" w:hAnsi="Courier New" w:cs="Courier New"/>
              </w:rPr>
              <w:t>accelLong</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Longitudinal acceleration, i.e. acceleration in the direction of travel.</w:t>
            </w:r>
          </w:p>
        </w:tc>
        <w:tc>
          <w:tcPr>
            <w:tcW w:w="1797" w:type="dxa"/>
          </w:tcPr>
          <w:p w:rsidR="00D23963" w:rsidRPr="003E745F" w:rsidRDefault="00D23963" w:rsidP="008268A7">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accelVert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Vertical acceleration, i.e. acceleration along the z-axis </w:t>
            </w:r>
          </w:p>
        </w:tc>
        <w:tc>
          <w:tcPr>
            <w:tcW w:w="1797" w:type="dxa"/>
          </w:tcPr>
          <w:p w:rsidR="00D23963" w:rsidRPr="003E745F" w:rsidRDefault="00D23963" w:rsidP="008268A7">
            <w:r>
              <w:t>G</w:t>
            </w:r>
          </w:p>
        </w:tc>
        <w:tc>
          <w:tcPr>
            <w:tcW w:w="1791" w:type="dxa"/>
          </w:tcPr>
          <w:p w:rsidR="00D23963" w:rsidRPr="003E745F" w:rsidRDefault="00D23963" w:rsidP="008268A7">
            <w:r>
              <w:t>-3.4</w:t>
            </w:r>
          </w:p>
        </w:tc>
        <w:tc>
          <w:tcPr>
            <w:tcW w:w="1791" w:type="dxa"/>
          </w:tcPr>
          <w:p w:rsidR="00D23963" w:rsidRPr="003E745F" w:rsidRDefault="00D23963" w:rsidP="008268A7">
            <w:r>
              <w:t>+1.54</w:t>
            </w:r>
          </w:p>
        </w:tc>
      </w:tr>
      <w:tr w:rsidR="00D23963" w:rsidRPr="003E745F" w:rsidTr="00D23963">
        <w:tc>
          <w:tcPr>
            <w:tcW w:w="1931" w:type="dxa"/>
          </w:tcPr>
          <w:p w:rsidR="00D23963" w:rsidRDefault="00D23963" w:rsidP="008268A7">
            <w:pPr>
              <w:rPr>
                <w:rFonts w:ascii="Courier New" w:hAnsi="Courier New" w:cs="Courier New"/>
              </w:rPr>
            </w:pPr>
            <w:r>
              <w:rPr>
                <w:rFonts w:ascii="Courier New" w:hAnsi="Courier New" w:cs="Courier New"/>
              </w:rPr>
              <w:t>accelYaw</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Rotational acceleration around the z axis</w:t>
            </w:r>
          </w:p>
        </w:tc>
        <w:tc>
          <w:tcPr>
            <w:tcW w:w="1797" w:type="dxa"/>
          </w:tcPr>
          <w:p w:rsidR="00D23963" w:rsidRPr="003E745F" w:rsidRDefault="00D23963" w:rsidP="008268A7">
            <w:r>
              <w:t>Degrees/sec</w:t>
            </w:r>
          </w:p>
        </w:tc>
        <w:tc>
          <w:tcPr>
            <w:tcW w:w="1791" w:type="dxa"/>
          </w:tcPr>
          <w:p w:rsidR="00D23963" w:rsidRPr="003E745F" w:rsidRDefault="00D23963" w:rsidP="008268A7">
            <w:r w:rsidRPr="004B7C35">
              <w:t>-327.67</w:t>
            </w:r>
          </w:p>
        </w:tc>
        <w:tc>
          <w:tcPr>
            <w:tcW w:w="1791" w:type="dxa"/>
          </w:tcPr>
          <w:p w:rsidR="00D23963" w:rsidRPr="003E745F" w:rsidRDefault="00D23963" w:rsidP="008268A7">
            <w:pPr>
              <w:keepNext/>
            </w:pPr>
            <w:r>
              <w:t>+</w:t>
            </w:r>
            <w:r w:rsidRPr="004B7C35">
              <w:t>327.67</w:t>
            </w:r>
          </w:p>
        </w:tc>
      </w:tr>
    </w:tbl>
    <w:p w:rsidR="00D23963" w:rsidRDefault="00955C0A" w:rsidP="008268A7">
      <w:pPr>
        <w:pStyle w:val="Caption"/>
      </w:pPr>
      <w:r>
        <w:t xml:space="preserve">Table </w:t>
      </w:r>
      <w:fldSimple w:instr=" SEQ Table \* ARABIC ">
        <w:r w:rsidR="00B9778E">
          <w:rPr>
            <w:noProof/>
          </w:rPr>
          <w:t>13</w:t>
        </w:r>
      </w:fldSimple>
      <w:r>
        <w:t xml:space="preserve"> - </w:t>
      </w:r>
      <w:r w:rsidRPr="00CE5CD9">
        <w:t>J2735AccelerationSet4Way</w:t>
      </w:r>
    </w:p>
    <w:p w:rsidR="00D23963" w:rsidRDefault="00D23963" w:rsidP="008268A7">
      <w:pPr>
        <w:pStyle w:val="Heading2"/>
      </w:pPr>
      <w:bookmarkStart w:id="462" w:name="_J2735PositionalAccuracy"/>
      <w:bookmarkStart w:id="463" w:name="_Ref511749998"/>
      <w:bookmarkStart w:id="464" w:name="_Toc524363081"/>
      <w:bookmarkEnd w:id="462"/>
      <w:r w:rsidRPr="00BA3CFB">
        <w:t>J2735PositionalAccuracy</w:t>
      </w:r>
      <w:bookmarkEnd w:id="463"/>
      <w:bookmarkEnd w:id="464"/>
    </w:p>
    <w:p w:rsidR="00842BF9" w:rsidRPr="00842BF9" w:rsidRDefault="00842BF9" w:rsidP="008268A7">
      <w:r>
        <w:t>The J2735</w:t>
      </w:r>
      <w:r w:rsidRPr="00842BF9">
        <w:t>PositionalAccuracy data frame consists of various parameters of quality used to model the accuracy of the positional determination with respect to each given axis.</w:t>
      </w:r>
    </w:p>
    <w:tbl>
      <w:tblPr>
        <w:tblStyle w:val="TableGrid"/>
        <w:tblW w:w="0" w:type="auto"/>
        <w:tblLook w:val="04A0" w:firstRow="1" w:lastRow="0" w:firstColumn="1" w:lastColumn="0" w:noHBand="0" w:noVBand="1"/>
      </w:tblPr>
      <w:tblGrid>
        <w:gridCol w:w="1801"/>
        <w:gridCol w:w="1382"/>
        <w:gridCol w:w="2009"/>
        <w:gridCol w:w="937"/>
        <w:gridCol w:w="1499"/>
        <w:gridCol w:w="1722"/>
      </w:tblGrid>
      <w:tr w:rsidR="00D23963" w:rsidRPr="006E5FF6" w:rsidTr="00150FCF">
        <w:tc>
          <w:tcPr>
            <w:tcW w:w="1772" w:type="dxa"/>
          </w:tcPr>
          <w:p w:rsidR="00D23963" w:rsidRPr="006E5FF6" w:rsidRDefault="00D23963" w:rsidP="008268A7">
            <w:pPr>
              <w:rPr>
                <w:b/>
              </w:rPr>
            </w:pPr>
            <w:r w:rsidRPr="006E5FF6">
              <w:rPr>
                <w:b/>
              </w:rPr>
              <w:t>Name</w:t>
            </w:r>
          </w:p>
        </w:tc>
        <w:tc>
          <w:tcPr>
            <w:tcW w:w="2130" w:type="dxa"/>
          </w:tcPr>
          <w:p w:rsidR="00D23963" w:rsidRPr="006E5FF6" w:rsidRDefault="00D23963" w:rsidP="008268A7">
            <w:pPr>
              <w:rPr>
                <w:b/>
              </w:rPr>
            </w:pPr>
            <w:r w:rsidRPr="006E5FF6">
              <w:rPr>
                <w:b/>
              </w:rPr>
              <w:t>Type</w:t>
            </w:r>
          </w:p>
        </w:tc>
        <w:tc>
          <w:tcPr>
            <w:tcW w:w="2009" w:type="dxa"/>
          </w:tcPr>
          <w:p w:rsidR="00D23963" w:rsidRPr="006E5FF6" w:rsidRDefault="00D23963" w:rsidP="008268A7">
            <w:pPr>
              <w:rPr>
                <w:b/>
              </w:rPr>
            </w:pPr>
            <w:r w:rsidRPr="006E5FF6">
              <w:rPr>
                <w:b/>
              </w:rPr>
              <w:t>Description</w:t>
            </w:r>
          </w:p>
        </w:tc>
        <w:tc>
          <w:tcPr>
            <w:tcW w:w="1178" w:type="dxa"/>
          </w:tcPr>
          <w:p w:rsidR="00D23963" w:rsidRPr="006E5FF6" w:rsidRDefault="00D23963" w:rsidP="008268A7">
            <w:pPr>
              <w:rPr>
                <w:b/>
              </w:rPr>
            </w:pPr>
            <w:r w:rsidRPr="006E5FF6">
              <w:rPr>
                <w:b/>
              </w:rPr>
              <w:t>Units</w:t>
            </w:r>
          </w:p>
        </w:tc>
        <w:tc>
          <w:tcPr>
            <w:tcW w:w="1119" w:type="dxa"/>
          </w:tcPr>
          <w:p w:rsidR="00D23963" w:rsidRPr="006E5FF6" w:rsidRDefault="00D23963" w:rsidP="008268A7">
            <w:pPr>
              <w:rPr>
                <w:b/>
              </w:rPr>
            </w:pPr>
            <w:r w:rsidRPr="006E5FF6">
              <w:rPr>
                <w:b/>
              </w:rPr>
              <w:t>Valid Min</w:t>
            </w:r>
          </w:p>
        </w:tc>
        <w:tc>
          <w:tcPr>
            <w:tcW w:w="1142" w:type="dxa"/>
          </w:tcPr>
          <w:p w:rsidR="00D23963" w:rsidRPr="006E5FF6" w:rsidRDefault="00D23963" w:rsidP="008268A7">
            <w:pPr>
              <w:rPr>
                <w:b/>
              </w:rPr>
            </w:pPr>
            <w:r w:rsidRPr="006E5FF6">
              <w:rPr>
                <w:b/>
              </w:rPr>
              <w:t>Valid Max</w:t>
            </w:r>
          </w:p>
        </w:tc>
      </w:tr>
      <w:tr w:rsidR="00D23963" w:rsidRPr="003E745F" w:rsidTr="00150FCF">
        <w:tc>
          <w:tcPr>
            <w:tcW w:w="1772" w:type="dxa"/>
          </w:tcPr>
          <w:p w:rsidR="00D23963" w:rsidRPr="000D041D" w:rsidRDefault="00D23963" w:rsidP="008268A7">
            <w:pPr>
              <w:rPr>
                <w:rFonts w:ascii="Courier New" w:hAnsi="Courier New" w:cs="Courier New"/>
              </w:rPr>
            </w:pPr>
            <w:r w:rsidRPr="00FD62B9">
              <w:rPr>
                <w:rFonts w:ascii="Courier New" w:hAnsi="Courier New" w:cs="Courier New"/>
              </w:rPr>
              <w:t>semiMajor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D23963" w:rsidRPr="000D041D" w:rsidRDefault="00D23963" w:rsidP="008268A7">
            <w:pPr>
              <w:rPr>
                <w:rFonts w:ascii="Courier New" w:hAnsi="Courier New" w:cs="Courier New"/>
              </w:rPr>
            </w:pPr>
            <w:r>
              <w:rPr>
                <w:rFonts w:ascii="Courier New" w:hAnsi="Courier New" w:cs="Courier New"/>
              </w:rPr>
              <w:t>decimal</w:t>
            </w:r>
          </w:p>
        </w:tc>
        <w:tc>
          <w:tcPr>
            <w:tcW w:w="2009" w:type="dxa"/>
          </w:tcPr>
          <w:p w:rsidR="00D23963" w:rsidRPr="003E745F" w:rsidRDefault="00150FCF" w:rsidP="008268A7">
            <w:r w:rsidRPr="00150FCF">
              <w:t>semi-major axis accuracy at one standard dev</w:t>
            </w:r>
          </w:p>
        </w:tc>
        <w:tc>
          <w:tcPr>
            <w:tcW w:w="1178" w:type="dxa"/>
          </w:tcPr>
          <w:p w:rsidR="00D23963" w:rsidRPr="00150FCF" w:rsidRDefault="00150FCF" w:rsidP="008268A7">
            <w:r>
              <w:t>Meter</w:t>
            </w:r>
          </w:p>
        </w:tc>
        <w:tc>
          <w:tcPr>
            <w:tcW w:w="1119" w:type="dxa"/>
          </w:tcPr>
          <w:p w:rsidR="00D23963" w:rsidRPr="003E745F" w:rsidRDefault="00150FCF" w:rsidP="008268A7">
            <w:r>
              <w:t>0.00</w:t>
            </w:r>
          </w:p>
        </w:tc>
        <w:tc>
          <w:tcPr>
            <w:tcW w:w="1142" w:type="dxa"/>
          </w:tcPr>
          <w:p w:rsidR="00D23963" w:rsidRPr="003E745F" w:rsidRDefault="00150FCF" w:rsidP="008268A7">
            <w:r>
              <w:t>12.70</w:t>
            </w:r>
          </w:p>
        </w:tc>
      </w:tr>
      <w:tr w:rsidR="00150FCF" w:rsidRPr="003E745F" w:rsidTr="00150FCF">
        <w:tc>
          <w:tcPr>
            <w:tcW w:w="1772" w:type="dxa"/>
          </w:tcPr>
          <w:p w:rsidR="00150FCF" w:rsidRPr="000D041D" w:rsidRDefault="00150FCF" w:rsidP="008268A7">
            <w:pPr>
              <w:rPr>
                <w:rFonts w:ascii="Courier New" w:hAnsi="Courier New" w:cs="Courier New"/>
              </w:rPr>
            </w:pPr>
            <w:r w:rsidRPr="00FD62B9">
              <w:rPr>
                <w:rFonts w:ascii="Courier New" w:hAnsi="Courier New" w:cs="Courier New"/>
              </w:rPr>
              <w:t>semiMinor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semi-major axis accuracy at one standard dev</w:t>
            </w:r>
          </w:p>
        </w:tc>
        <w:tc>
          <w:tcPr>
            <w:tcW w:w="1178" w:type="dxa"/>
          </w:tcPr>
          <w:p w:rsidR="00150FCF" w:rsidRPr="00150FCF" w:rsidRDefault="00150FCF" w:rsidP="008268A7">
            <w:r>
              <w:t>Meter</w:t>
            </w:r>
          </w:p>
        </w:tc>
        <w:tc>
          <w:tcPr>
            <w:tcW w:w="1119" w:type="dxa"/>
          </w:tcPr>
          <w:p w:rsidR="00150FCF" w:rsidRPr="003E745F" w:rsidRDefault="00150FCF" w:rsidP="008268A7">
            <w:r>
              <w:t>0.00</w:t>
            </w:r>
          </w:p>
        </w:tc>
        <w:tc>
          <w:tcPr>
            <w:tcW w:w="1142" w:type="dxa"/>
          </w:tcPr>
          <w:p w:rsidR="00150FCF" w:rsidRPr="003E745F" w:rsidRDefault="00150FCF" w:rsidP="008268A7">
            <w:r>
              <w:t>12.70</w:t>
            </w:r>
          </w:p>
        </w:tc>
      </w:tr>
      <w:tr w:rsidR="00150FCF" w:rsidRPr="003E745F" w:rsidTr="00150FCF">
        <w:tc>
          <w:tcPr>
            <w:tcW w:w="1772" w:type="dxa"/>
          </w:tcPr>
          <w:p w:rsidR="00150FCF" w:rsidRPr="00FD62B9" w:rsidRDefault="00150FCF" w:rsidP="008268A7">
            <w:pPr>
              <w:rPr>
                <w:rFonts w:ascii="Courier New" w:hAnsi="Courier New" w:cs="Courier New"/>
              </w:rPr>
            </w:pPr>
            <w:r w:rsidRPr="00FD62B9">
              <w:rPr>
                <w:rFonts w:ascii="Courier New" w:hAnsi="Courier New" w:cs="Courier New"/>
              </w:rPr>
              <w:t>orientation</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orientation of semi-major axis -- relative to true north (0~359.9945078786 degrees)</w:t>
            </w:r>
          </w:p>
        </w:tc>
        <w:tc>
          <w:tcPr>
            <w:tcW w:w="1178" w:type="dxa"/>
          </w:tcPr>
          <w:p w:rsidR="00150FCF" w:rsidRPr="003E745F" w:rsidRDefault="00150FCF" w:rsidP="008268A7">
            <w:r>
              <w:t>Degree</w:t>
            </w:r>
          </w:p>
        </w:tc>
        <w:tc>
          <w:tcPr>
            <w:tcW w:w="1119" w:type="dxa"/>
          </w:tcPr>
          <w:p w:rsidR="00150FCF" w:rsidRPr="003E745F" w:rsidRDefault="00150FCF" w:rsidP="008268A7">
            <w:r>
              <w:t>0.0000000000</w:t>
            </w:r>
          </w:p>
        </w:tc>
        <w:tc>
          <w:tcPr>
            <w:tcW w:w="1142" w:type="dxa"/>
          </w:tcPr>
          <w:p w:rsidR="00150FCF" w:rsidRPr="003E745F" w:rsidRDefault="00150FCF" w:rsidP="008268A7">
            <w:pPr>
              <w:keepNext/>
            </w:pPr>
            <w:r>
              <w:t>359.9945078786</w:t>
            </w:r>
          </w:p>
        </w:tc>
      </w:tr>
    </w:tbl>
    <w:p w:rsidR="00D23963" w:rsidRDefault="00955C0A" w:rsidP="008268A7">
      <w:pPr>
        <w:pStyle w:val="Caption"/>
      </w:pPr>
      <w:r>
        <w:t xml:space="preserve">Table </w:t>
      </w:r>
      <w:fldSimple w:instr=" SEQ Table \* ARABIC ">
        <w:r w:rsidR="00B9778E">
          <w:rPr>
            <w:noProof/>
          </w:rPr>
          <w:t>14</w:t>
        </w:r>
      </w:fldSimple>
      <w:r>
        <w:t xml:space="preserve"> - </w:t>
      </w:r>
      <w:r w:rsidRPr="00660B04">
        <w:t>J2735PositionalAccuracy</w:t>
      </w:r>
    </w:p>
    <w:p w:rsidR="00D23963" w:rsidRDefault="00D23963" w:rsidP="008268A7">
      <w:pPr>
        <w:pStyle w:val="Heading2"/>
      </w:pPr>
      <w:bookmarkStart w:id="465" w:name="_J2735TransmissionState"/>
      <w:bookmarkStart w:id="466" w:name="_J2735BrakeSystemStatus"/>
      <w:bookmarkStart w:id="467" w:name="_Ref511810037"/>
      <w:bookmarkStart w:id="468" w:name="_Toc524363082"/>
      <w:bookmarkEnd w:id="465"/>
      <w:bookmarkEnd w:id="466"/>
      <w:r w:rsidRPr="00BA3CFB">
        <w:t>J2735BrakeSystemStatus</w:t>
      </w:r>
      <w:bookmarkEnd w:id="467"/>
      <w:bookmarkEnd w:id="468"/>
    </w:p>
    <w:p w:rsidR="004F740D" w:rsidRPr="004F740D" w:rsidRDefault="004F740D" w:rsidP="008268A7">
      <w:r w:rsidRPr="004F740D">
        <w:t>The Brake System Status data frame conveys a variety of information about the current brake and system control activity of the vehicle. The structure consist</w:t>
      </w:r>
      <w:r w:rsidR="00F70BA7">
        <w:t>s</w:t>
      </w:r>
      <w:r w:rsidRPr="004F740D">
        <w:t xml:space="preserve"> of a sequence of items which provide status flags for any active brakes per wheel, the traction control system, the anti-lock brake system, the stability control system, the brake boost system, and the auxiliary brake system.</w:t>
      </w:r>
    </w:p>
    <w:tbl>
      <w:tblPr>
        <w:tblStyle w:val="TableGrid"/>
        <w:tblW w:w="0" w:type="auto"/>
        <w:tblLook w:val="04A0" w:firstRow="1" w:lastRow="0" w:firstColumn="1" w:lastColumn="0" w:noHBand="0" w:noVBand="1"/>
      </w:tblPr>
      <w:tblGrid>
        <w:gridCol w:w="1771"/>
        <w:gridCol w:w="2682"/>
        <w:gridCol w:w="4897"/>
      </w:tblGrid>
      <w:tr w:rsidR="00242F1E" w:rsidRPr="006E5FF6" w:rsidTr="00242F1E">
        <w:tc>
          <w:tcPr>
            <w:tcW w:w="1771" w:type="dxa"/>
          </w:tcPr>
          <w:p w:rsidR="00242F1E" w:rsidRPr="006E5FF6" w:rsidRDefault="00242F1E" w:rsidP="008268A7">
            <w:pPr>
              <w:rPr>
                <w:b/>
              </w:rPr>
            </w:pPr>
            <w:r w:rsidRPr="006E5FF6">
              <w:rPr>
                <w:b/>
              </w:rPr>
              <w:t>Name</w:t>
            </w:r>
          </w:p>
        </w:tc>
        <w:tc>
          <w:tcPr>
            <w:tcW w:w="2682" w:type="dxa"/>
          </w:tcPr>
          <w:p w:rsidR="00242F1E" w:rsidRPr="006E5FF6" w:rsidRDefault="00242F1E" w:rsidP="008268A7">
            <w:pPr>
              <w:rPr>
                <w:b/>
              </w:rPr>
            </w:pPr>
            <w:r w:rsidRPr="006E5FF6">
              <w:rPr>
                <w:b/>
              </w:rPr>
              <w:t>Type</w:t>
            </w:r>
          </w:p>
        </w:tc>
        <w:tc>
          <w:tcPr>
            <w:tcW w:w="4897" w:type="dxa"/>
          </w:tcPr>
          <w:p w:rsidR="00242F1E" w:rsidRPr="006E5FF6" w:rsidRDefault="00242F1E" w:rsidP="008268A7">
            <w:pPr>
              <w:rPr>
                <w:b/>
              </w:rPr>
            </w:pPr>
            <w:r w:rsidRPr="006E5FF6">
              <w:rPr>
                <w:b/>
              </w:rPr>
              <w:t>Description</w:t>
            </w:r>
          </w:p>
          <w:p w:rsidR="00242F1E" w:rsidRPr="006E5FF6" w:rsidRDefault="00242F1E" w:rsidP="008268A7">
            <w:pPr>
              <w:rPr>
                <w:b/>
              </w:rPr>
            </w:pPr>
          </w:p>
        </w:tc>
      </w:tr>
      <w:tr w:rsidR="00D23963" w:rsidRPr="003E745F" w:rsidTr="00242F1E">
        <w:tc>
          <w:tcPr>
            <w:tcW w:w="1771" w:type="dxa"/>
          </w:tcPr>
          <w:p w:rsidR="00D23963" w:rsidRPr="000D041D" w:rsidRDefault="00D23963" w:rsidP="008268A7">
            <w:pPr>
              <w:rPr>
                <w:rFonts w:ascii="Courier New" w:hAnsi="Courier New" w:cs="Courier New"/>
              </w:rPr>
            </w:pPr>
            <w:r w:rsidRPr="00FD62B9">
              <w:rPr>
                <w:rFonts w:ascii="Courier New" w:hAnsi="Courier New" w:cs="Courier New"/>
              </w:rPr>
              <w:lastRenderedPageBreak/>
              <w:t>wheelBrakes</w:t>
            </w:r>
          </w:p>
        </w:tc>
        <w:tc>
          <w:tcPr>
            <w:tcW w:w="2682" w:type="dxa"/>
          </w:tcPr>
          <w:p w:rsidR="00D23963" w:rsidRPr="000D041D" w:rsidRDefault="001C3DDE"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897" w:type="dxa"/>
          </w:tcPr>
          <w:p w:rsidR="00D23963" w:rsidRDefault="004F740D" w:rsidP="008268A7">
            <w:r>
              <w:t>I</w:t>
            </w:r>
            <w:r w:rsidRPr="004F740D">
              <w:t>ndicates independently for each of four wheels whether braking is currently active</w:t>
            </w:r>
            <w:r>
              <w:t xml:space="preserve">. </w:t>
            </w:r>
            <w:r w:rsidR="00D23963">
              <w:t>A Boolean dictionary of the following indicators:</w:t>
            </w:r>
          </w:p>
          <w:p w:rsidR="00457364" w:rsidRDefault="00457364" w:rsidP="008268A7">
            <w:pPr>
              <w:autoSpaceDE w:val="0"/>
              <w:autoSpaceDN w:val="0"/>
              <w:adjustRightInd w:val="0"/>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leftFront</w:t>
            </w:r>
            <w:r>
              <w:rPr>
                <w:rFonts w:ascii="Consolas" w:hAnsi="Consolas" w:cs="Consolas"/>
                <w:color w:val="000000"/>
                <w:sz w:val="20"/>
                <w:szCs w:val="20"/>
              </w:rPr>
              <w:t xml:space="preserve">, </w:t>
            </w:r>
            <w:r>
              <w:rPr>
                <w:rFonts w:ascii="Consolas" w:hAnsi="Consolas" w:cs="Consolas"/>
                <w:b/>
                <w:bCs/>
                <w:i/>
                <w:iCs/>
                <w:color w:val="0000C0"/>
                <w:sz w:val="20"/>
                <w:szCs w:val="20"/>
              </w:rPr>
              <w:t>leftRear</w:t>
            </w:r>
            <w:r>
              <w:rPr>
                <w:rFonts w:ascii="Consolas" w:hAnsi="Consolas" w:cs="Consolas"/>
                <w:color w:val="000000"/>
                <w:sz w:val="20"/>
                <w:szCs w:val="20"/>
              </w:rPr>
              <w:t xml:space="preserve">, </w:t>
            </w:r>
            <w:r>
              <w:rPr>
                <w:rFonts w:ascii="Consolas" w:hAnsi="Consolas" w:cs="Consolas"/>
                <w:b/>
                <w:bCs/>
                <w:i/>
                <w:iCs/>
                <w:color w:val="0000C0"/>
                <w:sz w:val="20"/>
                <w:szCs w:val="20"/>
              </w:rPr>
              <w:t>rightFront</w:t>
            </w:r>
            <w:r>
              <w:rPr>
                <w:rFonts w:ascii="Consolas" w:hAnsi="Consolas" w:cs="Consolas"/>
                <w:color w:val="000000"/>
                <w:sz w:val="20"/>
                <w:szCs w:val="20"/>
              </w:rPr>
              <w:t xml:space="preserve">, </w:t>
            </w:r>
            <w:r>
              <w:rPr>
                <w:rFonts w:ascii="Consolas" w:hAnsi="Consolas" w:cs="Consolas"/>
                <w:b/>
                <w:bCs/>
                <w:i/>
                <w:iCs/>
                <w:color w:val="0000C0"/>
                <w:sz w:val="20"/>
                <w:szCs w:val="20"/>
              </w:rPr>
              <w:t>rightRear</w:t>
            </w:r>
            <w:r>
              <w:rPr>
                <w:rFonts w:ascii="Consolas" w:hAnsi="Consolas" w:cs="Consolas"/>
                <w:color w:val="000000"/>
                <w:sz w:val="20"/>
                <w:szCs w:val="20"/>
              </w:rPr>
              <w:t>}</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D47416">
              <w:rPr>
                <w:rFonts w:ascii="Courier New" w:hAnsi="Courier New" w:cs="Courier New"/>
                <w:color w:val="000000"/>
                <w:sz w:val="20"/>
                <w:szCs w:val="20"/>
              </w:rPr>
              <w:t xml:space="preserve"> -- When set, the brake applied status is unavailable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D47416">
              <w:rPr>
                <w:rFonts w:ascii="Courier New" w:hAnsi="Courier New" w:cs="Courier New"/>
                <w:color w:val="000000"/>
                <w:sz w:val="20"/>
                <w:szCs w:val="20"/>
              </w:rPr>
              <w:t xml:space="preserve"> -- Left Front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D47416">
              <w:rPr>
                <w:rFonts w:ascii="Courier New" w:hAnsi="Courier New" w:cs="Courier New"/>
                <w:color w:val="000000"/>
                <w:sz w:val="20"/>
                <w:szCs w:val="20"/>
              </w:rPr>
              <w:t xml:space="preserve"> -- Left Rear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rsidR="00D23963" w:rsidRPr="003E745F" w:rsidRDefault="00D23963" w:rsidP="00AF2AED">
            <w:pPr>
              <w:pStyle w:val="ListParagraph"/>
              <w:numPr>
                <w:ilvl w:val="0"/>
                <w:numId w:val="14"/>
              </w:numPr>
              <w:spacing w:before="120"/>
            </w:pPr>
            <w:r w:rsidRPr="00D47416">
              <w:rPr>
                <w:rFonts w:ascii="Courier New" w:hAnsi="Courier New" w:cs="Courier New"/>
                <w:color w:val="000000"/>
                <w:sz w:val="20"/>
                <w:szCs w:val="20"/>
              </w:rPr>
              <w:t>rightRear -- Right Rear Active</w:t>
            </w:r>
          </w:p>
        </w:tc>
      </w:tr>
      <w:tr w:rsidR="00842BF9" w:rsidRPr="003E745F" w:rsidTr="00242F1E">
        <w:tc>
          <w:tcPr>
            <w:tcW w:w="1771" w:type="dxa"/>
          </w:tcPr>
          <w:p w:rsidR="00842BF9" w:rsidRPr="000D041D" w:rsidRDefault="00842BF9" w:rsidP="008268A7">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traction control system</w:t>
            </w:r>
            <w:r>
              <w:t>. One of:</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B'01 traction control is Off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rsidR="00842BF9" w:rsidRPr="003E745F" w:rsidRDefault="00842BF9" w:rsidP="00AF2AED">
            <w:pPr>
              <w:pStyle w:val="ListParagraph"/>
              <w:numPr>
                <w:ilvl w:val="0"/>
                <w:numId w:val="14"/>
              </w:numPr>
              <w:spacing w:before="120"/>
            </w:pPr>
            <w:r w:rsidRPr="00D47416">
              <w:rPr>
                <w:rFonts w:ascii="Courier New" w:hAnsi="Courier New" w:cs="Courier New"/>
                <w:color w:val="000000"/>
                <w:sz w:val="20"/>
                <w:szCs w:val="20"/>
              </w:rPr>
              <w:t>engaged -- B'11 traction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abs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ABS</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Vehicle's ABS control is Engaged on any wheel</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scs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010389">
              <w:t>eflects the current state of the stability control system</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stability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brakeBoost</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rsidRPr="00010389">
              <w:t>This is a data element which, when set to the "on" state, indicates emergency braking</w:t>
            </w:r>
            <w:r>
              <w:t>. One of:</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Vehicle's brake boost is off </w:t>
            </w:r>
          </w:p>
          <w:p w:rsidR="00842BF9" w:rsidRPr="003E745F" w:rsidRDefault="00842BF9" w:rsidP="00AF2AED">
            <w:pPr>
              <w:pStyle w:val="ListParagraph"/>
              <w:numPr>
                <w:ilvl w:val="0"/>
                <w:numId w:val="15"/>
              </w:numPr>
              <w:spacing w:before="120"/>
            </w:pPr>
            <w:r>
              <w:rPr>
                <w:rFonts w:ascii="Courier New" w:hAnsi="Courier New" w:cs="Courier New"/>
                <w:color w:val="000000"/>
                <w:sz w:val="20"/>
                <w:szCs w:val="20"/>
              </w:rPr>
              <w:t>on</w:t>
            </w:r>
            <w:r w:rsidRPr="00D47416">
              <w:rPr>
                <w:rFonts w:ascii="Courier New" w:hAnsi="Courier New" w:cs="Courier New"/>
                <w:color w:val="000000"/>
                <w:sz w:val="20"/>
                <w:szCs w:val="20"/>
              </w:rPr>
              <w:t xml:space="preserve"> -- Vehicle's brake boost is on (applied)</w:t>
            </w:r>
          </w:p>
        </w:tc>
      </w:tr>
      <w:tr w:rsidR="00D23963" w:rsidRPr="003E745F" w:rsidTr="00242F1E">
        <w:tc>
          <w:tcPr>
            <w:tcW w:w="1771" w:type="dxa"/>
          </w:tcPr>
          <w:p w:rsidR="00D23963" w:rsidRPr="00D47416" w:rsidRDefault="00D23963" w:rsidP="008268A7">
            <w:pPr>
              <w:rPr>
                <w:rFonts w:ascii="Courier New" w:hAnsi="Courier New" w:cs="Courier New"/>
              </w:rPr>
            </w:pPr>
            <w:r w:rsidRPr="00D47416">
              <w:rPr>
                <w:rFonts w:ascii="Courier New" w:hAnsi="Courier New" w:cs="Courier New"/>
              </w:rPr>
              <w:lastRenderedPageBreak/>
              <w:t>auxBrakes</w:t>
            </w:r>
          </w:p>
        </w:tc>
        <w:tc>
          <w:tcPr>
            <w:tcW w:w="2682" w:type="dxa"/>
          </w:tcPr>
          <w:p w:rsidR="00D23963" w:rsidRDefault="00842BF9" w:rsidP="008268A7">
            <w:pPr>
              <w:rPr>
                <w:rFonts w:ascii="Courier New" w:hAnsi="Courier New" w:cs="Courier New"/>
              </w:rPr>
            </w:pPr>
            <w:r>
              <w:rPr>
                <w:rFonts w:ascii="Courier New" w:hAnsi="Courier New" w:cs="Courier New"/>
              </w:rPr>
              <w:t>string</w:t>
            </w:r>
          </w:p>
        </w:tc>
        <w:tc>
          <w:tcPr>
            <w:tcW w:w="4897" w:type="dxa"/>
          </w:tcPr>
          <w:p w:rsidR="00D23963" w:rsidRDefault="00010389" w:rsidP="008268A7">
            <w:r>
              <w:t>R</w:t>
            </w:r>
            <w:r w:rsidRPr="00010389">
              <w:t>eflects the status of the auxiliary brakes (sometimes referred to as the parking brake) of the vehicle</w:t>
            </w:r>
            <w:r>
              <w:t xml:space="preserve">. </w:t>
            </w:r>
            <w:r w:rsidR="00D23963">
              <w:t>One of:</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on -- B'1</w:t>
            </w:r>
            <w:r w:rsidR="009D5560">
              <w:rPr>
                <w:rFonts w:ascii="Courier New" w:hAnsi="Courier New" w:cs="Courier New"/>
                <w:color w:val="000000"/>
                <w:sz w:val="20"/>
                <w:szCs w:val="20"/>
              </w:rPr>
              <w:t>0 Vehicle's Aux Brakes are On (Engaged</w:t>
            </w:r>
            <w:r w:rsidRPr="00AE6F0A">
              <w:rPr>
                <w:rFonts w:ascii="Courier New" w:hAnsi="Courier New" w:cs="Courier New"/>
                <w:color w:val="000000"/>
                <w:sz w:val="20"/>
                <w:szCs w:val="20"/>
              </w:rPr>
              <w:t xml:space="preserve">) </w:t>
            </w:r>
          </w:p>
          <w:p w:rsidR="00D23963" w:rsidRPr="003E745F" w:rsidRDefault="00D23963" w:rsidP="00AF2AED">
            <w:pPr>
              <w:pStyle w:val="ListParagraph"/>
              <w:keepNext/>
              <w:numPr>
                <w:ilvl w:val="0"/>
                <w:numId w:val="15"/>
              </w:numPr>
              <w:spacing w:before="120"/>
            </w:pPr>
            <w:r w:rsidRPr="00AE6F0A">
              <w:rPr>
                <w:rFonts w:ascii="Courier New" w:hAnsi="Courier New" w:cs="Courier New"/>
                <w:color w:val="000000"/>
                <w:sz w:val="20"/>
                <w:szCs w:val="20"/>
              </w:rPr>
              <w:t>reserved -- B'11</w:t>
            </w:r>
          </w:p>
        </w:tc>
      </w:tr>
    </w:tbl>
    <w:p w:rsidR="00D23963" w:rsidRDefault="00955C0A" w:rsidP="008268A7">
      <w:pPr>
        <w:pStyle w:val="Caption"/>
      </w:pPr>
      <w:r>
        <w:t xml:space="preserve">Table </w:t>
      </w:r>
      <w:fldSimple w:instr=" SEQ Table \* ARABIC ">
        <w:r w:rsidR="00B9778E">
          <w:rPr>
            <w:noProof/>
          </w:rPr>
          <w:t>15</w:t>
        </w:r>
      </w:fldSimple>
      <w:r>
        <w:t xml:space="preserve"> - </w:t>
      </w:r>
      <w:r w:rsidRPr="005737D4">
        <w:t>J2735BrakeSystemStatus</w:t>
      </w:r>
    </w:p>
    <w:p w:rsidR="00D23963" w:rsidRDefault="00D23963" w:rsidP="008268A7">
      <w:pPr>
        <w:pStyle w:val="Heading2"/>
      </w:pPr>
      <w:bookmarkStart w:id="469" w:name="_J2735VehicleSize"/>
      <w:bookmarkStart w:id="470" w:name="_Ref511810128"/>
      <w:bookmarkStart w:id="471" w:name="_Toc524363083"/>
      <w:bookmarkEnd w:id="469"/>
      <w:r w:rsidRPr="0068352B">
        <w:t>J2735VehicleSize</w:t>
      </w:r>
      <w:bookmarkEnd w:id="470"/>
      <w:bookmarkEnd w:id="471"/>
    </w:p>
    <w:p w:rsidR="00010389" w:rsidRPr="00010389" w:rsidRDefault="00010389" w:rsidP="008268A7">
      <w:r w:rsidRPr="00010389">
        <w:t xml:space="preserve">The J2735VehicleSize is a data </w:t>
      </w:r>
      <w:r>
        <w:t>structure</w:t>
      </w:r>
      <w:r w:rsidRPr="00010389">
        <w:t xml:space="preserve"> representing the vehicle length and vehicle width in a single data concept</w:t>
      </w:r>
      <w:r>
        <w:t>.</w:t>
      </w:r>
    </w:p>
    <w:tbl>
      <w:tblPr>
        <w:tblStyle w:val="TableGrid"/>
        <w:tblW w:w="0" w:type="auto"/>
        <w:tblLook w:val="04A0" w:firstRow="1" w:lastRow="0" w:firstColumn="1" w:lastColumn="0" w:noHBand="0" w:noVBand="1"/>
      </w:tblPr>
      <w:tblGrid>
        <w:gridCol w:w="1446"/>
        <w:gridCol w:w="2332"/>
        <w:gridCol w:w="1609"/>
        <w:gridCol w:w="1498"/>
        <w:gridCol w:w="1208"/>
        <w:gridCol w:w="1257"/>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length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r>
              <w:t>16383</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Width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pPr>
              <w:keepNext/>
            </w:pPr>
            <w:r>
              <w:t>1023</w:t>
            </w:r>
          </w:p>
        </w:tc>
      </w:tr>
    </w:tbl>
    <w:p w:rsidR="00D23963" w:rsidRDefault="00955C0A" w:rsidP="008268A7">
      <w:pPr>
        <w:pStyle w:val="Caption"/>
      </w:pPr>
      <w:r>
        <w:t xml:space="preserve">Table </w:t>
      </w:r>
      <w:fldSimple w:instr=" SEQ Table \* ARABIC ">
        <w:r w:rsidR="00B9778E">
          <w:rPr>
            <w:noProof/>
          </w:rPr>
          <w:t>16</w:t>
        </w:r>
      </w:fldSimple>
      <w:r>
        <w:t xml:space="preserve"> - </w:t>
      </w:r>
      <w:r w:rsidRPr="00D669B5">
        <w:t>J2735VehicleSize</w:t>
      </w:r>
    </w:p>
    <w:p w:rsidR="00D23963" w:rsidRDefault="00D23963" w:rsidP="008268A7">
      <w:pPr>
        <w:pStyle w:val="Heading2"/>
      </w:pPr>
      <w:bookmarkStart w:id="472" w:name="_J2735BitString"/>
      <w:bookmarkStart w:id="473" w:name="_Toc524363084"/>
      <w:bookmarkEnd w:id="472"/>
      <w:r w:rsidRPr="0068352B">
        <w:t>J2735BitString</w:t>
      </w:r>
      <w:bookmarkEnd w:id="473"/>
    </w:p>
    <w:p w:rsidR="00D23963" w:rsidRPr="00FD62B9" w:rsidRDefault="00D23963" w:rsidP="008268A7">
      <w:r>
        <w:t xml:space="preserve">A J2735BitString is represented by a Boolean dictionary, a collection of name-value pairs where the name identifies a Boolean indicator and the value represents the state of the indicator as </w:t>
      </w:r>
      <w:r w:rsidRPr="00FD62B9">
        <w:rPr>
          <w:i/>
        </w:rPr>
        <w:t>true</w:t>
      </w:r>
      <w:r>
        <w:t xml:space="preserve"> or </w:t>
      </w:r>
      <w:r w:rsidRPr="00FD62B9">
        <w:rPr>
          <w:i/>
        </w:rPr>
        <w:t>false</w:t>
      </w:r>
      <w:r>
        <w:t>.</w:t>
      </w:r>
    </w:p>
    <w:p w:rsidR="00D23963" w:rsidRDefault="00D23963" w:rsidP="008268A7"/>
    <w:p w:rsidR="00D23963" w:rsidRDefault="00D23963" w:rsidP="008268A7">
      <w:pPr>
        <w:pStyle w:val="Heading2"/>
      </w:pPr>
      <w:bookmarkStart w:id="474" w:name="_J2735VehicleSafetyExtensions"/>
      <w:bookmarkStart w:id="475" w:name="_Toc524363085"/>
      <w:bookmarkEnd w:id="474"/>
      <w:r w:rsidRPr="0068352B">
        <w:t>J2735VehicleSafetyExtensions</w:t>
      </w:r>
      <w:bookmarkEnd w:id="475"/>
    </w:p>
    <w:p w:rsidR="00242F1E" w:rsidRPr="00242F1E" w:rsidRDefault="00242F1E" w:rsidP="008268A7">
      <w:r>
        <w:t>J2735</w:t>
      </w:r>
      <w:r w:rsidRPr="00242F1E">
        <w:t>VehicleSafetyExtensions data frame is used to send various additional details about the vehicle.</w:t>
      </w:r>
    </w:p>
    <w:tbl>
      <w:tblPr>
        <w:tblStyle w:val="TableGrid"/>
        <w:tblW w:w="0" w:type="auto"/>
        <w:tblLook w:val="04A0" w:firstRow="1" w:lastRow="0" w:firstColumn="1" w:lastColumn="0" w:noHBand="0" w:noVBand="1"/>
      </w:tblPr>
      <w:tblGrid>
        <w:gridCol w:w="2065"/>
        <w:gridCol w:w="2730"/>
        <w:gridCol w:w="1733"/>
        <w:gridCol w:w="993"/>
        <w:gridCol w:w="932"/>
        <w:gridCol w:w="897"/>
      </w:tblGrid>
      <w:tr w:rsidR="00D23963" w:rsidRPr="006E5FF6" w:rsidTr="00242F1E">
        <w:tc>
          <w:tcPr>
            <w:tcW w:w="2065" w:type="dxa"/>
          </w:tcPr>
          <w:p w:rsidR="00D23963" w:rsidRPr="006E5FF6" w:rsidRDefault="00D23963" w:rsidP="008268A7">
            <w:pPr>
              <w:rPr>
                <w:b/>
              </w:rPr>
            </w:pPr>
            <w:r w:rsidRPr="006E5FF6">
              <w:rPr>
                <w:b/>
              </w:rPr>
              <w:t>Name</w:t>
            </w:r>
          </w:p>
        </w:tc>
        <w:tc>
          <w:tcPr>
            <w:tcW w:w="2730" w:type="dxa"/>
          </w:tcPr>
          <w:p w:rsidR="00D23963" w:rsidRPr="006E5FF6" w:rsidRDefault="00D23963" w:rsidP="008268A7">
            <w:pPr>
              <w:rPr>
                <w:b/>
              </w:rPr>
            </w:pPr>
            <w:r w:rsidRPr="006E5FF6">
              <w:rPr>
                <w:b/>
              </w:rPr>
              <w:t>Type</w:t>
            </w:r>
          </w:p>
        </w:tc>
        <w:tc>
          <w:tcPr>
            <w:tcW w:w="1733" w:type="dxa"/>
          </w:tcPr>
          <w:p w:rsidR="00D23963" w:rsidRPr="006E5FF6" w:rsidRDefault="00D23963" w:rsidP="008268A7">
            <w:pPr>
              <w:rPr>
                <w:b/>
              </w:rPr>
            </w:pPr>
            <w:r w:rsidRPr="006E5FF6">
              <w:rPr>
                <w:b/>
              </w:rPr>
              <w:t>Description</w:t>
            </w:r>
          </w:p>
        </w:tc>
        <w:tc>
          <w:tcPr>
            <w:tcW w:w="993" w:type="dxa"/>
          </w:tcPr>
          <w:p w:rsidR="00D23963" w:rsidRPr="006E5FF6" w:rsidRDefault="00D23963" w:rsidP="008268A7">
            <w:pPr>
              <w:rPr>
                <w:b/>
              </w:rPr>
            </w:pPr>
            <w:r w:rsidRPr="006E5FF6">
              <w:rPr>
                <w:b/>
              </w:rPr>
              <w:t>Units</w:t>
            </w:r>
          </w:p>
        </w:tc>
        <w:tc>
          <w:tcPr>
            <w:tcW w:w="932" w:type="dxa"/>
          </w:tcPr>
          <w:p w:rsidR="00D23963" w:rsidRPr="006E5FF6" w:rsidRDefault="00D23963" w:rsidP="008268A7">
            <w:pPr>
              <w:rPr>
                <w:b/>
              </w:rPr>
            </w:pPr>
            <w:r w:rsidRPr="006E5FF6">
              <w:rPr>
                <w:b/>
              </w:rPr>
              <w:t>Valid Min</w:t>
            </w:r>
          </w:p>
        </w:tc>
        <w:tc>
          <w:tcPr>
            <w:tcW w:w="897" w:type="dxa"/>
          </w:tcPr>
          <w:p w:rsidR="00D23963" w:rsidRPr="006E5FF6" w:rsidRDefault="00D23963" w:rsidP="008268A7">
            <w:pPr>
              <w:rPr>
                <w:b/>
              </w:rPr>
            </w:pPr>
            <w:r w:rsidRPr="006E5FF6">
              <w:rPr>
                <w:b/>
              </w:rPr>
              <w:t>Valid Max</w:t>
            </w:r>
          </w:p>
        </w:tc>
      </w:tr>
      <w:tr w:rsidR="00D23963" w:rsidRPr="003E745F" w:rsidTr="00242F1E">
        <w:tc>
          <w:tcPr>
            <w:tcW w:w="2065" w:type="dxa"/>
          </w:tcPr>
          <w:p w:rsidR="00D23963" w:rsidRPr="000D041D" w:rsidRDefault="00D23963" w:rsidP="008268A7">
            <w:pPr>
              <w:rPr>
                <w:rFonts w:ascii="Courier New" w:hAnsi="Courier New" w:cs="Courier New"/>
              </w:rPr>
            </w:pPr>
            <w:r w:rsidRPr="00053F27">
              <w:rPr>
                <w:rFonts w:ascii="Courier New" w:hAnsi="Courier New" w:cs="Courier New"/>
              </w:rPr>
              <w:t>events</w:t>
            </w:r>
          </w:p>
        </w:tc>
        <w:tc>
          <w:tcPr>
            <w:tcW w:w="2730" w:type="dxa"/>
          </w:tcPr>
          <w:p w:rsidR="00D23963" w:rsidRPr="000D041D" w:rsidRDefault="001C3DDE"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C</w:t>
            </w:r>
            <w:r w:rsidRPr="00EA25DF">
              <w:t>onveys the sender's state regarding a set of events</w:t>
            </w:r>
            <w:r>
              <w:t xml:space="preserve">. </w:t>
            </w:r>
            <w:r w:rsidR="00D23963">
              <w:t>A Boolean dictionary of the following indicators:</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lastRenderedPageBreak/>
              <w:t xml:space="preserve">eventDisabledVehicle -- The DisabledVehicle DF may also be sent </w:t>
            </w:r>
          </w:p>
          <w:p w:rsidR="00D23963" w:rsidRPr="003E745F" w:rsidRDefault="00D23963" w:rsidP="00AF2AED">
            <w:pPr>
              <w:pStyle w:val="ListParagraph"/>
              <w:numPr>
                <w:ilvl w:val="0"/>
                <w:numId w:val="17"/>
              </w:numPr>
              <w:spacing w:before="120"/>
            </w:pPr>
            <w:r w:rsidRPr="00053F27">
              <w:rPr>
                <w:rFonts w:ascii="Courier New" w:hAnsi="Courier New" w:cs="Courier New"/>
                <w:color w:val="000000"/>
                <w:sz w:val="20"/>
                <w:szCs w:val="20"/>
              </w:rPr>
              <w:t>eventAirBagDeployment</w:t>
            </w:r>
          </w:p>
        </w:tc>
      </w:tr>
      <w:tr w:rsidR="00242F1E" w:rsidRPr="003E745F" w:rsidTr="00242F1E">
        <w:tc>
          <w:tcPr>
            <w:tcW w:w="2065" w:type="dxa"/>
          </w:tcPr>
          <w:p w:rsidR="00242F1E" w:rsidRPr="000D041D" w:rsidRDefault="00242F1E" w:rsidP="008268A7">
            <w:pPr>
              <w:rPr>
                <w:rFonts w:ascii="Courier New" w:hAnsi="Courier New" w:cs="Courier New"/>
              </w:rPr>
            </w:pPr>
            <w:r w:rsidRPr="00951EFA">
              <w:rPr>
                <w:rFonts w:ascii="Courier New" w:hAnsi="Courier New" w:cs="Courier New"/>
              </w:rPr>
              <w:lastRenderedPageBreak/>
              <w:t>pathHistory</w:t>
            </w:r>
          </w:p>
        </w:tc>
        <w:tc>
          <w:tcPr>
            <w:tcW w:w="2730" w:type="dxa"/>
          </w:tcPr>
          <w:p w:rsidR="00242F1E" w:rsidRPr="000D041D" w:rsidRDefault="001C3DDE" w:rsidP="008268A7">
            <w:pPr>
              <w:rPr>
                <w:rFonts w:ascii="Courier New" w:hAnsi="Courier New" w:cs="Courier New"/>
              </w:rPr>
            </w:pPr>
            <w:hyperlink w:anchor="_J2735PathHistory" w:history="1">
              <w:r w:rsidR="00242F1E" w:rsidRPr="00951EFA">
                <w:rPr>
                  <w:rStyle w:val="Hyperlink"/>
                  <w:rFonts w:ascii="Courier New" w:hAnsi="Courier New" w:cs="Courier New"/>
                </w:rPr>
                <w:t>J2735PathHistory</w:t>
              </w:r>
            </w:hyperlink>
          </w:p>
        </w:tc>
        <w:tc>
          <w:tcPr>
            <w:tcW w:w="4555" w:type="dxa"/>
            <w:gridSpan w:val="4"/>
          </w:tcPr>
          <w:p w:rsidR="00242F1E" w:rsidRPr="003E745F" w:rsidRDefault="00242F1E" w:rsidP="008268A7">
            <w:r>
              <w:t>A</w:t>
            </w:r>
            <w:r w:rsidRPr="00242F1E">
              <w:t xml:space="preserve"> geometric path reflecting time-tagged vehicle movement over some period of time and/or distance.</w:t>
            </w:r>
          </w:p>
        </w:tc>
      </w:tr>
      <w:tr w:rsidR="00242F1E" w:rsidRPr="003E745F" w:rsidTr="00955C0A">
        <w:tc>
          <w:tcPr>
            <w:tcW w:w="2065" w:type="dxa"/>
          </w:tcPr>
          <w:p w:rsidR="00242F1E" w:rsidRPr="00951EFA" w:rsidRDefault="00242F1E" w:rsidP="008268A7">
            <w:pPr>
              <w:rPr>
                <w:rFonts w:ascii="Courier New" w:hAnsi="Courier New" w:cs="Courier New"/>
              </w:rPr>
            </w:pPr>
            <w:r w:rsidRPr="00951EFA">
              <w:rPr>
                <w:rFonts w:ascii="Courier New" w:hAnsi="Courier New" w:cs="Courier New"/>
              </w:rPr>
              <w:t>pathPrediction</w:t>
            </w:r>
          </w:p>
        </w:tc>
        <w:tc>
          <w:tcPr>
            <w:tcW w:w="2730" w:type="dxa"/>
          </w:tcPr>
          <w:p w:rsidR="00242F1E" w:rsidRDefault="001C3DDE" w:rsidP="008268A7">
            <w:pPr>
              <w:rPr>
                <w:rFonts w:ascii="Courier New" w:hAnsi="Courier New" w:cs="Courier New"/>
              </w:rPr>
            </w:pPr>
            <w:hyperlink w:anchor="_J2735PathPrediction" w:history="1">
              <w:r w:rsidR="00242F1E" w:rsidRPr="00951EFA">
                <w:rPr>
                  <w:rStyle w:val="Hyperlink"/>
                  <w:rFonts w:ascii="Courier New" w:hAnsi="Courier New" w:cs="Courier New"/>
                </w:rPr>
                <w:t>J2735PathPrediction</w:t>
              </w:r>
            </w:hyperlink>
          </w:p>
        </w:tc>
        <w:tc>
          <w:tcPr>
            <w:tcW w:w="4555" w:type="dxa"/>
            <w:gridSpan w:val="4"/>
          </w:tcPr>
          <w:p w:rsidR="00242F1E" w:rsidRPr="003E745F" w:rsidRDefault="00242F1E" w:rsidP="008268A7">
            <w:r>
              <w:t>A</w:t>
            </w:r>
            <w:r w:rsidRPr="00242F1E">
              <w:t>llows vehicles and other type of users to share their predicted path trajectory by estimating a future path of travel.</w:t>
            </w:r>
          </w:p>
        </w:tc>
      </w:tr>
      <w:tr w:rsidR="00D23963" w:rsidRPr="003E745F" w:rsidTr="00242F1E">
        <w:tc>
          <w:tcPr>
            <w:tcW w:w="2065" w:type="dxa"/>
          </w:tcPr>
          <w:p w:rsidR="00D23963" w:rsidRPr="00951EFA" w:rsidRDefault="00D23963" w:rsidP="008268A7">
            <w:pPr>
              <w:rPr>
                <w:rFonts w:ascii="Courier New" w:hAnsi="Courier New" w:cs="Courier New"/>
              </w:rPr>
            </w:pPr>
            <w:r w:rsidRPr="00951EFA">
              <w:rPr>
                <w:rFonts w:ascii="Courier New" w:hAnsi="Courier New" w:cs="Courier New"/>
              </w:rPr>
              <w:t>lights</w:t>
            </w:r>
          </w:p>
        </w:tc>
        <w:tc>
          <w:tcPr>
            <w:tcW w:w="2730" w:type="dxa"/>
          </w:tcPr>
          <w:p w:rsidR="00D23963" w:rsidRDefault="001C3DDE"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P</w:t>
            </w:r>
            <w:r w:rsidRPr="00EA25DF">
              <w:t>rovides the status of various exterior lights</w:t>
            </w:r>
            <w:r>
              <w:t xml:space="preserve">. </w:t>
            </w:r>
            <w:r w:rsidR="00D23963">
              <w:t>A Boolean dictionary of the following indicators:</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lowBeamHeadlightsOn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hazardSignalOn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fogLightOn</w:t>
            </w:r>
          </w:p>
          <w:p w:rsidR="00D23963" w:rsidRPr="003E745F" w:rsidRDefault="00D23963" w:rsidP="00AF2AED">
            <w:pPr>
              <w:pStyle w:val="ListParagraph"/>
              <w:keepNext/>
              <w:numPr>
                <w:ilvl w:val="0"/>
                <w:numId w:val="17"/>
              </w:numPr>
              <w:autoSpaceDE w:val="0"/>
              <w:autoSpaceDN w:val="0"/>
              <w:adjustRightInd w:val="0"/>
            </w:pPr>
            <w:r w:rsidRPr="00951EFA">
              <w:rPr>
                <w:rFonts w:ascii="Courier New" w:hAnsi="Courier New" w:cs="Courier New"/>
                <w:color w:val="000000"/>
                <w:sz w:val="24"/>
                <w:szCs w:val="24"/>
              </w:rPr>
              <w:t>parkingLightsOn</w:t>
            </w:r>
          </w:p>
        </w:tc>
      </w:tr>
    </w:tbl>
    <w:p w:rsidR="00D23963" w:rsidRDefault="00955C0A" w:rsidP="008268A7">
      <w:pPr>
        <w:pStyle w:val="Caption"/>
      </w:pPr>
      <w:r>
        <w:t xml:space="preserve">Table </w:t>
      </w:r>
      <w:fldSimple w:instr=" SEQ Table \* ARABIC ">
        <w:r w:rsidR="00B9778E">
          <w:rPr>
            <w:noProof/>
          </w:rPr>
          <w:t>17</w:t>
        </w:r>
      </w:fldSimple>
      <w:r>
        <w:t xml:space="preserve"> - </w:t>
      </w:r>
      <w:r w:rsidRPr="00D5002F">
        <w:t>J2735VehicleSafetyExtensions</w:t>
      </w:r>
    </w:p>
    <w:p w:rsidR="00D23963" w:rsidRPr="0068352B" w:rsidRDefault="00D23963" w:rsidP="008268A7"/>
    <w:p w:rsidR="00D23963" w:rsidRDefault="00D23963" w:rsidP="008268A7">
      <w:pPr>
        <w:pStyle w:val="Heading2"/>
      </w:pPr>
      <w:bookmarkStart w:id="476" w:name="_J2735SpecialVehicleExtensions"/>
      <w:bookmarkStart w:id="477" w:name="_Toc524363086"/>
      <w:bookmarkEnd w:id="476"/>
      <w:r w:rsidRPr="008F46C9">
        <w:t>J2735SpecialVehicleExtensions</w:t>
      </w:r>
      <w:bookmarkEnd w:id="477"/>
    </w:p>
    <w:p w:rsidR="00D23963" w:rsidRDefault="00242F1E" w:rsidP="008268A7">
      <w:r w:rsidRPr="00242F1E">
        <w:t>J2735SpecialVehicleExtensions</w:t>
      </w:r>
      <w:r>
        <w:t xml:space="preserve"> is </w:t>
      </w:r>
      <w:r w:rsidRPr="00242F1E">
        <w:t>used to send various additional optional information elements in the Part II BSM used by special vehicles.</w:t>
      </w:r>
    </w:p>
    <w:tbl>
      <w:tblPr>
        <w:tblStyle w:val="TableGrid"/>
        <w:tblW w:w="0" w:type="auto"/>
        <w:tblLook w:val="04A0" w:firstRow="1" w:lastRow="0" w:firstColumn="1" w:lastColumn="0" w:noHBand="0" w:noVBand="1"/>
      </w:tblPr>
      <w:tblGrid>
        <w:gridCol w:w="1933"/>
        <w:gridCol w:w="3259"/>
        <w:gridCol w:w="4158"/>
      </w:tblGrid>
      <w:tr w:rsidR="00792834" w:rsidRPr="006E5FF6" w:rsidTr="00792834">
        <w:tc>
          <w:tcPr>
            <w:tcW w:w="1933" w:type="dxa"/>
          </w:tcPr>
          <w:p w:rsidR="00792834" w:rsidRPr="006E5FF6" w:rsidRDefault="00792834" w:rsidP="008268A7">
            <w:pPr>
              <w:rPr>
                <w:b/>
              </w:rPr>
            </w:pPr>
            <w:r w:rsidRPr="006E5FF6">
              <w:rPr>
                <w:b/>
              </w:rPr>
              <w:t>Name</w:t>
            </w:r>
          </w:p>
        </w:tc>
        <w:tc>
          <w:tcPr>
            <w:tcW w:w="3259" w:type="dxa"/>
          </w:tcPr>
          <w:p w:rsidR="00792834" w:rsidRPr="006E5FF6" w:rsidRDefault="00792834" w:rsidP="008268A7">
            <w:pPr>
              <w:rPr>
                <w:b/>
              </w:rPr>
            </w:pPr>
            <w:r w:rsidRPr="006E5FF6">
              <w:rPr>
                <w:b/>
              </w:rPr>
              <w:t>Type</w:t>
            </w:r>
          </w:p>
        </w:tc>
        <w:tc>
          <w:tcPr>
            <w:tcW w:w="4158" w:type="dxa"/>
          </w:tcPr>
          <w:p w:rsidR="00792834" w:rsidRPr="006E5FF6" w:rsidRDefault="00792834" w:rsidP="008268A7">
            <w:pPr>
              <w:rPr>
                <w:b/>
              </w:rPr>
            </w:pPr>
            <w:r w:rsidRPr="006E5FF6">
              <w:rPr>
                <w:b/>
              </w:rPr>
              <w:t>Description</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vehicleAlerts</w:t>
            </w:r>
          </w:p>
        </w:tc>
        <w:tc>
          <w:tcPr>
            <w:tcW w:w="3259" w:type="dxa"/>
          </w:tcPr>
          <w:p w:rsidR="00792834" w:rsidRPr="000D041D" w:rsidRDefault="001C3DDE" w:rsidP="008268A7">
            <w:pPr>
              <w:rPr>
                <w:rFonts w:ascii="Courier New" w:hAnsi="Courier New" w:cs="Courier New"/>
              </w:rPr>
            </w:pPr>
            <w:hyperlink w:anchor="_J2735EmergencyDetails" w:history="1">
              <w:r w:rsidR="00792834" w:rsidRPr="00C119E8">
                <w:rPr>
                  <w:rStyle w:val="Hyperlink"/>
                  <w:rFonts w:ascii="Courier New" w:hAnsi="Courier New" w:cs="Courier New"/>
                </w:rPr>
                <w:t>J2735EmergencyDetails</w:t>
              </w:r>
            </w:hyperlink>
          </w:p>
        </w:tc>
        <w:tc>
          <w:tcPr>
            <w:tcW w:w="4158" w:type="dxa"/>
          </w:tcPr>
          <w:p w:rsidR="00792834" w:rsidRPr="003E745F" w:rsidRDefault="00792834" w:rsidP="008268A7">
            <w:r>
              <w:t>C</w:t>
            </w:r>
            <w:r w:rsidRPr="00792834">
              <w:t>ombines several bit level items into a structure for efficient transmission about the vehicle during a response call.</w:t>
            </w:r>
            <w:r>
              <w:t xml:space="preserve"> See section </w:t>
            </w:r>
            <w:r>
              <w:fldChar w:fldCharType="begin"/>
            </w:r>
            <w:r>
              <w:instrText xml:space="preserve"> REF _Ref511816853 \r \h </w:instrText>
            </w:r>
            <w:r>
              <w:fldChar w:fldCharType="separate"/>
            </w:r>
            <w:r w:rsidR="00B9778E">
              <w:t>6.14</w:t>
            </w:r>
            <w:r>
              <w:fldChar w:fldCharType="end"/>
            </w:r>
            <w:r>
              <w:t>.</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description</w:t>
            </w:r>
          </w:p>
        </w:tc>
        <w:tc>
          <w:tcPr>
            <w:tcW w:w="3259" w:type="dxa"/>
          </w:tcPr>
          <w:p w:rsidR="00792834" w:rsidRPr="000D041D" w:rsidRDefault="001C3DDE" w:rsidP="008268A7">
            <w:pPr>
              <w:rPr>
                <w:rFonts w:ascii="Courier New" w:hAnsi="Courier New" w:cs="Courier New"/>
              </w:rPr>
            </w:pPr>
            <w:hyperlink w:anchor="_J2735EventDescription" w:history="1">
              <w:r w:rsidR="00792834" w:rsidRPr="00C119E8">
                <w:rPr>
                  <w:rStyle w:val="Hyperlink"/>
                  <w:rFonts w:ascii="Courier New" w:hAnsi="Courier New" w:cs="Courier New"/>
                </w:rPr>
                <w:t>J2735EventDescription</w:t>
              </w:r>
            </w:hyperlink>
          </w:p>
        </w:tc>
        <w:tc>
          <w:tcPr>
            <w:tcW w:w="4158" w:type="dxa"/>
          </w:tcPr>
          <w:p w:rsidR="00792834" w:rsidRPr="003E745F" w:rsidRDefault="00792834" w:rsidP="008268A7">
            <w:r>
              <w:t>P</w:t>
            </w:r>
            <w:r w:rsidRPr="00792834">
              <w:t xml:space="preserve">rovides a short summary of an event or incident. It is used by a sending device (often a public safety vehicle) to inform nearby equipped devices about an event or about the driving action the sending device is taking or is about to take. Typical use cases </w:t>
            </w:r>
            <w:r>
              <w:t>include such concepts as a slow-</w:t>
            </w:r>
            <w:r w:rsidRPr="00792834">
              <w:t>moving vehicle as well as fire/police movement with flashing light details.</w:t>
            </w:r>
          </w:p>
        </w:tc>
      </w:tr>
      <w:tr w:rsidR="00792834" w:rsidRPr="003E745F" w:rsidTr="00331B6B">
        <w:tc>
          <w:tcPr>
            <w:tcW w:w="1933" w:type="dxa"/>
          </w:tcPr>
          <w:p w:rsidR="00792834" w:rsidRPr="00C119E8" w:rsidRDefault="00792834" w:rsidP="008268A7">
            <w:pPr>
              <w:rPr>
                <w:rFonts w:ascii="Courier New" w:hAnsi="Courier New" w:cs="Courier New"/>
              </w:rPr>
            </w:pPr>
            <w:r w:rsidRPr="00C119E8">
              <w:rPr>
                <w:rFonts w:ascii="Courier New" w:hAnsi="Courier New" w:cs="Courier New"/>
              </w:rPr>
              <w:t>trailers</w:t>
            </w:r>
          </w:p>
        </w:tc>
        <w:tc>
          <w:tcPr>
            <w:tcW w:w="3259" w:type="dxa"/>
          </w:tcPr>
          <w:p w:rsidR="00792834" w:rsidRDefault="001C3DDE" w:rsidP="008268A7">
            <w:pPr>
              <w:rPr>
                <w:rFonts w:ascii="Courier New" w:hAnsi="Courier New" w:cs="Courier New"/>
              </w:rPr>
            </w:pPr>
            <w:hyperlink w:anchor="_J2735TrailerData" w:history="1">
              <w:r w:rsidR="00792834" w:rsidRPr="00C119E8">
                <w:rPr>
                  <w:rStyle w:val="Hyperlink"/>
                  <w:rFonts w:ascii="Courier New" w:hAnsi="Courier New" w:cs="Courier New"/>
                </w:rPr>
                <w:t>J2735TrailerData</w:t>
              </w:r>
            </w:hyperlink>
          </w:p>
        </w:tc>
        <w:tc>
          <w:tcPr>
            <w:tcW w:w="4158" w:type="dxa"/>
          </w:tcPr>
          <w:p w:rsidR="00792834" w:rsidRPr="003E745F" w:rsidRDefault="00330EC7" w:rsidP="008268A7">
            <w:pPr>
              <w:keepNext/>
            </w:pPr>
            <w:r>
              <w:t>P</w:t>
            </w:r>
            <w:r w:rsidRPr="00330EC7">
              <w:t>rovides a means to describe trailers pulled by a motor vehicle and/or other equipped devices.</w:t>
            </w:r>
          </w:p>
        </w:tc>
      </w:tr>
    </w:tbl>
    <w:p w:rsidR="00D23963" w:rsidRDefault="00955C0A" w:rsidP="008268A7">
      <w:pPr>
        <w:pStyle w:val="Caption"/>
      </w:pPr>
      <w:r>
        <w:lastRenderedPageBreak/>
        <w:t xml:space="preserve">Table </w:t>
      </w:r>
      <w:fldSimple w:instr=" SEQ Table \* ARABIC ">
        <w:r w:rsidR="00B9778E">
          <w:rPr>
            <w:noProof/>
          </w:rPr>
          <w:t>18</w:t>
        </w:r>
      </w:fldSimple>
      <w:r>
        <w:t xml:space="preserve"> - </w:t>
      </w:r>
      <w:r w:rsidRPr="00F02094">
        <w:t>J2735SpecialVehicleExtensions</w:t>
      </w:r>
    </w:p>
    <w:p w:rsidR="00D23963" w:rsidRDefault="00D23963" w:rsidP="008268A7">
      <w:pPr>
        <w:pStyle w:val="Heading2"/>
      </w:pPr>
      <w:bookmarkStart w:id="478" w:name="_J2735SupplementalVehicleExtensions"/>
      <w:bookmarkStart w:id="479" w:name="_Toc524363087"/>
      <w:bookmarkEnd w:id="478"/>
      <w:r w:rsidRPr="00C644FE">
        <w:t>J2735SupplementalVehicleExtensions</w:t>
      </w:r>
      <w:bookmarkEnd w:id="479"/>
    </w:p>
    <w:p w:rsidR="00D23963" w:rsidRDefault="00FF6DB2" w:rsidP="008268A7">
      <w:r>
        <w:t xml:space="preserve">This data structure is </w:t>
      </w:r>
      <w:r w:rsidRPr="00FF6DB2">
        <w:t>used to send various optional additional information elements in the Part II BSM. The range of use cases supported by these elements is very broad and includes both additional V2V functionality and various V2I monitoring applications. A variety of "vehicle as probe" applications fit within this overall functionality as well. Further use cases and requirements are developed in relevant standards. It should be noted that the use of the regional extension mechanism here is intended to provide a means to develop experimental message content within this data frame.</w:t>
      </w:r>
    </w:p>
    <w:tbl>
      <w:tblPr>
        <w:tblStyle w:val="TableGrid"/>
        <w:tblW w:w="0" w:type="auto"/>
        <w:tblLook w:val="04A0" w:firstRow="1" w:lastRow="0" w:firstColumn="1" w:lastColumn="0" w:noHBand="0" w:noVBand="1"/>
      </w:tblPr>
      <w:tblGrid>
        <w:gridCol w:w="2065"/>
        <w:gridCol w:w="1170"/>
        <w:gridCol w:w="3874"/>
        <w:gridCol w:w="757"/>
        <w:gridCol w:w="742"/>
        <w:gridCol w:w="742"/>
      </w:tblGrid>
      <w:tr w:rsidR="00D23963" w:rsidRPr="006E5FF6" w:rsidTr="006C3F59">
        <w:tc>
          <w:tcPr>
            <w:tcW w:w="2065" w:type="dxa"/>
          </w:tcPr>
          <w:p w:rsidR="00D23963" w:rsidRPr="006E5FF6" w:rsidRDefault="00D23963" w:rsidP="008268A7">
            <w:pPr>
              <w:rPr>
                <w:b/>
              </w:rPr>
            </w:pPr>
            <w:r w:rsidRPr="006E5FF6">
              <w:rPr>
                <w:b/>
              </w:rPr>
              <w:t>Name</w:t>
            </w:r>
          </w:p>
        </w:tc>
        <w:tc>
          <w:tcPr>
            <w:tcW w:w="1170" w:type="dxa"/>
          </w:tcPr>
          <w:p w:rsidR="00D23963" w:rsidRPr="006E5FF6" w:rsidRDefault="00D23963" w:rsidP="008268A7">
            <w:pPr>
              <w:rPr>
                <w:b/>
              </w:rPr>
            </w:pPr>
            <w:r w:rsidRPr="006E5FF6">
              <w:rPr>
                <w:b/>
              </w:rPr>
              <w:t>Type</w:t>
            </w:r>
          </w:p>
        </w:tc>
        <w:tc>
          <w:tcPr>
            <w:tcW w:w="3874" w:type="dxa"/>
          </w:tcPr>
          <w:p w:rsidR="00D23963" w:rsidRPr="006E5FF6" w:rsidRDefault="00D23963" w:rsidP="008268A7">
            <w:pPr>
              <w:rPr>
                <w:b/>
              </w:rPr>
            </w:pPr>
            <w:r w:rsidRPr="006E5FF6">
              <w:rPr>
                <w:b/>
              </w:rPr>
              <w:t>Description</w:t>
            </w:r>
          </w:p>
        </w:tc>
        <w:tc>
          <w:tcPr>
            <w:tcW w:w="757" w:type="dxa"/>
          </w:tcPr>
          <w:p w:rsidR="00D23963" w:rsidRPr="006E5FF6" w:rsidRDefault="00D23963" w:rsidP="008268A7">
            <w:pPr>
              <w:rPr>
                <w:b/>
              </w:rPr>
            </w:pPr>
            <w:r w:rsidRPr="006E5FF6">
              <w:rPr>
                <w:b/>
              </w:rPr>
              <w:t>Units</w:t>
            </w:r>
          </w:p>
        </w:tc>
        <w:tc>
          <w:tcPr>
            <w:tcW w:w="742" w:type="dxa"/>
          </w:tcPr>
          <w:p w:rsidR="00D23963" w:rsidRPr="006E5FF6" w:rsidRDefault="00D23963" w:rsidP="008268A7">
            <w:pPr>
              <w:rPr>
                <w:b/>
              </w:rPr>
            </w:pPr>
            <w:r w:rsidRPr="006E5FF6">
              <w:rPr>
                <w:b/>
              </w:rPr>
              <w:t>Valid Min</w:t>
            </w:r>
          </w:p>
        </w:tc>
        <w:tc>
          <w:tcPr>
            <w:tcW w:w="742" w:type="dxa"/>
          </w:tcPr>
          <w:p w:rsidR="00D23963" w:rsidRPr="006E5FF6" w:rsidRDefault="00D23963" w:rsidP="008268A7">
            <w:pPr>
              <w:rPr>
                <w:b/>
              </w:rPr>
            </w:pPr>
            <w:r w:rsidRPr="006E5FF6">
              <w:rPr>
                <w:b/>
              </w:rPr>
              <w:t>Valid Max</w:t>
            </w:r>
          </w:p>
        </w:tc>
      </w:tr>
      <w:tr w:rsidR="00D23963" w:rsidRPr="003E745F" w:rsidTr="006C3F59">
        <w:tc>
          <w:tcPr>
            <w:tcW w:w="2065" w:type="dxa"/>
          </w:tcPr>
          <w:p w:rsidR="00D23963" w:rsidRPr="000D041D" w:rsidRDefault="00D23963" w:rsidP="008268A7">
            <w:pPr>
              <w:rPr>
                <w:rFonts w:ascii="Courier New" w:hAnsi="Courier New" w:cs="Courier New"/>
              </w:rPr>
            </w:pPr>
            <w:r w:rsidRPr="00BB46E4">
              <w:rPr>
                <w:rFonts w:ascii="Courier New" w:hAnsi="Courier New" w:cs="Courier New"/>
              </w:rPr>
              <w:t>classification</w:t>
            </w:r>
          </w:p>
        </w:tc>
        <w:tc>
          <w:tcPr>
            <w:tcW w:w="1170" w:type="dxa"/>
          </w:tcPr>
          <w:p w:rsidR="00D23963" w:rsidRPr="000D041D" w:rsidRDefault="00D23963" w:rsidP="008268A7">
            <w:pPr>
              <w:rPr>
                <w:rFonts w:ascii="Courier New" w:hAnsi="Courier New" w:cs="Courier New"/>
              </w:rPr>
            </w:pPr>
            <w:r>
              <w:rPr>
                <w:rFonts w:ascii="Courier New" w:hAnsi="Courier New" w:cs="Courier New"/>
              </w:rPr>
              <w:t>Integer</w:t>
            </w:r>
          </w:p>
        </w:tc>
        <w:tc>
          <w:tcPr>
            <w:tcW w:w="3874" w:type="dxa"/>
          </w:tcPr>
          <w:p w:rsidR="00D23963" w:rsidRPr="003E745F" w:rsidRDefault="00FF6DB2" w:rsidP="008268A7">
            <w:r>
              <w:t>U</w:t>
            </w:r>
            <w:r w:rsidRPr="00FF6DB2">
              <w:t>sed to provide a common classification system to categorize DSRC- equipped devices for various cross-cutting uses</w:t>
            </w:r>
            <w:r>
              <w:t>. See J2735 spec for details.</w:t>
            </w:r>
          </w:p>
        </w:tc>
        <w:tc>
          <w:tcPr>
            <w:tcW w:w="757" w:type="dxa"/>
          </w:tcPr>
          <w:p w:rsidR="00D23963" w:rsidRPr="00FF6DB2" w:rsidRDefault="00FF6DB2" w:rsidP="008268A7">
            <w:r>
              <w:t>N/A</w:t>
            </w:r>
          </w:p>
        </w:tc>
        <w:tc>
          <w:tcPr>
            <w:tcW w:w="742" w:type="dxa"/>
          </w:tcPr>
          <w:p w:rsidR="00D23963" w:rsidRPr="003E745F" w:rsidRDefault="00FF6DB2" w:rsidP="008268A7">
            <w:r>
              <w:t>0</w:t>
            </w:r>
          </w:p>
        </w:tc>
        <w:tc>
          <w:tcPr>
            <w:tcW w:w="742" w:type="dxa"/>
          </w:tcPr>
          <w:p w:rsidR="00D23963" w:rsidRPr="003E745F" w:rsidRDefault="00FF6DB2" w:rsidP="008268A7">
            <w:pPr>
              <w:keepNext/>
            </w:pPr>
            <w:r>
              <w:t>255</w:t>
            </w:r>
          </w:p>
        </w:tc>
      </w:tr>
    </w:tbl>
    <w:p w:rsidR="002C43AC" w:rsidRDefault="00D27A99" w:rsidP="008268A7">
      <w:pPr>
        <w:pStyle w:val="Caption"/>
      </w:pPr>
      <w:r>
        <w:t xml:space="preserve">Table </w:t>
      </w:r>
      <w:fldSimple w:instr=" SEQ Table \* ARABIC ">
        <w:r w:rsidR="00B9778E">
          <w:rPr>
            <w:noProof/>
          </w:rPr>
          <w:t>19</w:t>
        </w:r>
      </w:fldSimple>
      <w:r>
        <w:t xml:space="preserve"> - </w:t>
      </w:r>
      <w:r w:rsidRPr="00306021">
        <w:t>J2735SupplementalVehicleExtensions</w:t>
      </w:r>
      <w:r>
        <w:rPr>
          <w:noProof/>
        </w:rPr>
        <w:t xml:space="preserve"> (1)</w:t>
      </w:r>
    </w:p>
    <w:tbl>
      <w:tblPr>
        <w:tblStyle w:val="TableGrid"/>
        <w:tblW w:w="0" w:type="auto"/>
        <w:tblLook w:val="04A0" w:firstRow="1" w:lastRow="0" w:firstColumn="1" w:lastColumn="0" w:noHBand="0" w:noVBand="1"/>
      </w:tblPr>
      <w:tblGrid>
        <w:gridCol w:w="2065"/>
        <w:gridCol w:w="3649"/>
        <w:gridCol w:w="3636"/>
      </w:tblGrid>
      <w:tr w:rsidR="002C43AC" w:rsidRPr="006E5FF6" w:rsidTr="00331B6B">
        <w:tc>
          <w:tcPr>
            <w:tcW w:w="2065" w:type="dxa"/>
          </w:tcPr>
          <w:p w:rsidR="002C43AC" w:rsidRPr="006E5FF6" w:rsidRDefault="002C43AC" w:rsidP="008268A7">
            <w:pPr>
              <w:rPr>
                <w:b/>
              </w:rPr>
            </w:pPr>
            <w:r w:rsidRPr="006E5FF6">
              <w:rPr>
                <w:b/>
              </w:rPr>
              <w:t>Name</w:t>
            </w:r>
          </w:p>
        </w:tc>
        <w:tc>
          <w:tcPr>
            <w:tcW w:w="3649" w:type="dxa"/>
          </w:tcPr>
          <w:p w:rsidR="002C43AC" w:rsidRPr="006E5FF6" w:rsidRDefault="002C43AC" w:rsidP="008268A7">
            <w:pPr>
              <w:rPr>
                <w:b/>
              </w:rPr>
            </w:pPr>
            <w:r w:rsidRPr="006E5FF6">
              <w:rPr>
                <w:b/>
              </w:rPr>
              <w:t>Type</w:t>
            </w:r>
          </w:p>
        </w:tc>
        <w:tc>
          <w:tcPr>
            <w:tcW w:w="3636" w:type="dxa"/>
          </w:tcPr>
          <w:p w:rsidR="002C43AC" w:rsidRPr="006E5FF6" w:rsidRDefault="002C43AC" w:rsidP="008268A7">
            <w:pPr>
              <w:rPr>
                <w:b/>
              </w:rPr>
            </w:pPr>
            <w:r w:rsidRPr="006E5FF6">
              <w:rPr>
                <w:b/>
              </w:rPr>
              <w:t>Description</w:t>
            </w:r>
          </w:p>
        </w:tc>
      </w:tr>
      <w:tr w:rsidR="002C43AC" w:rsidRPr="003E745F" w:rsidTr="00331B6B">
        <w:tc>
          <w:tcPr>
            <w:tcW w:w="2065" w:type="dxa"/>
          </w:tcPr>
          <w:p w:rsidR="002C43AC" w:rsidRPr="000D041D" w:rsidRDefault="002C43AC" w:rsidP="008268A7">
            <w:pPr>
              <w:rPr>
                <w:rFonts w:ascii="Courier New" w:hAnsi="Courier New" w:cs="Courier New"/>
              </w:rPr>
            </w:pPr>
            <w:r w:rsidRPr="00BB46E4">
              <w:rPr>
                <w:rFonts w:ascii="Courier New" w:hAnsi="Courier New" w:cs="Courier New"/>
              </w:rPr>
              <w:t>classDetails</w:t>
            </w:r>
          </w:p>
        </w:tc>
        <w:tc>
          <w:tcPr>
            <w:tcW w:w="3649" w:type="dxa"/>
          </w:tcPr>
          <w:p w:rsidR="002C43AC" w:rsidRPr="000D041D" w:rsidRDefault="001C3DDE" w:rsidP="008268A7">
            <w:pPr>
              <w:rPr>
                <w:rFonts w:ascii="Courier New" w:hAnsi="Courier New" w:cs="Courier New"/>
              </w:rPr>
            </w:pPr>
            <w:hyperlink w:anchor="_J2735VehicleClassification" w:history="1">
              <w:r w:rsidR="002C43AC" w:rsidRPr="00BB46E4">
                <w:rPr>
                  <w:rStyle w:val="Hyperlink"/>
                  <w:rFonts w:ascii="Courier New" w:hAnsi="Courier New" w:cs="Courier New"/>
                </w:rPr>
                <w:t>J2735VehicleClassification</w:t>
              </w:r>
            </w:hyperlink>
          </w:p>
        </w:tc>
        <w:tc>
          <w:tcPr>
            <w:tcW w:w="3636" w:type="dxa"/>
          </w:tcPr>
          <w:p w:rsidR="002C43AC" w:rsidRPr="003E745F" w:rsidRDefault="00763A9D" w:rsidP="008268A7">
            <w:r>
              <w:t>U</w:t>
            </w:r>
            <w:r w:rsidRPr="00763A9D">
              <w:t>sed in ITS and DSRC work.</w:t>
            </w:r>
            <w:r>
              <w:t xml:space="preserve"> See </w:t>
            </w:r>
            <w:r>
              <w:fldChar w:fldCharType="begin"/>
            </w:r>
            <w:r>
              <w:instrText xml:space="preserve"> REF _Ref511817467 \r \h </w:instrText>
            </w:r>
            <w:r>
              <w:fldChar w:fldCharType="separate"/>
            </w:r>
            <w:r w:rsidR="00B9778E">
              <w:t>6.17</w:t>
            </w:r>
            <w:r>
              <w:fldChar w:fldCharType="end"/>
            </w:r>
          </w:p>
        </w:tc>
      </w:tr>
      <w:tr w:rsidR="002C43AC" w:rsidRPr="003E745F" w:rsidTr="00331B6B">
        <w:tc>
          <w:tcPr>
            <w:tcW w:w="2065" w:type="dxa"/>
          </w:tcPr>
          <w:p w:rsidR="002C43AC" w:rsidRPr="00BB46E4" w:rsidRDefault="002C43AC" w:rsidP="008268A7">
            <w:pPr>
              <w:rPr>
                <w:rFonts w:ascii="Courier New" w:hAnsi="Courier New" w:cs="Courier New"/>
              </w:rPr>
            </w:pPr>
            <w:r w:rsidRPr="00BB46E4">
              <w:rPr>
                <w:rFonts w:ascii="Courier New" w:hAnsi="Courier New" w:cs="Courier New"/>
              </w:rPr>
              <w:t>vehicleData</w:t>
            </w:r>
          </w:p>
        </w:tc>
        <w:tc>
          <w:tcPr>
            <w:tcW w:w="3649" w:type="dxa"/>
          </w:tcPr>
          <w:p w:rsidR="002C43AC" w:rsidRDefault="001C3DDE" w:rsidP="008268A7">
            <w:pPr>
              <w:rPr>
                <w:rFonts w:ascii="Courier New" w:hAnsi="Courier New" w:cs="Courier New"/>
              </w:rPr>
            </w:pPr>
            <w:hyperlink w:anchor="_J2735VehicleData" w:history="1">
              <w:r w:rsidR="002C43AC" w:rsidRPr="00BB46E4">
                <w:rPr>
                  <w:rStyle w:val="Hyperlink"/>
                  <w:rFonts w:ascii="Courier New" w:hAnsi="Courier New" w:cs="Courier New"/>
                </w:rPr>
                <w:t>J2735VehicleData</w:t>
              </w:r>
            </w:hyperlink>
          </w:p>
        </w:tc>
        <w:tc>
          <w:tcPr>
            <w:tcW w:w="3636" w:type="dxa"/>
          </w:tcPr>
          <w:p w:rsidR="002C43AC" w:rsidRPr="003E745F" w:rsidRDefault="00763A9D" w:rsidP="008268A7">
            <w:r>
              <w:t>U</w:t>
            </w:r>
            <w:r w:rsidRPr="00763A9D">
              <w:t>sed to convey additional data about the vehicle not found in the BSM Part I data frame</w:t>
            </w:r>
            <w:r>
              <w:t>.</w:t>
            </w:r>
          </w:p>
        </w:tc>
      </w:tr>
      <w:tr w:rsidR="002C43AC" w:rsidRPr="003E745F" w:rsidTr="00331B6B">
        <w:tc>
          <w:tcPr>
            <w:tcW w:w="2065" w:type="dxa"/>
          </w:tcPr>
          <w:p w:rsidR="002C43AC" w:rsidRPr="00BB46E4" w:rsidRDefault="002C43AC" w:rsidP="008268A7">
            <w:pPr>
              <w:rPr>
                <w:rFonts w:ascii="Courier New" w:hAnsi="Courier New" w:cs="Courier New"/>
              </w:rPr>
            </w:pPr>
            <w:r w:rsidRPr="00E86218">
              <w:rPr>
                <w:rFonts w:ascii="Courier New" w:hAnsi="Courier New" w:cs="Courier New"/>
              </w:rPr>
              <w:t>weatherReport</w:t>
            </w:r>
          </w:p>
        </w:tc>
        <w:tc>
          <w:tcPr>
            <w:tcW w:w="3649" w:type="dxa"/>
          </w:tcPr>
          <w:p w:rsidR="002C43AC" w:rsidRDefault="001C3DDE" w:rsidP="008268A7">
            <w:pPr>
              <w:rPr>
                <w:rFonts w:ascii="Courier New" w:hAnsi="Courier New" w:cs="Courier New"/>
              </w:rPr>
            </w:pPr>
            <w:hyperlink w:anchor="_J2735WeatherReport" w:history="1">
              <w:r w:rsidR="002C43AC" w:rsidRPr="00E86218">
                <w:rPr>
                  <w:rStyle w:val="Hyperlink"/>
                  <w:rFonts w:ascii="Courier New" w:hAnsi="Courier New" w:cs="Courier New"/>
                </w:rPr>
                <w:t>J2735WeatherReport</w:t>
              </w:r>
            </w:hyperlink>
          </w:p>
        </w:tc>
        <w:tc>
          <w:tcPr>
            <w:tcW w:w="3636" w:type="dxa"/>
          </w:tcPr>
          <w:p w:rsidR="002C43AC" w:rsidRPr="003E745F" w:rsidRDefault="006C3F59" w:rsidP="008268A7">
            <w:r>
              <w:t>U</w:t>
            </w:r>
            <w:r w:rsidRPr="006C3F59">
              <w:t>sed to convey weather measurements made by the sending device</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weatherProbe</w:t>
            </w:r>
          </w:p>
        </w:tc>
        <w:tc>
          <w:tcPr>
            <w:tcW w:w="3649" w:type="dxa"/>
          </w:tcPr>
          <w:p w:rsidR="002C43AC" w:rsidRDefault="001C3DDE" w:rsidP="008268A7">
            <w:pPr>
              <w:rPr>
                <w:rFonts w:ascii="Courier New" w:hAnsi="Courier New" w:cs="Courier New"/>
              </w:rPr>
            </w:pPr>
            <w:hyperlink w:anchor="_J2735WeatherProbe" w:history="1">
              <w:r w:rsidR="002C43AC" w:rsidRPr="00E86218">
                <w:rPr>
                  <w:rStyle w:val="Hyperlink"/>
                  <w:rFonts w:ascii="Courier New" w:hAnsi="Courier New" w:cs="Courier New"/>
                </w:rPr>
                <w:t>J2735WeatherProbe</w:t>
              </w:r>
            </w:hyperlink>
          </w:p>
        </w:tc>
        <w:tc>
          <w:tcPr>
            <w:tcW w:w="3636" w:type="dxa"/>
          </w:tcPr>
          <w:p w:rsidR="002C43AC" w:rsidRPr="003E745F" w:rsidRDefault="006C3F59" w:rsidP="008268A7">
            <w:r>
              <w:t>P</w:t>
            </w:r>
            <w:r w:rsidRPr="006C3F59">
              <w:t>rovides basic data on the air temperature and barometric pressure experienced by a vehicle, as well as the current status of the wiper systems on the vehicle, including front and rear wiper systems (where equipped) to indicate coarse rainfall levels.</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obstacle</w:t>
            </w:r>
          </w:p>
        </w:tc>
        <w:tc>
          <w:tcPr>
            <w:tcW w:w="3649" w:type="dxa"/>
          </w:tcPr>
          <w:p w:rsidR="002C43AC" w:rsidRDefault="001C3DDE" w:rsidP="008268A7">
            <w:pPr>
              <w:rPr>
                <w:rFonts w:ascii="Courier New" w:hAnsi="Courier New" w:cs="Courier New"/>
              </w:rPr>
            </w:pPr>
            <w:hyperlink w:anchor="_J2735ObstacleDetection" w:history="1">
              <w:r w:rsidR="002C43AC" w:rsidRPr="003D1AA9">
                <w:rPr>
                  <w:rStyle w:val="Hyperlink"/>
                  <w:rFonts w:ascii="Courier New" w:hAnsi="Courier New" w:cs="Courier New"/>
                </w:rPr>
                <w:t>J2735ObstacleDetection</w:t>
              </w:r>
            </w:hyperlink>
          </w:p>
        </w:tc>
        <w:tc>
          <w:tcPr>
            <w:tcW w:w="3636" w:type="dxa"/>
          </w:tcPr>
          <w:p w:rsidR="002C43AC" w:rsidRPr="003E745F" w:rsidRDefault="006C3F59" w:rsidP="008268A7">
            <w:r>
              <w:t>U</w:t>
            </w:r>
            <w:r w:rsidRPr="006C3F59">
              <w:t>sed to relate basic location information about a detect obstacle or a road hazard in a vehicles path.</w:t>
            </w:r>
          </w:p>
        </w:tc>
      </w:tr>
      <w:tr w:rsidR="002C43AC" w:rsidRPr="003E745F" w:rsidTr="00331B6B">
        <w:tc>
          <w:tcPr>
            <w:tcW w:w="2065" w:type="dxa"/>
          </w:tcPr>
          <w:p w:rsidR="002C43AC" w:rsidRPr="00E86218" w:rsidRDefault="002C43AC" w:rsidP="008268A7">
            <w:pPr>
              <w:rPr>
                <w:rFonts w:ascii="Courier New" w:hAnsi="Courier New" w:cs="Courier New"/>
              </w:rPr>
            </w:pPr>
            <w:r w:rsidRPr="003D1AA9">
              <w:rPr>
                <w:rFonts w:ascii="Courier New" w:hAnsi="Courier New" w:cs="Courier New"/>
              </w:rPr>
              <w:t>status</w:t>
            </w:r>
          </w:p>
        </w:tc>
        <w:tc>
          <w:tcPr>
            <w:tcW w:w="3649" w:type="dxa"/>
          </w:tcPr>
          <w:p w:rsidR="002C43AC" w:rsidRDefault="001C3DDE" w:rsidP="008268A7">
            <w:pPr>
              <w:rPr>
                <w:rFonts w:ascii="Courier New" w:hAnsi="Courier New" w:cs="Courier New"/>
              </w:rPr>
            </w:pPr>
            <w:hyperlink w:anchor="_J2735DisabledVehicle" w:history="1">
              <w:r w:rsidR="002C43AC" w:rsidRPr="003D1AA9">
                <w:rPr>
                  <w:rStyle w:val="Hyperlink"/>
                  <w:rFonts w:ascii="Courier New" w:hAnsi="Courier New" w:cs="Courier New"/>
                </w:rPr>
                <w:t>J2735DisabledVehicle</w:t>
              </w:r>
            </w:hyperlink>
          </w:p>
        </w:tc>
        <w:tc>
          <w:tcPr>
            <w:tcW w:w="3636" w:type="dxa"/>
          </w:tcPr>
          <w:p w:rsidR="002C43AC" w:rsidRPr="003E745F" w:rsidRDefault="006C3F59" w:rsidP="008268A7">
            <w:r>
              <w:t>P</w:t>
            </w:r>
            <w:r w:rsidRPr="006C3F59">
              <w:t>rovides a means for a vehicle (or other equipped device) to describe its operational status and gross location to others using a subset of the ITIS codes.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speedProfile</w:t>
            </w:r>
          </w:p>
        </w:tc>
        <w:tc>
          <w:tcPr>
            <w:tcW w:w="3649" w:type="dxa"/>
          </w:tcPr>
          <w:p w:rsidR="002C43AC" w:rsidRDefault="001C3DDE" w:rsidP="008268A7">
            <w:pPr>
              <w:rPr>
                <w:rFonts w:ascii="Courier New" w:hAnsi="Courier New" w:cs="Courier New"/>
              </w:rPr>
            </w:pPr>
            <w:hyperlink w:anchor="_J2735SpeedProfile" w:history="1">
              <w:r w:rsidR="002C43AC" w:rsidRPr="003D1AA9">
                <w:rPr>
                  <w:rStyle w:val="Hyperlink"/>
                  <w:rFonts w:ascii="Courier New" w:hAnsi="Courier New" w:cs="Courier New"/>
                </w:rPr>
                <w:t>J2735SpeedProfile</w:t>
              </w:r>
            </w:hyperlink>
          </w:p>
        </w:tc>
        <w:tc>
          <w:tcPr>
            <w:tcW w:w="3636" w:type="dxa"/>
          </w:tcPr>
          <w:p w:rsidR="002C43AC" w:rsidRPr="003E745F" w:rsidRDefault="001D2392" w:rsidP="008268A7">
            <w:r>
              <w:t>S</w:t>
            </w:r>
            <w:r w:rsidRPr="001D2392">
              <w:t xml:space="preserve">upports connected vehicles which will be collecting and parsing BSMs as they travel: these consist of speed data reported from the opposite direction. Each equipped vehicle </w:t>
            </w:r>
            <w:r w:rsidRPr="001D2392">
              <w:lastRenderedPageBreak/>
              <w:t>collects the reported BSM speeds from the vehicles traveling in the opposite direction and store the average speed of these vehicles every 100 meters.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lastRenderedPageBreak/>
              <w:t>theRTCM</w:t>
            </w:r>
          </w:p>
        </w:tc>
        <w:tc>
          <w:tcPr>
            <w:tcW w:w="3649" w:type="dxa"/>
          </w:tcPr>
          <w:p w:rsidR="002C43AC" w:rsidRDefault="001C3DDE" w:rsidP="008268A7">
            <w:pPr>
              <w:rPr>
                <w:rFonts w:ascii="Courier New" w:hAnsi="Courier New" w:cs="Courier New"/>
              </w:rPr>
            </w:pPr>
            <w:hyperlink w:anchor="_J2735RTCMPackage" w:history="1">
              <w:r w:rsidR="002C43AC" w:rsidRPr="003D1AA9">
                <w:rPr>
                  <w:rStyle w:val="Hyperlink"/>
                  <w:rFonts w:ascii="Courier New" w:hAnsi="Courier New" w:cs="Courier New"/>
                </w:rPr>
                <w:t>J2735RTCMPackage</w:t>
              </w:r>
            </w:hyperlink>
          </w:p>
        </w:tc>
        <w:tc>
          <w:tcPr>
            <w:tcW w:w="3636" w:type="dxa"/>
          </w:tcPr>
          <w:p w:rsidR="002C43AC" w:rsidRPr="003E745F" w:rsidRDefault="001D2392" w:rsidP="008268A7">
            <w:r>
              <w:t>U</w:t>
            </w:r>
            <w:r w:rsidRPr="001D2392">
              <w:t>sed to convey RTCM messages which deal with differential corrections between users from one mobile device to another</w:t>
            </w:r>
            <w:r>
              <w:t>.</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regional</w:t>
            </w:r>
          </w:p>
        </w:tc>
        <w:tc>
          <w:tcPr>
            <w:tcW w:w="3649" w:type="dxa"/>
          </w:tcPr>
          <w:p w:rsidR="002C43AC" w:rsidRDefault="002C43AC"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3636" w:type="dxa"/>
          </w:tcPr>
          <w:p w:rsidR="002C43AC" w:rsidRPr="003E745F" w:rsidRDefault="007562FF" w:rsidP="008268A7">
            <w:pPr>
              <w:keepNext/>
            </w:pPr>
            <w:r>
              <w:t>Regional extensions is NOT currently implemented.</w:t>
            </w:r>
          </w:p>
        </w:tc>
      </w:tr>
    </w:tbl>
    <w:p w:rsidR="00D23963" w:rsidRDefault="00955C0A" w:rsidP="008268A7">
      <w:pPr>
        <w:pStyle w:val="Caption"/>
      </w:pPr>
      <w:r>
        <w:t xml:space="preserve">Table </w:t>
      </w:r>
      <w:fldSimple w:instr=" SEQ Table \* ARABIC ">
        <w:r w:rsidR="00B9778E">
          <w:rPr>
            <w:noProof/>
          </w:rPr>
          <w:t>20</w:t>
        </w:r>
      </w:fldSimple>
      <w:r>
        <w:t xml:space="preserve"> - </w:t>
      </w:r>
      <w:r w:rsidRPr="00E17E9F">
        <w:t>J2735SupplementalVehicleExtensions</w:t>
      </w:r>
      <w:r w:rsidR="00D27A99">
        <w:t xml:space="preserve"> (2)</w:t>
      </w:r>
    </w:p>
    <w:p w:rsidR="00D23963" w:rsidRDefault="00D23963" w:rsidP="008268A7">
      <w:pPr>
        <w:pStyle w:val="Heading2"/>
      </w:pPr>
      <w:bookmarkStart w:id="480" w:name="_J2735PathHistory"/>
      <w:bookmarkStart w:id="481" w:name="_Toc524363088"/>
      <w:bookmarkEnd w:id="480"/>
      <w:r w:rsidRPr="008A4FC6">
        <w:t>J2735PathHistory</w:t>
      </w:r>
      <w:bookmarkEnd w:id="481"/>
    </w:p>
    <w:p w:rsidR="00D23963" w:rsidRDefault="00A036F1" w:rsidP="008268A7">
      <w:r w:rsidRPr="00A036F1">
        <w:t xml:space="preserve">The </w:t>
      </w:r>
      <w:r>
        <w:t>J2735</w:t>
      </w:r>
      <w:r w:rsidRPr="00A036F1">
        <w:t>PathHistory data frame defines a geometric path reflecting time-tagged vehicle movement over some period of time and/or distance. A sequence of Path History Points is used along with an initial position (and the GNSS status at that time) to create a set of straight line segments representing the path.</w:t>
      </w:r>
    </w:p>
    <w:tbl>
      <w:tblPr>
        <w:tblStyle w:val="TableGrid"/>
        <w:tblW w:w="0" w:type="auto"/>
        <w:tblLook w:val="04A0" w:firstRow="1" w:lastRow="0" w:firstColumn="1" w:lastColumn="0" w:noHBand="0" w:noVBand="1"/>
      </w:tblPr>
      <w:tblGrid>
        <w:gridCol w:w="2189"/>
        <w:gridCol w:w="3240"/>
        <w:gridCol w:w="3921"/>
      </w:tblGrid>
      <w:tr w:rsidR="00C87165" w:rsidRPr="006E5FF6" w:rsidTr="00C87165">
        <w:tc>
          <w:tcPr>
            <w:tcW w:w="2187" w:type="dxa"/>
          </w:tcPr>
          <w:p w:rsidR="00C87165" w:rsidRPr="006E5FF6" w:rsidRDefault="00C87165" w:rsidP="008268A7">
            <w:pPr>
              <w:rPr>
                <w:b/>
              </w:rPr>
            </w:pPr>
            <w:r w:rsidRPr="006E5FF6">
              <w:rPr>
                <w:b/>
              </w:rPr>
              <w:t>Name</w:t>
            </w:r>
          </w:p>
        </w:tc>
        <w:tc>
          <w:tcPr>
            <w:tcW w:w="3239" w:type="dxa"/>
          </w:tcPr>
          <w:p w:rsidR="00C87165" w:rsidRPr="006E5FF6" w:rsidRDefault="00C87165" w:rsidP="008268A7">
            <w:pPr>
              <w:rPr>
                <w:b/>
              </w:rPr>
            </w:pPr>
            <w:r w:rsidRPr="006E5FF6">
              <w:rPr>
                <w:b/>
              </w:rPr>
              <w:t>Type</w:t>
            </w:r>
          </w:p>
        </w:tc>
        <w:tc>
          <w:tcPr>
            <w:tcW w:w="3924" w:type="dxa"/>
          </w:tcPr>
          <w:p w:rsidR="00C87165" w:rsidRPr="006E5FF6" w:rsidRDefault="00C87165" w:rsidP="008268A7">
            <w:pPr>
              <w:rPr>
                <w:b/>
              </w:rPr>
            </w:pPr>
            <w:r w:rsidRPr="006E5FF6">
              <w:rPr>
                <w:b/>
              </w:rPr>
              <w:t>Description</w:t>
            </w:r>
          </w:p>
        </w:tc>
      </w:tr>
      <w:tr w:rsidR="00C87165" w:rsidRPr="003E745F" w:rsidTr="00C87165">
        <w:tc>
          <w:tcPr>
            <w:tcW w:w="2187" w:type="dxa"/>
          </w:tcPr>
          <w:p w:rsidR="00C87165" w:rsidRPr="000D041D" w:rsidRDefault="00C87165" w:rsidP="008268A7">
            <w:pPr>
              <w:rPr>
                <w:rFonts w:ascii="Courier New" w:hAnsi="Courier New" w:cs="Courier New"/>
              </w:rPr>
            </w:pPr>
            <w:r w:rsidRPr="00E42F1E">
              <w:rPr>
                <w:rFonts w:ascii="Courier New" w:hAnsi="Courier New" w:cs="Courier New"/>
              </w:rPr>
              <w:t>initialPosition</w:t>
            </w:r>
          </w:p>
        </w:tc>
        <w:tc>
          <w:tcPr>
            <w:tcW w:w="3239" w:type="dxa"/>
          </w:tcPr>
          <w:p w:rsidR="00C87165" w:rsidRPr="000D041D" w:rsidRDefault="001C3DDE" w:rsidP="008268A7">
            <w:pPr>
              <w:rPr>
                <w:rFonts w:ascii="Courier New" w:hAnsi="Courier New" w:cs="Courier New"/>
              </w:rPr>
            </w:pPr>
            <w:hyperlink w:anchor="_J2735FullPositionVector" w:history="1">
              <w:r w:rsidR="00C87165" w:rsidRPr="00E42F1E">
                <w:rPr>
                  <w:rStyle w:val="Hyperlink"/>
                  <w:rFonts w:ascii="Courier New" w:hAnsi="Courier New" w:cs="Courier New"/>
                </w:rPr>
                <w:t>J2735FullPositionVector</w:t>
              </w:r>
            </w:hyperlink>
          </w:p>
        </w:tc>
        <w:tc>
          <w:tcPr>
            <w:tcW w:w="3924" w:type="dxa"/>
          </w:tcPr>
          <w:p w:rsidR="00C87165" w:rsidRPr="003E745F" w:rsidRDefault="00216203" w:rsidP="008268A7">
            <w:r w:rsidRPr="00216203">
              <w:t>A complete report of the vehicle's position, speed, and heading at an instant in time.</w:t>
            </w:r>
          </w:p>
        </w:tc>
      </w:tr>
      <w:tr w:rsidR="00D23963" w:rsidRPr="003E745F" w:rsidTr="00C87165">
        <w:tc>
          <w:tcPr>
            <w:tcW w:w="2187" w:type="dxa"/>
          </w:tcPr>
          <w:p w:rsidR="00D23963" w:rsidRPr="000D041D" w:rsidRDefault="00D23963" w:rsidP="008268A7">
            <w:pPr>
              <w:rPr>
                <w:rFonts w:ascii="Courier New" w:hAnsi="Courier New" w:cs="Courier New"/>
              </w:rPr>
            </w:pPr>
            <w:r w:rsidRPr="00E42F1E">
              <w:rPr>
                <w:rFonts w:ascii="Courier New" w:hAnsi="Courier New" w:cs="Courier New"/>
              </w:rPr>
              <w:t>currGNSSstatus</w:t>
            </w:r>
          </w:p>
        </w:tc>
        <w:tc>
          <w:tcPr>
            <w:tcW w:w="3239" w:type="dxa"/>
          </w:tcPr>
          <w:p w:rsidR="00D23963" w:rsidRPr="000D041D" w:rsidRDefault="001C3DDE"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3924" w:type="dxa"/>
          </w:tcPr>
          <w:p w:rsidR="00D23963" w:rsidRDefault="00D23963" w:rsidP="008268A7">
            <w:r>
              <w:t xml:space="preserve">A Boolean </w:t>
            </w:r>
            <w:r w:rsidR="003148C0">
              <w:t xml:space="preserve">(true/false) </w:t>
            </w:r>
            <w:r>
              <w:t>dictionary</w:t>
            </w:r>
            <w:r w:rsidR="003148C0">
              <w:t xml:space="preserve"> (name/value pairs)</w:t>
            </w:r>
            <w:r>
              <w:t xml:space="preserve"> of the following indicators:</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isMonitored</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rsidR="00D23963" w:rsidRPr="003E745F" w:rsidRDefault="00D23963" w:rsidP="00AF2AED">
            <w:pPr>
              <w:pStyle w:val="ListParagraph"/>
              <w:numPr>
                <w:ilvl w:val="0"/>
                <w:numId w:val="18"/>
              </w:numPr>
              <w:spacing w:before="120"/>
            </w:pPr>
            <w:r w:rsidRPr="00E42F1E">
              <w:rPr>
                <w:rFonts w:ascii="Courier New" w:hAnsi="Courier New" w:cs="Courier New"/>
                <w:color w:val="000000"/>
                <w:sz w:val="20"/>
                <w:szCs w:val="20"/>
              </w:rPr>
              <w:t>networkCorrectionsPresent -- RTK type corrections used</w:t>
            </w:r>
          </w:p>
        </w:tc>
      </w:tr>
      <w:tr w:rsidR="00D23963" w:rsidRPr="003E745F" w:rsidTr="00C87165">
        <w:tc>
          <w:tcPr>
            <w:tcW w:w="2187" w:type="dxa"/>
          </w:tcPr>
          <w:p w:rsidR="00D23963" w:rsidRPr="00E42F1E" w:rsidRDefault="00D23963" w:rsidP="008268A7">
            <w:pPr>
              <w:rPr>
                <w:rFonts w:ascii="Courier New" w:hAnsi="Courier New" w:cs="Courier New"/>
              </w:rPr>
            </w:pPr>
            <w:r w:rsidRPr="00E42F1E">
              <w:rPr>
                <w:rFonts w:ascii="Courier New" w:hAnsi="Courier New" w:cs="Courier New"/>
              </w:rPr>
              <w:lastRenderedPageBreak/>
              <w:t>crumbData</w:t>
            </w:r>
          </w:p>
        </w:tc>
        <w:tc>
          <w:tcPr>
            <w:tcW w:w="3239" w:type="dxa"/>
          </w:tcPr>
          <w:p w:rsidR="00D23963" w:rsidRDefault="00D23963" w:rsidP="008268A7">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3924" w:type="dxa"/>
          </w:tcPr>
          <w:p w:rsidR="00D23963" w:rsidRDefault="00216203" w:rsidP="008268A7">
            <w:pPr>
              <w:keepNext/>
            </w:pPr>
            <w:r w:rsidRPr="00216203">
              <w:t>The Path</w:t>
            </w:r>
            <w:r>
              <w:t xml:space="preserve"> </w:t>
            </w:r>
            <w:r w:rsidRPr="00216203">
              <w:t>History</w:t>
            </w:r>
            <w:r>
              <w:t xml:space="preserve"> </w:t>
            </w:r>
            <w:r w:rsidRPr="00216203">
              <w:t>Point data frame is used to convey a single point in the path of an object (typically a motor vehicle) described as a sequence of such position points. The sequence and number of these points is selected to convey the desired level of accuracy and precision required by the application.</w:t>
            </w:r>
          </w:p>
        </w:tc>
      </w:tr>
    </w:tbl>
    <w:p w:rsidR="00D23963" w:rsidRDefault="00955C0A" w:rsidP="008268A7">
      <w:pPr>
        <w:pStyle w:val="Caption"/>
      </w:pPr>
      <w:r>
        <w:t xml:space="preserve">Table </w:t>
      </w:r>
      <w:fldSimple w:instr=" SEQ Table \* ARABIC ">
        <w:r w:rsidR="00B9778E">
          <w:rPr>
            <w:noProof/>
          </w:rPr>
          <w:t>21</w:t>
        </w:r>
      </w:fldSimple>
      <w:r>
        <w:t xml:space="preserve"> - </w:t>
      </w:r>
      <w:r w:rsidRPr="00292B31">
        <w:t>J2735PathHistory</w:t>
      </w:r>
    </w:p>
    <w:p w:rsidR="00D23963" w:rsidRDefault="00D23963" w:rsidP="008268A7">
      <w:pPr>
        <w:pStyle w:val="Heading2"/>
      </w:pPr>
      <w:bookmarkStart w:id="482" w:name="_J2735PathPrediction"/>
      <w:bookmarkStart w:id="483" w:name="_Toc524363089"/>
      <w:bookmarkEnd w:id="482"/>
      <w:r w:rsidRPr="008A4FC6">
        <w:t>J2735PathPrediction</w:t>
      </w:r>
      <w:bookmarkEnd w:id="483"/>
    </w:p>
    <w:p w:rsidR="00E26586" w:rsidRDefault="00E26586" w:rsidP="008268A7">
      <w:r w:rsidRPr="00E26586">
        <w:t>The J2735PathPrediction</w:t>
      </w:r>
      <w:r>
        <w:t xml:space="preserve"> </w:t>
      </w:r>
      <w:r w:rsidRPr="00E26586">
        <w:t xml:space="preserve">data frame allows vehicles and other type of users to share their predicted path trajectory by estimating a future path of travel. </w:t>
      </w:r>
    </w:p>
    <w:tbl>
      <w:tblPr>
        <w:tblStyle w:val="TableGrid"/>
        <w:tblW w:w="0" w:type="auto"/>
        <w:tblLook w:val="04A0" w:firstRow="1" w:lastRow="0" w:firstColumn="1" w:lastColumn="0" w:noHBand="0" w:noVBand="1"/>
      </w:tblPr>
      <w:tblGrid>
        <w:gridCol w:w="2065"/>
        <w:gridCol w:w="1792"/>
        <w:gridCol w:w="1948"/>
        <w:gridCol w:w="1140"/>
        <w:gridCol w:w="1162"/>
        <w:gridCol w:w="1243"/>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confidence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1F4B1F" w:rsidP="008268A7">
            <w:r w:rsidRPr="001F4B1F">
              <w:t>The Confidence is a data element representing the general confidence of another associated value</w:t>
            </w:r>
            <w:r>
              <w:t xml:space="preserve">, in this case, the confidence level of </w:t>
            </w:r>
            <w:r w:rsidRPr="00E42F1E">
              <w:rPr>
                <w:rFonts w:ascii="Courier New" w:hAnsi="Courier New" w:cs="Courier New"/>
              </w:rPr>
              <w:t>radiusOfCurve</w:t>
            </w:r>
          </w:p>
        </w:tc>
        <w:tc>
          <w:tcPr>
            <w:tcW w:w="1797" w:type="dxa"/>
          </w:tcPr>
          <w:p w:rsidR="00D23963" w:rsidRPr="006E5FF6" w:rsidRDefault="00D23963" w:rsidP="008268A7">
            <w:pPr>
              <w:rPr>
                <w:vertAlign w:val="superscript"/>
              </w:rPr>
            </w:pPr>
            <w:r w:rsidRPr="00E42F1E">
              <w:t>percent</w:t>
            </w:r>
          </w:p>
        </w:tc>
        <w:tc>
          <w:tcPr>
            <w:tcW w:w="1791" w:type="dxa"/>
          </w:tcPr>
          <w:p w:rsidR="00D23963" w:rsidRPr="003E745F" w:rsidRDefault="00D23963" w:rsidP="008268A7">
            <w:r>
              <w:t>0</w:t>
            </w:r>
            <w:r w:rsidR="00842BF9">
              <w:t>.0</w:t>
            </w:r>
          </w:p>
        </w:tc>
        <w:tc>
          <w:tcPr>
            <w:tcW w:w="1791" w:type="dxa"/>
          </w:tcPr>
          <w:p w:rsidR="00D23963" w:rsidRPr="003E745F" w:rsidRDefault="00D23963" w:rsidP="008268A7">
            <w:r>
              <w:t>100</w:t>
            </w:r>
            <w:r w:rsidR="00842BF9">
              <w:t>.0</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radiusOfCurve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075BEE" w:rsidP="008268A7">
            <w:r>
              <w:t>A</w:t>
            </w:r>
            <w:r w:rsidR="00C81C73" w:rsidRPr="00C81C73">
              <w:t xml:space="preserve"> data element representing an estimate of the current trajectory of the sender</w:t>
            </w:r>
            <w:r w:rsidR="00C81C73">
              <w:t>.</w:t>
            </w:r>
            <w:r>
              <w:t xml:space="preserve"> See J2735 spec for details.</w:t>
            </w:r>
          </w:p>
        </w:tc>
        <w:tc>
          <w:tcPr>
            <w:tcW w:w="1797" w:type="dxa"/>
          </w:tcPr>
          <w:p w:rsidR="00D23963" w:rsidRPr="003E745F" w:rsidRDefault="00842BF9" w:rsidP="008268A7">
            <w:r>
              <w:t>meters</w:t>
            </w:r>
          </w:p>
        </w:tc>
        <w:tc>
          <w:tcPr>
            <w:tcW w:w="1791" w:type="dxa"/>
          </w:tcPr>
          <w:p w:rsidR="00D23963" w:rsidRPr="003E745F" w:rsidRDefault="00E26586" w:rsidP="008268A7">
            <w:r w:rsidRPr="00E26586">
              <w:t>-32767</w:t>
            </w:r>
            <w:r w:rsidR="00842BF9">
              <w:t>.</w:t>
            </w:r>
            <w:r>
              <w:t>0</w:t>
            </w:r>
          </w:p>
        </w:tc>
        <w:tc>
          <w:tcPr>
            <w:tcW w:w="1791" w:type="dxa"/>
          </w:tcPr>
          <w:p w:rsidR="00D23963" w:rsidRPr="003E745F" w:rsidRDefault="00E26586" w:rsidP="008268A7">
            <w:r>
              <w:t>+</w:t>
            </w:r>
            <w:r w:rsidRPr="00E26586">
              <w:t>32767</w:t>
            </w:r>
            <w:r w:rsidR="00842BF9">
              <w:t>.</w:t>
            </w:r>
            <w:r>
              <w:t>0</w:t>
            </w:r>
          </w:p>
        </w:tc>
      </w:tr>
    </w:tbl>
    <w:p w:rsidR="00D23963" w:rsidRDefault="00D23963" w:rsidP="008268A7"/>
    <w:p w:rsidR="00D23963" w:rsidRDefault="00D23963" w:rsidP="008268A7">
      <w:pPr>
        <w:pStyle w:val="Heading2"/>
      </w:pPr>
      <w:bookmarkStart w:id="484" w:name="_J2735EmergencyDetails"/>
      <w:bookmarkStart w:id="485" w:name="_Ref511816853"/>
      <w:bookmarkStart w:id="486" w:name="_Toc524363090"/>
      <w:bookmarkEnd w:id="484"/>
      <w:r w:rsidRPr="008A4FC6">
        <w:t>J2735EmergencyDetails</w:t>
      </w:r>
      <w:bookmarkEnd w:id="485"/>
      <w:bookmarkEnd w:id="486"/>
    </w:p>
    <w:p w:rsidR="00D23963" w:rsidRDefault="00330EC7" w:rsidP="008268A7">
      <w:r>
        <w:t>This data structure c</w:t>
      </w:r>
      <w:r w:rsidRPr="00792834">
        <w:t>ombines several bit level items into a structure for efficient transmission about the vehicle during a response call.</w:t>
      </w:r>
    </w:p>
    <w:tbl>
      <w:tblPr>
        <w:tblStyle w:val="TableGrid"/>
        <w:tblW w:w="0" w:type="auto"/>
        <w:tblLook w:val="04A0" w:firstRow="1" w:lastRow="0" w:firstColumn="1" w:lastColumn="0" w:noHBand="0" w:noVBand="1"/>
      </w:tblPr>
      <w:tblGrid>
        <w:gridCol w:w="1806"/>
        <w:gridCol w:w="3030"/>
        <w:gridCol w:w="1764"/>
        <w:gridCol w:w="926"/>
        <w:gridCol w:w="912"/>
        <w:gridCol w:w="912"/>
      </w:tblGrid>
      <w:tr w:rsidR="00D23963" w:rsidRPr="006E5FF6" w:rsidTr="004F613F">
        <w:tc>
          <w:tcPr>
            <w:tcW w:w="1806" w:type="dxa"/>
          </w:tcPr>
          <w:p w:rsidR="00D23963" w:rsidRPr="006E5FF6" w:rsidRDefault="00D23963" w:rsidP="008268A7">
            <w:pPr>
              <w:rPr>
                <w:b/>
              </w:rPr>
            </w:pPr>
            <w:r w:rsidRPr="006E5FF6">
              <w:rPr>
                <w:b/>
              </w:rPr>
              <w:t>Name</w:t>
            </w:r>
          </w:p>
        </w:tc>
        <w:tc>
          <w:tcPr>
            <w:tcW w:w="3030" w:type="dxa"/>
          </w:tcPr>
          <w:p w:rsidR="00D23963" w:rsidRPr="006E5FF6" w:rsidRDefault="00D23963" w:rsidP="008268A7">
            <w:pPr>
              <w:rPr>
                <w:b/>
              </w:rPr>
            </w:pPr>
            <w:r w:rsidRPr="006E5FF6">
              <w:rPr>
                <w:b/>
              </w:rPr>
              <w:t>Type</w:t>
            </w:r>
          </w:p>
        </w:tc>
        <w:tc>
          <w:tcPr>
            <w:tcW w:w="1764" w:type="dxa"/>
          </w:tcPr>
          <w:p w:rsidR="00D23963" w:rsidRPr="006E5FF6" w:rsidRDefault="00D23963" w:rsidP="008268A7">
            <w:pPr>
              <w:rPr>
                <w:b/>
              </w:rPr>
            </w:pPr>
            <w:r w:rsidRPr="006E5FF6">
              <w:rPr>
                <w:b/>
              </w:rPr>
              <w:t>Description</w:t>
            </w:r>
          </w:p>
        </w:tc>
        <w:tc>
          <w:tcPr>
            <w:tcW w:w="926" w:type="dxa"/>
          </w:tcPr>
          <w:p w:rsidR="00D23963" w:rsidRPr="006E5FF6" w:rsidRDefault="00D23963" w:rsidP="008268A7">
            <w:pPr>
              <w:rPr>
                <w:b/>
              </w:rPr>
            </w:pPr>
            <w:r w:rsidRPr="006E5FF6">
              <w:rPr>
                <w:b/>
              </w:rPr>
              <w:t>Units</w:t>
            </w:r>
          </w:p>
        </w:tc>
        <w:tc>
          <w:tcPr>
            <w:tcW w:w="912" w:type="dxa"/>
          </w:tcPr>
          <w:p w:rsidR="00D23963" w:rsidRPr="006E5FF6" w:rsidRDefault="00D23963" w:rsidP="008268A7">
            <w:pPr>
              <w:rPr>
                <w:b/>
              </w:rPr>
            </w:pPr>
            <w:r w:rsidRPr="006E5FF6">
              <w:rPr>
                <w:b/>
              </w:rPr>
              <w:t>Valid Min</w:t>
            </w:r>
          </w:p>
        </w:tc>
        <w:tc>
          <w:tcPr>
            <w:tcW w:w="912" w:type="dxa"/>
          </w:tcPr>
          <w:p w:rsidR="00D23963" w:rsidRPr="006E5FF6" w:rsidRDefault="00D23963" w:rsidP="008268A7">
            <w:pPr>
              <w:rPr>
                <w:b/>
              </w:rPr>
            </w:pPr>
            <w:r w:rsidRPr="006E5FF6">
              <w:rPr>
                <w:b/>
              </w:rPr>
              <w:t>Valid Max</w:t>
            </w:r>
          </w:p>
        </w:tc>
      </w:tr>
      <w:tr w:rsidR="00CD7FAD" w:rsidRPr="003E745F" w:rsidTr="00897E23">
        <w:tc>
          <w:tcPr>
            <w:tcW w:w="1806" w:type="dxa"/>
          </w:tcPr>
          <w:p w:rsidR="00CD7FAD" w:rsidRPr="000D041D" w:rsidRDefault="00CD7FAD" w:rsidP="008268A7">
            <w:pPr>
              <w:rPr>
                <w:rFonts w:ascii="Courier New" w:hAnsi="Courier New" w:cs="Courier New"/>
              </w:rPr>
            </w:pPr>
            <w:r w:rsidRPr="00823070">
              <w:rPr>
                <w:rFonts w:ascii="Courier New" w:hAnsi="Courier New" w:cs="Courier New"/>
              </w:rPr>
              <w:t>sspRights</w:t>
            </w:r>
          </w:p>
        </w:tc>
        <w:tc>
          <w:tcPr>
            <w:tcW w:w="3030" w:type="dxa"/>
          </w:tcPr>
          <w:p w:rsidR="00CD7FAD" w:rsidRPr="000D041D" w:rsidRDefault="00CD7FAD" w:rsidP="008268A7">
            <w:pPr>
              <w:rPr>
                <w:rFonts w:ascii="Courier New" w:hAnsi="Courier New" w:cs="Courier New"/>
              </w:rPr>
            </w:pPr>
            <w:r>
              <w:rPr>
                <w:rFonts w:ascii="Courier New" w:hAnsi="Courier New" w:cs="Courier New"/>
              </w:rPr>
              <w:t>integer</w:t>
            </w:r>
          </w:p>
        </w:tc>
        <w:tc>
          <w:tcPr>
            <w:tcW w:w="4514" w:type="dxa"/>
            <w:gridSpan w:val="4"/>
          </w:tcPr>
          <w:p w:rsidR="00CD7FAD" w:rsidRPr="003E745F" w:rsidRDefault="00CD7FAD" w:rsidP="008268A7">
            <w:r>
              <w:t>I</w:t>
            </w:r>
            <w:r w:rsidRPr="004F613F">
              <w:t>ndex set by CERT</w:t>
            </w:r>
            <w:r>
              <w:t xml:space="preserve">. </w:t>
            </w:r>
            <w:r w:rsidRPr="00216203">
              <w:t>The SSP index</w:t>
            </w:r>
            <w:r>
              <w:t xml:space="preserve"> (0-31)</w:t>
            </w:r>
            <w:r w:rsidRPr="00216203">
              <w:t xml:space="preserve"> is used to control the data elements that follow the occurrence of the index.</w:t>
            </w:r>
          </w:p>
        </w:tc>
      </w:tr>
      <w:tr w:rsidR="004F613F" w:rsidRPr="003E745F" w:rsidTr="004F613F">
        <w:tc>
          <w:tcPr>
            <w:tcW w:w="1806"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3030" w:type="dxa"/>
          </w:tcPr>
          <w:p w:rsidR="004F613F" w:rsidRPr="000D041D" w:rsidRDefault="001C3DDE" w:rsidP="008268A7">
            <w:pPr>
              <w:rPr>
                <w:rFonts w:ascii="Courier New" w:hAnsi="Courier New" w:cs="Courier New"/>
              </w:rPr>
            </w:pPr>
            <w:hyperlink w:anchor="_J2735PrivilegedEvents" w:history="1">
              <w:r w:rsidR="004F613F" w:rsidRPr="00B2200E">
                <w:rPr>
                  <w:rStyle w:val="Hyperlink"/>
                  <w:rFonts w:ascii="Courier New" w:hAnsi="Courier New" w:cs="Courier New"/>
                </w:rPr>
                <w:t>J2735PrivilegedEvents</w:t>
              </w:r>
            </w:hyperlink>
          </w:p>
        </w:tc>
        <w:tc>
          <w:tcPr>
            <w:tcW w:w="4514" w:type="dxa"/>
            <w:gridSpan w:val="4"/>
          </w:tcPr>
          <w:p w:rsidR="004F613F" w:rsidRPr="003E745F" w:rsidRDefault="004F613F" w:rsidP="008268A7">
            <w:pPr>
              <w:spacing w:before="120"/>
            </w:pPr>
            <w:r>
              <w:t>P</w:t>
            </w:r>
            <w:r w:rsidRPr="00B2200E">
              <w:t>rovides a means to describe various public safety events.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lightsUse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lastRenderedPageBreak/>
              <w: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rsidR="004F613F" w:rsidRDefault="004F613F" w:rsidP="00AF2AED">
            <w:pPr>
              <w:pStyle w:val="ListParagraph"/>
              <w:numPr>
                <w:ilvl w:val="0"/>
                <w:numId w:val="20"/>
              </w:numPr>
              <w:spacing w:before="120"/>
            </w:pPr>
            <w:r w:rsidRPr="00823070">
              <w:rPr>
                <w:rFonts w:ascii="Consolas" w:hAnsi="Consolas" w:cs="Consolas"/>
                <w:b/>
                <w:bCs/>
                <w:i/>
                <w:iCs/>
                <w:color w:val="0000C0"/>
                <w:sz w:val="20"/>
                <w:szCs w:val="20"/>
              </w:rPr>
              <w:t>freqStops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lastRenderedPageBreak/>
              <w:t>multi</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rsidR="004F613F" w:rsidRDefault="004F613F" w:rsidP="00AF2AED">
            <w:pPr>
              <w:pStyle w:val="ListParagraph"/>
              <w:numPr>
                <w:ilvl w:val="0"/>
                <w:numId w:val="21"/>
              </w:numPr>
              <w:spacing w:before="120"/>
            </w:pPr>
            <w:r w:rsidRPr="00823070">
              <w:rPr>
                <w:rFonts w:ascii="Consolas" w:hAnsi="Consolas" w:cs="Consolas"/>
                <w:b/>
                <w:bCs/>
                <w:i/>
                <w:iCs/>
                <w:color w:val="0000C0"/>
                <w:sz w:val="20"/>
                <w:szCs w:val="20"/>
              </w:rPr>
              <w:t>reserved</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responseType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rsidR="004F613F" w:rsidRDefault="004F613F" w:rsidP="00AF2AED">
            <w:pPr>
              <w:pStyle w:val="ListParagraph"/>
              <w:numPr>
                <w:ilvl w:val="0"/>
                <w:numId w:val="22"/>
              </w:numPr>
              <w:spacing w:before="120"/>
            </w:pPr>
            <w:r w:rsidRPr="00823070">
              <w:rPr>
                <w:rFonts w:ascii="Consolas" w:hAnsi="Consolas" w:cs="Consolas"/>
                <w:b/>
                <w:bCs/>
                <w:i/>
                <w:iCs/>
                <w:color w:val="0000C0"/>
                <w:sz w:val="20"/>
                <w:szCs w:val="20"/>
              </w:rPr>
              <w:t>stopAndGoMovement</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sirenUse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315A14"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reserved</w:t>
            </w:r>
          </w:p>
        </w:tc>
      </w:tr>
    </w:tbl>
    <w:p w:rsidR="00D23963" w:rsidRDefault="00D23963" w:rsidP="008268A7"/>
    <w:p w:rsidR="00D23963" w:rsidRDefault="00D23963" w:rsidP="008268A7">
      <w:pPr>
        <w:pStyle w:val="Heading2"/>
      </w:pPr>
      <w:bookmarkStart w:id="487" w:name="_J2735EventDescription"/>
      <w:bookmarkStart w:id="488" w:name="_Toc524363091"/>
      <w:bookmarkEnd w:id="487"/>
      <w:r w:rsidRPr="00C219BA">
        <w:t>J2735EventDescription</w:t>
      </w:r>
      <w:bookmarkEnd w:id="488"/>
    </w:p>
    <w:p w:rsidR="00D23963" w:rsidRDefault="00792834" w:rsidP="008268A7">
      <w:r>
        <w:t xml:space="preserve">This data structure </w:t>
      </w:r>
      <w:r w:rsidRPr="00792834">
        <w:t>provides a short summary of an event or incident. It is used by a sending device (often a public safety vehicle) to inform nearby equipped devices about an event or about the driving action the sending device is taking or is about to take. Typical use cases include such concepts as a slow moving vehicle as well as fire/police movement with flashing light details.</w:t>
      </w:r>
    </w:p>
    <w:tbl>
      <w:tblPr>
        <w:tblStyle w:val="TableGrid"/>
        <w:tblW w:w="0" w:type="auto"/>
        <w:tblLook w:val="04A0" w:firstRow="1" w:lastRow="0" w:firstColumn="1" w:lastColumn="0" w:noHBand="0" w:noVBand="1"/>
      </w:tblPr>
      <w:tblGrid>
        <w:gridCol w:w="1741"/>
        <w:gridCol w:w="3073"/>
        <w:gridCol w:w="4536"/>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4536" w:type="dxa"/>
          </w:tcPr>
          <w:p w:rsidR="00216203" w:rsidRPr="006E5FF6" w:rsidRDefault="00216203" w:rsidP="008268A7">
            <w:pPr>
              <w:rPr>
                <w:b/>
              </w:rPr>
            </w:pPr>
            <w:r w:rsidRPr="006E5FF6">
              <w:rPr>
                <w:b/>
              </w:rPr>
              <w:t>Description</w:t>
            </w:r>
          </w:p>
        </w:tc>
      </w:tr>
      <w:tr w:rsidR="00216203" w:rsidRPr="003E745F" w:rsidTr="00331B6B">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description</w:t>
            </w:r>
          </w:p>
        </w:tc>
        <w:tc>
          <w:tcPr>
            <w:tcW w:w="3073" w:type="dxa"/>
          </w:tcPr>
          <w:p w:rsidR="00216203" w:rsidRPr="000D041D" w:rsidRDefault="00216203" w:rsidP="008268A7">
            <w:pPr>
              <w:rPr>
                <w:rFonts w:ascii="Courier New" w:hAnsi="Courier New" w:cs="Courier New"/>
              </w:rPr>
            </w:pPr>
            <w:r>
              <w:rPr>
                <w:rFonts w:ascii="Courier New" w:hAnsi="Courier New" w:cs="Courier New"/>
              </w:rPr>
              <w:t>Array of integers</w:t>
            </w:r>
          </w:p>
        </w:tc>
        <w:tc>
          <w:tcPr>
            <w:tcW w:w="4536" w:type="dxa"/>
          </w:tcPr>
          <w:p w:rsidR="00216203" w:rsidRPr="003E745F" w:rsidRDefault="00216203" w:rsidP="008268A7">
            <w:r>
              <w:rPr>
                <w:sz w:val="20"/>
                <w:szCs w:val="20"/>
              </w:rPr>
              <w:t>1 to 8 ITIS.ITIScodes</w:t>
            </w:r>
          </w:p>
        </w:tc>
      </w:tr>
      <w:tr w:rsidR="00216203" w:rsidRPr="003E745F" w:rsidTr="00216203">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extent</w:t>
            </w:r>
          </w:p>
        </w:tc>
        <w:tc>
          <w:tcPr>
            <w:tcW w:w="3073" w:type="dxa"/>
          </w:tcPr>
          <w:p w:rsidR="00216203" w:rsidRPr="000D041D" w:rsidRDefault="004F613F" w:rsidP="008268A7">
            <w:pPr>
              <w:rPr>
                <w:rFonts w:ascii="Courier New" w:hAnsi="Courier New" w:cs="Courier New"/>
              </w:rPr>
            </w:pPr>
            <w:r w:rsidRPr="004F613F">
              <w:rPr>
                <w:rFonts w:ascii="Courier New" w:hAnsi="Courier New" w:cs="Courier New"/>
              </w:rPr>
              <w:t>string</w:t>
            </w:r>
          </w:p>
        </w:tc>
        <w:tc>
          <w:tcPr>
            <w:tcW w:w="4536" w:type="dxa"/>
          </w:tcPr>
          <w:p w:rsidR="00216203" w:rsidRDefault="00216203" w:rsidP="008268A7">
            <w:r w:rsidRPr="00216203">
              <w:t>The spatial distance over which this message applies and should be presented to the driver.</w:t>
            </w:r>
            <w:r w:rsidR="004F613F">
              <w:t xml:space="preserve"> An enumeration constant: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highlight w:val="lightGray"/>
              </w:rPr>
              <w:t>USEINSTANTLYONLY</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USEFOR3METERS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lastRenderedPageBreak/>
              <w:t>USEFOR5000000METERS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USEFOR10000000METERS</w:t>
            </w:r>
            <w:r w:rsidRPr="004F613F">
              <w:rPr>
                <w:rFonts w:ascii="Consolas" w:hAnsi="Consolas" w:cs="Consolas"/>
                <w:color w:val="000000"/>
                <w:sz w:val="20"/>
                <w:szCs w:val="20"/>
              </w:rPr>
              <w:t>,</w:t>
            </w:r>
          </w:p>
          <w:p w:rsidR="004F613F" w:rsidRPr="003E745F" w:rsidRDefault="004F613F" w:rsidP="00AF2AED">
            <w:pPr>
              <w:pStyle w:val="ListParagraph"/>
              <w:numPr>
                <w:ilvl w:val="0"/>
                <w:numId w:val="39"/>
              </w:numPr>
            </w:pPr>
            <w:r w:rsidRPr="004F613F">
              <w:rPr>
                <w:rFonts w:ascii="Consolas" w:hAnsi="Consolas" w:cs="Consolas"/>
                <w:b/>
                <w:bCs/>
                <w:i/>
                <w:iCs/>
                <w:color w:val="0000C0"/>
                <w:sz w:val="20"/>
                <w:szCs w:val="20"/>
              </w:rPr>
              <w:t>FOREVER</w:t>
            </w:r>
          </w:p>
        </w:tc>
      </w:tr>
      <w:tr w:rsidR="00D23963" w:rsidRPr="003E745F" w:rsidTr="00216203">
        <w:tc>
          <w:tcPr>
            <w:tcW w:w="1741" w:type="dxa"/>
          </w:tcPr>
          <w:p w:rsidR="00D23963" w:rsidRPr="00315A14" w:rsidRDefault="00D23963" w:rsidP="008268A7">
            <w:pPr>
              <w:rPr>
                <w:rFonts w:ascii="Courier New" w:hAnsi="Courier New" w:cs="Courier New"/>
              </w:rPr>
            </w:pPr>
            <w:r w:rsidRPr="00315A14">
              <w:rPr>
                <w:rFonts w:ascii="Courier New" w:hAnsi="Courier New" w:cs="Courier New"/>
              </w:rPr>
              <w:lastRenderedPageBreak/>
              <w:t>heading</w:t>
            </w:r>
          </w:p>
        </w:tc>
        <w:tc>
          <w:tcPr>
            <w:tcW w:w="3073" w:type="dxa"/>
          </w:tcPr>
          <w:p w:rsidR="00D23963" w:rsidRDefault="001C3DDE"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36" w:type="dxa"/>
          </w:tcPr>
          <w:p w:rsidR="00D23963" w:rsidRDefault="00D23963" w:rsidP="008268A7">
            <w:r>
              <w:t>A Boolean dictionary of the following indicators: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from000-0to022-5degrees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from022-5to045-0degrees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from045-0to067-5degrees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from067-5to090-0degrees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from090-0to112-5degrees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from112-5to135-0degrees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from135-0to157-5degrees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from157-5to180-0degrees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from180-0to202-5degrees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from202-5to225-0degrees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from225-0to247-5degrees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from247-5to270-0degrees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from270-0to292-5degrees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from292-5to315-0degrees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from315-0to337-5degrees</w:t>
            </w:r>
          </w:p>
          <w:p w:rsidR="00D23963" w:rsidRPr="003E745F" w:rsidRDefault="00D23963" w:rsidP="00AF2AED">
            <w:pPr>
              <w:pStyle w:val="ListParagraph"/>
              <w:numPr>
                <w:ilvl w:val="0"/>
                <w:numId w:val="24"/>
              </w:numPr>
              <w:spacing w:before="120"/>
            </w:pPr>
            <w:r w:rsidRPr="00315A14">
              <w:rPr>
                <w:rFonts w:ascii="Courier New" w:hAnsi="Courier New" w:cs="Courier New"/>
              </w:rPr>
              <w:t>from337-5to360-0degrees</w:t>
            </w:r>
          </w:p>
        </w:tc>
      </w:tr>
      <w:tr w:rsidR="00216203" w:rsidRPr="003E745F" w:rsidTr="00331B6B">
        <w:tc>
          <w:tcPr>
            <w:tcW w:w="1741" w:type="dxa"/>
          </w:tcPr>
          <w:p w:rsidR="00216203" w:rsidRPr="00297A50" w:rsidRDefault="00216203" w:rsidP="008268A7">
            <w:pPr>
              <w:rPr>
                <w:rFonts w:ascii="Courier New" w:hAnsi="Courier New" w:cs="Courier New"/>
              </w:rPr>
            </w:pPr>
            <w:r w:rsidRPr="00297A50">
              <w:rPr>
                <w:rFonts w:ascii="Courier New" w:hAnsi="Courier New" w:cs="Courier New"/>
              </w:rPr>
              <w:t>regional</w:t>
            </w:r>
          </w:p>
        </w:tc>
        <w:tc>
          <w:tcPr>
            <w:tcW w:w="3073"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4536" w:type="dxa"/>
          </w:tcPr>
          <w:p w:rsidR="00216203" w:rsidRDefault="00216203" w:rsidP="008268A7">
            <w:pPr>
              <w:keepNext/>
            </w:pPr>
            <w:r>
              <w:t>Regional content is NOT currently implemented.</w:t>
            </w:r>
          </w:p>
        </w:tc>
      </w:tr>
    </w:tbl>
    <w:p w:rsidR="00D23963" w:rsidRDefault="00216203" w:rsidP="008268A7">
      <w:pPr>
        <w:pStyle w:val="Caption"/>
      </w:pPr>
      <w:r>
        <w:t xml:space="preserve">Table </w:t>
      </w:r>
      <w:fldSimple w:instr=" SEQ Table \* ARABIC ">
        <w:r w:rsidR="00B9778E">
          <w:rPr>
            <w:noProof/>
          </w:rPr>
          <w:t>22</w:t>
        </w:r>
      </w:fldSimple>
      <w:r>
        <w:t xml:space="preserve"> - </w:t>
      </w:r>
      <w:r w:rsidRPr="00434991">
        <w:t>J2735EventDescription</w:t>
      </w:r>
      <w: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741"/>
        <w:gridCol w:w="3073"/>
        <w:gridCol w:w="1503"/>
        <w:gridCol w:w="997"/>
        <w:gridCol w:w="984"/>
        <w:gridCol w:w="1052"/>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1503" w:type="dxa"/>
          </w:tcPr>
          <w:p w:rsidR="00216203" w:rsidRPr="006E5FF6" w:rsidRDefault="00216203" w:rsidP="008268A7">
            <w:pPr>
              <w:rPr>
                <w:b/>
              </w:rPr>
            </w:pPr>
            <w:r w:rsidRPr="006E5FF6">
              <w:rPr>
                <w:b/>
              </w:rPr>
              <w:t>Description</w:t>
            </w:r>
          </w:p>
        </w:tc>
        <w:tc>
          <w:tcPr>
            <w:tcW w:w="997" w:type="dxa"/>
          </w:tcPr>
          <w:p w:rsidR="00216203" w:rsidRPr="006E5FF6" w:rsidRDefault="00216203" w:rsidP="008268A7">
            <w:pPr>
              <w:rPr>
                <w:b/>
              </w:rPr>
            </w:pPr>
            <w:r w:rsidRPr="006E5FF6">
              <w:rPr>
                <w:b/>
              </w:rPr>
              <w:t>Units</w:t>
            </w:r>
          </w:p>
        </w:tc>
        <w:tc>
          <w:tcPr>
            <w:tcW w:w="984" w:type="dxa"/>
          </w:tcPr>
          <w:p w:rsidR="00216203" w:rsidRPr="006E5FF6" w:rsidRDefault="00216203" w:rsidP="008268A7">
            <w:pPr>
              <w:rPr>
                <w:b/>
              </w:rPr>
            </w:pPr>
            <w:r w:rsidRPr="006E5FF6">
              <w:rPr>
                <w:b/>
              </w:rPr>
              <w:t>Valid Min</w:t>
            </w:r>
          </w:p>
        </w:tc>
        <w:tc>
          <w:tcPr>
            <w:tcW w:w="1052" w:type="dxa"/>
          </w:tcPr>
          <w:p w:rsidR="00216203" w:rsidRPr="006E5FF6" w:rsidRDefault="00216203" w:rsidP="008268A7">
            <w:pPr>
              <w:rPr>
                <w:b/>
              </w:rPr>
            </w:pPr>
            <w:r w:rsidRPr="006E5FF6">
              <w:rPr>
                <w:b/>
              </w:rPr>
              <w:t>Valid Max</w:t>
            </w:r>
          </w:p>
        </w:tc>
      </w:tr>
      <w:tr w:rsidR="00216203" w:rsidRPr="003E745F" w:rsidTr="00216203">
        <w:tc>
          <w:tcPr>
            <w:tcW w:w="1741" w:type="dxa"/>
          </w:tcPr>
          <w:p w:rsidR="00216203" w:rsidRPr="00315A14" w:rsidRDefault="00216203" w:rsidP="008268A7">
            <w:pPr>
              <w:rPr>
                <w:rFonts w:ascii="Courier New" w:hAnsi="Courier New" w:cs="Courier New"/>
              </w:rPr>
            </w:pPr>
            <w:r w:rsidRPr="004947C9">
              <w:rPr>
                <w:rFonts w:ascii="Courier New" w:hAnsi="Courier New" w:cs="Courier New"/>
              </w:rPr>
              <w:t>priority</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Pr="003E745F" w:rsidRDefault="00216203" w:rsidP="008268A7">
            <w:r>
              <w:t>The urgency of the message</w:t>
            </w:r>
          </w:p>
        </w:tc>
        <w:tc>
          <w:tcPr>
            <w:tcW w:w="997" w:type="dxa"/>
          </w:tcPr>
          <w:p w:rsidR="00216203" w:rsidRPr="003E745F" w:rsidRDefault="00216203" w:rsidP="008268A7">
            <w:r>
              <w:t>N/A</w:t>
            </w:r>
          </w:p>
        </w:tc>
        <w:tc>
          <w:tcPr>
            <w:tcW w:w="984" w:type="dxa"/>
          </w:tcPr>
          <w:p w:rsidR="00216203" w:rsidRPr="003E745F" w:rsidRDefault="00216203" w:rsidP="008268A7">
            <w:r>
              <w:t>0</w:t>
            </w:r>
          </w:p>
        </w:tc>
        <w:tc>
          <w:tcPr>
            <w:tcW w:w="1052" w:type="dxa"/>
          </w:tcPr>
          <w:p w:rsidR="00216203" w:rsidRPr="003E745F" w:rsidRDefault="00216203" w:rsidP="008268A7">
            <w:r>
              <w:t>7</w:t>
            </w:r>
          </w:p>
        </w:tc>
      </w:tr>
      <w:tr w:rsidR="00216203" w:rsidRPr="003E745F" w:rsidTr="00216203">
        <w:tc>
          <w:tcPr>
            <w:tcW w:w="1741" w:type="dxa"/>
          </w:tcPr>
          <w:p w:rsidR="00216203" w:rsidRPr="004947C9" w:rsidRDefault="00216203" w:rsidP="008268A7">
            <w:pPr>
              <w:rPr>
                <w:rFonts w:ascii="Courier New" w:hAnsi="Courier New" w:cs="Courier New"/>
              </w:rPr>
            </w:pPr>
            <w:r w:rsidRPr="00297A50">
              <w:rPr>
                <w:rFonts w:ascii="Courier New" w:hAnsi="Courier New" w:cs="Courier New"/>
              </w:rPr>
              <w:t>typeEvent</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Default="00216203" w:rsidP="008268A7">
            <w:r>
              <w:rPr>
                <w:sz w:val="20"/>
                <w:szCs w:val="20"/>
              </w:rPr>
              <w:t>A code from the list of ITIS.ITIScodes</w:t>
            </w:r>
          </w:p>
        </w:tc>
        <w:tc>
          <w:tcPr>
            <w:tcW w:w="997" w:type="dxa"/>
          </w:tcPr>
          <w:p w:rsidR="00216203" w:rsidRDefault="00216203" w:rsidP="008268A7">
            <w:r>
              <w:t>N/A</w:t>
            </w:r>
          </w:p>
        </w:tc>
        <w:tc>
          <w:tcPr>
            <w:tcW w:w="984" w:type="dxa"/>
          </w:tcPr>
          <w:p w:rsidR="00216203" w:rsidRDefault="00216203" w:rsidP="008268A7">
            <w:r>
              <w:t>0</w:t>
            </w:r>
          </w:p>
        </w:tc>
        <w:tc>
          <w:tcPr>
            <w:tcW w:w="1052" w:type="dxa"/>
          </w:tcPr>
          <w:p w:rsidR="00216203" w:rsidRDefault="00216203" w:rsidP="008268A7">
            <w:pPr>
              <w:keepNext/>
            </w:pPr>
            <w:r>
              <w:t>65535</w:t>
            </w:r>
          </w:p>
        </w:tc>
      </w:tr>
    </w:tbl>
    <w:p w:rsidR="00216203" w:rsidRDefault="00216203" w:rsidP="008268A7">
      <w:pPr>
        <w:pStyle w:val="Caption"/>
      </w:pPr>
      <w:r>
        <w:t xml:space="preserve">Table </w:t>
      </w:r>
      <w:fldSimple w:instr=" SEQ Table \* ARABIC ">
        <w:r w:rsidR="00B9778E">
          <w:rPr>
            <w:noProof/>
          </w:rPr>
          <w:t>23</w:t>
        </w:r>
      </w:fldSimple>
      <w:r>
        <w:t xml:space="preserve"> - J2735EventDescription (2)</w:t>
      </w:r>
    </w:p>
    <w:p w:rsidR="00216203" w:rsidRPr="00216203" w:rsidRDefault="00216203" w:rsidP="008268A7">
      <w:pPr>
        <w:rPr>
          <w:lang w:eastAsia="ja-JP"/>
        </w:rPr>
      </w:pPr>
    </w:p>
    <w:p w:rsidR="00D23963" w:rsidRDefault="00D23963" w:rsidP="008268A7">
      <w:pPr>
        <w:pStyle w:val="Heading2"/>
      </w:pPr>
      <w:bookmarkStart w:id="489" w:name="_J2735TrailerData"/>
      <w:bookmarkStart w:id="490" w:name="_Toc524363092"/>
      <w:bookmarkEnd w:id="489"/>
      <w:r w:rsidRPr="00C219BA">
        <w:t>J2735TrailerData</w:t>
      </w:r>
      <w:bookmarkEnd w:id="490"/>
    </w:p>
    <w:p w:rsidR="00D23963" w:rsidRDefault="00330EC7" w:rsidP="008268A7">
      <w:r>
        <w:t>P</w:t>
      </w:r>
      <w:r w:rsidRPr="00330EC7">
        <w:t>rovides a means to describe trailers pulled by a motor vehicle and/or other equipped devices.</w:t>
      </w:r>
      <w:r>
        <w:t xml:space="preserve"> </w:t>
      </w:r>
      <w:r w:rsidRPr="00330EC7">
        <w:t>The span of use is intended to cover use cases from simple passenger vehicles with trailers to class 8 vehicles hauling one or more trailers and dollies. The information in this data frame (along with the BSM message in which it is sent) can be used to determine various aspects of the sender. These include the path of the vehicle and its trailer(s) under various maneuvering conditions (lane matching) as well as the rear of the final trailer, which is often useful in signal control optimization and in intersection safety. This data frame is typically used in the BSM Part II content.</w:t>
      </w:r>
    </w:p>
    <w:tbl>
      <w:tblPr>
        <w:tblStyle w:val="TableGrid"/>
        <w:tblW w:w="0" w:type="auto"/>
        <w:tblLook w:val="04A0" w:firstRow="1" w:lastRow="0" w:firstColumn="1" w:lastColumn="0" w:noHBand="0" w:noVBand="1"/>
      </w:tblPr>
      <w:tblGrid>
        <w:gridCol w:w="1600"/>
        <w:gridCol w:w="3781"/>
        <w:gridCol w:w="1379"/>
        <w:gridCol w:w="872"/>
        <w:gridCol w:w="859"/>
        <w:gridCol w:w="859"/>
      </w:tblGrid>
      <w:tr w:rsidR="00D23963" w:rsidRPr="006E5FF6" w:rsidTr="00216203">
        <w:tc>
          <w:tcPr>
            <w:tcW w:w="1600" w:type="dxa"/>
          </w:tcPr>
          <w:p w:rsidR="00D23963" w:rsidRPr="006E5FF6" w:rsidRDefault="00D23963" w:rsidP="008268A7">
            <w:pPr>
              <w:rPr>
                <w:b/>
              </w:rPr>
            </w:pPr>
            <w:r w:rsidRPr="006E5FF6">
              <w:rPr>
                <w:b/>
              </w:rPr>
              <w:lastRenderedPageBreak/>
              <w:t>Name</w:t>
            </w:r>
          </w:p>
        </w:tc>
        <w:tc>
          <w:tcPr>
            <w:tcW w:w="3781" w:type="dxa"/>
          </w:tcPr>
          <w:p w:rsidR="00D23963" w:rsidRPr="006E5FF6" w:rsidRDefault="00D23963" w:rsidP="008268A7">
            <w:pPr>
              <w:rPr>
                <w:b/>
              </w:rPr>
            </w:pPr>
            <w:r w:rsidRPr="006E5FF6">
              <w:rPr>
                <w:b/>
              </w:rPr>
              <w:t>Type</w:t>
            </w:r>
          </w:p>
        </w:tc>
        <w:tc>
          <w:tcPr>
            <w:tcW w:w="1379" w:type="dxa"/>
          </w:tcPr>
          <w:p w:rsidR="00D23963" w:rsidRPr="006E5FF6" w:rsidRDefault="00D23963" w:rsidP="008268A7">
            <w:pPr>
              <w:rPr>
                <w:b/>
              </w:rPr>
            </w:pPr>
            <w:r w:rsidRPr="006E5FF6">
              <w:rPr>
                <w:b/>
              </w:rPr>
              <w:t>Description</w:t>
            </w:r>
          </w:p>
        </w:tc>
        <w:tc>
          <w:tcPr>
            <w:tcW w:w="872" w:type="dxa"/>
          </w:tcPr>
          <w:p w:rsidR="00D23963" w:rsidRPr="006E5FF6" w:rsidRDefault="00D23963" w:rsidP="008268A7">
            <w:pPr>
              <w:rPr>
                <w:b/>
              </w:rPr>
            </w:pPr>
            <w:r w:rsidRPr="006E5FF6">
              <w:rPr>
                <w:b/>
              </w:rPr>
              <w:t>Units</w:t>
            </w:r>
          </w:p>
        </w:tc>
        <w:tc>
          <w:tcPr>
            <w:tcW w:w="859" w:type="dxa"/>
          </w:tcPr>
          <w:p w:rsidR="00D23963" w:rsidRPr="006E5FF6" w:rsidRDefault="00D23963" w:rsidP="008268A7">
            <w:pPr>
              <w:rPr>
                <w:b/>
              </w:rPr>
            </w:pPr>
            <w:r w:rsidRPr="006E5FF6">
              <w:rPr>
                <w:b/>
              </w:rPr>
              <w:t>Valid Min</w:t>
            </w:r>
          </w:p>
        </w:tc>
        <w:tc>
          <w:tcPr>
            <w:tcW w:w="859" w:type="dxa"/>
          </w:tcPr>
          <w:p w:rsidR="00D23963" w:rsidRPr="006E5FF6" w:rsidRDefault="00D23963" w:rsidP="008268A7">
            <w:pPr>
              <w:rPr>
                <w:b/>
              </w:rPr>
            </w:pPr>
            <w:r w:rsidRPr="006E5FF6">
              <w:rPr>
                <w:b/>
              </w:rPr>
              <w:t>Valid Max</w:t>
            </w:r>
          </w:p>
        </w:tc>
      </w:tr>
      <w:tr w:rsidR="00D23963" w:rsidRPr="003E745F" w:rsidTr="00216203">
        <w:tc>
          <w:tcPr>
            <w:tcW w:w="1600" w:type="dxa"/>
          </w:tcPr>
          <w:p w:rsidR="00D23963" w:rsidRPr="000D041D" w:rsidRDefault="00D23963" w:rsidP="008268A7">
            <w:pPr>
              <w:rPr>
                <w:rFonts w:ascii="Courier New" w:hAnsi="Courier New" w:cs="Courier New"/>
              </w:rPr>
            </w:pPr>
            <w:r w:rsidRPr="00823070">
              <w:rPr>
                <w:rFonts w:ascii="Courier New" w:hAnsi="Courier New" w:cs="Courier New"/>
              </w:rPr>
              <w:t>sspRights</w:t>
            </w:r>
          </w:p>
        </w:tc>
        <w:tc>
          <w:tcPr>
            <w:tcW w:w="3781" w:type="dxa"/>
          </w:tcPr>
          <w:p w:rsidR="00D23963" w:rsidRPr="000D041D" w:rsidRDefault="00D23963" w:rsidP="008268A7">
            <w:pPr>
              <w:rPr>
                <w:rFonts w:ascii="Courier New" w:hAnsi="Courier New" w:cs="Courier New"/>
              </w:rPr>
            </w:pPr>
            <w:r>
              <w:rPr>
                <w:rFonts w:ascii="Courier New" w:hAnsi="Courier New" w:cs="Courier New"/>
              </w:rPr>
              <w:t>Integer</w:t>
            </w:r>
          </w:p>
        </w:tc>
        <w:tc>
          <w:tcPr>
            <w:tcW w:w="1379" w:type="dxa"/>
          </w:tcPr>
          <w:p w:rsidR="00D23963" w:rsidRPr="003E745F" w:rsidRDefault="004F613F" w:rsidP="008268A7">
            <w:r>
              <w:t>I</w:t>
            </w:r>
            <w:r w:rsidRPr="004F613F">
              <w:t>ndex to CERT rights</w:t>
            </w:r>
            <w:r>
              <w:t xml:space="preserve">. </w:t>
            </w:r>
            <w:r w:rsidR="00216203" w:rsidRPr="00216203">
              <w:t>The SSP index is used to control the data elements that follow the occurrence of the index.</w:t>
            </w:r>
          </w:p>
        </w:tc>
        <w:tc>
          <w:tcPr>
            <w:tcW w:w="872" w:type="dxa"/>
          </w:tcPr>
          <w:p w:rsidR="00D23963" w:rsidRPr="00216203" w:rsidRDefault="00216203" w:rsidP="008268A7">
            <w:r w:rsidRPr="00216203">
              <w:t>N/A</w:t>
            </w:r>
          </w:p>
        </w:tc>
        <w:tc>
          <w:tcPr>
            <w:tcW w:w="859" w:type="dxa"/>
          </w:tcPr>
          <w:p w:rsidR="00D23963" w:rsidRPr="003E745F" w:rsidRDefault="00D23963" w:rsidP="008268A7">
            <w:r>
              <w:t>0</w:t>
            </w:r>
          </w:p>
        </w:tc>
        <w:tc>
          <w:tcPr>
            <w:tcW w:w="859" w:type="dxa"/>
          </w:tcPr>
          <w:p w:rsidR="00D23963" w:rsidRPr="003E745F" w:rsidRDefault="00D23963" w:rsidP="008268A7">
            <w:pPr>
              <w:keepNext/>
            </w:pPr>
            <w:r>
              <w:t>31</w:t>
            </w:r>
          </w:p>
        </w:tc>
      </w:tr>
    </w:tbl>
    <w:p w:rsidR="00D23963" w:rsidRDefault="00216203" w:rsidP="008268A7">
      <w:pPr>
        <w:pStyle w:val="Caption"/>
        <w:rPr>
          <w:noProof/>
        </w:rPr>
      </w:pPr>
      <w:r>
        <w:t xml:space="preserve">Table </w:t>
      </w:r>
      <w:fldSimple w:instr=" SEQ Table \* ARABIC ">
        <w:r w:rsidR="00B9778E">
          <w:rPr>
            <w:noProof/>
          </w:rPr>
          <w:t>24</w:t>
        </w:r>
      </w:fldSimple>
      <w:r>
        <w:t xml:space="preserve"> - </w:t>
      </w:r>
      <w:r w:rsidRPr="009A7CE1">
        <w:t>J2735TrailerData</w:t>
      </w:r>
      <w:r>
        <w:rPr>
          <w:noProof/>
        </w:rP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600"/>
        <w:gridCol w:w="3781"/>
        <w:gridCol w:w="3969"/>
      </w:tblGrid>
      <w:tr w:rsidR="00216203" w:rsidRPr="006E5FF6" w:rsidTr="00331B6B">
        <w:tc>
          <w:tcPr>
            <w:tcW w:w="1600" w:type="dxa"/>
          </w:tcPr>
          <w:p w:rsidR="00216203" w:rsidRPr="006E5FF6" w:rsidRDefault="00216203" w:rsidP="008268A7">
            <w:pPr>
              <w:rPr>
                <w:b/>
              </w:rPr>
            </w:pPr>
            <w:r w:rsidRPr="006E5FF6">
              <w:rPr>
                <w:b/>
              </w:rPr>
              <w:t>Name</w:t>
            </w:r>
          </w:p>
        </w:tc>
        <w:tc>
          <w:tcPr>
            <w:tcW w:w="3781" w:type="dxa"/>
          </w:tcPr>
          <w:p w:rsidR="00216203" w:rsidRPr="006E5FF6" w:rsidRDefault="00216203" w:rsidP="008268A7">
            <w:pPr>
              <w:rPr>
                <w:b/>
              </w:rPr>
            </w:pPr>
            <w:r w:rsidRPr="006E5FF6">
              <w:rPr>
                <w:b/>
              </w:rPr>
              <w:t>Type</w:t>
            </w:r>
          </w:p>
        </w:tc>
        <w:tc>
          <w:tcPr>
            <w:tcW w:w="3969" w:type="dxa"/>
          </w:tcPr>
          <w:p w:rsidR="00216203" w:rsidRPr="006E5FF6" w:rsidRDefault="00216203" w:rsidP="008268A7">
            <w:pPr>
              <w:rPr>
                <w:b/>
              </w:rPr>
            </w:pPr>
            <w:r w:rsidRPr="006E5FF6">
              <w:rPr>
                <w:b/>
              </w:rPr>
              <w:t>Description</w:t>
            </w:r>
          </w:p>
        </w:tc>
      </w:tr>
      <w:tr w:rsidR="00216203" w:rsidRPr="003E745F" w:rsidTr="00331B6B">
        <w:tc>
          <w:tcPr>
            <w:tcW w:w="1600" w:type="dxa"/>
          </w:tcPr>
          <w:p w:rsidR="00216203" w:rsidRPr="000D041D" w:rsidRDefault="00216203" w:rsidP="008268A7">
            <w:pPr>
              <w:rPr>
                <w:rFonts w:ascii="Courier New" w:hAnsi="Courier New" w:cs="Courier New"/>
              </w:rPr>
            </w:pPr>
            <w:r w:rsidRPr="00984AB8">
              <w:rPr>
                <w:rFonts w:ascii="Courier New" w:hAnsi="Courier New" w:cs="Courier New"/>
              </w:rPr>
              <w:t>connection</w:t>
            </w:r>
          </w:p>
        </w:tc>
        <w:tc>
          <w:tcPr>
            <w:tcW w:w="3781" w:type="dxa"/>
          </w:tcPr>
          <w:p w:rsidR="00216203" w:rsidRPr="000D041D" w:rsidRDefault="001C3DDE" w:rsidP="008268A7">
            <w:pPr>
              <w:rPr>
                <w:rFonts w:ascii="Courier New" w:hAnsi="Courier New" w:cs="Courier New"/>
              </w:rPr>
            </w:pPr>
            <w:hyperlink w:anchor="_J2735PivotPointDescription" w:history="1">
              <w:r w:rsidR="00216203" w:rsidRPr="00984AB8">
                <w:rPr>
                  <w:rStyle w:val="Hyperlink"/>
                  <w:rFonts w:ascii="Courier New" w:hAnsi="Courier New" w:cs="Courier New"/>
                </w:rPr>
                <w:t>J2735PivotPointDescription</w:t>
              </w:r>
            </w:hyperlink>
          </w:p>
        </w:tc>
        <w:tc>
          <w:tcPr>
            <w:tcW w:w="3969" w:type="dxa"/>
          </w:tcPr>
          <w:p w:rsidR="00216203" w:rsidRPr="003E745F" w:rsidRDefault="004F613F" w:rsidP="008268A7">
            <w:r w:rsidRPr="004F613F">
              <w:t>Offset connection point details from the hauling vehicle to the first trailer unit</w:t>
            </w:r>
            <w:r>
              <w:t>.</w:t>
            </w:r>
            <w:r w:rsidRPr="004F613F">
              <w:t xml:space="preserve"> </w:t>
            </w:r>
          </w:p>
        </w:tc>
      </w:tr>
      <w:tr w:rsidR="00216203" w:rsidRPr="003E745F" w:rsidTr="00331B6B">
        <w:tc>
          <w:tcPr>
            <w:tcW w:w="1600" w:type="dxa"/>
          </w:tcPr>
          <w:p w:rsidR="00216203" w:rsidRPr="00984AB8" w:rsidRDefault="00216203" w:rsidP="008268A7">
            <w:pPr>
              <w:rPr>
                <w:rFonts w:ascii="Courier New" w:hAnsi="Courier New" w:cs="Courier New"/>
              </w:rPr>
            </w:pPr>
            <w:r w:rsidRPr="00984AB8">
              <w:rPr>
                <w:rFonts w:ascii="Courier New" w:hAnsi="Courier New" w:cs="Courier New"/>
              </w:rPr>
              <w:t>units</w:t>
            </w:r>
          </w:p>
        </w:tc>
        <w:tc>
          <w:tcPr>
            <w:tcW w:w="3781"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3969" w:type="dxa"/>
          </w:tcPr>
          <w:p w:rsidR="00216203" w:rsidRPr="003E745F" w:rsidRDefault="00E245F8" w:rsidP="008268A7">
            <w:pPr>
              <w:keepNext/>
            </w:pPr>
            <w:r w:rsidRPr="00E245F8">
              <w:t>One of mor</w:t>
            </w:r>
            <w:r>
              <w:t>e Trailer or Dolly Descriptions</w:t>
            </w:r>
            <w:r w:rsidRPr="00E245F8">
              <w:t xml:space="preserve"> (each called a unit)</w:t>
            </w:r>
            <w:r>
              <w:t>.</w:t>
            </w:r>
          </w:p>
        </w:tc>
      </w:tr>
    </w:tbl>
    <w:p w:rsidR="00216203" w:rsidRDefault="00216203" w:rsidP="008268A7">
      <w:pPr>
        <w:pStyle w:val="Caption"/>
      </w:pPr>
      <w:r>
        <w:t xml:space="preserve">Table </w:t>
      </w:r>
      <w:fldSimple w:instr=" SEQ Table \* ARABIC ">
        <w:r w:rsidR="00B9778E">
          <w:rPr>
            <w:noProof/>
          </w:rPr>
          <w:t>25</w:t>
        </w:r>
      </w:fldSimple>
      <w:r>
        <w:t xml:space="preserve"> - </w:t>
      </w:r>
      <w:r w:rsidRPr="00437023">
        <w:t xml:space="preserve">J2735TrailerData </w:t>
      </w:r>
      <w:r>
        <w:t>(2</w:t>
      </w:r>
      <w:r w:rsidRPr="00437023">
        <w:t>)</w:t>
      </w:r>
    </w:p>
    <w:p w:rsidR="00D23963" w:rsidRDefault="00D23963" w:rsidP="008268A7">
      <w:pPr>
        <w:pStyle w:val="Heading2"/>
      </w:pPr>
      <w:bookmarkStart w:id="491" w:name="_J2735VehicleClassification"/>
      <w:bookmarkStart w:id="492" w:name="_Ref511817467"/>
      <w:bookmarkStart w:id="493" w:name="_Toc524363093"/>
      <w:bookmarkEnd w:id="491"/>
      <w:r w:rsidRPr="008A2877">
        <w:t>J2735VehicleClassification</w:t>
      </w:r>
      <w:bookmarkEnd w:id="492"/>
      <w:bookmarkEnd w:id="493"/>
    </w:p>
    <w:p w:rsidR="00D23963" w:rsidRDefault="00763A9D" w:rsidP="008268A7">
      <w:r>
        <w:t>This</w:t>
      </w:r>
      <w:r w:rsidRPr="00763A9D">
        <w:t xml:space="preserve"> data frame is a structure with a composite set of common classification systems used in ITS and DSRC work. There are any number of such 'types' that can be used to classify a vehicle based on different systems and needs. A given use case will typically use only a subset of the items noted below.</w:t>
      </w:r>
    </w:p>
    <w:tbl>
      <w:tblPr>
        <w:tblStyle w:val="TableGrid"/>
        <w:tblW w:w="0" w:type="auto"/>
        <w:tblLook w:val="04A0" w:firstRow="1" w:lastRow="0" w:firstColumn="1" w:lastColumn="0" w:noHBand="0" w:noVBand="1"/>
      </w:tblPr>
      <w:tblGrid>
        <w:gridCol w:w="1934"/>
        <w:gridCol w:w="1916"/>
        <w:gridCol w:w="5500"/>
      </w:tblGrid>
      <w:tr w:rsidR="004F2717" w:rsidRPr="006E5FF6" w:rsidTr="00331B6B">
        <w:tc>
          <w:tcPr>
            <w:tcW w:w="1934" w:type="dxa"/>
          </w:tcPr>
          <w:p w:rsidR="004F2717" w:rsidRPr="006E5FF6" w:rsidRDefault="004F2717" w:rsidP="008268A7">
            <w:pPr>
              <w:rPr>
                <w:b/>
              </w:rPr>
            </w:pPr>
            <w:r w:rsidRPr="006E5FF6">
              <w:rPr>
                <w:b/>
              </w:rPr>
              <w:t>Name</w:t>
            </w:r>
          </w:p>
        </w:tc>
        <w:tc>
          <w:tcPr>
            <w:tcW w:w="1916" w:type="dxa"/>
          </w:tcPr>
          <w:p w:rsidR="004F2717" w:rsidRPr="006E5FF6" w:rsidRDefault="004F2717" w:rsidP="008268A7">
            <w:pPr>
              <w:rPr>
                <w:b/>
              </w:rPr>
            </w:pPr>
            <w:r w:rsidRPr="006E5FF6">
              <w:rPr>
                <w:b/>
              </w:rPr>
              <w:t>Type</w:t>
            </w:r>
          </w:p>
        </w:tc>
        <w:tc>
          <w:tcPr>
            <w:tcW w:w="5500" w:type="dxa"/>
          </w:tcPr>
          <w:p w:rsidR="004F2717" w:rsidRPr="006E5FF6" w:rsidRDefault="004F2717" w:rsidP="008268A7">
            <w:pPr>
              <w:rPr>
                <w:b/>
              </w:rPr>
            </w:pPr>
            <w:r w:rsidRPr="006E5FF6">
              <w:rPr>
                <w:b/>
              </w:rPr>
              <w:t>Description</w:t>
            </w:r>
          </w:p>
        </w:tc>
      </w:tr>
      <w:tr w:rsidR="00CD7FAD" w:rsidRPr="003E745F" w:rsidTr="004F2717">
        <w:tc>
          <w:tcPr>
            <w:tcW w:w="1934" w:type="dxa"/>
          </w:tcPr>
          <w:p w:rsidR="00CD7FAD" w:rsidRPr="000D041D" w:rsidRDefault="00CD7FAD" w:rsidP="008268A7">
            <w:pPr>
              <w:rPr>
                <w:rFonts w:ascii="Courier New" w:hAnsi="Courier New" w:cs="Courier New"/>
              </w:rPr>
            </w:pPr>
            <w:r w:rsidRPr="00D043A2">
              <w:rPr>
                <w:rFonts w:ascii="Courier New" w:hAnsi="Courier New" w:cs="Courier New"/>
              </w:rPr>
              <w:t>fuelType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rsidR="00CD7FAD" w:rsidRPr="003E745F" w:rsidRDefault="00CD7FAD" w:rsidP="008268A7"/>
        </w:tc>
      </w:tr>
      <w:tr w:rsidR="00CD7FAD" w:rsidRPr="003E745F" w:rsidTr="004F2717">
        <w:tc>
          <w:tcPr>
            <w:tcW w:w="1934" w:type="dxa"/>
          </w:tcPr>
          <w:p w:rsidR="00CD7FAD" w:rsidRPr="000D041D" w:rsidRDefault="00CD7FAD" w:rsidP="008268A7">
            <w:pPr>
              <w:rPr>
                <w:rFonts w:ascii="Courier New" w:hAnsi="Courier New" w:cs="Courier New"/>
              </w:rPr>
            </w:pPr>
            <w:r w:rsidRPr="00813084">
              <w:rPr>
                <w:rFonts w:ascii="Courier New" w:hAnsi="Courier New" w:cs="Courier New"/>
              </w:rPr>
              <w:t>hpmsType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lastRenderedPageBreak/>
              <w:t>unknown</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axleCnt7MultiTrailer</w:t>
            </w:r>
          </w:p>
          <w:p w:rsidR="00CD7FAD" w:rsidRPr="003E745F" w:rsidRDefault="00CD7FAD" w:rsidP="008268A7"/>
        </w:tc>
      </w:tr>
      <w:tr w:rsidR="00D23963" w:rsidRPr="003E745F" w:rsidTr="004F2717">
        <w:tc>
          <w:tcPr>
            <w:tcW w:w="1934" w:type="dxa"/>
          </w:tcPr>
          <w:p w:rsidR="00D23963" w:rsidRPr="00813084" w:rsidRDefault="00D23963" w:rsidP="008268A7">
            <w:pPr>
              <w:rPr>
                <w:rFonts w:ascii="Courier New" w:hAnsi="Courier New" w:cs="Courier New"/>
              </w:rPr>
            </w:pPr>
            <w:r w:rsidRPr="00EC1603">
              <w:rPr>
                <w:rFonts w:ascii="Courier New" w:hAnsi="Courier New" w:cs="Courier New"/>
              </w:rPr>
              <w:lastRenderedPageBreak/>
              <w:t>responderType</w:t>
            </w:r>
          </w:p>
        </w:tc>
        <w:tc>
          <w:tcPr>
            <w:tcW w:w="1916" w:type="dxa"/>
          </w:tcPr>
          <w:p w:rsidR="00D23963" w:rsidRDefault="00CD7FAD" w:rsidP="008268A7">
            <w:pPr>
              <w:rPr>
                <w:rFonts w:ascii="Courier New" w:hAnsi="Courier New" w:cs="Courier New"/>
              </w:rPr>
            </w:pPr>
            <w:r>
              <w:rPr>
                <w:rFonts w:ascii="Courier New" w:hAnsi="Courier New" w:cs="Courier New"/>
              </w:rPr>
              <w:t>String</w:t>
            </w:r>
          </w:p>
        </w:tc>
        <w:tc>
          <w:tcPr>
            <w:tcW w:w="5500" w:type="dxa"/>
          </w:tcPr>
          <w:p w:rsidR="00D23963" w:rsidRDefault="00CD7FAD" w:rsidP="008268A7">
            <w:r>
              <w:t>One of the following enumeration constants:</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rsidR="00D23963" w:rsidRPr="00EC1603" w:rsidRDefault="00D23963" w:rsidP="00AF2AED">
            <w:pPr>
              <w:pStyle w:val="ListParagraph"/>
              <w:keepNext/>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rsidR="00D23963" w:rsidRDefault="004F2717" w:rsidP="008268A7">
      <w:pPr>
        <w:pStyle w:val="Caption"/>
      </w:pPr>
      <w:r>
        <w:t xml:space="preserve">Table </w:t>
      </w:r>
      <w:fldSimple w:instr=" SEQ Table \* ARABIC ">
        <w:r w:rsidR="00B9778E">
          <w:rPr>
            <w:noProof/>
          </w:rPr>
          <w:t>26</w:t>
        </w:r>
      </w:fldSimple>
      <w:r>
        <w:t xml:space="preserve"> - </w:t>
      </w:r>
      <w:r w:rsidRPr="00171386">
        <w:t>J2735VehicleClassification</w:t>
      </w:r>
      <w:r>
        <w:t xml:space="preserve"> (1)</w:t>
      </w:r>
    </w:p>
    <w:tbl>
      <w:tblPr>
        <w:tblStyle w:val="TableGrid"/>
        <w:tblW w:w="0" w:type="auto"/>
        <w:tblLook w:val="04A0" w:firstRow="1" w:lastRow="0" w:firstColumn="1" w:lastColumn="0" w:noHBand="0" w:noVBand="1"/>
      </w:tblPr>
      <w:tblGrid>
        <w:gridCol w:w="1567"/>
        <w:gridCol w:w="2210"/>
        <w:gridCol w:w="2096"/>
        <w:gridCol w:w="1167"/>
        <w:gridCol w:w="1155"/>
        <w:gridCol w:w="1155"/>
      </w:tblGrid>
      <w:tr w:rsidR="004F2717" w:rsidRPr="006E5FF6" w:rsidTr="004F2717">
        <w:tc>
          <w:tcPr>
            <w:tcW w:w="1567" w:type="dxa"/>
          </w:tcPr>
          <w:p w:rsidR="004F2717" w:rsidRPr="006E5FF6" w:rsidRDefault="004F2717" w:rsidP="008268A7">
            <w:pPr>
              <w:rPr>
                <w:b/>
              </w:rPr>
            </w:pPr>
            <w:r w:rsidRPr="006E5FF6">
              <w:rPr>
                <w:b/>
              </w:rPr>
              <w:t>Name</w:t>
            </w:r>
          </w:p>
        </w:tc>
        <w:tc>
          <w:tcPr>
            <w:tcW w:w="2210" w:type="dxa"/>
          </w:tcPr>
          <w:p w:rsidR="004F2717" w:rsidRPr="006E5FF6" w:rsidRDefault="004F2717" w:rsidP="008268A7">
            <w:pPr>
              <w:rPr>
                <w:b/>
              </w:rPr>
            </w:pPr>
            <w:r w:rsidRPr="006E5FF6">
              <w:rPr>
                <w:b/>
              </w:rPr>
              <w:t>Type</w:t>
            </w:r>
          </w:p>
        </w:tc>
        <w:tc>
          <w:tcPr>
            <w:tcW w:w="2096" w:type="dxa"/>
          </w:tcPr>
          <w:p w:rsidR="004F2717" w:rsidRPr="006E5FF6" w:rsidRDefault="004F2717" w:rsidP="008268A7">
            <w:pPr>
              <w:rPr>
                <w:b/>
              </w:rPr>
            </w:pPr>
            <w:r w:rsidRPr="006E5FF6">
              <w:rPr>
                <w:b/>
              </w:rPr>
              <w:t>Description</w:t>
            </w:r>
          </w:p>
        </w:tc>
        <w:tc>
          <w:tcPr>
            <w:tcW w:w="1167" w:type="dxa"/>
          </w:tcPr>
          <w:p w:rsidR="004F2717" w:rsidRPr="006E5FF6" w:rsidRDefault="004F2717" w:rsidP="008268A7">
            <w:pPr>
              <w:rPr>
                <w:b/>
              </w:rPr>
            </w:pPr>
            <w:r w:rsidRPr="006E5FF6">
              <w:rPr>
                <w:b/>
              </w:rPr>
              <w:t>Units</w:t>
            </w:r>
          </w:p>
        </w:tc>
        <w:tc>
          <w:tcPr>
            <w:tcW w:w="1155" w:type="dxa"/>
          </w:tcPr>
          <w:p w:rsidR="004F2717" w:rsidRPr="006E5FF6" w:rsidRDefault="004F2717" w:rsidP="008268A7">
            <w:pPr>
              <w:rPr>
                <w:b/>
              </w:rPr>
            </w:pPr>
            <w:r w:rsidRPr="006E5FF6">
              <w:rPr>
                <w:b/>
              </w:rPr>
              <w:t>Valid Min</w:t>
            </w:r>
          </w:p>
        </w:tc>
        <w:tc>
          <w:tcPr>
            <w:tcW w:w="1155" w:type="dxa"/>
          </w:tcPr>
          <w:p w:rsidR="004F2717" w:rsidRPr="006E5FF6" w:rsidRDefault="004F2717" w:rsidP="008268A7">
            <w:pPr>
              <w:rPr>
                <w:b/>
              </w:rPr>
            </w:pPr>
            <w:r w:rsidRPr="006E5FF6">
              <w:rPr>
                <w:b/>
              </w:rPr>
              <w:t>Valid Max</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iso3883</w:t>
            </w:r>
          </w:p>
        </w:tc>
        <w:tc>
          <w:tcPr>
            <w:tcW w:w="2210" w:type="dxa"/>
          </w:tcPr>
          <w:p w:rsidR="004F2717" w:rsidRPr="000D041D" w:rsidRDefault="004F2717" w:rsidP="008268A7">
            <w:pPr>
              <w:rPr>
                <w:rFonts w:ascii="Courier New" w:hAnsi="Courier New" w:cs="Courier New"/>
              </w:rPr>
            </w:pPr>
            <w:r>
              <w:rPr>
                <w:rFonts w:ascii="Courier New" w:hAnsi="Courier New" w:cs="Courier New"/>
              </w:rPr>
              <w:t>Integer</w:t>
            </w:r>
          </w:p>
        </w:tc>
        <w:tc>
          <w:tcPr>
            <w:tcW w:w="2096" w:type="dxa"/>
          </w:tcPr>
          <w:p w:rsidR="004F2717" w:rsidRPr="003E745F" w:rsidRDefault="000A243D" w:rsidP="008268A7">
            <w:r w:rsidRPr="000A243D">
              <w:t xml:space="preserve">Iso3833VehicleType data element represents the value domain provided by ISO 3833 for general vehicle types. It is a European list similar to the list used for the Highway Performance Monitoring System (HPMS) in the US region. In this standard, the HPMS list is used in the </w:t>
            </w:r>
            <w:r w:rsidRPr="000A243D">
              <w:lastRenderedPageBreak/>
              <w:t>data concept named VehicleType.</w:t>
            </w:r>
          </w:p>
        </w:tc>
        <w:tc>
          <w:tcPr>
            <w:tcW w:w="1167" w:type="dxa"/>
          </w:tcPr>
          <w:p w:rsidR="004F2717" w:rsidRPr="003E745F" w:rsidRDefault="004F2717" w:rsidP="008268A7">
            <w:r>
              <w:lastRenderedPageBreak/>
              <w:t>N/A</w:t>
            </w:r>
          </w:p>
        </w:tc>
        <w:tc>
          <w:tcPr>
            <w:tcW w:w="1155" w:type="dxa"/>
          </w:tcPr>
          <w:p w:rsidR="004F2717" w:rsidRPr="003E745F" w:rsidRDefault="004F2717" w:rsidP="008268A7">
            <w:r>
              <w:t>0</w:t>
            </w:r>
          </w:p>
        </w:tc>
        <w:tc>
          <w:tcPr>
            <w:tcW w:w="1155" w:type="dxa"/>
          </w:tcPr>
          <w:p w:rsidR="004F2717" w:rsidRPr="003E745F" w:rsidRDefault="004F2717" w:rsidP="008268A7">
            <w:r>
              <w:t>100</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keyType</w:t>
            </w:r>
          </w:p>
        </w:tc>
        <w:tc>
          <w:tcPr>
            <w:tcW w:w="2210" w:type="dxa"/>
          </w:tcPr>
          <w:p w:rsidR="004F2717" w:rsidRDefault="004F2717" w:rsidP="008268A7">
            <w:pPr>
              <w:rPr>
                <w:rFonts w:ascii="Courier New" w:hAnsi="Courier New" w:cs="Courier New"/>
              </w:rPr>
            </w:pPr>
            <w:r>
              <w:rPr>
                <w:rFonts w:ascii="Courier New" w:hAnsi="Courier New" w:cs="Courier New"/>
              </w:rPr>
              <w:t>Integer</w:t>
            </w:r>
          </w:p>
        </w:tc>
        <w:tc>
          <w:tcPr>
            <w:tcW w:w="2096" w:type="dxa"/>
          </w:tcPr>
          <w:p w:rsidR="004F2717" w:rsidRPr="00813084" w:rsidRDefault="000A243D" w:rsidP="008268A7">
            <w:r w:rsidRPr="000A243D">
              <w:t>The BasicVehicleRole data element provides a means to indicate the current role that a DSRC device is playing.</w:t>
            </w:r>
          </w:p>
        </w:tc>
        <w:tc>
          <w:tcPr>
            <w:tcW w:w="1167" w:type="dxa"/>
          </w:tcPr>
          <w:p w:rsidR="004F2717" w:rsidRDefault="004F2717" w:rsidP="008268A7">
            <w:r>
              <w:t>N/A</w:t>
            </w:r>
          </w:p>
        </w:tc>
        <w:tc>
          <w:tcPr>
            <w:tcW w:w="1155" w:type="dxa"/>
          </w:tcPr>
          <w:p w:rsidR="004F2717" w:rsidRDefault="004F2717" w:rsidP="008268A7">
            <w:r>
              <w:t>0</w:t>
            </w:r>
          </w:p>
        </w:tc>
        <w:tc>
          <w:tcPr>
            <w:tcW w:w="1155" w:type="dxa"/>
          </w:tcPr>
          <w:p w:rsidR="004F2717" w:rsidRDefault="004F2717" w:rsidP="008268A7">
            <w:pPr>
              <w:keepNext/>
            </w:pPr>
            <w:r>
              <w:t>255</w:t>
            </w:r>
          </w:p>
        </w:tc>
      </w:tr>
    </w:tbl>
    <w:p w:rsidR="004F2717" w:rsidRDefault="004F2717" w:rsidP="008268A7">
      <w:pPr>
        <w:pStyle w:val="Caption"/>
      </w:pPr>
      <w:r>
        <w:t xml:space="preserve">Table </w:t>
      </w:r>
      <w:fldSimple w:instr=" SEQ Table \* ARABIC ">
        <w:r w:rsidR="00B9778E">
          <w:rPr>
            <w:noProof/>
          </w:rPr>
          <w:t>27</w:t>
        </w:r>
      </w:fldSimple>
      <w:r>
        <w:t xml:space="preserve"> - J2735VehicleClassification (2</w:t>
      </w:r>
      <w:r w:rsidRPr="00C83E49">
        <w:t>)</w:t>
      </w:r>
    </w:p>
    <w:p w:rsidR="004F2717" w:rsidRPr="004F2717" w:rsidRDefault="004F2717" w:rsidP="008268A7">
      <w:pPr>
        <w:rPr>
          <w:lang w:eastAsia="ja-JP"/>
        </w:rPr>
      </w:pPr>
    </w:p>
    <w:p w:rsidR="00D23963" w:rsidRDefault="00D23963" w:rsidP="008268A7">
      <w:pPr>
        <w:pStyle w:val="Heading2"/>
      </w:pPr>
      <w:bookmarkStart w:id="494" w:name="_J2735VehicleData"/>
      <w:bookmarkStart w:id="495" w:name="_Toc524363094"/>
      <w:bookmarkEnd w:id="494"/>
      <w:r w:rsidRPr="0030246B">
        <w:t>J2735VehicleData</w:t>
      </w:r>
      <w:bookmarkEnd w:id="495"/>
    </w:p>
    <w:p w:rsidR="00D23963" w:rsidRDefault="00763A9D" w:rsidP="008268A7">
      <w:r>
        <w:t xml:space="preserve">This data structure is </w:t>
      </w:r>
      <w:r>
        <w:rPr>
          <w:sz w:val="20"/>
          <w:szCs w:val="20"/>
        </w:rPr>
        <w:t>used to convey additional data about the vehicle not found in the BSM Part I data frame.</w:t>
      </w:r>
    </w:p>
    <w:tbl>
      <w:tblPr>
        <w:tblStyle w:val="TableGrid"/>
        <w:tblW w:w="0" w:type="auto"/>
        <w:tblLook w:val="04A0" w:firstRow="1" w:lastRow="0" w:firstColumn="1" w:lastColumn="0" w:noHBand="0" w:noVBand="1"/>
      </w:tblPr>
      <w:tblGrid>
        <w:gridCol w:w="2065"/>
        <w:gridCol w:w="2861"/>
        <w:gridCol w:w="1448"/>
        <w:gridCol w:w="1034"/>
        <w:gridCol w:w="963"/>
        <w:gridCol w:w="979"/>
      </w:tblGrid>
      <w:tr w:rsidR="00D23963" w:rsidRPr="006E5FF6" w:rsidTr="004F2717">
        <w:tc>
          <w:tcPr>
            <w:tcW w:w="2065" w:type="dxa"/>
          </w:tcPr>
          <w:p w:rsidR="00D23963" w:rsidRPr="006E5FF6" w:rsidRDefault="00D23963" w:rsidP="008268A7">
            <w:pPr>
              <w:rPr>
                <w:b/>
              </w:rPr>
            </w:pPr>
            <w:r w:rsidRPr="006E5FF6">
              <w:rPr>
                <w:b/>
              </w:rPr>
              <w:t>Name</w:t>
            </w:r>
          </w:p>
        </w:tc>
        <w:tc>
          <w:tcPr>
            <w:tcW w:w="2861" w:type="dxa"/>
          </w:tcPr>
          <w:p w:rsidR="00D23963" w:rsidRPr="006E5FF6" w:rsidRDefault="00D23963" w:rsidP="008268A7">
            <w:pPr>
              <w:rPr>
                <w:b/>
              </w:rPr>
            </w:pPr>
            <w:r w:rsidRPr="006E5FF6">
              <w:rPr>
                <w:b/>
              </w:rPr>
              <w:t>Type</w:t>
            </w:r>
          </w:p>
        </w:tc>
        <w:tc>
          <w:tcPr>
            <w:tcW w:w="1448" w:type="dxa"/>
          </w:tcPr>
          <w:p w:rsidR="00D23963" w:rsidRPr="006E5FF6" w:rsidRDefault="00D23963" w:rsidP="008268A7">
            <w:pPr>
              <w:rPr>
                <w:b/>
              </w:rPr>
            </w:pPr>
            <w:r w:rsidRPr="006E5FF6">
              <w:rPr>
                <w:b/>
              </w:rPr>
              <w:t>Description</w:t>
            </w:r>
          </w:p>
        </w:tc>
        <w:tc>
          <w:tcPr>
            <w:tcW w:w="1034" w:type="dxa"/>
          </w:tcPr>
          <w:p w:rsidR="00D23963" w:rsidRPr="006E5FF6" w:rsidRDefault="00D23963" w:rsidP="008268A7">
            <w:pPr>
              <w:rPr>
                <w:b/>
              </w:rPr>
            </w:pPr>
            <w:r w:rsidRPr="006E5FF6">
              <w:rPr>
                <w:b/>
              </w:rPr>
              <w:t>Units</w:t>
            </w:r>
          </w:p>
        </w:tc>
        <w:tc>
          <w:tcPr>
            <w:tcW w:w="963" w:type="dxa"/>
          </w:tcPr>
          <w:p w:rsidR="00D23963" w:rsidRPr="006E5FF6" w:rsidRDefault="00D23963" w:rsidP="008268A7">
            <w:pPr>
              <w:rPr>
                <w:b/>
              </w:rPr>
            </w:pPr>
            <w:r w:rsidRPr="006E5FF6">
              <w:rPr>
                <w:b/>
              </w:rPr>
              <w:t>Valid Min</w:t>
            </w:r>
          </w:p>
        </w:tc>
        <w:tc>
          <w:tcPr>
            <w:tcW w:w="979" w:type="dxa"/>
          </w:tcPr>
          <w:p w:rsidR="00D23963" w:rsidRPr="006E5FF6" w:rsidRDefault="00D23963" w:rsidP="008268A7">
            <w:pPr>
              <w:rPr>
                <w:b/>
              </w:rPr>
            </w:pPr>
            <w:r w:rsidRPr="006E5FF6">
              <w:rPr>
                <w:b/>
              </w:rPr>
              <w:t>Valid Max</w:t>
            </w:r>
          </w:p>
        </w:tc>
      </w:tr>
      <w:tr w:rsidR="00D23963" w:rsidRPr="003E745F" w:rsidTr="004F2717">
        <w:tc>
          <w:tcPr>
            <w:tcW w:w="2065" w:type="dxa"/>
          </w:tcPr>
          <w:p w:rsidR="00D23963" w:rsidRPr="000D041D" w:rsidRDefault="00763A9D" w:rsidP="008268A7">
            <w:pPr>
              <w:rPr>
                <w:rFonts w:ascii="Courier New" w:hAnsi="Courier New" w:cs="Courier New"/>
              </w:rPr>
            </w:pPr>
            <w:r w:rsidRPr="00763A9D">
              <w:rPr>
                <w:rFonts w:ascii="Courier New" w:hAnsi="Courier New" w:cs="Courier New"/>
              </w:rPr>
              <w:t>height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D23963" w:rsidRPr="000D041D" w:rsidRDefault="00763A9D" w:rsidP="008268A7">
            <w:pPr>
              <w:rPr>
                <w:rFonts w:ascii="Courier New" w:hAnsi="Courier New" w:cs="Courier New"/>
              </w:rPr>
            </w:pPr>
            <w:r>
              <w:rPr>
                <w:rFonts w:ascii="Courier New" w:hAnsi="Courier New" w:cs="Courier New"/>
              </w:rPr>
              <w:t>decimal</w:t>
            </w:r>
          </w:p>
        </w:tc>
        <w:tc>
          <w:tcPr>
            <w:tcW w:w="1448" w:type="dxa"/>
          </w:tcPr>
          <w:p w:rsidR="00D23963" w:rsidRPr="003E745F" w:rsidRDefault="00763A9D" w:rsidP="008268A7">
            <w:r w:rsidRPr="00763A9D">
              <w:t>The height of the vehicle, measured from the ground to the highest surface</w:t>
            </w:r>
            <w:r>
              <w:t>, excluding any antenna(s)</w:t>
            </w:r>
          </w:p>
        </w:tc>
        <w:tc>
          <w:tcPr>
            <w:tcW w:w="1034" w:type="dxa"/>
          </w:tcPr>
          <w:p w:rsidR="00D23963" w:rsidRPr="00763A9D" w:rsidRDefault="00763A9D" w:rsidP="008268A7">
            <w:r>
              <w:t>Meter</w:t>
            </w:r>
          </w:p>
        </w:tc>
        <w:tc>
          <w:tcPr>
            <w:tcW w:w="963" w:type="dxa"/>
          </w:tcPr>
          <w:p w:rsidR="00D23963" w:rsidRPr="003E745F" w:rsidRDefault="00763A9D" w:rsidP="008268A7">
            <w:r>
              <w:t>0</w:t>
            </w:r>
          </w:p>
        </w:tc>
        <w:tc>
          <w:tcPr>
            <w:tcW w:w="979" w:type="dxa"/>
          </w:tcPr>
          <w:p w:rsidR="00D23963" w:rsidRPr="003E745F" w:rsidRDefault="00763A9D" w:rsidP="008268A7">
            <w:r w:rsidRPr="00763A9D">
              <w:t>6.35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mass</w:t>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t>R</w:t>
            </w:r>
            <w:r w:rsidRPr="005C5E6E">
              <w:t>epresents the estimated weight of the vehicle over a span of stepwise linear values.</w:t>
            </w:r>
            <w:r>
              <w:t xml:space="preserve"> See J2735 spec for details.</w:t>
            </w:r>
          </w:p>
        </w:tc>
        <w:tc>
          <w:tcPr>
            <w:tcW w:w="1034" w:type="dxa"/>
          </w:tcPr>
          <w:p w:rsidR="00763A9D" w:rsidRPr="003E745F" w:rsidRDefault="005C5E6E" w:rsidP="008268A7">
            <w:r>
              <w:t>N/A</w:t>
            </w:r>
          </w:p>
        </w:tc>
        <w:tc>
          <w:tcPr>
            <w:tcW w:w="963" w:type="dxa"/>
          </w:tcPr>
          <w:p w:rsidR="00763A9D" w:rsidRPr="003E745F" w:rsidRDefault="005C5E6E" w:rsidP="008268A7">
            <w:r>
              <w:t>0</w:t>
            </w:r>
          </w:p>
        </w:tc>
        <w:tc>
          <w:tcPr>
            <w:tcW w:w="979" w:type="dxa"/>
          </w:tcPr>
          <w:p w:rsidR="00763A9D" w:rsidRPr="003E745F" w:rsidRDefault="005C5E6E" w:rsidP="008268A7">
            <w:r>
              <w:t>255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trailerWeight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rsidRPr="005C5E6E">
              <w:t>A data element re-used from the SAE J1939 standard</w:t>
            </w:r>
            <w:r w:rsidR="000A243D">
              <w:t>. Also see SPN 180, PGN reference 65258</w:t>
            </w:r>
          </w:p>
        </w:tc>
        <w:tc>
          <w:tcPr>
            <w:tcW w:w="1034" w:type="dxa"/>
          </w:tcPr>
          <w:p w:rsidR="00763A9D" w:rsidRPr="003E745F" w:rsidRDefault="005C5E6E" w:rsidP="008268A7">
            <w:r>
              <w:t>Kg</w:t>
            </w:r>
          </w:p>
        </w:tc>
        <w:tc>
          <w:tcPr>
            <w:tcW w:w="963" w:type="dxa"/>
          </w:tcPr>
          <w:p w:rsidR="00763A9D" w:rsidRPr="003E745F" w:rsidRDefault="005C5E6E" w:rsidP="008268A7">
            <w:r>
              <w:t>0</w:t>
            </w:r>
          </w:p>
        </w:tc>
        <w:tc>
          <w:tcPr>
            <w:tcW w:w="979" w:type="dxa"/>
          </w:tcPr>
          <w:p w:rsidR="00763A9D" w:rsidRPr="003E745F" w:rsidRDefault="000A243D" w:rsidP="008268A7">
            <w:pPr>
              <w:keepNext/>
            </w:pPr>
            <w:r>
              <w:t>1</w:t>
            </w:r>
            <w:r w:rsidR="005C5E6E" w:rsidRPr="005C5E6E">
              <w:t>28,510</w:t>
            </w:r>
          </w:p>
        </w:tc>
      </w:tr>
    </w:tbl>
    <w:p w:rsidR="00D23963" w:rsidRDefault="004F2717" w:rsidP="008268A7">
      <w:pPr>
        <w:pStyle w:val="Caption"/>
      </w:pPr>
      <w:r>
        <w:lastRenderedPageBreak/>
        <w:t xml:space="preserve">Table </w:t>
      </w:r>
      <w:fldSimple w:instr=" SEQ Table \* ARABIC ">
        <w:r w:rsidR="00B9778E">
          <w:rPr>
            <w:noProof/>
          </w:rPr>
          <w:t>28</w:t>
        </w:r>
      </w:fldSimple>
      <w:r>
        <w:t xml:space="preserve"> - </w:t>
      </w:r>
      <w:r w:rsidRPr="007F522E">
        <w:t>J2735VehicleData</w:t>
      </w:r>
      <w:r>
        <w:t xml:space="preserve"> (1)</w:t>
      </w:r>
    </w:p>
    <w:tbl>
      <w:tblPr>
        <w:tblStyle w:val="TableGrid"/>
        <w:tblW w:w="0" w:type="auto"/>
        <w:tblLook w:val="04A0" w:firstRow="1" w:lastRow="0" w:firstColumn="1" w:lastColumn="0" w:noHBand="0" w:noVBand="1"/>
      </w:tblPr>
      <w:tblGrid>
        <w:gridCol w:w="1933"/>
        <w:gridCol w:w="2892"/>
        <w:gridCol w:w="4525"/>
      </w:tblGrid>
      <w:tr w:rsidR="004F2717" w:rsidRPr="006E5FF6" w:rsidTr="00331B6B">
        <w:tc>
          <w:tcPr>
            <w:tcW w:w="1933" w:type="dxa"/>
          </w:tcPr>
          <w:p w:rsidR="004F2717" w:rsidRPr="006E5FF6" w:rsidRDefault="004F2717" w:rsidP="008268A7">
            <w:pPr>
              <w:rPr>
                <w:b/>
              </w:rPr>
            </w:pPr>
            <w:r w:rsidRPr="006E5FF6">
              <w:rPr>
                <w:b/>
              </w:rPr>
              <w:t>Name</w:t>
            </w:r>
          </w:p>
        </w:tc>
        <w:tc>
          <w:tcPr>
            <w:tcW w:w="2892" w:type="dxa"/>
          </w:tcPr>
          <w:p w:rsidR="004F2717" w:rsidRPr="006E5FF6" w:rsidRDefault="004F2717" w:rsidP="008268A7">
            <w:pPr>
              <w:rPr>
                <w:b/>
              </w:rPr>
            </w:pPr>
            <w:r w:rsidRPr="006E5FF6">
              <w:rPr>
                <w:b/>
              </w:rPr>
              <w:t>Type</w:t>
            </w:r>
          </w:p>
        </w:tc>
        <w:tc>
          <w:tcPr>
            <w:tcW w:w="4525" w:type="dxa"/>
          </w:tcPr>
          <w:p w:rsidR="004F2717" w:rsidRPr="006E5FF6" w:rsidRDefault="004F2717" w:rsidP="008268A7">
            <w:pPr>
              <w:rPr>
                <w:b/>
              </w:rPr>
            </w:pPr>
            <w:r w:rsidRPr="006E5FF6">
              <w:rPr>
                <w:b/>
              </w:rPr>
              <w:t>Description</w:t>
            </w:r>
          </w:p>
        </w:tc>
      </w:tr>
      <w:tr w:rsidR="004F2717" w:rsidRPr="003E745F" w:rsidTr="00331B6B">
        <w:tc>
          <w:tcPr>
            <w:tcW w:w="1933" w:type="dxa"/>
          </w:tcPr>
          <w:p w:rsidR="004F2717" w:rsidRPr="000D041D" w:rsidRDefault="004F2717" w:rsidP="008268A7">
            <w:pPr>
              <w:rPr>
                <w:rFonts w:ascii="Courier New" w:hAnsi="Courier New" w:cs="Courier New"/>
              </w:rPr>
            </w:pPr>
            <w:r>
              <w:rPr>
                <w:rFonts w:ascii="Courier New" w:hAnsi="Courier New" w:cs="Courier New"/>
              </w:rPr>
              <w:t>b</w:t>
            </w:r>
            <w:r w:rsidRPr="00763A9D">
              <w:rPr>
                <w:rFonts w:ascii="Courier New" w:hAnsi="Courier New" w:cs="Courier New"/>
              </w:rPr>
              <w:t>umpers</w:t>
            </w:r>
          </w:p>
        </w:tc>
        <w:tc>
          <w:tcPr>
            <w:tcW w:w="2892" w:type="dxa"/>
          </w:tcPr>
          <w:p w:rsidR="004F2717" w:rsidRPr="000D041D" w:rsidRDefault="001C3DDE" w:rsidP="008268A7">
            <w:pPr>
              <w:rPr>
                <w:rFonts w:ascii="Courier New" w:hAnsi="Courier New" w:cs="Courier New"/>
              </w:rPr>
            </w:pPr>
            <w:hyperlink w:anchor="_J2735BumperHeights" w:history="1">
              <w:r w:rsidR="004F2717" w:rsidRPr="00763A9D">
                <w:rPr>
                  <w:rStyle w:val="Hyperlink"/>
                  <w:rFonts w:ascii="Courier New" w:hAnsi="Courier New" w:cs="Courier New"/>
                </w:rPr>
                <w:t>J2735BumperHeights</w:t>
              </w:r>
            </w:hyperlink>
          </w:p>
        </w:tc>
        <w:tc>
          <w:tcPr>
            <w:tcW w:w="4525" w:type="dxa"/>
          </w:tcPr>
          <w:p w:rsidR="004F2717" w:rsidRPr="003E745F" w:rsidRDefault="004F2717" w:rsidP="008268A7">
            <w:pPr>
              <w:keepNext/>
            </w:pPr>
            <w:r>
              <w:t>C</w:t>
            </w:r>
            <w:r w:rsidRPr="005C5E6E">
              <w:t>onveys the height of the front and rear bumper of the vehicle or object (can also be used with trailers).</w:t>
            </w:r>
          </w:p>
        </w:tc>
      </w:tr>
    </w:tbl>
    <w:p w:rsidR="004F2717" w:rsidRDefault="004F2717" w:rsidP="008268A7">
      <w:pPr>
        <w:pStyle w:val="Caption"/>
      </w:pPr>
      <w:r>
        <w:t xml:space="preserve">Table </w:t>
      </w:r>
      <w:fldSimple w:instr=" SEQ Table \* ARABIC ">
        <w:r w:rsidR="00B9778E">
          <w:rPr>
            <w:noProof/>
          </w:rPr>
          <w:t>29</w:t>
        </w:r>
      </w:fldSimple>
      <w:r>
        <w:t xml:space="preserve"> - </w:t>
      </w:r>
      <w:r w:rsidRPr="001E4176">
        <w:t>J2735VehicleData</w:t>
      </w:r>
      <w:r>
        <w:t xml:space="preserve"> (2)</w:t>
      </w:r>
    </w:p>
    <w:p w:rsidR="00D23963" w:rsidRDefault="00D23963" w:rsidP="008268A7">
      <w:pPr>
        <w:pStyle w:val="Heading2"/>
      </w:pPr>
      <w:bookmarkStart w:id="496" w:name="_J2735WeatherReport"/>
      <w:bookmarkStart w:id="497" w:name="_Toc524363095"/>
      <w:bookmarkEnd w:id="496"/>
      <w:r w:rsidRPr="008E57CC">
        <w:t>J2735WeatherReport</w:t>
      </w:r>
      <w:bookmarkEnd w:id="497"/>
    </w:p>
    <w:p w:rsidR="00D23963" w:rsidRDefault="00216203" w:rsidP="008268A7">
      <w:r w:rsidRPr="00216203">
        <w:t>Used to convey weather measurements made by the sending device</w:t>
      </w:r>
      <w:r>
        <w:t>.</w:t>
      </w:r>
    </w:p>
    <w:tbl>
      <w:tblPr>
        <w:tblStyle w:val="TableGrid"/>
        <w:tblW w:w="0" w:type="auto"/>
        <w:tblLayout w:type="fixed"/>
        <w:tblLook w:val="04A0" w:firstRow="1" w:lastRow="0" w:firstColumn="1" w:lastColumn="0" w:noHBand="0" w:noVBand="1"/>
      </w:tblPr>
      <w:tblGrid>
        <w:gridCol w:w="2245"/>
        <w:gridCol w:w="1170"/>
        <w:gridCol w:w="593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5935" w:type="dxa"/>
          </w:tcPr>
          <w:p w:rsidR="009C514A" w:rsidRPr="006E5FF6" w:rsidRDefault="009C514A" w:rsidP="008268A7">
            <w:pPr>
              <w:rPr>
                <w:b/>
              </w:rPr>
            </w:pPr>
            <w:r w:rsidRPr="006E5FF6">
              <w:rPr>
                <w:b/>
              </w:rPr>
              <w:t>Description</w:t>
            </w:r>
          </w:p>
        </w:tc>
      </w:tr>
      <w:tr w:rsidR="009C514A" w:rsidRPr="003E745F" w:rsidTr="00331B6B">
        <w:tc>
          <w:tcPr>
            <w:tcW w:w="2245" w:type="dxa"/>
          </w:tcPr>
          <w:p w:rsidR="009C514A" w:rsidRPr="000D041D" w:rsidRDefault="009C514A" w:rsidP="008268A7">
            <w:pPr>
              <w:rPr>
                <w:rFonts w:ascii="Courier New" w:hAnsi="Courier New" w:cs="Courier New"/>
              </w:rPr>
            </w:pPr>
            <w:r w:rsidRPr="000444F4">
              <w:rPr>
                <w:rFonts w:ascii="Courier New" w:hAnsi="Courier New" w:cs="Courier New"/>
              </w:rPr>
              <w:t>isRaining</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PRECIP</w:t>
            </w:r>
            <w:r>
              <w:rPr>
                <w:rFonts w:ascii="Consolas" w:hAnsi="Consolas" w:cs="Consolas"/>
                <w:color w:val="000000"/>
                <w:sz w:val="20"/>
                <w:szCs w:val="20"/>
              </w:rPr>
              <w:t xml:space="preserve">, </w:t>
            </w:r>
            <w:r>
              <w:rPr>
                <w:rFonts w:ascii="Consolas" w:hAnsi="Consolas" w:cs="Consolas"/>
                <w:b/>
                <w:bCs/>
                <w:i/>
                <w:iCs/>
                <w:color w:val="0000C0"/>
                <w:sz w:val="20"/>
                <w:szCs w:val="20"/>
              </w:rPr>
              <w:t>NOPRECIP</w:t>
            </w:r>
            <w:r>
              <w:rPr>
                <w:rFonts w:ascii="Consolas" w:hAnsi="Consolas" w:cs="Consolas"/>
                <w:color w:val="000000"/>
                <w:sz w:val="20"/>
                <w:szCs w:val="20"/>
              </w:rPr>
              <w:t xml:space="preserve">, </w:t>
            </w:r>
            <w:r>
              <w:rPr>
                <w:rFonts w:ascii="Consolas" w:hAnsi="Consolas" w:cs="Consolas"/>
                <w:b/>
                <w:bCs/>
                <w:i/>
                <w:iCs/>
                <w:color w:val="0000C0"/>
                <w:sz w:val="20"/>
                <w:szCs w:val="20"/>
              </w:rPr>
              <w:t>ERROR</w:t>
            </w:r>
            <w:r>
              <w:rPr>
                <w:rFonts w:ascii="Consolas" w:hAnsi="Consolas" w:cs="Consolas"/>
                <w:color w:val="000000"/>
                <w:sz w:val="20"/>
                <w:szCs w:val="20"/>
              </w:rPr>
              <w:t>}</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precipSituation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OTHER</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NOPRECIPITATION</w:t>
            </w:r>
            <w:r>
              <w:rPr>
                <w:rFonts w:ascii="Consolas" w:hAnsi="Consolas" w:cs="Consolas"/>
                <w:color w:val="000000"/>
                <w:sz w:val="20"/>
                <w:szCs w:val="20"/>
              </w:rPr>
              <w:t xml:space="preserve">, </w:t>
            </w:r>
            <w:r>
              <w:rPr>
                <w:rFonts w:ascii="Consolas" w:hAnsi="Consolas" w:cs="Consolas"/>
                <w:b/>
                <w:bCs/>
                <w:i/>
                <w:iCs/>
                <w:color w:val="0000C0"/>
                <w:sz w:val="20"/>
                <w:szCs w:val="20"/>
              </w:rPr>
              <w:t>UNIDENTIFIEDSLIGHT</w:t>
            </w:r>
            <w:r>
              <w:rPr>
                <w:rFonts w:ascii="Consolas" w:hAnsi="Consolas" w:cs="Consolas"/>
                <w:color w:val="000000"/>
                <w:sz w:val="20"/>
                <w:szCs w:val="20"/>
              </w:rPr>
              <w:t xml:space="preserve">, </w:t>
            </w:r>
            <w:r>
              <w:rPr>
                <w:rFonts w:ascii="Consolas" w:hAnsi="Consolas" w:cs="Consolas"/>
                <w:b/>
                <w:bCs/>
                <w:i/>
                <w:iCs/>
                <w:color w:val="0000C0"/>
                <w:sz w:val="20"/>
                <w:szCs w:val="20"/>
              </w:rPr>
              <w:t>UNIDENTIFIEDMODERATE</w:t>
            </w:r>
            <w:r>
              <w:rPr>
                <w:rFonts w:ascii="Consolas" w:hAnsi="Consolas" w:cs="Consolas"/>
                <w:color w:val="000000"/>
                <w:sz w:val="20"/>
                <w:szCs w:val="20"/>
              </w:rPr>
              <w:t xml:space="preserve">, </w:t>
            </w:r>
            <w:r>
              <w:rPr>
                <w:rFonts w:ascii="Consolas" w:hAnsi="Consolas" w:cs="Consolas"/>
                <w:b/>
                <w:bCs/>
                <w:i/>
                <w:iCs/>
                <w:color w:val="0000C0"/>
                <w:sz w:val="20"/>
                <w:szCs w:val="20"/>
              </w:rPr>
              <w:t>UNIDENTIFIEDHEAVY</w:t>
            </w:r>
            <w:r>
              <w:rPr>
                <w:rFonts w:ascii="Consolas" w:hAnsi="Consolas" w:cs="Consolas"/>
                <w:color w:val="000000"/>
                <w:sz w:val="20"/>
                <w:szCs w:val="20"/>
              </w:rPr>
              <w:t xml:space="preserve">, </w:t>
            </w:r>
            <w:r>
              <w:rPr>
                <w:rFonts w:ascii="Consolas" w:hAnsi="Consolas" w:cs="Consolas"/>
                <w:b/>
                <w:bCs/>
                <w:i/>
                <w:iCs/>
                <w:color w:val="0000C0"/>
                <w:sz w:val="20"/>
                <w:szCs w:val="20"/>
              </w:rPr>
              <w:t>SNOWSLIGHT</w:t>
            </w:r>
            <w:r>
              <w:rPr>
                <w:rFonts w:ascii="Consolas" w:hAnsi="Consolas" w:cs="Consolas"/>
                <w:color w:val="000000"/>
                <w:sz w:val="20"/>
                <w:szCs w:val="20"/>
              </w:rPr>
              <w:t xml:space="preserve">, </w:t>
            </w:r>
            <w:r>
              <w:rPr>
                <w:rFonts w:ascii="Consolas" w:hAnsi="Consolas" w:cs="Consolas"/>
                <w:b/>
                <w:bCs/>
                <w:i/>
                <w:iCs/>
                <w:color w:val="0000C0"/>
                <w:sz w:val="20"/>
                <w:szCs w:val="20"/>
              </w:rPr>
              <w:t>SNOWMODERATE</w:t>
            </w:r>
            <w:r>
              <w:rPr>
                <w:rFonts w:ascii="Consolas" w:hAnsi="Consolas" w:cs="Consolas"/>
                <w:color w:val="000000"/>
                <w:sz w:val="20"/>
                <w:szCs w:val="20"/>
              </w:rPr>
              <w:t xml:space="preserve">, </w:t>
            </w:r>
            <w:r>
              <w:rPr>
                <w:rFonts w:ascii="Consolas" w:hAnsi="Consolas" w:cs="Consolas"/>
                <w:b/>
                <w:bCs/>
                <w:i/>
                <w:iCs/>
                <w:color w:val="0000C0"/>
                <w:sz w:val="20"/>
                <w:szCs w:val="20"/>
              </w:rPr>
              <w:t>SNOWHEAVY</w:t>
            </w:r>
            <w:r>
              <w:rPr>
                <w:rFonts w:ascii="Consolas" w:hAnsi="Consolas" w:cs="Consolas"/>
                <w:color w:val="000000"/>
                <w:sz w:val="20"/>
                <w:szCs w:val="20"/>
              </w:rPr>
              <w:t xml:space="preserve">, </w:t>
            </w:r>
            <w:r>
              <w:rPr>
                <w:rFonts w:ascii="Consolas" w:hAnsi="Consolas" w:cs="Consolas"/>
                <w:b/>
                <w:bCs/>
                <w:i/>
                <w:iCs/>
                <w:color w:val="0000C0"/>
                <w:sz w:val="20"/>
                <w:szCs w:val="20"/>
              </w:rPr>
              <w:t>RAINSLIGHT</w:t>
            </w:r>
            <w:r>
              <w:rPr>
                <w:rFonts w:ascii="Consolas" w:hAnsi="Consolas" w:cs="Consolas"/>
                <w:color w:val="000000"/>
                <w:sz w:val="20"/>
                <w:szCs w:val="20"/>
              </w:rPr>
              <w:t xml:space="preserve">, </w:t>
            </w:r>
            <w:r>
              <w:rPr>
                <w:rFonts w:ascii="Consolas" w:hAnsi="Consolas" w:cs="Consolas"/>
                <w:b/>
                <w:bCs/>
                <w:i/>
                <w:iCs/>
                <w:color w:val="0000C0"/>
                <w:sz w:val="20"/>
                <w:szCs w:val="20"/>
              </w:rPr>
              <w:t>RAINMODERATE</w:t>
            </w:r>
            <w:r>
              <w:rPr>
                <w:rFonts w:ascii="Consolas" w:hAnsi="Consolas" w:cs="Consolas"/>
                <w:color w:val="000000"/>
                <w:sz w:val="20"/>
                <w:szCs w:val="20"/>
              </w:rPr>
              <w:t xml:space="preserve">, </w:t>
            </w:r>
            <w:r>
              <w:rPr>
                <w:rFonts w:ascii="Consolas" w:hAnsi="Consolas" w:cs="Consolas"/>
                <w:b/>
                <w:bCs/>
                <w:i/>
                <w:iCs/>
                <w:color w:val="0000C0"/>
                <w:sz w:val="20"/>
                <w:szCs w:val="20"/>
              </w:rPr>
              <w:t>RAINHEAVY</w:t>
            </w:r>
            <w:r>
              <w:rPr>
                <w:rFonts w:ascii="Consolas" w:hAnsi="Consolas" w:cs="Consolas"/>
                <w:color w:val="000000"/>
                <w:sz w:val="20"/>
                <w:szCs w:val="20"/>
              </w:rPr>
              <w:t xml:space="preserve">, </w:t>
            </w:r>
            <w:r>
              <w:rPr>
                <w:rFonts w:ascii="Consolas" w:hAnsi="Consolas" w:cs="Consolas"/>
                <w:b/>
                <w:bCs/>
                <w:i/>
                <w:iCs/>
                <w:color w:val="0000C0"/>
                <w:sz w:val="20"/>
                <w:szCs w:val="20"/>
              </w:rPr>
              <w:t>FROZENPRECIPITATIONSLIGHT</w:t>
            </w:r>
            <w:r>
              <w:rPr>
                <w:rFonts w:ascii="Consolas" w:hAnsi="Consolas" w:cs="Consolas"/>
                <w:color w:val="000000"/>
                <w:sz w:val="20"/>
                <w:szCs w:val="20"/>
              </w:rPr>
              <w:t xml:space="preserve">, </w:t>
            </w:r>
            <w:r>
              <w:rPr>
                <w:rFonts w:ascii="Consolas" w:hAnsi="Consolas" w:cs="Consolas"/>
                <w:b/>
                <w:bCs/>
                <w:i/>
                <w:iCs/>
                <w:color w:val="0000C0"/>
                <w:sz w:val="20"/>
                <w:szCs w:val="20"/>
              </w:rPr>
              <w:t>FROZENPRECIPITATIONMODERATE</w:t>
            </w:r>
            <w:r>
              <w:rPr>
                <w:rFonts w:ascii="Consolas" w:hAnsi="Consolas" w:cs="Consolas"/>
                <w:color w:val="000000"/>
                <w:sz w:val="20"/>
                <w:szCs w:val="20"/>
              </w:rPr>
              <w:t xml:space="preserve">, </w:t>
            </w:r>
            <w:r>
              <w:rPr>
                <w:rFonts w:ascii="Consolas" w:hAnsi="Consolas" w:cs="Consolas"/>
                <w:b/>
                <w:bCs/>
                <w:i/>
                <w:iCs/>
                <w:color w:val="0000C0"/>
                <w:sz w:val="20"/>
                <w:szCs w:val="20"/>
              </w:rPr>
              <w:t>FROZENPRECIPITATIONHEAVY</w:t>
            </w:r>
            <w:r>
              <w:rPr>
                <w:rFonts w:ascii="Consolas" w:hAnsi="Consolas" w:cs="Consolas"/>
                <w:color w:val="000000"/>
                <w:sz w:val="20"/>
                <w:szCs w:val="20"/>
              </w:rPr>
              <w:t>}</w:t>
            </w:r>
          </w:p>
        </w:tc>
      </w:tr>
    </w:tbl>
    <w:p w:rsidR="00D23963" w:rsidRDefault="009C514A" w:rsidP="008268A7">
      <w:pPr>
        <w:pStyle w:val="Caption"/>
      </w:pPr>
      <w:r>
        <w:t xml:space="preserve">Table </w:t>
      </w:r>
      <w:fldSimple w:instr=" SEQ Table \* ARABIC ">
        <w:r w:rsidR="00B9778E">
          <w:rPr>
            <w:noProof/>
          </w:rPr>
          <w:t>30</w:t>
        </w:r>
      </w:fldSimple>
      <w:r>
        <w:t xml:space="preserve"> - </w:t>
      </w:r>
      <w:r w:rsidRPr="009A13CB">
        <w:t>J2735WeatherReport</w:t>
      </w:r>
      <w:r>
        <w:t xml:space="preserve"> (1)</w:t>
      </w:r>
    </w:p>
    <w:p w:rsidR="009C514A" w:rsidRDefault="009C514A" w:rsidP="008268A7"/>
    <w:tbl>
      <w:tblPr>
        <w:tblStyle w:val="TableGrid"/>
        <w:tblW w:w="0" w:type="auto"/>
        <w:tblLayout w:type="fixed"/>
        <w:tblLook w:val="04A0" w:firstRow="1" w:lastRow="0" w:firstColumn="1" w:lastColumn="0" w:noHBand="0" w:noVBand="1"/>
      </w:tblPr>
      <w:tblGrid>
        <w:gridCol w:w="2245"/>
        <w:gridCol w:w="1170"/>
        <w:gridCol w:w="3037"/>
        <w:gridCol w:w="1193"/>
        <w:gridCol w:w="810"/>
        <w:gridCol w:w="89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3037" w:type="dxa"/>
          </w:tcPr>
          <w:p w:rsidR="009C514A" w:rsidRPr="006E5FF6" w:rsidRDefault="009C514A" w:rsidP="008268A7">
            <w:pPr>
              <w:rPr>
                <w:b/>
              </w:rPr>
            </w:pPr>
            <w:r w:rsidRPr="006E5FF6">
              <w:rPr>
                <w:b/>
              </w:rPr>
              <w:t>Description</w:t>
            </w:r>
          </w:p>
        </w:tc>
        <w:tc>
          <w:tcPr>
            <w:tcW w:w="1193" w:type="dxa"/>
          </w:tcPr>
          <w:p w:rsidR="009C514A" w:rsidRPr="006E5FF6" w:rsidRDefault="009C514A" w:rsidP="008268A7">
            <w:pPr>
              <w:rPr>
                <w:b/>
              </w:rPr>
            </w:pPr>
            <w:r w:rsidRPr="006E5FF6">
              <w:rPr>
                <w:b/>
              </w:rPr>
              <w:t>Units</w:t>
            </w:r>
          </w:p>
        </w:tc>
        <w:tc>
          <w:tcPr>
            <w:tcW w:w="810" w:type="dxa"/>
          </w:tcPr>
          <w:p w:rsidR="009C514A" w:rsidRPr="006E5FF6" w:rsidRDefault="009C514A" w:rsidP="008268A7">
            <w:pPr>
              <w:rPr>
                <w:b/>
              </w:rPr>
            </w:pPr>
            <w:r w:rsidRPr="006E5FF6">
              <w:rPr>
                <w:b/>
              </w:rPr>
              <w:t>Valid Min</w:t>
            </w:r>
          </w:p>
        </w:tc>
        <w:tc>
          <w:tcPr>
            <w:tcW w:w="895" w:type="dxa"/>
          </w:tcPr>
          <w:p w:rsidR="009C514A" w:rsidRPr="006E5FF6" w:rsidRDefault="009C514A" w:rsidP="008268A7">
            <w:pPr>
              <w:rPr>
                <w:b/>
              </w:rPr>
            </w:pPr>
            <w:r w:rsidRPr="006E5FF6">
              <w:rPr>
                <w:b/>
              </w:rPr>
              <w:t>Valid Max</w:t>
            </w:r>
          </w:p>
        </w:tc>
      </w:tr>
      <w:tr w:rsidR="009C514A" w:rsidRPr="003E745F" w:rsidTr="00331B6B">
        <w:tc>
          <w:tcPr>
            <w:tcW w:w="2245" w:type="dxa"/>
          </w:tcPr>
          <w:p w:rsidR="009C514A" w:rsidRPr="000D041D" w:rsidRDefault="009C514A" w:rsidP="008268A7">
            <w:pPr>
              <w:rPr>
                <w:rFonts w:ascii="Courier New" w:hAnsi="Courier New" w:cs="Courier New"/>
              </w:rPr>
            </w:pPr>
            <w:r w:rsidRPr="00295697">
              <w:rPr>
                <w:rFonts w:ascii="Courier New" w:hAnsi="Courier New" w:cs="Courier New"/>
              </w:rPr>
              <w:t>rainRate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D767DF">
              <w:t xml:space="preserve">The rainfall, or water equivalent of snow, rate in tenths of grams per square meter per second. For rain, this is approximately to 0.36 mm/hr. </w:t>
            </w:r>
          </w:p>
        </w:tc>
        <w:tc>
          <w:tcPr>
            <w:tcW w:w="1193" w:type="dxa"/>
          </w:tcPr>
          <w:p w:rsidR="009C514A" w:rsidRPr="00D767DF" w:rsidRDefault="009C514A" w:rsidP="008268A7">
            <w:pPr>
              <w:rPr>
                <w:vertAlign w:val="superscript"/>
              </w:rPr>
            </w:pPr>
            <w:r>
              <w:t>g/square meters</w:t>
            </w:r>
          </w:p>
        </w:tc>
        <w:tc>
          <w:tcPr>
            <w:tcW w:w="810" w:type="dxa"/>
          </w:tcPr>
          <w:p w:rsidR="009C514A" w:rsidRPr="003E745F" w:rsidRDefault="009C514A" w:rsidP="008268A7">
            <w:r>
              <w:t>0.0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solarRadiation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0B7728">
              <w:t>The direct solar radiation integrated over the 24 hours preceding the observation</w:t>
            </w:r>
            <w:r>
              <w:t>.</w:t>
            </w:r>
          </w:p>
        </w:tc>
        <w:tc>
          <w:tcPr>
            <w:tcW w:w="1193" w:type="dxa"/>
          </w:tcPr>
          <w:p w:rsidR="009C514A" w:rsidRPr="000B7728" w:rsidRDefault="009C514A" w:rsidP="008268A7">
            <w:pPr>
              <w:rPr>
                <w:vertAlign w:val="superscript"/>
              </w:rPr>
            </w:pPr>
            <w:r>
              <w:t>Joules/ square meters</w:t>
            </w:r>
          </w:p>
        </w:tc>
        <w:tc>
          <w:tcPr>
            <w:tcW w:w="810" w:type="dxa"/>
          </w:tcPr>
          <w:p w:rsidR="009C514A" w:rsidRPr="003E745F" w:rsidRDefault="009C514A" w:rsidP="008268A7">
            <w:r>
              <w:t>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friction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295697">
              <w:t>Indicates measured coefficient of friction in percent. The value 101 shall indicate an error condition or missing value.</w:t>
            </w:r>
          </w:p>
        </w:tc>
        <w:tc>
          <w:tcPr>
            <w:tcW w:w="1193" w:type="dxa"/>
          </w:tcPr>
          <w:p w:rsidR="009C514A" w:rsidRPr="003E745F" w:rsidRDefault="009C514A" w:rsidP="008268A7">
            <w:r>
              <w:t>None</w:t>
            </w:r>
          </w:p>
        </w:tc>
        <w:tc>
          <w:tcPr>
            <w:tcW w:w="810" w:type="dxa"/>
          </w:tcPr>
          <w:p w:rsidR="009C514A" w:rsidRPr="003E745F" w:rsidRDefault="009C514A" w:rsidP="008268A7">
            <w:r>
              <w:t>0</w:t>
            </w:r>
          </w:p>
        </w:tc>
        <w:tc>
          <w:tcPr>
            <w:tcW w:w="895" w:type="dxa"/>
          </w:tcPr>
          <w:p w:rsidR="009C514A" w:rsidRPr="003E745F" w:rsidRDefault="009C514A" w:rsidP="008268A7">
            <w:r>
              <w:t>101</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roadFriction</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E80361">
              <w:t>Coefficient of Friction of an object, typically a wheel in contact with the ground. This data element is typically used in sets where the value at each wheel is provided in turn as a measure of relative local traction.</w:t>
            </w:r>
          </w:p>
        </w:tc>
        <w:tc>
          <w:tcPr>
            <w:tcW w:w="1193" w:type="dxa"/>
          </w:tcPr>
          <w:p w:rsidR="009C514A" w:rsidRPr="003E745F" w:rsidRDefault="009C514A" w:rsidP="008268A7">
            <w:r>
              <w:t>micro</w:t>
            </w:r>
          </w:p>
        </w:tc>
        <w:tc>
          <w:tcPr>
            <w:tcW w:w="810" w:type="dxa"/>
          </w:tcPr>
          <w:p w:rsidR="009C514A" w:rsidRPr="003E745F" w:rsidRDefault="009C514A" w:rsidP="008268A7">
            <w:r>
              <w:t>0.00</w:t>
            </w:r>
          </w:p>
        </w:tc>
        <w:tc>
          <w:tcPr>
            <w:tcW w:w="895" w:type="dxa"/>
          </w:tcPr>
          <w:p w:rsidR="009C514A" w:rsidRPr="003E745F" w:rsidRDefault="009C514A" w:rsidP="008268A7">
            <w:pPr>
              <w:keepNext/>
            </w:pPr>
            <w:r>
              <w:t>1.00</w:t>
            </w:r>
          </w:p>
        </w:tc>
      </w:tr>
    </w:tbl>
    <w:p w:rsidR="009C514A" w:rsidRDefault="009C514A" w:rsidP="008268A7">
      <w:pPr>
        <w:pStyle w:val="Caption"/>
      </w:pPr>
      <w:r>
        <w:t xml:space="preserve">Table </w:t>
      </w:r>
      <w:fldSimple w:instr=" SEQ Table \* ARABIC ">
        <w:r w:rsidR="00B9778E">
          <w:rPr>
            <w:noProof/>
          </w:rPr>
          <w:t>31</w:t>
        </w:r>
      </w:fldSimple>
      <w:r>
        <w:t xml:space="preserve"> - J2735WeatherReport (2</w:t>
      </w:r>
      <w:r w:rsidRPr="001968A1">
        <w:t>)</w:t>
      </w:r>
    </w:p>
    <w:p w:rsidR="009C514A" w:rsidRPr="009C514A" w:rsidRDefault="009C514A" w:rsidP="008268A7">
      <w:pPr>
        <w:rPr>
          <w:lang w:eastAsia="ja-JP"/>
        </w:rPr>
      </w:pPr>
    </w:p>
    <w:p w:rsidR="00D23963" w:rsidRDefault="00D23963" w:rsidP="008268A7">
      <w:pPr>
        <w:pStyle w:val="Heading2"/>
      </w:pPr>
      <w:bookmarkStart w:id="498" w:name="_J2735WeatherProbe"/>
      <w:bookmarkStart w:id="499" w:name="_Toc524363096"/>
      <w:bookmarkEnd w:id="498"/>
      <w:r w:rsidRPr="00D13329">
        <w:t>J2735WeatherProbe</w:t>
      </w:r>
      <w:bookmarkEnd w:id="499"/>
    </w:p>
    <w:p w:rsidR="009C514A" w:rsidRPr="009C514A" w:rsidRDefault="009C514A" w:rsidP="008268A7">
      <w:r>
        <w:t>The J2735</w:t>
      </w:r>
      <w:r w:rsidRPr="009C514A">
        <w:t>WeatherProbe data frame provides basic data on the air temperature and barometric pressure experienced by a vehicle, as well as the current status of the wiper systems on the vehicle, including front and rear wiper systems (where equipped) to indicate coarse rainfall levels.</w:t>
      </w:r>
    </w:p>
    <w:p w:rsidR="00D23963" w:rsidRDefault="00D23963" w:rsidP="008268A7"/>
    <w:tbl>
      <w:tblPr>
        <w:tblStyle w:val="TableGrid"/>
        <w:tblW w:w="0" w:type="auto"/>
        <w:tblLook w:val="04A0" w:firstRow="1" w:lastRow="0" w:firstColumn="1" w:lastColumn="0" w:noHBand="0" w:noVBand="1"/>
      </w:tblPr>
      <w:tblGrid>
        <w:gridCol w:w="2197"/>
        <w:gridCol w:w="1998"/>
        <w:gridCol w:w="1501"/>
        <w:gridCol w:w="1499"/>
        <w:gridCol w:w="1044"/>
        <w:gridCol w:w="1111"/>
      </w:tblGrid>
      <w:tr w:rsidR="00D64595" w:rsidRPr="006E5FF6" w:rsidTr="00D64595">
        <w:tc>
          <w:tcPr>
            <w:tcW w:w="2065" w:type="dxa"/>
          </w:tcPr>
          <w:p w:rsidR="00D64595" w:rsidRPr="006E5FF6" w:rsidRDefault="00D64595" w:rsidP="008268A7">
            <w:pPr>
              <w:rPr>
                <w:b/>
              </w:rPr>
            </w:pPr>
            <w:r w:rsidRPr="006E5FF6">
              <w:rPr>
                <w:b/>
              </w:rPr>
              <w:t>Name</w:t>
            </w:r>
          </w:p>
        </w:tc>
        <w:tc>
          <w:tcPr>
            <w:tcW w:w="2006" w:type="dxa"/>
          </w:tcPr>
          <w:p w:rsidR="00D64595" w:rsidRPr="006E5FF6" w:rsidRDefault="00D64595" w:rsidP="008268A7">
            <w:pPr>
              <w:rPr>
                <w:b/>
              </w:rPr>
            </w:pPr>
            <w:r w:rsidRPr="006E5FF6">
              <w:rPr>
                <w:b/>
              </w:rPr>
              <w:t>Type</w:t>
            </w:r>
          </w:p>
        </w:tc>
        <w:tc>
          <w:tcPr>
            <w:tcW w:w="1514" w:type="dxa"/>
          </w:tcPr>
          <w:p w:rsidR="00D64595" w:rsidRPr="006E5FF6" w:rsidRDefault="00D64595" w:rsidP="008268A7">
            <w:pPr>
              <w:rPr>
                <w:b/>
              </w:rPr>
            </w:pPr>
            <w:r w:rsidRPr="006E5FF6">
              <w:rPr>
                <w:b/>
              </w:rPr>
              <w:t>Description</w:t>
            </w:r>
          </w:p>
        </w:tc>
        <w:tc>
          <w:tcPr>
            <w:tcW w:w="1515" w:type="dxa"/>
          </w:tcPr>
          <w:p w:rsidR="00D64595" w:rsidRPr="006E5FF6" w:rsidRDefault="00D64595" w:rsidP="008268A7">
            <w:pPr>
              <w:rPr>
                <w:b/>
              </w:rPr>
            </w:pPr>
            <w:r w:rsidRPr="006E5FF6">
              <w:rPr>
                <w:b/>
              </w:rPr>
              <w:t>Units</w:t>
            </w:r>
          </w:p>
        </w:tc>
        <w:tc>
          <w:tcPr>
            <w:tcW w:w="1088" w:type="dxa"/>
          </w:tcPr>
          <w:p w:rsidR="00D64595" w:rsidRPr="006E5FF6" w:rsidRDefault="00D64595" w:rsidP="008268A7">
            <w:pPr>
              <w:rPr>
                <w:b/>
              </w:rPr>
            </w:pPr>
            <w:r w:rsidRPr="006E5FF6">
              <w:rPr>
                <w:b/>
              </w:rPr>
              <w:t>Valid Min</w:t>
            </w:r>
          </w:p>
        </w:tc>
        <w:tc>
          <w:tcPr>
            <w:tcW w:w="1162" w:type="dxa"/>
          </w:tcPr>
          <w:p w:rsidR="00D64595" w:rsidRPr="006E5FF6" w:rsidRDefault="00D64595" w:rsidP="008268A7">
            <w:pPr>
              <w:rPr>
                <w:b/>
              </w:rPr>
            </w:pPr>
            <w:r w:rsidRPr="006E5FF6">
              <w:rPr>
                <w:b/>
              </w:rPr>
              <w:t>Valid Max</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weatherAirPres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Pressure (Barometric Pressure) from a vehicle or other device.</w:t>
            </w:r>
          </w:p>
        </w:tc>
        <w:tc>
          <w:tcPr>
            <w:tcW w:w="1515" w:type="dxa"/>
          </w:tcPr>
          <w:p w:rsidR="00D64595" w:rsidRDefault="00D64595" w:rsidP="008268A7">
            <w:r w:rsidRPr="00EB5357">
              <w:t>hectopascals (hPa)</w:t>
            </w:r>
          </w:p>
        </w:tc>
        <w:tc>
          <w:tcPr>
            <w:tcW w:w="1088" w:type="dxa"/>
          </w:tcPr>
          <w:p w:rsidR="00D64595" w:rsidRDefault="009C514A" w:rsidP="008268A7">
            <w:r>
              <w:t>580</w:t>
            </w:r>
          </w:p>
        </w:tc>
        <w:tc>
          <w:tcPr>
            <w:tcW w:w="1162" w:type="dxa"/>
          </w:tcPr>
          <w:p w:rsidR="00D64595" w:rsidRDefault="009C514A" w:rsidP="008268A7">
            <w:r>
              <w:t>1088</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weatherAirTemp</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Air Temperature from a vehicle or other device.</w:t>
            </w:r>
          </w:p>
        </w:tc>
        <w:tc>
          <w:tcPr>
            <w:tcW w:w="1515" w:type="dxa"/>
          </w:tcPr>
          <w:p w:rsidR="00D64595" w:rsidRDefault="00D64595" w:rsidP="008268A7">
            <w:r>
              <w:t>Centigrade (Celcius)</w:t>
            </w:r>
          </w:p>
        </w:tc>
        <w:tc>
          <w:tcPr>
            <w:tcW w:w="1088" w:type="dxa"/>
          </w:tcPr>
          <w:p w:rsidR="00D64595" w:rsidRDefault="009C514A" w:rsidP="008268A7">
            <w:r>
              <w:t>-40</w:t>
            </w:r>
          </w:p>
        </w:tc>
        <w:tc>
          <w:tcPr>
            <w:tcW w:w="1162" w:type="dxa"/>
          </w:tcPr>
          <w:p w:rsidR="00D64595" w:rsidRDefault="009C514A" w:rsidP="008268A7">
            <w:r>
              <w:t>+150</w:t>
            </w:r>
          </w:p>
        </w:tc>
      </w:tr>
      <w:tr w:rsidR="00D64595" w:rsidRPr="003E745F" w:rsidTr="00D64595">
        <w:tc>
          <w:tcPr>
            <w:tcW w:w="2065" w:type="dxa"/>
          </w:tcPr>
          <w:p w:rsidR="00D64595" w:rsidRPr="009C1A82" w:rsidRDefault="00D64595" w:rsidP="008268A7">
            <w:pPr>
              <w:rPr>
                <w:rFonts w:ascii="Courier New" w:hAnsi="Courier New" w:cs="Courier New"/>
              </w:rPr>
            </w:pPr>
            <w:r w:rsidRPr="00D64595">
              <w:rPr>
                <w:rFonts w:ascii="Courier New" w:hAnsi="Courier New" w:cs="Courier New"/>
              </w:rPr>
              <w:t>rainRates</w:t>
            </w:r>
          </w:p>
        </w:tc>
        <w:tc>
          <w:tcPr>
            <w:tcW w:w="2006" w:type="dxa"/>
          </w:tcPr>
          <w:p w:rsidR="00D64595" w:rsidRDefault="001C3DDE" w:rsidP="008268A7">
            <w:pPr>
              <w:rPr>
                <w:rFonts w:ascii="Courier New" w:hAnsi="Courier New" w:cs="Courier New"/>
              </w:rPr>
            </w:pPr>
            <w:hyperlink w:anchor="_J2735WiperSet" w:history="1">
              <w:r w:rsidR="00D64595" w:rsidRPr="000A243D">
                <w:rPr>
                  <w:rStyle w:val="Hyperlink"/>
                  <w:rFonts w:ascii="Courier New" w:hAnsi="Courier New" w:cs="Courier New"/>
                </w:rPr>
                <w:t>J2735WiperSet</w:t>
              </w:r>
            </w:hyperlink>
          </w:p>
        </w:tc>
        <w:tc>
          <w:tcPr>
            <w:tcW w:w="1514" w:type="dxa"/>
          </w:tcPr>
          <w:p w:rsidR="00D64595" w:rsidRDefault="000A243D" w:rsidP="008268A7">
            <w:r>
              <w:t>P</w:t>
            </w:r>
            <w:r w:rsidRPr="000A243D">
              <w:t>rovides the current status of the wiper systems on the subject vehicle, including front and rear wiper systems (where equipped).</w:t>
            </w:r>
          </w:p>
        </w:tc>
        <w:tc>
          <w:tcPr>
            <w:tcW w:w="1515" w:type="dxa"/>
          </w:tcPr>
          <w:p w:rsidR="00D64595" w:rsidRDefault="000A243D" w:rsidP="008268A7">
            <w:r>
              <w:t xml:space="preserve">See section </w:t>
            </w:r>
            <w:r>
              <w:fldChar w:fldCharType="begin"/>
            </w:r>
            <w:r>
              <w:instrText xml:space="preserve"> REF _Ref511899307 \r \h </w:instrText>
            </w:r>
            <w:r>
              <w:fldChar w:fldCharType="separate"/>
            </w:r>
            <w:r w:rsidR="00B9778E">
              <w:t>6.21</w:t>
            </w:r>
            <w:r>
              <w:fldChar w:fldCharType="end"/>
            </w:r>
          </w:p>
        </w:tc>
        <w:tc>
          <w:tcPr>
            <w:tcW w:w="1088" w:type="dxa"/>
          </w:tcPr>
          <w:p w:rsidR="00D64595" w:rsidRDefault="000A243D" w:rsidP="008268A7">
            <w:r>
              <w:t>N/A</w:t>
            </w:r>
          </w:p>
        </w:tc>
        <w:tc>
          <w:tcPr>
            <w:tcW w:w="1162" w:type="dxa"/>
          </w:tcPr>
          <w:p w:rsidR="00D64595" w:rsidRDefault="000A243D" w:rsidP="008268A7">
            <w:pPr>
              <w:keepNext/>
            </w:pPr>
            <w:r>
              <w:t>N/A</w:t>
            </w:r>
          </w:p>
        </w:tc>
      </w:tr>
    </w:tbl>
    <w:p w:rsidR="00D64595" w:rsidRDefault="000A243D" w:rsidP="008268A7">
      <w:pPr>
        <w:pStyle w:val="Caption"/>
      </w:pPr>
      <w:r>
        <w:t xml:space="preserve">Table </w:t>
      </w:r>
      <w:fldSimple w:instr=" SEQ Table \* ARABIC ">
        <w:r w:rsidR="00B9778E">
          <w:rPr>
            <w:noProof/>
          </w:rPr>
          <w:t>32</w:t>
        </w:r>
      </w:fldSimple>
      <w:r>
        <w:t xml:space="preserve"> - </w:t>
      </w:r>
      <w:r w:rsidRPr="00FF2EE9">
        <w:t>J2735WeatherProbe</w:t>
      </w:r>
    </w:p>
    <w:p w:rsidR="00D64595" w:rsidRDefault="009C514A" w:rsidP="008268A7">
      <w:pPr>
        <w:pStyle w:val="Heading2"/>
      </w:pPr>
      <w:bookmarkStart w:id="500" w:name="_J2735WiperSet"/>
      <w:bookmarkStart w:id="501" w:name="_Ref511899307"/>
      <w:bookmarkStart w:id="502" w:name="_Toc524363097"/>
      <w:bookmarkEnd w:id="500"/>
      <w:r w:rsidRPr="009C514A">
        <w:t>J2735WiperSet</w:t>
      </w:r>
      <w:bookmarkEnd w:id="501"/>
      <w:bookmarkEnd w:id="502"/>
    </w:p>
    <w:p w:rsidR="000A243D" w:rsidRPr="000A243D" w:rsidRDefault="000A243D" w:rsidP="008268A7">
      <w:r>
        <w:t>The J2735</w:t>
      </w:r>
      <w:r w:rsidRPr="000A243D">
        <w:t>WiperSet data frame provides the current status of the wiper systems on the subject vehicle, including front and rear wiper systems (where equipped).</w:t>
      </w:r>
    </w:p>
    <w:tbl>
      <w:tblPr>
        <w:tblStyle w:val="TableGrid"/>
        <w:tblW w:w="0" w:type="auto"/>
        <w:tblLook w:val="04A0" w:firstRow="1" w:lastRow="0" w:firstColumn="1" w:lastColumn="0" w:noHBand="0" w:noVBand="1"/>
      </w:tblPr>
      <w:tblGrid>
        <w:gridCol w:w="1776"/>
        <w:gridCol w:w="2081"/>
        <w:gridCol w:w="5493"/>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5493" w:type="dxa"/>
          </w:tcPr>
          <w:p w:rsidR="000A243D" w:rsidRPr="006E5FF6" w:rsidRDefault="000A243D" w:rsidP="008268A7">
            <w:pPr>
              <w:rPr>
                <w:b/>
              </w:rPr>
            </w:pPr>
            <w:r w:rsidRPr="006E5FF6">
              <w:rPr>
                <w:b/>
              </w:rPr>
              <w:t>Description</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statusFront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r w:rsidR="000A243D" w:rsidRPr="003E745F" w:rsidTr="00331B6B">
        <w:tc>
          <w:tcPr>
            <w:tcW w:w="1776" w:type="dxa"/>
          </w:tcPr>
          <w:p w:rsidR="000A243D" w:rsidRPr="000A243D" w:rsidRDefault="000A243D" w:rsidP="008268A7">
            <w:pPr>
              <w:rPr>
                <w:rFonts w:ascii="Courier New" w:hAnsi="Courier New" w:cs="Courier New"/>
              </w:rPr>
            </w:pPr>
            <w:r w:rsidRPr="000A243D">
              <w:rPr>
                <w:rFonts w:ascii="Courier New" w:hAnsi="Courier New" w:cs="Courier New"/>
              </w:rPr>
              <w:lastRenderedPageBreak/>
              <w:t>statusRear</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bl>
    <w:p w:rsidR="000A243D" w:rsidRDefault="000A243D" w:rsidP="008268A7">
      <w:pPr>
        <w:pStyle w:val="Caption"/>
      </w:pPr>
      <w:r>
        <w:t xml:space="preserve">Table </w:t>
      </w:r>
      <w:fldSimple w:instr=" SEQ Table \* ARABIC ">
        <w:r w:rsidR="00B9778E">
          <w:rPr>
            <w:noProof/>
          </w:rPr>
          <w:t>33</w:t>
        </w:r>
      </w:fldSimple>
      <w:r>
        <w:t xml:space="preserve"> - </w:t>
      </w:r>
      <w:r w:rsidRPr="00893B0E">
        <w:t>J2735WiperSet</w:t>
      </w:r>
      <w:r>
        <w:rPr>
          <w:noProof/>
        </w:rPr>
        <w:t xml:space="preserve"> (1)</w:t>
      </w:r>
    </w:p>
    <w:tbl>
      <w:tblPr>
        <w:tblStyle w:val="TableGrid"/>
        <w:tblW w:w="0" w:type="auto"/>
        <w:tblLook w:val="04A0" w:firstRow="1" w:lastRow="0" w:firstColumn="1" w:lastColumn="0" w:noHBand="0" w:noVBand="1"/>
      </w:tblPr>
      <w:tblGrid>
        <w:gridCol w:w="1776"/>
        <w:gridCol w:w="2081"/>
        <w:gridCol w:w="2086"/>
        <w:gridCol w:w="1143"/>
        <w:gridCol w:w="1132"/>
        <w:gridCol w:w="1132"/>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2086" w:type="dxa"/>
          </w:tcPr>
          <w:p w:rsidR="000A243D" w:rsidRPr="006E5FF6" w:rsidRDefault="000A243D" w:rsidP="008268A7">
            <w:pPr>
              <w:rPr>
                <w:b/>
              </w:rPr>
            </w:pPr>
            <w:r w:rsidRPr="006E5FF6">
              <w:rPr>
                <w:b/>
              </w:rPr>
              <w:t>Description</w:t>
            </w:r>
          </w:p>
        </w:tc>
        <w:tc>
          <w:tcPr>
            <w:tcW w:w="1143" w:type="dxa"/>
          </w:tcPr>
          <w:p w:rsidR="000A243D" w:rsidRPr="006E5FF6" w:rsidRDefault="000A243D" w:rsidP="008268A7">
            <w:pPr>
              <w:rPr>
                <w:b/>
              </w:rPr>
            </w:pPr>
            <w:r w:rsidRPr="006E5FF6">
              <w:rPr>
                <w:b/>
              </w:rPr>
              <w:t>Units</w:t>
            </w:r>
          </w:p>
        </w:tc>
        <w:tc>
          <w:tcPr>
            <w:tcW w:w="1132" w:type="dxa"/>
          </w:tcPr>
          <w:p w:rsidR="000A243D" w:rsidRPr="006E5FF6" w:rsidRDefault="000A243D" w:rsidP="008268A7">
            <w:pPr>
              <w:rPr>
                <w:b/>
              </w:rPr>
            </w:pPr>
            <w:r w:rsidRPr="006E5FF6">
              <w:rPr>
                <w:b/>
              </w:rPr>
              <w:t>Valid Min</w:t>
            </w:r>
          </w:p>
        </w:tc>
        <w:tc>
          <w:tcPr>
            <w:tcW w:w="1132" w:type="dxa"/>
          </w:tcPr>
          <w:p w:rsidR="000A243D" w:rsidRPr="006E5FF6" w:rsidRDefault="000A243D" w:rsidP="008268A7">
            <w:pPr>
              <w:rPr>
                <w:b/>
              </w:rPr>
            </w:pPr>
            <w:r w:rsidRPr="006E5FF6">
              <w:rPr>
                <w:b/>
              </w:rPr>
              <w:t>Valid Max</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rateFront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integer</w:t>
            </w:r>
          </w:p>
        </w:tc>
        <w:tc>
          <w:tcPr>
            <w:tcW w:w="2086" w:type="dxa"/>
          </w:tcPr>
          <w:p w:rsidR="000A243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0A243D" w:rsidRPr="003E745F" w:rsidRDefault="005056CD" w:rsidP="008268A7">
            <w:r>
              <w:t>Sweeps/ minute</w:t>
            </w:r>
          </w:p>
        </w:tc>
        <w:tc>
          <w:tcPr>
            <w:tcW w:w="1132" w:type="dxa"/>
          </w:tcPr>
          <w:p w:rsidR="000A243D" w:rsidRPr="003E745F" w:rsidRDefault="005056CD" w:rsidP="008268A7">
            <w:r>
              <w:t>0</w:t>
            </w:r>
          </w:p>
        </w:tc>
        <w:tc>
          <w:tcPr>
            <w:tcW w:w="1132" w:type="dxa"/>
          </w:tcPr>
          <w:p w:rsidR="000A243D" w:rsidRPr="003E745F" w:rsidRDefault="005056CD" w:rsidP="008268A7">
            <w:r>
              <w:t>127</w:t>
            </w:r>
          </w:p>
        </w:tc>
      </w:tr>
      <w:tr w:rsidR="005056CD" w:rsidRPr="003E745F" w:rsidTr="000A243D">
        <w:tc>
          <w:tcPr>
            <w:tcW w:w="1776" w:type="dxa"/>
          </w:tcPr>
          <w:p w:rsidR="005056CD" w:rsidRPr="000A243D" w:rsidRDefault="005056CD" w:rsidP="008268A7">
            <w:pPr>
              <w:rPr>
                <w:rFonts w:ascii="Courier New" w:hAnsi="Courier New" w:cs="Courier New"/>
              </w:rPr>
            </w:pPr>
            <w:r w:rsidRPr="000A243D">
              <w:rPr>
                <w:rFonts w:ascii="Courier New" w:hAnsi="Courier New" w:cs="Courier New"/>
              </w:rPr>
              <w:t>rateRear</w:t>
            </w:r>
          </w:p>
        </w:tc>
        <w:tc>
          <w:tcPr>
            <w:tcW w:w="2081" w:type="dxa"/>
          </w:tcPr>
          <w:p w:rsidR="005056CD" w:rsidRPr="000D041D" w:rsidRDefault="005056CD" w:rsidP="008268A7">
            <w:pPr>
              <w:rPr>
                <w:rFonts w:ascii="Courier New" w:hAnsi="Courier New" w:cs="Courier New"/>
              </w:rPr>
            </w:pPr>
            <w:r>
              <w:rPr>
                <w:rFonts w:ascii="Courier New" w:hAnsi="Courier New" w:cs="Courier New"/>
              </w:rPr>
              <w:t>integer</w:t>
            </w:r>
          </w:p>
        </w:tc>
        <w:tc>
          <w:tcPr>
            <w:tcW w:w="2086" w:type="dxa"/>
          </w:tcPr>
          <w:p w:rsidR="005056C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5056CD" w:rsidRPr="003E745F" w:rsidRDefault="005056CD" w:rsidP="008268A7">
            <w:r>
              <w:t>Sweeps/ minute</w:t>
            </w:r>
          </w:p>
        </w:tc>
        <w:tc>
          <w:tcPr>
            <w:tcW w:w="1132" w:type="dxa"/>
          </w:tcPr>
          <w:p w:rsidR="005056CD" w:rsidRPr="003E745F" w:rsidRDefault="005056CD" w:rsidP="008268A7">
            <w:r>
              <w:t>0</w:t>
            </w:r>
          </w:p>
        </w:tc>
        <w:tc>
          <w:tcPr>
            <w:tcW w:w="1132" w:type="dxa"/>
          </w:tcPr>
          <w:p w:rsidR="005056CD" w:rsidRPr="003E745F" w:rsidRDefault="005056CD" w:rsidP="008268A7">
            <w:r>
              <w:t>127</w:t>
            </w:r>
          </w:p>
        </w:tc>
      </w:tr>
    </w:tbl>
    <w:p w:rsidR="009C514A" w:rsidRPr="009C514A" w:rsidRDefault="000A243D" w:rsidP="008268A7">
      <w:pPr>
        <w:pStyle w:val="Caption"/>
      </w:pPr>
      <w:r>
        <w:t xml:space="preserve">Table </w:t>
      </w:r>
      <w:fldSimple w:instr=" SEQ Table \* ARABIC ">
        <w:r w:rsidR="00B9778E">
          <w:rPr>
            <w:noProof/>
          </w:rPr>
          <w:t>34</w:t>
        </w:r>
      </w:fldSimple>
      <w:r>
        <w:t xml:space="preserve"> - </w:t>
      </w:r>
      <w:r w:rsidRPr="00BD5844">
        <w:t>J2735WiperSet</w:t>
      </w:r>
      <w:r>
        <w:t xml:space="preserve"> (2)</w:t>
      </w:r>
    </w:p>
    <w:p w:rsidR="00D23963" w:rsidRDefault="00D23963" w:rsidP="008268A7"/>
    <w:p w:rsidR="00D23963" w:rsidRDefault="00D23963" w:rsidP="008268A7">
      <w:pPr>
        <w:pStyle w:val="Heading2"/>
      </w:pPr>
      <w:bookmarkStart w:id="503" w:name="_J2735ObstacleDetection"/>
      <w:bookmarkStart w:id="504" w:name="_Toc524363098"/>
      <w:bookmarkEnd w:id="503"/>
      <w:r w:rsidRPr="00E274B6">
        <w:t>J2735ObstacleDetection</w:t>
      </w:r>
      <w:bookmarkEnd w:id="504"/>
    </w:p>
    <w:p w:rsidR="00D23963" w:rsidRDefault="00331B6B" w:rsidP="008268A7">
      <w:r w:rsidRPr="00331B6B">
        <w:t>Used to relate basic location information about a detect obstacle or a road hazard in a vehicles path.</w:t>
      </w:r>
    </w:p>
    <w:tbl>
      <w:tblPr>
        <w:tblStyle w:val="TableGrid"/>
        <w:tblW w:w="0" w:type="auto"/>
        <w:tblLook w:val="04A0" w:firstRow="1" w:lastRow="0" w:firstColumn="1" w:lastColumn="0" w:noHBand="0" w:noVBand="1"/>
      </w:tblPr>
      <w:tblGrid>
        <w:gridCol w:w="2197"/>
        <w:gridCol w:w="1546"/>
        <w:gridCol w:w="2344"/>
        <w:gridCol w:w="1380"/>
        <w:gridCol w:w="830"/>
        <w:gridCol w:w="1053"/>
      </w:tblGrid>
      <w:tr w:rsidR="00A27E77" w:rsidRPr="006E5FF6" w:rsidTr="00DC7AFF">
        <w:tc>
          <w:tcPr>
            <w:tcW w:w="2005" w:type="dxa"/>
          </w:tcPr>
          <w:p w:rsidR="00D23963" w:rsidRPr="006E5FF6" w:rsidRDefault="00D23963" w:rsidP="008268A7">
            <w:pPr>
              <w:rPr>
                <w:b/>
              </w:rPr>
            </w:pPr>
            <w:r w:rsidRPr="006E5FF6">
              <w:rPr>
                <w:b/>
              </w:rPr>
              <w:t>Name</w:t>
            </w:r>
          </w:p>
        </w:tc>
        <w:tc>
          <w:tcPr>
            <w:tcW w:w="1738"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380" w:type="dxa"/>
          </w:tcPr>
          <w:p w:rsidR="00D23963" w:rsidRPr="006E5FF6" w:rsidRDefault="00D23963" w:rsidP="008268A7">
            <w:pPr>
              <w:rPr>
                <w:b/>
              </w:rPr>
            </w:pPr>
            <w:r w:rsidRPr="006E5FF6">
              <w:rPr>
                <w:b/>
              </w:rPr>
              <w:t>Units</w:t>
            </w:r>
          </w:p>
        </w:tc>
        <w:tc>
          <w:tcPr>
            <w:tcW w:w="830" w:type="dxa"/>
          </w:tcPr>
          <w:p w:rsidR="00D23963" w:rsidRPr="006E5FF6" w:rsidRDefault="00D23963" w:rsidP="008268A7">
            <w:pPr>
              <w:rPr>
                <w:b/>
              </w:rPr>
            </w:pPr>
            <w:r w:rsidRPr="006E5FF6">
              <w:rPr>
                <w:b/>
              </w:rPr>
              <w:t>Valid Min</w:t>
            </w:r>
          </w:p>
        </w:tc>
        <w:tc>
          <w:tcPr>
            <w:tcW w:w="1053" w:type="dxa"/>
          </w:tcPr>
          <w:p w:rsidR="00D23963" w:rsidRPr="006E5FF6" w:rsidRDefault="00D23963" w:rsidP="008268A7">
            <w:pPr>
              <w:rPr>
                <w:b/>
              </w:rPr>
            </w:pPr>
            <w:r w:rsidRPr="006E5FF6">
              <w:rPr>
                <w:b/>
              </w:rPr>
              <w:t>Valid Max</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obDist</w:t>
            </w:r>
          </w:p>
        </w:tc>
        <w:tc>
          <w:tcPr>
            <w:tcW w:w="1738" w:type="dxa"/>
          </w:tcPr>
          <w:p w:rsidR="00D23963" w:rsidRPr="000D041D" w:rsidRDefault="005056CD" w:rsidP="008268A7">
            <w:pPr>
              <w:rPr>
                <w:rFonts w:ascii="Courier New" w:hAnsi="Courier New" w:cs="Courier New"/>
              </w:rPr>
            </w:pPr>
            <w:r>
              <w:rPr>
                <w:rFonts w:ascii="Courier New" w:hAnsi="Courier New" w:cs="Courier New"/>
              </w:rPr>
              <w:t>integer</w:t>
            </w:r>
          </w:p>
        </w:tc>
        <w:tc>
          <w:tcPr>
            <w:tcW w:w="2344" w:type="dxa"/>
          </w:tcPr>
          <w:p w:rsidR="00D23963" w:rsidRPr="003E745F" w:rsidRDefault="005056CD" w:rsidP="008268A7">
            <w:r w:rsidRPr="005056CD">
              <w:t>This data element draws from the output of a forward sensing system to report the presence of an obstacle and its measured distance from the vehicle detecting and reporting the obstacle.</w:t>
            </w:r>
          </w:p>
        </w:tc>
        <w:tc>
          <w:tcPr>
            <w:tcW w:w="1380" w:type="dxa"/>
          </w:tcPr>
          <w:p w:rsidR="00D23963" w:rsidRPr="005056CD" w:rsidRDefault="005056CD" w:rsidP="008268A7">
            <w:r w:rsidRPr="005056CD">
              <w:t>meters</w:t>
            </w:r>
          </w:p>
        </w:tc>
        <w:tc>
          <w:tcPr>
            <w:tcW w:w="830" w:type="dxa"/>
          </w:tcPr>
          <w:p w:rsidR="00D23963" w:rsidRPr="003E745F" w:rsidRDefault="005056CD" w:rsidP="008268A7">
            <w:r>
              <w:t>0</w:t>
            </w:r>
          </w:p>
        </w:tc>
        <w:tc>
          <w:tcPr>
            <w:tcW w:w="1053" w:type="dxa"/>
          </w:tcPr>
          <w:p w:rsidR="00D23963" w:rsidRPr="003E745F" w:rsidRDefault="005056CD" w:rsidP="008268A7">
            <w:r>
              <w:t>32767</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obDirect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738" w:type="dxa"/>
          </w:tcPr>
          <w:p w:rsidR="00D23963" w:rsidRPr="000D041D" w:rsidRDefault="005056CD" w:rsidP="008268A7">
            <w:pPr>
              <w:rPr>
                <w:rFonts w:ascii="Courier New" w:hAnsi="Courier New" w:cs="Courier New"/>
              </w:rPr>
            </w:pPr>
            <w:r>
              <w:rPr>
                <w:rFonts w:ascii="Courier New" w:hAnsi="Courier New" w:cs="Courier New"/>
              </w:rPr>
              <w:t>decimal</w:t>
            </w:r>
          </w:p>
        </w:tc>
        <w:tc>
          <w:tcPr>
            <w:tcW w:w="2344" w:type="dxa"/>
          </w:tcPr>
          <w:p w:rsidR="00D23963" w:rsidRPr="003E745F" w:rsidRDefault="005056CD" w:rsidP="008268A7">
            <w:r w:rsidRPr="005056CD">
              <w:t xml:space="preserve">As a companion data element to Obstacle Distance, this data </w:t>
            </w:r>
            <w:r w:rsidRPr="005056CD">
              <w:lastRenderedPageBreak/>
              <w:t>element draws from the output of a forward sensing system to report the obstacle direction from the perspective of the vehicle detecting and reporting the obstacle.</w:t>
            </w:r>
          </w:p>
        </w:tc>
        <w:tc>
          <w:tcPr>
            <w:tcW w:w="1380" w:type="dxa"/>
          </w:tcPr>
          <w:p w:rsidR="00D23963" w:rsidRPr="003E745F" w:rsidRDefault="005056CD" w:rsidP="008268A7">
            <w:r>
              <w:lastRenderedPageBreak/>
              <w:t>degrees</w:t>
            </w:r>
          </w:p>
        </w:tc>
        <w:tc>
          <w:tcPr>
            <w:tcW w:w="830" w:type="dxa"/>
          </w:tcPr>
          <w:p w:rsidR="00D23963" w:rsidRPr="003E745F" w:rsidRDefault="005056CD" w:rsidP="008268A7">
            <w:r>
              <w:t>0.0000</w:t>
            </w:r>
          </w:p>
        </w:tc>
        <w:tc>
          <w:tcPr>
            <w:tcW w:w="1053" w:type="dxa"/>
          </w:tcPr>
          <w:p w:rsidR="00D23963" w:rsidRPr="003E745F" w:rsidRDefault="005056CD" w:rsidP="008268A7">
            <w:r>
              <w:t>3</w:t>
            </w:r>
            <w:r w:rsidRPr="005056CD">
              <w:t>59.9875</w:t>
            </w:r>
          </w:p>
        </w:tc>
      </w:tr>
      <w:tr w:rsidR="00A27E77" w:rsidRPr="003E745F" w:rsidTr="00DC7AFF">
        <w:tc>
          <w:tcPr>
            <w:tcW w:w="2005" w:type="dxa"/>
          </w:tcPr>
          <w:p w:rsidR="00331B6B" w:rsidRPr="00331B6B" w:rsidRDefault="00331B6B" w:rsidP="008268A7">
            <w:pPr>
              <w:rPr>
                <w:rFonts w:ascii="Courier New" w:hAnsi="Courier New" w:cs="Courier New"/>
              </w:rPr>
            </w:pPr>
            <w:r w:rsidRPr="00331B6B">
              <w:rPr>
                <w:rFonts w:ascii="Courier New" w:hAnsi="Courier New" w:cs="Courier New"/>
              </w:rPr>
              <w:t>description</w:t>
            </w:r>
          </w:p>
        </w:tc>
        <w:tc>
          <w:tcPr>
            <w:tcW w:w="1738" w:type="dxa"/>
          </w:tcPr>
          <w:p w:rsidR="00331B6B" w:rsidRPr="000D041D" w:rsidRDefault="005056CD" w:rsidP="008268A7">
            <w:pPr>
              <w:rPr>
                <w:rFonts w:ascii="Courier New" w:hAnsi="Courier New" w:cs="Courier New"/>
              </w:rPr>
            </w:pPr>
            <w:r>
              <w:rPr>
                <w:rFonts w:ascii="Courier New" w:hAnsi="Courier New" w:cs="Courier New"/>
              </w:rPr>
              <w:t>integer</w:t>
            </w:r>
          </w:p>
        </w:tc>
        <w:tc>
          <w:tcPr>
            <w:tcW w:w="2344" w:type="dxa"/>
          </w:tcPr>
          <w:p w:rsidR="00331B6B" w:rsidRPr="003E745F" w:rsidRDefault="005056CD" w:rsidP="008268A7">
            <w:r w:rsidRPr="005056CD">
              <w:t>ITIS.ITIScodes(523..541)</w:t>
            </w:r>
          </w:p>
        </w:tc>
        <w:tc>
          <w:tcPr>
            <w:tcW w:w="1380" w:type="dxa"/>
          </w:tcPr>
          <w:p w:rsidR="00331B6B" w:rsidRPr="003E745F" w:rsidRDefault="005056CD" w:rsidP="008268A7">
            <w:r>
              <w:t>ITIS code</w:t>
            </w:r>
          </w:p>
        </w:tc>
        <w:tc>
          <w:tcPr>
            <w:tcW w:w="830" w:type="dxa"/>
          </w:tcPr>
          <w:p w:rsidR="00331B6B" w:rsidRPr="003E745F" w:rsidRDefault="005056CD" w:rsidP="008268A7">
            <w:r>
              <w:t>523</w:t>
            </w:r>
          </w:p>
        </w:tc>
        <w:tc>
          <w:tcPr>
            <w:tcW w:w="1053" w:type="dxa"/>
          </w:tcPr>
          <w:p w:rsidR="00331B6B" w:rsidRPr="003E745F" w:rsidRDefault="005056CD" w:rsidP="008268A7">
            <w:pPr>
              <w:keepNext/>
            </w:pPr>
            <w:r>
              <w:t>541</w:t>
            </w:r>
          </w:p>
        </w:tc>
      </w:tr>
      <w:tr w:rsidR="00DC7AFF" w:rsidRPr="003E745F" w:rsidTr="00DC7AFF">
        <w:tc>
          <w:tcPr>
            <w:tcW w:w="2005" w:type="dxa"/>
          </w:tcPr>
          <w:p w:rsidR="00DC7AFF" w:rsidRPr="00331B6B" w:rsidRDefault="00DC7AFF" w:rsidP="008268A7">
            <w:pPr>
              <w:rPr>
                <w:rFonts w:ascii="Courier New" w:hAnsi="Courier New" w:cs="Courier New"/>
              </w:rPr>
            </w:pPr>
            <w:r w:rsidRPr="00331B6B">
              <w:rPr>
                <w:rFonts w:ascii="Courier New" w:hAnsi="Courier New" w:cs="Courier New"/>
              </w:rPr>
              <w:t>locationDetails</w:t>
            </w:r>
          </w:p>
        </w:tc>
        <w:tc>
          <w:tcPr>
            <w:tcW w:w="1738"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380" w:type="dxa"/>
          </w:tcPr>
          <w:p w:rsidR="00DC7AFF" w:rsidRPr="003E745F" w:rsidRDefault="00DC7AFF" w:rsidP="008268A7">
            <w:r>
              <w:t>Generic Location IT IS enumeration</w:t>
            </w:r>
          </w:p>
        </w:tc>
        <w:tc>
          <w:tcPr>
            <w:tcW w:w="830" w:type="dxa"/>
          </w:tcPr>
          <w:p w:rsidR="00DC7AFF" w:rsidRPr="003E745F" w:rsidRDefault="00DC7AFF" w:rsidP="008268A7">
            <w:r>
              <w:t>Enum for 7936</w:t>
            </w:r>
          </w:p>
        </w:tc>
        <w:tc>
          <w:tcPr>
            <w:tcW w:w="1053" w:type="dxa"/>
          </w:tcPr>
          <w:p w:rsidR="00DC7AFF" w:rsidRPr="003E745F" w:rsidRDefault="00DC7AFF" w:rsidP="008268A7">
            <w:r>
              <w:t>Enum for 8191</w:t>
            </w:r>
          </w:p>
        </w:tc>
      </w:tr>
    </w:tbl>
    <w:p w:rsidR="00A27E77" w:rsidRDefault="00A27E77" w:rsidP="008268A7">
      <w:pPr>
        <w:pStyle w:val="Caption"/>
      </w:pPr>
      <w:r>
        <w:t xml:space="preserve">Table </w:t>
      </w:r>
      <w:fldSimple w:instr=" SEQ Table \* ARABIC ">
        <w:r w:rsidR="00B9778E">
          <w:rPr>
            <w:noProof/>
          </w:rPr>
          <w:t>35</w:t>
        </w:r>
      </w:fldSimple>
      <w:r>
        <w:t xml:space="preserve"> - </w:t>
      </w:r>
      <w:r w:rsidRPr="00D31D15">
        <w:t>J2735ObstacleDetection</w:t>
      </w:r>
      <w:r>
        <w:t xml:space="preserve"> (1)</w:t>
      </w:r>
    </w:p>
    <w:tbl>
      <w:tblPr>
        <w:tblStyle w:val="TableGrid"/>
        <w:tblW w:w="0" w:type="auto"/>
        <w:tblLook w:val="04A0" w:firstRow="1" w:lastRow="0" w:firstColumn="1" w:lastColumn="0" w:noHBand="0" w:noVBand="1"/>
      </w:tblPr>
      <w:tblGrid>
        <w:gridCol w:w="2197"/>
        <w:gridCol w:w="2065"/>
        <w:gridCol w:w="5088"/>
      </w:tblGrid>
      <w:tr w:rsidR="00A27E77" w:rsidRPr="006E5FF6" w:rsidTr="00A27E77">
        <w:tc>
          <w:tcPr>
            <w:tcW w:w="2197" w:type="dxa"/>
          </w:tcPr>
          <w:p w:rsidR="00A27E77" w:rsidRPr="006E5FF6" w:rsidRDefault="00A27E77" w:rsidP="008268A7">
            <w:pPr>
              <w:rPr>
                <w:b/>
              </w:rPr>
            </w:pPr>
            <w:r w:rsidRPr="006E5FF6">
              <w:rPr>
                <w:b/>
              </w:rPr>
              <w:t>Name</w:t>
            </w:r>
          </w:p>
        </w:tc>
        <w:tc>
          <w:tcPr>
            <w:tcW w:w="2065" w:type="dxa"/>
          </w:tcPr>
          <w:p w:rsidR="00A27E77" w:rsidRPr="006E5FF6" w:rsidRDefault="00A27E77" w:rsidP="008268A7">
            <w:pPr>
              <w:rPr>
                <w:b/>
              </w:rPr>
            </w:pPr>
            <w:r w:rsidRPr="006E5FF6">
              <w:rPr>
                <w:b/>
              </w:rPr>
              <w:t>Type</w:t>
            </w:r>
          </w:p>
        </w:tc>
        <w:tc>
          <w:tcPr>
            <w:tcW w:w="5088" w:type="dxa"/>
          </w:tcPr>
          <w:p w:rsidR="00A27E77" w:rsidRPr="006E5FF6" w:rsidRDefault="00A27E77" w:rsidP="008268A7">
            <w:pPr>
              <w:rPr>
                <w:b/>
              </w:rPr>
            </w:pPr>
            <w:r w:rsidRPr="006E5FF6">
              <w:rPr>
                <w:b/>
              </w:rPr>
              <w:t>Description</w:t>
            </w:r>
          </w:p>
        </w:tc>
      </w:tr>
      <w:tr w:rsidR="00A27E77" w:rsidRPr="003E745F" w:rsidTr="0033406E">
        <w:tc>
          <w:tcPr>
            <w:tcW w:w="2197" w:type="dxa"/>
          </w:tcPr>
          <w:p w:rsidR="00A27E77" w:rsidRPr="00331B6B" w:rsidRDefault="00A27E77" w:rsidP="008268A7">
            <w:pPr>
              <w:rPr>
                <w:rFonts w:ascii="Courier New" w:hAnsi="Courier New" w:cs="Courier New"/>
              </w:rPr>
            </w:pPr>
            <w:r w:rsidRPr="00331B6B">
              <w:rPr>
                <w:rFonts w:ascii="Courier New" w:hAnsi="Courier New" w:cs="Courier New"/>
              </w:rPr>
              <w:t>dateTime</w:t>
            </w:r>
          </w:p>
        </w:tc>
        <w:tc>
          <w:tcPr>
            <w:tcW w:w="2065" w:type="dxa"/>
          </w:tcPr>
          <w:p w:rsidR="00A27E77" w:rsidRPr="000D041D" w:rsidRDefault="001C3DDE" w:rsidP="008268A7">
            <w:pPr>
              <w:rPr>
                <w:rFonts w:ascii="Courier New" w:hAnsi="Courier New" w:cs="Courier New"/>
              </w:rPr>
            </w:pPr>
            <w:hyperlink w:anchor="_J2735DDateTime" w:history="1">
              <w:r w:rsidR="00A27E77" w:rsidRPr="00F27C43">
                <w:rPr>
                  <w:rStyle w:val="Hyperlink"/>
                  <w:rFonts w:ascii="Courier New" w:hAnsi="Courier New" w:cs="Courier New"/>
                </w:rPr>
                <w:t>J2735DDateTime</w:t>
              </w:r>
            </w:hyperlink>
          </w:p>
        </w:tc>
        <w:tc>
          <w:tcPr>
            <w:tcW w:w="5088" w:type="dxa"/>
          </w:tcPr>
          <w:p w:rsidR="00A27E77" w:rsidRPr="003E745F" w:rsidRDefault="00A27E77" w:rsidP="008268A7">
            <w:r w:rsidRPr="00F27C43">
              <w:t>The DSRC style date is a compound value consisting of finite-length sequences of integers (not characters) of the form: "yyyy, mm, dd, hh, mm, ss (sss+)"</w:t>
            </w:r>
          </w:p>
        </w:tc>
      </w:tr>
      <w:tr w:rsidR="00284C93" w:rsidRPr="003E745F" w:rsidTr="0033406E">
        <w:tc>
          <w:tcPr>
            <w:tcW w:w="2197" w:type="dxa"/>
          </w:tcPr>
          <w:p w:rsidR="00284C93" w:rsidRPr="00331B6B" w:rsidRDefault="00284C93" w:rsidP="008268A7">
            <w:pPr>
              <w:rPr>
                <w:rFonts w:ascii="Courier New" w:hAnsi="Courier New" w:cs="Courier New"/>
              </w:rPr>
            </w:pPr>
            <w:r w:rsidRPr="00331B6B">
              <w:rPr>
                <w:rFonts w:ascii="Courier New" w:hAnsi="Courier New" w:cs="Courier New"/>
              </w:rPr>
              <w:t>vertEvent</w:t>
            </w:r>
          </w:p>
        </w:tc>
        <w:tc>
          <w:tcPr>
            <w:tcW w:w="2065" w:type="dxa"/>
          </w:tcPr>
          <w:p w:rsidR="00284C93" w:rsidRPr="000D041D" w:rsidRDefault="001C3DDE" w:rsidP="008268A7">
            <w:pPr>
              <w:rPr>
                <w:rFonts w:ascii="Courier New" w:hAnsi="Courier New" w:cs="Courier New"/>
              </w:rPr>
            </w:pPr>
            <w:hyperlink w:anchor="_J2735BitString" w:history="1">
              <w:r w:rsidR="00284C93" w:rsidRPr="005056CD">
                <w:rPr>
                  <w:rStyle w:val="Hyperlink"/>
                  <w:rFonts w:ascii="Courier New" w:hAnsi="Courier New" w:cs="Courier New"/>
                </w:rPr>
                <w:t>J2735BitString</w:t>
              </w:r>
            </w:hyperlink>
          </w:p>
        </w:tc>
        <w:tc>
          <w:tcPr>
            <w:tcW w:w="5088" w:type="dxa"/>
          </w:tcPr>
          <w:p w:rsidR="00284C93" w:rsidRDefault="00284C93" w:rsidP="008268A7">
            <w:r w:rsidRPr="005056CD">
              <w:t xml:space="preserve">A </w:t>
            </w:r>
            <w:r w:rsidR="008B4ACB">
              <w:t>dictionary (name/value pair) of boolean values</w:t>
            </w:r>
            <w:r w:rsidRPr="005056CD">
              <w:t xml:space="preserve"> enumerating when a preset threshold for vertical acceleration is exceeded at each wheel.</w:t>
            </w:r>
            <w:r w:rsidR="008B4ACB">
              <w:t xml:space="preserve"> Set of names include:</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notEquipped</w:t>
            </w:r>
            <w:r w:rsidRPr="008B4ACB">
              <w:rPr>
                <w:rFonts w:ascii="Courier New" w:hAnsi="Courier New" w:cs="Courier New"/>
                <w:color w:val="000000"/>
                <w:sz w:val="20"/>
                <w:szCs w:val="20"/>
              </w:rPr>
              <w:t xml:space="preserve">, -- Not equipped or off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8B4ACB">
              <w:rPr>
                <w:rFonts w:ascii="Courier New" w:hAnsi="Courier New" w:cs="Courier New"/>
                <w:color w:val="000000"/>
                <w:sz w:val="20"/>
                <w:szCs w:val="20"/>
              </w:rPr>
              <w:t xml:space="preserve">, -- Left Front Event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8B4ACB">
              <w:rPr>
                <w:rFonts w:ascii="Courier New" w:hAnsi="Courier New" w:cs="Courier New"/>
                <w:color w:val="000000"/>
                <w:sz w:val="20"/>
                <w:szCs w:val="20"/>
              </w:rPr>
              <w:t xml:space="preserve">, -- Left Rear Event </w:t>
            </w:r>
          </w:p>
          <w:p w:rsidR="008B4ACB" w:rsidRPr="008B4ACB" w:rsidRDefault="008B4ACB" w:rsidP="008268A7">
            <w:pPr>
              <w:autoSpaceDE w:val="0"/>
              <w:autoSpaceDN w:val="0"/>
              <w:adjustRightInd w:val="0"/>
              <w:rPr>
                <w:rFonts w:ascii="Courier New" w:hAnsi="Courier New" w:cs="Courier New"/>
                <w:color w:val="000000"/>
                <w:sz w:val="20"/>
                <w:szCs w:val="20"/>
              </w:rPr>
            </w:pPr>
            <w:r w:rsidRPr="008B4ACB">
              <w:rPr>
                <w:rFonts w:ascii="Courier New" w:hAnsi="Courier New" w:cs="Courier New"/>
                <w:color w:val="000000"/>
                <w:sz w:val="20"/>
                <w:szCs w:val="20"/>
              </w:rPr>
              <w:t xml:space="preserve">rightFront, -- Right Front Event </w:t>
            </w:r>
          </w:p>
          <w:p w:rsidR="008B4ACB" w:rsidRPr="003E745F" w:rsidRDefault="008B4ACB" w:rsidP="008268A7">
            <w:r w:rsidRPr="008B4ACB">
              <w:rPr>
                <w:rFonts w:ascii="Courier New" w:hAnsi="Courier New" w:cs="Courier New"/>
                <w:color w:val="000000"/>
                <w:sz w:val="20"/>
                <w:szCs w:val="20"/>
              </w:rPr>
              <w:t>rightRear -- Right Rear Event</w:t>
            </w:r>
          </w:p>
        </w:tc>
      </w:tr>
    </w:tbl>
    <w:p w:rsidR="00D23963" w:rsidRDefault="00A27E77" w:rsidP="008268A7">
      <w:pPr>
        <w:pStyle w:val="Caption"/>
      </w:pPr>
      <w:r>
        <w:t xml:space="preserve">Table </w:t>
      </w:r>
      <w:fldSimple w:instr=" SEQ Table \* ARABIC ">
        <w:r w:rsidR="00B9778E">
          <w:rPr>
            <w:noProof/>
          </w:rPr>
          <w:t>36</w:t>
        </w:r>
      </w:fldSimple>
      <w:r>
        <w:t xml:space="preserve"> - J2735ObstacleDetection (2</w:t>
      </w:r>
      <w:r w:rsidRPr="00CF2D83">
        <w:t>)</w:t>
      </w:r>
    </w:p>
    <w:p w:rsidR="005056CD" w:rsidRDefault="005056CD" w:rsidP="008268A7">
      <w:pPr>
        <w:pStyle w:val="Heading2"/>
      </w:pPr>
      <w:bookmarkStart w:id="505" w:name="_J2735DDateTime"/>
      <w:bookmarkStart w:id="506" w:name="_Toc524363099"/>
      <w:bookmarkEnd w:id="505"/>
      <w:r w:rsidRPr="005056CD">
        <w:t>J2735DDateTime</w:t>
      </w:r>
      <w:bookmarkEnd w:id="506"/>
    </w:p>
    <w:p w:rsidR="005056CD" w:rsidRDefault="00A27E77" w:rsidP="008268A7">
      <w:r w:rsidRPr="00A27E77">
        <w:t>The DSRC style date is a compound value consisting of finite-length sequences of integers (not characters) of the form: "yyyy, mm, dd, hh, mm, ss (sss+)" - as defined below.</w:t>
      </w:r>
    </w:p>
    <w:tbl>
      <w:tblPr>
        <w:tblStyle w:val="TableGrid"/>
        <w:tblW w:w="0" w:type="auto"/>
        <w:tblLook w:val="04A0" w:firstRow="1" w:lastRow="0" w:firstColumn="1" w:lastColumn="0" w:noHBand="0" w:noVBand="1"/>
      </w:tblPr>
      <w:tblGrid>
        <w:gridCol w:w="1808"/>
        <w:gridCol w:w="1966"/>
        <w:gridCol w:w="1643"/>
        <w:gridCol w:w="1317"/>
        <w:gridCol w:w="1308"/>
        <w:gridCol w:w="1308"/>
      </w:tblGrid>
      <w:tr w:rsidR="005056CD" w:rsidRPr="006E5FF6" w:rsidTr="005056CD">
        <w:tc>
          <w:tcPr>
            <w:tcW w:w="1808" w:type="dxa"/>
          </w:tcPr>
          <w:p w:rsidR="005056CD" w:rsidRPr="006E5FF6" w:rsidRDefault="005056CD" w:rsidP="008268A7">
            <w:pPr>
              <w:rPr>
                <w:b/>
              </w:rPr>
            </w:pPr>
            <w:r w:rsidRPr="006E5FF6">
              <w:rPr>
                <w:b/>
              </w:rPr>
              <w:t>Name</w:t>
            </w:r>
          </w:p>
        </w:tc>
        <w:tc>
          <w:tcPr>
            <w:tcW w:w="1966" w:type="dxa"/>
          </w:tcPr>
          <w:p w:rsidR="005056CD" w:rsidRPr="006E5FF6" w:rsidRDefault="005056CD" w:rsidP="008268A7">
            <w:pPr>
              <w:rPr>
                <w:b/>
              </w:rPr>
            </w:pPr>
            <w:r w:rsidRPr="006E5FF6">
              <w:rPr>
                <w:b/>
              </w:rPr>
              <w:t>Type</w:t>
            </w:r>
          </w:p>
        </w:tc>
        <w:tc>
          <w:tcPr>
            <w:tcW w:w="1643" w:type="dxa"/>
          </w:tcPr>
          <w:p w:rsidR="005056CD" w:rsidRPr="006E5FF6" w:rsidRDefault="005056CD" w:rsidP="008268A7">
            <w:pPr>
              <w:rPr>
                <w:b/>
              </w:rPr>
            </w:pPr>
            <w:r w:rsidRPr="006E5FF6">
              <w:rPr>
                <w:b/>
              </w:rPr>
              <w:t>Description</w:t>
            </w:r>
          </w:p>
        </w:tc>
        <w:tc>
          <w:tcPr>
            <w:tcW w:w="1317" w:type="dxa"/>
          </w:tcPr>
          <w:p w:rsidR="005056CD" w:rsidRPr="006E5FF6" w:rsidRDefault="005056CD" w:rsidP="008268A7">
            <w:pPr>
              <w:rPr>
                <w:b/>
              </w:rPr>
            </w:pPr>
            <w:r w:rsidRPr="006E5FF6">
              <w:rPr>
                <w:b/>
              </w:rPr>
              <w:t>Units</w:t>
            </w:r>
          </w:p>
        </w:tc>
        <w:tc>
          <w:tcPr>
            <w:tcW w:w="1308" w:type="dxa"/>
          </w:tcPr>
          <w:p w:rsidR="005056CD" w:rsidRPr="006E5FF6" w:rsidRDefault="005056CD" w:rsidP="008268A7">
            <w:pPr>
              <w:rPr>
                <w:b/>
              </w:rPr>
            </w:pPr>
            <w:r w:rsidRPr="006E5FF6">
              <w:rPr>
                <w:b/>
              </w:rPr>
              <w:t>Valid Min</w:t>
            </w:r>
          </w:p>
        </w:tc>
        <w:tc>
          <w:tcPr>
            <w:tcW w:w="1308" w:type="dxa"/>
          </w:tcPr>
          <w:p w:rsidR="005056CD" w:rsidRPr="006E5FF6" w:rsidRDefault="005056CD" w:rsidP="008268A7">
            <w:pPr>
              <w:rPr>
                <w:b/>
              </w:rPr>
            </w:pPr>
            <w:r w:rsidRPr="006E5FF6">
              <w:rPr>
                <w:b/>
              </w:rPr>
              <w:t>Valid Max</w:t>
            </w:r>
          </w:p>
        </w:tc>
      </w:tr>
      <w:tr w:rsidR="00F27C43" w:rsidRPr="003E745F" w:rsidTr="0033406E">
        <w:tc>
          <w:tcPr>
            <w:tcW w:w="1808" w:type="dxa"/>
          </w:tcPr>
          <w:p w:rsidR="00F27C43" w:rsidRPr="00345E69" w:rsidRDefault="00F27C43" w:rsidP="008268A7">
            <w:pPr>
              <w:rPr>
                <w:rFonts w:ascii="Courier New" w:hAnsi="Courier New" w:cs="Courier New"/>
              </w:rPr>
            </w:pPr>
            <w:r>
              <w:rPr>
                <w:rFonts w:ascii="Courier New" w:hAnsi="Courier New" w:cs="Courier New"/>
              </w:rPr>
              <w:t>year</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Year</w:t>
            </w:r>
            <w:r w:rsidRPr="005056CD">
              <w:t xml:space="preserve"> according to the Gregorian calendar date system.</w:t>
            </w:r>
          </w:p>
        </w:tc>
        <w:tc>
          <w:tcPr>
            <w:tcW w:w="1317" w:type="dxa"/>
          </w:tcPr>
          <w:p w:rsidR="00F27C43" w:rsidRPr="003E745F" w:rsidRDefault="00F27C43" w:rsidP="008268A7">
            <w:r>
              <w:t>Years</w:t>
            </w:r>
          </w:p>
        </w:tc>
        <w:tc>
          <w:tcPr>
            <w:tcW w:w="1308" w:type="dxa"/>
          </w:tcPr>
          <w:p w:rsidR="00F27C43" w:rsidRPr="003E745F" w:rsidRDefault="00F27C43" w:rsidP="008268A7">
            <w:r>
              <w:t>1</w:t>
            </w:r>
          </w:p>
        </w:tc>
        <w:tc>
          <w:tcPr>
            <w:tcW w:w="1308" w:type="dxa"/>
          </w:tcPr>
          <w:p w:rsidR="00F27C43" w:rsidRPr="003E745F" w:rsidRDefault="00F27C43" w:rsidP="008268A7">
            <w:pPr>
              <w:keepNext/>
            </w:pPr>
            <w:r>
              <w:t>4095</w:t>
            </w:r>
          </w:p>
        </w:tc>
      </w:tr>
      <w:tr w:rsidR="00F27C43" w:rsidRPr="003E745F" w:rsidTr="0033406E">
        <w:tc>
          <w:tcPr>
            <w:tcW w:w="1808" w:type="dxa"/>
          </w:tcPr>
          <w:p w:rsidR="00F27C43" w:rsidRPr="00345E69" w:rsidRDefault="00F27C43" w:rsidP="008268A7">
            <w:pPr>
              <w:rPr>
                <w:rFonts w:ascii="Courier New" w:hAnsi="Courier New" w:cs="Courier New"/>
              </w:rPr>
            </w:pPr>
            <w:r w:rsidRPr="001A22D1">
              <w:rPr>
                <w:rFonts w:ascii="Courier New" w:hAnsi="Courier New" w:cs="Courier New"/>
              </w:rPr>
              <w:t>month</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M</w:t>
            </w:r>
            <w:r w:rsidRPr="005056CD">
              <w:t>onth within a year.</w:t>
            </w:r>
            <w:r>
              <w:t xml:space="preserve"> </w:t>
            </w:r>
          </w:p>
        </w:tc>
        <w:tc>
          <w:tcPr>
            <w:tcW w:w="1317" w:type="dxa"/>
          </w:tcPr>
          <w:p w:rsidR="00F27C43" w:rsidRPr="003E745F" w:rsidRDefault="00F27C43" w:rsidP="008268A7">
            <w:r>
              <w:t>Months</w:t>
            </w:r>
          </w:p>
        </w:tc>
        <w:tc>
          <w:tcPr>
            <w:tcW w:w="1308" w:type="dxa"/>
          </w:tcPr>
          <w:p w:rsidR="00F27C43" w:rsidRPr="003E745F" w:rsidRDefault="00F27C43" w:rsidP="008268A7">
            <w:r>
              <w:t>1</w:t>
            </w:r>
          </w:p>
        </w:tc>
        <w:tc>
          <w:tcPr>
            <w:tcW w:w="1308" w:type="dxa"/>
          </w:tcPr>
          <w:p w:rsidR="00F27C43" w:rsidRPr="003E745F" w:rsidRDefault="00F27C43" w:rsidP="008268A7">
            <w:r>
              <w:t>12</w:t>
            </w:r>
          </w:p>
        </w:tc>
      </w:tr>
      <w:tr w:rsidR="005056CD" w:rsidRPr="003E745F" w:rsidTr="005056CD">
        <w:tc>
          <w:tcPr>
            <w:tcW w:w="1808" w:type="dxa"/>
          </w:tcPr>
          <w:p w:rsidR="005056CD" w:rsidRPr="00345E69" w:rsidRDefault="005056CD" w:rsidP="008268A7">
            <w:pPr>
              <w:rPr>
                <w:rFonts w:ascii="Courier New" w:hAnsi="Courier New" w:cs="Courier New"/>
              </w:rPr>
            </w:pPr>
            <w:r w:rsidRPr="001A22D1">
              <w:rPr>
                <w:rFonts w:ascii="Courier New" w:hAnsi="Courier New" w:cs="Courier New"/>
              </w:rPr>
              <w:lastRenderedPageBreak/>
              <w:t>day</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Day of the month</w:t>
            </w:r>
          </w:p>
        </w:tc>
        <w:tc>
          <w:tcPr>
            <w:tcW w:w="1317" w:type="dxa"/>
          </w:tcPr>
          <w:p w:rsidR="005056CD" w:rsidRPr="003E745F" w:rsidRDefault="00F27C43" w:rsidP="008268A7">
            <w:r>
              <w:t>Days</w:t>
            </w:r>
          </w:p>
        </w:tc>
        <w:tc>
          <w:tcPr>
            <w:tcW w:w="1308" w:type="dxa"/>
          </w:tcPr>
          <w:p w:rsidR="005056CD" w:rsidRPr="003E745F" w:rsidRDefault="00F27C43" w:rsidP="008268A7">
            <w:r>
              <w:t>1</w:t>
            </w:r>
          </w:p>
        </w:tc>
        <w:tc>
          <w:tcPr>
            <w:tcW w:w="1308" w:type="dxa"/>
          </w:tcPr>
          <w:p w:rsidR="005056CD" w:rsidRPr="003E745F" w:rsidRDefault="00F27C43" w:rsidP="008268A7">
            <w:r>
              <w:t>31</w:t>
            </w:r>
          </w:p>
        </w:tc>
      </w:tr>
      <w:tr w:rsidR="005056CD" w:rsidRPr="003E745F" w:rsidTr="005056CD">
        <w:tc>
          <w:tcPr>
            <w:tcW w:w="1808" w:type="dxa"/>
          </w:tcPr>
          <w:p w:rsidR="005056CD" w:rsidRPr="001A22D1" w:rsidRDefault="005056CD" w:rsidP="008268A7">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H</w:t>
            </w:r>
            <w:r w:rsidRPr="00F27C43">
              <w:t>ours within a day. The range 24 to 30 is used in some transit applications to represent schedule adherence.</w:t>
            </w:r>
          </w:p>
        </w:tc>
        <w:tc>
          <w:tcPr>
            <w:tcW w:w="1317" w:type="dxa"/>
          </w:tcPr>
          <w:p w:rsidR="005056CD" w:rsidRPr="003E745F" w:rsidRDefault="00F27C43" w:rsidP="008268A7">
            <w:r>
              <w:t>Hours</w:t>
            </w:r>
          </w:p>
        </w:tc>
        <w:tc>
          <w:tcPr>
            <w:tcW w:w="1308" w:type="dxa"/>
          </w:tcPr>
          <w:p w:rsidR="005056CD" w:rsidRPr="003E745F" w:rsidRDefault="00F27C43" w:rsidP="008268A7">
            <w:r>
              <w:t>0</w:t>
            </w:r>
          </w:p>
        </w:tc>
        <w:tc>
          <w:tcPr>
            <w:tcW w:w="1308" w:type="dxa"/>
          </w:tcPr>
          <w:p w:rsidR="005056CD" w:rsidRPr="003E745F" w:rsidRDefault="00F27C43" w:rsidP="008268A7">
            <w:r>
              <w:t>30</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minute</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inutes within an hour.</w:t>
            </w:r>
          </w:p>
        </w:tc>
        <w:tc>
          <w:tcPr>
            <w:tcW w:w="1317" w:type="dxa"/>
          </w:tcPr>
          <w:p w:rsidR="005056CD" w:rsidRPr="003E745F" w:rsidRDefault="00F27C43" w:rsidP="008268A7">
            <w:r>
              <w:t>Minutes</w:t>
            </w:r>
          </w:p>
        </w:tc>
        <w:tc>
          <w:tcPr>
            <w:tcW w:w="1308" w:type="dxa"/>
          </w:tcPr>
          <w:p w:rsidR="005056CD" w:rsidRPr="003E745F" w:rsidRDefault="00F27C43" w:rsidP="008268A7">
            <w:r>
              <w:t>0</w:t>
            </w:r>
          </w:p>
        </w:tc>
        <w:tc>
          <w:tcPr>
            <w:tcW w:w="1308" w:type="dxa"/>
          </w:tcPr>
          <w:p w:rsidR="005056CD" w:rsidRPr="003E745F" w:rsidRDefault="00F27C43" w:rsidP="008268A7">
            <w:r>
              <w:t>59</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second</w:t>
            </w:r>
          </w:p>
        </w:tc>
        <w:tc>
          <w:tcPr>
            <w:tcW w:w="1966" w:type="dxa"/>
          </w:tcPr>
          <w:p w:rsidR="005056CD" w:rsidRPr="00345E69" w:rsidRDefault="00F27C43"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illiseconds within a minute. A leap second is represented by the value range 60000 to 60999. The values from 61000 to 65534 are reserved.</w:t>
            </w:r>
          </w:p>
        </w:tc>
        <w:tc>
          <w:tcPr>
            <w:tcW w:w="1317" w:type="dxa"/>
          </w:tcPr>
          <w:p w:rsidR="005056CD" w:rsidRPr="003E745F" w:rsidRDefault="00F27C43" w:rsidP="008268A7">
            <w:r>
              <w:t>Seconds</w:t>
            </w:r>
          </w:p>
        </w:tc>
        <w:tc>
          <w:tcPr>
            <w:tcW w:w="1308" w:type="dxa"/>
          </w:tcPr>
          <w:p w:rsidR="005056CD" w:rsidRPr="003E745F" w:rsidRDefault="00F27C43" w:rsidP="008268A7">
            <w:r>
              <w:t>0</w:t>
            </w:r>
          </w:p>
        </w:tc>
        <w:tc>
          <w:tcPr>
            <w:tcW w:w="1308" w:type="dxa"/>
          </w:tcPr>
          <w:p w:rsidR="005056CD" w:rsidRPr="003E745F" w:rsidRDefault="00F27C43" w:rsidP="008268A7">
            <w:pPr>
              <w:keepNext/>
            </w:pPr>
            <w:r>
              <w:t>65534</w:t>
            </w:r>
          </w:p>
        </w:tc>
      </w:tr>
      <w:tr w:rsidR="00F27C43" w:rsidRPr="003E745F" w:rsidTr="005056CD">
        <w:tc>
          <w:tcPr>
            <w:tcW w:w="1808" w:type="dxa"/>
          </w:tcPr>
          <w:p w:rsidR="00F27C43" w:rsidRDefault="00F27C43" w:rsidP="008268A7">
            <w:pPr>
              <w:rPr>
                <w:rFonts w:ascii="Courier New" w:hAnsi="Courier New" w:cs="Courier New"/>
              </w:rPr>
            </w:pPr>
            <w:r>
              <w:rPr>
                <w:rFonts w:ascii="Courier New" w:hAnsi="Courier New" w:cs="Courier New"/>
              </w:rPr>
              <w: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966" w:type="dxa"/>
          </w:tcPr>
          <w:p w:rsidR="00F27C43" w:rsidRDefault="00F27C43" w:rsidP="008268A7">
            <w:pPr>
              <w:rPr>
                <w:rFonts w:ascii="Courier New" w:hAnsi="Courier New" w:cs="Courier New"/>
              </w:rPr>
            </w:pPr>
            <w:r>
              <w:rPr>
                <w:rFonts w:ascii="Courier New" w:hAnsi="Courier New" w:cs="Courier New"/>
              </w:rPr>
              <w:t>Integer</w:t>
            </w:r>
          </w:p>
        </w:tc>
        <w:tc>
          <w:tcPr>
            <w:tcW w:w="1643" w:type="dxa"/>
          </w:tcPr>
          <w:p w:rsidR="00F27C43" w:rsidRDefault="00F27C43" w:rsidP="008268A7">
            <w:r w:rsidRPr="00F27C43">
              <w:t>The DSRC (time zone) offset consists of a signed integer representing an hour and minute value set from -14:00 to +14:00, representing all the world’s local time zones in units of minutes. The value of zero (00:00) may also represent an unknown value.</w:t>
            </w:r>
            <w:r>
              <w:t xml:space="preserve"> </w:t>
            </w:r>
            <w:r w:rsidRPr="00F27C43">
              <w:t>Note some time zones are do not align to hourly boundaries.</w:t>
            </w:r>
          </w:p>
        </w:tc>
        <w:tc>
          <w:tcPr>
            <w:tcW w:w="1317" w:type="dxa"/>
          </w:tcPr>
          <w:p w:rsidR="00F27C43" w:rsidRDefault="00F27C43" w:rsidP="008268A7">
            <w:r>
              <w:t>Minutes from UTC time</w:t>
            </w:r>
          </w:p>
        </w:tc>
        <w:tc>
          <w:tcPr>
            <w:tcW w:w="1308" w:type="dxa"/>
          </w:tcPr>
          <w:p w:rsidR="00F27C43" w:rsidRDefault="00F27C43" w:rsidP="008268A7">
            <w:r>
              <w:t>-840</w:t>
            </w:r>
          </w:p>
        </w:tc>
        <w:tc>
          <w:tcPr>
            <w:tcW w:w="1308" w:type="dxa"/>
          </w:tcPr>
          <w:p w:rsidR="00F27C43" w:rsidRDefault="00F27C43" w:rsidP="008268A7">
            <w:pPr>
              <w:keepNext/>
            </w:pPr>
            <w:r>
              <w:t>+840</w:t>
            </w:r>
          </w:p>
        </w:tc>
      </w:tr>
    </w:tbl>
    <w:p w:rsidR="005056CD" w:rsidRPr="005056CD" w:rsidRDefault="00F27C43" w:rsidP="008268A7">
      <w:pPr>
        <w:pStyle w:val="Caption"/>
      </w:pPr>
      <w:r>
        <w:lastRenderedPageBreak/>
        <w:t xml:space="preserve">Table </w:t>
      </w:r>
      <w:fldSimple w:instr=" SEQ Table \* ARABIC ">
        <w:r w:rsidR="00B9778E">
          <w:rPr>
            <w:noProof/>
          </w:rPr>
          <w:t>37</w:t>
        </w:r>
      </w:fldSimple>
      <w:r>
        <w:t xml:space="preserve"> - </w:t>
      </w:r>
      <w:r w:rsidRPr="006F0E19">
        <w:t>J2735DDateTime</w:t>
      </w:r>
    </w:p>
    <w:p w:rsidR="00D23963" w:rsidRDefault="00D23963" w:rsidP="008268A7">
      <w:pPr>
        <w:pStyle w:val="Heading2"/>
      </w:pPr>
      <w:bookmarkStart w:id="507" w:name="_J2735DisabledVehicle"/>
      <w:bookmarkStart w:id="508" w:name="_Toc524363100"/>
      <w:bookmarkEnd w:id="507"/>
      <w:r w:rsidRPr="00E45AA5">
        <w:t>J2735DisabledVehicle</w:t>
      </w:r>
      <w:bookmarkEnd w:id="508"/>
    </w:p>
    <w:p w:rsidR="00D23963" w:rsidRDefault="00284C93" w:rsidP="008268A7">
      <w:r>
        <w:t>The J2735</w:t>
      </w:r>
      <w:r w:rsidRPr="00284C93">
        <w:t>DisabledVehicle data frame provides a means for a vehicle (or other equipped device) to describe its operational status and gross location to others using a subset of the ITIS codes.</w:t>
      </w:r>
    </w:p>
    <w:p w:rsidR="005423DE" w:rsidRDefault="005423DE" w:rsidP="008268A7"/>
    <w:tbl>
      <w:tblPr>
        <w:tblStyle w:val="TableGrid"/>
        <w:tblW w:w="0" w:type="auto"/>
        <w:tblLook w:val="04A0" w:firstRow="1" w:lastRow="0" w:firstColumn="1" w:lastColumn="0" w:noHBand="0" w:noVBand="1"/>
      </w:tblPr>
      <w:tblGrid>
        <w:gridCol w:w="2197"/>
        <w:gridCol w:w="1615"/>
        <w:gridCol w:w="2344"/>
        <w:gridCol w:w="1380"/>
        <w:gridCol w:w="907"/>
        <w:gridCol w:w="907"/>
      </w:tblGrid>
      <w:tr w:rsidR="00D23963" w:rsidRPr="006E5FF6" w:rsidTr="00DC7AFF">
        <w:tc>
          <w:tcPr>
            <w:tcW w:w="2197" w:type="dxa"/>
          </w:tcPr>
          <w:p w:rsidR="00D23963" w:rsidRPr="006E5FF6" w:rsidRDefault="00D23963" w:rsidP="008268A7">
            <w:pPr>
              <w:rPr>
                <w:b/>
              </w:rPr>
            </w:pPr>
            <w:r w:rsidRPr="006E5FF6">
              <w:rPr>
                <w:b/>
              </w:rPr>
              <w:t>Name</w:t>
            </w:r>
          </w:p>
        </w:tc>
        <w:tc>
          <w:tcPr>
            <w:tcW w:w="1833"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000" w:type="dxa"/>
          </w:tcPr>
          <w:p w:rsidR="00D23963" w:rsidRPr="006E5FF6" w:rsidRDefault="00D23963" w:rsidP="008268A7">
            <w:pPr>
              <w:rPr>
                <w:b/>
              </w:rPr>
            </w:pPr>
            <w:r w:rsidRPr="006E5FF6">
              <w:rPr>
                <w:b/>
              </w:rPr>
              <w:t>Units</w:t>
            </w:r>
          </w:p>
        </w:tc>
        <w:tc>
          <w:tcPr>
            <w:tcW w:w="988" w:type="dxa"/>
          </w:tcPr>
          <w:p w:rsidR="00D23963" w:rsidRPr="006E5FF6" w:rsidRDefault="00D23963" w:rsidP="008268A7">
            <w:pPr>
              <w:rPr>
                <w:b/>
              </w:rPr>
            </w:pPr>
            <w:r w:rsidRPr="006E5FF6">
              <w:rPr>
                <w:b/>
              </w:rPr>
              <w:t>Valid Min</w:t>
            </w:r>
          </w:p>
        </w:tc>
        <w:tc>
          <w:tcPr>
            <w:tcW w:w="988" w:type="dxa"/>
          </w:tcPr>
          <w:p w:rsidR="00D23963" w:rsidRPr="006E5FF6" w:rsidRDefault="00D23963" w:rsidP="008268A7">
            <w:pPr>
              <w:rPr>
                <w:b/>
              </w:rPr>
            </w:pPr>
            <w:r w:rsidRPr="006E5FF6">
              <w:rPr>
                <w:b/>
              </w:rPr>
              <w:t>Valid Max</w:t>
            </w:r>
          </w:p>
        </w:tc>
      </w:tr>
      <w:tr w:rsidR="00D23963" w:rsidRPr="003E745F" w:rsidTr="00DC7AFF">
        <w:tc>
          <w:tcPr>
            <w:tcW w:w="2197" w:type="dxa"/>
          </w:tcPr>
          <w:p w:rsidR="00D23963" w:rsidRPr="000D041D" w:rsidRDefault="00284C93" w:rsidP="008268A7">
            <w:pPr>
              <w:rPr>
                <w:rFonts w:ascii="Courier New" w:hAnsi="Courier New" w:cs="Courier New"/>
              </w:rPr>
            </w:pPr>
            <w:r w:rsidRPr="00284C93">
              <w:rPr>
                <w:rFonts w:ascii="Courier New" w:hAnsi="Courier New" w:cs="Courier New"/>
              </w:rPr>
              <w:t>statusDetails</w:t>
            </w:r>
          </w:p>
        </w:tc>
        <w:tc>
          <w:tcPr>
            <w:tcW w:w="1833" w:type="dxa"/>
          </w:tcPr>
          <w:p w:rsidR="00D23963" w:rsidRPr="000D041D" w:rsidRDefault="00284C93" w:rsidP="008268A7">
            <w:pPr>
              <w:rPr>
                <w:rFonts w:ascii="Courier New" w:hAnsi="Courier New" w:cs="Courier New"/>
              </w:rPr>
            </w:pPr>
            <w:r>
              <w:rPr>
                <w:rFonts w:ascii="Courier New" w:hAnsi="Courier New" w:cs="Courier New"/>
              </w:rPr>
              <w:t>integer</w:t>
            </w:r>
          </w:p>
        </w:tc>
        <w:tc>
          <w:tcPr>
            <w:tcW w:w="2344" w:type="dxa"/>
          </w:tcPr>
          <w:p w:rsidR="00D23963" w:rsidRPr="003E745F" w:rsidRDefault="00284C93" w:rsidP="008268A7">
            <w:r w:rsidRPr="00284C93">
              <w:t>ITIS.ITIScodes(523..541)</w:t>
            </w:r>
          </w:p>
        </w:tc>
        <w:tc>
          <w:tcPr>
            <w:tcW w:w="1000" w:type="dxa"/>
          </w:tcPr>
          <w:p w:rsidR="00D23963" w:rsidRPr="00284C93" w:rsidRDefault="00284C93" w:rsidP="008268A7">
            <w:r>
              <w:t>ITIS code</w:t>
            </w:r>
          </w:p>
        </w:tc>
        <w:tc>
          <w:tcPr>
            <w:tcW w:w="988" w:type="dxa"/>
          </w:tcPr>
          <w:p w:rsidR="00D23963" w:rsidRPr="003E745F" w:rsidRDefault="00284C93" w:rsidP="008268A7">
            <w:r>
              <w:t>523</w:t>
            </w:r>
          </w:p>
        </w:tc>
        <w:tc>
          <w:tcPr>
            <w:tcW w:w="988" w:type="dxa"/>
          </w:tcPr>
          <w:p w:rsidR="00D23963" w:rsidRPr="003E745F" w:rsidRDefault="00284C93" w:rsidP="008268A7">
            <w:r>
              <w:t>541</w:t>
            </w:r>
          </w:p>
        </w:tc>
      </w:tr>
      <w:tr w:rsidR="00DC7AFF" w:rsidRPr="003E745F" w:rsidTr="00DC7AFF">
        <w:tc>
          <w:tcPr>
            <w:tcW w:w="2197" w:type="dxa"/>
          </w:tcPr>
          <w:p w:rsidR="00DC7AFF" w:rsidRPr="000D041D" w:rsidRDefault="00DC7AFF" w:rsidP="008268A7">
            <w:pPr>
              <w:rPr>
                <w:rFonts w:ascii="Courier New" w:hAnsi="Courier New" w:cs="Courier New"/>
              </w:rPr>
            </w:pPr>
            <w:r w:rsidRPr="00284C93">
              <w:rPr>
                <w:rFonts w:ascii="Courier New" w:hAnsi="Courier New" w:cs="Courier New"/>
              </w:rPr>
              <w:t>locationDetails</w:t>
            </w:r>
          </w:p>
        </w:tc>
        <w:tc>
          <w:tcPr>
            <w:tcW w:w="1833"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000" w:type="dxa"/>
          </w:tcPr>
          <w:p w:rsidR="00DC7AFF" w:rsidRPr="003E745F" w:rsidRDefault="00DC7AFF" w:rsidP="008268A7">
            <w:r>
              <w:t>Generic Location IT IS enumeration</w:t>
            </w:r>
          </w:p>
        </w:tc>
        <w:tc>
          <w:tcPr>
            <w:tcW w:w="988" w:type="dxa"/>
          </w:tcPr>
          <w:p w:rsidR="00DC7AFF" w:rsidRPr="003E745F" w:rsidRDefault="00DC7AFF" w:rsidP="008268A7">
            <w:r>
              <w:t>Enum for 7936</w:t>
            </w:r>
          </w:p>
        </w:tc>
        <w:tc>
          <w:tcPr>
            <w:tcW w:w="988" w:type="dxa"/>
          </w:tcPr>
          <w:p w:rsidR="00DC7AFF" w:rsidRPr="003E745F" w:rsidRDefault="00DC7AFF" w:rsidP="008268A7">
            <w:pPr>
              <w:keepNext/>
            </w:pPr>
            <w:r>
              <w:t>Enum for 8191</w:t>
            </w:r>
          </w:p>
        </w:tc>
      </w:tr>
    </w:tbl>
    <w:p w:rsidR="00D23963" w:rsidRDefault="005423DE" w:rsidP="008268A7">
      <w:pPr>
        <w:pStyle w:val="Caption"/>
      </w:pPr>
      <w:r>
        <w:t xml:space="preserve">Table </w:t>
      </w:r>
      <w:fldSimple w:instr=" SEQ Table \* ARABIC ">
        <w:r w:rsidR="00B9778E">
          <w:rPr>
            <w:noProof/>
          </w:rPr>
          <w:t>38</w:t>
        </w:r>
      </w:fldSimple>
      <w:r>
        <w:t xml:space="preserve"> - </w:t>
      </w:r>
      <w:r w:rsidRPr="00E140AD">
        <w:t>J2735DisabledVehicle</w:t>
      </w:r>
    </w:p>
    <w:p w:rsidR="00D23963" w:rsidRDefault="00D23963" w:rsidP="008268A7">
      <w:pPr>
        <w:pStyle w:val="Heading2"/>
      </w:pPr>
      <w:bookmarkStart w:id="509" w:name="_J2735SpeedProfile"/>
      <w:bookmarkStart w:id="510" w:name="_Toc524363101"/>
      <w:bookmarkEnd w:id="509"/>
      <w:r w:rsidRPr="006D1AAC">
        <w:t>J2735SpeedProfile</w:t>
      </w:r>
      <w:bookmarkEnd w:id="510"/>
    </w:p>
    <w:p w:rsidR="00D23963" w:rsidRDefault="00E32F45" w:rsidP="008268A7">
      <w:r>
        <w:t>The J2735</w:t>
      </w:r>
      <w:r w:rsidRPr="00E32F45">
        <w:t>SpeedProfile data frame supports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 The BSM tempID will be used to prevent duplicates. The opposite direction is considered to be the collecting vehicle's current direction +170 through 190 degrees. Up to 20 readings of average speed can be transmitted by the SpeedProfile. The SpeedProfile is added to the BSM Part II content, thus making it available to vehicles traveling in the opposite direction for whom it provides an up to 2 km SpeedProfile of the traffic on their road ahead. Should the vehicle collecting the SpeedProfile make a turn greater than 70°, then the SpeedProfile currently stored would be deleted. Further details of these operational concepts can be found in relevant standards.</w:t>
      </w:r>
    </w:p>
    <w:tbl>
      <w:tblPr>
        <w:tblStyle w:val="TableGrid"/>
        <w:tblW w:w="0" w:type="auto"/>
        <w:tblLook w:val="04A0" w:firstRow="1" w:lastRow="0" w:firstColumn="1" w:lastColumn="0" w:noHBand="0" w:noVBand="1"/>
      </w:tblPr>
      <w:tblGrid>
        <w:gridCol w:w="1861"/>
        <w:gridCol w:w="2344"/>
        <w:gridCol w:w="1591"/>
        <w:gridCol w:w="1192"/>
        <w:gridCol w:w="1181"/>
        <w:gridCol w:w="1181"/>
      </w:tblGrid>
      <w:tr w:rsidR="00D23963" w:rsidRPr="006E5FF6" w:rsidTr="00E32F45">
        <w:tc>
          <w:tcPr>
            <w:tcW w:w="1861" w:type="dxa"/>
          </w:tcPr>
          <w:p w:rsidR="00D23963" w:rsidRPr="006E5FF6" w:rsidRDefault="00D23963" w:rsidP="008268A7">
            <w:pPr>
              <w:rPr>
                <w:b/>
              </w:rPr>
            </w:pPr>
            <w:r w:rsidRPr="006E5FF6">
              <w:rPr>
                <w:b/>
              </w:rPr>
              <w:t>Name</w:t>
            </w:r>
          </w:p>
        </w:tc>
        <w:tc>
          <w:tcPr>
            <w:tcW w:w="2344" w:type="dxa"/>
          </w:tcPr>
          <w:p w:rsidR="00D23963" w:rsidRPr="006E5FF6" w:rsidRDefault="00D23963" w:rsidP="008268A7">
            <w:pPr>
              <w:rPr>
                <w:b/>
              </w:rPr>
            </w:pPr>
            <w:r w:rsidRPr="006E5FF6">
              <w:rPr>
                <w:b/>
              </w:rPr>
              <w:t>Type</w:t>
            </w:r>
          </w:p>
        </w:tc>
        <w:tc>
          <w:tcPr>
            <w:tcW w:w="1591" w:type="dxa"/>
          </w:tcPr>
          <w:p w:rsidR="00D23963" w:rsidRPr="006E5FF6" w:rsidRDefault="00D23963" w:rsidP="008268A7">
            <w:pPr>
              <w:rPr>
                <w:b/>
              </w:rPr>
            </w:pPr>
            <w:r w:rsidRPr="006E5FF6">
              <w:rPr>
                <w:b/>
              </w:rPr>
              <w:t>Description</w:t>
            </w:r>
          </w:p>
        </w:tc>
        <w:tc>
          <w:tcPr>
            <w:tcW w:w="1192" w:type="dxa"/>
          </w:tcPr>
          <w:p w:rsidR="00D23963" w:rsidRPr="006E5FF6" w:rsidRDefault="00D23963" w:rsidP="008268A7">
            <w:pPr>
              <w:rPr>
                <w:b/>
              </w:rPr>
            </w:pPr>
            <w:r w:rsidRPr="006E5FF6">
              <w:rPr>
                <w:b/>
              </w:rPr>
              <w:t>Units</w:t>
            </w:r>
          </w:p>
        </w:tc>
        <w:tc>
          <w:tcPr>
            <w:tcW w:w="1181" w:type="dxa"/>
          </w:tcPr>
          <w:p w:rsidR="00D23963" w:rsidRPr="006E5FF6" w:rsidRDefault="00D23963" w:rsidP="008268A7">
            <w:pPr>
              <w:rPr>
                <w:b/>
              </w:rPr>
            </w:pPr>
            <w:r w:rsidRPr="006E5FF6">
              <w:rPr>
                <w:b/>
              </w:rPr>
              <w:t>Valid Min</w:t>
            </w:r>
          </w:p>
        </w:tc>
        <w:tc>
          <w:tcPr>
            <w:tcW w:w="1181" w:type="dxa"/>
          </w:tcPr>
          <w:p w:rsidR="00D23963" w:rsidRPr="006E5FF6" w:rsidRDefault="00D23963" w:rsidP="008268A7">
            <w:pPr>
              <w:rPr>
                <w:b/>
              </w:rPr>
            </w:pPr>
            <w:r w:rsidRPr="006E5FF6">
              <w:rPr>
                <w:b/>
              </w:rPr>
              <w:t>Valid Max</w:t>
            </w:r>
          </w:p>
        </w:tc>
      </w:tr>
      <w:tr w:rsidR="00D23963" w:rsidRPr="003E745F" w:rsidTr="00E32F45">
        <w:tc>
          <w:tcPr>
            <w:tcW w:w="1861" w:type="dxa"/>
          </w:tcPr>
          <w:p w:rsidR="00D23963" w:rsidRPr="000D041D" w:rsidRDefault="00E32F45" w:rsidP="008268A7">
            <w:pPr>
              <w:rPr>
                <w:rFonts w:ascii="Courier New" w:hAnsi="Courier New" w:cs="Courier New"/>
              </w:rPr>
            </w:pPr>
            <w:r w:rsidRPr="00E32F45">
              <w:rPr>
                <w:rFonts w:ascii="Courier New" w:hAnsi="Courier New" w:cs="Courier New"/>
              </w:rPr>
              <w:t>speedReports</w:t>
            </w:r>
          </w:p>
        </w:tc>
        <w:tc>
          <w:tcPr>
            <w:tcW w:w="2344" w:type="dxa"/>
          </w:tcPr>
          <w:p w:rsidR="00D23963" w:rsidRPr="000D041D" w:rsidRDefault="00E32F45" w:rsidP="008268A7">
            <w:pPr>
              <w:rPr>
                <w:rFonts w:ascii="Courier New" w:hAnsi="Courier New" w:cs="Courier New"/>
              </w:rPr>
            </w:pPr>
            <w:r>
              <w:rPr>
                <w:rFonts w:ascii="Courier New" w:hAnsi="Courier New" w:cs="Courier New"/>
              </w:rPr>
              <w:t>Array of integers</w:t>
            </w:r>
          </w:p>
        </w:tc>
        <w:tc>
          <w:tcPr>
            <w:tcW w:w="1591" w:type="dxa"/>
          </w:tcPr>
          <w:p w:rsidR="00D23963" w:rsidRPr="003E745F" w:rsidRDefault="00E32F45" w:rsidP="008268A7">
            <w:r>
              <w:t>R</w:t>
            </w:r>
            <w:r w:rsidRPr="00E32F45">
              <w:t>epresents the average measured or reported speed of a series of objects traveling in the same direction over a period of time.</w:t>
            </w:r>
            <w:r>
              <w:t xml:space="preserve"> </w:t>
            </w:r>
            <w:r w:rsidRPr="00E32F45">
              <w:t xml:space="preserve">The </w:t>
            </w:r>
            <w:r w:rsidRPr="00E32F45">
              <w:lastRenderedPageBreak/>
              <w:t>value 30 shall be used for speeds of 30 m/s or greater (67.1 mph) -- The value 31 shall indicate that the speed is unavailable</w:t>
            </w:r>
          </w:p>
        </w:tc>
        <w:tc>
          <w:tcPr>
            <w:tcW w:w="1192" w:type="dxa"/>
          </w:tcPr>
          <w:p w:rsidR="00D23963" w:rsidRPr="00E32F45" w:rsidRDefault="00E32F45" w:rsidP="008268A7">
            <w:r>
              <w:lastRenderedPageBreak/>
              <w:t>m/s</w:t>
            </w:r>
          </w:p>
        </w:tc>
        <w:tc>
          <w:tcPr>
            <w:tcW w:w="1181" w:type="dxa"/>
          </w:tcPr>
          <w:p w:rsidR="00D23963" w:rsidRPr="003E745F" w:rsidRDefault="00E32F45" w:rsidP="008268A7">
            <w:r>
              <w:t>0</w:t>
            </w:r>
          </w:p>
        </w:tc>
        <w:tc>
          <w:tcPr>
            <w:tcW w:w="1181" w:type="dxa"/>
          </w:tcPr>
          <w:p w:rsidR="00D23963" w:rsidRPr="003E745F" w:rsidRDefault="00E32F45" w:rsidP="008268A7">
            <w:r>
              <w:t>31</w:t>
            </w:r>
          </w:p>
        </w:tc>
      </w:tr>
    </w:tbl>
    <w:p w:rsidR="00D23963" w:rsidRDefault="00D23963" w:rsidP="008268A7"/>
    <w:p w:rsidR="00D23963" w:rsidRDefault="00D23963" w:rsidP="008268A7">
      <w:pPr>
        <w:pStyle w:val="Heading2"/>
      </w:pPr>
      <w:bookmarkStart w:id="511" w:name="_J2735RTCMPackage"/>
      <w:bookmarkStart w:id="512" w:name="_Toc524363102"/>
      <w:bookmarkEnd w:id="511"/>
      <w:r w:rsidRPr="007251EE">
        <w:t>J2735RTCMPackage</w:t>
      </w:r>
      <w:bookmarkEnd w:id="512"/>
    </w:p>
    <w:p w:rsidR="00D23963" w:rsidRDefault="00DC1FE7" w:rsidP="008268A7">
      <w:r>
        <w:t>The J2735</w:t>
      </w:r>
      <w:r w:rsidRPr="00DC1FE7">
        <w:t>RTCMPackage data frame is used to convey RTCM messages which deal with differential corrections between users from one mobile device to another. Encapsulated messages are those defined in RTCM Standard 10403.1 for Differential GNSS (Global Navigation Satellite Systems) Services - Version 3 adopted on July 1st 2011 and its successors.</w:t>
      </w:r>
    </w:p>
    <w:tbl>
      <w:tblPr>
        <w:tblStyle w:val="TableGrid"/>
        <w:tblW w:w="0" w:type="auto"/>
        <w:tblLook w:val="04A0" w:firstRow="1" w:lastRow="0" w:firstColumn="1" w:lastColumn="0" w:noHBand="0" w:noVBand="1"/>
      </w:tblPr>
      <w:tblGrid>
        <w:gridCol w:w="1729"/>
        <w:gridCol w:w="2905"/>
        <w:gridCol w:w="4716"/>
      </w:tblGrid>
      <w:tr w:rsidR="00D85011" w:rsidRPr="006E5FF6" w:rsidTr="00D85011">
        <w:tc>
          <w:tcPr>
            <w:tcW w:w="1729" w:type="dxa"/>
          </w:tcPr>
          <w:p w:rsidR="00D85011" w:rsidRPr="006E5FF6" w:rsidRDefault="00D85011" w:rsidP="008268A7">
            <w:pPr>
              <w:rPr>
                <w:b/>
              </w:rPr>
            </w:pPr>
            <w:r w:rsidRPr="006E5FF6">
              <w:rPr>
                <w:b/>
              </w:rPr>
              <w:t>Name</w:t>
            </w:r>
          </w:p>
        </w:tc>
        <w:tc>
          <w:tcPr>
            <w:tcW w:w="2905" w:type="dxa"/>
          </w:tcPr>
          <w:p w:rsidR="00D85011" w:rsidRPr="006E5FF6" w:rsidRDefault="00D85011" w:rsidP="008268A7">
            <w:pPr>
              <w:rPr>
                <w:b/>
              </w:rPr>
            </w:pPr>
            <w:r w:rsidRPr="006E5FF6">
              <w:rPr>
                <w:b/>
              </w:rPr>
              <w:t>Type</w:t>
            </w:r>
          </w:p>
        </w:tc>
        <w:tc>
          <w:tcPr>
            <w:tcW w:w="4716" w:type="dxa"/>
          </w:tcPr>
          <w:p w:rsidR="00D85011" w:rsidRPr="006E5FF6" w:rsidRDefault="00D85011" w:rsidP="008268A7">
            <w:pPr>
              <w:rPr>
                <w:b/>
              </w:rPr>
            </w:pPr>
            <w:r w:rsidRPr="006E5FF6">
              <w:rPr>
                <w:b/>
              </w:rPr>
              <w:t>Description</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rtcmHeader</w:t>
            </w:r>
          </w:p>
        </w:tc>
        <w:tc>
          <w:tcPr>
            <w:tcW w:w="2905" w:type="dxa"/>
          </w:tcPr>
          <w:p w:rsidR="00D85011" w:rsidRPr="000D041D" w:rsidRDefault="001C3DDE" w:rsidP="008268A7">
            <w:pPr>
              <w:rPr>
                <w:rFonts w:ascii="Courier New" w:hAnsi="Courier New" w:cs="Courier New"/>
              </w:rPr>
            </w:pPr>
            <w:hyperlink w:anchor="_J2735RTCMheader" w:history="1">
              <w:r w:rsidR="00D85011" w:rsidRPr="00DC1FE7">
                <w:rPr>
                  <w:rStyle w:val="Hyperlink"/>
                  <w:rFonts w:ascii="Courier New" w:hAnsi="Courier New" w:cs="Courier New"/>
                </w:rPr>
                <w:t>J2735RTCMheader</w:t>
              </w:r>
            </w:hyperlink>
          </w:p>
        </w:tc>
        <w:tc>
          <w:tcPr>
            <w:tcW w:w="4716" w:type="dxa"/>
          </w:tcPr>
          <w:p w:rsidR="00D85011" w:rsidRPr="003E745F" w:rsidRDefault="00D85011" w:rsidP="008268A7">
            <w:r>
              <w:t>P</w:t>
            </w:r>
            <w:r w:rsidRPr="00DC1FE7">
              <w:t>recise antenna position and noise data for a rover</w:t>
            </w:r>
            <w:r>
              <w:t>.</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msgs</w:t>
            </w:r>
          </w:p>
        </w:tc>
        <w:tc>
          <w:tcPr>
            <w:tcW w:w="2905" w:type="dxa"/>
          </w:tcPr>
          <w:p w:rsidR="00D85011" w:rsidRPr="000D041D" w:rsidRDefault="00D85011" w:rsidP="008268A7">
            <w:pPr>
              <w:rPr>
                <w:rFonts w:ascii="Courier New" w:hAnsi="Courier New" w:cs="Courier New"/>
              </w:rPr>
            </w:pPr>
            <w:r>
              <w:rPr>
                <w:rFonts w:ascii="Courier New" w:hAnsi="Courier New" w:cs="Courier New"/>
              </w:rPr>
              <w:t>Array of HEX Strings</w:t>
            </w:r>
          </w:p>
        </w:tc>
        <w:tc>
          <w:tcPr>
            <w:tcW w:w="4716" w:type="dxa"/>
          </w:tcPr>
          <w:p w:rsidR="00D85011" w:rsidRPr="003E745F" w:rsidRDefault="00D85011" w:rsidP="008268A7">
            <w:pPr>
              <w:keepNext/>
            </w:pPr>
            <w:r w:rsidRPr="00D85011">
              <w:t>The RTCMmessage data element contains the stream of octets of the actual RTCM message that is being sent. The message’s contents are defined in RTCM Standard 10403.1 and in RTCM Standard 10402.1 and its successors. Note that most RTCM messages are considerably smaller than the size limit defined here, but that some messages may need to be broken into smaller messages (as per the rules defined in the RTCM work) in order to be transmitted over DSRC.</w:t>
            </w:r>
          </w:p>
        </w:tc>
      </w:tr>
    </w:tbl>
    <w:p w:rsidR="00D23963" w:rsidRDefault="00D85011" w:rsidP="008268A7">
      <w:pPr>
        <w:pStyle w:val="Caption"/>
      </w:pPr>
      <w:bookmarkStart w:id="513" w:name="_J2735RegionalContent"/>
      <w:bookmarkEnd w:id="513"/>
      <w:r>
        <w:t xml:space="preserve">Table </w:t>
      </w:r>
      <w:fldSimple w:instr=" SEQ Table \* ARABIC ">
        <w:r w:rsidR="00B9778E">
          <w:rPr>
            <w:noProof/>
          </w:rPr>
          <w:t>39</w:t>
        </w:r>
      </w:fldSimple>
      <w:r>
        <w:t xml:space="preserve"> - </w:t>
      </w:r>
      <w:r w:rsidRPr="001D44A9">
        <w:t>J2735RTCMPackage</w:t>
      </w:r>
    </w:p>
    <w:p w:rsidR="00DC1FE7" w:rsidRDefault="00DC1FE7" w:rsidP="008268A7">
      <w:pPr>
        <w:pStyle w:val="Heading2"/>
      </w:pPr>
      <w:bookmarkStart w:id="514" w:name="_J2735RTCMheader"/>
      <w:bookmarkStart w:id="515" w:name="_Toc524363103"/>
      <w:bookmarkEnd w:id="514"/>
      <w:r w:rsidRPr="00DC1FE7">
        <w:t>J2735RTCMheader</w:t>
      </w:r>
      <w:bookmarkEnd w:id="515"/>
    </w:p>
    <w:p w:rsidR="00743995" w:rsidRPr="00743995" w:rsidRDefault="00743995" w:rsidP="008268A7">
      <w:r>
        <w:t>The J2735</w:t>
      </w:r>
      <w:r w:rsidRPr="00743995">
        <w:t>RTCMheader data frame is a collection of data values used to convey RTCM information between users. It is not required or used when sending RTCM data from a corrections source to end users (from a base station to devices deployed in the field which are called rovers).</w:t>
      </w:r>
    </w:p>
    <w:tbl>
      <w:tblPr>
        <w:tblStyle w:val="TableGrid"/>
        <w:tblW w:w="0" w:type="auto"/>
        <w:tblLook w:val="04A0" w:firstRow="1" w:lastRow="0" w:firstColumn="1" w:lastColumn="0" w:noHBand="0" w:noVBand="1"/>
      </w:tblPr>
      <w:tblGrid>
        <w:gridCol w:w="1624"/>
        <w:gridCol w:w="2989"/>
        <w:gridCol w:w="4737"/>
      </w:tblGrid>
      <w:tr w:rsidR="00743995" w:rsidRPr="006E5FF6" w:rsidTr="00743995">
        <w:tc>
          <w:tcPr>
            <w:tcW w:w="1624" w:type="dxa"/>
          </w:tcPr>
          <w:p w:rsidR="00743995" w:rsidRPr="006E5FF6" w:rsidRDefault="00743995" w:rsidP="008268A7">
            <w:pPr>
              <w:rPr>
                <w:b/>
              </w:rPr>
            </w:pPr>
            <w:r w:rsidRPr="006E5FF6">
              <w:rPr>
                <w:b/>
              </w:rPr>
              <w:t>Name</w:t>
            </w:r>
          </w:p>
        </w:tc>
        <w:tc>
          <w:tcPr>
            <w:tcW w:w="2989" w:type="dxa"/>
          </w:tcPr>
          <w:p w:rsidR="00743995" w:rsidRPr="006E5FF6" w:rsidRDefault="00743995" w:rsidP="008268A7">
            <w:pPr>
              <w:rPr>
                <w:b/>
              </w:rPr>
            </w:pPr>
            <w:r w:rsidRPr="006E5FF6">
              <w:rPr>
                <w:b/>
              </w:rPr>
              <w:t>Type</w:t>
            </w:r>
          </w:p>
        </w:tc>
        <w:tc>
          <w:tcPr>
            <w:tcW w:w="4737" w:type="dxa"/>
          </w:tcPr>
          <w:p w:rsidR="00743995" w:rsidRPr="006E5FF6" w:rsidRDefault="00743995" w:rsidP="008268A7">
            <w:pPr>
              <w:rPr>
                <w:b/>
              </w:rPr>
            </w:pPr>
            <w:r w:rsidRPr="006E5FF6">
              <w:rPr>
                <w:b/>
              </w:rPr>
              <w:t>Description</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offsetSet</w:t>
            </w:r>
          </w:p>
        </w:tc>
        <w:tc>
          <w:tcPr>
            <w:tcW w:w="2989" w:type="dxa"/>
          </w:tcPr>
          <w:p w:rsidR="00743995" w:rsidRPr="000D041D" w:rsidRDefault="001C3DDE" w:rsidP="008268A7">
            <w:pPr>
              <w:rPr>
                <w:rFonts w:ascii="Courier New" w:hAnsi="Courier New" w:cs="Courier New"/>
              </w:rPr>
            </w:pPr>
            <w:hyperlink w:anchor="_J2735AntennaOffsetSet" w:history="1">
              <w:r w:rsidR="00743995" w:rsidRPr="00743995">
                <w:rPr>
                  <w:rStyle w:val="Hyperlink"/>
                  <w:rFonts w:ascii="Courier New" w:hAnsi="Courier New" w:cs="Courier New"/>
                </w:rPr>
                <w:t>J2735AntennaOffsetSet</w:t>
              </w:r>
            </w:hyperlink>
          </w:p>
        </w:tc>
        <w:tc>
          <w:tcPr>
            <w:tcW w:w="4737" w:type="dxa"/>
          </w:tcPr>
          <w:p w:rsidR="00743995" w:rsidRPr="003E745F" w:rsidRDefault="00743995" w:rsidP="008268A7">
            <w:r w:rsidRPr="008B4ACB">
              <w:t>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 of J2735 spec</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lastRenderedPageBreak/>
              <w:t>status</w:t>
            </w:r>
          </w:p>
        </w:tc>
        <w:tc>
          <w:tcPr>
            <w:tcW w:w="2989" w:type="dxa"/>
          </w:tcPr>
          <w:p w:rsidR="00743995" w:rsidRPr="000D041D" w:rsidRDefault="001C3DDE" w:rsidP="008268A7">
            <w:pPr>
              <w:rPr>
                <w:rFonts w:ascii="Courier New" w:hAnsi="Courier New" w:cs="Courier New"/>
              </w:rPr>
            </w:pPr>
            <w:hyperlink w:anchor="_J2735BitString" w:history="1">
              <w:r w:rsidR="00743995" w:rsidRPr="005056CD">
                <w:rPr>
                  <w:rStyle w:val="Hyperlink"/>
                  <w:rFonts w:ascii="Courier New" w:hAnsi="Courier New" w:cs="Courier New"/>
                </w:rPr>
                <w:t>J2735BitString</w:t>
              </w:r>
            </w:hyperlink>
          </w:p>
        </w:tc>
        <w:tc>
          <w:tcPr>
            <w:tcW w:w="4737" w:type="dxa"/>
          </w:tcPr>
          <w:p w:rsidR="00743995" w:rsidRDefault="00743995" w:rsidP="008268A7">
            <w:r>
              <w:t xml:space="preserve">A </w:t>
            </w:r>
            <w:r w:rsidR="008B4ACB">
              <w:t xml:space="preserve">dictionary </w:t>
            </w:r>
            <w:r>
              <w:t xml:space="preserve">of </w:t>
            </w:r>
            <w:r w:rsidR="00384A61">
              <w:t>b</w:t>
            </w:r>
            <w:r>
              <w:t xml:space="preserve">oolean (true or false) name/value pairs </w:t>
            </w:r>
            <w:r w:rsidRPr="00743995">
              <w:t>used to relate the current state of a GPS/GNSS rover or base system in terms of its general health, lock on satellites in view, and use of any correction information. Various bits can be asserted (made to a value of one) to reflect these values. A GNSS set with unknown health and no tracking or corrections would be represented by setting the unavailable bit to one. A value of zero shall be used when a defined data element is unavailable. The term "GPS" in any data element name in this standard does not imply that it is only to be used for GPS-type GNSS systems.</w:t>
            </w:r>
            <w:r>
              <w:t xml:space="preserve"> </w:t>
            </w:r>
            <w:r w:rsidR="00384A61">
              <w:t>Set of names include:</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384A61">
              <w:rPr>
                <w:rFonts w:ascii="Courier New" w:hAnsi="Courier New" w:cs="Courier New"/>
                <w:color w:val="000000"/>
                <w:sz w:val="20"/>
                <w:szCs w:val="20"/>
              </w:rPr>
              <w:t xml:space="preserve">, -- Not Equipped or unavailable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isHealthy,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isMonitored,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baseStationType, -- Set to zero if a moving base station,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or if a rover device (an OBU),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set to one if it is a fixed base station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aPDOPofUnder5, -- A dilution of precision greater than 5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inViewOfUnder5, -- Less than 5 satellites in view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localCorrectionsPresent, -- DGPS type corrections used </w:t>
            </w:r>
          </w:p>
          <w:p w:rsidR="00384A61" w:rsidRPr="008B4ACB" w:rsidRDefault="00384A61" w:rsidP="00AF2AED">
            <w:pPr>
              <w:pStyle w:val="ListParagraph"/>
              <w:keepNext/>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networkCorrectionsPresent -- RTK type corrections used </w:t>
            </w:r>
          </w:p>
        </w:tc>
      </w:tr>
    </w:tbl>
    <w:p w:rsidR="00DC1FE7" w:rsidRDefault="005F056B" w:rsidP="008268A7">
      <w:pPr>
        <w:pStyle w:val="Caption"/>
      </w:pPr>
      <w:r>
        <w:t xml:space="preserve">Table </w:t>
      </w:r>
      <w:fldSimple w:instr=" SEQ Table \* ARABIC ">
        <w:r w:rsidR="00B9778E">
          <w:rPr>
            <w:noProof/>
          </w:rPr>
          <w:t>40</w:t>
        </w:r>
      </w:fldSimple>
      <w:r>
        <w:t xml:space="preserve"> - </w:t>
      </w:r>
      <w:r w:rsidRPr="00DA4446">
        <w:t>J2735RTCMheader</w:t>
      </w:r>
    </w:p>
    <w:p w:rsidR="00743995" w:rsidRDefault="00743995" w:rsidP="008268A7">
      <w:pPr>
        <w:pStyle w:val="Heading2"/>
      </w:pPr>
      <w:bookmarkStart w:id="516" w:name="_J2735AntennaOffsetSet"/>
      <w:bookmarkStart w:id="517" w:name="_Toc524363104"/>
      <w:bookmarkEnd w:id="516"/>
      <w:r w:rsidRPr="00743995">
        <w:t>J2735AntennaOffsetSet</w:t>
      </w:r>
      <w:bookmarkEnd w:id="517"/>
    </w:p>
    <w:p w:rsidR="00743995" w:rsidRPr="00743995" w:rsidRDefault="00743995" w:rsidP="008268A7">
      <w:r>
        <w:t>The J2735</w:t>
      </w:r>
      <w:r w:rsidRPr="00743995">
        <w:t>AntennaOffsetSet data frame is 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w:t>
      </w:r>
      <w:r>
        <w:t xml:space="preserve"> of J2735 spec</w:t>
      </w:r>
      <w:r w:rsidRPr="00743995">
        <w:t>.</w:t>
      </w:r>
    </w:p>
    <w:tbl>
      <w:tblPr>
        <w:tblStyle w:val="TableGrid"/>
        <w:tblW w:w="0" w:type="auto"/>
        <w:tblLook w:val="04A0" w:firstRow="1" w:lastRow="0" w:firstColumn="1" w:lastColumn="0" w:noHBand="0" w:noVBand="1"/>
      </w:tblPr>
      <w:tblGrid>
        <w:gridCol w:w="1741"/>
        <w:gridCol w:w="2201"/>
        <w:gridCol w:w="1638"/>
        <w:gridCol w:w="1264"/>
        <w:gridCol w:w="1253"/>
        <w:gridCol w:w="1253"/>
      </w:tblGrid>
      <w:tr w:rsidR="00743995" w:rsidRPr="006E5FF6" w:rsidTr="007525DE">
        <w:tc>
          <w:tcPr>
            <w:tcW w:w="1741" w:type="dxa"/>
          </w:tcPr>
          <w:p w:rsidR="00743995" w:rsidRPr="006E5FF6" w:rsidRDefault="00743995" w:rsidP="008268A7">
            <w:pPr>
              <w:rPr>
                <w:b/>
              </w:rPr>
            </w:pPr>
            <w:r w:rsidRPr="006E5FF6">
              <w:rPr>
                <w:b/>
              </w:rPr>
              <w:t>Name</w:t>
            </w:r>
          </w:p>
        </w:tc>
        <w:tc>
          <w:tcPr>
            <w:tcW w:w="2201" w:type="dxa"/>
          </w:tcPr>
          <w:p w:rsidR="00743995" w:rsidRPr="006E5FF6" w:rsidRDefault="00743995" w:rsidP="008268A7">
            <w:pPr>
              <w:rPr>
                <w:b/>
              </w:rPr>
            </w:pPr>
            <w:r w:rsidRPr="006E5FF6">
              <w:rPr>
                <w:b/>
              </w:rPr>
              <w:t>Type</w:t>
            </w:r>
          </w:p>
        </w:tc>
        <w:tc>
          <w:tcPr>
            <w:tcW w:w="1638" w:type="dxa"/>
          </w:tcPr>
          <w:p w:rsidR="00743995" w:rsidRPr="006E5FF6" w:rsidRDefault="00743995" w:rsidP="008268A7">
            <w:pPr>
              <w:rPr>
                <w:b/>
              </w:rPr>
            </w:pPr>
            <w:r w:rsidRPr="006E5FF6">
              <w:rPr>
                <w:b/>
              </w:rPr>
              <w:t>Description</w:t>
            </w:r>
          </w:p>
        </w:tc>
        <w:tc>
          <w:tcPr>
            <w:tcW w:w="1264" w:type="dxa"/>
          </w:tcPr>
          <w:p w:rsidR="00743995" w:rsidRPr="006E5FF6" w:rsidRDefault="00743995" w:rsidP="008268A7">
            <w:pPr>
              <w:rPr>
                <w:b/>
              </w:rPr>
            </w:pPr>
            <w:r w:rsidRPr="006E5FF6">
              <w:rPr>
                <w:b/>
              </w:rPr>
              <w:t>Units</w:t>
            </w:r>
          </w:p>
        </w:tc>
        <w:tc>
          <w:tcPr>
            <w:tcW w:w="1253" w:type="dxa"/>
          </w:tcPr>
          <w:p w:rsidR="00743995" w:rsidRPr="006E5FF6" w:rsidRDefault="00743995" w:rsidP="008268A7">
            <w:pPr>
              <w:rPr>
                <w:b/>
              </w:rPr>
            </w:pPr>
            <w:r w:rsidRPr="006E5FF6">
              <w:rPr>
                <w:b/>
              </w:rPr>
              <w:t>Valid Min</w:t>
            </w:r>
          </w:p>
        </w:tc>
        <w:tc>
          <w:tcPr>
            <w:tcW w:w="1253" w:type="dxa"/>
          </w:tcPr>
          <w:p w:rsidR="00743995" w:rsidRPr="006E5FF6" w:rsidRDefault="00743995" w:rsidP="008268A7">
            <w:pPr>
              <w:rPr>
                <w:b/>
              </w:rPr>
            </w:pPr>
            <w:r w:rsidRPr="006E5FF6">
              <w:rPr>
                <w:b/>
              </w:rPr>
              <w:t>Valid Max</w:t>
            </w:r>
          </w:p>
        </w:tc>
      </w:tr>
      <w:tr w:rsidR="00743995" w:rsidRPr="003E745F" w:rsidTr="007525DE">
        <w:tc>
          <w:tcPr>
            <w:tcW w:w="1741" w:type="dxa"/>
          </w:tcPr>
          <w:p w:rsidR="00743995" w:rsidRPr="000D041D" w:rsidRDefault="007525DE" w:rsidP="008268A7">
            <w:pPr>
              <w:rPr>
                <w:rFonts w:ascii="Courier New" w:hAnsi="Courier New" w:cs="Courier New"/>
              </w:rPr>
            </w:pPr>
            <w:r w:rsidRPr="007525DE">
              <w:rPr>
                <w:rFonts w:ascii="Courier New" w:hAnsi="Courier New" w:cs="Courier New"/>
              </w:rPr>
              <w:t>antOffsetX</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43995" w:rsidRPr="000D041D" w:rsidRDefault="007525DE" w:rsidP="008268A7">
            <w:pPr>
              <w:rPr>
                <w:rFonts w:ascii="Courier New" w:hAnsi="Courier New" w:cs="Courier New"/>
              </w:rPr>
            </w:pPr>
            <w:r>
              <w:rPr>
                <w:rFonts w:ascii="Courier New" w:hAnsi="Courier New" w:cs="Courier New"/>
              </w:rPr>
              <w:t>decimal</w:t>
            </w:r>
          </w:p>
        </w:tc>
        <w:tc>
          <w:tcPr>
            <w:tcW w:w="1638" w:type="dxa"/>
          </w:tcPr>
          <w:p w:rsidR="00743995" w:rsidRPr="003E745F" w:rsidRDefault="007525DE" w:rsidP="008268A7">
            <w:r>
              <w:t>D</w:t>
            </w:r>
            <w:r w:rsidRPr="007525DE">
              <w:t xml:space="preserve">elta offset in X, Y or Z direction from some known point. For non-vehicle centric coordinate frames of </w:t>
            </w:r>
            <w:r w:rsidRPr="007525DE">
              <w:lastRenderedPageBreak/>
              <w:t>reference, non-vehicle centric coordinate frames of reference, offset is positive to the East (X) and to the North (Y) directions.</w:t>
            </w:r>
          </w:p>
        </w:tc>
        <w:tc>
          <w:tcPr>
            <w:tcW w:w="1264" w:type="dxa"/>
          </w:tcPr>
          <w:p w:rsidR="00743995" w:rsidRPr="007525DE" w:rsidRDefault="007525DE" w:rsidP="008268A7">
            <w:r w:rsidRPr="007525DE">
              <w:lastRenderedPageBreak/>
              <w:t>meters</w:t>
            </w:r>
          </w:p>
        </w:tc>
        <w:tc>
          <w:tcPr>
            <w:tcW w:w="1253" w:type="dxa"/>
          </w:tcPr>
          <w:p w:rsidR="00743995" w:rsidRPr="003E745F" w:rsidRDefault="007525DE" w:rsidP="008268A7">
            <w:r>
              <w:t>-20.47</w:t>
            </w:r>
          </w:p>
        </w:tc>
        <w:tc>
          <w:tcPr>
            <w:tcW w:w="1253" w:type="dxa"/>
          </w:tcPr>
          <w:p w:rsidR="00743995" w:rsidRPr="003E745F" w:rsidRDefault="007525DE" w:rsidP="008268A7">
            <w:r>
              <w:t>+20.47</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-2.55</w:t>
            </w:r>
          </w:p>
        </w:tc>
        <w:tc>
          <w:tcPr>
            <w:tcW w:w="1253" w:type="dxa"/>
          </w:tcPr>
          <w:p w:rsidR="007525DE" w:rsidRPr="003E745F" w:rsidRDefault="007525DE" w:rsidP="008268A7">
            <w:r>
              <w:t>+2.55</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antOffsetZ</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-5.11</w:t>
            </w:r>
          </w:p>
        </w:tc>
        <w:tc>
          <w:tcPr>
            <w:tcW w:w="1253" w:type="dxa"/>
          </w:tcPr>
          <w:p w:rsidR="007525DE" w:rsidRPr="003E745F" w:rsidRDefault="007525DE" w:rsidP="008268A7">
            <w:pPr>
              <w:keepNext/>
            </w:pPr>
            <w:r>
              <w:t>+5.11</w:t>
            </w:r>
          </w:p>
        </w:tc>
      </w:tr>
    </w:tbl>
    <w:p w:rsidR="00743995" w:rsidRPr="00743995" w:rsidRDefault="005F056B" w:rsidP="008268A7">
      <w:pPr>
        <w:pStyle w:val="Caption"/>
      </w:pPr>
      <w:r>
        <w:t xml:space="preserve">Table </w:t>
      </w:r>
      <w:fldSimple w:instr=" SEQ Table \* ARABIC ">
        <w:r w:rsidR="00B9778E">
          <w:rPr>
            <w:noProof/>
          </w:rPr>
          <w:t>41</w:t>
        </w:r>
      </w:fldSimple>
      <w:r>
        <w:t xml:space="preserve"> - </w:t>
      </w:r>
      <w:r w:rsidRPr="00AF707B">
        <w:t>J2735AntennaOffsetSet</w:t>
      </w:r>
    </w:p>
    <w:p w:rsidR="00D23963" w:rsidRDefault="00D23963" w:rsidP="008268A7">
      <w:pPr>
        <w:pStyle w:val="Heading2"/>
      </w:pPr>
      <w:bookmarkStart w:id="518" w:name="_J2735FullPositionVector"/>
      <w:bookmarkStart w:id="519" w:name="_Toc524363105"/>
      <w:bookmarkEnd w:id="518"/>
      <w:r w:rsidRPr="00DC57ED">
        <w:t>J2735FullPositionVector</w:t>
      </w:r>
      <w:bookmarkEnd w:id="519"/>
    </w:p>
    <w:p w:rsidR="00D23963" w:rsidRDefault="00E70F09" w:rsidP="008268A7">
      <w:r w:rsidRPr="00E70F09">
        <w:t>J2735FullPositionVector</w:t>
      </w:r>
      <w:r>
        <w:t xml:space="preserve"> is a</w:t>
      </w:r>
      <w:r w:rsidRPr="00E70F09">
        <w:t xml:space="preserve"> complete report of the vehicle's position, speed, and heading at an instant in time. </w:t>
      </w:r>
    </w:p>
    <w:tbl>
      <w:tblPr>
        <w:tblStyle w:val="TableGrid"/>
        <w:tblW w:w="0" w:type="auto"/>
        <w:tblLook w:val="04A0" w:firstRow="1" w:lastRow="0" w:firstColumn="1" w:lastColumn="0" w:noHBand="0" w:noVBand="1"/>
      </w:tblPr>
      <w:tblGrid>
        <w:gridCol w:w="1819"/>
        <w:gridCol w:w="4596"/>
        <w:gridCol w:w="2935"/>
      </w:tblGrid>
      <w:tr w:rsidR="00C32850" w:rsidRPr="006E5FF6" w:rsidTr="00C32850">
        <w:tc>
          <w:tcPr>
            <w:tcW w:w="2197" w:type="dxa"/>
          </w:tcPr>
          <w:p w:rsidR="00C32850" w:rsidRPr="006E5FF6" w:rsidRDefault="00C32850" w:rsidP="008268A7">
            <w:pPr>
              <w:rPr>
                <w:b/>
              </w:rPr>
            </w:pPr>
            <w:r w:rsidRPr="006E5FF6">
              <w:rPr>
                <w:b/>
              </w:rPr>
              <w:t>Name</w:t>
            </w:r>
          </w:p>
        </w:tc>
        <w:tc>
          <w:tcPr>
            <w:tcW w:w="5629" w:type="dxa"/>
          </w:tcPr>
          <w:p w:rsidR="00C32850" w:rsidRPr="006E5FF6" w:rsidRDefault="00C32850" w:rsidP="008268A7">
            <w:pPr>
              <w:rPr>
                <w:b/>
              </w:rPr>
            </w:pPr>
            <w:r w:rsidRPr="006E5FF6">
              <w:rPr>
                <w:b/>
              </w:rPr>
              <w:t>Type</w:t>
            </w:r>
          </w:p>
        </w:tc>
        <w:tc>
          <w:tcPr>
            <w:tcW w:w="1524" w:type="dxa"/>
          </w:tcPr>
          <w:p w:rsidR="00C32850" w:rsidRPr="006E5FF6" w:rsidRDefault="00C32850" w:rsidP="008268A7">
            <w:pPr>
              <w:rPr>
                <w:b/>
              </w:rPr>
            </w:pPr>
            <w:r w:rsidRPr="006E5FF6">
              <w:rPr>
                <w:b/>
              </w:rPr>
              <w:t>Description</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utcTime</w:t>
            </w:r>
          </w:p>
        </w:tc>
        <w:tc>
          <w:tcPr>
            <w:tcW w:w="5629" w:type="dxa"/>
          </w:tcPr>
          <w:p w:rsidR="00C32850" w:rsidRPr="000D041D" w:rsidRDefault="001C3DDE" w:rsidP="008268A7">
            <w:pPr>
              <w:rPr>
                <w:rFonts w:ascii="Courier New" w:hAnsi="Courier New" w:cs="Courier New"/>
              </w:rPr>
            </w:pPr>
            <w:hyperlink w:anchor="_J2735DDateTime" w:history="1">
              <w:r w:rsidR="00C32850" w:rsidRPr="00BA23A7">
                <w:rPr>
                  <w:rStyle w:val="Hyperlink"/>
                  <w:rFonts w:ascii="Courier New" w:hAnsi="Courier New" w:cs="Courier New"/>
                </w:rPr>
                <w:t>J2735DDateTime</w:t>
              </w:r>
            </w:hyperlink>
          </w:p>
        </w:tc>
        <w:tc>
          <w:tcPr>
            <w:tcW w:w="1524" w:type="dxa"/>
          </w:tcPr>
          <w:p w:rsidR="00C32850" w:rsidRPr="003E745F" w:rsidRDefault="00C32850" w:rsidP="008268A7">
            <w:r>
              <w:t>Date and Time</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position</w:t>
            </w:r>
          </w:p>
        </w:tc>
        <w:tc>
          <w:tcPr>
            <w:tcW w:w="5629" w:type="dxa"/>
          </w:tcPr>
          <w:p w:rsidR="00C32850" w:rsidRPr="000D041D" w:rsidRDefault="001C3DDE" w:rsidP="008268A7">
            <w:pPr>
              <w:rPr>
                <w:rFonts w:ascii="Courier New" w:hAnsi="Courier New" w:cs="Courier New"/>
              </w:rPr>
            </w:pPr>
            <w:hyperlink w:anchor="_OdePosition3D" w:history="1">
              <w:r w:rsidR="00C32850" w:rsidRPr="00BA23A7">
                <w:rPr>
                  <w:rStyle w:val="Hyperlink"/>
                  <w:rFonts w:ascii="Courier New" w:hAnsi="Courier New" w:cs="Courier New"/>
                </w:rPr>
                <w:t>OdePosition3D</w:t>
              </w:r>
            </w:hyperlink>
          </w:p>
        </w:tc>
        <w:tc>
          <w:tcPr>
            <w:tcW w:w="1524" w:type="dxa"/>
          </w:tcPr>
          <w:p w:rsidR="00C32850" w:rsidRPr="003E745F" w:rsidRDefault="00C32850" w:rsidP="008268A7">
            <w:r>
              <w:t>Vehicle position</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lastRenderedPageBreak/>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5629" w:type="dxa"/>
          </w:tcPr>
          <w:p w:rsidR="00C32850" w:rsidRPr="000D041D" w:rsidRDefault="00C32850" w:rsidP="008268A7">
            <w:pPr>
              <w:rPr>
                <w:rFonts w:ascii="Courier New" w:hAnsi="Courier New" w:cs="Courier New"/>
              </w:rPr>
            </w:pPr>
            <w:r>
              <w:rPr>
                <w:rFonts w:ascii="Courier New" w:hAnsi="Courier New" w:cs="Courier New"/>
              </w:rPr>
              <w:t>decimal</w:t>
            </w:r>
          </w:p>
        </w:tc>
        <w:tc>
          <w:tcPr>
            <w:tcW w:w="1524" w:type="dxa"/>
          </w:tcPr>
          <w:p w:rsidR="00C32850" w:rsidRPr="003E745F" w:rsidRDefault="00C32850" w:rsidP="008268A7">
            <w:r>
              <w:t>Vehicle heading in</w:t>
            </w:r>
          </w:p>
          <w:p w:rsidR="00C32850" w:rsidRPr="003E745F" w:rsidRDefault="00C32850" w:rsidP="008268A7">
            <w:r>
              <w:t>Degrees:</w:t>
            </w:r>
          </w:p>
          <w:p w:rsidR="00C32850" w:rsidRPr="003E745F" w:rsidRDefault="00C32850" w:rsidP="008268A7">
            <w:r>
              <w:t>0-</w:t>
            </w:r>
            <w:r w:rsidRPr="00B0151E">
              <w:t>359.9875</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w:t>
            </w:r>
          </w:p>
        </w:tc>
        <w:tc>
          <w:tcPr>
            <w:tcW w:w="5629" w:type="dxa"/>
          </w:tcPr>
          <w:p w:rsidR="00C32850" w:rsidRPr="000D041D" w:rsidRDefault="001C3DDE" w:rsidP="008268A7">
            <w:pPr>
              <w:rPr>
                <w:rFonts w:ascii="Courier New" w:hAnsi="Courier New" w:cs="Courier New"/>
              </w:rPr>
            </w:pPr>
            <w:hyperlink w:anchor="_J2735TransmissionAndSpeed" w:history="1">
              <w:r w:rsidR="00C32850" w:rsidRPr="00BA23A7">
                <w:rPr>
                  <w:rStyle w:val="Hyperlink"/>
                  <w:rFonts w:ascii="Courier New" w:hAnsi="Courier New" w:cs="Courier New"/>
                </w:rPr>
                <w:t>J2735TransmissionAndSpeed</w:t>
              </w:r>
            </w:hyperlink>
          </w:p>
        </w:tc>
        <w:tc>
          <w:tcPr>
            <w:tcW w:w="1524" w:type="dxa"/>
          </w:tcPr>
          <w:p w:rsidR="00C32850" w:rsidRPr="003E745F" w:rsidRDefault="00C32850" w:rsidP="008268A7">
            <w:r>
              <w:t>The speed of the vehicle and the state of the transmission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posAccuracy</w:t>
            </w:r>
          </w:p>
        </w:tc>
        <w:tc>
          <w:tcPr>
            <w:tcW w:w="5629" w:type="dxa"/>
          </w:tcPr>
          <w:p w:rsidR="00C32850" w:rsidRPr="000D041D" w:rsidRDefault="001C3DDE" w:rsidP="008268A7">
            <w:pPr>
              <w:rPr>
                <w:rFonts w:ascii="Courier New" w:hAnsi="Courier New" w:cs="Courier New"/>
              </w:rPr>
            </w:pPr>
            <w:hyperlink w:anchor="_J2735PositionalAccuracy" w:history="1">
              <w:r w:rsidR="00C32850" w:rsidRPr="00BA23A7">
                <w:rPr>
                  <w:rStyle w:val="Hyperlink"/>
                  <w:rFonts w:ascii="Courier New" w:hAnsi="Courier New" w:cs="Courier New"/>
                </w:rPr>
                <w:t>J2735PositionalAccuracy</w:t>
              </w:r>
            </w:hyperlink>
          </w:p>
        </w:tc>
        <w:tc>
          <w:tcPr>
            <w:tcW w:w="1524" w:type="dxa"/>
          </w:tcPr>
          <w:p w:rsidR="00C32850" w:rsidRPr="003E745F" w:rsidRDefault="00C32850" w:rsidP="008268A7">
            <w:r>
              <w:t>V</w:t>
            </w:r>
            <w:r w:rsidRPr="00C32850">
              <w:t>arious parameters of quality used to model the accuracy of the positional determination with respect to each given axis</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timeConfidence</w:t>
            </w:r>
          </w:p>
        </w:tc>
        <w:tc>
          <w:tcPr>
            <w:tcW w:w="5629" w:type="dxa"/>
          </w:tcPr>
          <w:p w:rsidR="00C32850" w:rsidRPr="000D041D" w:rsidRDefault="0082637D" w:rsidP="008268A7">
            <w:pPr>
              <w:rPr>
                <w:rFonts w:ascii="Courier New" w:hAnsi="Courier New" w:cs="Courier New"/>
              </w:rPr>
            </w:pPr>
            <w:r>
              <w:rPr>
                <w:rFonts w:ascii="Courier New" w:hAnsi="Courier New" w:cs="Courier New"/>
              </w:rPr>
              <w:t>string</w:t>
            </w:r>
          </w:p>
        </w:tc>
        <w:tc>
          <w:tcPr>
            <w:tcW w:w="1524" w:type="dxa"/>
          </w:tcPr>
          <w:p w:rsidR="0082637D" w:rsidRDefault="00C32850" w:rsidP="008268A7">
            <w:pPr>
              <w:autoSpaceDE w:val="0"/>
              <w:autoSpaceDN w:val="0"/>
              <w:adjustRightInd w:val="0"/>
              <w:rPr>
                <w:rFonts w:ascii="Consolas" w:hAnsi="Consolas" w:cs="Consolas"/>
                <w:sz w:val="20"/>
                <w:szCs w:val="20"/>
              </w:rPr>
            </w:pPr>
            <w:r>
              <w:t>P</w:t>
            </w:r>
            <w:r w:rsidRPr="00C32850">
              <w:t>rovide the 95% confidence level for the currently reported value of time</w:t>
            </w:r>
            <w:r>
              <w:t>.</w:t>
            </w:r>
            <w:r w:rsidR="0082637D">
              <w:t xml:space="preserve"> One enumeration constant from </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UNAVAILABLE</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TIME_100_000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TIME_050_000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TIME_020_000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TIME_010_000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TIME_002_000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TIME_001_000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TIME_000_500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TIME_000_200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TIME_000_100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TIME_000_050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TIME_000_020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TIME_000_010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lastRenderedPageBreak/>
              <w:t>TIME_000_000_000_01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TIME_000_000_000_000_02</w:t>
            </w:r>
            <w:r w:rsidRPr="0082637D">
              <w:rPr>
                <w:rFonts w:ascii="Consolas" w:hAnsi="Consolas" w:cs="Consolas"/>
                <w:color w:val="000000"/>
                <w:sz w:val="20"/>
                <w:szCs w:val="20"/>
              </w:rPr>
              <w:t>,</w:t>
            </w:r>
          </w:p>
          <w:p w:rsidR="00C32850" w:rsidRPr="003E745F" w:rsidRDefault="0082637D" w:rsidP="00AF2AED">
            <w:pPr>
              <w:pStyle w:val="ListParagraph"/>
              <w:numPr>
                <w:ilvl w:val="0"/>
                <w:numId w:val="31"/>
              </w:numPr>
            </w:pPr>
            <w:r w:rsidRPr="0082637D">
              <w:rPr>
                <w:rFonts w:ascii="Consolas" w:hAnsi="Consolas" w:cs="Consolas"/>
                <w:b/>
                <w:bCs/>
                <w:i/>
                <w:iCs/>
                <w:color w:val="0000C0"/>
                <w:sz w:val="20"/>
                <w:szCs w:val="20"/>
              </w:rPr>
              <w:t>TIME_000_000_000_000_01</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lastRenderedPageBreak/>
              <w:t>posConfidence</w:t>
            </w:r>
          </w:p>
        </w:tc>
        <w:tc>
          <w:tcPr>
            <w:tcW w:w="5629" w:type="dxa"/>
          </w:tcPr>
          <w:p w:rsidR="00C32850" w:rsidRPr="000D041D" w:rsidRDefault="001C3DDE" w:rsidP="008268A7">
            <w:pPr>
              <w:rPr>
                <w:rFonts w:ascii="Courier New" w:hAnsi="Courier New" w:cs="Courier New"/>
              </w:rPr>
            </w:pPr>
            <w:hyperlink w:anchor="_J2735PositionConfidenceSet" w:history="1">
              <w:r w:rsidR="00C32850" w:rsidRPr="00BA23A7">
                <w:rPr>
                  <w:rStyle w:val="Hyperlink"/>
                  <w:rFonts w:ascii="Courier New" w:hAnsi="Courier New" w:cs="Courier New"/>
                </w:rPr>
                <w:t>J2735PositionConfidenceSet</w:t>
              </w:r>
            </w:hyperlink>
          </w:p>
        </w:tc>
        <w:tc>
          <w:tcPr>
            <w:tcW w:w="1524" w:type="dxa"/>
          </w:tcPr>
          <w:p w:rsidR="00C32850" w:rsidRPr="003E745F" w:rsidRDefault="00C32850" w:rsidP="008268A7">
            <w:r>
              <w:t>Represents the confidence level about the accuracy of position and elevation.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speedConfidence</w:t>
            </w:r>
          </w:p>
        </w:tc>
        <w:tc>
          <w:tcPr>
            <w:tcW w:w="5629" w:type="dxa"/>
          </w:tcPr>
          <w:p w:rsidR="00C32850" w:rsidRPr="000D041D" w:rsidRDefault="001C3DDE" w:rsidP="008268A7">
            <w:pPr>
              <w:rPr>
                <w:rFonts w:ascii="Courier New" w:hAnsi="Courier New" w:cs="Courier New"/>
              </w:rPr>
            </w:pPr>
            <w:hyperlink w:anchor="_J2735SpeedandHeadingandThrottleConf" w:history="1">
              <w:r w:rsidR="00C32850" w:rsidRPr="00BA23A7">
                <w:rPr>
                  <w:rStyle w:val="Hyperlink"/>
                  <w:rFonts w:ascii="Courier New" w:hAnsi="Courier New" w:cs="Courier New"/>
                </w:rPr>
                <w:t>J2735SpeedandHeadingandThrottleConfidence</w:t>
              </w:r>
            </w:hyperlink>
          </w:p>
        </w:tc>
        <w:tc>
          <w:tcPr>
            <w:tcW w:w="1524" w:type="dxa"/>
          </w:tcPr>
          <w:p w:rsidR="00C32850" w:rsidRPr="003E745F" w:rsidRDefault="00C32850" w:rsidP="008268A7">
            <w:pPr>
              <w:keepNext/>
            </w:pPr>
            <w:r>
              <w:t>Represents the confidence level about the accuracy of speed, heading and throttle.</w:t>
            </w:r>
          </w:p>
        </w:tc>
      </w:tr>
    </w:tbl>
    <w:p w:rsidR="00D23963" w:rsidRDefault="00296C25" w:rsidP="008268A7">
      <w:pPr>
        <w:pStyle w:val="Caption"/>
      </w:pPr>
      <w:r>
        <w:t xml:space="preserve">Table </w:t>
      </w:r>
      <w:fldSimple w:instr=" SEQ Table \* ARABIC ">
        <w:r w:rsidR="00B9778E">
          <w:rPr>
            <w:noProof/>
          </w:rPr>
          <w:t>42</w:t>
        </w:r>
      </w:fldSimple>
      <w:r>
        <w:t xml:space="preserve"> - </w:t>
      </w:r>
      <w:r w:rsidRPr="00AF57BD">
        <w:t>J2735FullPositionVector</w:t>
      </w:r>
    </w:p>
    <w:p w:rsidR="00BA23A7" w:rsidRDefault="00BA23A7" w:rsidP="008268A7">
      <w:pPr>
        <w:pStyle w:val="Heading2"/>
      </w:pPr>
      <w:bookmarkStart w:id="520" w:name="_J2735TransmissionAndSpeed"/>
      <w:bookmarkStart w:id="521" w:name="_Toc524363106"/>
      <w:bookmarkEnd w:id="520"/>
      <w:r w:rsidRPr="00BA23A7">
        <w:t>J2735TransmissionAndSpeed</w:t>
      </w:r>
      <w:bookmarkEnd w:id="521"/>
    </w:p>
    <w:p w:rsidR="00FF4C54" w:rsidRPr="00FF4C54" w:rsidRDefault="00FF4C54" w:rsidP="008268A7">
      <w:r>
        <w:t>The J2735</w:t>
      </w:r>
      <w:r w:rsidRPr="00FF4C54">
        <w:t>TransmissionAndSpeed data frame expresses the speed of the vehicle and the state of the transmission. The transmission state of 'reverse' can be used as a sign value for the speed element when needed.</w:t>
      </w:r>
    </w:p>
    <w:tbl>
      <w:tblPr>
        <w:tblStyle w:val="TableGrid"/>
        <w:tblW w:w="0" w:type="auto"/>
        <w:tblLook w:val="04A0" w:firstRow="1" w:lastRow="0" w:firstColumn="1" w:lastColumn="0" w:noHBand="0" w:noVBand="1"/>
      </w:tblPr>
      <w:tblGrid>
        <w:gridCol w:w="1779"/>
        <w:gridCol w:w="3344"/>
        <w:gridCol w:w="4227"/>
      </w:tblGrid>
      <w:tr w:rsidR="00296C25" w:rsidRPr="006E5FF6" w:rsidTr="00296C25">
        <w:tc>
          <w:tcPr>
            <w:tcW w:w="1779" w:type="dxa"/>
          </w:tcPr>
          <w:p w:rsidR="00296C25" w:rsidRPr="006E5FF6" w:rsidRDefault="00296C25" w:rsidP="008268A7">
            <w:pPr>
              <w:rPr>
                <w:b/>
              </w:rPr>
            </w:pPr>
            <w:r w:rsidRPr="006E5FF6">
              <w:rPr>
                <w:b/>
              </w:rPr>
              <w:t>Name</w:t>
            </w:r>
          </w:p>
        </w:tc>
        <w:tc>
          <w:tcPr>
            <w:tcW w:w="3344" w:type="dxa"/>
          </w:tcPr>
          <w:p w:rsidR="00296C25" w:rsidRPr="006E5FF6" w:rsidRDefault="00296C25" w:rsidP="008268A7">
            <w:pPr>
              <w:rPr>
                <w:b/>
              </w:rPr>
            </w:pPr>
            <w:r w:rsidRPr="006E5FF6">
              <w:rPr>
                <w:b/>
              </w:rPr>
              <w:t>Type</w:t>
            </w:r>
          </w:p>
        </w:tc>
        <w:tc>
          <w:tcPr>
            <w:tcW w:w="4227" w:type="dxa"/>
          </w:tcPr>
          <w:p w:rsidR="00296C25" w:rsidRPr="006E5FF6" w:rsidRDefault="00296C25" w:rsidP="008268A7">
            <w:pPr>
              <w:rPr>
                <w:b/>
              </w:rPr>
            </w:pPr>
            <w:r w:rsidRPr="006E5FF6">
              <w:rPr>
                <w:b/>
              </w:rPr>
              <w:t>Description</w:t>
            </w:r>
          </w:p>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t>transmisson</w:t>
            </w:r>
          </w:p>
        </w:tc>
        <w:tc>
          <w:tcPr>
            <w:tcW w:w="3344" w:type="dxa"/>
          </w:tcPr>
          <w:p w:rsidR="00296C25" w:rsidRPr="000D041D" w:rsidRDefault="00296C25" w:rsidP="008268A7">
            <w:pPr>
              <w:rPr>
                <w:rFonts w:ascii="Courier New" w:hAnsi="Courier New" w:cs="Courier New"/>
              </w:rPr>
            </w:pPr>
            <w:r>
              <w:rPr>
                <w:rFonts w:ascii="Courier New" w:hAnsi="Courier New" w:cs="Courier New"/>
              </w:rPr>
              <w:t>string</w:t>
            </w:r>
          </w:p>
        </w:tc>
        <w:tc>
          <w:tcPr>
            <w:tcW w:w="4227" w:type="dxa"/>
          </w:tcPr>
          <w:p w:rsidR="00296C25" w:rsidRDefault="00296C25" w:rsidP="008268A7">
            <w:pPr>
              <w:autoSpaceDE w:val="0"/>
              <w:autoSpaceDN w:val="0"/>
              <w:adjustRightInd w:val="0"/>
              <w:rPr>
                <w:rFonts w:ascii="Consolas" w:hAnsi="Consolas" w:cs="Consolas"/>
                <w:color w:val="000000"/>
                <w:sz w:val="20"/>
                <w:szCs w:val="20"/>
              </w:rPr>
            </w:pPr>
            <w:r>
              <w:t xml:space="preserve">An enumeration value of </w:t>
            </w:r>
            <w:r>
              <w:rPr>
                <w:rFonts w:ascii="Consolas" w:hAnsi="Consolas" w:cs="Consolas"/>
                <w:color w:val="000000"/>
                <w:sz w:val="20"/>
                <w:szCs w:val="20"/>
              </w:rPr>
              <w: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NEUTRAL</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Neutral, speed relative to the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PARK</w:t>
            </w:r>
            <w:r w:rsidRPr="00296C25">
              <w:rPr>
                <w:rFonts w:ascii="Consolas" w:hAnsi="Consolas" w:cs="Consolas"/>
                <w:color w:val="000000"/>
                <w:sz w:val="20"/>
                <w:szCs w:val="20"/>
              </w:rPr>
              <w:t xml:space="preserve">, </w:t>
            </w:r>
            <w:r w:rsidRPr="00296C25">
              <w:rPr>
                <w:rFonts w:ascii="Consolas" w:hAnsi="Consolas" w:cs="Consolas"/>
                <w:color w:val="3F7F5F"/>
                <w:sz w:val="20"/>
                <w:szCs w:val="20"/>
              </w:rPr>
              <w:t>// Park,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FORWARDGEARS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Forward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REVERSEGEARS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Reverse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color w:val="000000"/>
                <w:sz w:val="20"/>
                <w:szCs w:val="20"/>
              </w:rPr>
            </w:pPr>
            <w:r w:rsidRPr="00296C25">
              <w:rPr>
                <w:rFonts w:ascii="Consolas" w:hAnsi="Consolas" w:cs="Consolas"/>
                <w:b/>
                <w:bCs/>
                <w:i/>
                <w:iCs/>
                <w:color w:val="0000C0"/>
                <w:sz w:val="20"/>
                <w:szCs w:val="20"/>
              </w:rPr>
              <w:t>RESERVED1</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RESERVED2</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RESERVED3</w:t>
            </w:r>
            <w:r w:rsidRPr="00296C25">
              <w:rPr>
                <w:rFonts w:ascii="Consolas" w:hAnsi="Consolas" w:cs="Consolas"/>
                <w:color w:val="000000"/>
                <w:sz w:val="20"/>
                <w:szCs w:val="20"/>
              </w:rPr>
              <w:t xml:space="preserve">, </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UNAVAILABLE</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not-equipped or unavailable value</w:t>
            </w:r>
            <w:r w:rsidRPr="00296C25">
              <w:rPr>
                <w:rFonts w:ascii="Consolas" w:hAnsi="Consolas" w:cs="Consolas"/>
                <w:color w:val="000000"/>
                <w:sz w:val="20"/>
                <w:szCs w:val="20"/>
              </w:rPr>
              <w:t>}</w:t>
            </w:r>
          </w:p>
          <w:p w:rsidR="00296C25" w:rsidRPr="003E745F" w:rsidRDefault="00296C25" w:rsidP="008268A7"/>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lastRenderedPageBreak/>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44" w:type="dxa"/>
          </w:tcPr>
          <w:p w:rsidR="00296C25" w:rsidRPr="000D041D" w:rsidRDefault="00296C25" w:rsidP="008268A7">
            <w:pPr>
              <w:rPr>
                <w:rFonts w:ascii="Courier New" w:hAnsi="Courier New" w:cs="Courier New"/>
              </w:rPr>
            </w:pPr>
            <w:r>
              <w:rPr>
                <w:rFonts w:ascii="Courier New" w:hAnsi="Courier New" w:cs="Courier New"/>
              </w:rPr>
              <w:t>decimal</w:t>
            </w:r>
          </w:p>
        </w:tc>
        <w:tc>
          <w:tcPr>
            <w:tcW w:w="4227" w:type="dxa"/>
          </w:tcPr>
          <w:p w:rsidR="00296C25" w:rsidRPr="003E745F" w:rsidRDefault="00296C25" w:rsidP="008268A7">
            <w:pPr>
              <w:keepNext/>
            </w:pPr>
            <w:r>
              <w:t>Reports vehicle velocity in meters per second in a range of 0 – 163.82 m/s</w:t>
            </w:r>
          </w:p>
        </w:tc>
      </w:tr>
    </w:tbl>
    <w:p w:rsidR="00296C25" w:rsidRDefault="00D62812" w:rsidP="008268A7">
      <w:pPr>
        <w:pStyle w:val="Caption"/>
      </w:pPr>
      <w:bookmarkStart w:id="522" w:name="_J2735TransmissionState_1"/>
      <w:bookmarkEnd w:id="522"/>
      <w:r>
        <w:t xml:space="preserve">Table </w:t>
      </w:r>
      <w:fldSimple w:instr=" SEQ Table \* ARABIC ">
        <w:r w:rsidR="00B9778E">
          <w:rPr>
            <w:noProof/>
          </w:rPr>
          <w:t>43</w:t>
        </w:r>
      </w:fldSimple>
      <w:r>
        <w:t xml:space="preserve"> - </w:t>
      </w:r>
      <w:r w:rsidRPr="000B547C">
        <w:t>J2735TransmissionAndSpeed</w:t>
      </w:r>
    </w:p>
    <w:p w:rsidR="00BA23A7" w:rsidRDefault="00BA23A7" w:rsidP="008268A7"/>
    <w:p w:rsidR="00BA23A7" w:rsidRDefault="00BA23A7" w:rsidP="008268A7">
      <w:pPr>
        <w:pStyle w:val="Heading2"/>
      </w:pPr>
      <w:bookmarkStart w:id="523" w:name="_J2735PositionConfidenceSet"/>
      <w:bookmarkStart w:id="524" w:name="_Toc524363107"/>
      <w:bookmarkEnd w:id="523"/>
      <w:r w:rsidRPr="00BA23A7">
        <w:t>J2735PositionConfidenceSet</w:t>
      </w:r>
      <w:bookmarkEnd w:id="524"/>
    </w:p>
    <w:p w:rsidR="00F56140" w:rsidRPr="00F56140" w:rsidRDefault="00F56140" w:rsidP="008268A7">
      <w:r>
        <w:t>The J2735</w:t>
      </w:r>
      <w:r w:rsidRPr="00F56140">
        <w:t>PositionConfidenceSet data frame combines multiple related bit fields into a single concept.</w:t>
      </w:r>
    </w:p>
    <w:tbl>
      <w:tblPr>
        <w:tblStyle w:val="TableGrid"/>
        <w:tblW w:w="0" w:type="auto"/>
        <w:tblLook w:val="04A0" w:firstRow="1" w:lastRow="0" w:firstColumn="1" w:lastColumn="0" w:noHBand="0" w:noVBand="1"/>
      </w:tblPr>
      <w:tblGrid>
        <w:gridCol w:w="1710"/>
        <w:gridCol w:w="2545"/>
        <w:gridCol w:w="5095"/>
      </w:tblGrid>
      <w:tr w:rsidR="00B735DF" w:rsidRPr="006E5FF6" w:rsidTr="00B735DF">
        <w:tc>
          <w:tcPr>
            <w:tcW w:w="1710" w:type="dxa"/>
          </w:tcPr>
          <w:p w:rsidR="00B735DF" w:rsidRPr="006E5FF6" w:rsidRDefault="00B735DF" w:rsidP="008268A7">
            <w:pPr>
              <w:rPr>
                <w:b/>
              </w:rPr>
            </w:pPr>
            <w:r w:rsidRPr="006E5FF6">
              <w:rPr>
                <w:b/>
              </w:rPr>
              <w:t>Name</w:t>
            </w:r>
          </w:p>
        </w:tc>
        <w:tc>
          <w:tcPr>
            <w:tcW w:w="2545" w:type="dxa"/>
          </w:tcPr>
          <w:p w:rsidR="00B735DF" w:rsidRPr="006E5FF6" w:rsidRDefault="00B735DF" w:rsidP="008268A7">
            <w:pPr>
              <w:rPr>
                <w:b/>
              </w:rPr>
            </w:pPr>
            <w:r w:rsidRPr="006E5FF6">
              <w:rPr>
                <w:b/>
              </w:rPr>
              <w:t>Type</w:t>
            </w:r>
          </w:p>
        </w:tc>
        <w:tc>
          <w:tcPr>
            <w:tcW w:w="5095" w:type="dxa"/>
          </w:tcPr>
          <w:p w:rsidR="00B735DF" w:rsidRPr="006E5FF6" w:rsidRDefault="00B735DF" w:rsidP="008268A7">
            <w:pPr>
              <w:rPr>
                <w:b/>
              </w:rPr>
            </w:pPr>
            <w:r w:rsidRPr="006E5FF6">
              <w:rPr>
                <w:b/>
              </w:rPr>
              <w:t>Description</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pos</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pPr>
              <w:autoSpaceDE w:val="0"/>
              <w:autoSpaceDN w:val="0"/>
              <w:adjustRightInd w:val="0"/>
              <w:rPr>
                <w:rFonts w:ascii="Consolas" w:hAnsi="Consolas" w:cs="Consolas"/>
                <w:sz w:val="20"/>
                <w:szCs w:val="20"/>
              </w:rPr>
            </w:pPr>
            <w:r>
              <w:t xml:space="preserve">An enumeration value of </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A1CM</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elevation</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r>
              <w:t>An enumeration value of</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highlight w:val="lightGray"/>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ELEV_500_00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ELEV_200_00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ELEV_100_00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ELEV_050_00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ELEV_020_00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ELEV_010_00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ELEV_005_00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ELEV_002_00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ELEV_001_00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ELEV_000_50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ELEV_000_20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ELEV_000_10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ELEV_000_05</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ELEV_000_02</w:t>
            </w:r>
            <w:r w:rsidRPr="00B735DF">
              <w:rPr>
                <w:rFonts w:ascii="Consolas" w:hAnsi="Consolas" w:cs="Consolas"/>
                <w:color w:val="000000"/>
                <w:sz w:val="20"/>
                <w:szCs w:val="20"/>
              </w:rPr>
              <w:t>,</w:t>
            </w:r>
          </w:p>
          <w:p w:rsidR="00B735DF" w:rsidRPr="00B735DF" w:rsidRDefault="00B735DF" w:rsidP="00AF2AED">
            <w:pPr>
              <w:pStyle w:val="ListParagraph"/>
              <w:keepNext/>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ELEV_000_01</w:t>
            </w:r>
          </w:p>
        </w:tc>
      </w:tr>
    </w:tbl>
    <w:p w:rsidR="00BA23A7" w:rsidRDefault="00F56140" w:rsidP="008268A7">
      <w:pPr>
        <w:pStyle w:val="Caption"/>
      </w:pPr>
      <w:r>
        <w:t xml:space="preserve">Table </w:t>
      </w:r>
      <w:fldSimple w:instr=" SEQ Table \* ARABIC ">
        <w:r w:rsidR="00B9778E">
          <w:rPr>
            <w:noProof/>
          </w:rPr>
          <w:t>44</w:t>
        </w:r>
      </w:fldSimple>
      <w:r>
        <w:t xml:space="preserve"> - </w:t>
      </w:r>
      <w:r w:rsidRPr="00432AAE">
        <w:t>J2735PositionConfidenceSet</w:t>
      </w:r>
    </w:p>
    <w:p w:rsidR="00BA23A7" w:rsidRDefault="00BA23A7" w:rsidP="008268A7">
      <w:pPr>
        <w:pStyle w:val="Heading2"/>
      </w:pPr>
      <w:bookmarkStart w:id="525" w:name="_J2735SpeedandHeadingandThrottleConf"/>
      <w:bookmarkStart w:id="526" w:name="_Toc524363108"/>
      <w:bookmarkEnd w:id="525"/>
      <w:r w:rsidRPr="00BA23A7">
        <w:lastRenderedPageBreak/>
        <w:t>J2735SpeedandHeadingandThrottleConfidence</w:t>
      </w:r>
      <w:bookmarkEnd w:id="526"/>
    </w:p>
    <w:p w:rsidR="00190F8D" w:rsidRPr="00190F8D" w:rsidRDefault="00190F8D" w:rsidP="008268A7">
      <w:r>
        <w:t>The J2735</w:t>
      </w:r>
      <w:r w:rsidRPr="00190F8D">
        <w:t>SpeedHeadingThrottleConfidence data frame is a single data frame combining multiple related bit fields into one concept.</w:t>
      </w:r>
    </w:p>
    <w:tbl>
      <w:tblPr>
        <w:tblStyle w:val="TableGrid"/>
        <w:tblW w:w="0" w:type="auto"/>
        <w:tblLook w:val="04A0" w:firstRow="1" w:lastRow="0" w:firstColumn="1" w:lastColumn="0" w:noHBand="0" w:noVBand="1"/>
      </w:tblPr>
      <w:tblGrid>
        <w:gridCol w:w="1670"/>
        <w:gridCol w:w="2464"/>
        <w:gridCol w:w="5216"/>
      </w:tblGrid>
      <w:tr w:rsidR="00806D6F" w:rsidRPr="006E5FF6" w:rsidTr="00806D6F">
        <w:tc>
          <w:tcPr>
            <w:tcW w:w="1670" w:type="dxa"/>
          </w:tcPr>
          <w:p w:rsidR="00806D6F" w:rsidRPr="006E5FF6" w:rsidRDefault="00806D6F" w:rsidP="008268A7">
            <w:pPr>
              <w:rPr>
                <w:b/>
              </w:rPr>
            </w:pPr>
            <w:r w:rsidRPr="006E5FF6">
              <w:rPr>
                <w:b/>
              </w:rPr>
              <w:t>Name</w:t>
            </w:r>
          </w:p>
        </w:tc>
        <w:tc>
          <w:tcPr>
            <w:tcW w:w="2464" w:type="dxa"/>
          </w:tcPr>
          <w:p w:rsidR="00806D6F" w:rsidRPr="006E5FF6" w:rsidRDefault="00806D6F" w:rsidP="008268A7">
            <w:pPr>
              <w:rPr>
                <w:b/>
              </w:rPr>
            </w:pPr>
            <w:r w:rsidRPr="006E5FF6">
              <w:rPr>
                <w:b/>
              </w:rPr>
              <w:t>Type</w:t>
            </w:r>
          </w:p>
        </w:tc>
        <w:tc>
          <w:tcPr>
            <w:tcW w:w="5216" w:type="dxa"/>
          </w:tcPr>
          <w:p w:rsidR="00806D6F" w:rsidRPr="006E5FF6" w:rsidRDefault="00806D6F" w:rsidP="008268A7">
            <w:pPr>
              <w:rPr>
                <w:b/>
              </w:rPr>
            </w:pPr>
            <w:r w:rsidRPr="006E5FF6">
              <w:rPr>
                <w:b/>
              </w:rPr>
              <w:t>Description</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heading</w:t>
            </w:r>
          </w:p>
        </w:tc>
        <w:tc>
          <w:tcPr>
            <w:tcW w:w="2464" w:type="dxa"/>
          </w:tcPr>
          <w:p w:rsidR="00806D6F" w:rsidRPr="000D041D" w:rsidRDefault="00806D6F" w:rsidP="008268A7">
            <w:pPr>
              <w:rPr>
                <w:rFonts w:ascii="Courier New" w:hAnsi="Courier New" w:cs="Courier New"/>
              </w:rPr>
            </w:pPr>
            <w:r>
              <w:rPr>
                <w:rFonts w:ascii="Courier New" w:hAnsi="Courier New" w:cs="Courier New"/>
              </w:rPr>
              <w:t>string</w:t>
            </w:r>
          </w:p>
        </w:tc>
        <w:tc>
          <w:tcPr>
            <w:tcW w:w="5216" w:type="dxa"/>
          </w:tcPr>
          <w:p w:rsidR="00806D6F" w:rsidRDefault="00806D6F" w:rsidP="008268A7">
            <w:r>
              <w:t>One of enumeration values:</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UNAVAILABLE</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PREC10DEG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PREC0_01DEG</w:t>
            </w:r>
            <w:r w:rsidRPr="00806D6F">
              <w:rPr>
                <w:rFonts w:ascii="Consolas" w:hAnsi="Consolas" w:cs="Consolas"/>
                <w:color w:val="000000"/>
                <w:sz w:val="20"/>
                <w:szCs w:val="20"/>
              </w:rPr>
              <w:t>,</w:t>
            </w:r>
          </w:p>
          <w:p w:rsidR="00806D6F" w:rsidRPr="003E745F" w:rsidRDefault="00806D6F" w:rsidP="00AF2AED">
            <w:pPr>
              <w:pStyle w:val="ListParagraph"/>
              <w:numPr>
                <w:ilvl w:val="0"/>
                <w:numId w:val="34"/>
              </w:numPr>
            </w:pPr>
            <w:r w:rsidRPr="00806D6F">
              <w:rPr>
                <w:rFonts w:ascii="Consolas" w:hAnsi="Consolas" w:cs="Consolas"/>
                <w:b/>
                <w:bCs/>
                <w:i/>
                <w:iCs/>
                <w:color w:val="0000C0"/>
                <w:sz w:val="20"/>
                <w:szCs w:val="20"/>
              </w:rPr>
              <w:t>PREC0_0125DEG</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speed</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06D6F" w:rsidRDefault="00843213" w:rsidP="008268A7">
            <w:r>
              <w:t>One of enumeration values:</w:t>
            </w:r>
          </w:p>
          <w:p w:rsidR="00843213" w:rsidRPr="00843213" w:rsidRDefault="00843213" w:rsidP="00AF2AED">
            <w:pPr>
              <w:pStyle w:val="ListParagraph"/>
              <w:numPr>
                <w:ilvl w:val="0"/>
                <w:numId w:val="36"/>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PREC5MS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PREC0_05MS</w:t>
            </w:r>
            <w:r w:rsidRPr="00843213">
              <w:rPr>
                <w:rFonts w:ascii="Consolas" w:hAnsi="Consolas" w:cs="Consolas"/>
                <w:color w:val="000000"/>
                <w:sz w:val="20"/>
                <w:szCs w:val="20"/>
              </w:rPr>
              <w:t>,</w:t>
            </w:r>
          </w:p>
          <w:p w:rsidR="00843213" w:rsidRPr="003E745F" w:rsidRDefault="00843213" w:rsidP="00AF2AED">
            <w:pPr>
              <w:pStyle w:val="ListParagraph"/>
              <w:numPr>
                <w:ilvl w:val="0"/>
                <w:numId w:val="35"/>
              </w:numPr>
            </w:pPr>
            <w:r w:rsidRPr="00843213">
              <w:rPr>
                <w:rFonts w:ascii="Consolas" w:hAnsi="Consolas" w:cs="Consolas"/>
                <w:b/>
                <w:bCs/>
                <w:i/>
                <w:iCs/>
                <w:color w:val="0000C0"/>
                <w:sz w:val="20"/>
                <w:szCs w:val="20"/>
              </w:rPr>
              <w:t>PREC0_01MS</w:t>
            </w:r>
          </w:p>
        </w:tc>
      </w:tr>
      <w:tr w:rsidR="00806D6F" w:rsidRPr="003E745F" w:rsidTr="0033406E">
        <w:tc>
          <w:tcPr>
            <w:tcW w:w="1670" w:type="dxa"/>
          </w:tcPr>
          <w:p w:rsidR="00806D6F" w:rsidRPr="00806D6F" w:rsidRDefault="00806D6F" w:rsidP="008268A7">
            <w:pPr>
              <w:rPr>
                <w:rFonts w:ascii="Courier New" w:hAnsi="Courier New" w:cs="Courier New"/>
              </w:rPr>
            </w:pPr>
            <w:r w:rsidRPr="00806D6F">
              <w:rPr>
                <w:rFonts w:ascii="Courier New" w:hAnsi="Courier New" w:cs="Courier New"/>
              </w:rPr>
              <w:t>throttle</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43213" w:rsidRDefault="00843213" w:rsidP="008268A7">
            <w:pPr>
              <w:autoSpaceDE w:val="0"/>
              <w:autoSpaceDN w:val="0"/>
              <w:adjustRightInd w:val="0"/>
            </w:pPr>
            <w:r>
              <w:t>One of enumeration values:</w:t>
            </w:r>
          </w:p>
          <w:p w:rsidR="00843213" w:rsidRPr="00843213" w:rsidRDefault="00843213" w:rsidP="00AF2AED">
            <w:pPr>
              <w:pStyle w:val="ListParagraph"/>
              <w:numPr>
                <w:ilvl w:val="0"/>
                <w:numId w:val="38"/>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PREC0_5PERCENT</w:t>
            </w:r>
          </w:p>
          <w:p w:rsidR="00806D6F" w:rsidRPr="003E745F" w:rsidRDefault="00806D6F" w:rsidP="008268A7"/>
        </w:tc>
      </w:tr>
    </w:tbl>
    <w:p w:rsidR="00BA23A7" w:rsidRPr="00BA23A7" w:rsidRDefault="00BA23A7" w:rsidP="008268A7"/>
    <w:p w:rsidR="00D23963" w:rsidRDefault="00D23963" w:rsidP="008268A7">
      <w:pPr>
        <w:pStyle w:val="Heading2"/>
      </w:pPr>
      <w:bookmarkStart w:id="527" w:name="_J2735PathHistoryPoint"/>
      <w:bookmarkStart w:id="528" w:name="_Toc524363109"/>
      <w:bookmarkEnd w:id="527"/>
      <w:r w:rsidRPr="00750EEC">
        <w:t>J2735PathHistoryPoint</w:t>
      </w:r>
      <w:bookmarkEnd w:id="528"/>
    </w:p>
    <w:p w:rsidR="00D23963" w:rsidRDefault="00A0274F" w:rsidP="008268A7">
      <w:r>
        <w:t>The J2735PathHistoryPoint data frame is used to convey a single point in the path of an object (typically a motor vehicle) described as a sequence of such position points. The sequence and number of these points (defined in another data frame) is selected to convey the desired level of accuracy and precision required by the application.</w:t>
      </w:r>
    </w:p>
    <w:tbl>
      <w:tblPr>
        <w:tblStyle w:val="TableGrid"/>
        <w:tblW w:w="0" w:type="auto"/>
        <w:tblLook w:val="04A0" w:firstRow="1" w:lastRow="0" w:firstColumn="1" w:lastColumn="0" w:noHBand="0" w:noVBand="1"/>
      </w:tblPr>
      <w:tblGrid>
        <w:gridCol w:w="2122"/>
        <w:gridCol w:w="2957"/>
        <w:gridCol w:w="1161"/>
        <w:gridCol w:w="868"/>
        <w:gridCol w:w="1071"/>
        <w:gridCol w:w="1171"/>
      </w:tblGrid>
      <w:tr w:rsidR="00D23963" w:rsidRPr="006E5FF6" w:rsidTr="00EE21A8">
        <w:tc>
          <w:tcPr>
            <w:tcW w:w="2034" w:type="dxa"/>
          </w:tcPr>
          <w:p w:rsidR="00D23963" w:rsidRPr="006E5FF6" w:rsidRDefault="00D23963" w:rsidP="008268A7">
            <w:pPr>
              <w:rPr>
                <w:b/>
              </w:rPr>
            </w:pPr>
            <w:r w:rsidRPr="006E5FF6">
              <w:rPr>
                <w:b/>
              </w:rPr>
              <w:t>Name</w:t>
            </w:r>
          </w:p>
        </w:tc>
        <w:tc>
          <w:tcPr>
            <w:tcW w:w="3001" w:type="dxa"/>
          </w:tcPr>
          <w:p w:rsidR="00D23963" w:rsidRPr="006E5FF6" w:rsidRDefault="00D23963" w:rsidP="008268A7">
            <w:pPr>
              <w:rPr>
                <w:b/>
              </w:rPr>
            </w:pPr>
            <w:r w:rsidRPr="006E5FF6">
              <w:rPr>
                <w:b/>
              </w:rPr>
              <w:t>Type</w:t>
            </w:r>
          </w:p>
        </w:tc>
        <w:tc>
          <w:tcPr>
            <w:tcW w:w="1176" w:type="dxa"/>
          </w:tcPr>
          <w:p w:rsidR="00D23963" w:rsidRPr="006E5FF6" w:rsidRDefault="00D23963" w:rsidP="008268A7">
            <w:pPr>
              <w:rPr>
                <w:b/>
              </w:rPr>
            </w:pPr>
            <w:r w:rsidRPr="006E5FF6">
              <w:rPr>
                <w:b/>
              </w:rPr>
              <w:t>Description</w:t>
            </w:r>
          </w:p>
        </w:tc>
        <w:tc>
          <w:tcPr>
            <w:tcW w:w="868" w:type="dxa"/>
          </w:tcPr>
          <w:p w:rsidR="00D23963" w:rsidRPr="006E5FF6" w:rsidRDefault="00D23963" w:rsidP="008268A7">
            <w:pPr>
              <w:rPr>
                <w:b/>
              </w:rPr>
            </w:pPr>
            <w:r w:rsidRPr="006E5FF6">
              <w:rPr>
                <w:b/>
              </w:rPr>
              <w:t>Units</w:t>
            </w:r>
          </w:p>
        </w:tc>
        <w:tc>
          <w:tcPr>
            <w:tcW w:w="1085" w:type="dxa"/>
          </w:tcPr>
          <w:p w:rsidR="00D23963" w:rsidRPr="006E5FF6" w:rsidRDefault="00D23963" w:rsidP="008268A7">
            <w:pPr>
              <w:rPr>
                <w:b/>
              </w:rPr>
            </w:pPr>
            <w:r w:rsidRPr="006E5FF6">
              <w:rPr>
                <w:b/>
              </w:rPr>
              <w:t>Valid Min</w:t>
            </w:r>
          </w:p>
        </w:tc>
        <w:tc>
          <w:tcPr>
            <w:tcW w:w="1186" w:type="dxa"/>
          </w:tcPr>
          <w:p w:rsidR="00D23963" w:rsidRPr="006E5FF6" w:rsidRDefault="00D23963" w:rsidP="008268A7">
            <w:pPr>
              <w:rPr>
                <w:b/>
              </w:rPr>
            </w:pPr>
            <w:r w:rsidRPr="006E5FF6">
              <w:rPr>
                <w:b/>
              </w:rPr>
              <w:t>Valid Max</w:t>
            </w:r>
          </w:p>
        </w:tc>
      </w:tr>
      <w:tr w:rsidR="00D23963" w:rsidRPr="003E745F" w:rsidTr="00EE21A8">
        <w:tc>
          <w:tcPr>
            <w:tcW w:w="2034" w:type="dxa"/>
          </w:tcPr>
          <w:p w:rsidR="00D23963" w:rsidRPr="000D041D" w:rsidRDefault="0033406E" w:rsidP="008268A7">
            <w:pPr>
              <w:rPr>
                <w:rFonts w:ascii="Courier New" w:hAnsi="Courier New" w:cs="Courier New"/>
              </w:rPr>
            </w:pPr>
            <w:r w:rsidRPr="0033406E">
              <w:rPr>
                <w:rFonts w:ascii="Courier New" w:hAnsi="Courier New" w:cs="Courier New"/>
              </w:rPr>
              <w:t>latOffset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D23963" w:rsidRPr="000D041D" w:rsidRDefault="0033406E" w:rsidP="008268A7">
            <w:pPr>
              <w:rPr>
                <w:rFonts w:ascii="Courier New" w:hAnsi="Courier New" w:cs="Courier New"/>
              </w:rPr>
            </w:pPr>
            <w:r>
              <w:rPr>
                <w:rFonts w:ascii="Courier New" w:hAnsi="Courier New" w:cs="Courier New"/>
              </w:rPr>
              <w:t>decimal</w:t>
            </w:r>
          </w:p>
        </w:tc>
        <w:tc>
          <w:tcPr>
            <w:tcW w:w="1176" w:type="dxa"/>
          </w:tcPr>
          <w:p w:rsidR="00D23963" w:rsidRPr="003E745F" w:rsidRDefault="0033406E" w:rsidP="008268A7">
            <w:r>
              <w:t>Delta offset in l</w:t>
            </w:r>
            <w:r w:rsidRPr="0033406E">
              <w:t>at</w:t>
            </w:r>
            <w:r>
              <w:t>itude</w:t>
            </w:r>
            <w:r w:rsidRPr="0033406E">
              <w:t xml:space="preserve"> direction from the last point</w:t>
            </w:r>
          </w:p>
        </w:tc>
        <w:tc>
          <w:tcPr>
            <w:tcW w:w="868" w:type="dxa"/>
          </w:tcPr>
          <w:p w:rsidR="00D23963" w:rsidRPr="00EE21A8" w:rsidRDefault="00EE21A8" w:rsidP="008268A7">
            <w:r w:rsidRPr="00EE21A8">
              <w:t>degrees</w:t>
            </w:r>
          </w:p>
        </w:tc>
        <w:tc>
          <w:tcPr>
            <w:tcW w:w="1085" w:type="dxa"/>
          </w:tcPr>
          <w:p w:rsidR="00D23963" w:rsidRPr="003E745F" w:rsidRDefault="00EE21A8" w:rsidP="008268A7">
            <w:r>
              <w:t>-</w:t>
            </w:r>
            <w:r w:rsidRPr="00EE21A8">
              <w:t>0.0131071</w:t>
            </w:r>
          </w:p>
        </w:tc>
        <w:tc>
          <w:tcPr>
            <w:tcW w:w="1186" w:type="dxa"/>
          </w:tcPr>
          <w:p w:rsidR="00D23963" w:rsidRPr="003E745F" w:rsidRDefault="00EE21A8" w:rsidP="008268A7">
            <w:r>
              <w:t>+</w:t>
            </w:r>
            <w:r w:rsidRPr="00EE21A8">
              <w:t>0.0131071</w:t>
            </w:r>
          </w:p>
        </w:tc>
      </w:tr>
      <w:tr w:rsidR="00EE21A8" w:rsidRPr="003E745F" w:rsidTr="00EE21A8">
        <w:tc>
          <w:tcPr>
            <w:tcW w:w="2034" w:type="dxa"/>
          </w:tcPr>
          <w:p w:rsidR="00EE21A8" w:rsidRPr="000D041D" w:rsidRDefault="00EE21A8" w:rsidP="008268A7">
            <w:pPr>
              <w:rPr>
                <w:rFonts w:ascii="Courier New" w:hAnsi="Courier New" w:cs="Courier New"/>
              </w:rPr>
            </w:pPr>
            <w:r w:rsidRPr="0033406E">
              <w:rPr>
                <w:rFonts w:ascii="Courier New" w:hAnsi="Courier New" w:cs="Courier New"/>
              </w:rPr>
              <w:t>lonOffset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 xml:space="preserve">Delta offset in longitude </w:t>
            </w:r>
            <w:r w:rsidRPr="0033406E">
              <w:t xml:space="preserve">direction </w:t>
            </w:r>
            <w:r w:rsidRPr="0033406E">
              <w:lastRenderedPageBreak/>
              <w:t>from the last point</w:t>
            </w:r>
          </w:p>
        </w:tc>
        <w:tc>
          <w:tcPr>
            <w:tcW w:w="868" w:type="dxa"/>
          </w:tcPr>
          <w:p w:rsidR="00EE21A8" w:rsidRPr="00EE21A8" w:rsidRDefault="00EE21A8" w:rsidP="008268A7">
            <w:r w:rsidRPr="00EE21A8">
              <w:lastRenderedPageBreak/>
              <w:t>degrees</w:t>
            </w:r>
          </w:p>
        </w:tc>
        <w:tc>
          <w:tcPr>
            <w:tcW w:w="1085" w:type="dxa"/>
          </w:tcPr>
          <w:p w:rsidR="00EE21A8" w:rsidRPr="003E745F" w:rsidRDefault="00EE21A8" w:rsidP="008268A7">
            <w:r>
              <w:t>-</w:t>
            </w:r>
            <w:r w:rsidRPr="00EE21A8">
              <w:t>0.0131071</w:t>
            </w:r>
          </w:p>
        </w:tc>
        <w:tc>
          <w:tcPr>
            <w:tcW w:w="1186" w:type="dxa"/>
          </w:tcPr>
          <w:p w:rsidR="00EE21A8" w:rsidRPr="003E745F" w:rsidRDefault="00EE21A8" w:rsidP="008268A7">
            <w:r>
              <w:t>+</w:t>
            </w:r>
            <w:r w:rsidRPr="00EE21A8">
              <w:t>0.0131071</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V</w:t>
            </w:r>
            <w:r w:rsidRPr="00EE21A8">
              <w:t>ertical delta offset in the Z direction from the last point</w:t>
            </w:r>
          </w:p>
        </w:tc>
        <w:tc>
          <w:tcPr>
            <w:tcW w:w="868" w:type="dxa"/>
          </w:tcPr>
          <w:p w:rsidR="00EE21A8" w:rsidRPr="003E745F" w:rsidRDefault="00EE21A8" w:rsidP="008268A7">
            <w:r>
              <w:t>Meters vertical</w:t>
            </w:r>
          </w:p>
        </w:tc>
        <w:tc>
          <w:tcPr>
            <w:tcW w:w="1085" w:type="dxa"/>
          </w:tcPr>
          <w:p w:rsidR="00EE21A8" w:rsidRPr="003E745F" w:rsidRDefault="00EE21A8" w:rsidP="008268A7">
            <w:r>
              <w:t>-</w:t>
            </w:r>
            <w:r w:rsidRPr="00EE21A8">
              <w:t>204.7</w:t>
            </w:r>
          </w:p>
        </w:tc>
        <w:tc>
          <w:tcPr>
            <w:tcW w:w="1186" w:type="dxa"/>
          </w:tcPr>
          <w:p w:rsidR="00EE21A8" w:rsidRPr="003E745F" w:rsidRDefault="00EE21A8" w:rsidP="008268A7">
            <w:r>
              <w:t>+</w:t>
            </w:r>
            <w:r w:rsidRPr="00EE21A8">
              <w:t>204.7</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Offset backwards in time</w:t>
            </w:r>
          </w:p>
        </w:tc>
        <w:tc>
          <w:tcPr>
            <w:tcW w:w="868" w:type="dxa"/>
          </w:tcPr>
          <w:p w:rsidR="00EE21A8" w:rsidRPr="003E745F" w:rsidRDefault="00EE21A8" w:rsidP="008268A7">
            <w:r>
              <w:t>seconds</w:t>
            </w:r>
          </w:p>
        </w:tc>
        <w:tc>
          <w:tcPr>
            <w:tcW w:w="1085" w:type="dxa"/>
          </w:tcPr>
          <w:p w:rsidR="00EE21A8" w:rsidRPr="003E745F" w:rsidRDefault="00EE21A8" w:rsidP="008268A7">
            <w:r>
              <w:t>0.01</w:t>
            </w:r>
          </w:p>
        </w:tc>
        <w:tc>
          <w:tcPr>
            <w:tcW w:w="1186" w:type="dxa"/>
          </w:tcPr>
          <w:p w:rsidR="00EE21A8" w:rsidRPr="003E745F" w:rsidRDefault="00EE21A8" w:rsidP="008268A7">
            <w:r w:rsidRPr="00EE21A8">
              <w:t>655.34</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Speed over the reported period</w:t>
            </w:r>
          </w:p>
        </w:tc>
        <w:tc>
          <w:tcPr>
            <w:tcW w:w="868" w:type="dxa"/>
          </w:tcPr>
          <w:p w:rsidR="00EE21A8" w:rsidRPr="003E745F" w:rsidRDefault="00EE21A8" w:rsidP="008268A7">
            <w:r>
              <w:t>m/s</w:t>
            </w:r>
          </w:p>
        </w:tc>
        <w:tc>
          <w:tcPr>
            <w:tcW w:w="1085" w:type="dxa"/>
          </w:tcPr>
          <w:p w:rsidR="00EE21A8" w:rsidRPr="003E745F" w:rsidRDefault="00EE21A8" w:rsidP="008268A7">
            <w:r>
              <w:t>0</w:t>
            </w:r>
          </w:p>
        </w:tc>
        <w:tc>
          <w:tcPr>
            <w:tcW w:w="1186" w:type="dxa"/>
          </w:tcPr>
          <w:p w:rsidR="00EE21A8" w:rsidRPr="003E745F" w:rsidRDefault="00EE21A8" w:rsidP="008268A7">
            <w:r>
              <w:t>163.82</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posAccuracy</w:t>
            </w:r>
          </w:p>
        </w:tc>
        <w:tc>
          <w:tcPr>
            <w:tcW w:w="3001" w:type="dxa"/>
          </w:tcPr>
          <w:p w:rsidR="00EE21A8" w:rsidRDefault="001C3DDE" w:rsidP="008268A7">
            <w:pPr>
              <w:rPr>
                <w:rFonts w:ascii="Courier New" w:hAnsi="Courier New" w:cs="Courier New"/>
              </w:rPr>
            </w:pPr>
            <w:hyperlink w:anchor="_J2735PositionalAccuracy" w:history="1">
              <w:r w:rsidR="00EE21A8" w:rsidRPr="004302C8">
                <w:rPr>
                  <w:rStyle w:val="Hyperlink"/>
                  <w:rFonts w:ascii="Courier New" w:hAnsi="Courier New" w:cs="Courier New"/>
                </w:rPr>
                <w:t>J2735PositionalAccuracy</w:t>
              </w:r>
            </w:hyperlink>
          </w:p>
        </w:tc>
        <w:tc>
          <w:tcPr>
            <w:tcW w:w="1176" w:type="dxa"/>
          </w:tcPr>
          <w:p w:rsidR="00EE21A8" w:rsidRPr="003E745F" w:rsidRDefault="00EE21A8" w:rsidP="008268A7">
            <w:r>
              <w:t xml:space="preserve">The accuracy of position values. See section </w:t>
            </w:r>
            <w:r>
              <w:fldChar w:fldCharType="begin"/>
            </w:r>
            <w:r>
              <w:instrText xml:space="preserve"> REF _Ref511749998 \r \h </w:instrText>
            </w:r>
            <w:r>
              <w:fldChar w:fldCharType="separate"/>
            </w:r>
            <w:r w:rsidR="00B9778E">
              <w:t>6.5</w:t>
            </w:r>
            <w:r>
              <w:fldChar w:fldCharType="end"/>
            </w:r>
            <w:r>
              <w:t>.</w:t>
            </w:r>
          </w:p>
        </w:tc>
        <w:tc>
          <w:tcPr>
            <w:tcW w:w="868" w:type="dxa"/>
          </w:tcPr>
          <w:p w:rsidR="00EE21A8" w:rsidRPr="003E745F" w:rsidRDefault="00EE21A8" w:rsidP="008268A7">
            <w:r>
              <w:t>N/A</w:t>
            </w:r>
          </w:p>
        </w:tc>
        <w:tc>
          <w:tcPr>
            <w:tcW w:w="1085" w:type="dxa"/>
          </w:tcPr>
          <w:p w:rsidR="00EE21A8" w:rsidRPr="003E745F" w:rsidRDefault="00EE21A8" w:rsidP="008268A7">
            <w:r>
              <w:t>N/A</w:t>
            </w:r>
          </w:p>
        </w:tc>
        <w:tc>
          <w:tcPr>
            <w:tcW w:w="1186" w:type="dxa"/>
          </w:tcPr>
          <w:p w:rsidR="00EE21A8" w:rsidRPr="003E745F" w:rsidRDefault="00EE21A8" w:rsidP="008268A7">
            <w:r>
              <w:t>N/A</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Overall coarse heading</w:t>
            </w:r>
          </w:p>
        </w:tc>
        <w:tc>
          <w:tcPr>
            <w:tcW w:w="868" w:type="dxa"/>
          </w:tcPr>
          <w:p w:rsidR="00EE21A8" w:rsidRPr="003E745F" w:rsidRDefault="00EE21A8" w:rsidP="008268A7">
            <w:r>
              <w:t>degrees</w:t>
            </w:r>
          </w:p>
        </w:tc>
        <w:tc>
          <w:tcPr>
            <w:tcW w:w="1085" w:type="dxa"/>
          </w:tcPr>
          <w:p w:rsidR="00EE21A8" w:rsidRPr="003E745F" w:rsidRDefault="00EE21A8" w:rsidP="008268A7">
            <w:r>
              <w:t>0.0</w:t>
            </w:r>
          </w:p>
        </w:tc>
        <w:tc>
          <w:tcPr>
            <w:tcW w:w="1186" w:type="dxa"/>
          </w:tcPr>
          <w:p w:rsidR="00EE21A8" w:rsidRPr="003E745F" w:rsidRDefault="00EE21A8" w:rsidP="008268A7">
            <w:pPr>
              <w:keepNext/>
            </w:pPr>
            <w:r>
              <w:t>358.5</w:t>
            </w:r>
          </w:p>
        </w:tc>
      </w:tr>
    </w:tbl>
    <w:p w:rsidR="00D23963" w:rsidRDefault="00576C3B" w:rsidP="008268A7">
      <w:pPr>
        <w:pStyle w:val="Caption"/>
      </w:pPr>
      <w:r>
        <w:t xml:space="preserve">Table </w:t>
      </w:r>
      <w:fldSimple w:instr=" SEQ Table \* ARABIC ">
        <w:r w:rsidR="00B9778E">
          <w:rPr>
            <w:noProof/>
          </w:rPr>
          <w:t>45</w:t>
        </w:r>
      </w:fldSimple>
      <w:r>
        <w:t xml:space="preserve"> - </w:t>
      </w:r>
      <w:r w:rsidRPr="00E66E6D">
        <w:t>J2735PathHistoryPoint</w:t>
      </w:r>
    </w:p>
    <w:p w:rsidR="00D23963" w:rsidRDefault="00D23963" w:rsidP="008268A7">
      <w:pPr>
        <w:pStyle w:val="Heading2"/>
      </w:pPr>
      <w:bookmarkStart w:id="529" w:name="_J2735PrivilegedEvents"/>
      <w:bookmarkStart w:id="530" w:name="_Toc524363110"/>
      <w:bookmarkEnd w:id="529"/>
      <w:r w:rsidRPr="00EA5684">
        <w:t>J2735PrivilegedEvents</w:t>
      </w:r>
      <w:bookmarkEnd w:id="530"/>
    </w:p>
    <w:p w:rsidR="00D23963" w:rsidRDefault="004F613F" w:rsidP="008268A7">
      <w:r>
        <w:t>The J2735</w:t>
      </w:r>
      <w:r w:rsidRPr="004F613F">
        <w:t>PrivilegedEvents data frame provides a means to describe various public safety events. The information in this data frame (along with the BSM message in which it is sent) can be used to determine various aspects about the sender.</w:t>
      </w:r>
    </w:p>
    <w:tbl>
      <w:tblPr>
        <w:tblStyle w:val="TableGrid"/>
        <w:tblW w:w="0" w:type="auto"/>
        <w:tblLook w:val="04A0" w:firstRow="1" w:lastRow="0" w:firstColumn="1" w:lastColumn="0" w:noHBand="0" w:noVBand="1"/>
      </w:tblPr>
      <w:tblGrid>
        <w:gridCol w:w="1664"/>
        <w:gridCol w:w="2374"/>
        <w:gridCol w:w="1621"/>
        <w:gridCol w:w="1237"/>
        <w:gridCol w:w="1227"/>
        <w:gridCol w:w="1227"/>
      </w:tblGrid>
      <w:tr w:rsidR="00D23963" w:rsidRPr="006E5FF6" w:rsidTr="004F613F">
        <w:tc>
          <w:tcPr>
            <w:tcW w:w="1664" w:type="dxa"/>
          </w:tcPr>
          <w:p w:rsidR="00D23963" w:rsidRPr="006E5FF6" w:rsidRDefault="00D23963" w:rsidP="008268A7">
            <w:pPr>
              <w:rPr>
                <w:b/>
              </w:rPr>
            </w:pPr>
            <w:r w:rsidRPr="006E5FF6">
              <w:rPr>
                <w:b/>
              </w:rPr>
              <w:t>Name</w:t>
            </w:r>
          </w:p>
        </w:tc>
        <w:tc>
          <w:tcPr>
            <w:tcW w:w="2374" w:type="dxa"/>
          </w:tcPr>
          <w:p w:rsidR="00D23963" w:rsidRPr="006E5FF6" w:rsidRDefault="00D23963" w:rsidP="008268A7">
            <w:pPr>
              <w:rPr>
                <w:b/>
              </w:rPr>
            </w:pPr>
            <w:r w:rsidRPr="006E5FF6">
              <w:rPr>
                <w:b/>
              </w:rPr>
              <w:t>Type</w:t>
            </w:r>
          </w:p>
        </w:tc>
        <w:tc>
          <w:tcPr>
            <w:tcW w:w="1621" w:type="dxa"/>
          </w:tcPr>
          <w:p w:rsidR="00D23963" w:rsidRPr="006E5FF6" w:rsidRDefault="00D23963" w:rsidP="008268A7">
            <w:pPr>
              <w:rPr>
                <w:b/>
              </w:rPr>
            </w:pPr>
            <w:r w:rsidRPr="006E5FF6">
              <w:rPr>
                <w:b/>
              </w:rPr>
              <w:t>Description</w:t>
            </w:r>
          </w:p>
        </w:tc>
        <w:tc>
          <w:tcPr>
            <w:tcW w:w="1237" w:type="dxa"/>
          </w:tcPr>
          <w:p w:rsidR="00D23963" w:rsidRPr="006E5FF6" w:rsidRDefault="00D23963" w:rsidP="008268A7">
            <w:pPr>
              <w:rPr>
                <w:b/>
              </w:rPr>
            </w:pPr>
            <w:r w:rsidRPr="006E5FF6">
              <w:rPr>
                <w:b/>
              </w:rPr>
              <w:t>Units</w:t>
            </w:r>
          </w:p>
        </w:tc>
        <w:tc>
          <w:tcPr>
            <w:tcW w:w="1227" w:type="dxa"/>
          </w:tcPr>
          <w:p w:rsidR="00D23963" w:rsidRPr="006E5FF6" w:rsidRDefault="00D23963" w:rsidP="008268A7">
            <w:pPr>
              <w:rPr>
                <w:b/>
              </w:rPr>
            </w:pPr>
            <w:r w:rsidRPr="006E5FF6">
              <w:rPr>
                <w:b/>
              </w:rPr>
              <w:t>Valid Min</w:t>
            </w:r>
          </w:p>
        </w:tc>
        <w:tc>
          <w:tcPr>
            <w:tcW w:w="1227" w:type="dxa"/>
          </w:tcPr>
          <w:p w:rsidR="00D23963" w:rsidRPr="006E5FF6" w:rsidRDefault="00D23963" w:rsidP="008268A7">
            <w:pPr>
              <w:rPr>
                <w:b/>
              </w:rPr>
            </w:pPr>
            <w:r w:rsidRPr="006E5FF6">
              <w:rPr>
                <w:b/>
              </w:rPr>
              <w:t>Valid Max</w:t>
            </w:r>
          </w:p>
        </w:tc>
      </w:tr>
      <w:tr w:rsidR="004F613F" w:rsidRPr="003E745F" w:rsidTr="004F613F">
        <w:tc>
          <w:tcPr>
            <w:tcW w:w="1664" w:type="dxa"/>
          </w:tcPr>
          <w:p w:rsidR="004F613F" w:rsidRPr="000D041D" w:rsidRDefault="004F613F" w:rsidP="008268A7">
            <w:pPr>
              <w:rPr>
                <w:rFonts w:ascii="Courier New" w:hAnsi="Courier New" w:cs="Courier New"/>
              </w:rPr>
            </w:pPr>
            <w:r w:rsidRPr="004F613F">
              <w:rPr>
                <w:rFonts w:ascii="Courier New" w:hAnsi="Courier New" w:cs="Courier New"/>
              </w:rPr>
              <w:t>sspRights</w:t>
            </w:r>
          </w:p>
        </w:tc>
        <w:tc>
          <w:tcPr>
            <w:tcW w:w="2374" w:type="dxa"/>
          </w:tcPr>
          <w:p w:rsidR="004F613F" w:rsidRPr="000D041D" w:rsidRDefault="004F613F" w:rsidP="008268A7">
            <w:pPr>
              <w:rPr>
                <w:rFonts w:ascii="Courier New" w:hAnsi="Courier New" w:cs="Courier New"/>
              </w:rPr>
            </w:pPr>
            <w:r>
              <w:rPr>
                <w:rFonts w:ascii="Courier New" w:hAnsi="Courier New" w:cs="Courier New"/>
              </w:rPr>
              <w:t>integer</w:t>
            </w:r>
          </w:p>
        </w:tc>
        <w:tc>
          <w:tcPr>
            <w:tcW w:w="1621" w:type="dxa"/>
          </w:tcPr>
          <w:p w:rsidR="004F613F" w:rsidRPr="003E745F" w:rsidRDefault="004F613F" w:rsidP="008268A7">
            <w:r w:rsidRPr="004F613F">
              <w:t>CERT SSP Privilege Details</w:t>
            </w:r>
            <w:r>
              <w:t xml:space="preserve">. </w:t>
            </w:r>
            <w:r w:rsidRPr="00216203">
              <w:t>The SSP index is used to control the data elements that follow the occurrence of the index.</w:t>
            </w:r>
          </w:p>
        </w:tc>
        <w:tc>
          <w:tcPr>
            <w:tcW w:w="1237" w:type="dxa"/>
          </w:tcPr>
          <w:p w:rsidR="004F613F" w:rsidRPr="00216203" w:rsidRDefault="004F613F" w:rsidP="008268A7">
            <w:r w:rsidRPr="00216203">
              <w:t>N/A</w:t>
            </w:r>
          </w:p>
        </w:tc>
        <w:tc>
          <w:tcPr>
            <w:tcW w:w="1227" w:type="dxa"/>
          </w:tcPr>
          <w:p w:rsidR="004F613F" w:rsidRPr="003E745F" w:rsidRDefault="004F613F" w:rsidP="008268A7">
            <w:r>
              <w:t>0</w:t>
            </w:r>
          </w:p>
        </w:tc>
        <w:tc>
          <w:tcPr>
            <w:tcW w:w="1227" w:type="dxa"/>
          </w:tcPr>
          <w:p w:rsidR="004F613F" w:rsidRPr="003E745F" w:rsidRDefault="004F613F" w:rsidP="008268A7">
            <w:pPr>
              <w:keepNext/>
            </w:pPr>
            <w:r>
              <w:t>31</w:t>
            </w:r>
          </w:p>
        </w:tc>
      </w:tr>
    </w:tbl>
    <w:p w:rsidR="00D23963" w:rsidRDefault="004F613F" w:rsidP="008268A7">
      <w:pPr>
        <w:pStyle w:val="Caption"/>
      </w:pPr>
      <w:r>
        <w:t xml:space="preserve">Table </w:t>
      </w:r>
      <w:fldSimple w:instr=" SEQ Table \* ARABIC ">
        <w:r w:rsidR="00B9778E">
          <w:rPr>
            <w:noProof/>
          </w:rPr>
          <w:t>46</w:t>
        </w:r>
      </w:fldSimple>
      <w:r>
        <w:t xml:space="preserve"> - </w:t>
      </w:r>
      <w:r w:rsidRPr="00466509">
        <w:t>J2735PrivilegedEvents</w:t>
      </w:r>
      <w:r>
        <w:t xml:space="preserve"> (1)</w:t>
      </w:r>
    </w:p>
    <w:p w:rsidR="004F613F" w:rsidRPr="004F613F" w:rsidRDefault="004F613F" w:rsidP="008268A7">
      <w:pPr>
        <w:rPr>
          <w:lang w:eastAsia="ja-JP"/>
        </w:rPr>
      </w:pPr>
    </w:p>
    <w:tbl>
      <w:tblPr>
        <w:tblStyle w:val="TableGrid"/>
        <w:tblW w:w="0" w:type="auto"/>
        <w:tblLook w:val="04A0" w:firstRow="1" w:lastRow="0" w:firstColumn="1" w:lastColumn="0" w:noHBand="0" w:noVBand="1"/>
      </w:tblPr>
      <w:tblGrid>
        <w:gridCol w:w="1249"/>
        <w:gridCol w:w="2385"/>
        <w:gridCol w:w="5716"/>
      </w:tblGrid>
      <w:tr w:rsidR="004F613F" w:rsidRPr="003E745F" w:rsidTr="004F613F">
        <w:tc>
          <w:tcPr>
            <w:tcW w:w="1249" w:type="dxa"/>
          </w:tcPr>
          <w:p w:rsidR="004F613F" w:rsidRPr="006E5FF6" w:rsidRDefault="004F613F" w:rsidP="008268A7">
            <w:pPr>
              <w:rPr>
                <w:b/>
              </w:rPr>
            </w:pPr>
            <w:r w:rsidRPr="006E5FF6">
              <w:rPr>
                <w:b/>
              </w:rPr>
              <w:t>Name</w:t>
            </w:r>
          </w:p>
        </w:tc>
        <w:tc>
          <w:tcPr>
            <w:tcW w:w="2385" w:type="dxa"/>
          </w:tcPr>
          <w:p w:rsidR="004F613F" w:rsidRPr="006E5FF6" w:rsidRDefault="004F613F" w:rsidP="008268A7">
            <w:pPr>
              <w:rPr>
                <w:b/>
              </w:rPr>
            </w:pPr>
            <w:r w:rsidRPr="006E5FF6">
              <w:rPr>
                <w:b/>
              </w:rPr>
              <w:t>Type</w:t>
            </w:r>
          </w:p>
        </w:tc>
        <w:tc>
          <w:tcPr>
            <w:tcW w:w="5716" w:type="dxa"/>
          </w:tcPr>
          <w:p w:rsidR="004F613F" w:rsidRPr="006E5FF6" w:rsidRDefault="004F613F" w:rsidP="008268A7">
            <w:pPr>
              <w:rPr>
                <w:b/>
              </w:rPr>
            </w:pPr>
            <w:r w:rsidRPr="006E5FF6">
              <w:rPr>
                <w:b/>
              </w:rPr>
              <w:t>Description</w:t>
            </w:r>
          </w:p>
        </w:tc>
      </w:tr>
      <w:tr w:rsidR="004F613F" w:rsidRPr="003E745F" w:rsidTr="004F613F">
        <w:tc>
          <w:tcPr>
            <w:tcW w:w="1249"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2385" w:type="dxa"/>
          </w:tcPr>
          <w:p w:rsidR="004F613F" w:rsidRPr="000D041D" w:rsidRDefault="001C3DDE" w:rsidP="008268A7">
            <w:pPr>
              <w:rPr>
                <w:rFonts w:ascii="Courier New" w:hAnsi="Courier New" w:cs="Courier New"/>
              </w:rPr>
            </w:pPr>
            <w:hyperlink w:anchor="_J2735BitString" w:history="1">
              <w:r w:rsidR="004F613F" w:rsidRPr="00D47416">
                <w:rPr>
                  <w:rStyle w:val="Hyperlink"/>
                  <w:rFonts w:ascii="Courier New" w:hAnsi="Courier New" w:cs="Courier New"/>
                </w:rPr>
                <w:t>J2735BitString</w:t>
              </w:r>
            </w:hyperlink>
          </w:p>
        </w:tc>
        <w:tc>
          <w:tcPr>
            <w:tcW w:w="5716" w:type="dxa"/>
          </w:tcPr>
          <w:p w:rsidR="004F613F" w:rsidRDefault="004F613F" w:rsidP="008268A7">
            <w:r w:rsidRPr="004F613F">
              <w:t>The active event list</w:t>
            </w:r>
            <w:r>
              <w:t>. A Boolean dictionary of the following indicators:</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rsidR="004F613F" w:rsidRDefault="004F613F" w:rsidP="00AF2AED">
            <w:pPr>
              <w:pStyle w:val="ListParagraph"/>
              <w:numPr>
                <w:ilvl w:val="0"/>
                <w:numId w:val="19"/>
              </w:numPr>
              <w:spacing w:before="120"/>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rsidR="004F613F" w:rsidRPr="003E745F" w:rsidRDefault="004F613F" w:rsidP="00AF2AED">
            <w:pPr>
              <w:pStyle w:val="ListParagraph"/>
              <w:keepNext/>
              <w:numPr>
                <w:ilvl w:val="1"/>
                <w:numId w:val="19"/>
              </w:numPr>
              <w:spacing w:before="120"/>
            </w:pPr>
            <w:r w:rsidRPr="00823070">
              <w:rPr>
                <w:rFonts w:ascii="Courier New" w:hAnsi="Courier New" w:cs="Courier New"/>
                <w:color w:val="000000"/>
                <w:sz w:val="20"/>
                <w:szCs w:val="20"/>
              </w:rPr>
              <w:t>peNonEmergencySoundActive</w:t>
            </w:r>
          </w:p>
        </w:tc>
      </w:tr>
    </w:tbl>
    <w:p w:rsidR="00B2200E" w:rsidRDefault="004F613F" w:rsidP="008268A7">
      <w:pPr>
        <w:pStyle w:val="Caption"/>
      </w:pPr>
      <w:r>
        <w:t xml:space="preserve">Table </w:t>
      </w:r>
      <w:fldSimple w:instr=" SEQ Table \* ARABIC ">
        <w:r w:rsidR="00B9778E">
          <w:rPr>
            <w:noProof/>
          </w:rPr>
          <w:t>47</w:t>
        </w:r>
      </w:fldSimple>
      <w:r>
        <w:t xml:space="preserve"> - J2735PrivilegedEvents (2</w:t>
      </w:r>
      <w:r w:rsidRPr="0091276D">
        <w:t>)</w:t>
      </w:r>
    </w:p>
    <w:p w:rsidR="00D23963" w:rsidRDefault="00D23963" w:rsidP="008268A7"/>
    <w:p w:rsidR="00D23963" w:rsidRDefault="00D23963" w:rsidP="008268A7"/>
    <w:p w:rsidR="00D23963" w:rsidRDefault="00D23963" w:rsidP="008268A7">
      <w:pPr>
        <w:pStyle w:val="Heading2"/>
      </w:pPr>
      <w:bookmarkStart w:id="531" w:name="_J2735Extent"/>
      <w:bookmarkStart w:id="532" w:name="_J2735PivotPointDescription"/>
      <w:bookmarkStart w:id="533" w:name="_Toc524363111"/>
      <w:bookmarkEnd w:id="531"/>
      <w:bookmarkEnd w:id="532"/>
      <w:r w:rsidRPr="00D359EF">
        <w:t>J2735PivotPointDescription</w:t>
      </w:r>
      <w:bookmarkEnd w:id="533"/>
    </w:p>
    <w:p w:rsidR="00D23963" w:rsidRDefault="00E245F8" w:rsidP="008268A7">
      <w:r>
        <w:t>The J2735</w:t>
      </w:r>
      <w:r w:rsidRPr="00E245F8">
        <w:t>PivotPointDescription data frame is used to describe the geometric relationship between a vehicle and a trailer; or a dolly and another object to which it is connected.</w:t>
      </w:r>
    </w:p>
    <w:tbl>
      <w:tblPr>
        <w:tblStyle w:val="TableGrid"/>
        <w:tblW w:w="0" w:type="auto"/>
        <w:tblLook w:val="04A0" w:firstRow="1" w:lastRow="0" w:firstColumn="1" w:lastColumn="0" w:noHBand="0" w:noVBand="1"/>
      </w:tblPr>
      <w:tblGrid>
        <w:gridCol w:w="1851"/>
        <w:gridCol w:w="2116"/>
        <w:gridCol w:w="1546"/>
        <w:gridCol w:w="1265"/>
        <w:gridCol w:w="1232"/>
        <w:gridCol w:w="1340"/>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This gives a +- 10m range from the edge of the outline measured from the edge of the length of this unit a negative value is offset to inside the units a positive value is offset beyond the unit</w:t>
            </w:r>
          </w:p>
        </w:tc>
        <w:tc>
          <w:tcPr>
            <w:tcW w:w="1797" w:type="dxa"/>
          </w:tcPr>
          <w:p w:rsidR="00D23963" w:rsidRPr="00E245F8" w:rsidRDefault="00E245F8" w:rsidP="008268A7">
            <w:r w:rsidRPr="00E245F8">
              <w:t>meters</w:t>
            </w:r>
          </w:p>
        </w:tc>
        <w:tc>
          <w:tcPr>
            <w:tcW w:w="1791" w:type="dxa"/>
          </w:tcPr>
          <w:p w:rsidR="00D23963" w:rsidRPr="003E745F" w:rsidRDefault="00E245F8" w:rsidP="008268A7">
            <w:r>
              <w:t>-10.23</w:t>
            </w:r>
          </w:p>
        </w:tc>
        <w:tc>
          <w:tcPr>
            <w:tcW w:w="1791" w:type="dxa"/>
          </w:tcPr>
          <w:p w:rsidR="00D23963" w:rsidRPr="003E745F" w:rsidRDefault="00E245F8" w:rsidP="008268A7">
            <w:r>
              <w:t>+10.23</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 xml:space="preserve">Measured between the center-line of </w:t>
            </w:r>
            <w:r>
              <w:lastRenderedPageBreak/>
              <w:t>this unit and the unit ahead which is pulling it. This value is required to project the units relative position.</w:t>
            </w:r>
          </w:p>
        </w:tc>
        <w:tc>
          <w:tcPr>
            <w:tcW w:w="1797" w:type="dxa"/>
          </w:tcPr>
          <w:p w:rsidR="00D23963" w:rsidRPr="003E745F" w:rsidRDefault="00E245F8" w:rsidP="008268A7">
            <w:r>
              <w:lastRenderedPageBreak/>
              <w:t>degrees</w:t>
            </w:r>
          </w:p>
        </w:tc>
        <w:tc>
          <w:tcPr>
            <w:tcW w:w="1791" w:type="dxa"/>
          </w:tcPr>
          <w:p w:rsidR="00D23963" w:rsidRPr="003E745F" w:rsidRDefault="00E245F8" w:rsidP="008268A7">
            <w:r>
              <w:t>0</w:t>
            </w:r>
          </w:p>
        </w:tc>
        <w:tc>
          <w:tcPr>
            <w:tcW w:w="1791" w:type="dxa"/>
          </w:tcPr>
          <w:p w:rsidR="00D23963" w:rsidRPr="003E745F" w:rsidRDefault="00E245F8" w:rsidP="008268A7">
            <w:r w:rsidRPr="00E245F8">
              <w:t>359.9875</w:t>
            </w:r>
          </w:p>
        </w:tc>
      </w:tr>
      <w:tr w:rsidR="00E245F8" w:rsidRPr="003E745F" w:rsidTr="00D23963">
        <w:tc>
          <w:tcPr>
            <w:tcW w:w="1931" w:type="dxa"/>
          </w:tcPr>
          <w:p w:rsidR="00E245F8" w:rsidRPr="00E245F8" w:rsidRDefault="00E245F8" w:rsidP="008268A7">
            <w:pPr>
              <w:rPr>
                <w:rFonts w:ascii="Courier New" w:hAnsi="Courier New" w:cs="Courier New"/>
              </w:rPr>
            </w:pPr>
            <w:r w:rsidRPr="00E245F8">
              <w:rPr>
                <w:rFonts w:ascii="Courier New" w:hAnsi="Courier New" w:cs="Courier New"/>
              </w:rPr>
              <w:t>pivots</w:t>
            </w:r>
          </w:p>
        </w:tc>
        <w:tc>
          <w:tcPr>
            <w:tcW w:w="3649" w:type="dxa"/>
          </w:tcPr>
          <w:p w:rsidR="00E245F8" w:rsidRPr="000D041D" w:rsidRDefault="00E245F8" w:rsidP="008268A7">
            <w:pPr>
              <w:rPr>
                <w:rFonts w:ascii="Courier New" w:hAnsi="Courier New" w:cs="Courier New"/>
              </w:rPr>
            </w:pPr>
            <w:r>
              <w:rPr>
                <w:rFonts w:ascii="Courier New" w:hAnsi="Courier New" w:cs="Courier New"/>
              </w:rPr>
              <w:t>Boolean</w:t>
            </w:r>
          </w:p>
        </w:tc>
        <w:tc>
          <w:tcPr>
            <w:tcW w:w="1991" w:type="dxa"/>
          </w:tcPr>
          <w:p w:rsidR="00E245F8" w:rsidRPr="003E745F" w:rsidRDefault="00E245F8" w:rsidP="008268A7">
            <w:r w:rsidRPr="00E245F8">
              <w:rPr>
                <w:i/>
              </w:rPr>
              <w:t>true</w:t>
            </w:r>
            <w:r w:rsidRPr="00E245F8">
              <w:t xml:space="preserve"> if this unit can rotate about the pivot connection point</w:t>
            </w:r>
            <w:r>
              <w:t>.</w:t>
            </w:r>
          </w:p>
        </w:tc>
        <w:tc>
          <w:tcPr>
            <w:tcW w:w="1797" w:type="dxa"/>
          </w:tcPr>
          <w:p w:rsidR="00E245F8" w:rsidRPr="003E745F" w:rsidRDefault="00E245F8" w:rsidP="008268A7">
            <w:r>
              <w:rPr>
                <w:rFonts w:ascii="Courier New" w:hAnsi="Courier New" w:cs="Courier New"/>
              </w:rPr>
              <w:t>N/A</w:t>
            </w:r>
          </w:p>
        </w:tc>
        <w:tc>
          <w:tcPr>
            <w:tcW w:w="1791" w:type="dxa"/>
          </w:tcPr>
          <w:p w:rsidR="00E245F8" w:rsidRPr="003E745F" w:rsidRDefault="00E245F8" w:rsidP="008268A7">
            <w:r>
              <w:rPr>
                <w:rFonts w:ascii="Courier New" w:hAnsi="Courier New" w:cs="Courier New"/>
              </w:rPr>
              <w:t>false</w:t>
            </w:r>
          </w:p>
        </w:tc>
        <w:tc>
          <w:tcPr>
            <w:tcW w:w="1791" w:type="dxa"/>
          </w:tcPr>
          <w:p w:rsidR="00E245F8" w:rsidRPr="003E745F" w:rsidRDefault="00E245F8" w:rsidP="008268A7">
            <w:pPr>
              <w:keepNext/>
            </w:pPr>
            <w:r>
              <w:rPr>
                <w:rFonts w:ascii="Courier New" w:hAnsi="Courier New" w:cs="Courier New"/>
              </w:rPr>
              <w:t>true</w:t>
            </w:r>
          </w:p>
        </w:tc>
      </w:tr>
    </w:tbl>
    <w:p w:rsidR="00D23963" w:rsidRDefault="00E245F8" w:rsidP="008268A7">
      <w:pPr>
        <w:pStyle w:val="Caption"/>
      </w:pPr>
      <w:r>
        <w:t xml:space="preserve">Table </w:t>
      </w:r>
      <w:fldSimple w:instr=" SEQ Table \* ARABIC ">
        <w:r w:rsidR="00B9778E">
          <w:rPr>
            <w:noProof/>
          </w:rPr>
          <w:t>48</w:t>
        </w:r>
      </w:fldSimple>
      <w:r>
        <w:t xml:space="preserve"> - </w:t>
      </w:r>
      <w:r w:rsidRPr="0024534E">
        <w:t>J2735PivotPointDescription</w:t>
      </w:r>
    </w:p>
    <w:p w:rsidR="00D23963" w:rsidRDefault="00D23963" w:rsidP="008268A7">
      <w:pPr>
        <w:pStyle w:val="Heading2"/>
      </w:pPr>
      <w:bookmarkStart w:id="534" w:name="_J2735TrailerUnitDescription"/>
      <w:bookmarkStart w:id="535" w:name="_Toc524363112"/>
      <w:bookmarkEnd w:id="534"/>
      <w:r w:rsidRPr="00623372">
        <w:t>J2735TrailerUnitDescription</w:t>
      </w:r>
      <w:bookmarkEnd w:id="535"/>
    </w:p>
    <w:p w:rsidR="00D23963" w:rsidRDefault="00242686" w:rsidP="008268A7">
      <w:r>
        <w:t>The J2735</w:t>
      </w:r>
      <w:r w:rsidRPr="00242686">
        <w:t>TrailerUnitDescription data frame provides a physical description for one trailer or a dolly element (called a unit), including details of how it connects with other elements fore and aft.</w:t>
      </w:r>
    </w:p>
    <w:p w:rsidR="00242686" w:rsidRDefault="00242686" w:rsidP="008268A7"/>
    <w:tbl>
      <w:tblPr>
        <w:tblStyle w:val="TableGrid"/>
        <w:tblW w:w="9355" w:type="dxa"/>
        <w:tblLook w:val="04A0" w:firstRow="1" w:lastRow="0" w:firstColumn="1" w:lastColumn="0" w:noHBand="0" w:noVBand="1"/>
      </w:tblPr>
      <w:tblGrid>
        <w:gridCol w:w="2329"/>
        <w:gridCol w:w="3649"/>
        <w:gridCol w:w="3377"/>
      </w:tblGrid>
      <w:tr w:rsidR="00242686" w:rsidRPr="006E5FF6" w:rsidTr="00242686">
        <w:tc>
          <w:tcPr>
            <w:tcW w:w="2197" w:type="dxa"/>
          </w:tcPr>
          <w:p w:rsidR="00242686" w:rsidRPr="006E5FF6" w:rsidRDefault="00242686" w:rsidP="008268A7">
            <w:pPr>
              <w:rPr>
                <w:b/>
              </w:rPr>
            </w:pPr>
            <w:r w:rsidRPr="006E5FF6">
              <w:rPr>
                <w:b/>
              </w:rPr>
              <w:t>Name</w:t>
            </w:r>
          </w:p>
        </w:tc>
        <w:tc>
          <w:tcPr>
            <w:tcW w:w="3649" w:type="dxa"/>
          </w:tcPr>
          <w:p w:rsidR="00242686" w:rsidRPr="006E5FF6" w:rsidRDefault="00242686" w:rsidP="008268A7">
            <w:pPr>
              <w:rPr>
                <w:b/>
              </w:rPr>
            </w:pPr>
            <w:r w:rsidRPr="006E5FF6">
              <w:rPr>
                <w:b/>
              </w:rPr>
              <w:t>Type</w:t>
            </w:r>
          </w:p>
        </w:tc>
        <w:tc>
          <w:tcPr>
            <w:tcW w:w="3509" w:type="dxa"/>
          </w:tcPr>
          <w:p w:rsidR="00242686" w:rsidRPr="006E5FF6" w:rsidRDefault="00242686" w:rsidP="008268A7">
            <w:pPr>
              <w:rPr>
                <w:b/>
              </w:rPr>
            </w:pPr>
            <w:r w:rsidRPr="006E5FF6">
              <w:rPr>
                <w:b/>
              </w:rPr>
              <w:t>Description</w:t>
            </w:r>
          </w:p>
        </w:tc>
      </w:tr>
      <w:tr w:rsidR="00242686" w:rsidRPr="003E745F" w:rsidTr="00242686">
        <w:tc>
          <w:tcPr>
            <w:tcW w:w="2197" w:type="dxa"/>
          </w:tcPr>
          <w:p w:rsidR="00242686" w:rsidRPr="000D041D" w:rsidRDefault="00242686" w:rsidP="008268A7">
            <w:pPr>
              <w:rPr>
                <w:rFonts w:ascii="Courier New" w:hAnsi="Courier New" w:cs="Courier New"/>
              </w:rPr>
            </w:pPr>
            <w:r w:rsidRPr="00E245F8">
              <w:rPr>
                <w:rFonts w:ascii="Courier New" w:hAnsi="Courier New" w:cs="Courier New"/>
              </w:rPr>
              <w:t>isDolly</w:t>
            </w:r>
          </w:p>
        </w:tc>
        <w:tc>
          <w:tcPr>
            <w:tcW w:w="3649" w:type="dxa"/>
          </w:tcPr>
          <w:p w:rsidR="00242686" w:rsidRPr="000D041D" w:rsidRDefault="00242686" w:rsidP="008268A7">
            <w:pPr>
              <w:rPr>
                <w:rFonts w:ascii="Courier New" w:hAnsi="Courier New" w:cs="Courier New"/>
              </w:rPr>
            </w:pPr>
            <w:r>
              <w:rPr>
                <w:rFonts w:ascii="Courier New" w:hAnsi="Courier New" w:cs="Courier New"/>
              </w:rPr>
              <w:t>Boolean</w:t>
            </w:r>
          </w:p>
        </w:tc>
        <w:tc>
          <w:tcPr>
            <w:tcW w:w="3509" w:type="dxa"/>
          </w:tcPr>
          <w:p w:rsidR="00242686" w:rsidRPr="003E745F" w:rsidRDefault="00242686" w:rsidP="008268A7">
            <w:r>
              <w:t>I</w:t>
            </w:r>
            <w:r w:rsidRPr="00E245F8">
              <w:t xml:space="preserve">f </w:t>
            </w:r>
            <w:r w:rsidRPr="00E245F8">
              <w:rPr>
                <w:rFonts w:ascii="Courier New" w:hAnsi="Courier New" w:cs="Courier New"/>
              </w:rPr>
              <w:t>false</w:t>
            </w:r>
            <w:r w:rsidRPr="00E245F8">
              <w:t xml:space="preserve"> this is a trailer</w:t>
            </w:r>
          </w:p>
        </w:tc>
      </w:tr>
      <w:tr w:rsidR="00242686" w:rsidRPr="003E745F" w:rsidTr="00242686">
        <w:tc>
          <w:tcPr>
            <w:tcW w:w="2197" w:type="dxa"/>
          </w:tcPr>
          <w:p w:rsidR="00242686" w:rsidRPr="00E245F8" w:rsidRDefault="00242686" w:rsidP="008268A7">
            <w:pPr>
              <w:rPr>
                <w:rFonts w:ascii="Courier New" w:hAnsi="Courier New" w:cs="Courier New"/>
              </w:rPr>
            </w:pPr>
            <w:r w:rsidRPr="004F4BD6">
              <w:rPr>
                <w:rFonts w:ascii="Courier New" w:hAnsi="Courier New" w:cs="Courier New"/>
              </w:rPr>
              <w:t>bumperHeights</w:t>
            </w:r>
          </w:p>
        </w:tc>
        <w:tc>
          <w:tcPr>
            <w:tcW w:w="3649" w:type="dxa"/>
          </w:tcPr>
          <w:p w:rsidR="00242686" w:rsidRPr="000D041D" w:rsidRDefault="001C3DDE" w:rsidP="008268A7">
            <w:pPr>
              <w:rPr>
                <w:rFonts w:ascii="Courier New" w:hAnsi="Courier New" w:cs="Courier New"/>
              </w:rPr>
            </w:pPr>
            <w:hyperlink w:anchor="_J2735BumperHeights" w:history="1">
              <w:r w:rsidR="00242686" w:rsidRPr="00763A9D">
                <w:rPr>
                  <w:rStyle w:val="Hyperlink"/>
                  <w:rFonts w:ascii="Courier New" w:hAnsi="Courier New" w:cs="Courier New"/>
                </w:rPr>
                <w:t>J2735BumperHeights</w:t>
              </w:r>
            </w:hyperlink>
          </w:p>
        </w:tc>
        <w:tc>
          <w:tcPr>
            <w:tcW w:w="3509" w:type="dxa"/>
          </w:tcPr>
          <w:p w:rsidR="00242686" w:rsidRPr="003E745F" w:rsidRDefault="00242686" w:rsidP="008268A7">
            <w:pPr>
              <w:keepNext/>
            </w:pPr>
            <w:r>
              <w:t>C</w:t>
            </w:r>
            <w:r w:rsidRPr="005C5E6E">
              <w:t>onveys the height of the front and rear bumper of the trailers.</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frontPivot</w:t>
            </w:r>
          </w:p>
        </w:tc>
        <w:tc>
          <w:tcPr>
            <w:tcW w:w="3649" w:type="dxa"/>
          </w:tcPr>
          <w:p w:rsidR="00242686" w:rsidRPr="000D041D" w:rsidRDefault="001C3DDE"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rearPivot</w:t>
            </w:r>
          </w:p>
        </w:tc>
        <w:tc>
          <w:tcPr>
            <w:tcW w:w="3649" w:type="dxa"/>
          </w:tcPr>
          <w:p w:rsidR="00242686" w:rsidRPr="000D041D" w:rsidRDefault="001C3DDE"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positionOffset</w:t>
            </w:r>
          </w:p>
        </w:tc>
        <w:tc>
          <w:tcPr>
            <w:tcW w:w="3649" w:type="dxa"/>
          </w:tcPr>
          <w:p w:rsidR="00242686" w:rsidRDefault="001C3DDE" w:rsidP="008268A7">
            <w:hyperlink w:anchor="_J2735Node_XY" w:history="1">
              <w:r w:rsidR="00242686" w:rsidRPr="0023492A">
                <w:rPr>
                  <w:rStyle w:val="Hyperlink"/>
                </w:rPr>
                <w:t>J2735Node_XY</w:t>
              </w:r>
            </w:hyperlink>
          </w:p>
        </w:tc>
        <w:tc>
          <w:tcPr>
            <w:tcW w:w="3509" w:type="dxa"/>
          </w:tcPr>
          <w:p w:rsidR="00242686" w:rsidRPr="0023492A" w:rsidRDefault="00242686" w:rsidP="008268A7">
            <w:r w:rsidRPr="0023492A">
              <w:t>Current Position relative to the hauling Vehicle</w:t>
            </w:r>
            <w:r>
              <w:t xml:space="preserve"> – x-y 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242686" w:rsidRPr="0023492A" w:rsidRDefault="00242686" w:rsidP="008268A7">
            <w:r>
              <w:t>decimal</w:t>
            </w:r>
          </w:p>
        </w:tc>
        <w:tc>
          <w:tcPr>
            <w:tcW w:w="3509" w:type="dxa"/>
          </w:tcPr>
          <w:p w:rsidR="00242686" w:rsidRPr="0023492A" w:rsidRDefault="00242686" w:rsidP="008268A7">
            <w:r w:rsidRPr="0023492A">
              <w:t>Current Position relative to the hauling Vehicle</w:t>
            </w:r>
            <w:r>
              <w:t xml:space="preserve"> – z-axis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42686">
              <w:rPr>
                <w:rFonts w:ascii="Courier New" w:hAnsi="Courier New" w:cs="Courier New"/>
              </w:rPr>
              <w:t>crumbData</w:t>
            </w:r>
          </w:p>
        </w:tc>
        <w:tc>
          <w:tcPr>
            <w:tcW w:w="3649" w:type="dxa"/>
          </w:tcPr>
          <w:p w:rsidR="00242686" w:rsidRDefault="00242686" w:rsidP="008268A7">
            <w:pPr>
              <w:rPr>
                <w:rFonts w:ascii="Courier New" w:hAnsi="Courier New" w:cs="Courier New"/>
              </w:rPr>
            </w:pPr>
            <w:r>
              <w:rPr>
                <w:rFonts w:ascii="Courier New" w:hAnsi="Courier New" w:cs="Courier New"/>
              </w:rPr>
              <w:t xml:space="preserve">Array of </w:t>
            </w:r>
            <w:hyperlink w:anchor="_J2735TrailerHistoryPoint" w:history="1">
              <w:r w:rsidRPr="00242686">
                <w:rPr>
                  <w:rStyle w:val="Hyperlink"/>
                </w:rPr>
                <w:t>J2735TrailerHistoryPoint</w:t>
              </w:r>
            </w:hyperlink>
          </w:p>
        </w:tc>
        <w:tc>
          <w:tcPr>
            <w:tcW w:w="3509" w:type="dxa"/>
          </w:tcPr>
          <w:p w:rsidR="00242686" w:rsidRDefault="00242686" w:rsidP="008268A7">
            <w:pPr>
              <w:keepNext/>
            </w:pPr>
            <w:r w:rsidRPr="00242686">
              <w:t>Past Position history relative to the hauling Vehicle</w:t>
            </w:r>
            <w:r>
              <w:t xml:space="preserve">. </w:t>
            </w:r>
          </w:p>
        </w:tc>
      </w:tr>
    </w:tbl>
    <w:p w:rsidR="00242686" w:rsidRDefault="00242686" w:rsidP="008268A7">
      <w:pPr>
        <w:pStyle w:val="Caption"/>
      </w:pPr>
      <w:r>
        <w:t xml:space="preserve">Table </w:t>
      </w:r>
      <w:fldSimple w:instr=" SEQ Table \* ARABIC ">
        <w:r w:rsidR="00B9778E">
          <w:rPr>
            <w:noProof/>
          </w:rPr>
          <w:t>49</w:t>
        </w:r>
      </w:fldSimple>
      <w:r>
        <w:t xml:space="preserve"> - </w:t>
      </w:r>
      <w:r w:rsidRPr="0096069D">
        <w:t>J2735TrailerUnitDescription</w:t>
      </w:r>
      <w:r>
        <w:t xml:space="preserve"> (1)</w:t>
      </w:r>
    </w:p>
    <w:p w:rsidR="00242686" w:rsidRPr="00242686" w:rsidRDefault="00242686" w:rsidP="008268A7">
      <w:pPr>
        <w:rPr>
          <w:lang w:eastAsia="ja-JP"/>
        </w:rPr>
      </w:pPr>
    </w:p>
    <w:tbl>
      <w:tblPr>
        <w:tblStyle w:val="TableGrid"/>
        <w:tblW w:w="0" w:type="auto"/>
        <w:tblLook w:val="04A0" w:firstRow="1" w:lastRow="0" w:firstColumn="1" w:lastColumn="0" w:noHBand="0" w:noVBand="1"/>
      </w:tblPr>
      <w:tblGrid>
        <w:gridCol w:w="2329"/>
        <w:gridCol w:w="3237"/>
        <w:gridCol w:w="1263"/>
        <w:gridCol w:w="863"/>
        <w:gridCol w:w="718"/>
        <w:gridCol w:w="940"/>
      </w:tblGrid>
      <w:tr w:rsidR="00242686" w:rsidRPr="006E5FF6" w:rsidTr="00610471">
        <w:tc>
          <w:tcPr>
            <w:tcW w:w="2208" w:type="dxa"/>
          </w:tcPr>
          <w:p w:rsidR="00242686" w:rsidRPr="006E5FF6" w:rsidRDefault="00242686" w:rsidP="008268A7">
            <w:pPr>
              <w:rPr>
                <w:b/>
              </w:rPr>
            </w:pPr>
            <w:r w:rsidRPr="006E5FF6">
              <w:rPr>
                <w:b/>
              </w:rPr>
              <w:t>Name</w:t>
            </w:r>
          </w:p>
        </w:tc>
        <w:tc>
          <w:tcPr>
            <w:tcW w:w="3357" w:type="dxa"/>
          </w:tcPr>
          <w:p w:rsidR="00242686" w:rsidRPr="006E5FF6" w:rsidRDefault="00242686" w:rsidP="008268A7">
            <w:pPr>
              <w:rPr>
                <w:b/>
              </w:rPr>
            </w:pPr>
            <w:r w:rsidRPr="006E5FF6">
              <w:rPr>
                <w:b/>
              </w:rPr>
              <w:t>Type</w:t>
            </w:r>
          </w:p>
        </w:tc>
        <w:tc>
          <w:tcPr>
            <w:tcW w:w="1263" w:type="dxa"/>
          </w:tcPr>
          <w:p w:rsidR="00242686" w:rsidRPr="006E5FF6" w:rsidRDefault="00242686" w:rsidP="008268A7">
            <w:pPr>
              <w:rPr>
                <w:b/>
              </w:rPr>
            </w:pPr>
            <w:r w:rsidRPr="006E5FF6">
              <w:rPr>
                <w:b/>
              </w:rPr>
              <w:t>Description</w:t>
            </w:r>
          </w:p>
        </w:tc>
        <w:tc>
          <w:tcPr>
            <w:tcW w:w="864" w:type="dxa"/>
          </w:tcPr>
          <w:p w:rsidR="00242686" w:rsidRPr="006E5FF6" w:rsidRDefault="00242686" w:rsidP="008268A7">
            <w:pPr>
              <w:rPr>
                <w:b/>
              </w:rPr>
            </w:pPr>
            <w:r w:rsidRPr="006E5FF6">
              <w:rPr>
                <w:b/>
              </w:rPr>
              <w:t>Units</w:t>
            </w:r>
          </w:p>
        </w:tc>
        <w:tc>
          <w:tcPr>
            <w:tcW w:w="718" w:type="dxa"/>
          </w:tcPr>
          <w:p w:rsidR="00242686" w:rsidRPr="006E5FF6" w:rsidRDefault="00242686" w:rsidP="008268A7">
            <w:pPr>
              <w:rPr>
                <w:b/>
              </w:rPr>
            </w:pPr>
            <w:r w:rsidRPr="006E5FF6">
              <w:rPr>
                <w:b/>
              </w:rPr>
              <w:t>Valid Min</w:t>
            </w:r>
          </w:p>
        </w:tc>
        <w:tc>
          <w:tcPr>
            <w:tcW w:w="940" w:type="dxa"/>
          </w:tcPr>
          <w:p w:rsidR="00242686" w:rsidRPr="006E5FF6" w:rsidRDefault="00242686" w:rsidP="008268A7">
            <w:pPr>
              <w:rPr>
                <w:b/>
              </w:rPr>
            </w:pPr>
            <w:r w:rsidRPr="006E5FF6">
              <w:rPr>
                <w:b/>
              </w:rPr>
              <w:t>Valid Max</w:t>
            </w:r>
          </w:p>
        </w:tc>
      </w:tr>
      <w:tr w:rsidR="00242686" w:rsidRPr="003E745F" w:rsidTr="00610471">
        <w:tc>
          <w:tcPr>
            <w:tcW w:w="2208" w:type="dxa"/>
          </w:tcPr>
          <w:p w:rsidR="00242686" w:rsidRPr="000D041D" w:rsidRDefault="00242686" w:rsidP="008268A7">
            <w:pPr>
              <w:rPr>
                <w:rFonts w:ascii="Courier New" w:hAnsi="Courier New" w:cs="Courier New"/>
              </w:rPr>
            </w:pPr>
            <w:r w:rsidRPr="00E245F8">
              <w:rPr>
                <w:rFonts w:ascii="Courier New" w:hAnsi="Courier New" w:cs="Courier New"/>
              </w:rPr>
              <w:t>width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width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1023</w:t>
            </w:r>
          </w:p>
        </w:tc>
      </w:tr>
      <w:tr w:rsidR="00242686" w:rsidRPr="003E745F" w:rsidTr="00610471">
        <w:tc>
          <w:tcPr>
            <w:tcW w:w="2208" w:type="dxa"/>
          </w:tcPr>
          <w:p w:rsidR="00242686" w:rsidRPr="000D041D" w:rsidRDefault="00242686" w:rsidP="008268A7">
            <w:pPr>
              <w:rPr>
                <w:rFonts w:ascii="Courier New" w:hAnsi="Courier New" w:cs="Courier New"/>
              </w:rPr>
            </w:pPr>
            <w:r>
              <w:rPr>
                <w:rFonts w:ascii="Courier New" w:hAnsi="Courier New" w:cs="Courier New"/>
              </w:rPr>
              <w:lastRenderedPageBreak/>
              <w:t>length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length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4095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height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r>
              <w:t>Vehicle height</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mass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integer</w:t>
            </w:r>
          </w:p>
        </w:tc>
        <w:tc>
          <w:tcPr>
            <w:tcW w:w="1263" w:type="dxa"/>
          </w:tcPr>
          <w:p w:rsidR="00242686" w:rsidRDefault="00242686" w:rsidP="008268A7">
            <w:r>
              <w:t>Trailer mass</w:t>
            </w:r>
          </w:p>
        </w:tc>
        <w:tc>
          <w:tcPr>
            <w:tcW w:w="864" w:type="dxa"/>
          </w:tcPr>
          <w:p w:rsidR="00242686" w:rsidRDefault="00242686" w:rsidP="008268A7">
            <w:r>
              <w:t>kg</w:t>
            </w:r>
          </w:p>
        </w:tc>
        <w:tc>
          <w:tcPr>
            <w:tcW w:w="718" w:type="dxa"/>
          </w:tcPr>
          <w:p w:rsidR="00242686" w:rsidRDefault="00242686" w:rsidP="008268A7">
            <w:r>
              <w:t>0</w:t>
            </w:r>
          </w:p>
        </w:tc>
        <w:tc>
          <w:tcPr>
            <w:tcW w:w="940" w:type="dxa"/>
          </w:tcPr>
          <w:p w:rsidR="00242686" w:rsidRDefault="00242686" w:rsidP="008268A7">
            <w:r w:rsidRPr="004F4BD6">
              <w:t>127,500</w:t>
            </w:r>
          </w:p>
        </w:tc>
      </w:tr>
      <w:tr w:rsidR="00242686" w:rsidRPr="003E745F" w:rsidTr="00610471">
        <w:tc>
          <w:tcPr>
            <w:tcW w:w="2208" w:type="dxa"/>
          </w:tcPr>
          <w:p w:rsidR="00242686" w:rsidRPr="004F4BD6" w:rsidRDefault="00242686" w:rsidP="008268A7">
            <w:pPr>
              <w:rPr>
                <w:rFonts w:ascii="Courier New" w:hAnsi="Courier New" w:cs="Courier New"/>
              </w:rPr>
            </w:pPr>
            <w:r w:rsidRPr="004F4BD6">
              <w:rPr>
                <w:rFonts w:ascii="Courier New" w:hAnsi="Courier New" w:cs="Courier New"/>
              </w:rPr>
              <w:t>centerOfGravity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pPr>
              <w:keepNext/>
            </w:pPr>
            <w:r>
              <w:t>Vehicle center of gravity</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4F4BD6" w:rsidRDefault="00242686" w:rsidP="008268A7">
            <w:pPr>
              <w:rPr>
                <w:rFonts w:ascii="Courier New" w:hAnsi="Courier New" w:cs="Courier New"/>
              </w:rPr>
            </w:pPr>
            <w:r w:rsidRPr="0023492A">
              <w:rPr>
                <w:rFonts w:ascii="Courier New" w:hAnsi="Courier New" w:cs="Courier New"/>
              </w:rPr>
              <w:t>rearWheelOffset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r>
              <w:t>decimal</w:t>
            </w:r>
          </w:p>
        </w:tc>
        <w:tc>
          <w:tcPr>
            <w:tcW w:w="1263" w:type="dxa"/>
          </w:tcPr>
          <w:p w:rsidR="00242686" w:rsidRPr="004F613F" w:rsidRDefault="00242686" w:rsidP="008268A7">
            <w:r w:rsidRPr="0023492A">
              <w:t xml:space="preserve">Rear wheel pivot point center-line </w:t>
            </w:r>
            <w:r>
              <w:t>offset</w:t>
            </w:r>
            <w:r w:rsidRPr="0023492A">
              <w:t xml:space="preserve"> measured from the rear of the above length</w:t>
            </w:r>
          </w:p>
        </w:tc>
        <w:tc>
          <w:tcPr>
            <w:tcW w:w="864" w:type="dxa"/>
          </w:tcPr>
          <w:p w:rsidR="00242686" w:rsidRDefault="00242686" w:rsidP="008268A7">
            <w:r>
              <w:t>meters</w:t>
            </w:r>
          </w:p>
        </w:tc>
        <w:tc>
          <w:tcPr>
            <w:tcW w:w="718" w:type="dxa"/>
          </w:tcPr>
          <w:p w:rsidR="00242686" w:rsidRDefault="00242686" w:rsidP="008268A7">
            <w:r>
              <w:t>-20.47</w:t>
            </w:r>
          </w:p>
        </w:tc>
        <w:tc>
          <w:tcPr>
            <w:tcW w:w="940" w:type="dxa"/>
          </w:tcPr>
          <w:p w:rsidR="00242686" w:rsidRDefault="00242686" w:rsidP="008268A7">
            <w:r>
              <w:t>+20.47</w:t>
            </w:r>
          </w:p>
        </w:tc>
      </w:tr>
      <w:tr w:rsidR="00242686" w:rsidRPr="003E745F" w:rsidTr="00610471">
        <w:tc>
          <w:tcPr>
            <w:tcW w:w="2208"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Pr="0023492A" w:rsidRDefault="00242686" w:rsidP="008268A7">
            <w:r>
              <w:t>decimal</w:t>
            </w:r>
          </w:p>
        </w:tc>
        <w:tc>
          <w:tcPr>
            <w:tcW w:w="1263" w:type="dxa"/>
          </w:tcPr>
          <w:p w:rsidR="00242686" w:rsidRPr="0023492A" w:rsidRDefault="00242686" w:rsidP="008268A7">
            <w:r w:rsidRPr="0023492A">
              <w:t>Current Position relative to the hauling Vehicle</w:t>
            </w:r>
            <w:r>
              <w:t xml:space="preserve"> – z-axis offset</w:t>
            </w:r>
          </w:p>
        </w:tc>
        <w:tc>
          <w:tcPr>
            <w:tcW w:w="864" w:type="dxa"/>
          </w:tcPr>
          <w:p w:rsidR="00242686" w:rsidRDefault="00242686" w:rsidP="008268A7">
            <w:r>
              <w:t>meters</w:t>
            </w:r>
          </w:p>
        </w:tc>
        <w:tc>
          <w:tcPr>
            <w:tcW w:w="718" w:type="dxa"/>
          </w:tcPr>
          <w:p w:rsidR="00242686" w:rsidRDefault="00242686" w:rsidP="008268A7">
            <w:r>
              <w:t>-6.3</w:t>
            </w:r>
          </w:p>
        </w:tc>
        <w:tc>
          <w:tcPr>
            <w:tcW w:w="940" w:type="dxa"/>
          </w:tcPr>
          <w:p w:rsidR="00242686" w:rsidRDefault="00242686" w:rsidP="008268A7">
            <w:r>
              <w:t>+6.3</w:t>
            </w:r>
          </w:p>
        </w:tc>
      </w:tr>
    </w:tbl>
    <w:p w:rsidR="00242686" w:rsidRDefault="00242686" w:rsidP="008268A7">
      <w:pPr>
        <w:pStyle w:val="Caption"/>
      </w:pPr>
      <w:r>
        <w:t xml:space="preserve">Table </w:t>
      </w:r>
      <w:fldSimple w:instr=" SEQ Table \* ARABIC ">
        <w:r w:rsidR="00B9778E">
          <w:rPr>
            <w:noProof/>
          </w:rPr>
          <w:t>50</w:t>
        </w:r>
      </w:fldSimple>
      <w:r>
        <w:t xml:space="preserve"> - </w:t>
      </w:r>
      <w:r w:rsidRPr="00E5554D">
        <w:t xml:space="preserve">J2735TrailerUnitDescription </w:t>
      </w:r>
      <w:r>
        <w:t>(2)</w:t>
      </w:r>
    </w:p>
    <w:p w:rsidR="00D23963" w:rsidRDefault="00D23963" w:rsidP="008268A7">
      <w:pPr>
        <w:pStyle w:val="Heading2"/>
      </w:pPr>
      <w:bookmarkStart w:id="536" w:name="_J2735BumperHeights"/>
      <w:bookmarkStart w:id="537" w:name="_Toc524363113"/>
      <w:bookmarkEnd w:id="536"/>
      <w:r w:rsidRPr="00DD77A1">
        <w:t>J2735BumperHeights</w:t>
      </w:r>
      <w:bookmarkEnd w:id="537"/>
    </w:p>
    <w:p w:rsidR="00D23963" w:rsidRDefault="007E7536" w:rsidP="008268A7">
      <w:r w:rsidRPr="007E7536">
        <w:t xml:space="preserve">The </w:t>
      </w:r>
      <w:r>
        <w:t>J2735</w:t>
      </w:r>
      <w:r w:rsidRPr="007E7536">
        <w:t>BumperHeights data frame conveys the height of the front and rear bumper of the vehicle or object (can also be used with trailers).</w:t>
      </w:r>
    </w:p>
    <w:tbl>
      <w:tblPr>
        <w:tblStyle w:val="TableGrid"/>
        <w:tblW w:w="0" w:type="auto"/>
        <w:tblLook w:val="04A0" w:firstRow="1" w:lastRow="0" w:firstColumn="1" w:lastColumn="0" w:noHBand="0" w:noVBand="1"/>
      </w:tblPr>
      <w:tblGrid>
        <w:gridCol w:w="1422"/>
        <w:gridCol w:w="2439"/>
        <w:gridCol w:w="1640"/>
        <w:gridCol w:w="1339"/>
        <w:gridCol w:w="1255"/>
        <w:gridCol w:w="1255"/>
      </w:tblGrid>
      <w:tr w:rsidR="00D23963" w:rsidRPr="006E5FF6" w:rsidTr="007E7536">
        <w:tc>
          <w:tcPr>
            <w:tcW w:w="1422" w:type="dxa"/>
          </w:tcPr>
          <w:p w:rsidR="00D23963" w:rsidRPr="006E5FF6" w:rsidRDefault="00D23963" w:rsidP="008268A7">
            <w:pPr>
              <w:rPr>
                <w:b/>
              </w:rPr>
            </w:pPr>
            <w:r w:rsidRPr="006E5FF6">
              <w:rPr>
                <w:b/>
              </w:rPr>
              <w:t>Name</w:t>
            </w:r>
          </w:p>
        </w:tc>
        <w:tc>
          <w:tcPr>
            <w:tcW w:w="2439" w:type="dxa"/>
          </w:tcPr>
          <w:p w:rsidR="00D23963" w:rsidRPr="006E5FF6" w:rsidRDefault="00D23963" w:rsidP="008268A7">
            <w:pPr>
              <w:rPr>
                <w:b/>
              </w:rPr>
            </w:pPr>
            <w:r w:rsidRPr="006E5FF6">
              <w:rPr>
                <w:b/>
              </w:rPr>
              <w:t>Type</w:t>
            </w:r>
          </w:p>
        </w:tc>
        <w:tc>
          <w:tcPr>
            <w:tcW w:w="1640" w:type="dxa"/>
          </w:tcPr>
          <w:p w:rsidR="00D23963" w:rsidRPr="006E5FF6" w:rsidRDefault="00D23963" w:rsidP="008268A7">
            <w:pPr>
              <w:rPr>
                <w:b/>
              </w:rPr>
            </w:pPr>
            <w:r w:rsidRPr="006E5FF6">
              <w:rPr>
                <w:b/>
              </w:rPr>
              <w:t>Description</w:t>
            </w:r>
          </w:p>
        </w:tc>
        <w:tc>
          <w:tcPr>
            <w:tcW w:w="1339" w:type="dxa"/>
          </w:tcPr>
          <w:p w:rsidR="00D23963" w:rsidRPr="006E5FF6" w:rsidRDefault="00D23963" w:rsidP="008268A7">
            <w:pPr>
              <w:rPr>
                <w:b/>
              </w:rPr>
            </w:pPr>
            <w:r w:rsidRPr="006E5FF6">
              <w:rPr>
                <w:b/>
              </w:rPr>
              <w:t>Units</w:t>
            </w:r>
          </w:p>
        </w:tc>
        <w:tc>
          <w:tcPr>
            <w:tcW w:w="1255" w:type="dxa"/>
          </w:tcPr>
          <w:p w:rsidR="00D23963" w:rsidRPr="006E5FF6" w:rsidRDefault="00D23963" w:rsidP="008268A7">
            <w:pPr>
              <w:rPr>
                <w:b/>
              </w:rPr>
            </w:pPr>
            <w:r w:rsidRPr="006E5FF6">
              <w:rPr>
                <w:b/>
              </w:rPr>
              <w:t>Valid Min</w:t>
            </w:r>
          </w:p>
        </w:tc>
        <w:tc>
          <w:tcPr>
            <w:tcW w:w="1255" w:type="dxa"/>
          </w:tcPr>
          <w:p w:rsidR="00D23963" w:rsidRPr="006E5FF6" w:rsidRDefault="00D23963" w:rsidP="008268A7">
            <w:pPr>
              <w:rPr>
                <w:b/>
              </w:rPr>
            </w:pPr>
            <w:r w:rsidRPr="006E5FF6">
              <w:rPr>
                <w:b/>
              </w:rPr>
              <w:t>Valid Max</w:t>
            </w:r>
          </w:p>
        </w:tc>
      </w:tr>
      <w:tr w:rsidR="00D23963" w:rsidRPr="003E745F" w:rsidTr="007E7536">
        <w:tc>
          <w:tcPr>
            <w:tcW w:w="1422" w:type="dxa"/>
          </w:tcPr>
          <w:p w:rsidR="00D23963" w:rsidRPr="000D041D" w:rsidRDefault="007E7536" w:rsidP="008268A7">
            <w:pPr>
              <w:rPr>
                <w:rFonts w:ascii="Courier New" w:hAnsi="Courier New" w:cs="Courier New"/>
              </w:rPr>
            </w:pPr>
            <w:r w:rsidRPr="007E7536">
              <w:rPr>
                <w:rFonts w:ascii="Courier New" w:hAnsi="Courier New" w:cs="Courier New"/>
              </w:rPr>
              <w:t>front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D23963" w:rsidRPr="000D041D" w:rsidRDefault="007E7536" w:rsidP="008268A7">
            <w:pPr>
              <w:rPr>
                <w:rFonts w:ascii="Courier New" w:hAnsi="Courier New" w:cs="Courier New"/>
              </w:rPr>
            </w:pPr>
            <w:r>
              <w:rPr>
                <w:rFonts w:ascii="Courier New" w:hAnsi="Courier New" w:cs="Courier New"/>
              </w:rPr>
              <w:t>decimal</w:t>
            </w:r>
          </w:p>
        </w:tc>
        <w:tc>
          <w:tcPr>
            <w:tcW w:w="1640" w:type="dxa"/>
          </w:tcPr>
          <w:p w:rsidR="00D23963" w:rsidRPr="003E745F" w:rsidRDefault="007E7536" w:rsidP="008268A7">
            <w:r>
              <w:t>The height of the front bumper from ground surface.</w:t>
            </w:r>
          </w:p>
        </w:tc>
        <w:tc>
          <w:tcPr>
            <w:tcW w:w="1339" w:type="dxa"/>
          </w:tcPr>
          <w:p w:rsidR="00D23963" w:rsidRPr="007E7536" w:rsidRDefault="007E7536" w:rsidP="008268A7">
            <w:r w:rsidRPr="007E7536">
              <w:t>meters</w:t>
            </w:r>
          </w:p>
        </w:tc>
        <w:tc>
          <w:tcPr>
            <w:tcW w:w="1255" w:type="dxa"/>
          </w:tcPr>
          <w:p w:rsidR="00D23963" w:rsidRPr="003E745F" w:rsidRDefault="007E7536" w:rsidP="008268A7">
            <w:r>
              <w:t>0.00</w:t>
            </w:r>
          </w:p>
        </w:tc>
        <w:tc>
          <w:tcPr>
            <w:tcW w:w="1255" w:type="dxa"/>
          </w:tcPr>
          <w:p w:rsidR="00D23963" w:rsidRPr="003E745F" w:rsidRDefault="007E7536" w:rsidP="008268A7">
            <w:r>
              <w:t>1.27</w:t>
            </w:r>
          </w:p>
        </w:tc>
      </w:tr>
      <w:tr w:rsidR="007E7536" w:rsidRPr="003E745F" w:rsidTr="007E7536">
        <w:tc>
          <w:tcPr>
            <w:tcW w:w="1422" w:type="dxa"/>
          </w:tcPr>
          <w:p w:rsidR="007E7536" w:rsidRPr="000D041D" w:rsidRDefault="007E7536" w:rsidP="008268A7">
            <w:pPr>
              <w:rPr>
                <w:rFonts w:ascii="Courier New" w:hAnsi="Courier New" w:cs="Courier New"/>
              </w:rPr>
            </w:pPr>
            <w:r w:rsidRPr="007E7536">
              <w:rPr>
                <w:rFonts w:ascii="Courier New" w:hAnsi="Courier New" w:cs="Courier New"/>
              </w:rPr>
              <w:t>rear</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7E7536" w:rsidRPr="000D041D" w:rsidRDefault="007E7536" w:rsidP="008268A7">
            <w:pPr>
              <w:rPr>
                <w:rFonts w:ascii="Courier New" w:hAnsi="Courier New" w:cs="Courier New"/>
              </w:rPr>
            </w:pPr>
            <w:r>
              <w:rPr>
                <w:rFonts w:ascii="Courier New" w:hAnsi="Courier New" w:cs="Courier New"/>
              </w:rPr>
              <w:t>decimal</w:t>
            </w:r>
          </w:p>
        </w:tc>
        <w:tc>
          <w:tcPr>
            <w:tcW w:w="1640" w:type="dxa"/>
          </w:tcPr>
          <w:p w:rsidR="007E7536" w:rsidRPr="003E745F" w:rsidRDefault="007E7536" w:rsidP="008268A7">
            <w:r>
              <w:t>The height of the rear bumper from ground surface.</w:t>
            </w:r>
          </w:p>
        </w:tc>
        <w:tc>
          <w:tcPr>
            <w:tcW w:w="1339" w:type="dxa"/>
          </w:tcPr>
          <w:p w:rsidR="007E7536" w:rsidRPr="007E7536" w:rsidRDefault="007E7536" w:rsidP="008268A7">
            <w:r w:rsidRPr="007E7536">
              <w:t>meters</w:t>
            </w:r>
          </w:p>
        </w:tc>
        <w:tc>
          <w:tcPr>
            <w:tcW w:w="1255" w:type="dxa"/>
          </w:tcPr>
          <w:p w:rsidR="007E7536" w:rsidRPr="003E745F" w:rsidRDefault="007E7536" w:rsidP="008268A7">
            <w:r>
              <w:t>0.00</w:t>
            </w:r>
          </w:p>
        </w:tc>
        <w:tc>
          <w:tcPr>
            <w:tcW w:w="1255" w:type="dxa"/>
          </w:tcPr>
          <w:p w:rsidR="007E7536" w:rsidRPr="003E745F" w:rsidRDefault="007E7536" w:rsidP="008268A7">
            <w:pPr>
              <w:keepNext/>
            </w:pPr>
            <w:r>
              <w:t>1.27</w:t>
            </w:r>
          </w:p>
        </w:tc>
      </w:tr>
    </w:tbl>
    <w:p w:rsidR="00D23963" w:rsidRDefault="007E7536" w:rsidP="008268A7">
      <w:pPr>
        <w:pStyle w:val="Caption"/>
      </w:pPr>
      <w:r>
        <w:t xml:space="preserve">Table </w:t>
      </w:r>
      <w:fldSimple w:instr=" SEQ Table \* ARABIC ">
        <w:r w:rsidR="00B9778E">
          <w:rPr>
            <w:noProof/>
          </w:rPr>
          <w:t>51</w:t>
        </w:r>
      </w:fldSimple>
      <w:r>
        <w:t xml:space="preserve"> - </w:t>
      </w:r>
      <w:r w:rsidRPr="008961CD">
        <w:t>J2735BumperHeights</w:t>
      </w:r>
    </w:p>
    <w:p w:rsidR="007E7536" w:rsidRPr="007E7536" w:rsidRDefault="007E7536" w:rsidP="008268A7">
      <w:pPr>
        <w:rPr>
          <w:lang w:eastAsia="ja-JP"/>
        </w:rPr>
      </w:pPr>
    </w:p>
    <w:p w:rsidR="00D23963" w:rsidRDefault="00D23963" w:rsidP="008268A7">
      <w:pPr>
        <w:pStyle w:val="Heading2"/>
      </w:pPr>
      <w:bookmarkStart w:id="538" w:name="_J2735TrailerHistoryPoint"/>
      <w:bookmarkStart w:id="539" w:name="_Toc524363114"/>
      <w:bookmarkEnd w:id="538"/>
      <w:r w:rsidRPr="002026AB">
        <w:t>J2735TrailerHistoryPoint</w:t>
      </w:r>
      <w:bookmarkEnd w:id="539"/>
    </w:p>
    <w:p w:rsidR="00D23963" w:rsidRDefault="00CE50FC" w:rsidP="008268A7">
      <w:r>
        <w:t>The J2735</w:t>
      </w:r>
      <w:r w:rsidRPr="00CE50FC">
        <w:t>TrailerHistoryPoint data frame contains a single position point for a trailer, expressed relative to the vehicle’s BSM positional estimate at the same point in time.</w:t>
      </w:r>
    </w:p>
    <w:tbl>
      <w:tblPr>
        <w:tblStyle w:val="TableGrid"/>
        <w:tblW w:w="0" w:type="auto"/>
        <w:tblLook w:val="04A0" w:firstRow="1" w:lastRow="0" w:firstColumn="1" w:lastColumn="0" w:noHBand="0" w:noVBand="1"/>
      </w:tblPr>
      <w:tblGrid>
        <w:gridCol w:w="2329"/>
        <w:gridCol w:w="1981"/>
        <w:gridCol w:w="1497"/>
        <w:gridCol w:w="1214"/>
        <w:gridCol w:w="1038"/>
        <w:gridCol w:w="1291"/>
      </w:tblGrid>
      <w:tr w:rsidR="00D23963" w:rsidRPr="006E5FF6" w:rsidTr="00610471">
        <w:tc>
          <w:tcPr>
            <w:tcW w:w="2197" w:type="dxa"/>
          </w:tcPr>
          <w:p w:rsidR="00D23963" w:rsidRPr="006E5FF6" w:rsidRDefault="00D23963" w:rsidP="008268A7">
            <w:pPr>
              <w:rPr>
                <w:b/>
              </w:rPr>
            </w:pPr>
            <w:r w:rsidRPr="006E5FF6">
              <w:rPr>
                <w:b/>
              </w:rPr>
              <w:lastRenderedPageBreak/>
              <w:t>Name</w:t>
            </w:r>
          </w:p>
        </w:tc>
        <w:tc>
          <w:tcPr>
            <w:tcW w:w="2018" w:type="dxa"/>
          </w:tcPr>
          <w:p w:rsidR="00D23963" w:rsidRPr="006E5FF6" w:rsidRDefault="00D23963" w:rsidP="008268A7">
            <w:pPr>
              <w:rPr>
                <w:b/>
              </w:rPr>
            </w:pPr>
            <w:r w:rsidRPr="006E5FF6">
              <w:rPr>
                <w:b/>
              </w:rPr>
              <w:t>Type</w:t>
            </w:r>
          </w:p>
        </w:tc>
        <w:tc>
          <w:tcPr>
            <w:tcW w:w="1517" w:type="dxa"/>
          </w:tcPr>
          <w:p w:rsidR="00D23963" w:rsidRPr="006E5FF6" w:rsidRDefault="00D23963" w:rsidP="008268A7">
            <w:pPr>
              <w:rPr>
                <w:b/>
              </w:rPr>
            </w:pPr>
            <w:r w:rsidRPr="006E5FF6">
              <w:rPr>
                <w:b/>
              </w:rPr>
              <w:t>Description</w:t>
            </w:r>
          </w:p>
        </w:tc>
        <w:tc>
          <w:tcPr>
            <w:tcW w:w="1238" w:type="dxa"/>
          </w:tcPr>
          <w:p w:rsidR="00D23963" w:rsidRPr="006E5FF6" w:rsidRDefault="00D23963" w:rsidP="008268A7">
            <w:pPr>
              <w:rPr>
                <w:b/>
              </w:rPr>
            </w:pPr>
            <w:r w:rsidRPr="006E5FF6">
              <w:rPr>
                <w:b/>
              </w:rPr>
              <w:t>Units</w:t>
            </w:r>
          </w:p>
        </w:tc>
        <w:tc>
          <w:tcPr>
            <w:tcW w:w="1069" w:type="dxa"/>
          </w:tcPr>
          <w:p w:rsidR="00D23963" w:rsidRPr="006E5FF6" w:rsidRDefault="00D23963" w:rsidP="008268A7">
            <w:pPr>
              <w:rPr>
                <w:b/>
              </w:rPr>
            </w:pPr>
            <w:r w:rsidRPr="006E5FF6">
              <w:rPr>
                <w:b/>
              </w:rPr>
              <w:t>Valid Min</w:t>
            </w:r>
          </w:p>
        </w:tc>
        <w:tc>
          <w:tcPr>
            <w:tcW w:w="1311" w:type="dxa"/>
          </w:tcPr>
          <w:p w:rsidR="00D23963" w:rsidRPr="006E5FF6" w:rsidRDefault="00D23963" w:rsidP="008268A7">
            <w:pPr>
              <w:rPr>
                <w:b/>
              </w:rPr>
            </w:pPr>
            <w:r w:rsidRPr="006E5FF6">
              <w:rPr>
                <w:b/>
              </w:rPr>
              <w:t>Valid Max</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F42C77"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t>A</w:t>
            </w:r>
            <w:r w:rsidRPr="00F42C77">
              <w:t>ngle with respect to the lead unit</w:t>
            </w:r>
          </w:p>
        </w:tc>
        <w:tc>
          <w:tcPr>
            <w:tcW w:w="1238" w:type="dxa"/>
          </w:tcPr>
          <w:p w:rsidR="00D23963" w:rsidRPr="00F42C77" w:rsidRDefault="00F42C77" w:rsidP="008268A7">
            <w:r w:rsidRPr="00F42C77">
              <w:t>degrees</w:t>
            </w:r>
          </w:p>
        </w:tc>
        <w:tc>
          <w:tcPr>
            <w:tcW w:w="1069" w:type="dxa"/>
          </w:tcPr>
          <w:p w:rsidR="00D23963" w:rsidRPr="003E745F" w:rsidRDefault="00F42C77" w:rsidP="008268A7">
            <w:r>
              <w:t>0</w:t>
            </w:r>
          </w:p>
        </w:tc>
        <w:tc>
          <w:tcPr>
            <w:tcW w:w="1311" w:type="dxa"/>
          </w:tcPr>
          <w:p w:rsidR="00D23963" w:rsidRPr="003E745F" w:rsidRDefault="00F42C77" w:rsidP="008268A7">
            <w:r w:rsidRPr="00F42C77">
              <w:t>359.9875</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610471"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rsidRPr="00F42C77">
              <w:t>offset backwards in time</w:t>
            </w:r>
          </w:p>
        </w:tc>
        <w:tc>
          <w:tcPr>
            <w:tcW w:w="1238" w:type="dxa"/>
          </w:tcPr>
          <w:p w:rsidR="00D23963" w:rsidRPr="003E745F" w:rsidRDefault="00384C92" w:rsidP="008268A7">
            <w:r>
              <w:t>seconds</w:t>
            </w:r>
          </w:p>
        </w:tc>
        <w:tc>
          <w:tcPr>
            <w:tcW w:w="1069" w:type="dxa"/>
          </w:tcPr>
          <w:p w:rsidR="00D23963" w:rsidRPr="003E745F" w:rsidRDefault="00384C92" w:rsidP="008268A7">
            <w:r>
              <w:t>0</w:t>
            </w:r>
          </w:p>
        </w:tc>
        <w:tc>
          <w:tcPr>
            <w:tcW w:w="1311" w:type="dxa"/>
          </w:tcPr>
          <w:p w:rsidR="00D23963" w:rsidRPr="003E745F" w:rsidRDefault="00610471" w:rsidP="008268A7">
            <w:r>
              <w:t>655.34</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positionOffset</w:t>
            </w:r>
          </w:p>
        </w:tc>
        <w:tc>
          <w:tcPr>
            <w:tcW w:w="2018" w:type="dxa"/>
          </w:tcPr>
          <w:p w:rsidR="00610471" w:rsidRDefault="001C3DDE" w:rsidP="008268A7">
            <w:hyperlink w:anchor="_J2735Node_XY" w:history="1">
              <w:r w:rsidR="00610471" w:rsidRPr="0023492A">
                <w:rPr>
                  <w:rStyle w:val="Hyperlink"/>
                </w:rPr>
                <w:t>J2735Node_XY</w:t>
              </w:r>
            </w:hyperlink>
          </w:p>
        </w:tc>
        <w:tc>
          <w:tcPr>
            <w:tcW w:w="1517" w:type="dxa"/>
          </w:tcPr>
          <w:p w:rsidR="00610471" w:rsidRPr="0023492A" w:rsidRDefault="00610471" w:rsidP="008268A7">
            <w:r w:rsidRPr="0023492A">
              <w:t>Current Position relative to the hauling Vehicle</w:t>
            </w:r>
            <w:r>
              <w:t xml:space="preserve"> – x-y axis offset</w:t>
            </w:r>
          </w:p>
        </w:tc>
        <w:tc>
          <w:tcPr>
            <w:tcW w:w="1238" w:type="dxa"/>
          </w:tcPr>
          <w:p w:rsidR="00610471" w:rsidRPr="003E745F" w:rsidRDefault="00EE0ED4" w:rsidP="008268A7">
            <w:r>
              <w:t>N/A</w:t>
            </w:r>
          </w:p>
        </w:tc>
        <w:tc>
          <w:tcPr>
            <w:tcW w:w="1069" w:type="dxa"/>
          </w:tcPr>
          <w:p w:rsidR="00610471" w:rsidRPr="003E745F" w:rsidRDefault="00EE0ED4" w:rsidP="008268A7">
            <w:r>
              <w:t>N/A</w:t>
            </w:r>
          </w:p>
        </w:tc>
        <w:tc>
          <w:tcPr>
            <w:tcW w:w="1311" w:type="dxa"/>
          </w:tcPr>
          <w:p w:rsidR="00610471" w:rsidRPr="003E745F" w:rsidRDefault="00EE0ED4" w:rsidP="008268A7">
            <w:r>
              <w:t>N/A</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23492A" w:rsidRDefault="00610471" w:rsidP="008268A7">
            <w:r>
              <w:t>decimal</w:t>
            </w:r>
          </w:p>
        </w:tc>
        <w:tc>
          <w:tcPr>
            <w:tcW w:w="1517" w:type="dxa"/>
          </w:tcPr>
          <w:p w:rsidR="00610471" w:rsidRPr="0023492A" w:rsidRDefault="00610471" w:rsidP="008268A7">
            <w:r w:rsidRPr="0023492A">
              <w:t>Current Position relative to the hauling Vehicle</w:t>
            </w:r>
            <w:r>
              <w:t xml:space="preserve"> – z-axis offset</w:t>
            </w:r>
          </w:p>
        </w:tc>
        <w:tc>
          <w:tcPr>
            <w:tcW w:w="1238" w:type="dxa"/>
          </w:tcPr>
          <w:p w:rsidR="00610471" w:rsidRDefault="00610471" w:rsidP="008268A7">
            <w:r>
              <w:t>meters</w:t>
            </w:r>
          </w:p>
        </w:tc>
        <w:tc>
          <w:tcPr>
            <w:tcW w:w="1069" w:type="dxa"/>
          </w:tcPr>
          <w:p w:rsidR="00610471" w:rsidRDefault="00610471" w:rsidP="008268A7">
            <w:r>
              <w:t>-6.3</w:t>
            </w:r>
          </w:p>
        </w:tc>
        <w:tc>
          <w:tcPr>
            <w:tcW w:w="1311" w:type="dxa"/>
          </w:tcPr>
          <w:p w:rsidR="00610471" w:rsidRDefault="00610471" w:rsidP="008268A7">
            <w:r>
              <w:t>+6.3</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0D041D" w:rsidRDefault="00610471" w:rsidP="008268A7">
            <w:pPr>
              <w:rPr>
                <w:rFonts w:ascii="Courier New" w:hAnsi="Courier New" w:cs="Courier New"/>
              </w:rPr>
            </w:pPr>
            <w:r>
              <w:rPr>
                <w:rFonts w:ascii="Courier New" w:hAnsi="Courier New" w:cs="Courier New"/>
              </w:rPr>
              <w:t>decimal</w:t>
            </w:r>
          </w:p>
        </w:tc>
        <w:tc>
          <w:tcPr>
            <w:tcW w:w="1517" w:type="dxa"/>
          </w:tcPr>
          <w:p w:rsidR="00610471" w:rsidRPr="003E745F" w:rsidRDefault="00610471" w:rsidP="008268A7">
            <w:r>
              <w:t>Overall coarse heading</w:t>
            </w:r>
          </w:p>
        </w:tc>
        <w:tc>
          <w:tcPr>
            <w:tcW w:w="1238" w:type="dxa"/>
          </w:tcPr>
          <w:p w:rsidR="00610471" w:rsidRPr="003E745F" w:rsidRDefault="00610471" w:rsidP="008268A7">
            <w:r>
              <w:t>degrees</w:t>
            </w:r>
          </w:p>
        </w:tc>
        <w:tc>
          <w:tcPr>
            <w:tcW w:w="1069" w:type="dxa"/>
          </w:tcPr>
          <w:p w:rsidR="00610471" w:rsidRPr="003E745F" w:rsidRDefault="00610471" w:rsidP="008268A7">
            <w:r>
              <w:t>0.0</w:t>
            </w:r>
          </w:p>
        </w:tc>
        <w:tc>
          <w:tcPr>
            <w:tcW w:w="1311" w:type="dxa"/>
          </w:tcPr>
          <w:p w:rsidR="00610471" w:rsidRPr="003E745F" w:rsidRDefault="00610471" w:rsidP="008268A7">
            <w:pPr>
              <w:keepNext/>
            </w:pPr>
            <w:r>
              <w:t>358.5</w:t>
            </w:r>
          </w:p>
        </w:tc>
      </w:tr>
    </w:tbl>
    <w:p w:rsidR="00D23963" w:rsidRDefault="00CE50FC" w:rsidP="008268A7">
      <w:pPr>
        <w:pStyle w:val="Caption"/>
      </w:pPr>
      <w:r>
        <w:t xml:space="preserve">Table </w:t>
      </w:r>
      <w:fldSimple w:instr=" SEQ Table \* ARABIC ">
        <w:r w:rsidR="00B9778E">
          <w:rPr>
            <w:noProof/>
          </w:rPr>
          <w:t>52</w:t>
        </w:r>
      </w:fldSimple>
      <w:r>
        <w:t xml:space="preserve"> - </w:t>
      </w:r>
      <w:r w:rsidRPr="00440EF0">
        <w:t>J2735TrailerHistoryPoint</w:t>
      </w:r>
    </w:p>
    <w:p w:rsidR="00D23963" w:rsidRDefault="00D23963" w:rsidP="008268A7">
      <w:pPr>
        <w:pStyle w:val="Heading2"/>
      </w:pPr>
      <w:bookmarkStart w:id="540" w:name="_J2735Node_XY"/>
      <w:bookmarkStart w:id="541" w:name="_Toc524363115"/>
      <w:bookmarkEnd w:id="540"/>
      <w:r w:rsidRPr="000E6669">
        <w:t>J2735Node_XY</w:t>
      </w:r>
      <w:bookmarkEnd w:id="541"/>
    </w:p>
    <w:p w:rsidR="00D23963" w:rsidRDefault="00CE50FC" w:rsidP="008268A7">
      <w:r>
        <w:t xml:space="preserve">The </w:t>
      </w:r>
      <w:r w:rsidR="00562E70">
        <w:t xml:space="preserve">J2735Node_XY </w:t>
      </w:r>
      <w:r>
        <w:t xml:space="preserve">data frame </w:t>
      </w:r>
      <w:r w:rsidR="00562E70">
        <w:t xml:space="preserve">represents </w:t>
      </w:r>
      <w:r w:rsidR="00562E70" w:rsidRPr="00562E70">
        <w:t>offset values from the last point in X and Y</w:t>
      </w:r>
      <w:r w:rsidR="00562E70">
        <w:t>.</w:t>
      </w:r>
    </w:p>
    <w:tbl>
      <w:tblPr>
        <w:tblStyle w:val="TableGrid"/>
        <w:tblW w:w="0" w:type="auto"/>
        <w:tblLook w:val="04A0" w:firstRow="1" w:lastRow="0" w:firstColumn="1" w:lastColumn="0" w:noHBand="0" w:noVBand="1"/>
      </w:tblPr>
      <w:tblGrid>
        <w:gridCol w:w="1361"/>
        <w:gridCol w:w="2428"/>
        <w:gridCol w:w="1636"/>
        <w:gridCol w:w="1335"/>
        <w:gridCol w:w="1268"/>
        <w:gridCol w:w="1322"/>
      </w:tblGrid>
      <w:tr w:rsidR="00D23963" w:rsidRPr="006E5FF6" w:rsidTr="00562E70">
        <w:tc>
          <w:tcPr>
            <w:tcW w:w="1361" w:type="dxa"/>
          </w:tcPr>
          <w:p w:rsidR="00D23963" w:rsidRPr="006E5FF6" w:rsidRDefault="00D23963" w:rsidP="008268A7">
            <w:pPr>
              <w:rPr>
                <w:b/>
              </w:rPr>
            </w:pPr>
            <w:r w:rsidRPr="006E5FF6">
              <w:rPr>
                <w:b/>
              </w:rPr>
              <w:t>Name</w:t>
            </w:r>
          </w:p>
        </w:tc>
        <w:tc>
          <w:tcPr>
            <w:tcW w:w="2428" w:type="dxa"/>
          </w:tcPr>
          <w:p w:rsidR="00D23963" w:rsidRPr="006E5FF6" w:rsidRDefault="00D23963" w:rsidP="008268A7">
            <w:pPr>
              <w:rPr>
                <w:b/>
              </w:rPr>
            </w:pPr>
            <w:r w:rsidRPr="006E5FF6">
              <w:rPr>
                <w:b/>
              </w:rPr>
              <w:t>Type</w:t>
            </w:r>
          </w:p>
        </w:tc>
        <w:tc>
          <w:tcPr>
            <w:tcW w:w="1636" w:type="dxa"/>
          </w:tcPr>
          <w:p w:rsidR="00D23963" w:rsidRPr="006E5FF6" w:rsidRDefault="00D23963" w:rsidP="008268A7">
            <w:pPr>
              <w:rPr>
                <w:b/>
              </w:rPr>
            </w:pPr>
            <w:r w:rsidRPr="006E5FF6">
              <w:rPr>
                <w:b/>
              </w:rPr>
              <w:t>Description</w:t>
            </w:r>
          </w:p>
        </w:tc>
        <w:tc>
          <w:tcPr>
            <w:tcW w:w="1335" w:type="dxa"/>
          </w:tcPr>
          <w:p w:rsidR="00D23963" w:rsidRPr="006E5FF6" w:rsidRDefault="00D23963" w:rsidP="008268A7">
            <w:pPr>
              <w:rPr>
                <w:b/>
              </w:rPr>
            </w:pPr>
            <w:r w:rsidRPr="006E5FF6">
              <w:rPr>
                <w:b/>
              </w:rPr>
              <w:t>Units</w:t>
            </w:r>
          </w:p>
        </w:tc>
        <w:tc>
          <w:tcPr>
            <w:tcW w:w="1268" w:type="dxa"/>
          </w:tcPr>
          <w:p w:rsidR="00D23963" w:rsidRPr="006E5FF6" w:rsidRDefault="00D23963" w:rsidP="008268A7">
            <w:pPr>
              <w:rPr>
                <w:b/>
              </w:rPr>
            </w:pPr>
            <w:r w:rsidRPr="006E5FF6">
              <w:rPr>
                <w:b/>
              </w:rPr>
              <w:t>Valid Min</w:t>
            </w:r>
          </w:p>
        </w:tc>
        <w:tc>
          <w:tcPr>
            <w:tcW w:w="1322" w:type="dxa"/>
          </w:tcPr>
          <w:p w:rsidR="00D23963" w:rsidRPr="006E5FF6" w:rsidRDefault="00D23963" w:rsidP="008268A7">
            <w:pPr>
              <w:rPr>
                <w:b/>
              </w:rPr>
            </w:pPr>
            <w:r w:rsidRPr="006E5FF6">
              <w:rPr>
                <w:b/>
              </w:rPr>
              <w:t>Valid Max</w:t>
            </w:r>
          </w:p>
        </w:tc>
      </w:tr>
      <w:tr w:rsidR="00D23963" w:rsidRPr="003E745F" w:rsidTr="00562E70">
        <w:tc>
          <w:tcPr>
            <w:tcW w:w="1361" w:type="dxa"/>
          </w:tcPr>
          <w:p w:rsidR="00D23963" w:rsidRPr="000D041D" w:rsidRDefault="00562E70" w:rsidP="008268A7">
            <w:pPr>
              <w:rPr>
                <w:rFonts w:ascii="Courier New" w:hAnsi="Courier New" w:cs="Courier New"/>
              </w:rPr>
            </w:pPr>
            <w:r>
              <w:rPr>
                <w:rFonts w:ascii="Courier New" w:hAnsi="Courier New" w:cs="Courier New"/>
              </w:rPr>
              <w:t>x</w:t>
            </w:r>
            <w:r w:rsidR="00CE50FC">
              <w:rPr>
                <w:rFonts w:ascii="Courier New" w:hAnsi="Courier New" w:cs="Courier New"/>
              </w:rPr>
              <w:fldChar w:fldCharType="begin"/>
            </w:r>
            <w:r w:rsidR="00CE50FC">
              <w:rPr>
                <w:rFonts w:ascii="Courier New" w:hAnsi="Courier New" w:cs="Courier New"/>
              </w:rPr>
              <w:instrText xml:space="preserve"> NOTEREF _Ref511750746 \h </w:instrText>
            </w:r>
            <w:r w:rsidR="00CE50FC">
              <w:rPr>
                <w:rFonts w:ascii="Courier New" w:hAnsi="Courier New" w:cs="Courier New"/>
              </w:rPr>
            </w:r>
            <w:r w:rsidR="00CE50FC">
              <w:rPr>
                <w:rFonts w:ascii="Courier New" w:hAnsi="Courier New" w:cs="Courier New"/>
              </w:rPr>
              <w:fldChar w:fldCharType="separate"/>
            </w:r>
            <w:r w:rsidR="00B9778E">
              <w:rPr>
                <w:rFonts w:ascii="Courier New" w:hAnsi="Courier New" w:cs="Courier New"/>
              </w:rPr>
              <w:t>†</w:t>
            </w:r>
            <w:r w:rsidR="00CE50FC">
              <w:rPr>
                <w:rFonts w:ascii="Courier New" w:hAnsi="Courier New" w:cs="Courier New"/>
              </w:rPr>
              <w:fldChar w:fldCharType="end"/>
            </w:r>
          </w:p>
        </w:tc>
        <w:tc>
          <w:tcPr>
            <w:tcW w:w="2428" w:type="dxa"/>
          </w:tcPr>
          <w:p w:rsidR="00D23963" w:rsidRPr="000D041D" w:rsidRDefault="00562E70" w:rsidP="008268A7">
            <w:pPr>
              <w:rPr>
                <w:rFonts w:ascii="Courier New" w:hAnsi="Courier New" w:cs="Courier New"/>
              </w:rPr>
            </w:pPr>
            <w:r>
              <w:rPr>
                <w:rFonts w:ascii="Courier New" w:hAnsi="Courier New" w:cs="Courier New"/>
              </w:rPr>
              <w:t>decimal</w:t>
            </w:r>
          </w:p>
        </w:tc>
        <w:tc>
          <w:tcPr>
            <w:tcW w:w="1636" w:type="dxa"/>
          </w:tcPr>
          <w:p w:rsidR="00D23963" w:rsidRPr="003E745F" w:rsidRDefault="00562E70" w:rsidP="008268A7">
            <w:r>
              <w:t>X axis offset</w:t>
            </w:r>
          </w:p>
        </w:tc>
        <w:tc>
          <w:tcPr>
            <w:tcW w:w="1335" w:type="dxa"/>
          </w:tcPr>
          <w:p w:rsidR="00D23963" w:rsidRPr="00562E70" w:rsidRDefault="00562E70" w:rsidP="008268A7">
            <w:r w:rsidRPr="00562E70">
              <w:t>meters</w:t>
            </w:r>
          </w:p>
        </w:tc>
        <w:tc>
          <w:tcPr>
            <w:tcW w:w="1268" w:type="dxa"/>
          </w:tcPr>
          <w:p w:rsidR="00D23963" w:rsidRPr="003E745F" w:rsidRDefault="00562E70" w:rsidP="008268A7">
            <w:r>
              <w:t>-20.47</w:t>
            </w:r>
          </w:p>
        </w:tc>
        <w:tc>
          <w:tcPr>
            <w:tcW w:w="1322" w:type="dxa"/>
          </w:tcPr>
          <w:p w:rsidR="00D23963" w:rsidRPr="003E745F" w:rsidRDefault="00562E70" w:rsidP="008268A7">
            <w:r>
              <w:t>+20.47</w:t>
            </w:r>
          </w:p>
        </w:tc>
      </w:tr>
      <w:tr w:rsidR="00562E70" w:rsidRPr="003E745F" w:rsidTr="00562E70">
        <w:tc>
          <w:tcPr>
            <w:tcW w:w="1361" w:type="dxa"/>
          </w:tcPr>
          <w:p w:rsidR="00562E70" w:rsidRPr="000D041D" w:rsidRDefault="00562E70" w:rsidP="008268A7">
            <w:pPr>
              <w:rPr>
                <w:rFonts w:ascii="Courier New" w:hAnsi="Courier New" w:cs="Courier New"/>
              </w:rPr>
            </w:pPr>
            <w:r>
              <w:rPr>
                <w:rFonts w:ascii="Courier New" w:hAnsi="Courier New" w:cs="Courier New"/>
              </w:rPr>
              <w:t>y</w:t>
            </w:r>
            <w:r w:rsidR="00F70BA7">
              <w:rPr>
                <w:rFonts w:ascii="Courier New" w:hAnsi="Courier New" w:cs="Courier New"/>
              </w:rPr>
              <w:fldChar w:fldCharType="begin"/>
            </w:r>
            <w:r w:rsidR="00F70BA7">
              <w:rPr>
                <w:rFonts w:ascii="Courier New" w:hAnsi="Courier New" w:cs="Courier New"/>
              </w:rPr>
              <w:instrText xml:space="preserve"> NOTEREF _Ref511750746 \h </w:instrText>
            </w:r>
            <w:r w:rsidR="00F70BA7">
              <w:rPr>
                <w:rFonts w:ascii="Courier New" w:hAnsi="Courier New" w:cs="Courier New"/>
              </w:rPr>
            </w:r>
            <w:r w:rsidR="00F70BA7">
              <w:rPr>
                <w:rFonts w:ascii="Courier New" w:hAnsi="Courier New" w:cs="Courier New"/>
              </w:rPr>
              <w:fldChar w:fldCharType="separate"/>
            </w:r>
            <w:r w:rsidR="00B9778E">
              <w:rPr>
                <w:rFonts w:ascii="Courier New" w:hAnsi="Courier New" w:cs="Courier New"/>
              </w:rPr>
              <w:t>†</w:t>
            </w:r>
            <w:r w:rsidR="00F70BA7">
              <w:rPr>
                <w:rFonts w:ascii="Courier New" w:hAnsi="Courier New" w:cs="Courier New"/>
              </w:rPr>
              <w:fldChar w:fldCharType="end"/>
            </w:r>
          </w:p>
        </w:tc>
        <w:tc>
          <w:tcPr>
            <w:tcW w:w="2428" w:type="dxa"/>
          </w:tcPr>
          <w:p w:rsidR="00562E70" w:rsidRPr="000D041D" w:rsidRDefault="00562E70" w:rsidP="008268A7">
            <w:pPr>
              <w:rPr>
                <w:rFonts w:ascii="Courier New" w:hAnsi="Courier New" w:cs="Courier New"/>
              </w:rPr>
            </w:pPr>
            <w:r>
              <w:rPr>
                <w:rFonts w:ascii="Courier New" w:hAnsi="Courier New" w:cs="Courier New"/>
              </w:rPr>
              <w:t>decimal</w:t>
            </w:r>
          </w:p>
        </w:tc>
        <w:tc>
          <w:tcPr>
            <w:tcW w:w="1636" w:type="dxa"/>
          </w:tcPr>
          <w:p w:rsidR="00562E70" w:rsidRPr="003E745F" w:rsidRDefault="00562E70" w:rsidP="008268A7">
            <w:r>
              <w:t>Y axis offset</w:t>
            </w:r>
          </w:p>
        </w:tc>
        <w:tc>
          <w:tcPr>
            <w:tcW w:w="1335" w:type="dxa"/>
          </w:tcPr>
          <w:p w:rsidR="00562E70" w:rsidRPr="00562E70" w:rsidRDefault="00562E70" w:rsidP="008268A7">
            <w:r w:rsidRPr="00562E70">
              <w:t>meters</w:t>
            </w:r>
          </w:p>
        </w:tc>
        <w:tc>
          <w:tcPr>
            <w:tcW w:w="1268" w:type="dxa"/>
          </w:tcPr>
          <w:p w:rsidR="00562E70" w:rsidRPr="003E745F" w:rsidRDefault="00562E70" w:rsidP="008268A7">
            <w:r>
              <w:t>-20.47</w:t>
            </w:r>
          </w:p>
        </w:tc>
        <w:tc>
          <w:tcPr>
            <w:tcW w:w="1322" w:type="dxa"/>
          </w:tcPr>
          <w:p w:rsidR="00562E70" w:rsidRPr="003E745F" w:rsidRDefault="00562E70" w:rsidP="008268A7">
            <w:pPr>
              <w:keepNext/>
            </w:pPr>
            <w:r>
              <w:t>+20.47</w:t>
            </w:r>
          </w:p>
        </w:tc>
      </w:tr>
    </w:tbl>
    <w:p w:rsidR="00D23963" w:rsidRDefault="00CE50FC" w:rsidP="008268A7">
      <w:pPr>
        <w:pStyle w:val="Caption"/>
      </w:pPr>
      <w:r>
        <w:t xml:space="preserve">Table </w:t>
      </w:r>
      <w:fldSimple w:instr=" SEQ Table \* ARABIC ">
        <w:r w:rsidR="00B9778E">
          <w:rPr>
            <w:noProof/>
          </w:rPr>
          <w:t>53</w:t>
        </w:r>
      </w:fldSimple>
      <w:r>
        <w:t xml:space="preserve"> - </w:t>
      </w:r>
      <w:r w:rsidRPr="0049678A">
        <w:t>J2735Node_XY</w:t>
      </w:r>
    </w:p>
    <w:p w:rsidR="00A1173A" w:rsidRPr="00A1173A" w:rsidRDefault="00A1173A" w:rsidP="00A1173A">
      <w:pPr>
        <w:pStyle w:val="Heading1"/>
        <w:rPr>
          <w:lang w:eastAsia="ja-JP"/>
        </w:rPr>
      </w:pPr>
      <w:bookmarkStart w:id="542" w:name="_Toc524363116"/>
      <w:r>
        <w:rPr>
          <w:lang w:eastAsia="ja-JP"/>
        </w:rPr>
        <w:t>Sample Data</w:t>
      </w:r>
      <w:bookmarkEnd w:id="542"/>
    </w:p>
    <w:p w:rsidR="00A1173A" w:rsidRDefault="00A1173A" w:rsidP="00A1173A">
      <w:pPr>
        <w:pStyle w:val="Heading2"/>
      </w:pPr>
      <w:bookmarkStart w:id="543" w:name="_Toc524363117"/>
      <w:r>
        <w:t>Sample TIM Data</w:t>
      </w:r>
      <w:bookmarkEnd w:id="543"/>
    </w:p>
    <w:p w:rsidR="00A1173A" w:rsidRDefault="00CC3809" w:rsidP="00A1173A">
      <w:pPr>
        <w:pStyle w:val="Heading3"/>
      </w:pPr>
      <w:bookmarkStart w:id="544" w:name="_ODE_Broadcast_TIM"/>
      <w:bookmarkStart w:id="545" w:name="_Toc524363118"/>
      <w:bookmarkEnd w:id="544"/>
      <w:r>
        <w:t xml:space="preserve">ODE </w:t>
      </w:r>
      <w:r w:rsidR="00A1173A">
        <w:t>Broadcast TIM</w:t>
      </w:r>
      <w:bookmarkEnd w:id="545"/>
    </w:p>
    <w:p w:rsidR="00A1173A" w:rsidRPr="008B1559" w:rsidRDefault="00A1173A" w:rsidP="00A1173A">
      <w:r>
        <w:t xml:space="preserve">This is sample TIM broadcast </w:t>
      </w:r>
      <w:r w:rsidRPr="00110F5C">
        <w:rPr>
          <w:i/>
        </w:rPr>
        <w:t>request</w:t>
      </w:r>
      <w:r>
        <w:t xml:space="preserve"> message received from TMC. A TIM broadcast request is translated into a J2735 XER encoded TravelerInformation message, then encoded into ASN.1 binary Unaligned Packed Encoding Rule (UPER) format and finally deposited on to RSUs or SDW.</w:t>
      </w:r>
      <w:r w:rsidR="006F7F91">
        <w:t xml:space="preserve"> This sample message format is before conversion to </w:t>
      </w:r>
      <w:hyperlink w:anchor="_J2735_Broadcast_TIM" w:history="1">
        <w:r w:rsidR="006F7F91" w:rsidRPr="006F7F91">
          <w:rPr>
            <w:rStyle w:val="Hyperlink"/>
          </w:rPr>
          <w:t>J2735 Broadcast</w:t>
        </w:r>
      </w:hyperlink>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"metadata":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"payloadType": "us.dot.its.jpo.ode.model.OdeMsgPayload",</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"serialId":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"streamId": "cf02ba48-be29-4da9-b2a7-4ec34eeb831c",</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"bundleSize": 1,</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lastRenderedPageBreak/>
        <w:t xml:space="preserve">      "bundleId":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"recordId":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"serialNumber":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"odeReceivedAt": "2018-09-09T20:00:36.952Z</w:t>
      </w:r>
      <w:del w:id="546" w:author="Musavi, Hamid [USA]" w:date="2018-11-09T15:30:00Z">
        <w:r w:rsidR="00FB0B7D" w:rsidDel="001C3DDE">
          <w:rPr>
            <w:rFonts w:ascii="Courier New" w:hAnsi="Courier New" w:cs="Courier New"/>
            <w:sz w:val="20"/>
            <w:szCs w:val="20"/>
          </w:rPr>
          <w:delText>[UTC]</w:delText>
        </w:r>
      </w:del>
      <w:r w:rsidRPr="002569E8">
        <w:rPr>
          <w:rFonts w:ascii="Courier New" w:hAnsi="Courier New" w:cs="Courier New"/>
          <w:sz w:val="20"/>
          <w:szCs w:val="20"/>
        </w:rPr>
        <w: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"schemaVersion": </w:t>
      </w:r>
      <w:del w:id="547" w:author="Musavi, Hamid [USA]" w:date="2018-11-09T11:04:00Z">
        <w:r w:rsidRPr="002569E8" w:rsidDel="000C5D5E">
          <w:rPr>
            <w:rFonts w:ascii="Courier New" w:hAnsi="Courier New" w:cs="Courier New"/>
            <w:sz w:val="20"/>
            <w:szCs w:val="20"/>
          </w:rPr>
          <w:delText>5</w:delText>
        </w:r>
      </w:del>
      <w:ins w:id="548" w:author="Musavi, Hamid [USA]" w:date="2018-11-09T11:04:00Z">
        <w:r w:rsidR="000C5D5E">
          <w:rPr>
            <w:rFonts w:ascii="Courier New" w:hAnsi="Courier New" w:cs="Courier New"/>
            <w:sz w:val="20"/>
            <w:szCs w:val="20"/>
          </w:rPr>
          <w:t>6</w:t>
        </w:r>
      </w:ins>
      <w:r w:rsidRPr="002569E8">
        <w:rPr>
          <w:rFonts w:ascii="Courier New" w:hAnsi="Courier New" w:cs="Courier New"/>
          <w:sz w:val="20"/>
          <w:szCs w:val="20"/>
        </w:rPr>
        <w: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"recordGeneratedAt": "2017-03-13T01:07:11-05:00",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"recordGeneratedBy": "TMC",</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"sanitized": false</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"payload":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"dataType": "us.dot.its.jpo.ode.plugin.j2735.OdeTravelerInformationMessage",</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"msgCnt": 13,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"index": 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"timeStamp": "2017-03-13T01:07:11-05:00",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"packetID": "EC9C236B0000000000",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"urlB": "null",</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"dataframes":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"sspTimRights":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"frameType": "advisory",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"msgId":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"roadSignID":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"viewAngle":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"mutcdCode": "warning",</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"crc": "0000000000000000"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"startDateTime": "2017-12-01T17:47:11-05:00",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"durationTime": 22,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"priority": 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"sspLocationRights":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"regions":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"name": "bob",</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"regulatorID": 23,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"segmentID": 33,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"anchorPosition":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"laneWidth": 7,</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"directionality":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"closedPath": false,</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lastRenderedPageBreak/>
        <w:t xml:space="preserve">              "description": "geometry",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"geometry":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"direction": "1010101010101010",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"extent": 1,</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"laneWidth": 33,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"circle":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"position":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"latitude": 41.678473,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"longitude": -108.782775,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"elevation": 917.1432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"radius": 15,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"units": 7</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"sspMsgTypes": 2,</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"sspMsgContent": 3,</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"content": "Advisory",</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"items":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"125",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"some text",</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"250",</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"'98765"</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"url": "null"</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2569E8" w:rsidRPr="002569E8" w:rsidRDefault="002569E8" w:rsidP="002569E8">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 xml:space="preserve">  }</w:t>
      </w:r>
    </w:p>
    <w:p w:rsidR="00A1173A" w:rsidRPr="008B1559" w:rsidRDefault="002569E8" w:rsidP="00A1173A">
      <w:pPr>
        <w:shd w:val="clear" w:color="auto" w:fill="D9D9D9" w:themeFill="background1" w:themeFillShade="D9"/>
        <w:spacing w:after="0"/>
        <w:rPr>
          <w:rFonts w:ascii="Courier New" w:hAnsi="Courier New" w:cs="Courier New"/>
          <w:sz w:val="20"/>
          <w:szCs w:val="20"/>
        </w:rPr>
      </w:pPr>
      <w:r w:rsidRPr="002569E8">
        <w:rPr>
          <w:rFonts w:ascii="Courier New" w:hAnsi="Courier New" w:cs="Courier New"/>
          <w:sz w:val="20"/>
          <w:szCs w:val="20"/>
        </w:rPr>
        <w:t>}</w:t>
      </w:r>
    </w:p>
    <w:p w:rsidR="00A1173A" w:rsidRDefault="00A1173A" w:rsidP="00A1173A">
      <w:pPr>
        <w:rPr>
          <w:ins w:id="549" w:author="Musavi, Hamid [USA]" w:date="2018-11-09T14:59:00Z"/>
        </w:rPr>
      </w:pPr>
    </w:p>
    <w:p w:rsidR="00284194" w:rsidRPr="008B1559" w:rsidRDefault="00284194" w:rsidP="00A1173A"/>
    <w:p w:rsidR="00A1173A" w:rsidRDefault="00A1173A" w:rsidP="00A1173A">
      <w:pPr>
        <w:pStyle w:val="Heading3"/>
      </w:pPr>
      <w:bookmarkStart w:id="550" w:name="_Toc524363119"/>
      <w:r>
        <w:t xml:space="preserve">Received TIM </w:t>
      </w:r>
      <w:r w:rsidR="00D93DEF">
        <w:t>from rxMsg</w:t>
      </w:r>
      <w:bookmarkEnd w:id="550"/>
    </w:p>
    <w:p w:rsidR="00A1173A" w:rsidRPr="008B1559" w:rsidRDefault="00A1173A" w:rsidP="00A1173A">
      <w:r>
        <w:t>ODE receives TIM messages from OBU via RSU in binary ANS.1 UPER encoded format. ODE decodes the message into JSON and publishes it to the relevant topics for consumption by client applications. Below is a sample JSON decoded TIM message received by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272.8875,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40.5658333,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-105.0320985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"rxSource": "SAT"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del w:id="551" w:author="Musavi, Hamid [USA]" w:date="2018-11-09T11:04:00Z">
        <w:r w:rsidR="007C24BB" w:rsidDel="000C5D5E">
          <w:rPr>
            <w:rFonts w:ascii="Courier New" w:hAnsi="Courier New" w:cs="Courier New"/>
            <w:sz w:val="20"/>
            <w:szCs w:val="20"/>
          </w:rPr>
          <w:delText>5</w:delText>
        </w:r>
      </w:del>
      <w:ins w:id="552" w:author="Musavi, Hamid [USA]" w:date="2018-11-09T11:04:00Z">
        <w:r w:rsidR="000C5D5E">
          <w:rPr>
            <w:rFonts w:ascii="Courier New" w:hAnsi="Courier New" w:cs="Courier New"/>
            <w:sz w:val="20"/>
            <w:szCs w:val="20"/>
          </w:rPr>
          <w:t>6</w:t>
        </w:r>
      </w:ins>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"us.dot.its.jpo.ode.model.OdeTimPayload",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"d2b75dcb-a45f-460e-b01e-cc226c377c87",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"2018-05-01T15:56:13.299Z</w:t>
      </w:r>
      <w:del w:id="553" w:author="Musavi, Hamid [USA]" w:date="2018-11-09T15:30:00Z">
        <w:r w:rsidRPr="000866CB" w:rsidDel="001C3DDE">
          <w:rPr>
            <w:rFonts w:ascii="Courier New" w:hAnsi="Courier New" w:cs="Courier New"/>
            <w:sz w:val="20"/>
            <w:szCs w:val="20"/>
          </w:rPr>
          <w:delText>[UTC]</w:delText>
        </w:r>
      </w:del>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"rxMsg",</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"rxMsg_1525192746_2620_31_40e0_800_226_adff_fe05_1521.csv.gz",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"2018-05-01T21:04:48.817Z</w:t>
      </w:r>
      <w:del w:id="554" w:author="Musavi, Hamid [USA]" w:date="2018-11-09T15:30:00Z">
        <w:r w:rsidRPr="000866CB" w:rsidDel="001C3DDE">
          <w:rPr>
            <w:rFonts w:ascii="Courier New" w:hAnsi="Courier New" w:cs="Courier New"/>
            <w:sz w:val="20"/>
            <w:szCs w:val="20"/>
          </w:rPr>
          <w:delText>[UTC]</w:delText>
        </w:r>
      </w:del>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"messageId": 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"TravelerInformation":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"timeStamp": 29507,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"packetID": "000000000000000002",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"urlB":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"dataFrames":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"TravelerDataFrame":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"GeographicalPath":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"closedPath":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"false":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"anchor":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8589,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"name": "Testing TIM",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"laneWidth": 32700,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"directionality":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"both":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"description":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"offset":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-1054384188,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412238776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-1054385250,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412209941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-1054394498,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412181812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-1054403962,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412153723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-1054413260,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412125813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-1054414034,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412097480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412070975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-1054381691,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412046104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-1054359947,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412022723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"scale":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"duratonTime": 31680,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"sspMsgRights1":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"sspMsgRights2":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"startYear": 2017,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"roadSignID":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"crc": "0000",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"viewAngle":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"mutcdCode":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"none":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917,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"priority":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"content":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"SEQUENCE":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268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12594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8720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"sspTimRights":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"sspLocationRights":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"frameType":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"startTime": 459004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"TravelerInformation"</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Default="00A1173A" w:rsidP="00A1173A"/>
    <w:p w:rsidR="00DE00B4" w:rsidRDefault="00DE00B4" w:rsidP="00DE00B4">
      <w:pPr>
        <w:pStyle w:val="Heading3"/>
      </w:pPr>
      <w:bookmarkStart w:id="555" w:name="_Toc524363120"/>
      <w:r>
        <w:t>Sample Distress Notification Message (dnMsg)</w:t>
      </w:r>
      <w:bookmarkEnd w:id="555"/>
    </w:p>
    <w:p w:rsidR="00DE00B4" w:rsidRDefault="00DE00B4" w:rsidP="00DE00B4">
      <w:r>
        <w:t>ODE receives Distress Notifications in the form of TIM messages from OBU via RSU in binary ANS.1 UPER encoded format. ODE decodes the message into JSON and publishes it to the relevant topics for consumption by client applications. Below is a sample JSON decoded distress notification message received by ODE.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"metadata":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"securityResultCode": "success",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"recordGeneratedBy": "OBU",</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"receivedMessageDetails":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"locationData":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1372.4,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"heading": 297.3,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"latitude": 40.5655211,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"speed": 0.46,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"longitude": -105.0323263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"rxSource":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"schemaVersion": </w:t>
      </w:r>
      <w:del w:id="556" w:author="Musavi, Hamid [USA]" w:date="2018-11-09T11:04:00Z">
        <w:r w:rsidR="007C24BB" w:rsidDel="000C5D5E">
          <w:rPr>
            <w:rFonts w:ascii="Courier New" w:hAnsi="Courier New" w:cs="Courier New"/>
          </w:rPr>
          <w:delText>5</w:delText>
        </w:r>
      </w:del>
      <w:ins w:id="557" w:author="Musavi, Hamid [USA]" w:date="2018-11-09T11:04:00Z">
        <w:r w:rsidR="000C5D5E">
          <w:rPr>
            <w:rFonts w:ascii="Courier New" w:hAnsi="Courier New" w:cs="Courier New"/>
          </w:rPr>
          <w:t>6</w:t>
        </w:r>
      </w:ins>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"payloadType": "us.dot.its.jpo.ode.model.OdeTimPayload",</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"serialNumber": 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"streamId": "978592d5-6930-4a9f-b2c3-80f2ae009fc4",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"bundleSize":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"sanitized": false,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"recordGeneratedAt": "2018-05-02T16:47:45.603Z</w:t>
      </w:r>
      <w:del w:id="558" w:author="Musavi, Hamid [USA]" w:date="2018-11-09T15:30:00Z">
        <w:r w:rsidRPr="00DE00B4" w:rsidDel="001C3DDE">
          <w:rPr>
            <w:rFonts w:ascii="Courier New" w:hAnsi="Courier New" w:cs="Courier New"/>
          </w:rPr>
          <w:delText>[UTC]</w:delText>
        </w:r>
      </w:del>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"recordType": "dnMsg",</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"logFileName": "dnMsg_1525280609_2620_31_40e0_800_226_adff_fe05_1521.csv.gz",</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"odeReceivedAt": "2018-05-03T20:27:34.126Z</w:t>
      </w:r>
      <w:del w:id="559" w:author="Musavi, Hamid [USA]" w:date="2018-11-09T15:30:00Z">
        <w:r w:rsidRPr="00DE00B4" w:rsidDel="001C3DDE">
          <w:rPr>
            <w:rFonts w:ascii="Courier New" w:hAnsi="Courier New" w:cs="Courier New"/>
          </w:rPr>
          <w:delText>[UTC]</w:delText>
        </w:r>
      </w:del>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"MessageFrame":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"messageId": 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"value":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"TravelerInformation":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"timeStamp": 174827,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"packetID": "D3BAFF020000000000",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"dataFrames":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"TravelerDataFrame":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"regions":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"GeographicalPath":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"anchor":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14742,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405662581,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 -1050326099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"laneWidth": 400,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"directionality":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"forward":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"description":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"offset":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"NodeXY":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-1050329714,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405662567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-1050335237,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405662769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-1050335993,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405663179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-1050336397,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405664057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-1050336440,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405667220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-1050336660,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405671451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-1050336938,</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405672504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-1050337672,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405672940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 1111111111111111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"duratonTime": 2880,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"sspMsgRights1":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"sspMsgRights2":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"sspTimRights":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"sspLocationRights":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"frameType":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"furtherInfoID": "0214"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"startTime": 174826,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"priority": 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"content":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"SEQUENCE":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"User Initiated Distress"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"Vehicle-Class: Unknown"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"msgCnt": 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"dataType": "TravelerInformation"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Default="00DE00B4" w:rsidP="00DE00B4"/>
    <w:p w:rsidR="008C015A" w:rsidRDefault="008C015A" w:rsidP="008C015A">
      <w:pPr>
        <w:pStyle w:val="Heading3"/>
        <w:rPr>
          <w:ins w:id="560" w:author="Musavi, Hamid [USA]" w:date="2018-11-09T15:03:00Z"/>
        </w:rPr>
      </w:pPr>
      <w:bookmarkStart w:id="561" w:name="_Toc524363121"/>
      <w:ins w:id="562" w:author="Musavi, Hamid [USA]" w:date="2018-11-09T15:03:00Z">
        <w:r>
          <w:t>J2735 Broadcast TIM</w:t>
        </w:r>
        <w:bookmarkEnd w:id="561"/>
      </w:ins>
    </w:p>
    <w:p w:rsidR="008C015A" w:rsidRPr="008B1559" w:rsidRDefault="008C015A" w:rsidP="008C015A">
      <w:pPr>
        <w:rPr>
          <w:ins w:id="563" w:author="Musavi, Hamid [USA]" w:date="2018-11-09T15:03:00Z"/>
        </w:rPr>
      </w:pPr>
      <w:ins w:id="564" w:author="Musavi, Hamid [USA]" w:date="2018-11-09T15:03:00Z">
        <w:r>
          <w:t xml:space="preserve">This is sample J2735 TIM broadcast message. A </w:t>
        </w:r>
        <w:r>
          <w:fldChar w:fldCharType="begin"/>
        </w:r>
        <w:r>
          <w:instrText xml:space="preserve"> HYPERLINK \l "_ODE_Broadcast_TIM" </w:instrText>
        </w:r>
        <w:r>
          <w:fldChar w:fldCharType="separate"/>
        </w:r>
        <w:r w:rsidRPr="006F7F91">
          <w:rPr>
            <w:rStyle w:val="Hyperlink"/>
          </w:rPr>
          <w:t>TIM broadcast request</w:t>
        </w:r>
        <w:r>
          <w:rPr>
            <w:rStyle w:val="Hyperlink"/>
          </w:rPr>
          <w:fldChar w:fldCharType="end"/>
        </w:r>
        <w:r>
          <w:t xml:space="preserve"> is received from TMC and then translated into a J2735 XER encoded TravelerInformation message, then encoded into ASN.1 binary Unaligned Packed Encoding Rule (UPER) format and finally deposited on to RSUs or SDW. This is the message after it has gone through the J2735 conversion.</w:t>
        </w:r>
      </w:ins>
    </w:p>
    <w:p w:rsidR="000B2548" w:rsidRPr="000B2548" w:rsidRDefault="000B2548" w:rsidP="000B2548">
      <w:pPr>
        <w:shd w:val="clear" w:color="auto" w:fill="D9D9D9" w:themeFill="background1" w:themeFillShade="D9"/>
        <w:spacing w:after="0"/>
        <w:rPr>
          <w:ins w:id="565" w:author="Musavi, Hamid [USA]" w:date="2018-11-09T15:55:00Z"/>
          <w:rFonts w:ascii="Courier New" w:hAnsi="Courier New" w:cs="Courier New"/>
          <w:sz w:val="20"/>
          <w:szCs w:val="20"/>
        </w:rPr>
      </w:pPr>
      <w:ins w:id="566" w:author="Musavi, Hamid [USA]" w:date="2018-11-09T15:55:00Z">
        <w:r w:rsidRPr="000B2548">
          <w:rPr>
            <w:rFonts w:ascii="Courier New" w:hAnsi="Courier New" w:cs="Courier New"/>
            <w:sz w:val="20"/>
            <w:szCs w:val="20"/>
          </w:rPr>
          <w:t>{</w:t>
        </w:r>
      </w:ins>
    </w:p>
    <w:p w:rsidR="000B2548" w:rsidRPr="000B2548" w:rsidRDefault="000B2548" w:rsidP="000B2548">
      <w:pPr>
        <w:shd w:val="clear" w:color="auto" w:fill="D9D9D9" w:themeFill="background1" w:themeFillShade="D9"/>
        <w:spacing w:after="0"/>
        <w:rPr>
          <w:ins w:id="567" w:author="Musavi, Hamid [USA]" w:date="2018-11-09T15:55:00Z"/>
          <w:rFonts w:ascii="Courier New" w:hAnsi="Courier New" w:cs="Courier New"/>
          <w:sz w:val="20"/>
          <w:szCs w:val="20"/>
        </w:rPr>
      </w:pPr>
      <w:ins w:id="568" w:author="Musavi, Hamid [USA]" w:date="2018-11-09T15:55:00Z">
        <w:r w:rsidRPr="000B2548">
          <w:rPr>
            <w:rFonts w:ascii="Courier New" w:hAnsi="Courier New" w:cs="Courier New"/>
            <w:sz w:val="20"/>
            <w:szCs w:val="20"/>
          </w:rPr>
          <w:t xml:space="preserve">  "metadata": {</w:t>
        </w:r>
      </w:ins>
    </w:p>
    <w:p w:rsidR="000B2548" w:rsidRPr="000B2548" w:rsidRDefault="000B2548" w:rsidP="000B2548">
      <w:pPr>
        <w:shd w:val="clear" w:color="auto" w:fill="D9D9D9" w:themeFill="background1" w:themeFillShade="D9"/>
        <w:spacing w:after="0"/>
        <w:rPr>
          <w:ins w:id="569" w:author="Musavi, Hamid [USA]" w:date="2018-11-09T15:55:00Z"/>
          <w:rFonts w:ascii="Courier New" w:hAnsi="Courier New" w:cs="Courier New"/>
          <w:sz w:val="20"/>
          <w:szCs w:val="20"/>
        </w:rPr>
      </w:pPr>
      <w:ins w:id="570" w:author="Musavi, Hamid [USA]" w:date="2018-11-09T15:55:00Z">
        <w:r w:rsidRPr="000B2548">
          <w:rPr>
            <w:rFonts w:ascii="Courier New" w:hAnsi="Courier New" w:cs="Courier New"/>
            <w:sz w:val="20"/>
            <w:szCs w:val="20"/>
          </w:rPr>
          <w:t xml:space="preserve">    "request": {</w:t>
        </w:r>
      </w:ins>
    </w:p>
    <w:p w:rsidR="000B2548" w:rsidRPr="000B2548" w:rsidRDefault="000B2548" w:rsidP="000B2548">
      <w:pPr>
        <w:shd w:val="clear" w:color="auto" w:fill="D9D9D9" w:themeFill="background1" w:themeFillShade="D9"/>
        <w:spacing w:after="0"/>
        <w:rPr>
          <w:ins w:id="571" w:author="Musavi, Hamid [USA]" w:date="2018-11-09T15:55:00Z"/>
          <w:rFonts w:ascii="Courier New" w:hAnsi="Courier New" w:cs="Courier New"/>
          <w:sz w:val="20"/>
          <w:szCs w:val="20"/>
        </w:rPr>
      </w:pPr>
      <w:ins w:id="572" w:author="Musavi, Hamid [USA]" w:date="2018-11-09T15:55:00Z">
        <w:r w:rsidRPr="000B2548">
          <w:rPr>
            <w:rFonts w:ascii="Courier New" w:hAnsi="Courier New" w:cs="Courier New"/>
            <w:sz w:val="20"/>
            <w:szCs w:val="20"/>
          </w:rPr>
          <w:t xml:space="preserve">      "ode": {</w:t>
        </w:r>
      </w:ins>
    </w:p>
    <w:p w:rsidR="000B2548" w:rsidRPr="000B2548" w:rsidRDefault="000B2548" w:rsidP="000B2548">
      <w:pPr>
        <w:shd w:val="clear" w:color="auto" w:fill="D9D9D9" w:themeFill="background1" w:themeFillShade="D9"/>
        <w:spacing w:after="0"/>
        <w:rPr>
          <w:ins w:id="573" w:author="Musavi, Hamid [USA]" w:date="2018-11-09T15:55:00Z"/>
          <w:rFonts w:ascii="Courier New" w:hAnsi="Courier New" w:cs="Courier New"/>
          <w:sz w:val="20"/>
          <w:szCs w:val="20"/>
        </w:rPr>
      </w:pPr>
      <w:ins w:id="574" w:author="Musavi, Hamid [USA]" w:date="2018-11-09T15:55:00Z">
        <w:r w:rsidRPr="000B2548">
          <w:rPr>
            <w:rFonts w:ascii="Courier New" w:hAnsi="Courier New" w:cs="Courier New"/>
            <w:sz w:val="20"/>
            <w:szCs w:val="20"/>
          </w:rPr>
          <w:t xml:space="preserve">        "verb": "POST",</w:t>
        </w:r>
      </w:ins>
    </w:p>
    <w:p w:rsidR="000B2548" w:rsidRPr="000B2548" w:rsidRDefault="000B2548" w:rsidP="000B2548">
      <w:pPr>
        <w:shd w:val="clear" w:color="auto" w:fill="D9D9D9" w:themeFill="background1" w:themeFillShade="D9"/>
        <w:spacing w:after="0"/>
        <w:rPr>
          <w:ins w:id="575" w:author="Musavi, Hamid [USA]" w:date="2018-11-09T15:55:00Z"/>
          <w:rFonts w:ascii="Courier New" w:hAnsi="Courier New" w:cs="Courier New"/>
          <w:sz w:val="20"/>
          <w:szCs w:val="20"/>
        </w:rPr>
      </w:pPr>
      <w:ins w:id="576" w:author="Musavi, Hamid [USA]" w:date="2018-11-09T15:55:00Z">
        <w:r w:rsidRPr="000B2548">
          <w:rPr>
            <w:rFonts w:ascii="Courier New" w:hAnsi="Courier New" w:cs="Courier New"/>
            <w:sz w:val="20"/>
            <w:szCs w:val="20"/>
          </w:rPr>
          <w:t xml:space="preserve">        "version": 2,</w:t>
        </w:r>
      </w:ins>
    </w:p>
    <w:p w:rsidR="000B2548" w:rsidRPr="000B2548" w:rsidRDefault="000B2548" w:rsidP="000B2548">
      <w:pPr>
        <w:shd w:val="clear" w:color="auto" w:fill="D9D9D9" w:themeFill="background1" w:themeFillShade="D9"/>
        <w:spacing w:after="0"/>
        <w:rPr>
          <w:ins w:id="577" w:author="Musavi, Hamid [USA]" w:date="2018-11-09T15:55:00Z"/>
          <w:rFonts w:ascii="Courier New" w:hAnsi="Courier New" w:cs="Courier New"/>
          <w:sz w:val="20"/>
          <w:szCs w:val="20"/>
        </w:rPr>
      </w:pPr>
      <w:ins w:id="578" w:author="Musavi, Hamid [USA]" w:date="2018-11-09T15:55:00Z">
        <w:r w:rsidRPr="000B2548">
          <w:rPr>
            <w:rFonts w:ascii="Courier New" w:hAnsi="Courier New" w:cs="Courier New"/>
            <w:sz w:val="20"/>
            <w:szCs w:val="20"/>
          </w:rPr>
          <w:t xml:space="preserve">        "rsuIndex": 10</w:t>
        </w:r>
      </w:ins>
    </w:p>
    <w:p w:rsidR="000B2548" w:rsidRPr="000B2548" w:rsidRDefault="000B2548" w:rsidP="000B2548">
      <w:pPr>
        <w:shd w:val="clear" w:color="auto" w:fill="D9D9D9" w:themeFill="background1" w:themeFillShade="D9"/>
        <w:spacing w:after="0"/>
        <w:rPr>
          <w:ins w:id="579" w:author="Musavi, Hamid [USA]" w:date="2018-11-09T15:55:00Z"/>
          <w:rFonts w:ascii="Courier New" w:hAnsi="Courier New" w:cs="Courier New"/>
          <w:sz w:val="20"/>
          <w:szCs w:val="20"/>
        </w:rPr>
      </w:pPr>
      <w:ins w:id="580"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581" w:author="Musavi, Hamid [USA]" w:date="2018-11-09T15:55:00Z"/>
          <w:rFonts w:ascii="Courier New" w:hAnsi="Courier New" w:cs="Courier New"/>
          <w:sz w:val="20"/>
          <w:szCs w:val="20"/>
        </w:rPr>
      </w:pPr>
      <w:ins w:id="582" w:author="Musavi, Hamid [USA]" w:date="2018-11-09T15:55:00Z">
        <w:r w:rsidRPr="000B2548">
          <w:rPr>
            <w:rFonts w:ascii="Courier New" w:hAnsi="Courier New" w:cs="Courier New"/>
            <w:sz w:val="20"/>
            <w:szCs w:val="20"/>
          </w:rPr>
          <w:t xml:space="preserve">      "rsus": [</w:t>
        </w:r>
      </w:ins>
    </w:p>
    <w:p w:rsidR="000B2548" w:rsidRPr="000B2548" w:rsidRDefault="000B2548" w:rsidP="000B2548">
      <w:pPr>
        <w:shd w:val="clear" w:color="auto" w:fill="D9D9D9" w:themeFill="background1" w:themeFillShade="D9"/>
        <w:spacing w:after="0"/>
        <w:rPr>
          <w:ins w:id="583" w:author="Musavi, Hamid [USA]" w:date="2018-11-09T15:55:00Z"/>
          <w:rFonts w:ascii="Courier New" w:hAnsi="Courier New" w:cs="Courier New"/>
          <w:sz w:val="20"/>
          <w:szCs w:val="20"/>
        </w:rPr>
      </w:pPr>
      <w:ins w:id="584"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585" w:author="Musavi, Hamid [USA]" w:date="2018-11-09T15:55:00Z"/>
          <w:rFonts w:ascii="Courier New" w:hAnsi="Courier New" w:cs="Courier New"/>
          <w:sz w:val="20"/>
          <w:szCs w:val="20"/>
        </w:rPr>
      </w:pPr>
      <w:ins w:id="586" w:author="Musavi, Hamid [USA]" w:date="2018-11-09T15:55:00Z">
        <w:r w:rsidRPr="000B2548">
          <w:rPr>
            <w:rFonts w:ascii="Courier New" w:hAnsi="Courier New" w:cs="Courier New"/>
            <w:sz w:val="20"/>
            <w:szCs w:val="20"/>
          </w:rPr>
          <w:t xml:space="preserve">          "rsuTarget": "127.0.0.1",</w:t>
        </w:r>
      </w:ins>
    </w:p>
    <w:p w:rsidR="000B2548" w:rsidRPr="000B2548" w:rsidRDefault="000B2548" w:rsidP="000B2548">
      <w:pPr>
        <w:shd w:val="clear" w:color="auto" w:fill="D9D9D9" w:themeFill="background1" w:themeFillShade="D9"/>
        <w:spacing w:after="0"/>
        <w:rPr>
          <w:ins w:id="587" w:author="Musavi, Hamid [USA]" w:date="2018-11-09T15:55:00Z"/>
          <w:rFonts w:ascii="Courier New" w:hAnsi="Courier New" w:cs="Courier New"/>
          <w:sz w:val="20"/>
          <w:szCs w:val="20"/>
        </w:rPr>
      </w:pPr>
      <w:ins w:id="588" w:author="Musavi, Hamid [USA]" w:date="2018-11-09T15:55:00Z">
        <w:r w:rsidRPr="000B2548">
          <w:rPr>
            <w:rFonts w:ascii="Courier New" w:hAnsi="Courier New" w:cs="Courier New"/>
            <w:sz w:val="20"/>
            <w:szCs w:val="20"/>
          </w:rPr>
          <w:t xml:space="preserve">          "rsuUsername": "v3user",</w:t>
        </w:r>
      </w:ins>
    </w:p>
    <w:p w:rsidR="000B2548" w:rsidRPr="000B2548" w:rsidRDefault="000B2548" w:rsidP="000B2548">
      <w:pPr>
        <w:shd w:val="clear" w:color="auto" w:fill="D9D9D9" w:themeFill="background1" w:themeFillShade="D9"/>
        <w:spacing w:after="0"/>
        <w:rPr>
          <w:ins w:id="589" w:author="Musavi, Hamid [USA]" w:date="2018-11-09T15:55:00Z"/>
          <w:rFonts w:ascii="Courier New" w:hAnsi="Courier New" w:cs="Courier New"/>
          <w:sz w:val="20"/>
          <w:szCs w:val="20"/>
        </w:rPr>
      </w:pPr>
      <w:ins w:id="590" w:author="Musavi, Hamid [USA]" w:date="2018-11-09T15:55:00Z">
        <w:r w:rsidRPr="000B2548">
          <w:rPr>
            <w:rFonts w:ascii="Courier New" w:hAnsi="Courier New" w:cs="Courier New"/>
            <w:sz w:val="20"/>
            <w:szCs w:val="20"/>
          </w:rPr>
          <w:t xml:space="preserve">          "rsuRetries": 0,</w:t>
        </w:r>
      </w:ins>
    </w:p>
    <w:p w:rsidR="000B2548" w:rsidRPr="000B2548" w:rsidRDefault="000B2548" w:rsidP="000B2548">
      <w:pPr>
        <w:shd w:val="clear" w:color="auto" w:fill="D9D9D9" w:themeFill="background1" w:themeFillShade="D9"/>
        <w:spacing w:after="0"/>
        <w:rPr>
          <w:ins w:id="591" w:author="Musavi, Hamid [USA]" w:date="2018-11-09T15:55:00Z"/>
          <w:rFonts w:ascii="Courier New" w:hAnsi="Courier New" w:cs="Courier New"/>
          <w:sz w:val="20"/>
          <w:szCs w:val="20"/>
        </w:rPr>
      </w:pPr>
      <w:ins w:id="592" w:author="Musavi, Hamid [USA]" w:date="2018-11-09T15:55:00Z">
        <w:r w:rsidRPr="000B2548">
          <w:rPr>
            <w:rFonts w:ascii="Courier New" w:hAnsi="Courier New" w:cs="Courier New"/>
            <w:sz w:val="20"/>
            <w:szCs w:val="20"/>
          </w:rPr>
          <w:t xml:space="preserve">          "rsuTimeout": 2000,</w:t>
        </w:r>
      </w:ins>
    </w:p>
    <w:p w:rsidR="000B2548" w:rsidRPr="000B2548" w:rsidRDefault="000B2548" w:rsidP="000B2548">
      <w:pPr>
        <w:shd w:val="clear" w:color="auto" w:fill="D9D9D9" w:themeFill="background1" w:themeFillShade="D9"/>
        <w:spacing w:after="0"/>
        <w:rPr>
          <w:ins w:id="593" w:author="Musavi, Hamid [USA]" w:date="2018-11-09T15:55:00Z"/>
          <w:rFonts w:ascii="Courier New" w:hAnsi="Courier New" w:cs="Courier New"/>
          <w:sz w:val="20"/>
          <w:szCs w:val="20"/>
        </w:rPr>
      </w:pPr>
      <w:ins w:id="594" w:author="Musavi, Hamid [USA]" w:date="2018-11-09T15:55:00Z">
        <w:r w:rsidRPr="000B2548">
          <w:rPr>
            <w:rFonts w:ascii="Courier New" w:hAnsi="Courier New" w:cs="Courier New"/>
            <w:sz w:val="20"/>
            <w:szCs w:val="20"/>
          </w:rPr>
          <w:lastRenderedPageBreak/>
          <w:t xml:space="preserve">          "rsuPassword": "password"</w:t>
        </w:r>
      </w:ins>
    </w:p>
    <w:p w:rsidR="000B2548" w:rsidRPr="000B2548" w:rsidRDefault="000B2548" w:rsidP="000B2548">
      <w:pPr>
        <w:shd w:val="clear" w:color="auto" w:fill="D9D9D9" w:themeFill="background1" w:themeFillShade="D9"/>
        <w:spacing w:after="0"/>
        <w:rPr>
          <w:ins w:id="595" w:author="Musavi, Hamid [USA]" w:date="2018-11-09T15:55:00Z"/>
          <w:rFonts w:ascii="Courier New" w:hAnsi="Courier New" w:cs="Courier New"/>
          <w:sz w:val="20"/>
          <w:szCs w:val="20"/>
        </w:rPr>
      </w:pPr>
      <w:ins w:id="596"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597" w:author="Musavi, Hamid [USA]" w:date="2018-11-09T15:55:00Z"/>
          <w:rFonts w:ascii="Courier New" w:hAnsi="Courier New" w:cs="Courier New"/>
          <w:sz w:val="20"/>
          <w:szCs w:val="20"/>
        </w:rPr>
      </w:pPr>
      <w:ins w:id="598"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599" w:author="Musavi, Hamid [USA]" w:date="2018-11-09T15:55:00Z"/>
          <w:rFonts w:ascii="Courier New" w:hAnsi="Courier New" w:cs="Courier New"/>
          <w:sz w:val="20"/>
          <w:szCs w:val="20"/>
        </w:rPr>
      </w:pPr>
      <w:ins w:id="600" w:author="Musavi, Hamid [USA]" w:date="2018-11-09T15:55:00Z">
        <w:r w:rsidRPr="000B2548">
          <w:rPr>
            <w:rFonts w:ascii="Courier New" w:hAnsi="Courier New" w:cs="Courier New"/>
            <w:sz w:val="20"/>
            <w:szCs w:val="20"/>
          </w:rPr>
          <w:t xml:space="preserve">          "rsuTarget": "127.0.0.2",</w:t>
        </w:r>
      </w:ins>
    </w:p>
    <w:p w:rsidR="000B2548" w:rsidRPr="000B2548" w:rsidRDefault="000B2548" w:rsidP="000B2548">
      <w:pPr>
        <w:shd w:val="clear" w:color="auto" w:fill="D9D9D9" w:themeFill="background1" w:themeFillShade="D9"/>
        <w:spacing w:after="0"/>
        <w:rPr>
          <w:ins w:id="601" w:author="Musavi, Hamid [USA]" w:date="2018-11-09T15:55:00Z"/>
          <w:rFonts w:ascii="Courier New" w:hAnsi="Courier New" w:cs="Courier New"/>
          <w:sz w:val="20"/>
          <w:szCs w:val="20"/>
        </w:rPr>
      </w:pPr>
      <w:ins w:id="602" w:author="Musavi, Hamid [USA]" w:date="2018-11-09T15:55:00Z">
        <w:r w:rsidRPr="000B2548">
          <w:rPr>
            <w:rFonts w:ascii="Courier New" w:hAnsi="Courier New" w:cs="Courier New"/>
            <w:sz w:val="20"/>
            <w:szCs w:val="20"/>
          </w:rPr>
          <w:t xml:space="preserve">          "rsuUsername": "v3user",</w:t>
        </w:r>
      </w:ins>
    </w:p>
    <w:p w:rsidR="000B2548" w:rsidRPr="000B2548" w:rsidRDefault="000B2548" w:rsidP="000B2548">
      <w:pPr>
        <w:shd w:val="clear" w:color="auto" w:fill="D9D9D9" w:themeFill="background1" w:themeFillShade="D9"/>
        <w:spacing w:after="0"/>
        <w:rPr>
          <w:ins w:id="603" w:author="Musavi, Hamid [USA]" w:date="2018-11-09T15:55:00Z"/>
          <w:rFonts w:ascii="Courier New" w:hAnsi="Courier New" w:cs="Courier New"/>
          <w:sz w:val="20"/>
          <w:szCs w:val="20"/>
        </w:rPr>
      </w:pPr>
      <w:ins w:id="604" w:author="Musavi, Hamid [USA]" w:date="2018-11-09T15:55:00Z">
        <w:r w:rsidRPr="000B2548">
          <w:rPr>
            <w:rFonts w:ascii="Courier New" w:hAnsi="Courier New" w:cs="Courier New"/>
            <w:sz w:val="20"/>
            <w:szCs w:val="20"/>
          </w:rPr>
          <w:t xml:space="preserve">          "rsuRetries": 1,</w:t>
        </w:r>
      </w:ins>
    </w:p>
    <w:p w:rsidR="000B2548" w:rsidRPr="000B2548" w:rsidRDefault="000B2548" w:rsidP="000B2548">
      <w:pPr>
        <w:shd w:val="clear" w:color="auto" w:fill="D9D9D9" w:themeFill="background1" w:themeFillShade="D9"/>
        <w:spacing w:after="0"/>
        <w:rPr>
          <w:ins w:id="605" w:author="Musavi, Hamid [USA]" w:date="2018-11-09T15:55:00Z"/>
          <w:rFonts w:ascii="Courier New" w:hAnsi="Courier New" w:cs="Courier New"/>
          <w:sz w:val="20"/>
          <w:szCs w:val="20"/>
        </w:rPr>
      </w:pPr>
      <w:ins w:id="606" w:author="Musavi, Hamid [USA]" w:date="2018-11-09T15:55:00Z">
        <w:r w:rsidRPr="000B2548">
          <w:rPr>
            <w:rFonts w:ascii="Courier New" w:hAnsi="Courier New" w:cs="Courier New"/>
            <w:sz w:val="20"/>
            <w:szCs w:val="20"/>
          </w:rPr>
          <w:t xml:space="preserve">          "rsuTimeout": 1000,</w:t>
        </w:r>
      </w:ins>
    </w:p>
    <w:p w:rsidR="000B2548" w:rsidRPr="000B2548" w:rsidRDefault="000B2548" w:rsidP="000B2548">
      <w:pPr>
        <w:shd w:val="clear" w:color="auto" w:fill="D9D9D9" w:themeFill="background1" w:themeFillShade="D9"/>
        <w:spacing w:after="0"/>
        <w:rPr>
          <w:ins w:id="607" w:author="Musavi, Hamid [USA]" w:date="2018-11-09T15:55:00Z"/>
          <w:rFonts w:ascii="Courier New" w:hAnsi="Courier New" w:cs="Courier New"/>
          <w:sz w:val="20"/>
          <w:szCs w:val="20"/>
        </w:rPr>
      </w:pPr>
      <w:ins w:id="608" w:author="Musavi, Hamid [USA]" w:date="2018-11-09T15:55:00Z">
        <w:r w:rsidRPr="000B2548">
          <w:rPr>
            <w:rFonts w:ascii="Courier New" w:hAnsi="Courier New" w:cs="Courier New"/>
            <w:sz w:val="20"/>
            <w:szCs w:val="20"/>
          </w:rPr>
          <w:t xml:space="preserve">          "rsuPassword": "password"</w:t>
        </w:r>
      </w:ins>
    </w:p>
    <w:p w:rsidR="000B2548" w:rsidRPr="000B2548" w:rsidRDefault="000B2548" w:rsidP="000B2548">
      <w:pPr>
        <w:shd w:val="clear" w:color="auto" w:fill="D9D9D9" w:themeFill="background1" w:themeFillShade="D9"/>
        <w:spacing w:after="0"/>
        <w:rPr>
          <w:ins w:id="609" w:author="Musavi, Hamid [USA]" w:date="2018-11-09T15:55:00Z"/>
          <w:rFonts w:ascii="Courier New" w:hAnsi="Courier New" w:cs="Courier New"/>
          <w:sz w:val="20"/>
          <w:szCs w:val="20"/>
        </w:rPr>
      </w:pPr>
      <w:ins w:id="610"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611" w:author="Musavi, Hamid [USA]" w:date="2018-11-09T15:55:00Z"/>
          <w:rFonts w:ascii="Courier New" w:hAnsi="Courier New" w:cs="Courier New"/>
          <w:sz w:val="20"/>
          <w:szCs w:val="20"/>
        </w:rPr>
      </w:pPr>
      <w:ins w:id="612"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613" w:author="Musavi, Hamid [USA]" w:date="2018-11-09T15:55:00Z"/>
          <w:rFonts w:ascii="Courier New" w:hAnsi="Courier New" w:cs="Courier New"/>
          <w:sz w:val="20"/>
          <w:szCs w:val="20"/>
        </w:rPr>
      </w:pPr>
      <w:ins w:id="614" w:author="Musavi, Hamid [USA]" w:date="2018-11-09T15:55:00Z">
        <w:r w:rsidRPr="000B2548">
          <w:rPr>
            <w:rFonts w:ascii="Courier New" w:hAnsi="Courier New" w:cs="Courier New"/>
            <w:sz w:val="20"/>
            <w:szCs w:val="20"/>
          </w:rPr>
          <w:t xml:space="preserve">          "rsuTarget": "127.0.0.3",</w:t>
        </w:r>
      </w:ins>
    </w:p>
    <w:p w:rsidR="000B2548" w:rsidRPr="000B2548" w:rsidRDefault="000B2548" w:rsidP="000B2548">
      <w:pPr>
        <w:shd w:val="clear" w:color="auto" w:fill="D9D9D9" w:themeFill="background1" w:themeFillShade="D9"/>
        <w:spacing w:after="0"/>
        <w:rPr>
          <w:ins w:id="615" w:author="Musavi, Hamid [USA]" w:date="2018-11-09T15:55:00Z"/>
          <w:rFonts w:ascii="Courier New" w:hAnsi="Courier New" w:cs="Courier New"/>
          <w:sz w:val="20"/>
          <w:szCs w:val="20"/>
        </w:rPr>
      </w:pPr>
      <w:ins w:id="616" w:author="Musavi, Hamid [USA]" w:date="2018-11-09T15:55:00Z">
        <w:r w:rsidRPr="000B2548">
          <w:rPr>
            <w:rFonts w:ascii="Courier New" w:hAnsi="Courier New" w:cs="Courier New"/>
            <w:sz w:val="20"/>
            <w:szCs w:val="20"/>
          </w:rPr>
          <w:t xml:space="preserve">          "rsuUsername": "v3user",</w:t>
        </w:r>
      </w:ins>
    </w:p>
    <w:p w:rsidR="000B2548" w:rsidRPr="000B2548" w:rsidRDefault="000B2548" w:rsidP="000B2548">
      <w:pPr>
        <w:shd w:val="clear" w:color="auto" w:fill="D9D9D9" w:themeFill="background1" w:themeFillShade="D9"/>
        <w:spacing w:after="0"/>
        <w:rPr>
          <w:ins w:id="617" w:author="Musavi, Hamid [USA]" w:date="2018-11-09T15:55:00Z"/>
          <w:rFonts w:ascii="Courier New" w:hAnsi="Courier New" w:cs="Courier New"/>
          <w:sz w:val="20"/>
          <w:szCs w:val="20"/>
        </w:rPr>
      </w:pPr>
      <w:ins w:id="618" w:author="Musavi, Hamid [USA]" w:date="2018-11-09T15:55:00Z">
        <w:r w:rsidRPr="000B2548">
          <w:rPr>
            <w:rFonts w:ascii="Courier New" w:hAnsi="Courier New" w:cs="Courier New"/>
            <w:sz w:val="20"/>
            <w:szCs w:val="20"/>
          </w:rPr>
          <w:t xml:space="preserve">          "rsuRetries": 1,</w:t>
        </w:r>
      </w:ins>
    </w:p>
    <w:p w:rsidR="000B2548" w:rsidRPr="000B2548" w:rsidRDefault="000B2548" w:rsidP="000B2548">
      <w:pPr>
        <w:shd w:val="clear" w:color="auto" w:fill="D9D9D9" w:themeFill="background1" w:themeFillShade="D9"/>
        <w:spacing w:after="0"/>
        <w:rPr>
          <w:ins w:id="619" w:author="Musavi, Hamid [USA]" w:date="2018-11-09T15:55:00Z"/>
          <w:rFonts w:ascii="Courier New" w:hAnsi="Courier New" w:cs="Courier New"/>
          <w:sz w:val="20"/>
          <w:szCs w:val="20"/>
        </w:rPr>
      </w:pPr>
      <w:ins w:id="620" w:author="Musavi, Hamid [USA]" w:date="2018-11-09T15:55:00Z">
        <w:r w:rsidRPr="000B2548">
          <w:rPr>
            <w:rFonts w:ascii="Courier New" w:hAnsi="Courier New" w:cs="Courier New"/>
            <w:sz w:val="20"/>
            <w:szCs w:val="20"/>
          </w:rPr>
          <w:t xml:space="preserve">          "rsuTimeout": 1000,</w:t>
        </w:r>
      </w:ins>
    </w:p>
    <w:p w:rsidR="000B2548" w:rsidRPr="000B2548" w:rsidRDefault="000B2548" w:rsidP="000B2548">
      <w:pPr>
        <w:shd w:val="clear" w:color="auto" w:fill="D9D9D9" w:themeFill="background1" w:themeFillShade="D9"/>
        <w:spacing w:after="0"/>
        <w:rPr>
          <w:ins w:id="621" w:author="Musavi, Hamid [USA]" w:date="2018-11-09T15:55:00Z"/>
          <w:rFonts w:ascii="Courier New" w:hAnsi="Courier New" w:cs="Courier New"/>
          <w:sz w:val="20"/>
          <w:szCs w:val="20"/>
        </w:rPr>
      </w:pPr>
      <w:ins w:id="622" w:author="Musavi, Hamid [USA]" w:date="2018-11-09T15:55:00Z">
        <w:r w:rsidRPr="000B2548">
          <w:rPr>
            <w:rFonts w:ascii="Courier New" w:hAnsi="Courier New" w:cs="Courier New"/>
            <w:sz w:val="20"/>
            <w:szCs w:val="20"/>
          </w:rPr>
          <w:t xml:space="preserve">          "rsuPassword": "password"</w:t>
        </w:r>
      </w:ins>
    </w:p>
    <w:p w:rsidR="000B2548" w:rsidRPr="000B2548" w:rsidRDefault="000B2548" w:rsidP="000B2548">
      <w:pPr>
        <w:shd w:val="clear" w:color="auto" w:fill="D9D9D9" w:themeFill="background1" w:themeFillShade="D9"/>
        <w:spacing w:after="0"/>
        <w:rPr>
          <w:ins w:id="623" w:author="Musavi, Hamid [USA]" w:date="2018-11-09T15:55:00Z"/>
          <w:rFonts w:ascii="Courier New" w:hAnsi="Courier New" w:cs="Courier New"/>
          <w:sz w:val="20"/>
          <w:szCs w:val="20"/>
        </w:rPr>
      </w:pPr>
      <w:ins w:id="624"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625" w:author="Musavi, Hamid [USA]" w:date="2018-11-09T15:55:00Z"/>
          <w:rFonts w:ascii="Courier New" w:hAnsi="Courier New" w:cs="Courier New"/>
          <w:sz w:val="20"/>
          <w:szCs w:val="20"/>
        </w:rPr>
      </w:pPr>
      <w:ins w:id="626"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627" w:author="Musavi, Hamid [USA]" w:date="2018-11-09T15:55:00Z"/>
          <w:rFonts w:ascii="Courier New" w:hAnsi="Courier New" w:cs="Courier New"/>
          <w:sz w:val="20"/>
          <w:szCs w:val="20"/>
        </w:rPr>
      </w:pPr>
      <w:ins w:id="628" w:author="Musavi, Hamid [USA]" w:date="2018-11-09T15:55:00Z">
        <w:r w:rsidRPr="000B2548">
          <w:rPr>
            <w:rFonts w:ascii="Courier New" w:hAnsi="Courier New" w:cs="Courier New"/>
            <w:sz w:val="20"/>
            <w:szCs w:val="20"/>
          </w:rPr>
          <w:t xml:space="preserve">      "snmp": {</w:t>
        </w:r>
      </w:ins>
    </w:p>
    <w:p w:rsidR="000B2548" w:rsidRPr="000B2548" w:rsidRDefault="000B2548" w:rsidP="000B2548">
      <w:pPr>
        <w:shd w:val="clear" w:color="auto" w:fill="D9D9D9" w:themeFill="background1" w:themeFillShade="D9"/>
        <w:spacing w:after="0"/>
        <w:rPr>
          <w:ins w:id="629" w:author="Musavi, Hamid [USA]" w:date="2018-11-09T15:55:00Z"/>
          <w:rFonts w:ascii="Courier New" w:hAnsi="Courier New" w:cs="Courier New"/>
          <w:sz w:val="20"/>
          <w:szCs w:val="20"/>
        </w:rPr>
      </w:pPr>
      <w:ins w:id="630" w:author="Musavi, Hamid [USA]" w:date="2018-11-09T15:55:00Z">
        <w:r w:rsidRPr="000B2548">
          <w:rPr>
            <w:rFonts w:ascii="Courier New" w:hAnsi="Courier New" w:cs="Courier New"/>
            <w:sz w:val="20"/>
            <w:szCs w:val="20"/>
          </w:rPr>
          <w:t xml:space="preserve">        "mode": 1,</w:t>
        </w:r>
      </w:ins>
    </w:p>
    <w:p w:rsidR="000B2548" w:rsidRPr="000B2548" w:rsidRDefault="000B2548" w:rsidP="000B2548">
      <w:pPr>
        <w:shd w:val="clear" w:color="auto" w:fill="D9D9D9" w:themeFill="background1" w:themeFillShade="D9"/>
        <w:spacing w:after="0"/>
        <w:rPr>
          <w:ins w:id="631" w:author="Musavi, Hamid [USA]" w:date="2018-11-09T15:55:00Z"/>
          <w:rFonts w:ascii="Courier New" w:hAnsi="Courier New" w:cs="Courier New"/>
          <w:sz w:val="20"/>
          <w:szCs w:val="20"/>
        </w:rPr>
      </w:pPr>
      <w:ins w:id="632" w:author="Musavi, Hamid [USA]" w:date="2018-11-09T15:55:00Z">
        <w:r w:rsidRPr="000B2548">
          <w:rPr>
            <w:rFonts w:ascii="Courier New" w:hAnsi="Courier New" w:cs="Courier New"/>
            <w:sz w:val="20"/>
            <w:szCs w:val="20"/>
          </w:rPr>
          <w:t xml:space="preserve">        "deliverystop": "2018-01-01T17:47:11-05:15",</w:t>
        </w:r>
      </w:ins>
    </w:p>
    <w:p w:rsidR="000B2548" w:rsidRPr="000B2548" w:rsidRDefault="000B2548" w:rsidP="000B2548">
      <w:pPr>
        <w:shd w:val="clear" w:color="auto" w:fill="D9D9D9" w:themeFill="background1" w:themeFillShade="D9"/>
        <w:spacing w:after="0"/>
        <w:rPr>
          <w:ins w:id="633" w:author="Musavi, Hamid [USA]" w:date="2018-11-09T15:55:00Z"/>
          <w:rFonts w:ascii="Courier New" w:hAnsi="Courier New" w:cs="Courier New"/>
          <w:sz w:val="20"/>
          <w:szCs w:val="20"/>
        </w:rPr>
      </w:pPr>
      <w:ins w:id="634" w:author="Musavi, Hamid [USA]" w:date="2018-11-09T15:55:00Z">
        <w:r w:rsidRPr="000B2548">
          <w:rPr>
            <w:rFonts w:ascii="Courier New" w:hAnsi="Courier New" w:cs="Courier New"/>
            <w:sz w:val="20"/>
            <w:szCs w:val="20"/>
          </w:rPr>
          <w:t xml:space="preserve">        "rsuid": "00000083",</w:t>
        </w:r>
      </w:ins>
    </w:p>
    <w:p w:rsidR="000B2548" w:rsidRPr="000B2548" w:rsidRDefault="000B2548" w:rsidP="000B2548">
      <w:pPr>
        <w:shd w:val="clear" w:color="auto" w:fill="D9D9D9" w:themeFill="background1" w:themeFillShade="D9"/>
        <w:spacing w:after="0"/>
        <w:rPr>
          <w:ins w:id="635" w:author="Musavi, Hamid [USA]" w:date="2018-11-09T15:55:00Z"/>
          <w:rFonts w:ascii="Courier New" w:hAnsi="Courier New" w:cs="Courier New"/>
          <w:sz w:val="20"/>
          <w:szCs w:val="20"/>
        </w:rPr>
      </w:pPr>
      <w:ins w:id="636" w:author="Musavi, Hamid [USA]" w:date="2018-11-09T15:55:00Z">
        <w:r w:rsidRPr="000B2548">
          <w:rPr>
            <w:rFonts w:ascii="Courier New" w:hAnsi="Courier New" w:cs="Courier New"/>
            <w:sz w:val="20"/>
            <w:szCs w:val="20"/>
          </w:rPr>
          <w:t xml:space="preserve">        "deliverystart": "2017-06-01T17:47:11-05:00",</w:t>
        </w:r>
      </w:ins>
    </w:p>
    <w:p w:rsidR="000B2548" w:rsidRPr="000B2548" w:rsidRDefault="000B2548" w:rsidP="000B2548">
      <w:pPr>
        <w:shd w:val="clear" w:color="auto" w:fill="D9D9D9" w:themeFill="background1" w:themeFillShade="D9"/>
        <w:spacing w:after="0"/>
        <w:rPr>
          <w:ins w:id="637" w:author="Musavi, Hamid [USA]" w:date="2018-11-09T15:55:00Z"/>
          <w:rFonts w:ascii="Courier New" w:hAnsi="Courier New" w:cs="Courier New"/>
          <w:sz w:val="20"/>
          <w:szCs w:val="20"/>
        </w:rPr>
      </w:pPr>
      <w:ins w:id="638" w:author="Musavi, Hamid [USA]" w:date="2018-11-09T15:55:00Z">
        <w:r w:rsidRPr="000B2548">
          <w:rPr>
            <w:rFonts w:ascii="Courier New" w:hAnsi="Courier New" w:cs="Courier New"/>
            <w:sz w:val="20"/>
            <w:szCs w:val="20"/>
          </w:rPr>
          <w:t xml:space="preserve">        "enable": 1,</w:t>
        </w:r>
      </w:ins>
    </w:p>
    <w:p w:rsidR="000B2548" w:rsidRPr="000B2548" w:rsidRDefault="000B2548" w:rsidP="000B2548">
      <w:pPr>
        <w:shd w:val="clear" w:color="auto" w:fill="D9D9D9" w:themeFill="background1" w:themeFillShade="D9"/>
        <w:spacing w:after="0"/>
        <w:rPr>
          <w:ins w:id="639" w:author="Musavi, Hamid [USA]" w:date="2018-11-09T15:55:00Z"/>
          <w:rFonts w:ascii="Courier New" w:hAnsi="Courier New" w:cs="Courier New"/>
          <w:sz w:val="20"/>
          <w:szCs w:val="20"/>
        </w:rPr>
      </w:pPr>
      <w:ins w:id="640" w:author="Musavi, Hamid [USA]" w:date="2018-11-09T15:55:00Z">
        <w:r w:rsidRPr="000B2548">
          <w:rPr>
            <w:rFonts w:ascii="Courier New" w:hAnsi="Courier New" w:cs="Courier New"/>
            <w:sz w:val="20"/>
            <w:szCs w:val="20"/>
          </w:rPr>
          <w:t xml:space="preserve">        "channel": 178,</w:t>
        </w:r>
      </w:ins>
    </w:p>
    <w:p w:rsidR="000B2548" w:rsidRPr="000B2548" w:rsidRDefault="000B2548" w:rsidP="000B2548">
      <w:pPr>
        <w:shd w:val="clear" w:color="auto" w:fill="D9D9D9" w:themeFill="background1" w:themeFillShade="D9"/>
        <w:spacing w:after="0"/>
        <w:rPr>
          <w:ins w:id="641" w:author="Musavi, Hamid [USA]" w:date="2018-11-09T15:55:00Z"/>
          <w:rFonts w:ascii="Courier New" w:hAnsi="Courier New" w:cs="Courier New"/>
          <w:sz w:val="20"/>
          <w:szCs w:val="20"/>
        </w:rPr>
      </w:pPr>
      <w:ins w:id="642" w:author="Musavi, Hamid [USA]" w:date="2018-11-09T15:55:00Z">
        <w:r w:rsidRPr="000B2548">
          <w:rPr>
            <w:rFonts w:ascii="Courier New" w:hAnsi="Courier New" w:cs="Courier New"/>
            <w:sz w:val="20"/>
            <w:szCs w:val="20"/>
          </w:rPr>
          <w:t xml:space="preserve">        "msgid": 31,</w:t>
        </w:r>
      </w:ins>
    </w:p>
    <w:p w:rsidR="000B2548" w:rsidRPr="000B2548" w:rsidRDefault="000B2548" w:rsidP="000B2548">
      <w:pPr>
        <w:shd w:val="clear" w:color="auto" w:fill="D9D9D9" w:themeFill="background1" w:themeFillShade="D9"/>
        <w:spacing w:after="0"/>
        <w:rPr>
          <w:ins w:id="643" w:author="Musavi, Hamid [USA]" w:date="2018-11-09T15:55:00Z"/>
          <w:rFonts w:ascii="Courier New" w:hAnsi="Courier New" w:cs="Courier New"/>
          <w:sz w:val="20"/>
          <w:szCs w:val="20"/>
        </w:rPr>
      </w:pPr>
      <w:ins w:id="644" w:author="Musavi, Hamid [USA]" w:date="2018-11-09T15:55:00Z">
        <w:r w:rsidRPr="000B2548">
          <w:rPr>
            <w:rFonts w:ascii="Courier New" w:hAnsi="Courier New" w:cs="Courier New"/>
            <w:sz w:val="20"/>
            <w:szCs w:val="20"/>
          </w:rPr>
          <w:t xml:space="preserve">        "interval": 2,</w:t>
        </w:r>
      </w:ins>
    </w:p>
    <w:p w:rsidR="000B2548" w:rsidRPr="000B2548" w:rsidRDefault="000B2548" w:rsidP="000B2548">
      <w:pPr>
        <w:shd w:val="clear" w:color="auto" w:fill="D9D9D9" w:themeFill="background1" w:themeFillShade="D9"/>
        <w:spacing w:after="0"/>
        <w:rPr>
          <w:ins w:id="645" w:author="Musavi, Hamid [USA]" w:date="2018-11-09T15:55:00Z"/>
          <w:rFonts w:ascii="Courier New" w:hAnsi="Courier New" w:cs="Courier New"/>
          <w:sz w:val="20"/>
          <w:szCs w:val="20"/>
        </w:rPr>
      </w:pPr>
      <w:ins w:id="646" w:author="Musavi, Hamid [USA]" w:date="2018-11-09T15:55:00Z">
        <w:r w:rsidRPr="000B2548">
          <w:rPr>
            <w:rFonts w:ascii="Courier New" w:hAnsi="Courier New" w:cs="Courier New"/>
            <w:sz w:val="20"/>
            <w:szCs w:val="20"/>
          </w:rPr>
          <w:t xml:space="preserve">        "status": 4</w:t>
        </w:r>
      </w:ins>
    </w:p>
    <w:p w:rsidR="000B2548" w:rsidRPr="000B2548" w:rsidRDefault="000B2548" w:rsidP="000B2548">
      <w:pPr>
        <w:shd w:val="clear" w:color="auto" w:fill="D9D9D9" w:themeFill="background1" w:themeFillShade="D9"/>
        <w:spacing w:after="0"/>
        <w:rPr>
          <w:ins w:id="647" w:author="Musavi, Hamid [USA]" w:date="2018-11-09T15:55:00Z"/>
          <w:rFonts w:ascii="Courier New" w:hAnsi="Courier New" w:cs="Courier New"/>
          <w:sz w:val="20"/>
          <w:szCs w:val="20"/>
        </w:rPr>
      </w:pPr>
      <w:ins w:id="648"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649" w:author="Musavi, Hamid [USA]" w:date="2018-11-09T15:55:00Z"/>
          <w:rFonts w:ascii="Courier New" w:hAnsi="Courier New" w:cs="Courier New"/>
          <w:sz w:val="20"/>
          <w:szCs w:val="20"/>
        </w:rPr>
      </w:pPr>
      <w:ins w:id="650"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651" w:author="Musavi, Hamid [USA]" w:date="2018-11-09T15:55:00Z"/>
          <w:rFonts w:ascii="Courier New" w:hAnsi="Courier New" w:cs="Courier New"/>
          <w:sz w:val="20"/>
          <w:szCs w:val="20"/>
        </w:rPr>
      </w:pPr>
      <w:ins w:id="652" w:author="Musavi, Hamid [USA]" w:date="2018-11-09T15:55:00Z">
        <w:r w:rsidRPr="000B2548">
          <w:rPr>
            <w:rFonts w:ascii="Courier New" w:hAnsi="Courier New" w:cs="Courier New"/>
            <w:sz w:val="20"/>
            <w:szCs w:val="20"/>
          </w:rPr>
          <w:t xml:space="preserve">    "recordGeneratedBy": "TMC",</w:t>
        </w:r>
      </w:ins>
    </w:p>
    <w:p w:rsidR="000B2548" w:rsidRPr="000B2548" w:rsidRDefault="000B2548" w:rsidP="000B2548">
      <w:pPr>
        <w:shd w:val="clear" w:color="auto" w:fill="D9D9D9" w:themeFill="background1" w:themeFillShade="D9"/>
        <w:spacing w:after="0"/>
        <w:rPr>
          <w:ins w:id="653" w:author="Musavi, Hamid [USA]" w:date="2018-11-09T15:55:00Z"/>
          <w:rFonts w:ascii="Courier New" w:hAnsi="Courier New" w:cs="Courier New"/>
          <w:sz w:val="20"/>
          <w:szCs w:val="20"/>
        </w:rPr>
      </w:pPr>
      <w:ins w:id="654" w:author="Musavi, Hamid [USA]" w:date="2018-11-09T15:55:00Z">
        <w:r w:rsidRPr="000B2548">
          <w:rPr>
            <w:rFonts w:ascii="Courier New" w:hAnsi="Courier New" w:cs="Courier New"/>
            <w:sz w:val="20"/>
            <w:szCs w:val="20"/>
          </w:rPr>
          <w:t xml:space="preserve">    "schemaVersion": 6,</w:t>
        </w:r>
      </w:ins>
    </w:p>
    <w:p w:rsidR="000B2548" w:rsidRPr="000B2548" w:rsidRDefault="000B2548" w:rsidP="000B2548">
      <w:pPr>
        <w:shd w:val="clear" w:color="auto" w:fill="D9D9D9" w:themeFill="background1" w:themeFillShade="D9"/>
        <w:spacing w:after="0"/>
        <w:rPr>
          <w:ins w:id="655" w:author="Musavi, Hamid [USA]" w:date="2018-11-09T15:55:00Z"/>
          <w:rFonts w:ascii="Courier New" w:hAnsi="Courier New" w:cs="Courier New"/>
          <w:sz w:val="20"/>
          <w:szCs w:val="20"/>
        </w:rPr>
      </w:pPr>
      <w:ins w:id="656" w:author="Musavi, Hamid [USA]" w:date="2018-11-09T15:55:00Z">
        <w:r w:rsidRPr="000B2548">
          <w:rPr>
            <w:rFonts w:ascii="Courier New" w:hAnsi="Courier New" w:cs="Courier New"/>
            <w:sz w:val="20"/>
            <w:szCs w:val="20"/>
          </w:rPr>
          <w:t xml:space="preserve">    "payloadType": "us.dot.its.jpo.ode.model.OdeTimPayload",</w:t>
        </w:r>
      </w:ins>
    </w:p>
    <w:p w:rsidR="000B2548" w:rsidRPr="000B2548" w:rsidRDefault="000B2548" w:rsidP="000B2548">
      <w:pPr>
        <w:shd w:val="clear" w:color="auto" w:fill="D9D9D9" w:themeFill="background1" w:themeFillShade="D9"/>
        <w:spacing w:after="0"/>
        <w:rPr>
          <w:ins w:id="657" w:author="Musavi, Hamid [USA]" w:date="2018-11-09T15:55:00Z"/>
          <w:rFonts w:ascii="Courier New" w:hAnsi="Courier New" w:cs="Courier New"/>
          <w:sz w:val="20"/>
          <w:szCs w:val="20"/>
        </w:rPr>
      </w:pPr>
      <w:ins w:id="658" w:author="Musavi, Hamid [USA]" w:date="2018-11-09T15:55:00Z">
        <w:r w:rsidRPr="000B2548">
          <w:rPr>
            <w:rFonts w:ascii="Courier New" w:hAnsi="Courier New" w:cs="Courier New"/>
            <w:sz w:val="20"/>
            <w:szCs w:val="20"/>
          </w:rPr>
          <w:t xml:space="preserve">    "serialId": {</w:t>
        </w:r>
      </w:ins>
    </w:p>
    <w:p w:rsidR="000B2548" w:rsidRPr="000B2548" w:rsidRDefault="000B2548" w:rsidP="000B2548">
      <w:pPr>
        <w:shd w:val="clear" w:color="auto" w:fill="D9D9D9" w:themeFill="background1" w:themeFillShade="D9"/>
        <w:spacing w:after="0"/>
        <w:rPr>
          <w:ins w:id="659" w:author="Musavi, Hamid [USA]" w:date="2018-11-09T15:55:00Z"/>
          <w:rFonts w:ascii="Courier New" w:hAnsi="Courier New" w:cs="Courier New"/>
          <w:sz w:val="20"/>
          <w:szCs w:val="20"/>
        </w:rPr>
      </w:pPr>
      <w:ins w:id="660" w:author="Musavi, Hamid [USA]" w:date="2018-11-09T15:55:00Z">
        <w:r w:rsidRPr="000B2548">
          <w:rPr>
            <w:rFonts w:ascii="Courier New" w:hAnsi="Courier New" w:cs="Courier New"/>
            <w:sz w:val="20"/>
            <w:szCs w:val="20"/>
          </w:rPr>
          <w:t xml:space="preserve">      "recordId": 0,</w:t>
        </w:r>
      </w:ins>
    </w:p>
    <w:p w:rsidR="000B2548" w:rsidRPr="000B2548" w:rsidRDefault="000B2548" w:rsidP="000B2548">
      <w:pPr>
        <w:shd w:val="clear" w:color="auto" w:fill="D9D9D9" w:themeFill="background1" w:themeFillShade="D9"/>
        <w:spacing w:after="0"/>
        <w:rPr>
          <w:ins w:id="661" w:author="Musavi, Hamid [USA]" w:date="2018-11-09T15:55:00Z"/>
          <w:rFonts w:ascii="Courier New" w:hAnsi="Courier New" w:cs="Courier New"/>
          <w:sz w:val="20"/>
          <w:szCs w:val="20"/>
        </w:rPr>
      </w:pPr>
      <w:ins w:id="662" w:author="Musavi, Hamid [USA]" w:date="2018-11-09T15:55:00Z">
        <w:r w:rsidRPr="000B2548">
          <w:rPr>
            <w:rFonts w:ascii="Courier New" w:hAnsi="Courier New" w:cs="Courier New"/>
            <w:sz w:val="20"/>
            <w:szCs w:val="20"/>
          </w:rPr>
          <w:t xml:space="preserve">      "serialNumber": 0,</w:t>
        </w:r>
      </w:ins>
    </w:p>
    <w:p w:rsidR="000B2548" w:rsidRPr="000B2548" w:rsidRDefault="000B2548" w:rsidP="000B2548">
      <w:pPr>
        <w:shd w:val="clear" w:color="auto" w:fill="D9D9D9" w:themeFill="background1" w:themeFillShade="D9"/>
        <w:spacing w:after="0"/>
        <w:rPr>
          <w:ins w:id="663" w:author="Musavi, Hamid [USA]" w:date="2018-11-09T15:55:00Z"/>
          <w:rFonts w:ascii="Courier New" w:hAnsi="Courier New" w:cs="Courier New"/>
          <w:sz w:val="20"/>
          <w:szCs w:val="20"/>
        </w:rPr>
      </w:pPr>
      <w:ins w:id="664" w:author="Musavi, Hamid [USA]" w:date="2018-11-09T15:55:00Z">
        <w:r w:rsidRPr="000B2548">
          <w:rPr>
            <w:rFonts w:ascii="Courier New" w:hAnsi="Courier New" w:cs="Courier New"/>
            <w:sz w:val="20"/>
            <w:szCs w:val="20"/>
          </w:rPr>
          <w:t xml:space="preserve">      "streamId": "957ed6d1-ea50-4e22-92f1-86e0e7ec72d3",</w:t>
        </w:r>
      </w:ins>
    </w:p>
    <w:p w:rsidR="000B2548" w:rsidRPr="000B2548" w:rsidRDefault="000B2548" w:rsidP="000B2548">
      <w:pPr>
        <w:shd w:val="clear" w:color="auto" w:fill="D9D9D9" w:themeFill="background1" w:themeFillShade="D9"/>
        <w:spacing w:after="0"/>
        <w:rPr>
          <w:ins w:id="665" w:author="Musavi, Hamid [USA]" w:date="2018-11-09T15:55:00Z"/>
          <w:rFonts w:ascii="Courier New" w:hAnsi="Courier New" w:cs="Courier New"/>
          <w:sz w:val="20"/>
          <w:szCs w:val="20"/>
        </w:rPr>
      </w:pPr>
      <w:ins w:id="666" w:author="Musavi, Hamid [USA]" w:date="2018-11-09T15:55:00Z">
        <w:r w:rsidRPr="000B2548">
          <w:rPr>
            <w:rFonts w:ascii="Courier New" w:hAnsi="Courier New" w:cs="Courier New"/>
            <w:sz w:val="20"/>
            <w:szCs w:val="20"/>
          </w:rPr>
          <w:t xml:space="preserve">      "bundleSize": 1,</w:t>
        </w:r>
      </w:ins>
    </w:p>
    <w:p w:rsidR="000B2548" w:rsidRPr="000B2548" w:rsidRDefault="000B2548" w:rsidP="000B2548">
      <w:pPr>
        <w:shd w:val="clear" w:color="auto" w:fill="D9D9D9" w:themeFill="background1" w:themeFillShade="D9"/>
        <w:spacing w:after="0"/>
        <w:rPr>
          <w:ins w:id="667" w:author="Musavi, Hamid [USA]" w:date="2018-11-09T15:55:00Z"/>
          <w:rFonts w:ascii="Courier New" w:hAnsi="Courier New" w:cs="Courier New"/>
          <w:sz w:val="20"/>
          <w:szCs w:val="20"/>
        </w:rPr>
      </w:pPr>
      <w:ins w:id="668" w:author="Musavi, Hamid [USA]" w:date="2018-11-09T15:55:00Z">
        <w:r w:rsidRPr="000B2548">
          <w:rPr>
            <w:rFonts w:ascii="Courier New" w:hAnsi="Courier New" w:cs="Courier New"/>
            <w:sz w:val="20"/>
            <w:szCs w:val="20"/>
          </w:rPr>
          <w:t xml:space="preserve">      "bundleId": 0</w:t>
        </w:r>
      </w:ins>
    </w:p>
    <w:p w:rsidR="000B2548" w:rsidRPr="000B2548" w:rsidRDefault="000B2548" w:rsidP="000B2548">
      <w:pPr>
        <w:shd w:val="clear" w:color="auto" w:fill="D9D9D9" w:themeFill="background1" w:themeFillShade="D9"/>
        <w:spacing w:after="0"/>
        <w:rPr>
          <w:ins w:id="669" w:author="Musavi, Hamid [USA]" w:date="2018-11-09T15:55:00Z"/>
          <w:rFonts w:ascii="Courier New" w:hAnsi="Courier New" w:cs="Courier New"/>
          <w:sz w:val="20"/>
          <w:szCs w:val="20"/>
        </w:rPr>
      </w:pPr>
      <w:ins w:id="670"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671" w:author="Musavi, Hamid [USA]" w:date="2018-11-09T15:55:00Z"/>
          <w:rFonts w:ascii="Courier New" w:hAnsi="Courier New" w:cs="Courier New"/>
          <w:sz w:val="20"/>
          <w:szCs w:val="20"/>
        </w:rPr>
      </w:pPr>
      <w:ins w:id="672" w:author="Musavi, Hamid [USA]" w:date="2018-11-09T15:55:00Z">
        <w:r w:rsidRPr="000B2548">
          <w:rPr>
            <w:rFonts w:ascii="Courier New" w:hAnsi="Courier New" w:cs="Courier New"/>
            <w:sz w:val="20"/>
            <w:szCs w:val="20"/>
          </w:rPr>
          <w:t xml:space="preserve">    "sanitized": false,</w:t>
        </w:r>
      </w:ins>
    </w:p>
    <w:p w:rsidR="000B2548" w:rsidRPr="000B2548" w:rsidRDefault="000B2548" w:rsidP="000B2548">
      <w:pPr>
        <w:shd w:val="clear" w:color="auto" w:fill="D9D9D9" w:themeFill="background1" w:themeFillShade="D9"/>
        <w:spacing w:after="0"/>
        <w:rPr>
          <w:ins w:id="673" w:author="Musavi, Hamid [USA]" w:date="2018-11-09T15:55:00Z"/>
          <w:rFonts w:ascii="Courier New" w:hAnsi="Courier New" w:cs="Courier New"/>
          <w:sz w:val="20"/>
          <w:szCs w:val="20"/>
        </w:rPr>
      </w:pPr>
      <w:ins w:id="674" w:author="Musavi, Hamid [USA]" w:date="2018-11-09T15:55:00Z">
        <w:r w:rsidRPr="000B2548">
          <w:rPr>
            <w:rFonts w:ascii="Courier New" w:hAnsi="Courier New" w:cs="Courier New"/>
            <w:sz w:val="20"/>
            <w:szCs w:val="20"/>
          </w:rPr>
          <w:t xml:space="preserve">    "recordGeneratedAt": "2017-03-13T06:07:11Z",</w:t>
        </w:r>
      </w:ins>
    </w:p>
    <w:p w:rsidR="000B2548" w:rsidRPr="000B2548" w:rsidRDefault="000B2548" w:rsidP="000B2548">
      <w:pPr>
        <w:shd w:val="clear" w:color="auto" w:fill="D9D9D9" w:themeFill="background1" w:themeFillShade="D9"/>
        <w:spacing w:after="0"/>
        <w:rPr>
          <w:ins w:id="675" w:author="Musavi, Hamid [USA]" w:date="2018-11-09T15:55:00Z"/>
          <w:rFonts w:ascii="Courier New" w:hAnsi="Courier New" w:cs="Courier New"/>
          <w:sz w:val="20"/>
          <w:szCs w:val="20"/>
        </w:rPr>
      </w:pPr>
      <w:ins w:id="676" w:author="Musavi, Hamid [USA]" w:date="2018-11-09T15:55:00Z">
        <w:r w:rsidRPr="000B2548">
          <w:rPr>
            <w:rFonts w:ascii="Courier New" w:hAnsi="Courier New" w:cs="Courier New"/>
            <w:sz w:val="20"/>
            <w:szCs w:val="20"/>
          </w:rPr>
          <w:t xml:space="preserve">    "odeReceivedAt": "2018-11-09T20:52:28.846Z"</w:t>
        </w:r>
      </w:ins>
    </w:p>
    <w:p w:rsidR="000B2548" w:rsidRPr="000B2548" w:rsidRDefault="000B2548" w:rsidP="000B2548">
      <w:pPr>
        <w:shd w:val="clear" w:color="auto" w:fill="D9D9D9" w:themeFill="background1" w:themeFillShade="D9"/>
        <w:spacing w:after="0"/>
        <w:rPr>
          <w:ins w:id="677" w:author="Musavi, Hamid [USA]" w:date="2018-11-09T15:55:00Z"/>
          <w:rFonts w:ascii="Courier New" w:hAnsi="Courier New" w:cs="Courier New"/>
          <w:sz w:val="20"/>
          <w:szCs w:val="20"/>
        </w:rPr>
      </w:pPr>
      <w:ins w:id="678"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679" w:author="Musavi, Hamid [USA]" w:date="2018-11-09T15:55:00Z"/>
          <w:rFonts w:ascii="Courier New" w:hAnsi="Courier New" w:cs="Courier New"/>
          <w:sz w:val="20"/>
          <w:szCs w:val="20"/>
        </w:rPr>
      </w:pPr>
      <w:ins w:id="680" w:author="Musavi, Hamid [USA]" w:date="2018-11-09T15:55:00Z">
        <w:r w:rsidRPr="000B2548">
          <w:rPr>
            <w:rFonts w:ascii="Courier New" w:hAnsi="Courier New" w:cs="Courier New"/>
            <w:sz w:val="20"/>
            <w:szCs w:val="20"/>
          </w:rPr>
          <w:t xml:space="preserve">  "payload": {</w:t>
        </w:r>
      </w:ins>
    </w:p>
    <w:p w:rsidR="000B2548" w:rsidRPr="000B2548" w:rsidRDefault="000B2548" w:rsidP="000B2548">
      <w:pPr>
        <w:shd w:val="clear" w:color="auto" w:fill="D9D9D9" w:themeFill="background1" w:themeFillShade="D9"/>
        <w:spacing w:after="0"/>
        <w:rPr>
          <w:ins w:id="681" w:author="Musavi, Hamid [USA]" w:date="2018-11-09T15:55:00Z"/>
          <w:rFonts w:ascii="Courier New" w:hAnsi="Courier New" w:cs="Courier New"/>
          <w:sz w:val="20"/>
          <w:szCs w:val="20"/>
        </w:rPr>
      </w:pPr>
      <w:ins w:id="682" w:author="Musavi, Hamid [USA]" w:date="2018-11-09T15:55:00Z">
        <w:r w:rsidRPr="000B2548">
          <w:rPr>
            <w:rFonts w:ascii="Courier New" w:hAnsi="Courier New" w:cs="Courier New"/>
            <w:sz w:val="20"/>
            <w:szCs w:val="20"/>
          </w:rPr>
          <w:t xml:space="preserve">    "data": {</w:t>
        </w:r>
      </w:ins>
    </w:p>
    <w:p w:rsidR="000B2548" w:rsidRPr="000B2548" w:rsidRDefault="000B2548" w:rsidP="000B2548">
      <w:pPr>
        <w:shd w:val="clear" w:color="auto" w:fill="D9D9D9" w:themeFill="background1" w:themeFillShade="D9"/>
        <w:spacing w:after="0"/>
        <w:rPr>
          <w:ins w:id="683" w:author="Musavi, Hamid [USA]" w:date="2018-11-09T15:55:00Z"/>
          <w:rFonts w:ascii="Courier New" w:hAnsi="Courier New" w:cs="Courier New"/>
          <w:sz w:val="20"/>
          <w:szCs w:val="20"/>
        </w:rPr>
      </w:pPr>
      <w:ins w:id="684" w:author="Musavi, Hamid [USA]" w:date="2018-11-09T15:55:00Z">
        <w:r w:rsidRPr="000B2548">
          <w:rPr>
            <w:rFonts w:ascii="Courier New" w:hAnsi="Courier New" w:cs="Courier New"/>
            <w:sz w:val="20"/>
            <w:szCs w:val="20"/>
          </w:rPr>
          <w:t xml:space="preserve">      "MessageFrame": {</w:t>
        </w:r>
      </w:ins>
    </w:p>
    <w:p w:rsidR="000B2548" w:rsidRPr="000B2548" w:rsidRDefault="000B2548" w:rsidP="000B2548">
      <w:pPr>
        <w:shd w:val="clear" w:color="auto" w:fill="D9D9D9" w:themeFill="background1" w:themeFillShade="D9"/>
        <w:spacing w:after="0"/>
        <w:rPr>
          <w:ins w:id="685" w:author="Musavi, Hamid [USA]" w:date="2018-11-09T15:55:00Z"/>
          <w:rFonts w:ascii="Courier New" w:hAnsi="Courier New" w:cs="Courier New"/>
          <w:sz w:val="20"/>
          <w:szCs w:val="20"/>
        </w:rPr>
      </w:pPr>
      <w:ins w:id="686" w:author="Musavi, Hamid [USA]" w:date="2018-11-09T15:55:00Z">
        <w:r w:rsidRPr="000B2548">
          <w:rPr>
            <w:rFonts w:ascii="Courier New" w:hAnsi="Courier New" w:cs="Courier New"/>
            <w:sz w:val="20"/>
            <w:szCs w:val="20"/>
          </w:rPr>
          <w:t xml:space="preserve">        "messageId": 31,</w:t>
        </w:r>
      </w:ins>
    </w:p>
    <w:p w:rsidR="000B2548" w:rsidRPr="000B2548" w:rsidRDefault="000B2548" w:rsidP="000B2548">
      <w:pPr>
        <w:shd w:val="clear" w:color="auto" w:fill="D9D9D9" w:themeFill="background1" w:themeFillShade="D9"/>
        <w:spacing w:after="0"/>
        <w:rPr>
          <w:ins w:id="687" w:author="Musavi, Hamid [USA]" w:date="2018-11-09T15:55:00Z"/>
          <w:rFonts w:ascii="Courier New" w:hAnsi="Courier New" w:cs="Courier New"/>
          <w:sz w:val="20"/>
          <w:szCs w:val="20"/>
        </w:rPr>
      </w:pPr>
      <w:ins w:id="688" w:author="Musavi, Hamid [USA]" w:date="2018-11-09T15:55:00Z">
        <w:r w:rsidRPr="000B2548">
          <w:rPr>
            <w:rFonts w:ascii="Courier New" w:hAnsi="Courier New" w:cs="Courier New"/>
            <w:sz w:val="20"/>
            <w:szCs w:val="20"/>
          </w:rPr>
          <w:t xml:space="preserve">        "value": {</w:t>
        </w:r>
      </w:ins>
    </w:p>
    <w:p w:rsidR="000B2548" w:rsidRPr="000B2548" w:rsidRDefault="000B2548" w:rsidP="000B2548">
      <w:pPr>
        <w:shd w:val="clear" w:color="auto" w:fill="D9D9D9" w:themeFill="background1" w:themeFillShade="D9"/>
        <w:spacing w:after="0"/>
        <w:rPr>
          <w:ins w:id="689" w:author="Musavi, Hamid [USA]" w:date="2018-11-09T15:55:00Z"/>
          <w:rFonts w:ascii="Courier New" w:hAnsi="Courier New" w:cs="Courier New"/>
          <w:sz w:val="20"/>
          <w:szCs w:val="20"/>
        </w:rPr>
      </w:pPr>
      <w:ins w:id="690" w:author="Musavi, Hamid [USA]" w:date="2018-11-09T15:55:00Z">
        <w:r w:rsidRPr="000B2548">
          <w:rPr>
            <w:rFonts w:ascii="Courier New" w:hAnsi="Courier New" w:cs="Courier New"/>
            <w:sz w:val="20"/>
            <w:szCs w:val="20"/>
          </w:rPr>
          <w:t xml:space="preserve">          "TravelerInformation": {</w:t>
        </w:r>
      </w:ins>
    </w:p>
    <w:p w:rsidR="000B2548" w:rsidRPr="000B2548" w:rsidRDefault="000B2548" w:rsidP="000B2548">
      <w:pPr>
        <w:shd w:val="clear" w:color="auto" w:fill="D9D9D9" w:themeFill="background1" w:themeFillShade="D9"/>
        <w:spacing w:after="0"/>
        <w:rPr>
          <w:ins w:id="691" w:author="Musavi, Hamid [USA]" w:date="2018-11-09T15:55:00Z"/>
          <w:rFonts w:ascii="Courier New" w:hAnsi="Courier New" w:cs="Courier New"/>
          <w:sz w:val="20"/>
          <w:szCs w:val="20"/>
        </w:rPr>
      </w:pPr>
      <w:ins w:id="692" w:author="Musavi, Hamid [USA]" w:date="2018-11-09T15:55:00Z">
        <w:r w:rsidRPr="000B2548">
          <w:rPr>
            <w:rFonts w:ascii="Courier New" w:hAnsi="Courier New" w:cs="Courier New"/>
            <w:sz w:val="20"/>
            <w:szCs w:val="20"/>
          </w:rPr>
          <w:t xml:space="preserve">            "timeStamp": 102607,</w:t>
        </w:r>
      </w:ins>
    </w:p>
    <w:p w:rsidR="000B2548" w:rsidRPr="000B2548" w:rsidRDefault="000B2548" w:rsidP="000B2548">
      <w:pPr>
        <w:shd w:val="clear" w:color="auto" w:fill="D9D9D9" w:themeFill="background1" w:themeFillShade="D9"/>
        <w:spacing w:after="0"/>
        <w:rPr>
          <w:ins w:id="693" w:author="Musavi, Hamid [USA]" w:date="2018-11-09T15:55:00Z"/>
          <w:rFonts w:ascii="Courier New" w:hAnsi="Courier New" w:cs="Courier New"/>
          <w:sz w:val="20"/>
          <w:szCs w:val="20"/>
        </w:rPr>
      </w:pPr>
      <w:ins w:id="694" w:author="Musavi, Hamid [USA]" w:date="2018-11-09T15:55:00Z">
        <w:r w:rsidRPr="000B2548">
          <w:rPr>
            <w:rFonts w:ascii="Courier New" w:hAnsi="Courier New" w:cs="Courier New"/>
            <w:sz w:val="20"/>
            <w:szCs w:val="20"/>
          </w:rPr>
          <w:t xml:space="preserve">            "packetID": "EC9C236B0000000000",</w:t>
        </w:r>
      </w:ins>
    </w:p>
    <w:p w:rsidR="000B2548" w:rsidRPr="000B2548" w:rsidRDefault="000B2548" w:rsidP="000B2548">
      <w:pPr>
        <w:shd w:val="clear" w:color="auto" w:fill="D9D9D9" w:themeFill="background1" w:themeFillShade="D9"/>
        <w:spacing w:after="0"/>
        <w:rPr>
          <w:ins w:id="695" w:author="Musavi, Hamid [USA]" w:date="2018-11-09T15:55:00Z"/>
          <w:rFonts w:ascii="Courier New" w:hAnsi="Courier New" w:cs="Courier New"/>
          <w:sz w:val="20"/>
          <w:szCs w:val="20"/>
        </w:rPr>
      </w:pPr>
      <w:ins w:id="696" w:author="Musavi, Hamid [USA]" w:date="2018-11-09T15:55:00Z">
        <w:r w:rsidRPr="000B2548">
          <w:rPr>
            <w:rFonts w:ascii="Courier New" w:hAnsi="Courier New" w:cs="Courier New"/>
            <w:sz w:val="20"/>
            <w:szCs w:val="20"/>
          </w:rPr>
          <w:t xml:space="preserve">            "urlB": null,</w:t>
        </w:r>
      </w:ins>
    </w:p>
    <w:p w:rsidR="000B2548" w:rsidRPr="000B2548" w:rsidRDefault="000B2548" w:rsidP="000B2548">
      <w:pPr>
        <w:shd w:val="clear" w:color="auto" w:fill="D9D9D9" w:themeFill="background1" w:themeFillShade="D9"/>
        <w:spacing w:after="0"/>
        <w:rPr>
          <w:ins w:id="697" w:author="Musavi, Hamid [USA]" w:date="2018-11-09T15:55:00Z"/>
          <w:rFonts w:ascii="Courier New" w:hAnsi="Courier New" w:cs="Courier New"/>
          <w:sz w:val="20"/>
          <w:szCs w:val="20"/>
        </w:rPr>
      </w:pPr>
      <w:ins w:id="698" w:author="Musavi, Hamid [USA]" w:date="2018-11-09T15:55:00Z">
        <w:r w:rsidRPr="000B2548">
          <w:rPr>
            <w:rFonts w:ascii="Courier New" w:hAnsi="Courier New" w:cs="Courier New"/>
            <w:sz w:val="20"/>
            <w:szCs w:val="20"/>
          </w:rPr>
          <w:t xml:space="preserve">            "dataFrames": {</w:t>
        </w:r>
      </w:ins>
    </w:p>
    <w:p w:rsidR="000B2548" w:rsidRPr="000B2548" w:rsidRDefault="000B2548" w:rsidP="000B2548">
      <w:pPr>
        <w:shd w:val="clear" w:color="auto" w:fill="D9D9D9" w:themeFill="background1" w:themeFillShade="D9"/>
        <w:spacing w:after="0"/>
        <w:rPr>
          <w:ins w:id="699" w:author="Musavi, Hamid [USA]" w:date="2018-11-09T15:55:00Z"/>
          <w:rFonts w:ascii="Courier New" w:hAnsi="Courier New" w:cs="Courier New"/>
          <w:sz w:val="20"/>
          <w:szCs w:val="20"/>
        </w:rPr>
      </w:pPr>
      <w:ins w:id="700" w:author="Musavi, Hamid [USA]" w:date="2018-11-09T15:55:00Z">
        <w:r w:rsidRPr="000B2548">
          <w:rPr>
            <w:rFonts w:ascii="Courier New" w:hAnsi="Courier New" w:cs="Courier New"/>
            <w:sz w:val="20"/>
            <w:szCs w:val="20"/>
          </w:rPr>
          <w:lastRenderedPageBreak/>
          <w:t xml:space="preserve">              "TravelerDataFrame": {</w:t>
        </w:r>
      </w:ins>
    </w:p>
    <w:p w:rsidR="000B2548" w:rsidRPr="000B2548" w:rsidRDefault="000B2548" w:rsidP="000B2548">
      <w:pPr>
        <w:shd w:val="clear" w:color="auto" w:fill="D9D9D9" w:themeFill="background1" w:themeFillShade="D9"/>
        <w:spacing w:after="0"/>
        <w:rPr>
          <w:ins w:id="701" w:author="Musavi, Hamid [USA]" w:date="2018-11-09T15:55:00Z"/>
          <w:rFonts w:ascii="Courier New" w:hAnsi="Courier New" w:cs="Courier New"/>
          <w:sz w:val="20"/>
          <w:szCs w:val="20"/>
        </w:rPr>
      </w:pPr>
      <w:ins w:id="702" w:author="Musavi, Hamid [USA]" w:date="2018-11-09T15:55:00Z">
        <w:r w:rsidRPr="000B2548">
          <w:rPr>
            <w:rFonts w:ascii="Courier New" w:hAnsi="Courier New" w:cs="Courier New"/>
            <w:sz w:val="20"/>
            <w:szCs w:val="20"/>
          </w:rPr>
          <w:t xml:space="preserve">                "regions": {</w:t>
        </w:r>
      </w:ins>
    </w:p>
    <w:p w:rsidR="000B2548" w:rsidRPr="000B2548" w:rsidRDefault="000B2548" w:rsidP="000B2548">
      <w:pPr>
        <w:shd w:val="clear" w:color="auto" w:fill="D9D9D9" w:themeFill="background1" w:themeFillShade="D9"/>
        <w:spacing w:after="0"/>
        <w:rPr>
          <w:ins w:id="703" w:author="Musavi, Hamid [USA]" w:date="2018-11-09T15:55:00Z"/>
          <w:rFonts w:ascii="Courier New" w:hAnsi="Courier New" w:cs="Courier New"/>
          <w:sz w:val="20"/>
          <w:szCs w:val="20"/>
        </w:rPr>
      </w:pPr>
      <w:ins w:id="704" w:author="Musavi, Hamid [USA]" w:date="2018-11-09T15:55:00Z">
        <w:r w:rsidRPr="000B2548">
          <w:rPr>
            <w:rFonts w:ascii="Courier New" w:hAnsi="Courier New" w:cs="Courier New"/>
            <w:sz w:val="20"/>
            <w:szCs w:val="20"/>
          </w:rPr>
          <w:t xml:space="preserve">                  "GeographicalPath": {</w:t>
        </w:r>
      </w:ins>
    </w:p>
    <w:p w:rsidR="000B2548" w:rsidRPr="000B2548" w:rsidRDefault="000B2548" w:rsidP="000B2548">
      <w:pPr>
        <w:shd w:val="clear" w:color="auto" w:fill="D9D9D9" w:themeFill="background1" w:themeFillShade="D9"/>
        <w:spacing w:after="0"/>
        <w:rPr>
          <w:ins w:id="705" w:author="Musavi, Hamid [USA]" w:date="2018-11-09T15:55:00Z"/>
          <w:rFonts w:ascii="Courier New" w:hAnsi="Courier New" w:cs="Courier New"/>
          <w:sz w:val="20"/>
          <w:szCs w:val="20"/>
        </w:rPr>
      </w:pPr>
      <w:ins w:id="706" w:author="Musavi, Hamid [USA]" w:date="2018-11-09T15:55:00Z">
        <w:r w:rsidRPr="000B2548">
          <w:rPr>
            <w:rFonts w:ascii="Courier New" w:hAnsi="Courier New" w:cs="Courier New"/>
            <w:sz w:val="20"/>
            <w:szCs w:val="20"/>
          </w:rPr>
          <w:t xml:space="preserve">                    "closedPath": {</w:t>
        </w:r>
      </w:ins>
    </w:p>
    <w:p w:rsidR="000B2548" w:rsidRPr="000B2548" w:rsidRDefault="000B2548" w:rsidP="000B2548">
      <w:pPr>
        <w:shd w:val="clear" w:color="auto" w:fill="D9D9D9" w:themeFill="background1" w:themeFillShade="D9"/>
        <w:spacing w:after="0"/>
        <w:rPr>
          <w:ins w:id="707" w:author="Musavi, Hamid [USA]" w:date="2018-11-09T15:55:00Z"/>
          <w:rFonts w:ascii="Courier New" w:hAnsi="Courier New" w:cs="Courier New"/>
          <w:sz w:val="20"/>
          <w:szCs w:val="20"/>
        </w:rPr>
      </w:pPr>
      <w:ins w:id="708" w:author="Musavi, Hamid [USA]" w:date="2018-11-09T15:55:00Z">
        <w:r w:rsidRPr="000B2548">
          <w:rPr>
            <w:rFonts w:ascii="Courier New" w:hAnsi="Courier New" w:cs="Courier New"/>
            <w:sz w:val="20"/>
            <w:szCs w:val="20"/>
          </w:rPr>
          <w:t xml:space="preserve">                      "false": ""</w:t>
        </w:r>
      </w:ins>
    </w:p>
    <w:p w:rsidR="000B2548" w:rsidRPr="000B2548" w:rsidRDefault="000B2548" w:rsidP="000B2548">
      <w:pPr>
        <w:shd w:val="clear" w:color="auto" w:fill="D9D9D9" w:themeFill="background1" w:themeFillShade="D9"/>
        <w:spacing w:after="0"/>
        <w:rPr>
          <w:ins w:id="709" w:author="Musavi, Hamid [USA]" w:date="2018-11-09T15:55:00Z"/>
          <w:rFonts w:ascii="Courier New" w:hAnsi="Courier New" w:cs="Courier New"/>
          <w:sz w:val="20"/>
          <w:szCs w:val="20"/>
        </w:rPr>
      </w:pPr>
      <w:ins w:id="710"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711" w:author="Musavi, Hamid [USA]" w:date="2018-11-09T15:55:00Z"/>
          <w:rFonts w:ascii="Courier New" w:hAnsi="Courier New" w:cs="Courier New"/>
          <w:sz w:val="20"/>
          <w:szCs w:val="20"/>
        </w:rPr>
      </w:pPr>
      <w:ins w:id="712" w:author="Musavi, Hamid [USA]" w:date="2018-11-09T15:55:00Z">
        <w:r w:rsidRPr="000B2548">
          <w:rPr>
            <w:rFonts w:ascii="Courier New" w:hAnsi="Courier New" w:cs="Courier New"/>
            <w:sz w:val="20"/>
            <w:szCs w:val="20"/>
          </w:rPr>
          <w:t xml:space="preserve">                    "anchor": {</w:t>
        </w:r>
      </w:ins>
    </w:p>
    <w:p w:rsidR="000B2548" w:rsidRPr="000B2548" w:rsidRDefault="000B2548" w:rsidP="000B2548">
      <w:pPr>
        <w:shd w:val="clear" w:color="auto" w:fill="D9D9D9" w:themeFill="background1" w:themeFillShade="D9"/>
        <w:spacing w:after="0"/>
        <w:rPr>
          <w:ins w:id="713" w:author="Musavi, Hamid [USA]" w:date="2018-11-09T15:55:00Z"/>
          <w:rFonts w:ascii="Courier New" w:hAnsi="Courier New" w:cs="Courier New"/>
          <w:sz w:val="20"/>
          <w:szCs w:val="20"/>
        </w:rPr>
      </w:pPr>
      <w:ins w:id="714" w:author="Musavi, Hamid [USA]" w:date="2018-11-09T15:55:00Z">
        <w:r w:rsidRPr="000B2548">
          <w:rPr>
            <w:rFonts w:ascii="Courier New" w:hAnsi="Courier New" w:cs="Courier New"/>
            <w:sz w:val="20"/>
            <w:szCs w:val="20"/>
          </w:rPr>
          <w:t xml:space="preserve">                      "elevation": 9171,</w:t>
        </w:r>
      </w:ins>
    </w:p>
    <w:p w:rsidR="000B2548" w:rsidRPr="000B2548" w:rsidRDefault="000B2548" w:rsidP="000B2548">
      <w:pPr>
        <w:shd w:val="clear" w:color="auto" w:fill="D9D9D9" w:themeFill="background1" w:themeFillShade="D9"/>
        <w:spacing w:after="0"/>
        <w:rPr>
          <w:ins w:id="715" w:author="Musavi, Hamid [USA]" w:date="2018-11-09T15:55:00Z"/>
          <w:rFonts w:ascii="Courier New" w:hAnsi="Courier New" w:cs="Courier New"/>
          <w:sz w:val="20"/>
          <w:szCs w:val="20"/>
        </w:rPr>
      </w:pPr>
      <w:ins w:id="716" w:author="Musavi, Hamid [USA]" w:date="2018-11-09T15:55:00Z">
        <w:r w:rsidRPr="000B2548">
          <w:rPr>
            <w:rFonts w:ascii="Courier New" w:hAnsi="Courier New" w:cs="Courier New"/>
            <w:sz w:val="20"/>
            <w:szCs w:val="20"/>
          </w:rPr>
          <w:t xml:space="preserve">                      "lat": 416784730,</w:t>
        </w:r>
      </w:ins>
    </w:p>
    <w:p w:rsidR="000B2548" w:rsidRPr="000B2548" w:rsidRDefault="000B2548" w:rsidP="000B2548">
      <w:pPr>
        <w:shd w:val="clear" w:color="auto" w:fill="D9D9D9" w:themeFill="background1" w:themeFillShade="D9"/>
        <w:spacing w:after="0"/>
        <w:rPr>
          <w:ins w:id="717" w:author="Musavi, Hamid [USA]" w:date="2018-11-09T15:55:00Z"/>
          <w:rFonts w:ascii="Courier New" w:hAnsi="Courier New" w:cs="Courier New"/>
          <w:sz w:val="20"/>
          <w:szCs w:val="20"/>
        </w:rPr>
      </w:pPr>
      <w:ins w:id="718" w:author="Musavi, Hamid [USA]" w:date="2018-11-09T15:55:00Z">
        <w:r w:rsidRPr="000B2548">
          <w:rPr>
            <w:rFonts w:ascii="Courier New" w:hAnsi="Courier New" w:cs="Courier New"/>
            <w:sz w:val="20"/>
            <w:szCs w:val="20"/>
          </w:rPr>
          <w:t xml:space="preserve">                      "long": -1087827750</w:t>
        </w:r>
      </w:ins>
    </w:p>
    <w:p w:rsidR="000B2548" w:rsidRPr="000B2548" w:rsidRDefault="000B2548" w:rsidP="000B2548">
      <w:pPr>
        <w:shd w:val="clear" w:color="auto" w:fill="D9D9D9" w:themeFill="background1" w:themeFillShade="D9"/>
        <w:spacing w:after="0"/>
        <w:rPr>
          <w:ins w:id="719" w:author="Musavi, Hamid [USA]" w:date="2018-11-09T15:55:00Z"/>
          <w:rFonts w:ascii="Courier New" w:hAnsi="Courier New" w:cs="Courier New"/>
          <w:sz w:val="20"/>
          <w:szCs w:val="20"/>
        </w:rPr>
      </w:pPr>
      <w:ins w:id="720"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721" w:author="Musavi, Hamid [USA]" w:date="2018-11-09T15:55:00Z"/>
          <w:rFonts w:ascii="Courier New" w:hAnsi="Courier New" w:cs="Courier New"/>
          <w:sz w:val="20"/>
          <w:szCs w:val="20"/>
        </w:rPr>
      </w:pPr>
      <w:ins w:id="722" w:author="Musavi, Hamid [USA]" w:date="2018-11-09T15:55:00Z">
        <w:r w:rsidRPr="000B2548">
          <w:rPr>
            <w:rFonts w:ascii="Courier New" w:hAnsi="Courier New" w:cs="Courier New"/>
            <w:sz w:val="20"/>
            <w:szCs w:val="20"/>
          </w:rPr>
          <w:t xml:space="preserve">                    "name": "bob",</w:t>
        </w:r>
      </w:ins>
    </w:p>
    <w:p w:rsidR="000B2548" w:rsidRPr="000B2548" w:rsidRDefault="000B2548" w:rsidP="000B2548">
      <w:pPr>
        <w:shd w:val="clear" w:color="auto" w:fill="D9D9D9" w:themeFill="background1" w:themeFillShade="D9"/>
        <w:spacing w:after="0"/>
        <w:rPr>
          <w:ins w:id="723" w:author="Musavi, Hamid [USA]" w:date="2018-11-09T15:55:00Z"/>
          <w:rFonts w:ascii="Courier New" w:hAnsi="Courier New" w:cs="Courier New"/>
          <w:sz w:val="20"/>
          <w:szCs w:val="20"/>
        </w:rPr>
      </w:pPr>
      <w:ins w:id="724" w:author="Musavi, Hamid [USA]" w:date="2018-11-09T15:55:00Z">
        <w:r w:rsidRPr="000B2548">
          <w:rPr>
            <w:rFonts w:ascii="Courier New" w:hAnsi="Courier New" w:cs="Courier New"/>
            <w:sz w:val="20"/>
            <w:szCs w:val="20"/>
          </w:rPr>
          <w:t xml:space="preserve">                    "laneWidth": 700,</w:t>
        </w:r>
      </w:ins>
    </w:p>
    <w:p w:rsidR="000B2548" w:rsidRPr="000B2548" w:rsidRDefault="000B2548" w:rsidP="000B2548">
      <w:pPr>
        <w:shd w:val="clear" w:color="auto" w:fill="D9D9D9" w:themeFill="background1" w:themeFillShade="D9"/>
        <w:spacing w:after="0"/>
        <w:rPr>
          <w:ins w:id="725" w:author="Musavi, Hamid [USA]" w:date="2018-11-09T15:55:00Z"/>
          <w:rFonts w:ascii="Courier New" w:hAnsi="Courier New" w:cs="Courier New"/>
          <w:sz w:val="20"/>
          <w:szCs w:val="20"/>
        </w:rPr>
      </w:pPr>
      <w:ins w:id="726" w:author="Musavi, Hamid [USA]" w:date="2018-11-09T15:55:00Z">
        <w:r w:rsidRPr="000B2548">
          <w:rPr>
            <w:rFonts w:ascii="Courier New" w:hAnsi="Courier New" w:cs="Courier New"/>
            <w:sz w:val="20"/>
            <w:szCs w:val="20"/>
          </w:rPr>
          <w:t xml:space="preserve">                    "directionality": {</w:t>
        </w:r>
      </w:ins>
    </w:p>
    <w:p w:rsidR="000B2548" w:rsidRPr="000B2548" w:rsidRDefault="000B2548" w:rsidP="000B2548">
      <w:pPr>
        <w:shd w:val="clear" w:color="auto" w:fill="D9D9D9" w:themeFill="background1" w:themeFillShade="D9"/>
        <w:spacing w:after="0"/>
        <w:rPr>
          <w:ins w:id="727" w:author="Musavi, Hamid [USA]" w:date="2018-11-09T15:55:00Z"/>
          <w:rFonts w:ascii="Courier New" w:hAnsi="Courier New" w:cs="Courier New"/>
          <w:sz w:val="20"/>
          <w:szCs w:val="20"/>
        </w:rPr>
      </w:pPr>
      <w:ins w:id="728" w:author="Musavi, Hamid [USA]" w:date="2018-11-09T15:55:00Z">
        <w:r w:rsidRPr="000B2548">
          <w:rPr>
            <w:rFonts w:ascii="Courier New" w:hAnsi="Courier New" w:cs="Courier New"/>
            <w:sz w:val="20"/>
            <w:szCs w:val="20"/>
          </w:rPr>
          <w:t xml:space="preserve">                      "both": ""</w:t>
        </w:r>
      </w:ins>
    </w:p>
    <w:p w:rsidR="000B2548" w:rsidRPr="000B2548" w:rsidRDefault="000B2548" w:rsidP="000B2548">
      <w:pPr>
        <w:shd w:val="clear" w:color="auto" w:fill="D9D9D9" w:themeFill="background1" w:themeFillShade="D9"/>
        <w:spacing w:after="0"/>
        <w:rPr>
          <w:ins w:id="729" w:author="Musavi, Hamid [USA]" w:date="2018-11-09T15:55:00Z"/>
          <w:rFonts w:ascii="Courier New" w:hAnsi="Courier New" w:cs="Courier New"/>
          <w:sz w:val="20"/>
          <w:szCs w:val="20"/>
        </w:rPr>
      </w:pPr>
      <w:ins w:id="730"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731" w:author="Musavi, Hamid [USA]" w:date="2018-11-09T15:55:00Z"/>
          <w:rFonts w:ascii="Courier New" w:hAnsi="Courier New" w:cs="Courier New"/>
          <w:sz w:val="20"/>
          <w:szCs w:val="20"/>
        </w:rPr>
      </w:pPr>
      <w:ins w:id="732" w:author="Musavi, Hamid [USA]" w:date="2018-11-09T15:55:00Z">
        <w:r w:rsidRPr="000B2548">
          <w:rPr>
            <w:rFonts w:ascii="Courier New" w:hAnsi="Courier New" w:cs="Courier New"/>
            <w:sz w:val="20"/>
            <w:szCs w:val="20"/>
          </w:rPr>
          <w:t xml:space="preserve">                    "description": {</w:t>
        </w:r>
      </w:ins>
    </w:p>
    <w:p w:rsidR="000B2548" w:rsidRPr="000B2548" w:rsidRDefault="000B2548" w:rsidP="000B2548">
      <w:pPr>
        <w:shd w:val="clear" w:color="auto" w:fill="D9D9D9" w:themeFill="background1" w:themeFillShade="D9"/>
        <w:spacing w:after="0"/>
        <w:rPr>
          <w:ins w:id="733" w:author="Musavi, Hamid [USA]" w:date="2018-11-09T15:55:00Z"/>
          <w:rFonts w:ascii="Courier New" w:hAnsi="Courier New" w:cs="Courier New"/>
          <w:sz w:val="20"/>
          <w:szCs w:val="20"/>
        </w:rPr>
      </w:pPr>
      <w:ins w:id="734" w:author="Musavi, Hamid [USA]" w:date="2018-11-09T15:55:00Z">
        <w:r w:rsidRPr="000B2548">
          <w:rPr>
            <w:rFonts w:ascii="Courier New" w:hAnsi="Courier New" w:cs="Courier New"/>
            <w:sz w:val="20"/>
            <w:szCs w:val="20"/>
          </w:rPr>
          <w:t xml:space="preserve">                      "geometry": {</w:t>
        </w:r>
      </w:ins>
    </w:p>
    <w:p w:rsidR="000B2548" w:rsidRPr="000B2548" w:rsidRDefault="000B2548" w:rsidP="000B2548">
      <w:pPr>
        <w:shd w:val="clear" w:color="auto" w:fill="D9D9D9" w:themeFill="background1" w:themeFillShade="D9"/>
        <w:spacing w:after="0"/>
        <w:rPr>
          <w:ins w:id="735" w:author="Musavi, Hamid [USA]" w:date="2018-11-09T15:55:00Z"/>
          <w:rFonts w:ascii="Courier New" w:hAnsi="Courier New" w:cs="Courier New"/>
          <w:sz w:val="20"/>
          <w:szCs w:val="20"/>
        </w:rPr>
      </w:pPr>
      <w:ins w:id="736" w:author="Musavi, Hamid [USA]" w:date="2018-11-09T15:55:00Z">
        <w:r w:rsidRPr="000B2548">
          <w:rPr>
            <w:rFonts w:ascii="Courier New" w:hAnsi="Courier New" w:cs="Courier New"/>
            <w:sz w:val="20"/>
            <w:szCs w:val="20"/>
          </w:rPr>
          <w:t xml:space="preserve">                        "extent": 1,</w:t>
        </w:r>
      </w:ins>
    </w:p>
    <w:p w:rsidR="000B2548" w:rsidRPr="000B2548" w:rsidRDefault="000B2548" w:rsidP="000B2548">
      <w:pPr>
        <w:shd w:val="clear" w:color="auto" w:fill="D9D9D9" w:themeFill="background1" w:themeFillShade="D9"/>
        <w:spacing w:after="0"/>
        <w:rPr>
          <w:ins w:id="737" w:author="Musavi, Hamid [USA]" w:date="2018-11-09T15:55:00Z"/>
          <w:rFonts w:ascii="Courier New" w:hAnsi="Courier New" w:cs="Courier New"/>
          <w:sz w:val="20"/>
          <w:szCs w:val="20"/>
        </w:rPr>
      </w:pPr>
      <w:ins w:id="738" w:author="Musavi, Hamid [USA]" w:date="2018-11-09T15:55:00Z">
        <w:r w:rsidRPr="000B2548">
          <w:rPr>
            <w:rFonts w:ascii="Courier New" w:hAnsi="Courier New" w:cs="Courier New"/>
            <w:sz w:val="20"/>
            <w:szCs w:val="20"/>
          </w:rPr>
          <w:t xml:space="preserve">                        "laneWidth": 3300,</w:t>
        </w:r>
      </w:ins>
    </w:p>
    <w:p w:rsidR="000B2548" w:rsidRPr="000B2548" w:rsidRDefault="000B2548" w:rsidP="000B2548">
      <w:pPr>
        <w:shd w:val="clear" w:color="auto" w:fill="D9D9D9" w:themeFill="background1" w:themeFillShade="D9"/>
        <w:spacing w:after="0"/>
        <w:rPr>
          <w:ins w:id="739" w:author="Musavi, Hamid [USA]" w:date="2018-11-09T15:55:00Z"/>
          <w:rFonts w:ascii="Courier New" w:hAnsi="Courier New" w:cs="Courier New"/>
          <w:sz w:val="20"/>
          <w:szCs w:val="20"/>
        </w:rPr>
      </w:pPr>
      <w:ins w:id="740" w:author="Musavi, Hamid [USA]" w:date="2018-11-09T15:55:00Z">
        <w:r w:rsidRPr="000B2548">
          <w:rPr>
            <w:rFonts w:ascii="Courier New" w:hAnsi="Courier New" w:cs="Courier New"/>
            <w:sz w:val="20"/>
            <w:szCs w:val="20"/>
          </w:rPr>
          <w:t xml:space="preserve">                        "circle": {</w:t>
        </w:r>
      </w:ins>
    </w:p>
    <w:p w:rsidR="000B2548" w:rsidRPr="000B2548" w:rsidRDefault="000B2548" w:rsidP="000B2548">
      <w:pPr>
        <w:shd w:val="clear" w:color="auto" w:fill="D9D9D9" w:themeFill="background1" w:themeFillShade="D9"/>
        <w:spacing w:after="0"/>
        <w:rPr>
          <w:ins w:id="741" w:author="Musavi, Hamid [USA]" w:date="2018-11-09T15:55:00Z"/>
          <w:rFonts w:ascii="Courier New" w:hAnsi="Courier New" w:cs="Courier New"/>
          <w:sz w:val="20"/>
          <w:szCs w:val="20"/>
        </w:rPr>
      </w:pPr>
      <w:ins w:id="742" w:author="Musavi, Hamid [USA]" w:date="2018-11-09T15:55:00Z">
        <w:r w:rsidRPr="000B2548">
          <w:rPr>
            <w:rFonts w:ascii="Courier New" w:hAnsi="Courier New" w:cs="Courier New"/>
            <w:sz w:val="20"/>
            <w:szCs w:val="20"/>
          </w:rPr>
          <w:t xml:space="preserve">                          "center": {</w:t>
        </w:r>
      </w:ins>
    </w:p>
    <w:p w:rsidR="000B2548" w:rsidRPr="000B2548" w:rsidRDefault="000B2548" w:rsidP="000B2548">
      <w:pPr>
        <w:shd w:val="clear" w:color="auto" w:fill="D9D9D9" w:themeFill="background1" w:themeFillShade="D9"/>
        <w:spacing w:after="0"/>
        <w:rPr>
          <w:ins w:id="743" w:author="Musavi, Hamid [USA]" w:date="2018-11-09T15:55:00Z"/>
          <w:rFonts w:ascii="Courier New" w:hAnsi="Courier New" w:cs="Courier New"/>
          <w:sz w:val="20"/>
          <w:szCs w:val="20"/>
        </w:rPr>
      </w:pPr>
      <w:ins w:id="744" w:author="Musavi, Hamid [USA]" w:date="2018-11-09T15:55:00Z">
        <w:r w:rsidRPr="000B2548">
          <w:rPr>
            <w:rFonts w:ascii="Courier New" w:hAnsi="Courier New" w:cs="Courier New"/>
            <w:sz w:val="20"/>
            <w:szCs w:val="20"/>
          </w:rPr>
          <w:t xml:space="preserve">                            "elevation": 9171,</w:t>
        </w:r>
      </w:ins>
    </w:p>
    <w:p w:rsidR="000B2548" w:rsidRPr="000B2548" w:rsidRDefault="000B2548" w:rsidP="000B2548">
      <w:pPr>
        <w:shd w:val="clear" w:color="auto" w:fill="D9D9D9" w:themeFill="background1" w:themeFillShade="D9"/>
        <w:spacing w:after="0"/>
        <w:rPr>
          <w:ins w:id="745" w:author="Musavi, Hamid [USA]" w:date="2018-11-09T15:55:00Z"/>
          <w:rFonts w:ascii="Courier New" w:hAnsi="Courier New" w:cs="Courier New"/>
          <w:sz w:val="20"/>
          <w:szCs w:val="20"/>
        </w:rPr>
      </w:pPr>
      <w:ins w:id="746" w:author="Musavi, Hamid [USA]" w:date="2018-11-09T15:55:00Z">
        <w:r w:rsidRPr="000B2548">
          <w:rPr>
            <w:rFonts w:ascii="Courier New" w:hAnsi="Courier New" w:cs="Courier New"/>
            <w:sz w:val="20"/>
            <w:szCs w:val="20"/>
          </w:rPr>
          <w:t xml:space="preserve">                            "latitude": 416784730,</w:t>
        </w:r>
      </w:ins>
    </w:p>
    <w:p w:rsidR="000B2548" w:rsidRPr="000B2548" w:rsidRDefault="000B2548" w:rsidP="000B2548">
      <w:pPr>
        <w:shd w:val="clear" w:color="auto" w:fill="D9D9D9" w:themeFill="background1" w:themeFillShade="D9"/>
        <w:spacing w:after="0"/>
        <w:rPr>
          <w:ins w:id="747" w:author="Musavi, Hamid [USA]" w:date="2018-11-09T15:55:00Z"/>
          <w:rFonts w:ascii="Courier New" w:hAnsi="Courier New" w:cs="Courier New"/>
          <w:sz w:val="20"/>
          <w:szCs w:val="20"/>
        </w:rPr>
      </w:pPr>
      <w:ins w:id="748" w:author="Musavi, Hamid [USA]" w:date="2018-11-09T15:55:00Z">
        <w:r w:rsidRPr="000B2548">
          <w:rPr>
            <w:rFonts w:ascii="Courier New" w:hAnsi="Courier New" w:cs="Courier New"/>
            <w:sz w:val="20"/>
            <w:szCs w:val="20"/>
          </w:rPr>
          <w:t xml:space="preserve">                            "longitude": -1087827750</w:t>
        </w:r>
      </w:ins>
    </w:p>
    <w:p w:rsidR="000B2548" w:rsidRPr="000B2548" w:rsidRDefault="000B2548" w:rsidP="000B2548">
      <w:pPr>
        <w:shd w:val="clear" w:color="auto" w:fill="D9D9D9" w:themeFill="background1" w:themeFillShade="D9"/>
        <w:spacing w:after="0"/>
        <w:rPr>
          <w:ins w:id="749" w:author="Musavi, Hamid [USA]" w:date="2018-11-09T15:55:00Z"/>
          <w:rFonts w:ascii="Courier New" w:hAnsi="Courier New" w:cs="Courier New"/>
          <w:sz w:val="20"/>
          <w:szCs w:val="20"/>
        </w:rPr>
      </w:pPr>
      <w:ins w:id="750"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751" w:author="Musavi, Hamid [USA]" w:date="2018-11-09T15:55:00Z"/>
          <w:rFonts w:ascii="Courier New" w:hAnsi="Courier New" w:cs="Courier New"/>
          <w:sz w:val="20"/>
          <w:szCs w:val="20"/>
        </w:rPr>
      </w:pPr>
      <w:ins w:id="752" w:author="Musavi, Hamid [USA]" w:date="2018-11-09T15:55:00Z">
        <w:r w:rsidRPr="000B2548">
          <w:rPr>
            <w:rFonts w:ascii="Courier New" w:hAnsi="Courier New" w:cs="Courier New"/>
            <w:sz w:val="20"/>
            <w:szCs w:val="20"/>
          </w:rPr>
          <w:t xml:space="preserve">                          "units": 7,</w:t>
        </w:r>
      </w:ins>
    </w:p>
    <w:p w:rsidR="000B2548" w:rsidRPr="000B2548" w:rsidRDefault="000B2548" w:rsidP="000B2548">
      <w:pPr>
        <w:shd w:val="clear" w:color="auto" w:fill="D9D9D9" w:themeFill="background1" w:themeFillShade="D9"/>
        <w:spacing w:after="0"/>
        <w:rPr>
          <w:ins w:id="753" w:author="Musavi, Hamid [USA]" w:date="2018-11-09T15:55:00Z"/>
          <w:rFonts w:ascii="Courier New" w:hAnsi="Courier New" w:cs="Courier New"/>
          <w:sz w:val="20"/>
          <w:szCs w:val="20"/>
        </w:rPr>
      </w:pPr>
      <w:ins w:id="754" w:author="Musavi, Hamid [USA]" w:date="2018-11-09T15:55:00Z">
        <w:r w:rsidRPr="000B2548">
          <w:rPr>
            <w:rFonts w:ascii="Courier New" w:hAnsi="Courier New" w:cs="Courier New"/>
            <w:sz w:val="20"/>
            <w:szCs w:val="20"/>
          </w:rPr>
          <w:t xml:space="preserve">                          "radius": 15</w:t>
        </w:r>
      </w:ins>
    </w:p>
    <w:p w:rsidR="000B2548" w:rsidRPr="000B2548" w:rsidRDefault="000B2548" w:rsidP="000B2548">
      <w:pPr>
        <w:shd w:val="clear" w:color="auto" w:fill="D9D9D9" w:themeFill="background1" w:themeFillShade="D9"/>
        <w:spacing w:after="0"/>
        <w:rPr>
          <w:ins w:id="755" w:author="Musavi, Hamid [USA]" w:date="2018-11-09T15:55:00Z"/>
          <w:rFonts w:ascii="Courier New" w:hAnsi="Courier New" w:cs="Courier New"/>
          <w:sz w:val="20"/>
          <w:szCs w:val="20"/>
        </w:rPr>
      </w:pPr>
      <w:ins w:id="756"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757" w:author="Musavi, Hamid [USA]" w:date="2018-11-09T15:55:00Z"/>
          <w:rFonts w:ascii="Courier New" w:hAnsi="Courier New" w:cs="Courier New"/>
          <w:sz w:val="20"/>
          <w:szCs w:val="20"/>
        </w:rPr>
      </w:pPr>
      <w:ins w:id="758" w:author="Musavi, Hamid [USA]" w:date="2018-11-09T15:55:00Z">
        <w:r w:rsidRPr="000B2548">
          <w:rPr>
            <w:rFonts w:ascii="Courier New" w:hAnsi="Courier New" w:cs="Courier New"/>
            <w:sz w:val="20"/>
            <w:szCs w:val="20"/>
          </w:rPr>
          <w:t xml:space="preserve">                        "direction": 1010101010101010</w:t>
        </w:r>
      </w:ins>
    </w:p>
    <w:p w:rsidR="000B2548" w:rsidRPr="000B2548" w:rsidRDefault="000B2548" w:rsidP="000B2548">
      <w:pPr>
        <w:shd w:val="clear" w:color="auto" w:fill="D9D9D9" w:themeFill="background1" w:themeFillShade="D9"/>
        <w:spacing w:after="0"/>
        <w:rPr>
          <w:ins w:id="759" w:author="Musavi, Hamid [USA]" w:date="2018-11-09T15:55:00Z"/>
          <w:rFonts w:ascii="Courier New" w:hAnsi="Courier New" w:cs="Courier New"/>
          <w:sz w:val="20"/>
          <w:szCs w:val="20"/>
        </w:rPr>
      </w:pPr>
      <w:ins w:id="760"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761" w:author="Musavi, Hamid [USA]" w:date="2018-11-09T15:55:00Z"/>
          <w:rFonts w:ascii="Courier New" w:hAnsi="Courier New" w:cs="Courier New"/>
          <w:sz w:val="20"/>
          <w:szCs w:val="20"/>
        </w:rPr>
      </w:pPr>
      <w:ins w:id="762"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763" w:author="Musavi, Hamid [USA]" w:date="2018-11-09T15:55:00Z"/>
          <w:rFonts w:ascii="Courier New" w:hAnsi="Courier New" w:cs="Courier New"/>
          <w:sz w:val="20"/>
          <w:szCs w:val="20"/>
        </w:rPr>
      </w:pPr>
      <w:ins w:id="764" w:author="Musavi, Hamid [USA]" w:date="2018-11-09T15:55:00Z">
        <w:r w:rsidRPr="000B2548">
          <w:rPr>
            <w:rFonts w:ascii="Courier New" w:hAnsi="Courier New" w:cs="Courier New"/>
            <w:sz w:val="20"/>
            <w:szCs w:val="20"/>
          </w:rPr>
          <w:t xml:space="preserve">                    "id": {</w:t>
        </w:r>
      </w:ins>
    </w:p>
    <w:p w:rsidR="000B2548" w:rsidRPr="000B2548" w:rsidRDefault="000B2548" w:rsidP="000B2548">
      <w:pPr>
        <w:shd w:val="clear" w:color="auto" w:fill="D9D9D9" w:themeFill="background1" w:themeFillShade="D9"/>
        <w:spacing w:after="0"/>
        <w:rPr>
          <w:ins w:id="765" w:author="Musavi, Hamid [USA]" w:date="2018-11-09T15:55:00Z"/>
          <w:rFonts w:ascii="Courier New" w:hAnsi="Courier New" w:cs="Courier New"/>
          <w:sz w:val="20"/>
          <w:szCs w:val="20"/>
        </w:rPr>
      </w:pPr>
      <w:ins w:id="766" w:author="Musavi, Hamid [USA]" w:date="2018-11-09T15:55:00Z">
        <w:r w:rsidRPr="000B2548">
          <w:rPr>
            <w:rFonts w:ascii="Courier New" w:hAnsi="Courier New" w:cs="Courier New"/>
            <w:sz w:val="20"/>
            <w:szCs w:val="20"/>
          </w:rPr>
          <w:t xml:space="preserve">                      "id": 33,</w:t>
        </w:r>
      </w:ins>
    </w:p>
    <w:p w:rsidR="000B2548" w:rsidRPr="000B2548" w:rsidRDefault="000B2548" w:rsidP="000B2548">
      <w:pPr>
        <w:shd w:val="clear" w:color="auto" w:fill="D9D9D9" w:themeFill="background1" w:themeFillShade="D9"/>
        <w:spacing w:after="0"/>
        <w:rPr>
          <w:ins w:id="767" w:author="Musavi, Hamid [USA]" w:date="2018-11-09T15:55:00Z"/>
          <w:rFonts w:ascii="Courier New" w:hAnsi="Courier New" w:cs="Courier New"/>
          <w:sz w:val="20"/>
          <w:szCs w:val="20"/>
        </w:rPr>
      </w:pPr>
      <w:ins w:id="768" w:author="Musavi, Hamid [USA]" w:date="2018-11-09T15:55:00Z">
        <w:r w:rsidRPr="000B2548">
          <w:rPr>
            <w:rFonts w:ascii="Courier New" w:hAnsi="Courier New" w:cs="Courier New"/>
            <w:sz w:val="20"/>
            <w:szCs w:val="20"/>
          </w:rPr>
          <w:t xml:space="preserve">                      "region": 23</w:t>
        </w:r>
      </w:ins>
    </w:p>
    <w:p w:rsidR="000B2548" w:rsidRPr="000B2548" w:rsidRDefault="000B2548" w:rsidP="000B2548">
      <w:pPr>
        <w:shd w:val="clear" w:color="auto" w:fill="D9D9D9" w:themeFill="background1" w:themeFillShade="D9"/>
        <w:spacing w:after="0"/>
        <w:rPr>
          <w:ins w:id="769" w:author="Musavi, Hamid [USA]" w:date="2018-11-09T15:55:00Z"/>
          <w:rFonts w:ascii="Courier New" w:hAnsi="Courier New" w:cs="Courier New"/>
          <w:sz w:val="20"/>
          <w:szCs w:val="20"/>
        </w:rPr>
      </w:pPr>
      <w:ins w:id="770"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771" w:author="Musavi, Hamid [USA]" w:date="2018-11-09T15:55:00Z"/>
          <w:rFonts w:ascii="Courier New" w:hAnsi="Courier New" w:cs="Courier New"/>
          <w:sz w:val="20"/>
          <w:szCs w:val="20"/>
        </w:rPr>
      </w:pPr>
      <w:ins w:id="772" w:author="Musavi, Hamid [USA]" w:date="2018-11-09T15:55:00Z">
        <w:r w:rsidRPr="000B2548">
          <w:rPr>
            <w:rFonts w:ascii="Courier New" w:hAnsi="Courier New" w:cs="Courier New"/>
            <w:sz w:val="20"/>
            <w:szCs w:val="20"/>
          </w:rPr>
          <w:t xml:space="preserve">                    "direction": 1010101010101010</w:t>
        </w:r>
      </w:ins>
    </w:p>
    <w:p w:rsidR="000B2548" w:rsidRPr="000B2548" w:rsidRDefault="000B2548" w:rsidP="000B2548">
      <w:pPr>
        <w:shd w:val="clear" w:color="auto" w:fill="D9D9D9" w:themeFill="background1" w:themeFillShade="D9"/>
        <w:spacing w:after="0"/>
        <w:rPr>
          <w:ins w:id="773" w:author="Musavi, Hamid [USA]" w:date="2018-11-09T15:55:00Z"/>
          <w:rFonts w:ascii="Courier New" w:hAnsi="Courier New" w:cs="Courier New"/>
          <w:sz w:val="20"/>
          <w:szCs w:val="20"/>
        </w:rPr>
      </w:pPr>
      <w:ins w:id="774"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775" w:author="Musavi, Hamid [USA]" w:date="2018-11-09T15:55:00Z"/>
          <w:rFonts w:ascii="Courier New" w:hAnsi="Courier New" w:cs="Courier New"/>
          <w:sz w:val="20"/>
          <w:szCs w:val="20"/>
        </w:rPr>
      </w:pPr>
      <w:ins w:id="776"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777" w:author="Musavi, Hamid [USA]" w:date="2018-11-09T15:55:00Z"/>
          <w:rFonts w:ascii="Courier New" w:hAnsi="Courier New" w:cs="Courier New"/>
          <w:sz w:val="20"/>
          <w:szCs w:val="20"/>
        </w:rPr>
      </w:pPr>
      <w:ins w:id="778" w:author="Musavi, Hamid [USA]" w:date="2018-11-09T15:55:00Z">
        <w:r w:rsidRPr="000B2548">
          <w:rPr>
            <w:rFonts w:ascii="Courier New" w:hAnsi="Courier New" w:cs="Courier New"/>
            <w:sz w:val="20"/>
            <w:szCs w:val="20"/>
          </w:rPr>
          <w:t xml:space="preserve">                "sspMsgRights1": 2,</w:t>
        </w:r>
      </w:ins>
    </w:p>
    <w:p w:rsidR="000B2548" w:rsidRPr="000B2548" w:rsidRDefault="000B2548" w:rsidP="000B2548">
      <w:pPr>
        <w:shd w:val="clear" w:color="auto" w:fill="D9D9D9" w:themeFill="background1" w:themeFillShade="D9"/>
        <w:spacing w:after="0"/>
        <w:rPr>
          <w:ins w:id="779" w:author="Musavi, Hamid [USA]" w:date="2018-11-09T15:55:00Z"/>
          <w:rFonts w:ascii="Courier New" w:hAnsi="Courier New" w:cs="Courier New"/>
          <w:sz w:val="20"/>
          <w:szCs w:val="20"/>
        </w:rPr>
      </w:pPr>
      <w:ins w:id="780" w:author="Musavi, Hamid [USA]" w:date="2018-11-09T15:55:00Z">
        <w:r w:rsidRPr="000B2548">
          <w:rPr>
            <w:rFonts w:ascii="Courier New" w:hAnsi="Courier New" w:cs="Courier New"/>
            <w:sz w:val="20"/>
            <w:szCs w:val="20"/>
          </w:rPr>
          <w:t xml:space="preserve">                "duratonTime": 22,</w:t>
        </w:r>
      </w:ins>
    </w:p>
    <w:p w:rsidR="000B2548" w:rsidRPr="000B2548" w:rsidRDefault="000B2548" w:rsidP="000B2548">
      <w:pPr>
        <w:shd w:val="clear" w:color="auto" w:fill="D9D9D9" w:themeFill="background1" w:themeFillShade="D9"/>
        <w:spacing w:after="0"/>
        <w:rPr>
          <w:ins w:id="781" w:author="Musavi, Hamid [USA]" w:date="2018-11-09T15:55:00Z"/>
          <w:rFonts w:ascii="Courier New" w:hAnsi="Courier New" w:cs="Courier New"/>
          <w:sz w:val="20"/>
          <w:szCs w:val="20"/>
        </w:rPr>
      </w:pPr>
      <w:ins w:id="782" w:author="Musavi, Hamid [USA]" w:date="2018-11-09T15:55:00Z">
        <w:r w:rsidRPr="000B2548">
          <w:rPr>
            <w:rFonts w:ascii="Courier New" w:hAnsi="Courier New" w:cs="Courier New"/>
            <w:sz w:val="20"/>
            <w:szCs w:val="20"/>
          </w:rPr>
          <w:t xml:space="preserve">                "sspMsgRights2": 3,</w:t>
        </w:r>
      </w:ins>
    </w:p>
    <w:p w:rsidR="000B2548" w:rsidRPr="000B2548" w:rsidRDefault="000B2548" w:rsidP="000B2548">
      <w:pPr>
        <w:shd w:val="clear" w:color="auto" w:fill="D9D9D9" w:themeFill="background1" w:themeFillShade="D9"/>
        <w:spacing w:after="0"/>
        <w:rPr>
          <w:ins w:id="783" w:author="Musavi, Hamid [USA]" w:date="2018-11-09T15:55:00Z"/>
          <w:rFonts w:ascii="Courier New" w:hAnsi="Courier New" w:cs="Courier New"/>
          <w:sz w:val="20"/>
          <w:szCs w:val="20"/>
        </w:rPr>
      </w:pPr>
      <w:ins w:id="784" w:author="Musavi, Hamid [USA]" w:date="2018-11-09T15:55:00Z">
        <w:r w:rsidRPr="000B2548">
          <w:rPr>
            <w:rFonts w:ascii="Courier New" w:hAnsi="Courier New" w:cs="Courier New"/>
            <w:sz w:val="20"/>
            <w:szCs w:val="20"/>
          </w:rPr>
          <w:t xml:space="preserve">                "startYear": 2017,</w:t>
        </w:r>
      </w:ins>
    </w:p>
    <w:p w:rsidR="000B2548" w:rsidRPr="000B2548" w:rsidRDefault="000B2548" w:rsidP="000B2548">
      <w:pPr>
        <w:shd w:val="clear" w:color="auto" w:fill="D9D9D9" w:themeFill="background1" w:themeFillShade="D9"/>
        <w:spacing w:after="0"/>
        <w:rPr>
          <w:ins w:id="785" w:author="Musavi, Hamid [USA]" w:date="2018-11-09T15:55:00Z"/>
          <w:rFonts w:ascii="Courier New" w:hAnsi="Courier New" w:cs="Courier New"/>
          <w:sz w:val="20"/>
          <w:szCs w:val="20"/>
        </w:rPr>
      </w:pPr>
      <w:ins w:id="786" w:author="Musavi, Hamid [USA]" w:date="2018-11-09T15:55:00Z">
        <w:r w:rsidRPr="000B2548">
          <w:rPr>
            <w:rFonts w:ascii="Courier New" w:hAnsi="Courier New" w:cs="Courier New"/>
            <w:sz w:val="20"/>
            <w:szCs w:val="20"/>
          </w:rPr>
          <w:t xml:space="preserve">                "msgId": {</w:t>
        </w:r>
      </w:ins>
    </w:p>
    <w:p w:rsidR="000B2548" w:rsidRPr="000B2548" w:rsidRDefault="000B2548" w:rsidP="000B2548">
      <w:pPr>
        <w:shd w:val="clear" w:color="auto" w:fill="D9D9D9" w:themeFill="background1" w:themeFillShade="D9"/>
        <w:spacing w:after="0"/>
        <w:rPr>
          <w:ins w:id="787" w:author="Musavi, Hamid [USA]" w:date="2018-11-09T15:55:00Z"/>
          <w:rFonts w:ascii="Courier New" w:hAnsi="Courier New" w:cs="Courier New"/>
          <w:sz w:val="20"/>
          <w:szCs w:val="20"/>
        </w:rPr>
      </w:pPr>
      <w:ins w:id="788" w:author="Musavi, Hamid [USA]" w:date="2018-11-09T15:55:00Z">
        <w:r w:rsidRPr="000B2548">
          <w:rPr>
            <w:rFonts w:ascii="Courier New" w:hAnsi="Courier New" w:cs="Courier New"/>
            <w:sz w:val="20"/>
            <w:szCs w:val="20"/>
          </w:rPr>
          <w:t xml:space="preserve">                  "roadSignID": {</w:t>
        </w:r>
      </w:ins>
    </w:p>
    <w:p w:rsidR="000B2548" w:rsidRPr="000B2548" w:rsidRDefault="000B2548" w:rsidP="000B2548">
      <w:pPr>
        <w:shd w:val="clear" w:color="auto" w:fill="D9D9D9" w:themeFill="background1" w:themeFillShade="D9"/>
        <w:spacing w:after="0"/>
        <w:rPr>
          <w:ins w:id="789" w:author="Musavi, Hamid [USA]" w:date="2018-11-09T15:55:00Z"/>
          <w:rFonts w:ascii="Courier New" w:hAnsi="Courier New" w:cs="Courier New"/>
          <w:sz w:val="20"/>
          <w:szCs w:val="20"/>
        </w:rPr>
      </w:pPr>
      <w:ins w:id="790" w:author="Musavi, Hamid [USA]" w:date="2018-11-09T15:55:00Z">
        <w:r w:rsidRPr="000B2548">
          <w:rPr>
            <w:rFonts w:ascii="Courier New" w:hAnsi="Courier New" w:cs="Courier New"/>
            <w:sz w:val="20"/>
            <w:szCs w:val="20"/>
          </w:rPr>
          <w:t xml:space="preserve">                    "crc": "0000",</w:t>
        </w:r>
      </w:ins>
    </w:p>
    <w:p w:rsidR="000B2548" w:rsidRPr="000B2548" w:rsidRDefault="000B2548" w:rsidP="000B2548">
      <w:pPr>
        <w:shd w:val="clear" w:color="auto" w:fill="D9D9D9" w:themeFill="background1" w:themeFillShade="D9"/>
        <w:spacing w:after="0"/>
        <w:rPr>
          <w:ins w:id="791" w:author="Musavi, Hamid [USA]" w:date="2018-11-09T15:55:00Z"/>
          <w:rFonts w:ascii="Courier New" w:hAnsi="Courier New" w:cs="Courier New"/>
          <w:sz w:val="20"/>
          <w:szCs w:val="20"/>
        </w:rPr>
      </w:pPr>
      <w:ins w:id="792" w:author="Musavi, Hamid [USA]" w:date="2018-11-09T15:55:00Z">
        <w:r w:rsidRPr="000B2548">
          <w:rPr>
            <w:rFonts w:ascii="Courier New" w:hAnsi="Courier New" w:cs="Courier New"/>
            <w:sz w:val="20"/>
            <w:szCs w:val="20"/>
          </w:rPr>
          <w:t xml:space="preserve">                    "viewAngle": 1010101010101010,</w:t>
        </w:r>
      </w:ins>
    </w:p>
    <w:p w:rsidR="000B2548" w:rsidRPr="000B2548" w:rsidRDefault="000B2548" w:rsidP="000B2548">
      <w:pPr>
        <w:shd w:val="clear" w:color="auto" w:fill="D9D9D9" w:themeFill="background1" w:themeFillShade="D9"/>
        <w:spacing w:after="0"/>
        <w:rPr>
          <w:ins w:id="793" w:author="Musavi, Hamid [USA]" w:date="2018-11-09T15:55:00Z"/>
          <w:rFonts w:ascii="Courier New" w:hAnsi="Courier New" w:cs="Courier New"/>
          <w:sz w:val="20"/>
          <w:szCs w:val="20"/>
        </w:rPr>
      </w:pPr>
      <w:ins w:id="794" w:author="Musavi, Hamid [USA]" w:date="2018-11-09T15:55:00Z">
        <w:r w:rsidRPr="000B2548">
          <w:rPr>
            <w:rFonts w:ascii="Courier New" w:hAnsi="Courier New" w:cs="Courier New"/>
            <w:sz w:val="20"/>
            <w:szCs w:val="20"/>
          </w:rPr>
          <w:t xml:space="preserve">                    "mutcdCode": {</w:t>
        </w:r>
      </w:ins>
    </w:p>
    <w:p w:rsidR="000B2548" w:rsidRPr="000B2548" w:rsidRDefault="000B2548" w:rsidP="000B2548">
      <w:pPr>
        <w:shd w:val="clear" w:color="auto" w:fill="D9D9D9" w:themeFill="background1" w:themeFillShade="D9"/>
        <w:spacing w:after="0"/>
        <w:rPr>
          <w:ins w:id="795" w:author="Musavi, Hamid [USA]" w:date="2018-11-09T15:55:00Z"/>
          <w:rFonts w:ascii="Courier New" w:hAnsi="Courier New" w:cs="Courier New"/>
          <w:sz w:val="20"/>
          <w:szCs w:val="20"/>
        </w:rPr>
      </w:pPr>
      <w:ins w:id="796" w:author="Musavi, Hamid [USA]" w:date="2018-11-09T15:55:00Z">
        <w:r w:rsidRPr="000B2548">
          <w:rPr>
            <w:rFonts w:ascii="Courier New" w:hAnsi="Courier New" w:cs="Courier New"/>
            <w:sz w:val="20"/>
            <w:szCs w:val="20"/>
          </w:rPr>
          <w:t xml:space="preserve">                      "warning": ""</w:t>
        </w:r>
      </w:ins>
    </w:p>
    <w:p w:rsidR="000B2548" w:rsidRPr="000B2548" w:rsidRDefault="000B2548" w:rsidP="000B2548">
      <w:pPr>
        <w:shd w:val="clear" w:color="auto" w:fill="D9D9D9" w:themeFill="background1" w:themeFillShade="D9"/>
        <w:spacing w:after="0"/>
        <w:rPr>
          <w:ins w:id="797" w:author="Musavi, Hamid [USA]" w:date="2018-11-09T15:55:00Z"/>
          <w:rFonts w:ascii="Courier New" w:hAnsi="Courier New" w:cs="Courier New"/>
          <w:sz w:val="20"/>
          <w:szCs w:val="20"/>
        </w:rPr>
      </w:pPr>
      <w:ins w:id="798"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799" w:author="Musavi, Hamid [USA]" w:date="2018-11-09T15:55:00Z"/>
          <w:rFonts w:ascii="Courier New" w:hAnsi="Courier New" w:cs="Courier New"/>
          <w:sz w:val="20"/>
          <w:szCs w:val="20"/>
        </w:rPr>
      </w:pPr>
      <w:ins w:id="800" w:author="Musavi, Hamid [USA]" w:date="2018-11-09T15:55:00Z">
        <w:r w:rsidRPr="000B2548">
          <w:rPr>
            <w:rFonts w:ascii="Courier New" w:hAnsi="Courier New" w:cs="Courier New"/>
            <w:sz w:val="20"/>
            <w:szCs w:val="20"/>
          </w:rPr>
          <w:t xml:space="preserve">                    "position": {</w:t>
        </w:r>
      </w:ins>
    </w:p>
    <w:p w:rsidR="000B2548" w:rsidRPr="000B2548" w:rsidRDefault="000B2548" w:rsidP="000B2548">
      <w:pPr>
        <w:shd w:val="clear" w:color="auto" w:fill="D9D9D9" w:themeFill="background1" w:themeFillShade="D9"/>
        <w:spacing w:after="0"/>
        <w:rPr>
          <w:ins w:id="801" w:author="Musavi, Hamid [USA]" w:date="2018-11-09T15:55:00Z"/>
          <w:rFonts w:ascii="Courier New" w:hAnsi="Courier New" w:cs="Courier New"/>
          <w:sz w:val="20"/>
          <w:szCs w:val="20"/>
        </w:rPr>
      </w:pPr>
      <w:ins w:id="802" w:author="Musavi, Hamid [USA]" w:date="2018-11-09T15:55:00Z">
        <w:r w:rsidRPr="000B2548">
          <w:rPr>
            <w:rFonts w:ascii="Courier New" w:hAnsi="Courier New" w:cs="Courier New"/>
            <w:sz w:val="20"/>
            <w:szCs w:val="20"/>
          </w:rPr>
          <w:t xml:space="preserve">                      "elevation": 9171,</w:t>
        </w:r>
      </w:ins>
    </w:p>
    <w:p w:rsidR="000B2548" w:rsidRPr="000B2548" w:rsidRDefault="000B2548" w:rsidP="000B2548">
      <w:pPr>
        <w:shd w:val="clear" w:color="auto" w:fill="D9D9D9" w:themeFill="background1" w:themeFillShade="D9"/>
        <w:spacing w:after="0"/>
        <w:rPr>
          <w:ins w:id="803" w:author="Musavi, Hamid [USA]" w:date="2018-11-09T15:55:00Z"/>
          <w:rFonts w:ascii="Courier New" w:hAnsi="Courier New" w:cs="Courier New"/>
          <w:sz w:val="20"/>
          <w:szCs w:val="20"/>
        </w:rPr>
      </w:pPr>
      <w:ins w:id="804" w:author="Musavi, Hamid [USA]" w:date="2018-11-09T15:55:00Z">
        <w:r w:rsidRPr="000B2548">
          <w:rPr>
            <w:rFonts w:ascii="Courier New" w:hAnsi="Courier New" w:cs="Courier New"/>
            <w:sz w:val="20"/>
            <w:szCs w:val="20"/>
          </w:rPr>
          <w:t xml:space="preserve">                      "latitude": 416784730,</w:t>
        </w:r>
      </w:ins>
    </w:p>
    <w:p w:rsidR="000B2548" w:rsidRPr="000B2548" w:rsidRDefault="000B2548" w:rsidP="000B2548">
      <w:pPr>
        <w:shd w:val="clear" w:color="auto" w:fill="D9D9D9" w:themeFill="background1" w:themeFillShade="D9"/>
        <w:spacing w:after="0"/>
        <w:rPr>
          <w:ins w:id="805" w:author="Musavi, Hamid [USA]" w:date="2018-11-09T15:55:00Z"/>
          <w:rFonts w:ascii="Courier New" w:hAnsi="Courier New" w:cs="Courier New"/>
          <w:sz w:val="20"/>
          <w:szCs w:val="20"/>
        </w:rPr>
      </w:pPr>
      <w:ins w:id="806" w:author="Musavi, Hamid [USA]" w:date="2018-11-09T15:55:00Z">
        <w:r w:rsidRPr="000B2548">
          <w:rPr>
            <w:rFonts w:ascii="Courier New" w:hAnsi="Courier New" w:cs="Courier New"/>
            <w:sz w:val="20"/>
            <w:szCs w:val="20"/>
          </w:rPr>
          <w:lastRenderedPageBreak/>
          <w:t xml:space="preserve">                      "longitude": -1087827750</w:t>
        </w:r>
      </w:ins>
    </w:p>
    <w:p w:rsidR="000B2548" w:rsidRPr="000B2548" w:rsidRDefault="000B2548" w:rsidP="000B2548">
      <w:pPr>
        <w:shd w:val="clear" w:color="auto" w:fill="D9D9D9" w:themeFill="background1" w:themeFillShade="D9"/>
        <w:spacing w:after="0"/>
        <w:rPr>
          <w:ins w:id="807" w:author="Musavi, Hamid [USA]" w:date="2018-11-09T15:55:00Z"/>
          <w:rFonts w:ascii="Courier New" w:hAnsi="Courier New" w:cs="Courier New"/>
          <w:sz w:val="20"/>
          <w:szCs w:val="20"/>
        </w:rPr>
      </w:pPr>
      <w:ins w:id="808"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09" w:author="Musavi, Hamid [USA]" w:date="2018-11-09T15:55:00Z"/>
          <w:rFonts w:ascii="Courier New" w:hAnsi="Courier New" w:cs="Courier New"/>
          <w:sz w:val="20"/>
          <w:szCs w:val="20"/>
        </w:rPr>
      </w:pPr>
      <w:ins w:id="810"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11" w:author="Musavi, Hamid [USA]" w:date="2018-11-09T15:55:00Z"/>
          <w:rFonts w:ascii="Courier New" w:hAnsi="Courier New" w:cs="Courier New"/>
          <w:sz w:val="20"/>
          <w:szCs w:val="20"/>
        </w:rPr>
      </w:pPr>
      <w:ins w:id="812"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13" w:author="Musavi, Hamid [USA]" w:date="2018-11-09T15:55:00Z"/>
          <w:rFonts w:ascii="Courier New" w:hAnsi="Courier New" w:cs="Courier New"/>
          <w:sz w:val="20"/>
          <w:szCs w:val="20"/>
        </w:rPr>
      </w:pPr>
      <w:ins w:id="814" w:author="Musavi, Hamid [USA]" w:date="2018-11-09T15:55:00Z">
        <w:r w:rsidRPr="000B2548">
          <w:rPr>
            <w:rFonts w:ascii="Courier New" w:hAnsi="Courier New" w:cs="Courier New"/>
            <w:sz w:val="20"/>
            <w:szCs w:val="20"/>
          </w:rPr>
          <w:t xml:space="preserve">                "priority": 0,</w:t>
        </w:r>
      </w:ins>
    </w:p>
    <w:p w:rsidR="000B2548" w:rsidRPr="000B2548" w:rsidRDefault="000B2548" w:rsidP="000B2548">
      <w:pPr>
        <w:shd w:val="clear" w:color="auto" w:fill="D9D9D9" w:themeFill="background1" w:themeFillShade="D9"/>
        <w:spacing w:after="0"/>
        <w:rPr>
          <w:ins w:id="815" w:author="Musavi, Hamid [USA]" w:date="2018-11-09T15:55:00Z"/>
          <w:rFonts w:ascii="Courier New" w:hAnsi="Courier New" w:cs="Courier New"/>
          <w:sz w:val="20"/>
          <w:szCs w:val="20"/>
        </w:rPr>
      </w:pPr>
      <w:ins w:id="816" w:author="Musavi, Hamid [USA]" w:date="2018-11-09T15:55:00Z">
        <w:r w:rsidRPr="000B2548">
          <w:rPr>
            <w:rFonts w:ascii="Courier New" w:hAnsi="Courier New" w:cs="Courier New"/>
            <w:sz w:val="20"/>
            <w:szCs w:val="20"/>
          </w:rPr>
          <w:t xml:space="preserve">                "url": null,</w:t>
        </w:r>
      </w:ins>
    </w:p>
    <w:p w:rsidR="000B2548" w:rsidRPr="000B2548" w:rsidRDefault="000B2548" w:rsidP="000B2548">
      <w:pPr>
        <w:shd w:val="clear" w:color="auto" w:fill="D9D9D9" w:themeFill="background1" w:themeFillShade="D9"/>
        <w:spacing w:after="0"/>
        <w:rPr>
          <w:ins w:id="817" w:author="Musavi, Hamid [USA]" w:date="2018-11-09T15:55:00Z"/>
          <w:rFonts w:ascii="Courier New" w:hAnsi="Courier New" w:cs="Courier New"/>
          <w:sz w:val="20"/>
          <w:szCs w:val="20"/>
        </w:rPr>
      </w:pPr>
      <w:ins w:id="818" w:author="Musavi, Hamid [USA]" w:date="2018-11-09T15:55:00Z">
        <w:r w:rsidRPr="000B2548">
          <w:rPr>
            <w:rFonts w:ascii="Courier New" w:hAnsi="Courier New" w:cs="Courier New"/>
            <w:sz w:val="20"/>
            <w:szCs w:val="20"/>
          </w:rPr>
          <w:t xml:space="preserve">                "content": {</w:t>
        </w:r>
      </w:ins>
    </w:p>
    <w:p w:rsidR="000B2548" w:rsidRPr="000B2548" w:rsidRDefault="000B2548" w:rsidP="000B2548">
      <w:pPr>
        <w:shd w:val="clear" w:color="auto" w:fill="D9D9D9" w:themeFill="background1" w:themeFillShade="D9"/>
        <w:spacing w:after="0"/>
        <w:rPr>
          <w:ins w:id="819" w:author="Musavi, Hamid [USA]" w:date="2018-11-09T15:55:00Z"/>
          <w:rFonts w:ascii="Courier New" w:hAnsi="Courier New" w:cs="Courier New"/>
          <w:sz w:val="20"/>
          <w:szCs w:val="20"/>
        </w:rPr>
      </w:pPr>
      <w:ins w:id="820" w:author="Musavi, Hamid [USA]" w:date="2018-11-09T15:55:00Z">
        <w:r w:rsidRPr="000B2548">
          <w:rPr>
            <w:rFonts w:ascii="Courier New" w:hAnsi="Courier New" w:cs="Courier New"/>
            <w:sz w:val="20"/>
            <w:szCs w:val="20"/>
          </w:rPr>
          <w:t xml:space="preserve">                  "advisory": {</w:t>
        </w:r>
      </w:ins>
    </w:p>
    <w:p w:rsidR="000B2548" w:rsidRPr="000B2548" w:rsidRDefault="000B2548" w:rsidP="000B2548">
      <w:pPr>
        <w:shd w:val="clear" w:color="auto" w:fill="D9D9D9" w:themeFill="background1" w:themeFillShade="D9"/>
        <w:spacing w:after="0"/>
        <w:rPr>
          <w:ins w:id="821" w:author="Musavi, Hamid [USA]" w:date="2018-11-09T15:55:00Z"/>
          <w:rFonts w:ascii="Courier New" w:hAnsi="Courier New" w:cs="Courier New"/>
          <w:sz w:val="20"/>
          <w:szCs w:val="20"/>
        </w:rPr>
      </w:pPr>
      <w:ins w:id="822" w:author="Musavi, Hamid [USA]" w:date="2018-11-09T15:55:00Z">
        <w:r w:rsidRPr="000B2548">
          <w:rPr>
            <w:rFonts w:ascii="Courier New" w:hAnsi="Courier New" w:cs="Courier New"/>
            <w:sz w:val="20"/>
            <w:szCs w:val="20"/>
          </w:rPr>
          <w:t xml:space="preserve">                    "SEQUENCE": [</w:t>
        </w:r>
      </w:ins>
    </w:p>
    <w:p w:rsidR="000B2548" w:rsidRPr="000B2548" w:rsidRDefault="000B2548" w:rsidP="000B2548">
      <w:pPr>
        <w:shd w:val="clear" w:color="auto" w:fill="D9D9D9" w:themeFill="background1" w:themeFillShade="D9"/>
        <w:spacing w:after="0"/>
        <w:rPr>
          <w:ins w:id="823" w:author="Musavi, Hamid [USA]" w:date="2018-11-09T15:55:00Z"/>
          <w:rFonts w:ascii="Courier New" w:hAnsi="Courier New" w:cs="Courier New"/>
          <w:sz w:val="20"/>
          <w:szCs w:val="20"/>
        </w:rPr>
      </w:pPr>
      <w:ins w:id="824"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25" w:author="Musavi, Hamid [USA]" w:date="2018-11-09T15:55:00Z"/>
          <w:rFonts w:ascii="Courier New" w:hAnsi="Courier New" w:cs="Courier New"/>
          <w:sz w:val="20"/>
          <w:szCs w:val="20"/>
        </w:rPr>
      </w:pPr>
      <w:ins w:id="826" w:author="Musavi, Hamid [USA]" w:date="2018-11-09T15:55:00Z">
        <w:r w:rsidRPr="000B2548">
          <w:rPr>
            <w:rFonts w:ascii="Courier New" w:hAnsi="Courier New" w:cs="Courier New"/>
            <w:sz w:val="20"/>
            <w:szCs w:val="20"/>
          </w:rPr>
          <w:t xml:space="preserve">                        "item": {</w:t>
        </w:r>
      </w:ins>
    </w:p>
    <w:p w:rsidR="000B2548" w:rsidRPr="000B2548" w:rsidRDefault="000B2548" w:rsidP="000B2548">
      <w:pPr>
        <w:shd w:val="clear" w:color="auto" w:fill="D9D9D9" w:themeFill="background1" w:themeFillShade="D9"/>
        <w:spacing w:after="0"/>
        <w:rPr>
          <w:ins w:id="827" w:author="Musavi, Hamid [USA]" w:date="2018-11-09T15:55:00Z"/>
          <w:rFonts w:ascii="Courier New" w:hAnsi="Courier New" w:cs="Courier New"/>
          <w:sz w:val="20"/>
          <w:szCs w:val="20"/>
        </w:rPr>
      </w:pPr>
      <w:ins w:id="828" w:author="Musavi, Hamid [USA]" w:date="2018-11-09T15:55:00Z">
        <w:r w:rsidRPr="000B2548">
          <w:rPr>
            <w:rFonts w:ascii="Courier New" w:hAnsi="Courier New" w:cs="Courier New"/>
            <w:sz w:val="20"/>
            <w:szCs w:val="20"/>
          </w:rPr>
          <w:t xml:space="preserve">                          "itis": 125</w:t>
        </w:r>
      </w:ins>
    </w:p>
    <w:p w:rsidR="000B2548" w:rsidRPr="000B2548" w:rsidRDefault="000B2548" w:rsidP="000B2548">
      <w:pPr>
        <w:shd w:val="clear" w:color="auto" w:fill="D9D9D9" w:themeFill="background1" w:themeFillShade="D9"/>
        <w:spacing w:after="0"/>
        <w:rPr>
          <w:ins w:id="829" w:author="Musavi, Hamid [USA]" w:date="2018-11-09T15:55:00Z"/>
          <w:rFonts w:ascii="Courier New" w:hAnsi="Courier New" w:cs="Courier New"/>
          <w:sz w:val="20"/>
          <w:szCs w:val="20"/>
        </w:rPr>
      </w:pPr>
      <w:ins w:id="830"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31" w:author="Musavi, Hamid [USA]" w:date="2018-11-09T15:55:00Z"/>
          <w:rFonts w:ascii="Courier New" w:hAnsi="Courier New" w:cs="Courier New"/>
          <w:sz w:val="20"/>
          <w:szCs w:val="20"/>
        </w:rPr>
      </w:pPr>
      <w:ins w:id="832"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33" w:author="Musavi, Hamid [USA]" w:date="2018-11-09T15:55:00Z"/>
          <w:rFonts w:ascii="Courier New" w:hAnsi="Courier New" w:cs="Courier New"/>
          <w:sz w:val="20"/>
          <w:szCs w:val="20"/>
        </w:rPr>
      </w:pPr>
      <w:ins w:id="834"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35" w:author="Musavi, Hamid [USA]" w:date="2018-11-09T15:55:00Z"/>
          <w:rFonts w:ascii="Courier New" w:hAnsi="Courier New" w:cs="Courier New"/>
          <w:sz w:val="20"/>
          <w:szCs w:val="20"/>
        </w:rPr>
      </w:pPr>
      <w:ins w:id="836" w:author="Musavi, Hamid [USA]" w:date="2018-11-09T15:55:00Z">
        <w:r w:rsidRPr="000B2548">
          <w:rPr>
            <w:rFonts w:ascii="Courier New" w:hAnsi="Courier New" w:cs="Courier New"/>
            <w:sz w:val="20"/>
            <w:szCs w:val="20"/>
          </w:rPr>
          <w:t xml:space="preserve">                        "item": {</w:t>
        </w:r>
      </w:ins>
    </w:p>
    <w:p w:rsidR="000B2548" w:rsidRPr="000B2548" w:rsidRDefault="000B2548" w:rsidP="000B2548">
      <w:pPr>
        <w:shd w:val="clear" w:color="auto" w:fill="D9D9D9" w:themeFill="background1" w:themeFillShade="D9"/>
        <w:spacing w:after="0"/>
        <w:rPr>
          <w:ins w:id="837" w:author="Musavi, Hamid [USA]" w:date="2018-11-09T15:55:00Z"/>
          <w:rFonts w:ascii="Courier New" w:hAnsi="Courier New" w:cs="Courier New"/>
          <w:sz w:val="20"/>
          <w:szCs w:val="20"/>
        </w:rPr>
      </w:pPr>
      <w:ins w:id="838" w:author="Musavi, Hamid [USA]" w:date="2018-11-09T15:55:00Z">
        <w:r w:rsidRPr="000B2548">
          <w:rPr>
            <w:rFonts w:ascii="Courier New" w:hAnsi="Courier New" w:cs="Courier New"/>
            <w:sz w:val="20"/>
            <w:szCs w:val="20"/>
          </w:rPr>
          <w:t xml:space="preserve">                          "text": "some text"</w:t>
        </w:r>
      </w:ins>
    </w:p>
    <w:p w:rsidR="000B2548" w:rsidRPr="000B2548" w:rsidRDefault="000B2548" w:rsidP="000B2548">
      <w:pPr>
        <w:shd w:val="clear" w:color="auto" w:fill="D9D9D9" w:themeFill="background1" w:themeFillShade="D9"/>
        <w:spacing w:after="0"/>
        <w:rPr>
          <w:ins w:id="839" w:author="Musavi, Hamid [USA]" w:date="2018-11-09T15:55:00Z"/>
          <w:rFonts w:ascii="Courier New" w:hAnsi="Courier New" w:cs="Courier New"/>
          <w:sz w:val="20"/>
          <w:szCs w:val="20"/>
        </w:rPr>
      </w:pPr>
      <w:ins w:id="840"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41" w:author="Musavi, Hamid [USA]" w:date="2018-11-09T15:55:00Z"/>
          <w:rFonts w:ascii="Courier New" w:hAnsi="Courier New" w:cs="Courier New"/>
          <w:sz w:val="20"/>
          <w:szCs w:val="20"/>
        </w:rPr>
      </w:pPr>
      <w:ins w:id="842"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43" w:author="Musavi, Hamid [USA]" w:date="2018-11-09T15:55:00Z"/>
          <w:rFonts w:ascii="Courier New" w:hAnsi="Courier New" w:cs="Courier New"/>
          <w:sz w:val="20"/>
          <w:szCs w:val="20"/>
        </w:rPr>
      </w:pPr>
      <w:ins w:id="844"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45" w:author="Musavi, Hamid [USA]" w:date="2018-11-09T15:55:00Z"/>
          <w:rFonts w:ascii="Courier New" w:hAnsi="Courier New" w:cs="Courier New"/>
          <w:sz w:val="20"/>
          <w:szCs w:val="20"/>
        </w:rPr>
      </w:pPr>
      <w:ins w:id="846" w:author="Musavi, Hamid [USA]" w:date="2018-11-09T15:55:00Z">
        <w:r w:rsidRPr="000B2548">
          <w:rPr>
            <w:rFonts w:ascii="Courier New" w:hAnsi="Courier New" w:cs="Courier New"/>
            <w:sz w:val="20"/>
            <w:szCs w:val="20"/>
          </w:rPr>
          <w:t xml:space="preserve">                        "item": {</w:t>
        </w:r>
      </w:ins>
    </w:p>
    <w:p w:rsidR="000B2548" w:rsidRPr="000B2548" w:rsidRDefault="000B2548" w:rsidP="000B2548">
      <w:pPr>
        <w:shd w:val="clear" w:color="auto" w:fill="D9D9D9" w:themeFill="background1" w:themeFillShade="D9"/>
        <w:spacing w:after="0"/>
        <w:rPr>
          <w:ins w:id="847" w:author="Musavi, Hamid [USA]" w:date="2018-11-09T15:55:00Z"/>
          <w:rFonts w:ascii="Courier New" w:hAnsi="Courier New" w:cs="Courier New"/>
          <w:sz w:val="20"/>
          <w:szCs w:val="20"/>
        </w:rPr>
      </w:pPr>
      <w:ins w:id="848" w:author="Musavi, Hamid [USA]" w:date="2018-11-09T15:55:00Z">
        <w:r w:rsidRPr="000B2548">
          <w:rPr>
            <w:rFonts w:ascii="Courier New" w:hAnsi="Courier New" w:cs="Courier New"/>
            <w:sz w:val="20"/>
            <w:szCs w:val="20"/>
          </w:rPr>
          <w:t xml:space="preserve">                          "itis": 250</w:t>
        </w:r>
      </w:ins>
    </w:p>
    <w:p w:rsidR="000B2548" w:rsidRPr="000B2548" w:rsidRDefault="000B2548" w:rsidP="000B2548">
      <w:pPr>
        <w:shd w:val="clear" w:color="auto" w:fill="D9D9D9" w:themeFill="background1" w:themeFillShade="D9"/>
        <w:spacing w:after="0"/>
        <w:rPr>
          <w:ins w:id="849" w:author="Musavi, Hamid [USA]" w:date="2018-11-09T15:55:00Z"/>
          <w:rFonts w:ascii="Courier New" w:hAnsi="Courier New" w:cs="Courier New"/>
          <w:sz w:val="20"/>
          <w:szCs w:val="20"/>
        </w:rPr>
      </w:pPr>
      <w:ins w:id="850"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51" w:author="Musavi, Hamid [USA]" w:date="2018-11-09T15:55:00Z"/>
          <w:rFonts w:ascii="Courier New" w:hAnsi="Courier New" w:cs="Courier New"/>
          <w:sz w:val="20"/>
          <w:szCs w:val="20"/>
        </w:rPr>
      </w:pPr>
      <w:ins w:id="852"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53" w:author="Musavi, Hamid [USA]" w:date="2018-11-09T15:55:00Z"/>
          <w:rFonts w:ascii="Courier New" w:hAnsi="Courier New" w:cs="Courier New"/>
          <w:sz w:val="20"/>
          <w:szCs w:val="20"/>
        </w:rPr>
      </w:pPr>
      <w:ins w:id="854"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55" w:author="Musavi, Hamid [USA]" w:date="2018-11-09T15:55:00Z"/>
          <w:rFonts w:ascii="Courier New" w:hAnsi="Courier New" w:cs="Courier New"/>
          <w:sz w:val="20"/>
          <w:szCs w:val="20"/>
        </w:rPr>
      </w:pPr>
      <w:ins w:id="856" w:author="Musavi, Hamid [USA]" w:date="2018-11-09T15:55:00Z">
        <w:r w:rsidRPr="000B2548">
          <w:rPr>
            <w:rFonts w:ascii="Courier New" w:hAnsi="Courier New" w:cs="Courier New"/>
            <w:sz w:val="20"/>
            <w:szCs w:val="20"/>
          </w:rPr>
          <w:t xml:space="preserve">                        "item": {</w:t>
        </w:r>
      </w:ins>
    </w:p>
    <w:p w:rsidR="000B2548" w:rsidRPr="000B2548" w:rsidRDefault="000B2548" w:rsidP="000B2548">
      <w:pPr>
        <w:shd w:val="clear" w:color="auto" w:fill="D9D9D9" w:themeFill="background1" w:themeFillShade="D9"/>
        <w:spacing w:after="0"/>
        <w:rPr>
          <w:ins w:id="857" w:author="Musavi, Hamid [USA]" w:date="2018-11-09T15:55:00Z"/>
          <w:rFonts w:ascii="Courier New" w:hAnsi="Courier New" w:cs="Courier New"/>
          <w:sz w:val="20"/>
          <w:szCs w:val="20"/>
        </w:rPr>
      </w:pPr>
      <w:ins w:id="858" w:author="Musavi, Hamid [USA]" w:date="2018-11-09T15:55:00Z">
        <w:r w:rsidRPr="000B2548">
          <w:rPr>
            <w:rFonts w:ascii="Courier New" w:hAnsi="Courier New" w:cs="Courier New"/>
            <w:sz w:val="20"/>
            <w:szCs w:val="20"/>
          </w:rPr>
          <w:t xml:space="preserve">                          "text": 98765</w:t>
        </w:r>
      </w:ins>
    </w:p>
    <w:p w:rsidR="000B2548" w:rsidRPr="000B2548" w:rsidRDefault="000B2548" w:rsidP="000B2548">
      <w:pPr>
        <w:shd w:val="clear" w:color="auto" w:fill="D9D9D9" w:themeFill="background1" w:themeFillShade="D9"/>
        <w:spacing w:after="0"/>
        <w:rPr>
          <w:ins w:id="859" w:author="Musavi, Hamid [USA]" w:date="2018-11-09T15:55:00Z"/>
          <w:rFonts w:ascii="Courier New" w:hAnsi="Courier New" w:cs="Courier New"/>
          <w:sz w:val="20"/>
          <w:szCs w:val="20"/>
        </w:rPr>
      </w:pPr>
      <w:ins w:id="860"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61" w:author="Musavi, Hamid [USA]" w:date="2018-11-09T15:55:00Z"/>
          <w:rFonts w:ascii="Courier New" w:hAnsi="Courier New" w:cs="Courier New"/>
          <w:sz w:val="20"/>
          <w:szCs w:val="20"/>
        </w:rPr>
      </w:pPr>
      <w:ins w:id="862"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63" w:author="Musavi, Hamid [USA]" w:date="2018-11-09T15:55:00Z"/>
          <w:rFonts w:ascii="Courier New" w:hAnsi="Courier New" w:cs="Courier New"/>
          <w:sz w:val="20"/>
          <w:szCs w:val="20"/>
        </w:rPr>
      </w:pPr>
      <w:ins w:id="864"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65" w:author="Musavi, Hamid [USA]" w:date="2018-11-09T15:55:00Z"/>
          <w:rFonts w:ascii="Courier New" w:hAnsi="Courier New" w:cs="Courier New"/>
          <w:sz w:val="20"/>
          <w:szCs w:val="20"/>
        </w:rPr>
      </w:pPr>
      <w:ins w:id="866"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67" w:author="Musavi, Hamid [USA]" w:date="2018-11-09T15:55:00Z"/>
          <w:rFonts w:ascii="Courier New" w:hAnsi="Courier New" w:cs="Courier New"/>
          <w:sz w:val="20"/>
          <w:szCs w:val="20"/>
        </w:rPr>
      </w:pPr>
      <w:ins w:id="868"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69" w:author="Musavi, Hamid [USA]" w:date="2018-11-09T15:55:00Z"/>
          <w:rFonts w:ascii="Courier New" w:hAnsi="Courier New" w:cs="Courier New"/>
          <w:sz w:val="20"/>
          <w:szCs w:val="20"/>
        </w:rPr>
      </w:pPr>
      <w:ins w:id="870" w:author="Musavi, Hamid [USA]" w:date="2018-11-09T15:55:00Z">
        <w:r w:rsidRPr="000B2548">
          <w:rPr>
            <w:rFonts w:ascii="Courier New" w:hAnsi="Courier New" w:cs="Courier New"/>
            <w:sz w:val="20"/>
            <w:szCs w:val="20"/>
          </w:rPr>
          <w:t xml:space="preserve">                "sspTimRights": 0,</w:t>
        </w:r>
      </w:ins>
    </w:p>
    <w:p w:rsidR="000B2548" w:rsidRPr="000B2548" w:rsidRDefault="000B2548" w:rsidP="000B2548">
      <w:pPr>
        <w:shd w:val="clear" w:color="auto" w:fill="D9D9D9" w:themeFill="background1" w:themeFillShade="D9"/>
        <w:spacing w:after="0"/>
        <w:rPr>
          <w:ins w:id="871" w:author="Musavi, Hamid [USA]" w:date="2018-11-09T15:55:00Z"/>
          <w:rFonts w:ascii="Courier New" w:hAnsi="Courier New" w:cs="Courier New"/>
          <w:sz w:val="20"/>
          <w:szCs w:val="20"/>
        </w:rPr>
      </w:pPr>
      <w:ins w:id="872" w:author="Musavi, Hamid [USA]" w:date="2018-11-09T15:55:00Z">
        <w:r w:rsidRPr="000B2548">
          <w:rPr>
            <w:rFonts w:ascii="Courier New" w:hAnsi="Courier New" w:cs="Courier New"/>
            <w:sz w:val="20"/>
            <w:szCs w:val="20"/>
          </w:rPr>
          <w:t xml:space="preserve">                "sspLocationRights": 3,</w:t>
        </w:r>
      </w:ins>
    </w:p>
    <w:p w:rsidR="000B2548" w:rsidRPr="000B2548" w:rsidRDefault="000B2548" w:rsidP="000B2548">
      <w:pPr>
        <w:shd w:val="clear" w:color="auto" w:fill="D9D9D9" w:themeFill="background1" w:themeFillShade="D9"/>
        <w:spacing w:after="0"/>
        <w:rPr>
          <w:ins w:id="873" w:author="Musavi, Hamid [USA]" w:date="2018-11-09T15:55:00Z"/>
          <w:rFonts w:ascii="Courier New" w:hAnsi="Courier New" w:cs="Courier New"/>
          <w:sz w:val="20"/>
          <w:szCs w:val="20"/>
        </w:rPr>
      </w:pPr>
      <w:ins w:id="874" w:author="Musavi, Hamid [USA]" w:date="2018-11-09T15:55:00Z">
        <w:r w:rsidRPr="000B2548">
          <w:rPr>
            <w:rFonts w:ascii="Courier New" w:hAnsi="Courier New" w:cs="Courier New"/>
            <w:sz w:val="20"/>
            <w:szCs w:val="20"/>
          </w:rPr>
          <w:t xml:space="preserve">                "frameType": {</w:t>
        </w:r>
      </w:ins>
    </w:p>
    <w:p w:rsidR="000B2548" w:rsidRPr="000B2548" w:rsidRDefault="000B2548" w:rsidP="000B2548">
      <w:pPr>
        <w:shd w:val="clear" w:color="auto" w:fill="D9D9D9" w:themeFill="background1" w:themeFillShade="D9"/>
        <w:spacing w:after="0"/>
        <w:rPr>
          <w:ins w:id="875" w:author="Musavi, Hamid [USA]" w:date="2018-11-09T15:55:00Z"/>
          <w:rFonts w:ascii="Courier New" w:hAnsi="Courier New" w:cs="Courier New"/>
          <w:sz w:val="20"/>
          <w:szCs w:val="20"/>
        </w:rPr>
      </w:pPr>
      <w:ins w:id="876" w:author="Musavi, Hamid [USA]" w:date="2018-11-09T15:55:00Z">
        <w:r w:rsidRPr="000B2548">
          <w:rPr>
            <w:rFonts w:ascii="Courier New" w:hAnsi="Courier New" w:cs="Courier New"/>
            <w:sz w:val="20"/>
            <w:szCs w:val="20"/>
          </w:rPr>
          <w:t xml:space="preserve">                  "advisory": ""</w:t>
        </w:r>
      </w:ins>
    </w:p>
    <w:p w:rsidR="000B2548" w:rsidRPr="000B2548" w:rsidRDefault="000B2548" w:rsidP="000B2548">
      <w:pPr>
        <w:shd w:val="clear" w:color="auto" w:fill="D9D9D9" w:themeFill="background1" w:themeFillShade="D9"/>
        <w:spacing w:after="0"/>
        <w:rPr>
          <w:ins w:id="877" w:author="Musavi, Hamid [USA]" w:date="2018-11-09T15:55:00Z"/>
          <w:rFonts w:ascii="Courier New" w:hAnsi="Courier New" w:cs="Courier New"/>
          <w:sz w:val="20"/>
          <w:szCs w:val="20"/>
        </w:rPr>
      </w:pPr>
      <w:ins w:id="878"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79" w:author="Musavi, Hamid [USA]" w:date="2018-11-09T15:55:00Z"/>
          <w:rFonts w:ascii="Courier New" w:hAnsi="Courier New" w:cs="Courier New"/>
          <w:sz w:val="20"/>
          <w:szCs w:val="20"/>
        </w:rPr>
      </w:pPr>
      <w:ins w:id="880" w:author="Musavi, Hamid [USA]" w:date="2018-11-09T15:55:00Z">
        <w:r w:rsidRPr="000B2548">
          <w:rPr>
            <w:rFonts w:ascii="Courier New" w:hAnsi="Courier New" w:cs="Courier New"/>
            <w:sz w:val="20"/>
            <w:szCs w:val="20"/>
          </w:rPr>
          <w:t xml:space="preserve">                "startTime": 482027</w:t>
        </w:r>
      </w:ins>
    </w:p>
    <w:p w:rsidR="000B2548" w:rsidRPr="000B2548" w:rsidRDefault="000B2548" w:rsidP="000B2548">
      <w:pPr>
        <w:shd w:val="clear" w:color="auto" w:fill="D9D9D9" w:themeFill="background1" w:themeFillShade="D9"/>
        <w:spacing w:after="0"/>
        <w:rPr>
          <w:ins w:id="881" w:author="Musavi, Hamid [USA]" w:date="2018-11-09T15:55:00Z"/>
          <w:rFonts w:ascii="Courier New" w:hAnsi="Courier New" w:cs="Courier New"/>
          <w:sz w:val="20"/>
          <w:szCs w:val="20"/>
        </w:rPr>
      </w:pPr>
      <w:ins w:id="882"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83" w:author="Musavi, Hamid [USA]" w:date="2018-11-09T15:55:00Z"/>
          <w:rFonts w:ascii="Courier New" w:hAnsi="Courier New" w:cs="Courier New"/>
          <w:sz w:val="20"/>
          <w:szCs w:val="20"/>
        </w:rPr>
      </w:pPr>
      <w:ins w:id="884"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85" w:author="Musavi, Hamid [USA]" w:date="2018-11-09T15:55:00Z"/>
          <w:rFonts w:ascii="Courier New" w:hAnsi="Courier New" w:cs="Courier New"/>
          <w:sz w:val="20"/>
          <w:szCs w:val="20"/>
        </w:rPr>
      </w:pPr>
      <w:ins w:id="886" w:author="Musavi, Hamid [USA]" w:date="2018-11-09T15:55:00Z">
        <w:r w:rsidRPr="000B2548">
          <w:rPr>
            <w:rFonts w:ascii="Courier New" w:hAnsi="Courier New" w:cs="Courier New"/>
            <w:sz w:val="20"/>
            <w:szCs w:val="20"/>
          </w:rPr>
          <w:t xml:space="preserve">            "msgCnt": 13</w:t>
        </w:r>
      </w:ins>
    </w:p>
    <w:p w:rsidR="000B2548" w:rsidRPr="000B2548" w:rsidRDefault="000B2548" w:rsidP="000B2548">
      <w:pPr>
        <w:shd w:val="clear" w:color="auto" w:fill="D9D9D9" w:themeFill="background1" w:themeFillShade="D9"/>
        <w:spacing w:after="0"/>
        <w:rPr>
          <w:ins w:id="887" w:author="Musavi, Hamid [USA]" w:date="2018-11-09T15:55:00Z"/>
          <w:rFonts w:ascii="Courier New" w:hAnsi="Courier New" w:cs="Courier New"/>
          <w:sz w:val="20"/>
          <w:szCs w:val="20"/>
        </w:rPr>
      </w:pPr>
      <w:ins w:id="888"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89" w:author="Musavi, Hamid [USA]" w:date="2018-11-09T15:55:00Z"/>
          <w:rFonts w:ascii="Courier New" w:hAnsi="Courier New" w:cs="Courier New"/>
          <w:sz w:val="20"/>
          <w:szCs w:val="20"/>
        </w:rPr>
      </w:pPr>
      <w:ins w:id="890"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91" w:author="Musavi, Hamid [USA]" w:date="2018-11-09T15:55:00Z"/>
          <w:rFonts w:ascii="Courier New" w:hAnsi="Courier New" w:cs="Courier New"/>
          <w:sz w:val="20"/>
          <w:szCs w:val="20"/>
        </w:rPr>
      </w:pPr>
      <w:ins w:id="892"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93" w:author="Musavi, Hamid [USA]" w:date="2018-11-09T15:55:00Z"/>
          <w:rFonts w:ascii="Courier New" w:hAnsi="Courier New" w:cs="Courier New"/>
          <w:sz w:val="20"/>
          <w:szCs w:val="20"/>
        </w:rPr>
      </w:pPr>
      <w:ins w:id="894" w:author="Musavi, Hamid [USA]" w:date="2018-11-09T15:55:00Z">
        <w:r w:rsidRPr="000B2548">
          <w:rPr>
            <w:rFonts w:ascii="Courier New" w:hAnsi="Courier New" w:cs="Courier New"/>
            <w:sz w:val="20"/>
            <w:szCs w:val="20"/>
          </w:rPr>
          <w:t xml:space="preserve">    },</w:t>
        </w:r>
      </w:ins>
    </w:p>
    <w:p w:rsidR="000B2548" w:rsidRPr="000B2548" w:rsidRDefault="000B2548" w:rsidP="000B2548">
      <w:pPr>
        <w:shd w:val="clear" w:color="auto" w:fill="D9D9D9" w:themeFill="background1" w:themeFillShade="D9"/>
        <w:spacing w:after="0"/>
        <w:rPr>
          <w:ins w:id="895" w:author="Musavi, Hamid [USA]" w:date="2018-11-09T15:55:00Z"/>
          <w:rFonts w:ascii="Courier New" w:hAnsi="Courier New" w:cs="Courier New"/>
          <w:sz w:val="20"/>
          <w:szCs w:val="20"/>
        </w:rPr>
      </w:pPr>
      <w:ins w:id="896" w:author="Musavi, Hamid [USA]" w:date="2018-11-09T15:55:00Z">
        <w:r w:rsidRPr="000B2548">
          <w:rPr>
            <w:rFonts w:ascii="Courier New" w:hAnsi="Courier New" w:cs="Courier New"/>
            <w:sz w:val="20"/>
            <w:szCs w:val="20"/>
          </w:rPr>
          <w:t xml:space="preserve">    "dataType": "TravelerInformation"</w:t>
        </w:r>
      </w:ins>
    </w:p>
    <w:p w:rsidR="000B2548" w:rsidRPr="000B2548" w:rsidRDefault="000B2548" w:rsidP="000B2548">
      <w:pPr>
        <w:shd w:val="clear" w:color="auto" w:fill="D9D9D9" w:themeFill="background1" w:themeFillShade="D9"/>
        <w:spacing w:after="0"/>
        <w:rPr>
          <w:ins w:id="897" w:author="Musavi, Hamid [USA]" w:date="2018-11-09T15:55:00Z"/>
          <w:rFonts w:ascii="Courier New" w:hAnsi="Courier New" w:cs="Courier New"/>
          <w:sz w:val="20"/>
          <w:szCs w:val="20"/>
        </w:rPr>
      </w:pPr>
      <w:ins w:id="898" w:author="Musavi, Hamid [USA]" w:date="2018-11-09T15:55:00Z">
        <w:r w:rsidRPr="000B2548">
          <w:rPr>
            <w:rFonts w:ascii="Courier New" w:hAnsi="Courier New" w:cs="Courier New"/>
            <w:sz w:val="20"/>
            <w:szCs w:val="20"/>
          </w:rPr>
          <w:t xml:space="preserve">  }</w:t>
        </w:r>
      </w:ins>
    </w:p>
    <w:p w:rsidR="006F7F91" w:rsidRPr="008C015A" w:rsidRDefault="000B2548" w:rsidP="000B2548">
      <w:pPr>
        <w:shd w:val="clear" w:color="auto" w:fill="D9D9D9" w:themeFill="background1" w:themeFillShade="D9"/>
        <w:spacing w:after="0"/>
        <w:rPr>
          <w:ins w:id="899" w:author="Musavi, Hamid [USA]" w:date="2018-11-09T15:03:00Z"/>
          <w:rFonts w:ascii="Courier New" w:hAnsi="Courier New" w:cs="Courier New"/>
          <w:sz w:val="20"/>
          <w:szCs w:val="20"/>
        </w:rPr>
      </w:pPr>
      <w:ins w:id="900" w:author="Musavi, Hamid [USA]" w:date="2018-11-09T15:55:00Z">
        <w:r w:rsidRPr="000B2548">
          <w:rPr>
            <w:rFonts w:ascii="Courier New" w:hAnsi="Courier New" w:cs="Courier New"/>
            <w:sz w:val="20"/>
            <w:szCs w:val="20"/>
          </w:rPr>
          <w:t>}</w:t>
        </w:r>
      </w:ins>
      <w:bookmarkStart w:id="901" w:name="_GoBack"/>
      <w:bookmarkEnd w:id="901"/>
    </w:p>
    <w:p w:rsidR="008C015A" w:rsidRPr="00DE00B4" w:rsidRDefault="008C015A" w:rsidP="008C015A"/>
    <w:p w:rsidR="00A1173A" w:rsidRDefault="00A1173A" w:rsidP="00A1173A">
      <w:pPr>
        <w:pStyle w:val="Heading2"/>
      </w:pPr>
      <w:bookmarkStart w:id="902" w:name="_Toc524363122"/>
      <w:r>
        <w:lastRenderedPageBreak/>
        <w:t>Sample Driver Alert</w:t>
      </w:r>
      <w:bookmarkEnd w:id="902"/>
    </w:p>
    <w:p w:rsidR="00A1173A" w:rsidRDefault="000866CB" w:rsidP="00A1173A">
      <w:r>
        <w:t>ODE receives Driver Alert messages from OBU via RSU in binary format. ODE decodes the message into JSON and publishes it to the relevant topics for consumption by client applications. Below is a sample JSON decoded Driver Alert message received,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"driverAlert_1525191732_fe80__226_adff_fe05_14b1.csv.gz",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"driverAlert",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"-105.0318336",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"1513",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"1.32",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"93.95"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"us.dot.its.jpo.ode.model.OdeDriverAlertPayload",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"36075134-73bb-425e-bd08-4170804b1402",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"2018-05-01T21:34:03.367Z</w:t>
      </w:r>
      <w:del w:id="903" w:author="Musavi, Hamid [USA]" w:date="2018-11-09T15:30:00Z">
        <w:r w:rsidRPr="000866CB" w:rsidDel="001C3DDE">
          <w:rPr>
            <w:rFonts w:ascii="Courier New" w:hAnsi="Courier New" w:cs="Courier New"/>
            <w:sz w:val="20"/>
            <w:szCs w:val="20"/>
          </w:rPr>
          <w:delText>[UTC]</w:delText>
        </w:r>
      </w:del>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del w:id="904" w:author="Musavi, Hamid [USA]" w:date="2018-11-09T11:04:00Z">
        <w:r w:rsidR="007C24BB" w:rsidDel="000C5D5E">
          <w:rPr>
            <w:rFonts w:ascii="Courier New" w:hAnsi="Courier New" w:cs="Courier New"/>
            <w:sz w:val="20"/>
            <w:szCs w:val="20"/>
          </w:rPr>
          <w:delText>5</w:delText>
        </w:r>
      </w:del>
      <w:ins w:id="905" w:author="Musavi, Hamid [USA]" w:date="2018-11-09T11:04:00Z">
        <w:r w:rsidR="000C5D5E">
          <w:rPr>
            <w:rFonts w:ascii="Courier New" w:hAnsi="Courier New" w:cs="Courier New"/>
            <w:sz w:val="20"/>
            <w:szCs w:val="20"/>
          </w:rPr>
          <w:t>6</w:t>
        </w:r>
      </w:ins>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"2018-05-01T15:27:13.520Z</w:t>
      </w:r>
      <w:del w:id="906" w:author="Musavi, Hamid [USA]" w:date="2018-11-09T15:30:00Z">
        <w:r w:rsidRPr="000866CB" w:rsidDel="001C3DDE">
          <w:rPr>
            <w:rFonts w:ascii="Courier New" w:hAnsi="Courier New" w:cs="Courier New"/>
            <w:sz w:val="20"/>
            <w:szCs w:val="20"/>
          </w:rPr>
          <w:delText>[UTC]</w:delText>
        </w:r>
      </w:del>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"alert": "BSW"</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268A7"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Pr="008268A7" w:rsidRDefault="00A1173A" w:rsidP="00A1173A"/>
    <w:p w:rsidR="00CB0DBB" w:rsidRDefault="008B1559" w:rsidP="008B1559">
      <w:pPr>
        <w:pStyle w:val="Heading2"/>
      </w:pPr>
      <w:bookmarkStart w:id="907" w:name="_Toc524363123"/>
      <w:r>
        <w:t>Sample BSM Data</w:t>
      </w:r>
      <w:bookmarkEnd w:id="907"/>
    </w:p>
    <w:p w:rsidR="008B1559" w:rsidRDefault="00D93DEF" w:rsidP="008B1559">
      <w:pPr>
        <w:pStyle w:val="Heading3"/>
      </w:pPr>
      <w:bookmarkStart w:id="908" w:name="_Toc524363124"/>
      <w:r>
        <w:t>BSM from bsmTx</w:t>
      </w:r>
      <w:bookmarkEnd w:id="908"/>
    </w:p>
    <w:p w:rsidR="008B1559" w:rsidRDefault="000866CB"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 received, decoded, transformed and published</w:t>
      </w:r>
      <w:r w:rsidR="008B1559">
        <w:t xml:space="preserve">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"bsmTx_1525191732_fe80__226_adff_fe05_14b1.csv.gz",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"bsmTx",</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"locationData":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"4481b01e-cd0e-46db-b675-b517babfdb76",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"2018-05-01T21:37:04.613Z</w:t>
      </w:r>
      <w:del w:id="909" w:author="Musavi, Hamid [USA]" w:date="2018-11-09T15:30:00Z">
        <w:r w:rsidRPr="000866CB" w:rsidDel="001C3DDE">
          <w:rPr>
            <w:rFonts w:ascii="Courier New" w:hAnsi="Courier New" w:cs="Courier New"/>
            <w:sz w:val="20"/>
            <w:szCs w:val="20"/>
          </w:rPr>
          <w:delText>[UTC]</w:delText>
        </w:r>
      </w:del>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del w:id="910" w:author="Musavi, Hamid [USA]" w:date="2018-11-09T11:04:00Z">
        <w:r w:rsidR="003B603E" w:rsidDel="000C5D5E">
          <w:rPr>
            <w:rFonts w:ascii="Courier New" w:hAnsi="Courier New" w:cs="Courier New"/>
            <w:sz w:val="20"/>
            <w:szCs w:val="20"/>
          </w:rPr>
          <w:delText>5</w:delText>
        </w:r>
      </w:del>
      <w:ins w:id="911" w:author="Musavi, Hamid [USA]" w:date="2018-11-09T11:04:00Z">
        <w:r w:rsidR="000C5D5E">
          <w:rPr>
            <w:rFonts w:ascii="Courier New" w:hAnsi="Courier New" w:cs="Courier New"/>
            <w:sz w:val="20"/>
            <w:szCs w:val="20"/>
          </w:rPr>
          <w:t>6</w:t>
        </w:r>
      </w:ins>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"2018-05-01T15:55:25.490Z</w:t>
      </w:r>
      <w:del w:id="912" w:author="Musavi, Hamid [USA]" w:date="2018-11-09T15:30:00Z">
        <w:r w:rsidRPr="000866CB" w:rsidDel="001C3DDE">
          <w:rPr>
            <w:rFonts w:ascii="Courier New" w:hAnsi="Courier New" w:cs="Courier New"/>
            <w:sz w:val="20"/>
            <w:szCs w:val="20"/>
          </w:rPr>
          <w:delText>[UTC]</w:delText>
        </w:r>
      </w:del>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"us.dot.its.jpo.ode.plugin.j2735.J2735Bsm",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25490,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9.3,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-0.0000071,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12.89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19.79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0.0000165,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0.0000222,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"timeOffset": 26.49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0.0000064,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32.49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-8e-7,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41.29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-0.0000251,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45.69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0.0000601,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0.0002211,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84.39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0.0001297,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87.09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0.0001302,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"lonOffset": 0.0004944,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90.39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p w:rsidR="008B1559" w:rsidRDefault="008B1559" w:rsidP="008B1559">
      <w:pPr>
        <w:pStyle w:val="Heading3"/>
      </w:pPr>
      <w:bookmarkStart w:id="913" w:name="_Toc524363125"/>
      <w:r>
        <w:t xml:space="preserve">BSM </w:t>
      </w:r>
      <w:r w:rsidR="00D93DEF">
        <w:t xml:space="preserve">from </w:t>
      </w:r>
      <w:r w:rsidR="003B7407">
        <w:t>bsmLogDuringEvent</w:t>
      </w:r>
      <w:bookmarkEnd w:id="913"/>
    </w:p>
    <w:p w:rsidR="008B1559" w:rsidRDefault="0062604D"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w:t>
      </w:r>
      <w:r w:rsidR="003B7407">
        <w:t xml:space="preserve"> during and event</w:t>
      </w:r>
      <w:r>
        <w:t>, received, decoded,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"bsmLogDuringEvent_1525191732_fe80__226_adff_fe05_14b1.csv.gz",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"bsmLogDuringEvent",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"40.565771",</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"-105.0318108",</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"1487",</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"0.14",</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"heading": "205.975"</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384C3A" w:rsidRPr="000866CB" w:rsidRDefault="00384C3A" w:rsidP="00384C3A">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"adc1b854-d538-4c9f-84c4-3e65248a9ba6",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"2018-05-01T21:35:39.365Z</w:t>
      </w:r>
      <w:del w:id="914" w:author="Musavi, Hamid [USA]" w:date="2018-11-09T15:30:00Z">
        <w:r w:rsidRPr="000866CB" w:rsidDel="001C3DDE">
          <w:rPr>
            <w:rFonts w:ascii="Courier New" w:hAnsi="Courier New" w:cs="Courier New"/>
            <w:sz w:val="20"/>
            <w:szCs w:val="20"/>
          </w:rPr>
          <w:delText>[UTC]</w:delText>
        </w:r>
      </w:del>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del w:id="915" w:author="Musavi, Hamid [USA]" w:date="2018-11-09T11:04:00Z">
        <w:r w:rsidR="003B603E" w:rsidDel="000C5D5E">
          <w:rPr>
            <w:rFonts w:ascii="Courier New" w:hAnsi="Courier New" w:cs="Courier New"/>
            <w:sz w:val="20"/>
            <w:szCs w:val="20"/>
          </w:rPr>
          <w:delText>5</w:delText>
        </w:r>
      </w:del>
      <w:ins w:id="916" w:author="Musavi, Hamid [USA]" w:date="2018-11-09T11:04:00Z">
        <w:r w:rsidR="000C5D5E">
          <w:rPr>
            <w:rFonts w:ascii="Courier New" w:hAnsi="Courier New" w:cs="Courier New"/>
            <w:sz w:val="20"/>
            <w:szCs w:val="20"/>
          </w:rPr>
          <w:t>6</w:t>
        </w:r>
      </w:ins>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"2018-05-01T16:04:23.694Z</w:t>
      </w:r>
      <w:del w:id="917" w:author="Musavi, Hamid [USA]" w:date="2018-11-09T15:30:00Z">
        <w:r w:rsidRPr="000866CB" w:rsidDel="001C3DDE">
          <w:rPr>
            <w:rFonts w:ascii="Courier New" w:hAnsi="Courier New" w:cs="Courier New"/>
            <w:sz w:val="20"/>
            <w:szCs w:val="20"/>
          </w:rPr>
          <w:delText>[UTC]</w:delText>
        </w:r>
      </w:del>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"us.dot.its.jpo.ode.plugin.j2735.J2735Bsm",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23794,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40.5657318,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-105.0318485,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0.52,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250.9125,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0.59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15.09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23.19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0.0000586,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0.0000595,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0.0000866,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0.0001174,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"lonOffset": 0.0001127,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0.0001183,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55.6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59.09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61.19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63.49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-31.4,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-0.0001389,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-0.0001748,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-46.7,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-0.0002035,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78.89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-0.0002563,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82.09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p w:rsidR="00556139" w:rsidRDefault="00556139" w:rsidP="00556139">
      <w:pPr>
        <w:pStyle w:val="Heading3"/>
      </w:pPr>
      <w:bookmarkStart w:id="918" w:name="_Toc524363126"/>
      <w:r>
        <w:t>BSM from rxMsg</w:t>
      </w:r>
      <w:bookmarkEnd w:id="918"/>
    </w:p>
    <w:p w:rsidR="00556139" w:rsidRDefault="00556139" w:rsidP="00556139">
      <w:r>
        <w:t xml:space="preserve">ODE receives BSM messages from OBU via RSU in binary ANS.1 UPER encoded format. ODE decodes, transforms, converts it to JSON and publishes it to the relevant topics for consumption by client applications. Below is a sample JSON decoded BSM message </w:t>
      </w:r>
      <w:r w:rsidR="00384C3A">
        <w:t>received by the Ego Vehicle (EV) from a Remove Vehicle (RV)</w:t>
      </w:r>
      <w:r>
        <w:t xml:space="preserve"> and </w:t>
      </w:r>
      <w:r w:rsidR="00384C3A">
        <w:t>reported to ODE. Ode has</w:t>
      </w:r>
      <w:r>
        <w:t xml:space="preserve"> decoded, transformed and published </w:t>
      </w:r>
      <w:r w:rsidR="00384C3A">
        <w:t>the BSM</w:t>
      </w:r>
      <w: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"metadata":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"bsmSource": "RV",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"logFileName": "rxMsg_1525638388_2620%3A31%3A40e0%3A802%3A%3A1.csv",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"recordType": "rxMsg",</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"securityResultCode": "inconsistentInputParameters",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"receivedMessageDetails":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"locationData":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"latitude":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"longitude":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"speed":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"heading":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"rxSource": "RV"</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"payloadType": "us.dot.its.jpo.ode.model.OdeBsmPayload",</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"serialId":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"streamId": "2ef1bea6-804e-4646-9b18-658425bb8a14",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"bundleSize": 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"bundleId": 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"recordId": 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"serialNumber":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"odeReceivedAt": "2018-05-09T16:29:30.349Z</w:t>
      </w:r>
      <w:del w:id="919" w:author="Musavi, Hamid [USA]" w:date="2018-11-09T15:30:00Z">
        <w:r w:rsidRPr="00384C3A" w:rsidDel="001C3DDE">
          <w:rPr>
            <w:rFonts w:ascii="Courier New" w:hAnsi="Courier New" w:cs="Courier New"/>
            <w:sz w:val="20"/>
            <w:szCs w:val="20"/>
          </w:rPr>
          <w:delText>[UTC]</w:delText>
        </w:r>
      </w:del>
      <w:r w:rsidRPr="00384C3A">
        <w:rPr>
          <w:rFonts w:ascii="Courier New" w:hAnsi="Courier New" w:cs="Courier New"/>
          <w:sz w:val="20"/>
          <w:szCs w:val="20"/>
        </w:rPr>
        <w:t>",</w:t>
      </w:r>
    </w:p>
    <w:p w:rsidR="003B603E" w:rsidRPr="000866CB" w:rsidRDefault="003B603E" w:rsidP="003B603E">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w:t>
      </w:r>
      <w:del w:id="920" w:author="Musavi, Hamid [USA]" w:date="2018-11-09T11:04:00Z">
        <w:r w:rsidDel="000C5D5E">
          <w:rPr>
            <w:rFonts w:ascii="Courier New" w:hAnsi="Courier New" w:cs="Courier New"/>
            <w:sz w:val="20"/>
            <w:szCs w:val="20"/>
          </w:rPr>
          <w:delText>5</w:delText>
        </w:r>
      </w:del>
      <w:ins w:id="921" w:author="Musavi, Hamid [USA]" w:date="2018-11-09T11:04:00Z">
        <w:r w:rsidR="000C5D5E">
          <w:rPr>
            <w:rFonts w:ascii="Courier New" w:hAnsi="Courier New" w:cs="Courier New"/>
            <w:sz w:val="20"/>
            <w:szCs w:val="20"/>
          </w:rPr>
          <w:t>6</w:t>
        </w:r>
      </w:ins>
      <w:r w:rsidRPr="000866CB">
        <w:rPr>
          <w:rFonts w:ascii="Courier New" w:hAnsi="Courier New" w:cs="Courier New"/>
          <w:sz w:val="20"/>
          <w:szCs w:val="20"/>
        </w:rP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"recordGeneratedAt": "2018-05-06T20:26:28.690Z</w:t>
      </w:r>
      <w:del w:id="922" w:author="Musavi, Hamid [USA]" w:date="2018-11-09T15:30:00Z">
        <w:r w:rsidRPr="00384C3A" w:rsidDel="001C3DDE">
          <w:rPr>
            <w:rFonts w:ascii="Courier New" w:hAnsi="Courier New" w:cs="Courier New"/>
            <w:sz w:val="20"/>
            <w:szCs w:val="20"/>
          </w:rPr>
          <w:delText>[UTC]</w:delText>
        </w:r>
      </w:del>
      <w:r w:rsidRPr="00384C3A">
        <w:rPr>
          <w:rFonts w:ascii="Courier New" w:hAnsi="Courier New" w:cs="Courier New"/>
          <w:sz w:val="20"/>
          <w:szCs w:val="20"/>
        </w:rPr>
        <w:t>",</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"recordGeneratedBy": "OBU",</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"sanitized":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"payload":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"dataType": "us.dot.its.jpo.ode.plugin.j2735.J2735Bsm",</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"coreData":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"msgCnt": 127,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"CB950124",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"secMark": 28589,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"position":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"latitude": 41.2827318,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"longitude": -105.5912184,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 2179.1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"accelSet":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"accelLat":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"accelLong": -0.6,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"accelVert":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"accelYaw": 2.29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"accuracy":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"semiMajor": 2.45,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"semiMinor": 3.1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"transmission": "NEUTRAL",</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"speed": 7.52,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"heading": 82.4375,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"brakes":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"wheelBrakes":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"leftFront":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"rightFront":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"unavailable": true,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"leftRear":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"rightRear": false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"traction":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"abs":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"scs":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"brakeBoost":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"auxBrakes": "unavailable"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"size":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"width": 190,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"length": 409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"partII":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"VehicleSafetyExtensions",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"value":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"pathHistory":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"crumbData":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0.0000118,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0.0000937,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0.0000692,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0.0002635,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2.79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-0.3,</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0.0001574,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0.0003623,</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4.19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-0.4,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0.0002872,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0.0004046,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5.7</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-1.1,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0.0008191,</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0.0003202,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9.69</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"elevationOffset": -1.8,</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"latOffset": 0.0017064,</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"lonOffset": 0.0001896,</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"timeOffset": 14.2</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"pathPrediction":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"confidence": 10,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"radiusOfCurve": 97.5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lastRenderedPageBreak/>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"id": "SupplementalVehicleExtensions",</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"value":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"classDetails":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"fuelType": "unknownFuel",</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"hpmsType": "none",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"keyType": 0,</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"regional":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"role": "basicVehicle"</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"vehicleData":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"height": 1.5</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"weatherProbe":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"regional":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384C3A" w:rsidRPr="00384C3A"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 xml:space="preserve">  }</w:t>
      </w:r>
    </w:p>
    <w:p w:rsidR="00556139" w:rsidRPr="008B1559" w:rsidRDefault="00384C3A" w:rsidP="00384C3A">
      <w:pPr>
        <w:shd w:val="clear" w:color="auto" w:fill="D9D9D9" w:themeFill="background1" w:themeFillShade="D9"/>
        <w:spacing w:after="0"/>
        <w:rPr>
          <w:rFonts w:ascii="Courier New" w:hAnsi="Courier New" w:cs="Courier New"/>
          <w:sz w:val="20"/>
          <w:szCs w:val="20"/>
        </w:rPr>
      </w:pPr>
      <w:r w:rsidRPr="00384C3A">
        <w:rPr>
          <w:rFonts w:ascii="Courier New" w:hAnsi="Courier New" w:cs="Courier New"/>
          <w:sz w:val="20"/>
          <w:szCs w:val="20"/>
        </w:rPr>
        <w:t>}</w:t>
      </w:r>
    </w:p>
    <w:p w:rsidR="00556139" w:rsidRDefault="00556139" w:rsidP="00556139"/>
    <w:p w:rsidR="00556139" w:rsidRDefault="00556139" w:rsidP="008B1559"/>
    <w:bookmarkStart w:id="923" w:name="_Toc524363127" w:displacedByCustomXml="next"/>
    <w:sdt>
      <w:sdtPr>
        <w:rPr>
          <w:rFonts w:asciiTheme="minorHAnsi" w:eastAsiaTheme="minorHAnsi" w:hAnsiTheme="minorHAnsi" w:cstheme="minorBidi"/>
          <w:color w:val="auto"/>
          <w:sz w:val="22"/>
          <w:szCs w:val="22"/>
        </w:rPr>
        <w:id w:val="-1458176105"/>
        <w:docPartObj>
          <w:docPartGallery w:val="Bibliographies"/>
          <w:docPartUnique/>
        </w:docPartObj>
      </w:sdtPr>
      <w:sdtContent>
        <w:p w:rsidR="00C54325" w:rsidRDefault="00C54325">
          <w:pPr>
            <w:pStyle w:val="Heading1"/>
          </w:pPr>
          <w:r>
            <w:t>References</w:t>
          </w:r>
          <w:bookmarkEnd w:id="923"/>
        </w:p>
        <w:sdt>
          <w:sdtPr>
            <w:id w:val="-573587230"/>
            <w:bibliography/>
          </w:sdtPr>
          <w:sdtContent>
            <w:p w:rsidR="00B9778E" w:rsidRDefault="00C54325" w:rsidP="00B9778E">
              <w:pPr>
                <w:pStyle w:val="Bibliography"/>
                <w:ind w:left="720" w:hanging="720"/>
                <w:rPr>
                  <w:noProof/>
                  <w:sz w:val="24"/>
                  <w:szCs w:val="24"/>
                </w:rPr>
              </w:pPr>
              <w:r>
                <w:fldChar w:fldCharType="begin"/>
              </w:r>
              <w:r>
                <w:instrText xml:space="preserve"> BIBLIOGRAPHY </w:instrText>
              </w:r>
              <w:r>
                <w:fldChar w:fldCharType="separate"/>
              </w:r>
              <w:r w:rsidR="00B9778E">
                <w:rPr>
                  <w:noProof/>
                </w:rPr>
                <w:t xml:space="preserve">SAE International. (2016, 03 30). </w:t>
              </w:r>
              <w:r w:rsidR="00B9778E">
                <w:rPr>
                  <w:i/>
                  <w:iCs/>
                  <w:noProof/>
                </w:rPr>
                <w:t>J2735 Standard</w:t>
              </w:r>
              <w:r w:rsidR="00B9778E">
                <w:rPr>
                  <w:noProof/>
                </w:rPr>
                <w:t>. Retrieved from SAE International: https://www.sae.org/standards/content/j2735_201603/</w:t>
              </w:r>
            </w:p>
            <w:p w:rsidR="00B9778E" w:rsidRDefault="00B9778E" w:rsidP="00B9778E">
              <w:pPr>
                <w:pStyle w:val="Bibliography"/>
                <w:ind w:left="720" w:hanging="720"/>
                <w:rPr>
                  <w:noProof/>
                </w:rPr>
              </w:pPr>
              <w:r>
                <w:rPr>
                  <w:noProof/>
                </w:rPr>
                <w:t xml:space="preserve">US DOT ITS JPO. (2018). </w:t>
              </w:r>
              <w:r>
                <w:rPr>
                  <w:i/>
                  <w:iCs/>
                  <w:noProof/>
                </w:rPr>
                <w:t>ODE Users Guide</w:t>
              </w:r>
              <w:r>
                <w:rPr>
                  <w:noProof/>
                </w:rPr>
                <w:t>. Retrieved from https://github.com/usdot-jpo-ode/jpo-ode</w:t>
              </w:r>
            </w:p>
            <w:p w:rsidR="00C54325" w:rsidRDefault="00C54325" w:rsidP="00B9778E">
              <w:r>
                <w:rPr>
                  <w:b/>
                  <w:bCs/>
                  <w:noProof/>
                </w:rPr>
                <w:fldChar w:fldCharType="end"/>
              </w:r>
            </w:p>
          </w:sdtContent>
        </w:sdt>
      </w:sdtContent>
    </w:sdt>
    <w:p w:rsidR="00C54325" w:rsidRPr="008B1559" w:rsidRDefault="00C54325" w:rsidP="008B1559"/>
    <w:sectPr w:rsidR="00C54325" w:rsidRPr="008B1559" w:rsidSect="008C1C89">
      <w:headerReference w:type="default" r:id="rId12"/>
      <w:endnotePr>
        <w:numFmt w:val="chicago"/>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1EAE" w:rsidRDefault="00941EAE" w:rsidP="002F2B93">
      <w:pPr>
        <w:spacing w:after="0" w:line="240" w:lineRule="auto"/>
      </w:pPr>
      <w:r>
        <w:separator/>
      </w:r>
    </w:p>
  </w:endnote>
  <w:endnote w:type="continuationSeparator" w:id="0">
    <w:p w:rsidR="00941EAE" w:rsidRDefault="00941EAE" w:rsidP="002F2B93">
      <w:pPr>
        <w:spacing w:after="0" w:line="240" w:lineRule="auto"/>
      </w:pPr>
      <w:r>
        <w:continuationSeparator/>
      </w:r>
    </w:p>
  </w:endnote>
  <w:endnote w:id="1">
    <w:p w:rsidR="001C3DDE" w:rsidRDefault="001C3DDE" w:rsidP="00E0724D">
      <w:pPr>
        <w:pStyle w:val="EndnoteText"/>
      </w:pPr>
      <w:r>
        <w:rPr>
          <w:rStyle w:val="EndnoteReference"/>
        </w:rPr>
        <w:endnoteRef/>
      </w:r>
      <w:r>
        <w:t xml:space="preserve"> </w:t>
      </w:r>
      <w:r w:rsidRPr="00F33F98">
        <w:t>Midnight will be represented as 0:00 for all time fields</w:t>
      </w:r>
    </w:p>
  </w:endnote>
  <w:endnote w:id="2">
    <w:p w:rsidR="001C3DDE" w:rsidRDefault="001C3DDE">
      <w:pPr>
        <w:pStyle w:val="EndnoteText"/>
      </w:pPr>
      <w:r>
        <w:rPr>
          <w:rStyle w:val="EndnoteReference"/>
        </w:rPr>
        <w:endnoteRef/>
      </w:r>
      <w:r>
        <w:t xml:space="preserve"> This field’s value is represented differently from the raw J2735 representation. The raw J2735 binary representation has been transformed to the J2735 described customary unit of measure or format without any loss of accuracy or precision.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Harvey Balls">
    <w:altName w:val="Calibri"/>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1EAE" w:rsidRDefault="00941EAE" w:rsidP="002F2B93">
      <w:pPr>
        <w:spacing w:after="0" w:line="240" w:lineRule="auto"/>
      </w:pPr>
      <w:r>
        <w:separator/>
      </w:r>
    </w:p>
  </w:footnote>
  <w:footnote w:type="continuationSeparator" w:id="0">
    <w:p w:rsidR="00941EAE" w:rsidRDefault="00941EAE" w:rsidP="002F2B93">
      <w:pPr>
        <w:spacing w:after="0" w:line="240" w:lineRule="auto"/>
      </w:pPr>
      <w:r>
        <w:continuationSeparator/>
      </w:r>
    </w:p>
  </w:footnote>
  <w:footnote w:id="1">
    <w:p w:rsidR="001C3DDE" w:rsidRDefault="001C3DDE" w:rsidP="00E0724D">
      <w:pPr>
        <w:pStyle w:val="FootnoteText"/>
      </w:pPr>
      <w:r>
        <w:rPr>
          <w:rStyle w:val="FootnoteReference"/>
        </w:rPr>
        <w:footnoteRef/>
      </w:r>
      <w:r>
        <w:t xml:space="preserve"> Available starting with schemaVersion 4</w:t>
      </w:r>
    </w:p>
  </w:footnote>
  <w:footnote w:id="2">
    <w:p w:rsidR="001C3DDE" w:rsidRDefault="001C3DDE" w:rsidP="00E0724D">
      <w:pPr>
        <w:pStyle w:val="FootnoteText"/>
      </w:pPr>
      <w:r>
        <w:rPr>
          <w:rStyle w:val="FootnoteReference"/>
        </w:rPr>
        <w:footnoteRef/>
      </w:r>
      <w:r>
        <w:t xml:space="preserve"> Formerly named timeStamp in version 1 of the schema. Renamed to </w:t>
      </w:r>
      <w:r w:rsidRPr="000B4546">
        <w:rPr>
          <w:rFonts w:ascii="Courier New" w:hAnsi="Courier New" w:cs="Courier New"/>
        </w:rPr>
        <w:t>receivedAt</w:t>
      </w:r>
      <w:r>
        <w:rPr>
          <w:rFonts w:ascii="Courier New" w:hAnsi="Courier New" w:cs="Courier New"/>
        </w:rPr>
        <w:t xml:space="preserve"> </w:t>
      </w:r>
      <w:r>
        <w:rPr>
          <w:rFonts w:cstheme="minorHAnsi"/>
        </w:rPr>
        <w:t>in version 2</w:t>
      </w:r>
      <w:r>
        <w:t xml:space="preserve">. Renamed to </w:t>
      </w:r>
      <w:r w:rsidRPr="000B4546">
        <w:rPr>
          <w:rFonts w:ascii="Courier New" w:hAnsi="Courier New" w:cs="Courier New"/>
        </w:rPr>
        <w:t>odeReceivedAt</w:t>
      </w:r>
      <w:r>
        <w:t xml:space="preserve"> starting with schemaVersion 3</w:t>
      </w:r>
    </w:p>
  </w:footnote>
  <w:footnote w:id="3">
    <w:p w:rsidR="001C3DDE" w:rsidRDefault="001C3DDE" w:rsidP="00E0724D">
      <w:pPr>
        <w:pStyle w:val="FootnoteText"/>
      </w:pPr>
      <w:r>
        <w:rPr>
          <w:rStyle w:val="FootnoteReference"/>
        </w:rPr>
        <w:footnoteRef/>
      </w:r>
      <w:r>
        <w:t xml:space="preserve"> This data element was not present for BSM payload data </w:t>
      </w:r>
      <w:r w:rsidRPr="00B53D6A">
        <w:rPr>
          <w:i/>
        </w:rPr>
        <w:t>prior to</w:t>
      </w:r>
      <w:r>
        <w:t xml:space="preserve"> </w:t>
      </w:r>
      <w:r w:rsidRPr="00B53D6A">
        <w:rPr>
          <w:rFonts w:ascii="Courier New" w:hAnsi="Courier New" w:cs="Courier New"/>
        </w:rPr>
        <w:t>schemaVersion</w:t>
      </w:r>
      <w:r>
        <w:t xml:space="preserve"> 5.</w:t>
      </w:r>
    </w:p>
  </w:footnote>
  <w:footnote w:id="4">
    <w:p w:rsidR="001C3DDE" w:rsidRDefault="001C3DDE" w:rsidP="00E0724D">
      <w:pPr>
        <w:pStyle w:val="FootnoteText"/>
      </w:pPr>
      <w:r>
        <w:rPr>
          <w:rStyle w:val="FootnoteReference"/>
        </w:rPr>
        <w:footnoteRef/>
      </w:r>
      <w:r>
        <w:t xml:space="preserve"> Available starting with schemaVersion 3</w:t>
      </w:r>
    </w:p>
  </w:footnote>
  <w:footnote w:id="5">
    <w:p w:rsidR="001C3DDE" w:rsidRDefault="001C3DDE" w:rsidP="00E0724D">
      <w:pPr>
        <w:pStyle w:val="FootnoteText"/>
      </w:pPr>
      <w:r>
        <w:rPr>
          <w:rStyle w:val="FootnoteReference"/>
        </w:rPr>
        <w:footnoteRef/>
      </w:r>
      <w:r>
        <w:t xml:space="preserve"> Available starting with schemaVersion 4</w:t>
      </w:r>
    </w:p>
  </w:footnote>
  <w:footnote w:id="6">
    <w:p w:rsidR="001C3DDE" w:rsidRDefault="001C3DDE">
      <w:pPr>
        <w:pStyle w:val="FootnoteText"/>
      </w:pPr>
      <w:ins w:id="41" w:author="Musavi, Hamid [USA]" w:date="2018-11-09T11:05:00Z">
        <w:r>
          <w:rPr>
            <w:rStyle w:val="FootnoteReference"/>
          </w:rPr>
          <w:footnoteRef/>
        </w:r>
        <w:r>
          <w:t xml:space="preserve"> Available starting with schemaVersion 6</w:t>
        </w:r>
      </w:ins>
    </w:p>
  </w:footnote>
  <w:footnote w:id="7">
    <w:p w:rsidR="001C3DDE" w:rsidRDefault="001C3DDE" w:rsidP="000B4546">
      <w:r>
        <w:rPr>
          <w:rStyle w:val="FootnoteReference"/>
        </w:rPr>
        <w:footnoteRef/>
      </w:r>
      <w:r>
        <w:t xml:space="preserve"> Formerly named ‘</w:t>
      </w:r>
      <w:r w:rsidRPr="000B4546">
        <w:rPr>
          <w:rFonts w:ascii="Courier New" w:hAnsi="Courier New" w:cs="Courier New"/>
        </w:rPr>
        <w:t>version’</w:t>
      </w:r>
      <w:r w:rsidRPr="000B4546">
        <w:rPr>
          <w:rFonts w:cstheme="minorHAnsi"/>
        </w:rPr>
        <w:t xml:space="preserve"> in version 1</w:t>
      </w:r>
      <w:r>
        <w:rPr>
          <w:rFonts w:cstheme="minorHAnsi"/>
        </w:rPr>
        <w:t xml:space="preserve"> of the schema</w:t>
      </w:r>
      <w:r>
        <w:rPr>
          <w:rFonts w:ascii="Courier New" w:hAnsi="Courier New" w:cs="Courier New"/>
        </w:rPr>
        <w:t>.</w:t>
      </w:r>
      <w:r w:rsidRPr="000B4546">
        <w:t xml:space="preserve"> Renamed to schemaVersion</w:t>
      </w:r>
      <w:r>
        <w:t xml:space="preserve"> starting with version 2.</w:t>
      </w:r>
    </w:p>
  </w:footnote>
  <w:footnote w:id="8">
    <w:p w:rsidR="001C3DDE" w:rsidRDefault="001C3DDE" w:rsidP="00A50733">
      <w:pPr>
        <w:pStyle w:val="FootnoteText"/>
      </w:pPr>
      <w:r>
        <w:rPr>
          <w:rStyle w:val="FootnoteReference"/>
        </w:rPr>
        <w:footnoteRef/>
      </w:r>
      <w:r>
        <w:t xml:space="preserve"> Available starting with schemaVersion 4</w:t>
      </w:r>
    </w:p>
  </w:footnote>
  <w:footnote w:id="9">
    <w:p w:rsidR="001C3DDE" w:rsidRDefault="001C3DDE">
      <w:pPr>
        <w:pStyle w:val="FootnoteText"/>
      </w:pPr>
      <w:r>
        <w:rPr>
          <w:rStyle w:val="FootnoteReference"/>
        </w:rPr>
        <w:footnoteRef/>
      </w:r>
      <w:r>
        <w:t xml:space="preserve"> Only available in schemaVersion 3.</w:t>
      </w:r>
    </w:p>
  </w:footnote>
  <w:footnote w:id="10">
    <w:p w:rsidR="001C3DDE" w:rsidRDefault="001C3DDE">
      <w:pPr>
        <w:pStyle w:val="FootnoteText"/>
      </w:pPr>
      <w:ins w:id="74" w:author="Musavi, Hamid [USA]" w:date="2018-11-09T11:06:00Z">
        <w:r>
          <w:rPr>
            <w:rStyle w:val="FootnoteReference"/>
          </w:rPr>
          <w:footnoteRef/>
        </w:r>
        <w:r>
          <w:t xml:space="preserve"> </w:t>
        </w:r>
      </w:ins>
      <w:ins w:id="75" w:author="Musavi, Hamid [USA]" w:date="2018-11-09T11:07:00Z">
        <w:r>
          <w:t>All data structures defiend in this section are a</w:t>
        </w:r>
      </w:ins>
      <w:ins w:id="76" w:author="Musavi, Hamid [USA]" w:date="2018-11-09T11:06:00Z">
        <w:r>
          <w:t>vailable starting with schemaVersion 6</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3DDE" w:rsidRPr="008C1C89" w:rsidRDefault="001C3DDE" w:rsidP="008C1C89">
    <w:pPr>
      <w:pStyle w:val="Header"/>
      <w:shd w:val="clear" w:color="auto" w:fill="4472C4" w:themeFill="accent1"/>
      <w:jc w:val="center"/>
      <w:rPr>
        <w:color w:val="FFFFFF" w:themeColor="background1"/>
        <w:sz w:val="28"/>
      </w:rPr>
    </w:pPr>
    <w:r w:rsidRPr="008C1C89">
      <w:rPr>
        <w:color w:val="FFFFFF" w:themeColor="background1"/>
        <w:sz w:val="28"/>
      </w:rPr>
      <w:t>JPO ODE Output Schema Reference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96346"/>
    <w:multiLevelType w:val="hybridMultilevel"/>
    <w:tmpl w:val="6B1A2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A4018"/>
    <w:multiLevelType w:val="hybridMultilevel"/>
    <w:tmpl w:val="4F1AF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6"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747E8C"/>
    <w:multiLevelType w:val="hybridMultilevel"/>
    <w:tmpl w:val="0730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567E65"/>
    <w:multiLevelType w:val="hybridMultilevel"/>
    <w:tmpl w:val="6756C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AA34B4"/>
    <w:multiLevelType w:val="hybridMultilevel"/>
    <w:tmpl w:val="4AB0A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15:restartNumberingAfterBreak="0">
    <w:nsid w:val="222530E4"/>
    <w:multiLevelType w:val="hybridMultilevel"/>
    <w:tmpl w:val="D0004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213699"/>
    <w:multiLevelType w:val="hybridMultilevel"/>
    <w:tmpl w:val="AA7A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7" w15:restartNumberingAfterBreak="0">
    <w:nsid w:val="30D064C7"/>
    <w:multiLevelType w:val="hybridMultilevel"/>
    <w:tmpl w:val="F608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6F0A52"/>
    <w:multiLevelType w:val="hybridMultilevel"/>
    <w:tmpl w:val="22A0C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CE2F19"/>
    <w:multiLevelType w:val="hybridMultilevel"/>
    <w:tmpl w:val="1292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1" w15:restartNumberingAfterBreak="0">
    <w:nsid w:val="3E630CEB"/>
    <w:multiLevelType w:val="hybridMultilevel"/>
    <w:tmpl w:val="652E1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6544C81"/>
    <w:multiLevelType w:val="hybridMultilevel"/>
    <w:tmpl w:val="69E86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B012E"/>
    <w:multiLevelType w:val="hybridMultilevel"/>
    <w:tmpl w:val="CF4C2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0"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7"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B10FE3"/>
    <w:multiLevelType w:val="hybridMultilevel"/>
    <w:tmpl w:val="5D82D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91327D"/>
    <w:multiLevelType w:val="hybridMultilevel"/>
    <w:tmpl w:val="519E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22"/>
  </w:num>
  <w:num w:numId="4">
    <w:abstractNumId w:val="20"/>
  </w:num>
  <w:num w:numId="5">
    <w:abstractNumId w:val="30"/>
  </w:num>
  <w:num w:numId="6">
    <w:abstractNumId w:val="5"/>
  </w:num>
  <w:num w:numId="7">
    <w:abstractNumId w:val="3"/>
  </w:num>
  <w:num w:numId="8">
    <w:abstractNumId w:val="29"/>
  </w:num>
  <w:num w:numId="9">
    <w:abstractNumId w:val="16"/>
  </w:num>
  <w:num w:numId="10">
    <w:abstractNumId w:val="35"/>
  </w:num>
  <w:num w:numId="11">
    <w:abstractNumId w:val="36"/>
  </w:num>
  <w:num w:numId="12">
    <w:abstractNumId w:val="25"/>
  </w:num>
  <w:num w:numId="13">
    <w:abstractNumId w:val="6"/>
  </w:num>
  <w:num w:numId="14">
    <w:abstractNumId w:val="28"/>
  </w:num>
  <w:num w:numId="15">
    <w:abstractNumId w:val="32"/>
  </w:num>
  <w:num w:numId="16">
    <w:abstractNumId w:val="33"/>
  </w:num>
  <w:num w:numId="17">
    <w:abstractNumId w:val="37"/>
  </w:num>
  <w:num w:numId="18">
    <w:abstractNumId w:val="8"/>
  </w:num>
  <w:num w:numId="19">
    <w:abstractNumId w:val="26"/>
  </w:num>
  <w:num w:numId="20">
    <w:abstractNumId w:val="38"/>
  </w:num>
  <w:num w:numId="21">
    <w:abstractNumId w:val="9"/>
  </w:num>
  <w:num w:numId="22">
    <w:abstractNumId w:val="4"/>
  </w:num>
  <w:num w:numId="23">
    <w:abstractNumId w:val="2"/>
  </w:num>
  <w:num w:numId="24">
    <w:abstractNumId w:val="14"/>
  </w:num>
  <w:num w:numId="25">
    <w:abstractNumId w:val="24"/>
  </w:num>
  <w:num w:numId="26">
    <w:abstractNumId w:val="34"/>
  </w:num>
  <w:num w:numId="27">
    <w:abstractNumId w:val="31"/>
  </w:num>
  <w:num w:numId="28">
    <w:abstractNumId w:val="11"/>
  </w:num>
  <w:num w:numId="29">
    <w:abstractNumId w:val="21"/>
  </w:num>
  <w:num w:numId="30">
    <w:abstractNumId w:val="17"/>
  </w:num>
  <w:num w:numId="31">
    <w:abstractNumId w:val="10"/>
  </w:num>
  <w:num w:numId="32">
    <w:abstractNumId w:val="1"/>
  </w:num>
  <w:num w:numId="33">
    <w:abstractNumId w:val="18"/>
  </w:num>
  <w:num w:numId="34">
    <w:abstractNumId w:val="39"/>
  </w:num>
  <w:num w:numId="35">
    <w:abstractNumId w:val="13"/>
  </w:num>
  <w:num w:numId="36">
    <w:abstractNumId w:val="40"/>
  </w:num>
  <w:num w:numId="37">
    <w:abstractNumId w:val="23"/>
  </w:num>
  <w:num w:numId="38">
    <w:abstractNumId w:val="7"/>
  </w:num>
  <w:num w:numId="39">
    <w:abstractNumId w:val="0"/>
  </w:num>
  <w:num w:numId="40">
    <w:abstractNumId w:val="27"/>
  </w:num>
  <w:num w:numId="41">
    <w:abstractNumId w:val="19"/>
  </w:num>
  <w:num w:numId="42">
    <w:abstractNumId w:val="22"/>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savi, Hamid [USA]">
    <w15:presenceInfo w15:providerId="AD" w15:userId="S-1-5-21-1314303383-2379350573-4036118543-4978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numFmt w:val="chicago"/>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DBB"/>
    <w:rsid w:val="00010389"/>
    <w:rsid w:val="00041843"/>
    <w:rsid w:val="00042910"/>
    <w:rsid w:val="000444F4"/>
    <w:rsid w:val="000613D0"/>
    <w:rsid w:val="00064973"/>
    <w:rsid w:val="00075BEE"/>
    <w:rsid w:val="000866CB"/>
    <w:rsid w:val="0009569B"/>
    <w:rsid w:val="000A243D"/>
    <w:rsid w:val="000B2548"/>
    <w:rsid w:val="000B4546"/>
    <w:rsid w:val="000B7728"/>
    <w:rsid w:val="000C5D5E"/>
    <w:rsid w:val="000E45F7"/>
    <w:rsid w:val="000E73C3"/>
    <w:rsid w:val="000F0F08"/>
    <w:rsid w:val="00103415"/>
    <w:rsid w:val="00105574"/>
    <w:rsid w:val="00110F5C"/>
    <w:rsid w:val="001268AB"/>
    <w:rsid w:val="00131406"/>
    <w:rsid w:val="0014208E"/>
    <w:rsid w:val="00150FCF"/>
    <w:rsid w:val="00162560"/>
    <w:rsid w:val="00190F8D"/>
    <w:rsid w:val="001A789C"/>
    <w:rsid w:val="001C3DDE"/>
    <w:rsid w:val="001D2392"/>
    <w:rsid w:val="001E2BAA"/>
    <w:rsid w:val="001F4B1F"/>
    <w:rsid w:val="002148E5"/>
    <w:rsid w:val="00216203"/>
    <w:rsid w:val="0023492A"/>
    <w:rsid w:val="00240328"/>
    <w:rsid w:val="00242686"/>
    <w:rsid w:val="00242F1E"/>
    <w:rsid w:val="002569E8"/>
    <w:rsid w:val="00266486"/>
    <w:rsid w:val="00284194"/>
    <w:rsid w:val="00284C93"/>
    <w:rsid w:val="00295697"/>
    <w:rsid w:val="00296C25"/>
    <w:rsid w:val="002A3A22"/>
    <w:rsid w:val="002C21FC"/>
    <w:rsid w:val="002C43AC"/>
    <w:rsid w:val="002C5DA3"/>
    <w:rsid w:val="002F2B93"/>
    <w:rsid w:val="002F7F60"/>
    <w:rsid w:val="00312028"/>
    <w:rsid w:val="003128AE"/>
    <w:rsid w:val="003148C0"/>
    <w:rsid w:val="00326696"/>
    <w:rsid w:val="00330EC7"/>
    <w:rsid w:val="00331B6B"/>
    <w:rsid w:val="00332E8E"/>
    <w:rsid w:val="0033406E"/>
    <w:rsid w:val="00342210"/>
    <w:rsid w:val="003658DB"/>
    <w:rsid w:val="00380EEE"/>
    <w:rsid w:val="00384A61"/>
    <w:rsid w:val="00384C3A"/>
    <w:rsid w:val="00384C92"/>
    <w:rsid w:val="003B603E"/>
    <w:rsid w:val="003B7407"/>
    <w:rsid w:val="003D037E"/>
    <w:rsid w:val="003F4352"/>
    <w:rsid w:val="003F5783"/>
    <w:rsid w:val="00427236"/>
    <w:rsid w:val="00457364"/>
    <w:rsid w:val="004775FB"/>
    <w:rsid w:val="004A3194"/>
    <w:rsid w:val="004A585F"/>
    <w:rsid w:val="004A71FA"/>
    <w:rsid w:val="004D3F62"/>
    <w:rsid w:val="004D523A"/>
    <w:rsid w:val="004F2717"/>
    <w:rsid w:val="004F4BD6"/>
    <w:rsid w:val="004F613F"/>
    <w:rsid w:val="004F740D"/>
    <w:rsid w:val="00500563"/>
    <w:rsid w:val="00502E2D"/>
    <w:rsid w:val="005056CD"/>
    <w:rsid w:val="00517CF3"/>
    <w:rsid w:val="005269C9"/>
    <w:rsid w:val="00532F35"/>
    <w:rsid w:val="005404E2"/>
    <w:rsid w:val="005423DE"/>
    <w:rsid w:val="00556139"/>
    <w:rsid w:val="00562E70"/>
    <w:rsid w:val="00576C3B"/>
    <w:rsid w:val="00584B08"/>
    <w:rsid w:val="005C383D"/>
    <w:rsid w:val="005C5E6E"/>
    <w:rsid w:val="005D6053"/>
    <w:rsid w:val="005F000A"/>
    <w:rsid w:val="005F056B"/>
    <w:rsid w:val="005F1C71"/>
    <w:rsid w:val="005F5EB8"/>
    <w:rsid w:val="005F7990"/>
    <w:rsid w:val="00610471"/>
    <w:rsid w:val="00614482"/>
    <w:rsid w:val="0062604D"/>
    <w:rsid w:val="00651C99"/>
    <w:rsid w:val="006954E2"/>
    <w:rsid w:val="006A1740"/>
    <w:rsid w:val="006C0B61"/>
    <w:rsid w:val="006C3F59"/>
    <w:rsid w:val="006F1EF1"/>
    <w:rsid w:val="006F3AEE"/>
    <w:rsid w:val="006F7E07"/>
    <w:rsid w:val="006F7F91"/>
    <w:rsid w:val="00722CA7"/>
    <w:rsid w:val="007312D5"/>
    <w:rsid w:val="007367E1"/>
    <w:rsid w:val="00737EB1"/>
    <w:rsid w:val="007404E0"/>
    <w:rsid w:val="00743995"/>
    <w:rsid w:val="007525DE"/>
    <w:rsid w:val="007562FF"/>
    <w:rsid w:val="007614B8"/>
    <w:rsid w:val="00763A9D"/>
    <w:rsid w:val="007715A7"/>
    <w:rsid w:val="007777D4"/>
    <w:rsid w:val="00792834"/>
    <w:rsid w:val="007C24BB"/>
    <w:rsid w:val="007E7536"/>
    <w:rsid w:val="007F4117"/>
    <w:rsid w:val="008038F3"/>
    <w:rsid w:val="00806D6F"/>
    <w:rsid w:val="0082174B"/>
    <w:rsid w:val="0082637D"/>
    <w:rsid w:val="008268A7"/>
    <w:rsid w:val="00842BF9"/>
    <w:rsid w:val="00843213"/>
    <w:rsid w:val="0084401B"/>
    <w:rsid w:val="008539C0"/>
    <w:rsid w:val="00877C1A"/>
    <w:rsid w:val="008802C7"/>
    <w:rsid w:val="0089135F"/>
    <w:rsid w:val="00897E23"/>
    <w:rsid w:val="008B1559"/>
    <w:rsid w:val="008B4ACB"/>
    <w:rsid w:val="008C015A"/>
    <w:rsid w:val="008C1C89"/>
    <w:rsid w:val="008C5899"/>
    <w:rsid w:val="008C61D3"/>
    <w:rsid w:val="008D2A4B"/>
    <w:rsid w:val="008E52D4"/>
    <w:rsid w:val="00941EAE"/>
    <w:rsid w:val="00953DED"/>
    <w:rsid w:val="00955C0A"/>
    <w:rsid w:val="00962B27"/>
    <w:rsid w:val="00981E1B"/>
    <w:rsid w:val="009C4A87"/>
    <w:rsid w:val="009C514A"/>
    <w:rsid w:val="009D5560"/>
    <w:rsid w:val="00A0274F"/>
    <w:rsid w:val="00A036F1"/>
    <w:rsid w:val="00A1173A"/>
    <w:rsid w:val="00A2643F"/>
    <w:rsid w:val="00A27E77"/>
    <w:rsid w:val="00A50733"/>
    <w:rsid w:val="00A54B7D"/>
    <w:rsid w:val="00A6471D"/>
    <w:rsid w:val="00A9504E"/>
    <w:rsid w:val="00AE71BC"/>
    <w:rsid w:val="00AF2AED"/>
    <w:rsid w:val="00B0151E"/>
    <w:rsid w:val="00B12105"/>
    <w:rsid w:val="00B15935"/>
    <w:rsid w:val="00B2200E"/>
    <w:rsid w:val="00B23298"/>
    <w:rsid w:val="00B31148"/>
    <w:rsid w:val="00B328EB"/>
    <w:rsid w:val="00B341D5"/>
    <w:rsid w:val="00B408A7"/>
    <w:rsid w:val="00B44111"/>
    <w:rsid w:val="00B53D6A"/>
    <w:rsid w:val="00B735DF"/>
    <w:rsid w:val="00B77060"/>
    <w:rsid w:val="00B920D3"/>
    <w:rsid w:val="00B96478"/>
    <w:rsid w:val="00B9778E"/>
    <w:rsid w:val="00B97F31"/>
    <w:rsid w:val="00BA23A7"/>
    <w:rsid w:val="00C04784"/>
    <w:rsid w:val="00C117BA"/>
    <w:rsid w:val="00C12B6E"/>
    <w:rsid w:val="00C13D03"/>
    <w:rsid w:val="00C32850"/>
    <w:rsid w:val="00C54325"/>
    <w:rsid w:val="00C73E67"/>
    <w:rsid w:val="00C81C0C"/>
    <w:rsid w:val="00C81C73"/>
    <w:rsid w:val="00C83C92"/>
    <w:rsid w:val="00C87165"/>
    <w:rsid w:val="00CA06C4"/>
    <w:rsid w:val="00CA156D"/>
    <w:rsid w:val="00CB0DBB"/>
    <w:rsid w:val="00CB1FF5"/>
    <w:rsid w:val="00CC3809"/>
    <w:rsid w:val="00CD14C9"/>
    <w:rsid w:val="00CD6460"/>
    <w:rsid w:val="00CD7FAD"/>
    <w:rsid w:val="00CE50FC"/>
    <w:rsid w:val="00D02095"/>
    <w:rsid w:val="00D06346"/>
    <w:rsid w:val="00D1354D"/>
    <w:rsid w:val="00D23963"/>
    <w:rsid w:val="00D27A99"/>
    <w:rsid w:val="00D361C8"/>
    <w:rsid w:val="00D406AB"/>
    <w:rsid w:val="00D51A7C"/>
    <w:rsid w:val="00D62812"/>
    <w:rsid w:val="00D64595"/>
    <w:rsid w:val="00D767DF"/>
    <w:rsid w:val="00D83AB6"/>
    <w:rsid w:val="00D85011"/>
    <w:rsid w:val="00D93DEF"/>
    <w:rsid w:val="00DA3ACB"/>
    <w:rsid w:val="00DA437C"/>
    <w:rsid w:val="00DC1FE7"/>
    <w:rsid w:val="00DC7AFF"/>
    <w:rsid w:val="00DE00B4"/>
    <w:rsid w:val="00DE7376"/>
    <w:rsid w:val="00E0724D"/>
    <w:rsid w:val="00E221A5"/>
    <w:rsid w:val="00E245F8"/>
    <w:rsid w:val="00E26586"/>
    <w:rsid w:val="00E32F45"/>
    <w:rsid w:val="00E34550"/>
    <w:rsid w:val="00E70F09"/>
    <w:rsid w:val="00E75D80"/>
    <w:rsid w:val="00E80361"/>
    <w:rsid w:val="00E92FD7"/>
    <w:rsid w:val="00EA25DF"/>
    <w:rsid w:val="00ED77CC"/>
    <w:rsid w:val="00ED79F0"/>
    <w:rsid w:val="00EE01CD"/>
    <w:rsid w:val="00EE0ED4"/>
    <w:rsid w:val="00EE21A8"/>
    <w:rsid w:val="00F13022"/>
    <w:rsid w:val="00F14205"/>
    <w:rsid w:val="00F27C43"/>
    <w:rsid w:val="00F3218D"/>
    <w:rsid w:val="00F33F98"/>
    <w:rsid w:val="00F35716"/>
    <w:rsid w:val="00F42C77"/>
    <w:rsid w:val="00F541AD"/>
    <w:rsid w:val="00F56140"/>
    <w:rsid w:val="00F70BA7"/>
    <w:rsid w:val="00F83CFF"/>
    <w:rsid w:val="00F9037A"/>
    <w:rsid w:val="00F92CCB"/>
    <w:rsid w:val="00FA06F2"/>
    <w:rsid w:val="00FB0B7D"/>
    <w:rsid w:val="00FD010E"/>
    <w:rsid w:val="00FF200B"/>
    <w:rsid w:val="00FF4C54"/>
    <w:rsid w:val="00FF6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DB76C"/>
  <w15:chartTrackingRefBased/>
  <w15:docId w15:val="{555DE628-5A5A-4BCA-90D0-83BFA009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DBB"/>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963"/>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3963"/>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396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396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23963"/>
    <w:pPr>
      <w:numPr>
        <w:ilvl w:val="5"/>
        <w:numId w:val="3"/>
      </w:numPr>
      <w:spacing w:before="200" w:after="0" w:line="264" w:lineRule="auto"/>
      <w:outlineLvl w:val="5"/>
    </w:pPr>
    <w:rPr>
      <w:rFonts w:asciiTheme="majorHAnsi" w:eastAsiaTheme="majorEastAsia" w:hAnsiTheme="majorHAnsi" w:cstheme="majorBidi"/>
      <w:color w:val="323E4F" w:themeColor="text2" w:themeShade="BF"/>
      <w:spacing w:val="10"/>
      <w:lang w:eastAsia="ja-JP"/>
    </w:rPr>
  </w:style>
  <w:style w:type="paragraph" w:styleId="Heading7">
    <w:name w:val="heading 7"/>
    <w:basedOn w:val="Normal"/>
    <w:next w:val="Normal"/>
    <w:link w:val="Heading7Char"/>
    <w:uiPriority w:val="9"/>
    <w:unhideWhenUsed/>
    <w:qFormat/>
    <w:rsid w:val="00D23963"/>
    <w:pPr>
      <w:numPr>
        <w:ilvl w:val="6"/>
        <w:numId w:val="3"/>
      </w:numPr>
      <w:spacing w:before="200" w:after="0" w:line="264" w:lineRule="auto"/>
      <w:outlineLvl w:val="6"/>
    </w:pPr>
    <w:rPr>
      <w:rFonts w:asciiTheme="majorHAnsi" w:eastAsiaTheme="majorEastAsia" w:hAnsiTheme="majorHAnsi" w:cstheme="majorBidi"/>
      <w:caps/>
      <w:color w:val="323E4F" w:themeColor="text2" w:themeShade="BF"/>
      <w:spacing w:val="10"/>
      <w:lang w:eastAsia="ja-JP"/>
    </w:rPr>
  </w:style>
  <w:style w:type="paragraph" w:styleId="Heading8">
    <w:name w:val="heading 8"/>
    <w:basedOn w:val="Normal"/>
    <w:next w:val="Normal"/>
    <w:link w:val="Heading8Char"/>
    <w:uiPriority w:val="9"/>
    <w:unhideWhenUsed/>
    <w:qFormat/>
    <w:rsid w:val="00D23963"/>
    <w:pPr>
      <w:numPr>
        <w:ilvl w:val="7"/>
        <w:numId w:val="3"/>
      </w:numPr>
      <w:spacing w:before="200" w:after="0" w:line="264" w:lineRule="auto"/>
      <w:outlineLvl w:val="7"/>
    </w:pPr>
    <w:rPr>
      <w:rFonts w:asciiTheme="majorHAnsi" w:eastAsiaTheme="majorEastAsia" w:hAnsiTheme="majorHAnsi" w:cstheme="majorBidi"/>
      <w:caps/>
      <w:spacing w:val="10"/>
      <w:szCs w:val="18"/>
      <w:lang w:eastAsia="ja-JP"/>
    </w:rPr>
  </w:style>
  <w:style w:type="paragraph" w:styleId="Heading9">
    <w:name w:val="heading 9"/>
    <w:basedOn w:val="Normal"/>
    <w:next w:val="Normal"/>
    <w:link w:val="Heading9Char"/>
    <w:uiPriority w:val="9"/>
    <w:unhideWhenUsed/>
    <w:qFormat/>
    <w:rsid w:val="00D23963"/>
    <w:pPr>
      <w:numPr>
        <w:ilvl w:val="8"/>
        <w:numId w:val="3"/>
      </w:numPr>
      <w:spacing w:before="200" w:after="0" w:line="264" w:lineRule="auto"/>
      <w:outlineLvl w:val="8"/>
    </w:pPr>
    <w:rPr>
      <w:rFonts w:asciiTheme="majorHAnsi" w:eastAsiaTheme="majorEastAsia" w:hAnsiTheme="majorHAnsi" w:cstheme="majorBidi"/>
      <w:i/>
      <w:iCs/>
      <w:caps/>
      <w:spacing w:val="10"/>
      <w:szCs w:val="1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DB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CB0DBB"/>
    <w:pPr>
      <w:ind w:left="720"/>
      <w:contextualSpacing/>
    </w:pPr>
  </w:style>
  <w:style w:type="table" w:styleId="TableGrid">
    <w:name w:val="Table Grid"/>
    <w:basedOn w:val="TableNormal"/>
    <w:rsid w:val="00CB0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CB0DB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D239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396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39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39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23963"/>
    <w:rPr>
      <w:rFonts w:asciiTheme="majorHAnsi" w:eastAsiaTheme="majorEastAsia" w:hAnsiTheme="majorHAnsi" w:cstheme="majorBidi"/>
      <w:color w:val="323E4F" w:themeColor="text2" w:themeShade="BF"/>
      <w:spacing w:val="10"/>
      <w:lang w:eastAsia="ja-JP"/>
    </w:rPr>
  </w:style>
  <w:style w:type="character" w:customStyle="1" w:styleId="Heading7Char">
    <w:name w:val="Heading 7 Char"/>
    <w:basedOn w:val="DefaultParagraphFont"/>
    <w:link w:val="Heading7"/>
    <w:uiPriority w:val="9"/>
    <w:rsid w:val="00D23963"/>
    <w:rPr>
      <w:rFonts w:asciiTheme="majorHAnsi" w:eastAsiaTheme="majorEastAsia" w:hAnsiTheme="majorHAnsi" w:cstheme="majorBidi"/>
      <w:caps/>
      <w:color w:val="323E4F" w:themeColor="text2" w:themeShade="BF"/>
      <w:spacing w:val="10"/>
      <w:lang w:eastAsia="ja-JP"/>
    </w:rPr>
  </w:style>
  <w:style w:type="character" w:customStyle="1" w:styleId="Heading8Char">
    <w:name w:val="Heading 8 Char"/>
    <w:basedOn w:val="DefaultParagraphFont"/>
    <w:link w:val="Heading8"/>
    <w:uiPriority w:val="9"/>
    <w:rsid w:val="00D23963"/>
    <w:rPr>
      <w:rFonts w:asciiTheme="majorHAnsi" w:eastAsiaTheme="majorEastAsia" w:hAnsiTheme="majorHAnsi" w:cstheme="majorBidi"/>
      <w:caps/>
      <w:spacing w:val="10"/>
      <w:szCs w:val="18"/>
      <w:lang w:eastAsia="ja-JP"/>
    </w:rPr>
  </w:style>
  <w:style w:type="character" w:customStyle="1" w:styleId="Heading9Char">
    <w:name w:val="Heading 9 Char"/>
    <w:basedOn w:val="DefaultParagraphFont"/>
    <w:link w:val="Heading9"/>
    <w:uiPriority w:val="9"/>
    <w:rsid w:val="00D23963"/>
    <w:rPr>
      <w:rFonts w:asciiTheme="majorHAnsi" w:eastAsiaTheme="majorEastAsia" w:hAnsiTheme="majorHAnsi" w:cstheme="majorBidi"/>
      <w:i/>
      <w:iCs/>
      <w:caps/>
      <w:spacing w:val="10"/>
      <w:szCs w:val="18"/>
      <w:lang w:eastAsia="ja-JP"/>
    </w:rPr>
  </w:style>
  <w:style w:type="paragraph" w:styleId="Title">
    <w:name w:val="Title"/>
    <w:basedOn w:val="Normal"/>
    <w:link w:val="TitleChar"/>
    <w:uiPriority w:val="1"/>
    <w:qFormat/>
    <w:rsid w:val="00D23963"/>
    <w:pPr>
      <w:spacing w:after="0" w:line="264" w:lineRule="auto"/>
    </w:pPr>
    <w:rPr>
      <w:rFonts w:asciiTheme="majorHAnsi" w:eastAsiaTheme="majorEastAsia" w:hAnsiTheme="majorHAnsi" w:cstheme="majorBidi"/>
      <w:caps/>
      <w:color w:val="323E4F" w:themeColor="text2" w:themeShade="BF"/>
      <w:spacing w:val="10"/>
      <w:sz w:val="52"/>
      <w:szCs w:val="52"/>
      <w:lang w:eastAsia="ja-JP"/>
    </w:rPr>
  </w:style>
  <w:style w:type="character" w:customStyle="1" w:styleId="TitleChar">
    <w:name w:val="Title Char"/>
    <w:basedOn w:val="DefaultParagraphFont"/>
    <w:link w:val="Title"/>
    <w:uiPriority w:val="1"/>
    <w:rsid w:val="00D23963"/>
    <w:rPr>
      <w:rFonts w:asciiTheme="majorHAnsi" w:eastAsiaTheme="majorEastAsia" w:hAnsiTheme="majorHAnsi" w:cstheme="majorBidi"/>
      <w:caps/>
      <w:color w:val="323E4F" w:themeColor="text2" w:themeShade="BF"/>
      <w:spacing w:val="10"/>
      <w:sz w:val="52"/>
      <w:szCs w:val="52"/>
      <w:lang w:eastAsia="ja-JP"/>
    </w:rPr>
  </w:style>
  <w:style w:type="paragraph" w:styleId="Subtitle">
    <w:name w:val="Subtitle"/>
    <w:basedOn w:val="Normal"/>
    <w:next w:val="Normal"/>
    <w:link w:val="SubtitleChar"/>
    <w:uiPriority w:val="11"/>
    <w:unhideWhenUsed/>
    <w:qFormat/>
    <w:rsid w:val="00D23963"/>
    <w:pPr>
      <w:numPr>
        <w:ilvl w:val="1"/>
      </w:numPr>
      <w:spacing w:before="120" w:line="264" w:lineRule="auto"/>
    </w:pPr>
    <w:rPr>
      <w:rFonts w:eastAsiaTheme="minorEastAsia"/>
      <w:color w:val="191919" w:themeColor="text1" w:themeTint="E6"/>
      <w:lang w:eastAsia="ja-JP"/>
    </w:rPr>
  </w:style>
  <w:style w:type="character" w:customStyle="1" w:styleId="SubtitleChar">
    <w:name w:val="Subtitle Char"/>
    <w:basedOn w:val="DefaultParagraphFont"/>
    <w:link w:val="Subtitle"/>
    <w:uiPriority w:val="11"/>
    <w:rsid w:val="00D23963"/>
    <w:rPr>
      <w:rFonts w:eastAsiaTheme="minorEastAsia"/>
      <w:color w:val="191919" w:themeColor="text1" w:themeTint="E6"/>
      <w:lang w:eastAsia="ja-JP"/>
    </w:rPr>
  </w:style>
  <w:style w:type="character" w:styleId="IntenseEmphasis">
    <w:name w:val="Intense Emphasis"/>
    <w:basedOn w:val="DefaultParagraphFont"/>
    <w:uiPriority w:val="21"/>
    <w:unhideWhenUsed/>
    <w:qFormat/>
    <w:rsid w:val="00D23963"/>
    <w:rPr>
      <w:i/>
      <w:iCs/>
      <w:color w:val="1F3864" w:themeColor="accent1" w:themeShade="80"/>
    </w:rPr>
  </w:style>
  <w:style w:type="paragraph" w:styleId="IntenseQuote">
    <w:name w:val="Intense Quote"/>
    <w:basedOn w:val="Normal"/>
    <w:next w:val="Normal"/>
    <w:link w:val="IntenseQuoteChar"/>
    <w:uiPriority w:val="30"/>
    <w:unhideWhenUsed/>
    <w:qFormat/>
    <w:rsid w:val="00D23963"/>
    <w:pPr>
      <w:pBdr>
        <w:top w:val="single" w:sz="4" w:space="10" w:color="1F3864" w:themeColor="accent1" w:themeShade="80"/>
        <w:bottom w:val="single" w:sz="4" w:space="10" w:color="1F3864" w:themeColor="accent1" w:themeShade="80"/>
      </w:pBdr>
      <w:spacing w:before="360" w:after="360" w:line="264" w:lineRule="auto"/>
      <w:ind w:left="864" w:right="864"/>
      <w:jc w:val="center"/>
    </w:pPr>
    <w:rPr>
      <w:rFonts w:eastAsiaTheme="minorEastAsia"/>
      <w:i/>
      <w:iCs/>
      <w:color w:val="1F3864" w:themeColor="accent1" w:themeShade="80"/>
      <w:lang w:eastAsia="ja-JP"/>
    </w:rPr>
  </w:style>
  <w:style w:type="character" w:customStyle="1" w:styleId="IntenseQuoteChar">
    <w:name w:val="Intense Quote Char"/>
    <w:basedOn w:val="DefaultParagraphFont"/>
    <w:link w:val="IntenseQuote"/>
    <w:uiPriority w:val="30"/>
    <w:rsid w:val="00D23963"/>
    <w:rPr>
      <w:rFonts w:eastAsiaTheme="minorEastAsia"/>
      <w:i/>
      <w:iCs/>
      <w:color w:val="1F3864" w:themeColor="accent1" w:themeShade="80"/>
      <w:lang w:eastAsia="ja-JP"/>
    </w:rPr>
  </w:style>
  <w:style w:type="character" w:styleId="IntenseReference">
    <w:name w:val="Intense Reference"/>
    <w:basedOn w:val="DefaultParagraphFont"/>
    <w:uiPriority w:val="32"/>
    <w:unhideWhenUsed/>
    <w:qFormat/>
    <w:rsid w:val="00D23963"/>
    <w:rPr>
      <w:b/>
      <w:bCs/>
      <w:caps w:val="0"/>
      <w:smallCaps/>
      <w:color w:val="1F3864" w:themeColor="accent1" w:themeShade="80"/>
      <w:spacing w:val="5"/>
    </w:rPr>
  </w:style>
  <w:style w:type="paragraph" w:styleId="Caption">
    <w:name w:val="caption"/>
    <w:basedOn w:val="Normal"/>
    <w:next w:val="Normal"/>
    <w:link w:val="CaptionChar"/>
    <w:unhideWhenUsed/>
    <w:qFormat/>
    <w:rsid w:val="00D23963"/>
    <w:pPr>
      <w:spacing w:before="120" w:after="200" w:line="264" w:lineRule="auto"/>
    </w:pPr>
    <w:rPr>
      <w:rFonts w:eastAsiaTheme="minorEastAsia"/>
      <w:b/>
      <w:bCs/>
      <w:color w:val="323E4F" w:themeColor="text2" w:themeShade="BF"/>
      <w:szCs w:val="16"/>
      <w:lang w:eastAsia="ja-JP"/>
    </w:rPr>
  </w:style>
  <w:style w:type="paragraph" w:styleId="TOCHeading">
    <w:name w:val="TOC Heading"/>
    <w:basedOn w:val="Heading1"/>
    <w:next w:val="Normal"/>
    <w:uiPriority w:val="39"/>
    <w:unhideWhenUsed/>
    <w:qFormat/>
    <w:rsid w:val="00D23963"/>
    <w:pPr>
      <w:keepNext w:val="0"/>
      <w:keepLines w:val="0"/>
      <w:spacing w:before="120" w:line="264" w:lineRule="auto"/>
      <w:outlineLvl w:val="9"/>
    </w:pPr>
    <w:rPr>
      <w:b/>
      <w:color w:val="0070C0"/>
      <w:spacing w:val="15"/>
      <w:szCs w:val="28"/>
      <w:lang w:eastAsia="ja-JP"/>
    </w:rPr>
  </w:style>
  <w:style w:type="paragraph" w:styleId="BalloonText">
    <w:name w:val="Balloon Text"/>
    <w:basedOn w:val="Normal"/>
    <w:link w:val="BalloonTextChar"/>
    <w:semiHidden/>
    <w:unhideWhenUsed/>
    <w:rsid w:val="00D23963"/>
    <w:pPr>
      <w:spacing w:after="0" w:line="240" w:lineRule="auto"/>
    </w:pPr>
    <w:rPr>
      <w:rFonts w:ascii="Segoe UI" w:eastAsiaTheme="minorEastAsia" w:hAnsi="Segoe UI" w:cs="Segoe UI"/>
      <w:szCs w:val="18"/>
      <w:lang w:eastAsia="ja-JP"/>
    </w:rPr>
  </w:style>
  <w:style w:type="character" w:customStyle="1" w:styleId="BalloonTextChar">
    <w:name w:val="Balloon Text Char"/>
    <w:basedOn w:val="DefaultParagraphFont"/>
    <w:link w:val="BalloonText"/>
    <w:semiHidden/>
    <w:rsid w:val="00D23963"/>
    <w:rPr>
      <w:rFonts w:ascii="Segoe UI" w:eastAsiaTheme="minorEastAsia" w:hAnsi="Segoe UI" w:cs="Segoe UI"/>
      <w:szCs w:val="18"/>
      <w:lang w:eastAsia="ja-JP"/>
    </w:rPr>
  </w:style>
  <w:style w:type="paragraph" w:styleId="BodyText3">
    <w:name w:val="Body Text 3"/>
    <w:basedOn w:val="Normal"/>
    <w:link w:val="BodyText3Char"/>
    <w:uiPriority w:val="99"/>
    <w:semiHidden/>
    <w:unhideWhenUsed/>
    <w:rsid w:val="00D23963"/>
    <w:pPr>
      <w:spacing w:before="120" w:after="120" w:line="264" w:lineRule="auto"/>
    </w:pPr>
    <w:rPr>
      <w:rFonts w:eastAsiaTheme="minorEastAsia"/>
      <w:szCs w:val="16"/>
      <w:lang w:eastAsia="ja-JP"/>
    </w:rPr>
  </w:style>
  <w:style w:type="character" w:customStyle="1" w:styleId="BodyText3Char">
    <w:name w:val="Body Text 3 Char"/>
    <w:basedOn w:val="DefaultParagraphFont"/>
    <w:link w:val="BodyText3"/>
    <w:uiPriority w:val="99"/>
    <w:semiHidden/>
    <w:rsid w:val="00D23963"/>
    <w:rPr>
      <w:rFonts w:eastAsiaTheme="minorEastAsia"/>
      <w:szCs w:val="16"/>
      <w:lang w:eastAsia="ja-JP"/>
    </w:rPr>
  </w:style>
  <w:style w:type="paragraph" w:styleId="BodyTextIndent3">
    <w:name w:val="Body Text Indent 3"/>
    <w:basedOn w:val="Normal"/>
    <w:link w:val="BodyTextIndent3Char"/>
    <w:uiPriority w:val="99"/>
    <w:semiHidden/>
    <w:unhideWhenUsed/>
    <w:rsid w:val="00D23963"/>
    <w:pPr>
      <w:spacing w:before="120" w:after="120" w:line="264" w:lineRule="auto"/>
      <w:ind w:left="360"/>
    </w:pPr>
    <w:rPr>
      <w:rFonts w:eastAsiaTheme="minorEastAsia"/>
      <w:szCs w:val="16"/>
      <w:lang w:eastAsia="ja-JP"/>
    </w:rPr>
  </w:style>
  <w:style w:type="character" w:customStyle="1" w:styleId="BodyTextIndent3Char">
    <w:name w:val="Body Text Indent 3 Char"/>
    <w:basedOn w:val="DefaultParagraphFont"/>
    <w:link w:val="BodyTextIndent3"/>
    <w:uiPriority w:val="99"/>
    <w:semiHidden/>
    <w:rsid w:val="00D23963"/>
    <w:rPr>
      <w:rFonts w:eastAsiaTheme="minorEastAsia"/>
      <w:szCs w:val="16"/>
      <w:lang w:eastAsia="ja-JP"/>
    </w:rPr>
  </w:style>
  <w:style w:type="character" w:styleId="CommentReference">
    <w:name w:val="annotation reference"/>
    <w:basedOn w:val="DefaultParagraphFont"/>
    <w:semiHidden/>
    <w:unhideWhenUsed/>
    <w:rsid w:val="00D23963"/>
    <w:rPr>
      <w:sz w:val="22"/>
      <w:szCs w:val="16"/>
    </w:rPr>
  </w:style>
  <w:style w:type="paragraph" w:styleId="CommentText">
    <w:name w:val="annotation text"/>
    <w:basedOn w:val="Normal"/>
    <w:link w:val="CommentTextChar"/>
    <w:semiHidden/>
    <w:unhideWhenUsed/>
    <w:rsid w:val="00D23963"/>
    <w:pPr>
      <w:spacing w:before="120" w:after="200" w:line="240" w:lineRule="auto"/>
    </w:pPr>
    <w:rPr>
      <w:rFonts w:eastAsiaTheme="minorEastAsia"/>
      <w:szCs w:val="20"/>
      <w:lang w:eastAsia="ja-JP"/>
    </w:rPr>
  </w:style>
  <w:style w:type="character" w:customStyle="1" w:styleId="CommentTextChar">
    <w:name w:val="Comment Text Char"/>
    <w:basedOn w:val="DefaultParagraphFont"/>
    <w:link w:val="CommentText"/>
    <w:semiHidden/>
    <w:rsid w:val="00D23963"/>
    <w:rPr>
      <w:rFonts w:eastAsiaTheme="minorEastAsia"/>
      <w:szCs w:val="20"/>
      <w:lang w:eastAsia="ja-JP"/>
    </w:rPr>
  </w:style>
  <w:style w:type="paragraph" w:styleId="CommentSubject">
    <w:name w:val="annotation subject"/>
    <w:basedOn w:val="CommentText"/>
    <w:next w:val="CommentText"/>
    <w:link w:val="CommentSubjectChar"/>
    <w:semiHidden/>
    <w:unhideWhenUsed/>
    <w:rsid w:val="00D23963"/>
    <w:rPr>
      <w:b/>
      <w:bCs/>
    </w:rPr>
  </w:style>
  <w:style w:type="character" w:customStyle="1" w:styleId="CommentSubjectChar">
    <w:name w:val="Comment Subject Char"/>
    <w:basedOn w:val="CommentTextChar"/>
    <w:link w:val="CommentSubject"/>
    <w:semiHidden/>
    <w:rsid w:val="00D23963"/>
    <w:rPr>
      <w:rFonts w:eastAsiaTheme="minorEastAsia"/>
      <w:b/>
      <w:bCs/>
      <w:szCs w:val="20"/>
      <w:lang w:eastAsia="ja-JP"/>
    </w:rPr>
  </w:style>
  <w:style w:type="paragraph" w:styleId="DocumentMap">
    <w:name w:val="Document Map"/>
    <w:basedOn w:val="Normal"/>
    <w:link w:val="DocumentMapChar"/>
    <w:uiPriority w:val="99"/>
    <w:semiHidden/>
    <w:unhideWhenUsed/>
    <w:rsid w:val="00D23963"/>
    <w:pPr>
      <w:spacing w:after="0" w:line="240" w:lineRule="auto"/>
    </w:pPr>
    <w:rPr>
      <w:rFonts w:ascii="Segoe UI" w:eastAsiaTheme="minorEastAsia" w:hAnsi="Segoe UI" w:cs="Segoe UI"/>
      <w:szCs w:val="16"/>
      <w:lang w:eastAsia="ja-JP"/>
    </w:rPr>
  </w:style>
  <w:style w:type="character" w:customStyle="1" w:styleId="DocumentMapChar">
    <w:name w:val="Document Map Char"/>
    <w:basedOn w:val="DefaultParagraphFont"/>
    <w:link w:val="DocumentMap"/>
    <w:uiPriority w:val="99"/>
    <w:semiHidden/>
    <w:rsid w:val="00D23963"/>
    <w:rPr>
      <w:rFonts w:ascii="Segoe UI" w:eastAsiaTheme="minorEastAsia" w:hAnsi="Segoe UI" w:cs="Segoe UI"/>
      <w:szCs w:val="16"/>
      <w:lang w:eastAsia="ja-JP"/>
    </w:rPr>
  </w:style>
  <w:style w:type="paragraph" w:styleId="EndnoteText">
    <w:name w:val="endnote text"/>
    <w:basedOn w:val="Normal"/>
    <w:link w:val="EndnoteTextChar"/>
    <w:uiPriority w:val="99"/>
    <w:semiHidden/>
    <w:unhideWhenUsed/>
    <w:rsid w:val="00D23963"/>
    <w:pPr>
      <w:spacing w:after="0" w:line="240" w:lineRule="auto"/>
    </w:pPr>
    <w:rPr>
      <w:rFonts w:eastAsiaTheme="minorEastAsia"/>
      <w:szCs w:val="20"/>
      <w:lang w:eastAsia="ja-JP"/>
    </w:rPr>
  </w:style>
  <w:style w:type="character" w:customStyle="1" w:styleId="EndnoteTextChar">
    <w:name w:val="Endnote Text Char"/>
    <w:basedOn w:val="DefaultParagraphFont"/>
    <w:link w:val="EndnoteText"/>
    <w:uiPriority w:val="99"/>
    <w:semiHidden/>
    <w:rsid w:val="00D23963"/>
    <w:rPr>
      <w:rFonts w:eastAsiaTheme="minorEastAsia"/>
      <w:szCs w:val="20"/>
      <w:lang w:eastAsia="ja-JP"/>
    </w:rPr>
  </w:style>
  <w:style w:type="paragraph" w:styleId="EnvelopeReturn">
    <w:name w:val="envelope return"/>
    <w:basedOn w:val="Normal"/>
    <w:uiPriority w:val="99"/>
    <w:semiHidden/>
    <w:unhideWhenUsed/>
    <w:rsid w:val="00D23963"/>
    <w:pPr>
      <w:spacing w:after="0" w:line="240" w:lineRule="auto"/>
    </w:pPr>
    <w:rPr>
      <w:rFonts w:asciiTheme="majorHAnsi" w:eastAsiaTheme="majorEastAsia" w:hAnsiTheme="majorHAnsi" w:cstheme="majorBidi"/>
      <w:szCs w:val="20"/>
      <w:lang w:eastAsia="ja-JP"/>
    </w:rPr>
  </w:style>
  <w:style w:type="paragraph" w:styleId="FootnoteText">
    <w:name w:val="footnote text"/>
    <w:basedOn w:val="Normal"/>
    <w:link w:val="FootnoteTextChar"/>
    <w:semiHidden/>
    <w:unhideWhenUsed/>
    <w:rsid w:val="00D23963"/>
    <w:pPr>
      <w:spacing w:after="0" w:line="240" w:lineRule="auto"/>
    </w:pPr>
    <w:rPr>
      <w:rFonts w:eastAsiaTheme="minorEastAsia"/>
      <w:szCs w:val="20"/>
      <w:lang w:eastAsia="ja-JP"/>
    </w:rPr>
  </w:style>
  <w:style w:type="character" w:customStyle="1" w:styleId="FootnoteTextChar">
    <w:name w:val="Footnote Text Char"/>
    <w:basedOn w:val="DefaultParagraphFont"/>
    <w:link w:val="FootnoteText"/>
    <w:semiHidden/>
    <w:rsid w:val="00D23963"/>
    <w:rPr>
      <w:rFonts w:eastAsiaTheme="minorEastAsia"/>
      <w:szCs w:val="20"/>
      <w:lang w:eastAsia="ja-JP"/>
    </w:rPr>
  </w:style>
  <w:style w:type="character" w:styleId="HTMLCode">
    <w:name w:val="HTML Code"/>
    <w:basedOn w:val="DefaultParagraphFont"/>
    <w:uiPriority w:val="99"/>
    <w:semiHidden/>
    <w:unhideWhenUsed/>
    <w:rsid w:val="00D23963"/>
    <w:rPr>
      <w:rFonts w:ascii="Consolas" w:hAnsi="Consolas"/>
      <w:sz w:val="22"/>
      <w:szCs w:val="20"/>
    </w:rPr>
  </w:style>
  <w:style w:type="character" w:styleId="HTMLKeyboard">
    <w:name w:val="HTML Keyboard"/>
    <w:basedOn w:val="DefaultParagraphFont"/>
    <w:uiPriority w:val="99"/>
    <w:semiHidden/>
    <w:unhideWhenUsed/>
    <w:rsid w:val="00D23963"/>
    <w:rPr>
      <w:rFonts w:ascii="Consolas" w:hAnsi="Consolas"/>
      <w:sz w:val="22"/>
      <w:szCs w:val="20"/>
    </w:rPr>
  </w:style>
  <w:style w:type="paragraph" w:styleId="HTMLPreformatted">
    <w:name w:val="HTML Preformatted"/>
    <w:basedOn w:val="Normal"/>
    <w:link w:val="HTMLPreformattedChar"/>
    <w:uiPriority w:val="99"/>
    <w:unhideWhenUsed/>
    <w:rsid w:val="00D23963"/>
    <w:pPr>
      <w:spacing w:after="0" w:line="240" w:lineRule="auto"/>
    </w:pPr>
    <w:rPr>
      <w:rFonts w:ascii="Consolas" w:eastAsiaTheme="minorEastAsia" w:hAnsi="Consolas"/>
      <w:szCs w:val="20"/>
      <w:lang w:eastAsia="ja-JP"/>
    </w:rPr>
  </w:style>
  <w:style w:type="character" w:customStyle="1" w:styleId="HTMLPreformattedChar">
    <w:name w:val="HTML Preformatted Char"/>
    <w:basedOn w:val="DefaultParagraphFont"/>
    <w:link w:val="HTMLPreformatted"/>
    <w:uiPriority w:val="99"/>
    <w:rsid w:val="00D23963"/>
    <w:rPr>
      <w:rFonts w:ascii="Consolas" w:eastAsiaTheme="minorEastAsia" w:hAnsi="Consolas"/>
      <w:szCs w:val="20"/>
      <w:lang w:eastAsia="ja-JP"/>
    </w:rPr>
  </w:style>
  <w:style w:type="character" w:styleId="HTMLTypewriter">
    <w:name w:val="HTML Typewriter"/>
    <w:basedOn w:val="DefaultParagraphFont"/>
    <w:uiPriority w:val="99"/>
    <w:semiHidden/>
    <w:unhideWhenUsed/>
    <w:rsid w:val="00D23963"/>
    <w:rPr>
      <w:rFonts w:ascii="Consolas" w:hAnsi="Consolas"/>
      <w:sz w:val="22"/>
      <w:szCs w:val="20"/>
    </w:rPr>
  </w:style>
  <w:style w:type="paragraph" w:styleId="MacroText">
    <w:name w:val="macro"/>
    <w:link w:val="MacroTextChar"/>
    <w:uiPriority w:val="99"/>
    <w:semiHidden/>
    <w:unhideWhenUsed/>
    <w:rsid w:val="00D23963"/>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eastAsiaTheme="minorEastAsia" w:hAnsi="Consolas"/>
      <w:szCs w:val="20"/>
      <w:lang w:eastAsia="ja-JP"/>
    </w:rPr>
  </w:style>
  <w:style w:type="character" w:customStyle="1" w:styleId="MacroTextChar">
    <w:name w:val="Macro Text Char"/>
    <w:basedOn w:val="DefaultParagraphFont"/>
    <w:link w:val="MacroText"/>
    <w:uiPriority w:val="99"/>
    <w:semiHidden/>
    <w:rsid w:val="00D23963"/>
    <w:rPr>
      <w:rFonts w:ascii="Consolas" w:eastAsiaTheme="minorEastAsia" w:hAnsi="Consolas"/>
      <w:szCs w:val="20"/>
      <w:lang w:eastAsia="ja-JP"/>
    </w:rPr>
  </w:style>
  <w:style w:type="paragraph" w:styleId="PlainText">
    <w:name w:val="Plain Text"/>
    <w:basedOn w:val="Normal"/>
    <w:link w:val="PlainTextChar"/>
    <w:unhideWhenUsed/>
    <w:rsid w:val="00D23963"/>
    <w:pPr>
      <w:spacing w:after="0" w:line="240" w:lineRule="auto"/>
    </w:pPr>
    <w:rPr>
      <w:rFonts w:ascii="Consolas" w:eastAsiaTheme="minorEastAsia" w:hAnsi="Consolas"/>
      <w:szCs w:val="21"/>
      <w:lang w:eastAsia="ja-JP"/>
    </w:rPr>
  </w:style>
  <w:style w:type="character" w:customStyle="1" w:styleId="PlainTextChar">
    <w:name w:val="Plain Text Char"/>
    <w:basedOn w:val="DefaultParagraphFont"/>
    <w:link w:val="PlainText"/>
    <w:rsid w:val="00D23963"/>
    <w:rPr>
      <w:rFonts w:ascii="Consolas" w:eastAsiaTheme="minorEastAsia" w:hAnsi="Consolas"/>
      <w:szCs w:val="21"/>
      <w:lang w:eastAsia="ja-JP"/>
    </w:rPr>
  </w:style>
  <w:style w:type="paragraph" w:styleId="BlockText">
    <w:name w:val="Block Text"/>
    <w:basedOn w:val="Normal"/>
    <w:unhideWhenUsed/>
    <w:rsid w:val="00D23963"/>
    <w:pPr>
      <w:pBdr>
        <w:top w:val="single" w:sz="2" w:space="10" w:color="1F3864" w:themeColor="accent1" w:themeShade="80" w:shadow="1"/>
        <w:left w:val="single" w:sz="2" w:space="10" w:color="1F3864" w:themeColor="accent1" w:themeShade="80" w:shadow="1"/>
        <w:bottom w:val="single" w:sz="2" w:space="10" w:color="1F3864" w:themeColor="accent1" w:themeShade="80" w:shadow="1"/>
        <w:right w:val="single" w:sz="2" w:space="10" w:color="1F3864" w:themeColor="accent1" w:themeShade="80" w:shadow="1"/>
      </w:pBdr>
      <w:spacing w:before="120" w:after="200" w:line="264" w:lineRule="auto"/>
      <w:ind w:left="1152" w:right="1152"/>
    </w:pPr>
    <w:rPr>
      <w:rFonts w:eastAsiaTheme="minorEastAsia"/>
      <w:i/>
      <w:iCs/>
      <w:color w:val="1F3864" w:themeColor="accent1" w:themeShade="80"/>
      <w:lang w:eastAsia="ja-JP"/>
    </w:rPr>
  </w:style>
  <w:style w:type="character" w:styleId="PlaceholderText">
    <w:name w:val="Placeholder Text"/>
    <w:basedOn w:val="DefaultParagraphFont"/>
    <w:uiPriority w:val="99"/>
    <w:semiHidden/>
    <w:rsid w:val="00D23963"/>
    <w:rPr>
      <w:color w:val="3B3838" w:themeColor="background2" w:themeShade="40"/>
    </w:rPr>
  </w:style>
  <w:style w:type="paragraph" w:styleId="Header">
    <w:name w:val="header"/>
    <w:aliases w:val="Header 1"/>
    <w:basedOn w:val="Normal"/>
    <w:link w:val="HeaderChar"/>
    <w:uiPriority w:val="99"/>
    <w:unhideWhenUsed/>
    <w:rsid w:val="00D23963"/>
    <w:pPr>
      <w:spacing w:after="0" w:line="240" w:lineRule="auto"/>
    </w:pPr>
    <w:rPr>
      <w:rFonts w:eastAsiaTheme="minorEastAsia"/>
      <w:lang w:eastAsia="ja-JP"/>
    </w:rPr>
  </w:style>
  <w:style w:type="character" w:customStyle="1" w:styleId="HeaderChar">
    <w:name w:val="Header Char"/>
    <w:aliases w:val="Header 1 Char"/>
    <w:basedOn w:val="DefaultParagraphFont"/>
    <w:link w:val="Header"/>
    <w:uiPriority w:val="99"/>
    <w:rsid w:val="00D23963"/>
    <w:rPr>
      <w:rFonts w:eastAsiaTheme="minorEastAsia"/>
      <w:lang w:eastAsia="ja-JP"/>
    </w:rPr>
  </w:style>
  <w:style w:type="paragraph" w:styleId="Footer">
    <w:name w:val="footer"/>
    <w:basedOn w:val="Normal"/>
    <w:link w:val="FooterChar"/>
    <w:uiPriority w:val="99"/>
    <w:unhideWhenUsed/>
    <w:rsid w:val="00D23963"/>
    <w:pPr>
      <w:spacing w:after="0" w:line="240" w:lineRule="auto"/>
    </w:pPr>
    <w:rPr>
      <w:rFonts w:eastAsiaTheme="minorEastAsia"/>
      <w:lang w:eastAsia="ja-JP"/>
    </w:rPr>
  </w:style>
  <w:style w:type="character" w:customStyle="1" w:styleId="FooterChar">
    <w:name w:val="Footer Char"/>
    <w:basedOn w:val="DefaultParagraphFont"/>
    <w:link w:val="Footer"/>
    <w:uiPriority w:val="99"/>
    <w:rsid w:val="00D23963"/>
    <w:rPr>
      <w:rFonts w:eastAsiaTheme="minorEastAsia"/>
      <w:lang w:eastAsia="ja-JP"/>
    </w:rPr>
  </w:style>
  <w:style w:type="character" w:customStyle="1" w:styleId="apple-converted-space">
    <w:name w:val="apple-converted-space"/>
    <w:basedOn w:val="DefaultParagraphFont"/>
    <w:rsid w:val="00D23963"/>
  </w:style>
  <w:style w:type="paragraph" w:styleId="NormalWeb">
    <w:name w:val="Normal (Web)"/>
    <w:basedOn w:val="Normal"/>
    <w:uiPriority w:val="99"/>
    <w:unhideWhenUsed/>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23963"/>
    <w:rPr>
      <w:color w:val="0563C1" w:themeColor="hyperlink"/>
      <w:u w:val="single"/>
    </w:rPr>
  </w:style>
  <w:style w:type="character" w:styleId="PageNumber">
    <w:name w:val="page number"/>
    <w:aliases w:val="Style 133"/>
    <w:basedOn w:val="DefaultParagraphFont"/>
    <w:rsid w:val="00D23963"/>
    <w:rPr>
      <w:rFonts w:cs="Times New Roman"/>
    </w:rPr>
  </w:style>
  <w:style w:type="paragraph" w:customStyle="1" w:styleId="Header1">
    <w:name w:val="Header1"/>
    <w:uiPriority w:val="99"/>
    <w:qFormat/>
    <w:rsid w:val="00D23963"/>
    <w:pPr>
      <w:tabs>
        <w:tab w:val="right" w:pos="9360"/>
      </w:tabs>
      <w:spacing w:before="200" w:after="200" w:line="276" w:lineRule="auto"/>
    </w:pPr>
    <w:rPr>
      <w:rFonts w:ascii="Calibri" w:eastAsiaTheme="minorEastAsia" w:hAnsi="Calibri"/>
      <w:sz w:val="18"/>
      <w:szCs w:val="18"/>
    </w:rPr>
  </w:style>
  <w:style w:type="paragraph" w:customStyle="1" w:styleId="BAHOfficeAddressBAH">
    <w:name w:val="BAH Office Address BAH"/>
    <w:rsid w:val="00D23963"/>
    <w:pPr>
      <w:spacing w:before="200" w:after="200" w:line="276" w:lineRule="auto"/>
    </w:pPr>
    <w:rPr>
      <w:rFonts w:ascii="Arial Narrow" w:eastAsiaTheme="minorEastAsia" w:hAnsi="Arial Narrow" w:cs="Arial"/>
      <w:color w:val="FFFFFF"/>
      <w:sz w:val="16"/>
      <w:szCs w:val="20"/>
    </w:rPr>
  </w:style>
  <w:style w:type="paragraph" w:customStyle="1" w:styleId="BAHOfficeAddressLastBAH">
    <w:name w:val="BAH Office Address Last BAH"/>
    <w:next w:val="BAHURLBAH"/>
    <w:rsid w:val="00D23963"/>
    <w:pPr>
      <w:spacing w:before="200" w:after="120" w:line="276" w:lineRule="auto"/>
    </w:pPr>
    <w:rPr>
      <w:rFonts w:ascii="Arial Narrow" w:eastAsiaTheme="minorEastAsia" w:hAnsi="Arial Narrow"/>
      <w:color w:val="FFFFFF"/>
      <w:sz w:val="16"/>
      <w:szCs w:val="20"/>
    </w:rPr>
  </w:style>
  <w:style w:type="paragraph" w:customStyle="1" w:styleId="BAHURLBAH">
    <w:name w:val="BAH URL BAH"/>
    <w:next w:val="BAHOfficeAddressBAH"/>
    <w:rsid w:val="00D23963"/>
    <w:pPr>
      <w:spacing w:before="200" w:after="200" w:line="276" w:lineRule="auto"/>
    </w:pPr>
    <w:rPr>
      <w:rFonts w:ascii="Arial Narrow" w:eastAsiaTheme="minorEastAsia" w:hAnsi="Arial Narrow"/>
      <w:b/>
      <w:bCs/>
      <w:color w:val="FFFFFF"/>
      <w:sz w:val="16"/>
      <w:szCs w:val="20"/>
    </w:rPr>
  </w:style>
  <w:style w:type="table" w:styleId="MediumGrid3-Accent1">
    <w:name w:val="Medium Grid 3 Accent 1"/>
    <w:basedOn w:val="TableNormal"/>
    <w:uiPriority w:val="69"/>
    <w:rsid w:val="00D23963"/>
    <w:pPr>
      <w:spacing w:before="200" w:after="200" w:line="276"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paragraph" w:customStyle="1" w:styleId="NormalArial11">
    <w:name w:val="Normal Arial 11"/>
    <w:basedOn w:val="Normal"/>
    <w:link w:val="NormalArial11Char"/>
    <w:qFormat/>
    <w:rsid w:val="00D23963"/>
    <w:pPr>
      <w:spacing w:before="200" w:after="200" w:line="276" w:lineRule="auto"/>
      <w:jc w:val="both"/>
    </w:pPr>
    <w:rPr>
      <w:rFonts w:ascii="Arial" w:eastAsiaTheme="minorEastAsia" w:hAnsi="Arial" w:cs="Arial"/>
    </w:rPr>
  </w:style>
  <w:style w:type="character" w:customStyle="1" w:styleId="NormalArial11Char">
    <w:name w:val="Normal Arial 11 Char"/>
    <w:basedOn w:val="DefaultParagraphFont"/>
    <w:link w:val="NormalArial11"/>
    <w:rsid w:val="00D23963"/>
    <w:rPr>
      <w:rFonts w:ascii="Arial" w:eastAsiaTheme="minorEastAsia" w:hAnsi="Arial" w:cs="Arial"/>
    </w:rPr>
  </w:style>
  <w:style w:type="numbering" w:customStyle="1" w:styleId="BAHHeadings">
    <w:name w:val="BAH Headings"/>
    <w:uiPriority w:val="99"/>
    <w:rsid w:val="00D23963"/>
    <w:pPr>
      <w:numPr>
        <w:numId w:val="2"/>
      </w:numPr>
    </w:pPr>
  </w:style>
  <w:style w:type="paragraph" w:styleId="TOC1">
    <w:name w:val="toc 1"/>
    <w:basedOn w:val="Normal"/>
    <w:next w:val="Normal"/>
    <w:autoRedefine/>
    <w:uiPriority w:val="39"/>
    <w:unhideWhenUsed/>
    <w:rsid w:val="00D23963"/>
    <w:pPr>
      <w:spacing w:before="120" w:after="100" w:line="264" w:lineRule="auto"/>
    </w:pPr>
    <w:rPr>
      <w:rFonts w:eastAsiaTheme="minorEastAsia"/>
      <w:lang w:eastAsia="ja-JP"/>
    </w:rPr>
  </w:style>
  <w:style w:type="paragraph" w:styleId="TOC2">
    <w:name w:val="toc 2"/>
    <w:basedOn w:val="Normal"/>
    <w:next w:val="Normal"/>
    <w:autoRedefine/>
    <w:uiPriority w:val="39"/>
    <w:unhideWhenUsed/>
    <w:rsid w:val="00D23963"/>
    <w:pPr>
      <w:spacing w:before="120" w:after="100" w:line="264" w:lineRule="auto"/>
      <w:ind w:left="220"/>
    </w:pPr>
    <w:rPr>
      <w:rFonts w:eastAsiaTheme="minorEastAsia"/>
      <w:lang w:eastAsia="ja-JP"/>
    </w:rPr>
  </w:style>
  <w:style w:type="paragraph" w:customStyle="1" w:styleId="xnormalarial11">
    <w:name w:val="x_normalarial11"/>
    <w:basedOn w:val="Normal"/>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3963"/>
    <w:rPr>
      <w:b/>
      <w:bCs/>
    </w:rPr>
  </w:style>
  <w:style w:type="character" w:styleId="FollowedHyperlink">
    <w:name w:val="FollowedHyperlink"/>
    <w:basedOn w:val="DefaultParagraphFont"/>
    <w:unhideWhenUsed/>
    <w:rsid w:val="00D23963"/>
    <w:rPr>
      <w:color w:val="954F72" w:themeColor="followedHyperlink"/>
      <w:u w:val="single"/>
    </w:rPr>
  </w:style>
  <w:style w:type="character" w:styleId="FootnoteReference">
    <w:name w:val="footnote reference"/>
    <w:basedOn w:val="DefaultParagraphFont"/>
    <w:semiHidden/>
    <w:unhideWhenUsed/>
    <w:rsid w:val="00D23963"/>
    <w:rPr>
      <w:vertAlign w:val="superscript"/>
    </w:rPr>
  </w:style>
  <w:style w:type="paragraph" w:customStyle="1" w:styleId="Default">
    <w:name w:val="Default"/>
    <w:basedOn w:val="Normal"/>
    <w:rsid w:val="00D23963"/>
    <w:pPr>
      <w:autoSpaceDE w:val="0"/>
      <w:autoSpaceDN w:val="0"/>
      <w:spacing w:after="200" w:line="240" w:lineRule="auto"/>
    </w:pPr>
    <w:rPr>
      <w:rFonts w:ascii="Times New Roman" w:eastAsia="Times New Roman" w:hAnsi="Times New Roman" w:cs="Times New Roman"/>
      <w:color w:val="000000"/>
      <w:szCs w:val="24"/>
    </w:rPr>
  </w:style>
  <w:style w:type="paragraph" w:styleId="TableofFigures">
    <w:name w:val="table of figures"/>
    <w:basedOn w:val="Normal"/>
    <w:next w:val="Normal"/>
    <w:uiPriority w:val="99"/>
    <w:rsid w:val="00D23963"/>
    <w:pPr>
      <w:tabs>
        <w:tab w:val="left" w:pos="1080"/>
        <w:tab w:val="right" w:leader="dot" w:pos="8626"/>
      </w:tabs>
      <w:spacing w:before="120" w:after="0" w:line="276" w:lineRule="auto"/>
    </w:pPr>
    <w:rPr>
      <w:rFonts w:ascii="Arial" w:hAnsi="Arial"/>
      <w:bCs/>
      <w:sz w:val="20"/>
    </w:rPr>
  </w:style>
  <w:style w:type="character" w:customStyle="1" w:styleId="CaptionChar">
    <w:name w:val="Caption Char"/>
    <w:link w:val="Caption"/>
    <w:rsid w:val="00D23963"/>
    <w:rPr>
      <w:rFonts w:eastAsiaTheme="minorEastAsia"/>
      <w:b/>
      <w:bCs/>
      <w:color w:val="323E4F" w:themeColor="text2" w:themeShade="BF"/>
      <w:szCs w:val="16"/>
      <w:lang w:eastAsia="ja-JP"/>
    </w:rPr>
  </w:style>
  <w:style w:type="paragraph" w:customStyle="1" w:styleId="Bullet">
    <w:name w:val="Bullet"/>
    <w:basedOn w:val="Normal"/>
    <w:rsid w:val="00D23963"/>
    <w:pPr>
      <w:numPr>
        <w:numId w:val="4"/>
      </w:numPr>
      <w:spacing w:before="120" w:after="120" w:line="276" w:lineRule="auto"/>
    </w:pPr>
    <w:rPr>
      <w:szCs w:val="20"/>
    </w:rPr>
  </w:style>
  <w:style w:type="character" w:customStyle="1" w:styleId="ListParagraphChar">
    <w:name w:val="List Paragraph Char"/>
    <w:link w:val="ListParagraph"/>
    <w:uiPriority w:val="34"/>
    <w:locked/>
    <w:rsid w:val="00D23963"/>
  </w:style>
  <w:style w:type="paragraph" w:styleId="TOC3">
    <w:name w:val="toc 3"/>
    <w:basedOn w:val="Normal"/>
    <w:next w:val="Normal"/>
    <w:autoRedefine/>
    <w:uiPriority w:val="39"/>
    <w:unhideWhenUsed/>
    <w:rsid w:val="00D23963"/>
    <w:pPr>
      <w:spacing w:after="100" w:line="240" w:lineRule="auto"/>
      <w:ind w:left="480"/>
    </w:pPr>
    <w:rPr>
      <w:rFonts w:ascii="Times New Roman" w:eastAsia="Times New Roman" w:hAnsi="Times New Roman" w:cs="Times New Roman"/>
      <w:sz w:val="24"/>
      <w:szCs w:val="24"/>
    </w:rPr>
  </w:style>
  <w:style w:type="paragraph" w:customStyle="1" w:styleId="NewNormal">
    <w:name w:val="New Normal"/>
    <w:basedOn w:val="Normal"/>
    <w:autoRedefine/>
    <w:rsid w:val="00D23963"/>
    <w:pPr>
      <w:spacing w:before="120" w:after="120" w:line="276" w:lineRule="auto"/>
    </w:pPr>
  </w:style>
  <w:style w:type="paragraph" w:styleId="NoSpacing">
    <w:name w:val="No Spacing"/>
    <w:uiPriority w:val="1"/>
    <w:qFormat/>
    <w:rsid w:val="00D23963"/>
    <w:pPr>
      <w:spacing w:after="0" w:line="240" w:lineRule="auto"/>
    </w:pPr>
  </w:style>
  <w:style w:type="character" w:customStyle="1" w:styleId="expand-control-icon">
    <w:name w:val="expand-control-icon"/>
    <w:basedOn w:val="DefaultParagraphFont"/>
    <w:rsid w:val="00D23963"/>
  </w:style>
  <w:style w:type="character" w:customStyle="1" w:styleId="expand-control-text">
    <w:name w:val="expand-control-text"/>
    <w:basedOn w:val="DefaultParagraphFont"/>
    <w:rsid w:val="00D23963"/>
  </w:style>
  <w:style w:type="paragraph" w:customStyle="1" w:styleId="harveyball">
    <w:name w:val="harvey ball"/>
    <w:basedOn w:val="Normal"/>
    <w:rsid w:val="00D23963"/>
    <w:pPr>
      <w:spacing w:before="20" w:after="20" w:line="276" w:lineRule="auto"/>
      <w:jc w:val="center"/>
    </w:pPr>
    <w:rPr>
      <w:rFonts w:ascii="Harvey Balls" w:hAnsi="Harvey Balls"/>
    </w:rPr>
  </w:style>
  <w:style w:type="paragraph" w:customStyle="1" w:styleId="AppendixAHeading">
    <w:name w:val="Appendix A Heading"/>
    <w:basedOn w:val="Heading1"/>
    <w:next w:val="Normal"/>
    <w:rsid w:val="00D23963"/>
    <w:pPr>
      <w:numPr>
        <w:numId w:val="5"/>
      </w:numPr>
      <w:tabs>
        <w:tab w:val="clear" w:pos="2160"/>
      </w:tabs>
      <w:spacing w:line="276" w:lineRule="auto"/>
      <w:ind w:left="2880" w:hanging="2880"/>
    </w:pPr>
    <w:rPr>
      <w:caps/>
    </w:rPr>
  </w:style>
  <w:style w:type="paragraph" w:customStyle="1" w:styleId="DocDate">
    <w:name w:val="DocDate"/>
    <w:basedOn w:val="Normal"/>
    <w:rsid w:val="00D23963"/>
    <w:pPr>
      <w:spacing w:before="120" w:after="120" w:line="276" w:lineRule="auto"/>
      <w:jc w:val="center"/>
    </w:pPr>
    <w:rPr>
      <w:sz w:val="28"/>
    </w:rPr>
  </w:style>
  <w:style w:type="paragraph" w:styleId="TOC4">
    <w:name w:val="toc 4"/>
    <w:basedOn w:val="Normal"/>
    <w:next w:val="Normal"/>
    <w:autoRedefine/>
    <w:uiPriority w:val="39"/>
    <w:rsid w:val="00D23963"/>
    <w:pPr>
      <w:tabs>
        <w:tab w:val="left" w:pos="1872"/>
        <w:tab w:val="right" w:leader="dot" w:pos="8630"/>
      </w:tabs>
      <w:spacing w:before="60" w:after="60" w:line="276" w:lineRule="auto"/>
      <w:ind w:left="1080"/>
    </w:pPr>
    <w:rPr>
      <w:noProof/>
      <w:sz w:val="20"/>
    </w:rPr>
  </w:style>
  <w:style w:type="paragraph" w:styleId="TOC5">
    <w:name w:val="toc 5"/>
    <w:basedOn w:val="Normal"/>
    <w:next w:val="Normal"/>
    <w:autoRedefine/>
    <w:uiPriority w:val="39"/>
    <w:rsid w:val="00D23963"/>
    <w:pPr>
      <w:tabs>
        <w:tab w:val="left" w:pos="2520"/>
        <w:tab w:val="right" w:leader="dot" w:pos="8626"/>
      </w:tabs>
      <w:spacing w:before="60" w:after="60" w:line="276" w:lineRule="auto"/>
      <w:ind w:left="1440"/>
    </w:pPr>
    <w:rPr>
      <w:sz w:val="20"/>
    </w:rPr>
  </w:style>
  <w:style w:type="paragraph" w:styleId="TOC6">
    <w:name w:val="toc 6"/>
    <w:basedOn w:val="Normal"/>
    <w:next w:val="Normal"/>
    <w:autoRedefine/>
    <w:uiPriority w:val="39"/>
    <w:rsid w:val="00D23963"/>
    <w:pPr>
      <w:tabs>
        <w:tab w:val="left" w:pos="360"/>
        <w:tab w:val="right" w:leader="dot" w:pos="8626"/>
      </w:tabs>
      <w:spacing w:before="120" w:after="0" w:line="276" w:lineRule="auto"/>
    </w:pPr>
    <w:rPr>
      <w:b/>
    </w:rPr>
  </w:style>
  <w:style w:type="paragraph" w:styleId="TOC7">
    <w:name w:val="toc 7"/>
    <w:basedOn w:val="Normal"/>
    <w:next w:val="Normal"/>
    <w:autoRedefine/>
    <w:uiPriority w:val="39"/>
    <w:rsid w:val="00D23963"/>
    <w:pPr>
      <w:tabs>
        <w:tab w:val="left" w:pos="936"/>
        <w:tab w:val="right" w:leader="dot" w:pos="8630"/>
      </w:tabs>
      <w:spacing w:before="60" w:after="60" w:line="276" w:lineRule="auto"/>
      <w:ind w:left="360"/>
    </w:pPr>
  </w:style>
  <w:style w:type="paragraph" w:styleId="TOC8">
    <w:name w:val="toc 8"/>
    <w:basedOn w:val="Normal"/>
    <w:next w:val="Normal"/>
    <w:autoRedefine/>
    <w:uiPriority w:val="39"/>
    <w:rsid w:val="00D23963"/>
    <w:pPr>
      <w:tabs>
        <w:tab w:val="left" w:pos="1584"/>
        <w:tab w:val="right" w:leader="dot" w:pos="8626"/>
      </w:tabs>
      <w:spacing w:before="60" w:after="60" w:line="276" w:lineRule="auto"/>
      <w:ind w:left="720"/>
    </w:pPr>
    <w:rPr>
      <w:sz w:val="20"/>
    </w:rPr>
  </w:style>
  <w:style w:type="paragraph" w:styleId="TOC9">
    <w:name w:val="toc 9"/>
    <w:basedOn w:val="Normal"/>
    <w:next w:val="Normal"/>
    <w:autoRedefine/>
    <w:uiPriority w:val="39"/>
    <w:rsid w:val="00D23963"/>
    <w:pPr>
      <w:tabs>
        <w:tab w:val="left" w:pos="1872"/>
        <w:tab w:val="right" w:leader="dot" w:pos="8626"/>
      </w:tabs>
      <w:spacing w:before="60" w:after="60" w:line="276" w:lineRule="auto"/>
      <w:ind w:left="1080"/>
    </w:pPr>
    <w:rPr>
      <w:sz w:val="20"/>
    </w:rPr>
  </w:style>
  <w:style w:type="paragraph" w:customStyle="1" w:styleId="version">
    <w:name w:val="version"/>
    <w:basedOn w:val="Normal"/>
    <w:next w:val="Normal"/>
    <w:rsid w:val="00D23963"/>
    <w:pPr>
      <w:spacing w:before="120" w:after="120" w:line="276" w:lineRule="auto"/>
      <w:jc w:val="center"/>
    </w:pPr>
    <w:rPr>
      <w:b/>
    </w:rPr>
  </w:style>
  <w:style w:type="paragraph" w:customStyle="1" w:styleId="Appendix4">
    <w:name w:val="Appendix 4"/>
    <w:basedOn w:val="Normal"/>
    <w:next w:val="Normal"/>
    <w:rsid w:val="00D23963"/>
    <w:pPr>
      <w:keepNext/>
      <w:spacing w:before="120" w:after="120" w:line="276" w:lineRule="auto"/>
    </w:pPr>
    <w:rPr>
      <w:rFonts w:ascii="Arial" w:hAnsi="Arial"/>
      <w:b/>
      <w:i/>
      <w:szCs w:val="20"/>
    </w:rPr>
  </w:style>
  <w:style w:type="paragraph" w:customStyle="1" w:styleId="Centered">
    <w:name w:val="Centered"/>
    <w:basedOn w:val="Normal"/>
    <w:rsid w:val="00D23963"/>
    <w:pPr>
      <w:spacing w:before="120" w:after="120" w:line="276" w:lineRule="auto"/>
      <w:jc w:val="center"/>
    </w:pPr>
    <w:rPr>
      <w:b/>
      <w:szCs w:val="20"/>
    </w:rPr>
  </w:style>
  <w:style w:type="paragraph" w:customStyle="1" w:styleId="CoverDate">
    <w:name w:val="Cover Date"/>
    <w:basedOn w:val="Centered"/>
    <w:rsid w:val="00D23963"/>
    <w:rPr>
      <w:szCs w:val="24"/>
    </w:rPr>
  </w:style>
  <w:style w:type="paragraph" w:customStyle="1" w:styleId="CoverType">
    <w:name w:val="Cover Type"/>
    <w:basedOn w:val="Centered"/>
    <w:rsid w:val="00D23963"/>
    <w:pPr>
      <w:spacing w:after="0"/>
    </w:pPr>
    <w:rPr>
      <w:sz w:val="32"/>
    </w:rPr>
  </w:style>
  <w:style w:type="paragraph" w:customStyle="1" w:styleId="Dash">
    <w:name w:val="Dash"/>
    <w:basedOn w:val="Normal"/>
    <w:rsid w:val="00D23963"/>
    <w:pPr>
      <w:numPr>
        <w:numId w:val="9"/>
      </w:numPr>
      <w:spacing w:before="120" w:after="120" w:line="276" w:lineRule="auto"/>
    </w:pPr>
    <w:rPr>
      <w:szCs w:val="20"/>
    </w:rPr>
  </w:style>
  <w:style w:type="paragraph" w:customStyle="1" w:styleId="DoubleDash">
    <w:name w:val="Double Dash"/>
    <w:basedOn w:val="Dash"/>
    <w:rsid w:val="00D23963"/>
    <w:pPr>
      <w:numPr>
        <w:numId w:val="6"/>
      </w:numPr>
    </w:pPr>
  </w:style>
  <w:style w:type="paragraph" w:customStyle="1" w:styleId="Figure">
    <w:name w:val="Figure"/>
    <w:basedOn w:val="Centered"/>
    <w:next w:val="Normal"/>
    <w:rsid w:val="00D23963"/>
    <w:pPr>
      <w:keepNext/>
    </w:pPr>
  </w:style>
  <w:style w:type="paragraph" w:customStyle="1" w:styleId="Number">
    <w:name w:val="Number"/>
    <w:basedOn w:val="Normal"/>
    <w:rsid w:val="00D23963"/>
    <w:pPr>
      <w:numPr>
        <w:numId w:val="7"/>
      </w:numPr>
      <w:spacing w:before="120" w:after="120" w:line="276" w:lineRule="auto"/>
    </w:pPr>
    <w:rPr>
      <w:szCs w:val="20"/>
    </w:rPr>
  </w:style>
  <w:style w:type="paragraph" w:customStyle="1" w:styleId="Table">
    <w:name w:val="Table"/>
    <w:basedOn w:val="Centered"/>
    <w:next w:val="Normal"/>
    <w:rsid w:val="00D23963"/>
    <w:pPr>
      <w:keepNext/>
    </w:pPr>
  </w:style>
  <w:style w:type="paragraph" w:customStyle="1" w:styleId="TableText">
    <w:name w:val="Table Text"/>
    <w:basedOn w:val="Normal"/>
    <w:link w:val="TableTextChar"/>
    <w:rsid w:val="00D23963"/>
    <w:pPr>
      <w:spacing w:before="20" w:after="20" w:line="276" w:lineRule="auto"/>
    </w:pPr>
    <w:rPr>
      <w:rFonts w:ascii="Arial" w:hAnsi="Arial"/>
      <w:sz w:val="18"/>
      <w:szCs w:val="20"/>
    </w:rPr>
  </w:style>
  <w:style w:type="paragraph" w:customStyle="1" w:styleId="TableBullet">
    <w:name w:val="Table Bullet"/>
    <w:basedOn w:val="TableText"/>
    <w:rsid w:val="00D23963"/>
    <w:pPr>
      <w:numPr>
        <w:numId w:val="8"/>
      </w:numPr>
      <w:tabs>
        <w:tab w:val="clear" w:pos="360"/>
        <w:tab w:val="left" w:pos="216"/>
        <w:tab w:val="num" w:pos="720"/>
      </w:tabs>
      <w:ind w:left="216" w:hanging="216"/>
    </w:pPr>
  </w:style>
  <w:style w:type="paragraph" w:customStyle="1" w:styleId="TableHeader">
    <w:name w:val="Table Header"/>
    <w:basedOn w:val="TableText"/>
    <w:rsid w:val="00D23963"/>
    <w:pPr>
      <w:jc w:val="center"/>
    </w:pPr>
    <w:rPr>
      <w:b/>
    </w:rPr>
  </w:style>
  <w:style w:type="paragraph" w:customStyle="1" w:styleId="UnitName">
    <w:name w:val="Unit Name"/>
    <w:basedOn w:val="CoverType"/>
    <w:rsid w:val="00D23963"/>
    <w:pPr>
      <w:spacing w:after="200"/>
    </w:pPr>
    <w:rPr>
      <w:bCs/>
      <w:szCs w:val="24"/>
    </w:rPr>
  </w:style>
  <w:style w:type="paragraph" w:customStyle="1" w:styleId="Tabletitle">
    <w:name w:val="Table title"/>
    <w:basedOn w:val="Normal"/>
    <w:rsid w:val="00D23963"/>
    <w:pPr>
      <w:keepNext/>
      <w:spacing w:before="120" w:after="60" w:line="276" w:lineRule="auto"/>
      <w:jc w:val="center"/>
    </w:pPr>
    <w:rPr>
      <w:caps/>
      <w:szCs w:val="20"/>
    </w:rPr>
  </w:style>
  <w:style w:type="paragraph" w:customStyle="1" w:styleId="Cover-other">
    <w:name w:val="Cover-other"/>
    <w:basedOn w:val="Normal"/>
    <w:rsid w:val="00D23963"/>
    <w:pPr>
      <w:spacing w:before="120" w:after="60" w:line="276" w:lineRule="auto"/>
      <w:jc w:val="center"/>
    </w:pPr>
    <w:rPr>
      <w:b/>
      <w:szCs w:val="20"/>
    </w:rPr>
  </w:style>
  <w:style w:type="paragraph" w:customStyle="1" w:styleId="coltext">
    <w:name w:val="col text"/>
    <w:aliases w:val="9 col text,ct"/>
    <w:basedOn w:val="Normal"/>
    <w:rsid w:val="00D23963"/>
    <w:pPr>
      <w:tabs>
        <w:tab w:val="left" w:pos="259"/>
      </w:tabs>
      <w:spacing w:before="80" w:after="80" w:line="276" w:lineRule="auto"/>
    </w:pPr>
    <w:rPr>
      <w:rFonts w:ascii="Book Antiqua" w:hAnsi="Book Antiqua"/>
      <w:szCs w:val="20"/>
    </w:rPr>
  </w:style>
  <w:style w:type="paragraph" w:styleId="BodyText">
    <w:name w:val="Body Text"/>
    <w:basedOn w:val="Normal"/>
    <w:link w:val="BodyTextChar"/>
    <w:rsid w:val="00D23963"/>
    <w:pPr>
      <w:spacing w:before="120" w:after="120" w:line="276" w:lineRule="auto"/>
    </w:pPr>
  </w:style>
  <w:style w:type="character" w:customStyle="1" w:styleId="BodyTextChar">
    <w:name w:val="Body Text Char"/>
    <w:basedOn w:val="DefaultParagraphFont"/>
    <w:link w:val="BodyText"/>
    <w:rsid w:val="00D23963"/>
  </w:style>
  <w:style w:type="paragraph" w:styleId="BodyTextIndent">
    <w:name w:val="Body Text Indent"/>
    <w:basedOn w:val="Normal"/>
    <w:link w:val="BodyTextIndentChar"/>
    <w:rsid w:val="00D23963"/>
    <w:pPr>
      <w:spacing w:before="120" w:after="120" w:line="276" w:lineRule="auto"/>
      <w:ind w:left="360"/>
    </w:pPr>
  </w:style>
  <w:style w:type="character" w:customStyle="1" w:styleId="BodyTextIndentChar">
    <w:name w:val="Body Text Indent Char"/>
    <w:basedOn w:val="DefaultParagraphFont"/>
    <w:link w:val="BodyTextIndent"/>
    <w:rsid w:val="00D23963"/>
  </w:style>
  <w:style w:type="character" w:customStyle="1" w:styleId="TableTextChar">
    <w:name w:val="Table Text Char"/>
    <w:link w:val="TableText"/>
    <w:rsid w:val="00D23963"/>
    <w:rPr>
      <w:rFonts w:ascii="Arial" w:hAnsi="Arial"/>
      <w:sz w:val="18"/>
      <w:szCs w:val="20"/>
    </w:rPr>
  </w:style>
  <w:style w:type="paragraph" w:customStyle="1" w:styleId="ProjectName">
    <w:name w:val="Project Name"/>
    <w:basedOn w:val="UnitName"/>
    <w:rsid w:val="00D23963"/>
  </w:style>
  <w:style w:type="paragraph" w:customStyle="1" w:styleId="DocumentName">
    <w:name w:val="Document Name"/>
    <w:basedOn w:val="CoverType"/>
    <w:rsid w:val="00D23963"/>
    <w:pPr>
      <w:spacing w:after="200"/>
    </w:pPr>
  </w:style>
  <w:style w:type="numbering" w:customStyle="1" w:styleId="NumberedList">
    <w:name w:val="Numbered List"/>
    <w:basedOn w:val="NoList"/>
    <w:rsid w:val="00D23963"/>
    <w:pPr>
      <w:numPr>
        <w:numId w:val="10"/>
      </w:numPr>
    </w:pPr>
  </w:style>
  <w:style w:type="numbering" w:styleId="ArticleSection">
    <w:name w:val="Outline List 3"/>
    <w:basedOn w:val="NoList"/>
    <w:rsid w:val="00D23963"/>
    <w:pPr>
      <w:numPr>
        <w:numId w:val="11"/>
      </w:numPr>
    </w:pPr>
  </w:style>
  <w:style w:type="paragraph" w:styleId="BodyTextFirstIndent2">
    <w:name w:val="Body Text First Indent 2"/>
    <w:basedOn w:val="BodyTextIndent"/>
    <w:link w:val="BodyTextFirstIndent2Char"/>
    <w:rsid w:val="00D23963"/>
    <w:pPr>
      <w:ind w:firstLine="210"/>
    </w:pPr>
  </w:style>
  <w:style w:type="character" w:customStyle="1" w:styleId="BodyTextFirstIndent2Char">
    <w:name w:val="Body Text First Indent 2 Char"/>
    <w:basedOn w:val="BodyTextIndentChar"/>
    <w:link w:val="BodyTextFirstIndent2"/>
    <w:rsid w:val="00D23963"/>
  </w:style>
  <w:style w:type="paragraph" w:styleId="BodyTextFirstIndent">
    <w:name w:val="Body Text First Indent"/>
    <w:basedOn w:val="BodyText"/>
    <w:link w:val="BodyTextFirstIndentChar"/>
    <w:rsid w:val="00D23963"/>
    <w:pPr>
      <w:ind w:firstLine="210"/>
    </w:pPr>
  </w:style>
  <w:style w:type="character" w:customStyle="1" w:styleId="BodyTextFirstIndentChar">
    <w:name w:val="Body Text First Indent Char"/>
    <w:basedOn w:val="BodyTextChar"/>
    <w:link w:val="BodyTextFirstIndent"/>
    <w:rsid w:val="00D23963"/>
  </w:style>
  <w:style w:type="table" w:styleId="TableElegant">
    <w:name w:val="Table Elegant"/>
    <w:basedOn w:val="TableNormal"/>
    <w:rsid w:val="00D23963"/>
    <w:pPr>
      <w:spacing w:after="200" w:line="276"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D23963"/>
    <w:pPr>
      <w:spacing w:after="200" w:line="276" w:lineRule="auto"/>
    </w:pPr>
    <w:rPr>
      <w:rFonts w:ascii="Arial Narrow" w:hAnsi="Arial Narrow"/>
      <w:color w:val="0B1F65"/>
      <w:sz w:val="26"/>
    </w:rPr>
  </w:style>
  <w:style w:type="paragraph" w:styleId="Revision">
    <w:name w:val="Revision"/>
    <w:hidden/>
    <w:uiPriority w:val="99"/>
    <w:semiHidden/>
    <w:rsid w:val="00D23963"/>
    <w:pPr>
      <w:spacing w:after="200" w:line="276" w:lineRule="auto"/>
    </w:pPr>
    <w:rPr>
      <w:sz w:val="24"/>
      <w:szCs w:val="24"/>
    </w:rPr>
  </w:style>
  <w:style w:type="table" w:customStyle="1" w:styleId="GridTable4-Accent51">
    <w:name w:val="Grid Table 4 - Accent 51"/>
    <w:basedOn w:val="TableNormal"/>
    <w:uiPriority w:val="49"/>
    <w:rsid w:val="00D23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p1">
    <w:name w:val="p1"/>
    <w:basedOn w:val="Normal"/>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collapse-source">
    <w:name w:val="collapse-source"/>
    <w:basedOn w:val="DefaultParagraphFont"/>
    <w:rsid w:val="00D23963"/>
  </w:style>
  <w:style w:type="character" w:customStyle="1" w:styleId="collapse-spinner-wrapper">
    <w:name w:val="collapse-spinner-wrapper"/>
    <w:basedOn w:val="DefaultParagraphFont"/>
    <w:rsid w:val="00D23963"/>
  </w:style>
  <w:style w:type="character" w:styleId="Emphasis">
    <w:name w:val="Emphasis"/>
    <w:basedOn w:val="DefaultParagraphFont"/>
    <w:uiPriority w:val="20"/>
    <w:qFormat/>
    <w:rsid w:val="00D23963"/>
    <w:rPr>
      <w:i/>
      <w:iCs/>
    </w:rPr>
  </w:style>
  <w:style w:type="paragraph" w:customStyle="1" w:styleId="Title1">
    <w:name w:val="Title1"/>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jira-issue">
    <w:name w:val="jira-issue"/>
    <w:basedOn w:val="DefaultParagraphFont"/>
    <w:rsid w:val="00D23963"/>
  </w:style>
  <w:style w:type="character" w:customStyle="1" w:styleId="summary">
    <w:name w:val="summary"/>
    <w:basedOn w:val="DefaultParagraphFont"/>
    <w:rsid w:val="00D23963"/>
  </w:style>
  <w:style w:type="character" w:customStyle="1" w:styleId="aui-lozenge">
    <w:name w:val="aui-lozenge"/>
    <w:basedOn w:val="DefaultParagraphFont"/>
    <w:rsid w:val="00D23963"/>
  </w:style>
  <w:style w:type="paragraph" w:customStyle="1" w:styleId="Title2">
    <w:name w:val="Title2"/>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inline-comment-marker">
    <w:name w:val="inline-comment-marker"/>
    <w:basedOn w:val="DefaultParagraphFont"/>
    <w:rsid w:val="00D23963"/>
  </w:style>
  <w:style w:type="character" w:customStyle="1" w:styleId="icon">
    <w:name w:val="icon"/>
    <w:basedOn w:val="DefaultParagraphFont"/>
    <w:rsid w:val="00D23963"/>
  </w:style>
  <w:style w:type="character" w:customStyle="1" w:styleId="nolink">
    <w:name w:val="nolink"/>
    <w:basedOn w:val="DefaultParagraphFont"/>
    <w:rsid w:val="00D23963"/>
  </w:style>
  <w:style w:type="paragraph" w:styleId="TableofAuthorities">
    <w:name w:val="table of authorities"/>
    <w:basedOn w:val="Normal"/>
    <w:next w:val="Normal"/>
    <w:uiPriority w:val="99"/>
    <w:semiHidden/>
    <w:unhideWhenUsed/>
    <w:rsid w:val="00D23963"/>
    <w:pPr>
      <w:spacing w:before="120" w:after="0" w:line="276" w:lineRule="auto"/>
      <w:ind w:left="220" w:hanging="220"/>
    </w:pPr>
  </w:style>
  <w:style w:type="character" w:customStyle="1" w:styleId="token">
    <w:name w:val="token"/>
    <w:basedOn w:val="DefaultParagraphFont"/>
    <w:rsid w:val="00D23963"/>
  </w:style>
  <w:style w:type="character" w:customStyle="1" w:styleId="tn-table-text">
    <w:name w:val="tn-table-text"/>
    <w:basedOn w:val="DefaultParagraphFont"/>
    <w:rsid w:val="00D23963"/>
  </w:style>
  <w:style w:type="character" w:styleId="Mention">
    <w:name w:val="Mention"/>
    <w:basedOn w:val="DefaultParagraphFont"/>
    <w:uiPriority w:val="99"/>
    <w:semiHidden/>
    <w:unhideWhenUsed/>
    <w:rsid w:val="00D23963"/>
    <w:rPr>
      <w:color w:val="2B579A"/>
      <w:shd w:val="clear" w:color="auto" w:fill="E6E6E6"/>
    </w:rPr>
  </w:style>
  <w:style w:type="character" w:customStyle="1" w:styleId="UnresolvedMention1">
    <w:name w:val="Unresolved Mention1"/>
    <w:basedOn w:val="DefaultParagraphFont"/>
    <w:uiPriority w:val="99"/>
    <w:semiHidden/>
    <w:unhideWhenUsed/>
    <w:rsid w:val="00D23963"/>
    <w:rPr>
      <w:color w:val="808080"/>
      <w:shd w:val="clear" w:color="auto" w:fill="E6E6E6"/>
    </w:rPr>
  </w:style>
  <w:style w:type="character" w:styleId="UnresolvedMention">
    <w:name w:val="Unresolved Mention"/>
    <w:basedOn w:val="DefaultParagraphFont"/>
    <w:uiPriority w:val="99"/>
    <w:rsid w:val="00D23963"/>
    <w:rPr>
      <w:color w:val="808080"/>
      <w:shd w:val="clear" w:color="auto" w:fill="E6E6E6"/>
    </w:rPr>
  </w:style>
  <w:style w:type="character" w:styleId="EndnoteReference">
    <w:name w:val="endnote reference"/>
    <w:basedOn w:val="DefaultParagraphFont"/>
    <w:uiPriority w:val="99"/>
    <w:semiHidden/>
    <w:unhideWhenUsed/>
    <w:rsid w:val="002F2B93"/>
    <w:rPr>
      <w:vertAlign w:val="superscript"/>
    </w:rPr>
  </w:style>
  <w:style w:type="paragraph" w:styleId="Bibliography">
    <w:name w:val="Bibliography"/>
    <w:basedOn w:val="Normal"/>
    <w:next w:val="Normal"/>
    <w:uiPriority w:val="37"/>
    <w:unhideWhenUsed/>
    <w:rsid w:val="00C54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47129">
      <w:bodyDiv w:val="1"/>
      <w:marLeft w:val="0"/>
      <w:marRight w:val="0"/>
      <w:marTop w:val="0"/>
      <w:marBottom w:val="0"/>
      <w:divBdr>
        <w:top w:val="none" w:sz="0" w:space="0" w:color="auto"/>
        <w:left w:val="none" w:sz="0" w:space="0" w:color="auto"/>
        <w:bottom w:val="none" w:sz="0" w:space="0" w:color="auto"/>
        <w:right w:val="none" w:sz="0" w:space="0" w:color="auto"/>
      </w:divBdr>
    </w:div>
    <w:div w:id="220943370">
      <w:bodyDiv w:val="1"/>
      <w:marLeft w:val="0"/>
      <w:marRight w:val="0"/>
      <w:marTop w:val="0"/>
      <w:marBottom w:val="0"/>
      <w:divBdr>
        <w:top w:val="none" w:sz="0" w:space="0" w:color="auto"/>
        <w:left w:val="none" w:sz="0" w:space="0" w:color="auto"/>
        <w:bottom w:val="none" w:sz="0" w:space="0" w:color="auto"/>
        <w:right w:val="none" w:sz="0" w:space="0" w:color="auto"/>
      </w:divBdr>
    </w:div>
    <w:div w:id="280691344">
      <w:bodyDiv w:val="1"/>
      <w:marLeft w:val="0"/>
      <w:marRight w:val="0"/>
      <w:marTop w:val="0"/>
      <w:marBottom w:val="0"/>
      <w:divBdr>
        <w:top w:val="none" w:sz="0" w:space="0" w:color="auto"/>
        <w:left w:val="none" w:sz="0" w:space="0" w:color="auto"/>
        <w:bottom w:val="none" w:sz="0" w:space="0" w:color="auto"/>
        <w:right w:val="none" w:sz="0" w:space="0" w:color="auto"/>
      </w:divBdr>
    </w:div>
    <w:div w:id="494884278">
      <w:bodyDiv w:val="1"/>
      <w:marLeft w:val="0"/>
      <w:marRight w:val="0"/>
      <w:marTop w:val="0"/>
      <w:marBottom w:val="0"/>
      <w:divBdr>
        <w:top w:val="none" w:sz="0" w:space="0" w:color="auto"/>
        <w:left w:val="none" w:sz="0" w:space="0" w:color="auto"/>
        <w:bottom w:val="none" w:sz="0" w:space="0" w:color="auto"/>
        <w:right w:val="none" w:sz="0" w:space="0" w:color="auto"/>
      </w:divBdr>
    </w:div>
    <w:div w:id="566457869">
      <w:bodyDiv w:val="1"/>
      <w:marLeft w:val="0"/>
      <w:marRight w:val="0"/>
      <w:marTop w:val="0"/>
      <w:marBottom w:val="0"/>
      <w:divBdr>
        <w:top w:val="none" w:sz="0" w:space="0" w:color="auto"/>
        <w:left w:val="none" w:sz="0" w:space="0" w:color="auto"/>
        <w:bottom w:val="none" w:sz="0" w:space="0" w:color="auto"/>
        <w:right w:val="none" w:sz="0" w:space="0" w:color="auto"/>
      </w:divBdr>
    </w:div>
    <w:div w:id="695153121">
      <w:bodyDiv w:val="1"/>
      <w:marLeft w:val="0"/>
      <w:marRight w:val="0"/>
      <w:marTop w:val="0"/>
      <w:marBottom w:val="0"/>
      <w:divBdr>
        <w:top w:val="none" w:sz="0" w:space="0" w:color="auto"/>
        <w:left w:val="none" w:sz="0" w:space="0" w:color="auto"/>
        <w:bottom w:val="none" w:sz="0" w:space="0" w:color="auto"/>
        <w:right w:val="none" w:sz="0" w:space="0" w:color="auto"/>
      </w:divBdr>
    </w:div>
    <w:div w:id="811562220">
      <w:bodyDiv w:val="1"/>
      <w:marLeft w:val="0"/>
      <w:marRight w:val="0"/>
      <w:marTop w:val="0"/>
      <w:marBottom w:val="0"/>
      <w:divBdr>
        <w:top w:val="none" w:sz="0" w:space="0" w:color="auto"/>
        <w:left w:val="none" w:sz="0" w:space="0" w:color="auto"/>
        <w:bottom w:val="none" w:sz="0" w:space="0" w:color="auto"/>
        <w:right w:val="none" w:sz="0" w:space="0" w:color="auto"/>
      </w:divBdr>
    </w:div>
    <w:div w:id="899560816">
      <w:bodyDiv w:val="1"/>
      <w:marLeft w:val="0"/>
      <w:marRight w:val="0"/>
      <w:marTop w:val="0"/>
      <w:marBottom w:val="0"/>
      <w:divBdr>
        <w:top w:val="none" w:sz="0" w:space="0" w:color="auto"/>
        <w:left w:val="none" w:sz="0" w:space="0" w:color="auto"/>
        <w:bottom w:val="none" w:sz="0" w:space="0" w:color="auto"/>
        <w:right w:val="none" w:sz="0" w:space="0" w:color="auto"/>
      </w:divBdr>
    </w:div>
    <w:div w:id="975454352">
      <w:bodyDiv w:val="1"/>
      <w:marLeft w:val="0"/>
      <w:marRight w:val="0"/>
      <w:marTop w:val="0"/>
      <w:marBottom w:val="0"/>
      <w:divBdr>
        <w:top w:val="none" w:sz="0" w:space="0" w:color="auto"/>
        <w:left w:val="none" w:sz="0" w:space="0" w:color="auto"/>
        <w:bottom w:val="none" w:sz="0" w:space="0" w:color="auto"/>
        <w:right w:val="none" w:sz="0" w:space="0" w:color="auto"/>
      </w:divBdr>
    </w:div>
    <w:div w:id="1005015747">
      <w:bodyDiv w:val="1"/>
      <w:marLeft w:val="0"/>
      <w:marRight w:val="0"/>
      <w:marTop w:val="0"/>
      <w:marBottom w:val="0"/>
      <w:divBdr>
        <w:top w:val="none" w:sz="0" w:space="0" w:color="auto"/>
        <w:left w:val="none" w:sz="0" w:space="0" w:color="auto"/>
        <w:bottom w:val="none" w:sz="0" w:space="0" w:color="auto"/>
        <w:right w:val="none" w:sz="0" w:space="0" w:color="auto"/>
      </w:divBdr>
    </w:div>
    <w:div w:id="1165122325">
      <w:bodyDiv w:val="1"/>
      <w:marLeft w:val="0"/>
      <w:marRight w:val="0"/>
      <w:marTop w:val="0"/>
      <w:marBottom w:val="0"/>
      <w:divBdr>
        <w:top w:val="none" w:sz="0" w:space="0" w:color="auto"/>
        <w:left w:val="none" w:sz="0" w:space="0" w:color="auto"/>
        <w:bottom w:val="none" w:sz="0" w:space="0" w:color="auto"/>
        <w:right w:val="none" w:sz="0" w:space="0" w:color="auto"/>
      </w:divBdr>
    </w:div>
    <w:div w:id="1259564893">
      <w:bodyDiv w:val="1"/>
      <w:marLeft w:val="0"/>
      <w:marRight w:val="0"/>
      <w:marTop w:val="0"/>
      <w:marBottom w:val="0"/>
      <w:divBdr>
        <w:top w:val="none" w:sz="0" w:space="0" w:color="auto"/>
        <w:left w:val="none" w:sz="0" w:space="0" w:color="auto"/>
        <w:bottom w:val="none" w:sz="0" w:space="0" w:color="auto"/>
        <w:right w:val="none" w:sz="0" w:space="0" w:color="auto"/>
      </w:divBdr>
    </w:div>
    <w:div w:id="1314722488">
      <w:bodyDiv w:val="1"/>
      <w:marLeft w:val="0"/>
      <w:marRight w:val="0"/>
      <w:marTop w:val="0"/>
      <w:marBottom w:val="0"/>
      <w:divBdr>
        <w:top w:val="none" w:sz="0" w:space="0" w:color="auto"/>
        <w:left w:val="none" w:sz="0" w:space="0" w:color="auto"/>
        <w:bottom w:val="none" w:sz="0" w:space="0" w:color="auto"/>
        <w:right w:val="none" w:sz="0" w:space="0" w:color="auto"/>
      </w:divBdr>
    </w:div>
    <w:div w:id="1437210111">
      <w:bodyDiv w:val="1"/>
      <w:marLeft w:val="0"/>
      <w:marRight w:val="0"/>
      <w:marTop w:val="0"/>
      <w:marBottom w:val="0"/>
      <w:divBdr>
        <w:top w:val="none" w:sz="0" w:space="0" w:color="auto"/>
        <w:left w:val="none" w:sz="0" w:space="0" w:color="auto"/>
        <w:bottom w:val="none" w:sz="0" w:space="0" w:color="auto"/>
        <w:right w:val="none" w:sz="0" w:space="0" w:color="auto"/>
      </w:divBdr>
      <w:divsChild>
        <w:div w:id="1753775005">
          <w:marLeft w:val="0"/>
          <w:marRight w:val="0"/>
          <w:marTop w:val="0"/>
          <w:marBottom w:val="0"/>
          <w:divBdr>
            <w:top w:val="none" w:sz="0" w:space="0" w:color="auto"/>
            <w:left w:val="none" w:sz="0" w:space="0" w:color="auto"/>
            <w:bottom w:val="none" w:sz="0" w:space="0" w:color="auto"/>
            <w:right w:val="none" w:sz="0" w:space="0" w:color="auto"/>
          </w:divBdr>
        </w:div>
        <w:div w:id="1358584080">
          <w:marLeft w:val="0"/>
          <w:marRight w:val="0"/>
          <w:marTop w:val="0"/>
          <w:marBottom w:val="0"/>
          <w:divBdr>
            <w:top w:val="none" w:sz="0" w:space="0" w:color="auto"/>
            <w:left w:val="none" w:sz="0" w:space="0" w:color="auto"/>
            <w:bottom w:val="none" w:sz="0" w:space="0" w:color="auto"/>
            <w:right w:val="none" w:sz="0" w:space="0" w:color="auto"/>
          </w:divBdr>
        </w:div>
        <w:div w:id="242646768">
          <w:marLeft w:val="0"/>
          <w:marRight w:val="0"/>
          <w:marTop w:val="0"/>
          <w:marBottom w:val="0"/>
          <w:divBdr>
            <w:top w:val="none" w:sz="0" w:space="0" w:color="auto"/>
            <w:left w:val="none" w:sz="0" w:space="0" w:color="auto"/>
            <w:bottom w:val="none" w:sz="0" w:space="0" w:color="auto"/>
            <w:right w:val="none" w:sz="0" w:space="0" w:color="auto"/>
          </w:divBdr>
        </w:div>
        <w:div w:id="1883131962">
          <w:marLeft w:val="0"/>
          <w:marRight w:val="0"/>
          <w:marTop w:val="0"/>
          <w:marBottom w:val="0"/>
          <w:divBdr>
            <w:top w:val="none" w:sz="0" w:space="0" w:color="auto"/>
            <w:left w:val="none" w:sz="0" w:space="0" w:color="auto"/>
            <w:bottom w:val="none" w:sz="0" w:space="0" w:color="auto"/>
            <w:right w:val="none" w:sz="0" w:space="0" w:color="auto"/>
          </w:divBdr>
        </w:div>
        <w:div w:id="174928102">
          <w:marLeft w:val="0"/>
          <w:marRight w:val="0"/>
          <w:marTop w:val="0"/>
          <w:marBottom w:val="0"/>
          <w:divBdr>
            <w:top w:val="none" w:sz="0" w:space="0" w:color="auto"/>
            <w:left w:val="none" w:sz="0" w:space="0" w:color="auto"/>
            <w:bottom w:val="none" w:sz="0" w:space="0" w:color="auto"/>
            <w:right w:val="none" w:sz="0" w:space="0" w:color="auto"/>
          </w:divBdr>
          <w:divsChild>
            <w:div w:id="1049576156">
              <w:marLeft w:val="0"/>
              <w:marRight w:val="0"/>
              <w:marTop w:val="0"/>
              <w:marBottom w:val="0"/>
              <w:divBdr>
                <w:top w:val="none" w:sz="0" w:space="0" w:color="auto"/>
                <w:left w:val="none" w:sz="0" w:space="0" w:color="auto"/>
                <w:bottom w:val="none" w:sz="0" w:space="0" w:color="auto"/>
                <w:right w:val="none" w:sz="0" w:space="0" w:color="auto"/>
              </w:divBdr>
            </w:div>
          </w:divsChild>
        </w:div>
        <w:div w:id="108625025">
          <w:marLeft w:val="0"/>
          <w:marRight w:val="0"/>
          <w:marTop w:val="0"/>
          <w:marBottom w:val="0"/>
          <w:divBdr>
            <w:top w:val="none" w:sz="0" w:space="0" w:color="auto"/>
            <w:left w:val="none" w:sz="0" w:space="0" w:color="auto"/>
            <w:bottom w:val="none" w:sz="0" w:space="0" w:color="auto"/>
            <w:right w:val="none" w:sz="0" w:space="0" w:color="auto"/>
          </w:divBdr>
        </w:div>
        <w:div w:id="150483858">
          <w:marLeft w:val="0"/>
          <w:marRight w:val="0"/>
          <w:marTop w:val="0"/>
          <w:marBottom w:val="0"/>
          <w:divBdr>
            <w:top w:val="none" w:sz="0" w:space="0" w:color="auto"/>
            <w:left w:val="none" w:sz="0" w:space="0" w:color="auto"/>
            <w:bottom w:val="none" w:sz="0" w:space="0" w:color="auto"/>
            <w:right w:val="none" w:sz="0" w:space="0" w:color="auto"/>
          </w:divBdr>
        </w:div>
        <w:div w:id="82535396">
          <w:marLeft w:val="0"/>
          <w:marRight w:val="0"/>
          <w:marTop w:val="0"/>
          <w:marBottom w:val="0"/>
          <w:divBdr>
            <w:top w:val="none" w:sz="0" w:space="0" w:color="auto"/>
            <w:left w:val="none" w:sz="0" w:space="0" w:color="auto"/>
            <w:bottom w:val="none" w:sz="0" w:space="0" w:color="auto"/>
            <w:right w:val="none" w:sz="0" w:space="0" w:color="auto"/>
          </w:divBdr>
        </w:div>
      </w:divsChild>
    </w:div>
    <w:div w:id="1512646710">
      <w:bodyDiv w:val="1"/>
      <w:marLeft w:val="0"/>
      <w:marRight w:val="0"/>
      <w:marTop w:val="0"/>
      <w:marBottom w:val="0"/>
      <w:divBdr>
        <w:top w:val="none" w:sz="0" w:space="0" w:color="auto"/>
        <w:left w:val="none" w:sz="0" w:space="0" w:color="auto"/>
        <w:bottom w:val="none" w:sz="0" w:space="0" w:color="auto"/>
        <w:right w:val="none" w:sz="0" w:space="0" w:color="auto"/>
      </w:divBdr>
    </w:div>
    <w:div w:id="1585650706">
      <w:bodyDiv w:val="1"/>
      <w:marLeft w:val="0"/>
      <w:marRight w:val="0"/>
      <w:marTop w:val="0"/>
      <w:marBottom w:val="0"/>
      <w:divBdr>
        <w:top w:val="none" w:sz="0" w:space="0" w:color="auto"/>
        <w:left w:val="none" w:sz="0" w:space="0" w:color="auto"/>
        <w:bottom w:val="none" w:sz="0" w:space="0" w:color="auto"/>
        <w:right w:val="none" w:sz="0" w:space="0" w:color="auto"/>
      </w:divBdr>
    </w:div>
    <w:div w:id="1598059829">
      <w:bodyDiv w:val="1"/>
      <w:marLeft w:val="0"/>
      <w:marRight w:val="0"/>
      <w:marTop w:val="0"/>
      <w:marBottom w:val="0"/>
      <w:divBdr>
        <w:top w:val="none" w:sz="0" w:space="0" w:color="auto"/>
        <w:left w:val="none" w:sz="0" w:space="0" w:color="auto"/>
        <w:bottom w:val="none" w:sz="0" w:space="0" w:color="auto"/>
        <w:right w:val="none" w:sz="0" w:space="0" w:color="auto"/>
      </w:divBdr>
    </w:div>
    <w:div w:id="1617757557">
      <w:bodyDiv w:val="1"/>
      <w:marLeft w:val="0"/>
      <w:marRight w:val="0"/>
      <w:marTop w:val="0"/>
      <w:marBottom w:val="0"/>
      <w:divBdr>
        <w:top w:val="none" w:sz="0" w:space="0" w:color="auto"/>
        <w:left w:val="none" w:sz="0" w:space="0" w:color="auto"/>
        <w:bottom w:val="none" w:sz="0" w:space="0" w:color="auto"/>
        <w:right w:val="none" w:sz="0" w:space="0" w:color="auto"/>
      </w:divBdr>
    </w:div>
    <w:div w:id="1661537791">
      <w:bodyDiv w:val="1"/>
      <w:marLeft w:val="0"/>
      <w:marRight w:val="0"/>
      <w:marTop w:val="0"/>
      <w:marBottom w:val="0"/>
      <w:divBdr>
        <w:top w:val="none" w:sz="0" w:space="0" w:color="auto"/>
        <w:left w:val="none" w:sz="0" w:space="0" w:color="auto"/>
        <w:bottom w:val="none" w:sz="0" w:space="0" w:color="auto"/>
        <w:right w:val="none" w:sz="0" w:space="0" w:color="auto"/>
      </w:divBdr>
    </w:div>
    <w:div w:id="1715346911">
      <w:bodyDiv w:val="1"/>
      <w:marLeft w:val="0"/>
      <w:marRight w:val="0"/>
      <w:marTop w:val="0"/>
      <w:marBottom w:val="0"/>
      <w:divBdr>
        <w:top w:val="none" w:sz="0" w:space="0" w:color="auto"/>
        <w:left w:val="none" w:sz="0" w:space="0" w:color="auto"/>
        <w:bottom w:val="none" w:sz="0" w:space="0" w:color="auto"/>
        <w:right w:val="none" w:sz="0" w:space="0" w:color="auto"/>
      </w:divBdr>
    </w:div>
    <w:div w:id="1762945384">
      <w:bodyDiv w:val="1"/>
      <w:marLeft w:val="0"/>
      <w:marRight w:val="0"/>
      <w:marTop w:val="0"/>
      <w:marBottom w:val="0"/>
      <w:divBdr>
        <w:top w:val="none" w:sz="0" w:space="0" w:color="auto"/>
        <w:left w:val="none" w:sz="0" w:space="0" w:color="auto"/>
        <w:bottom w:val="none" w:sz="0" w:space="0" w:color="auto"/>
        <w:right w:val="none" w:sz="0" w:space="0" w:color="auto"/>
      </w:divBdr>
    </w:div>
    <w:div w:id="1931498647">
      <w:bodyDiv w:val="1"/>
      <w:marLeft w:val="0"/>
      <w:marRight w:val="0"/>
      <w:marTop w:val="0"/>
      <w:marBottom w:val="0"/>
      <w:divBdr>
        <w:top w:val="none" w:sz="0" w:space="0" w:color="auto"/>
        <w:left w:val="none" w:sz="0" w:space="0" w:color="auto"/>
        <w:bottom w:val="none" w:sz="0" w:space="0" w:color="auto"/>
        <w:right w:val="none" w:sz="0" w:space="0" w:color="auto"/>
      </w:divBdr>
    </w:div>
    <w:div w:id="2100757155">
      <w:bodyDiv w:val="1"/>
      <w:marLeft w:val="0"/>
      <w:marRight w:val="0"/>
      <w:marTop w:val="0"/>
      <w:marBottom w:val="0"/>
      <w:divBdr>
        <w:top w:val="none" w:sz="0" w:space="0" w:color="auto"/>
        <w:left w:val="none" w:sz="0" w:space="0" w:color="auto"/>
        <w:bottom w:val="none" w:sz="0" w:space="0" w:color="auto"/>
        <w:right w:val="none" w:sz="0" w:space="0" w:color="auto"/>
      </w:divBdr>
    </w:div>
    <w:div w:id="210098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ndards.sae.org/j2735_201603/"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usdot-jpo-ode.github.io/" TargetMode="External"/><Relationship Id="rId4" Type="http://schemas.openxmlformats.org/officeDocument/2006/relationships/settings" Target="settings.xml"/><Relationship Id="rId9" Type="http://schemas.openxmlformats.org/officeDocument/2006/relationships/hyperlink" Target="https://usdot-jpo-ode.github.io/" TargetMode="Externa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BAH_ODE_UG</b:Tag>
    <b:SourceType>InternetSite</b:SourceType>
    <b:Guid>{950CF848-518B-40D9-BF63-EF0B8705215F}</b:Guid>
    <b:Author>
      <b:Author>
        <b:Corporate>US DOT ITS JPO</b:Corporate>
      </b:Author>
    </b:Author>
    <b:Title>ODE Users Guide</b:Title>
    <b:Year>2018</b:Year>
    <b:URL>https://github.com/usdot-jpo-ode/jpo-ode</b:URL>
    <b:RefOrder>1</b:RefOrder>
  </b:Source>
  <b:Source>
    <b:Tag>J2735_201603</b:Tag>
    <b:SourceType>InternetSite</b:SourceType>
    <b:Guid>{0346FB6D-70CC-4628-9AA4-99C6E87A1752}</b:Guid>
    <b:Year>2016</b:Year>
    <b:Month>03</b:Month>
    <b:Day>30</b:Day>
    <b:URL>https://www.sae.org/standards/content/j2735_201603/</b:URL>
    <b:Title>J2735 Standard</b:Title>
    <b:InternetSiteTitle>SAE International</b:InternetSiteTitle>
    <b:Author>
      <b:Author>
        <b:Corporate>SAE International</b:Corporate>
      </b:Author>
    </b:Author>
    <b:RefOrder>2</b:RefOrder>
  </b:Source>
</b:Sources>
</file>

<file path=customXml/itemProps1.xml><?xml version="1.0" encoding="utf-8"?>
<ds:datastoreItem xmlns:ds="http://schemas.openxmlformats.org/officeDocument/2006/customXml" ds:itemID="{2093222F-3294-425A-8635-6B1C7F4F5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2603</TotalTime>
  <Pages>74</Pages>
  <Words>16660</Words>
  <Characters>94963</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Musavi, Hamid [USA]</dc:creator>
  <cp:keywords/>
  <dc:description/>
  <cp:lastModifiedBy>Musavi, Hamid [USA]</cp:lastModifiedBy>
  <cp:revision>46</cp:revision>
  <dcterms:created xsi:type="dcterms:W3CDTF">2018-04-23T18:57:00Z</dcterms:created>
  <dcterms:modified xsi:type="dcterms:W3CDTF">2018-11-09T20:56:00Z</dcterms:modified>
</cp:coreProperties>
</file>